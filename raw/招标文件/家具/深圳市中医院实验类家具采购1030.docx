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86078">
      <w:pPr>
        <w:pStyle w:val="38"/>
        <w:widowControl/>
        <w:jc w:val="center"/>
        <w:outlineLvl w:val="1"/>
        <w:rPr>
          <w:rFonts w:ascii="黑体" w:hAnsi="宋体" w:eastAsia="黑体" w:cs="黑体"/>
          <w:sz w:val="40"/>
          <w:szCs w:val="40"/>
          <w:highlight w:val="none"/>
        </w:rPr>
      </w:pPr>
      <w:bookmarkStart w:id="0" w:name="_Hlk71456902"/>
      <w:r>
        <w:rPr>
          <w:rFonts w:hint="eastAsia" w:ascii="黑体" w:hAnsi="宋体" w:eastAsia="黑体" w:cs="黑体"/>
          <w:sz w:val="40"/>
          <w:szCs w:val="40"/>
          <w:highlight w:val="none"/>
        </w:rPr>
        <w:t>招标文</w:t>
      </w:r>
      <w:bookmarkStart w:id="157" w:name="_GoBack"/>
      <w:bookmarkEnd w:id="157"/>
      <w:r>
        <w:rPr>
          <w:rFonts w:hint="eastAsia" w:ascii="黑体" w:hAnsi="宋体" w:eastAsia="黑体" w:cs="黑体"/>
          <w:sz w:val="40"/>
          <w:szCs w:val="40"/>
          <w:highlight w:val="none"/>
        </w:rPr>
        <w:t>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14:paraId="060DB422">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43440E49">
            <w:pPr>
              <w:widowControl/>
              <w:jc w:val="right"/>
              <w:rPr>
                <w:sz w:val="30"/>
                <w:szCs w:val="30"/>
                <w:highlight w:val="none"/>
              </w:rPr>
            </w:pPr>
            <w:r>
              <w:rPr>
                <w:rFonts w:ascii="宋体" w:hAnsi="宋体" w:cs="宋体"/>
                <w:kern w:val="0"/>
                <w:sz w:val="30"/>
                <w:szCs w:val="30"/>
                <w:highlight w:val="none"/>
                <w:lang w:bidi="ar"/>
              </w:rPr>
              <w:t>项目编号：</w:t>
            </w:r>
          </w:p>
        </w:tc>
        <w:tc>
          <w:tcPr>
            <w:tcW w:w="5220" w:type="dxa"/>
            <w:shd w:val="clear" w:color="auto" w:fill="auto"/>
            <w:vAlign w:val="center"/>
          </w:tcPr>
          <w:p w14:paraId="2613293A">
            <w:pPr>
              <w:widowControl/>
              <w:jc w:val="left"/>
              <w:rPr>
                <w:sz w:val="30"/>
                <w:szCs w:val="30"/>
                <w:highlight w:val="none"/>
              </w:rPr>
            </w:pPr>
            <w:r>
              <w:rPr>
                <w:rFonts w:ascii="宋体" w:hAnsi="宋体" w:cs="宋体"/>
                <w:kern w:val="0"/>
                <w:sz w:val="30"/>
                <w:szCs w:val="30"/>
                <w:highlight w:val="none"/>
                <w:lang w:bidi="ar"/>
              </w:rPr>
              <w:t>**********</w:t>
            </w:r>
          </w:p>
        </w:tc>
      </w:tr>
      <w:tr w14:paraId="36EA5AFB">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7952731E">
            <w:pPr>
              <w:widowControl/>
              <w:jc w:val="right"/>
              <w:rPr>
                <w:sz w:val="30"/>
                <w:szCs w:val="30"/>
                <w:highlight w:val="none"/>
              </w:rPr>
            </w:pPr>
            <w:r>
              <w:rPr>
                <w:rFonts w:ascii="宋体" w:hAnsi="宋体" w:cs="宋体"/>
                <w:kern w:val="0"/>
                <w:sz w:val="30"/>
                <w:szCs w:val="30"/>
                <w:highlight w:val="none"/>
                <w:lang w:bidi="ar"/>
              </w:rPr>
              <w:t>项目名称：</w:t>
            </w:r>
          </w:p>
        </w:tc>
        <w:tc>
          <w:tcPr>
            <w:tcW w:w="5220" w:type="dxa"/>
            <w:shd w:val="clear" w:color="auto" w:fill="auto"/>
            <w:vAlign w:val="center"/>
          </w:tcPr>
          <w:p w14:paraId="4BA4B346">
            <w:pPr>
              <w:widowControl/>
              <w:jc w:val="left"/>
              <w:rPr>
                <w:rFonts w:hint="default"/>
                <w:sz w:val="30"/>
                <w:szCs w:val="30"/>
                <w:highlight w:val="none"/>
                <w:lang w:val="en-US"/>
              </w:rPr>
            </w:pPr>
            <w:r>
              <w:rPr>
                <w:rFonts w:hint="default" w:ascii="Times New Roman" w:hAnsi="Times New Roman" w:eastAsia="宋体" w:cs="Times New Roman"/>
                <w:sz w:val="30"/>
                <w:szCs w:val="30"/>
                <w:highlight w:val="none"/>
                <w:lang w:val="en-US" w:eastAsia="zh-CN"/>
              </w:rPr>
              <w:t>深圳市中医院实验类家具采购</w:t>
            </w:r>
          </w:p>
        </w:tc>
      </w:tr>
      <w:tr w14:paraId="4DCC2392">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1D5E1F2F">
            <w:pPr>
              <w:widowControl/>
              <w:jc w:val="right"/>
              <w:rPr>
                <w:sz w:val="30"/>
                <w:szCs w:val="30"/>
                <w:highlight w:val="none"/>
              </w:rPr>
            </w:pPr>
            <w:r>
              <w:rPr>
                <w:rFonts w:ascii="宋体" w:hAnsi="宋体" w:cs="宋体"/>
                <w:kern w:val="0"/>
                <w:sz w:val="30"/>
                <w:szCs w:val="30"/>
                <w:highlight w:val="none"/>
                <w:lang w:bidi="ar"/>
              </w:rPr>
              <w:t xml:space="preserve">包 </w:t>
            </w:r>
            <w:r>
              <w:rPr>
                <w:rFonts w:hint="eastAsia" w:ascii="宋体" w:hAnsi="宋体" w:cs="宋体"/>
                <w:kern w:val="0"/>
                <w:sz w:val="30"/>
                <w:szCs w:val="30"/>
                <w:highlight w:val="none"/>
                <w:lang w:val="en-US" w:eastAsia="zh-CN" w:bidi="ar"/>
              </w:rPr>
              <w:t xml:space="preserve">   </w:t>
            </w:r>
            <w:r>
              <w:rPr>
                <w:rFonts w:ascii="宋体" w:hAnsi="宋体" w:cs="宋体"/>
                <w:kern w:val="0"/>
                <w:sz w:val="30"/>
                <w:szCs w:val="30"/>
                <w:highlight w:val="none"/>
                <w:lang w:bidi="ar"/>
              </w:rPr>
              <w:t>号：</w:t>
            </w:r>
          </w:p>
        </w:tc>
        <w:tc>
          <w:tcPr>
            <w:tcW w:w="5220" w:type="dxa"/>
            <w:shd w:val="clear" w:color="auto" w:fill="auto"/>
            <w:vAlign w:val="center"/>
          </w:tcPr>
          <w:p w14:paraId="2F14546F">
            <w:pPr>
              <w:widowControl/>
              <w:jc w:val="left"/>
              <w:rPr>
                <w:sz w:val="30"/>
                <w:szCs w:val="30"/>
                <w:highlight w:val="none"/>
              </w:rPr>
            </w:pPr>
            <w:r>
              <w:rPr>
                <w:rFonts w:ascii="宋体" w:hAnsi="宋体" w:cs="宋体"/>
                <w:kern w:val="0"/>
                <w:sz w:val="30"/>
                <w:szCs w:val="30"/>
                <w:highlight w:val="none"/>
                <w:lang w:bidi="ar"/>
              </w:rPr>
              <w:t>A</w:t>
            </w:r>
          </w:p>
        </w:tc>
      </w:tr>
      <w:tr w14:paraId="74B6A73F">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4A139238">
            <w:pPr>
              <w:widowControl/>
              <w:jc w:val="right"/>
              <w:rPr>
                <w:sz w:val="30"/>
                <w:szCs w:val="30"/>
                <w:highlight w:val="none"/>
              </w:rPr>
            </w:pPr>
            <w:r>
              <w:rPr>
                <w:rFonts w:ascii="宋体" w:hAnsi="宋体" w:cs="宋体"/>
                <w:kern w:val="0"/>
                <w:sz w:val="30"/>
                <w:szCs w:val="30"/>
                <w:highlight w:val="none"/>
                <w:lang w:bidi="ar"/>
              </w:rPr>
              <w:t>项目类型：</w:t>
            </w:r>
          </w:p>
        </w:tc>
        <w:tc>
          <w:tcPr>
            <w:tcW w:w="5220" w:type="dxa"/>
            <w:shd w:val="clear" w:color="auto" w:fill="auto"/>
            <w:vAlign w:val="center"/>
          </w:tcPr>
          <w:p w14:paraId="4AE3A41A">
            <w:pPr>
              <w:widowControl/>
              <w:jc w:val="left"/>
              <w:rPr>
                <w:sz w:val="30"/>
                <w:szCs w:val="30"/>
                <w:highlight w:val="none"/>
              </w:rPr>
            </w:pPr>
            <w:r>
              <w:rPr>
                <w:rFonts w:ascii="宋体" w:hAnsi="宋体" w:cs="宋体"/>
                <w:kern w:val="0"/>
                <w:sz w:val="30"/>
                <w:szCs w:val="30"/>
                <w:highlight w:val="none"/>
                <w:lang w:bidi="ar"/>
              </w:rPr>
              <w:t>货物类</w:t>
            </w:r>
          </w:p>
        </w:tc>
      </w:tr>
      <w:tr w14:paraId="3A702850">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6CFA94F0">
            <w:pPr>
              <w:widowControl/>
              <w:jc w:val="right"/>
              <w:rPr>
                <w:sz w:val="30"/>
                <w:szCs w:val="30"/>
                <w:highlight w:val="none"/>
              </w:rPr>
            </w:pPr>
            <w:r>
              <w:rPr>
                <w:rFonts w:ascii="宋体" w:hAnsi="宋体" w:cs="宋体"/>
                <w:kern w:val="0"/>
                <w:sz w:val="30"/>
                <w:szCs w:val="30"/>
                <w:highlight w:val="none"/>
                <w:lang w:bidi="ar"/>
              </w:rPr>
              <w:t>采购方式：</w:t>
            </w:r>
          </w:p>
        </w:tc>
        <w:tc>
          <w:tcPr>
            <w:tcW w:w="5220" w:type="dxa"/>
            <w:shd w:val="clear" w:color="auto" w:fill="auto"/>
            <w:vAlign w:val="center"/>
          </w:tcPr>
          <w:p w14:paraId="3DA48BEA">
            <w:pPr>
              <w:widowControl/>
              <w:jc w:val="left"/>
              <w:rPr>
                <w:sz w:val="30"/>
                <w:szCs w:val="30"/>
                <w:highlight w:val="none"/>
              </w:rPr>
            </w:pPr>
            <w:r>
              <w:rPr>
                <w:rFonts w:ascii="宋体" w:hAnsi="宋体" w:cs="宋体"/>
                <w:kern w:val="0"/>
                <w:sz w:val="30"/>
                <w:szCs w:val="30"/>
                <w:highlight w:val="none"/>
                <w:lang w:bidi="ar"/>
              </w:rPr>
              <w:t>公开招标</w:t>
            </w:r>
          </w:p>
        </w:tc>
      </w:tr>
      <w:tr w14:paraId="0444C560">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098D6A4A">
            <w:pPr>
              <w:widowControl/>
              <w:jc w:val="right"/>
              <w:rPr>
                <w:sz w:val="30"/>
                <w:szCs w:val="30"/>
                <w:highlight w:val="none"/>
              </w:rPr>
            </w:pPr>
            <w:r>
              <w:rPr>
                <w:rFonts w:ascii="宋体" w:hAnsi="宋体" w:cs="宋体"/>
                <w:kern w:val="0"/>
                <w:sz w:val="30"/>
                <w:szCs w:val="30"/>
                <w:highlight w:val="none"/>
                <w:lang w:bidi="ar"/>
              </w:rPr>
              <w:t>货币类型：</w:t>
            </w:r>
          </w:p>
        </w:tc>
        <w:tc>
          <w:tcPr>
            <w:tcW w:w="5220" w:type="dxa"/>
            <w:shd w:val="clear" w:color="auto" w:fill="auto"/>
            <w:vAlign w:val="center"/>
          </w:tcPr>
          <w:p w14:paraId="6E72AC3B">
            <w:pPr>
              <w:widowControl/>
              <w:jc w:val="left"/>
              <w:rPr>
                <w:sz w:val="30"/>
                <w:szCs w:val="30"/>
                <w:highlight w:val="none"/>
              </w:rPr>
            </w:pPr>
            <w:r>
              <w:rPr>
                <w:rFonts w:ascii="宋体" w:hAnsi="宋体" w:cs="宋体"/>
                <w:kern w:val="0"/>
                <w:sz w:val="30"/>
                <w:szCs w:val="30"/>
                <w:highlight w:val="none"/>
                <w:lang w:bidi="ar"/>
              </w:rPr>
              <w:t>人民币</w:t>
            </w:r>
          </w:p>
        </w:tc>
      </w:tr>
      <w:tr w14:paraId="59B62E08">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46058CF9">
            <w:pPr>
              <w:widowControl/>
              <w:jc w:val="right"/>
              <w:rPr>
                <w:sz w:val="30"/>
                <w:szCs w:val="30"/>
                <w:highlight w:val="none"/>
              </w:rPr>
            </w:pPr>
            <w:r>
              <w:rPr>
                <w:rFonts w:ascii="宋体" w:hAnsi="宋体" w:cs="宋体"/>
                <w:kern w:val="0"/>
                <w:sz w:val="30"/>
                <w:szCs w:val="30"/>
                <w:highlight w:val="none"/>
                <w:lang w:bidi="ar"/>
              </w:rPr>
              <w:t>评标方法：</w:t>
            </w:r>
          </w:p>
        </w:tc>
        <w:tc>
          <w:tcPr>
            <w:tcW w:w="5220" w:type="dxa"/>
            <w:shd w:val="clear" w:color="auto" w:fill="auto"/>
            <w:vAlign w:val="center"/>
          </w:tcPr>
          <w:p w14:paraId="6207522A">
            <w:pPr>
              <w:widowControl/>
              <w:jc w:val="left"/>
              <w:rPr>
                <w:sz w:val="30"/>
                <w:szCs w:val="30"/>
                <w:highlight w:val="none"/>
              </w:rPr>
            </w:pPr>
            <w:r>
              <w:rPr>
                <w:rFonts w:ascii="宋体" w:hAnsi="宋体" w:cs="宋体"/>
                <w:kern w:val="0"/>
                <w:sz w:val="30"/>
                <w:szCs w:val="30"/>
                <w:highlight w:val="none"/>
                <w:lang w:bidi="ar"/>
              </w:rPr>
              <w:t>综合评分法</w:t>
            </w:r>
          </w:p>
        </w:tc>
      </w:tr>
      <w:bookmarkEnd w:id="0"/>
    </w:tbl>
    <w:p w14:paraId="29DDA1DC">
      <w:pPr>
        <w:pStyle w:val="38"/>
        <w:widowControl/>
        <w:jc w:val="center"/>
        <w:outlineLvl w:val="1"/>
        <w:rPr>
          <w:rFonts w:hint="eastAsia" w:ascii="黑体" w:hAnsi="宋体" w:eastAsia="黑体" w:cs="黑体"/>
          <w:sz w:val="40"/>
          <w:szCs w:val="40"/>
          <w:highlight w:val="none"/>
        </w:rPr>
        <w:sectPr>
          <w:headerReference r:id="rId5" w:type="first"/>
          <w:footerReference r:id="rId6" w:type="default"/>
          <w:footerReference r:id="rId7" w:type="even"/>
          <w:pgSz w:w="11907" w:h="16840"/>
          <w:pgMar w:top="1440" w:right="1418" w:bottom="1440" w:left="1418" w:header="851" w:footer="992" w:gutter="0"/>
          <w:cols w:space="425" w:num="1"/>
          <w:titlePg/>
          <w:docGrid w:linePitch="462" w:charSpace="0"/>
        </w:sectPr>
      </w:pPr>
    </w:p>
    <w:p w14:paraId="3AEC5E32">
      <w:pPr>
        <w:pStyle w:val="38"/>
        <w:widowControl/>
        <w:jc w:val="center"/>
        <w:outlineLvl w:val="1"/>
        <w:rPr>
          <w:rFonts w:ascii="黑体" w:hAnsi="宋体" w:eastAsia="黑体" w:cs="黑体"/>
          <w:sz w:val="40"/>
          <w:szCs w:val="40"/>
          <w:highlight w:val="none"/>
        </w:rPr>
      </w:pPr>
      <w:r>
        <w:rPr>
          <w:rFonts w:hint="eastAsia" w:ascii="黑体" w:hAnsi="宋体" w:eastAsia="黑体" w:cs="黑体"/>
          <w:sz w:val="40"/>
          <w:szCs w:val="40"/>
          <w:highlight w:val="none"/>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6C86B7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0BABED4D">
            <w:pPr>
              <w:widowControl/>
              <w:jc w:val="center"/>
              <w:rPr>
                <w:sz w:val="28"/>
                <w:szCs w:val="28"/>
                <w:highlight w:val="none"/>
              </w:rPr>
            </w:pPr>
            <w:r>
              <w:rPr>
                <w:rFonts w:ascii="宋体" w:hAnsi="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2FDC04B">
            <w:pPr>
              <w:widowControl/>
              <w:jc w:val="center"/>
              <w:rPr>
                <w:sz w:val="28"/>
                <w:szCs w:val="28"/>
                <w:highlight w:val="none"/>
              </w:rPr>
            </w:pPr>
            <w:r>
              <w:rPr>
                <w:rFonts w:ascii="宋体" w:hAnsi="宋体" w:cs="宋体"/>
                <w:kern w:val="0"/>
                <w:sz w:val="28"/>
                <w:szCs w:val="28"/>
                <w:highlight w:val="none"/>
                <w:lang w:bidi="ar"/>
              </w:rPr>
              <w:t>内容</w:t>
            </w:r>
          </w:p>
        </w:tc>
      </w:tr>
      <w:tr w14:paraId="7106575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14:paraId="26A20A8D">
            <w:pPr>
              <w:widowControl/>
              <w:jc w:val="center"/>
              <w:textAlignment w:val="top"/>
              <w:rPr>
                <w:szCs w:val="21"/>
                <w:highlight w:val="none"/>
              </w:rPr>
            </w:pPr>
            <w:r>
              <w:rPr>
                <w:rFonts w:ascii="宋体" w:hAnsi="宋体" w:cs="宋体"/>
                <w:kern w:val="0"/>
                <w:szCs w:val="21"/>
                <w:highlight w:val="none"/>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5E8AC86E">
            <w:pPr>
              <w:widowControl/>
              <w:jc w:val="left"/>
              <w:textAlignment w:val="top"/>
              <w:rPr>
                <w:szCs w:val="21"/>
                <w:highlight w:val="none"/>
              </w:rPr>
            </w:pPr>
            <w:r>
              <w:rPr>
                <w:rFonts w:ascii="宋体" w:hAnsi="宋体" w:cs="宋体"/>
                <w:kern w:val="0"/>
                <w:szCs w:val="21"/>
                <w:highlight w:val="none"/>
                <w:lang w:bidi="ar"/>
              </w:rPr>
              <w:t>投标人不</w:t>
            </w:r>
            <w:r>
              <w:rPr>
                <w:rFonts w:hint="eastAsia" w:ascii="宋体" w:hAnsi="宋体" w:cs="宋体"/>
                <w:kern w:val="0"/>
                <w:szCs w:val="21"/>
                <w:highlight w:val="none"/>
                <w:lang w:bidi="ar"/>
              </w:rPr>
              <w:t>符合</w:t>
            </w:r>
            <w:r>
              <w:rPr>
                <w:rFonts w:ascii="宋体" w:hAnsi="宋体" w:cs="宋体"/>
                <w:kern w:val="0"/>
                <w:szCs w:val="21"/>
                <w:highlight w:val="none"/>
                <w:lang w:bidi="ar"/>
              </w:rPr>
              <w:t>资格要求，或未提交相应的资格证明资料（详见招标公告</w:t>
            </w:r>
            <w:r>
              <w:rPr>
                <w:rFonts w:hint="eastAsia" w:ascii="宋体" w:hAnsi="宋体"/>
                <w:szCs w:val="21"/>
                <w:highlight w:val="none"/>
              </w:rPr>
              <w:t>投标人资格要求，即申请人的资格要求</w:t>
            </w:r>
            <w:r>
              <w:rPr>
                <w:rFonts w:ascii="宋体" w:hAnsi="宋体" w:cs="宋体"/>
                <w:kern w:val="0"/>
                <w:szCs w:val="21"/>
                <w:highlight w:val="none"/>
                <w:lang w:bidi="ar"/>
              </w:rPr>
              <w:t>）</w:t>
            </w:r>
          </w:p>
        </w:tc>
      </w:tr>
    </w:tbl>
    <w:p w14:paraId="00F2CA87">
      <w:pPr>
        <w:pStyle w:val="38"/>
        <w:widowControl/>
        <w:spacing w:before="280" w:beforeAutospacing="0"/>
        <w:jc w:val="center"/>
        <w:outlineLvl w:val="1"/>
        <w:rPr>
          <w:rFonts w:ascii="黑体" w:hAnsi="宋体" w:eastAsia="黑体" w:cs="黑体"/>
          <w:sz w:val="40"/>
          <w:szCs w:val="40"/>
          <w:highlight w:val="none"/>
        </w:rPr>
      </w:pPr>
      <w:r>
        <w:rPr>
          <w:rFonts w:hint="eastAsia" w:ascii="黑体" w:hAnsi="宋体" w:eastAsia="黑体" w:cs="黑体"/>
          <w:sz w:val="40"/>
          <w:szCs w:val="40"/>
          <w:highlight w:val="none"/>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1001A3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6A1823A">
            <w:pPr>
              <w:widowControl/>
              <w:jc w:val="center"/>
              <w:rPr>
                <w:sz w:val="28"/>
                <w:szCs w:val="28"/>
                <w:highlight w:val="none"/>
              </w:rPr>
            </w:pPr>
            <w:r>
              <w:rPr>
                <w:rFonts w:ascii="宋体" w:hAnsi="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4E79225D">
            <w:pPr>
              <w:widowControl/>
              <w:jc w:val="center"/>
              <w:rPr>
                <w:sz w:val="28"/>
                <w:szCs w:val="28"/>
                <w:highlight w:val="none"/>
              </w:rPr>
            </w:pPr>
            <w:r>
              <w:rPr>
                <w:rFonts w:ascii="宋体" w:hAnsi="宋体" w:cs="宋体"/>
                <w:kern w:val="0"/>
                <w:sz w:val="28"/>
                <w:szCs w:val="28"/>
                <w:highlight w:val="none"/>
                <w:lang w:bidi="ar"/>
              </w:rPr>
              <w:t>内容</w:t>
            </w:r>
          </w:p>
        </w:tc>
      </w:tr>
      <w:tr w14:paraId="173221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B45E60">
            <w:pPr>
              <w:widowControl/>
              <w:jc w:val="center"/>
              <w:textAlignment w:val="top"/>
              <w:rPr>
                <w:szCs w:val="21"/>
                <w:highlight w:val="none"/>
              </w:rPr>
            </w:pPr>
            <w:r>
              <w:rPr>
                <w:rFonts w:ascii="宋体" w:hAnsi="宋体" w:cs="宋体"/>
                <w:kern w:val="0"/>
                <w:szCs w:val="21"/>
                <w:highlight w:val="none"/>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27818DD">
            <w:pPr>
              <w:widowControl/>
              <w:jc w:val="left"/>
              <w:textAlignment w:val="top"/>
              <w:rPr>
                <w:szCs w:val="21"/>
                <w:highlight w:val="none"/>
              </w:rPr>
            </w:pPr>
            <w:r>
              <w:rPr>
                <w:rFonts w:hint="eastAsia"/>
                <w:highlight w:val="none"/>
                <w:lang w:val="en-US" w:eastAsia="zh-CN"/>
              </w:rPr>
              <w:t>不得</w:t>
            </w:r>
            <w:r>
              <w:rPr>
                <w:rFonts w:hint="eastAsia"/>
                <w:highlight w:val="none"/>
              </w:rPr>
              <w:t>将一个包的内容拆开投标；</w:t>
            </w:r>
          </w:p>
        </w:tc>
      </w:tr>
      <w:tr w14:paraId="5AEADDF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817924A">
            <w:pPr>
              <w:widowControl/>
              <w:jc w:val="center"/>
              <w:textAlignment w:val="top"/>
              <w:rPr>
                <w:szCs w:val="21"/>
                <w:highlight w:val="none"/>
              </w:rPr>
            </w:pPr>
            <w:r>
              <w:rPr>
                <w:rFonts w:ascii="宋体" w:hAnsi="宋体" w:cs="宋体"/>
                <w:kern w:val="0"/>
                <w:szCs w:val="21"/>
                <w:highlight w:val="none"/>
                <w:lang w:bidi="ar"/>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2862863B">
            <w:pPr>
              <w:widowControl/>
              <w:jc w:val="left"/>
              <w:textAlignment w:val="top"/>
              <w:rPr>
                <w:szCs w:val="21"/>
                <w:highlight w:val="none"/>
              </w:rPr>
            </w:pPr>
            <w:r>
              <w:rPr>
                <w:rFonts w:hint="eastAsia"/>
                <w:highlight w:val="none"/>
              </w:rPr>
              <w:t>对同一项目投标时，</w:t>
            </w:r>
            <w:r>
              <w:rPr>
                <w:rFonts w:hint="eastAsia"/>
                <w:highlight w:val="none"/>
                <w:lang w:val="en-US" w:eastAsia="zh-CN"/>
              </w:rPr>
              <w:t>不得</w:t>
            </w:r>
            <w:r>
              <w:rPr>
                <w:rFonts w:hint="eastAsia"/>
                <w:highlight w:val="none"/>
              </w:rPr>
              <w:t>提供两套以上的投标方案（招标文件另有规定的除外）；</w:t>
            </w:r>
          </w:p>
        </w:tc>
      </w:tr>
      <w:tr w14:paraId="7BAD6C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E4DB961">
            <w:pPr>
              <w:widowControl/>
              <w:jc w:val="center"/>
              <w:textAlignment w:val="top"/>
              <w:rPr>
                <w:szCs w:val="21"/>
                <w:highlight w:val="none"/>
              </w:rPr>
            </w:pPr>
            <w:r>
              <w:rPr>
                <w:rFonts w:ascii="宋体" w:hAnsi="宋体" w:cs="宋体"/>
                <w:kern w:val="0"/>
                <w:szCs w:val="21"/>
                <w:highlight w:val="none"/>
                <w:lang w:bidi="ar"/>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B1AF924">
            <w:pPr>
              <w:widowControl/>
              <w:jc w:val="left"/>
              <w:textAlignment w:val="top"/>
              <w:rPr>
                <w:szCs w:val="21"/>
                <w:highlight w:val="none"/>
              </w:rPr>
            </w:pPr>
            <w:r>
              <w:rPr>
                <w:rFonts w:hint="eastAsia"/>
                <w:highlight w:val="none"/>
              </w:rPr>
              <w:t>分项报价或投标总价</w:t>
            </w:r>
            <w:r>
              <w:rPr>
                <w:rFonts w:hint="eastAsia"/>
                <w:highlight w:val="none"/>
                <w:lang w:val="en-US" w:eastAsia="zh-CN"/>
              </w:rPr>
              <w:t>不得</w:t>
            </w:r>
            <w:r>
              <w:rPr>
                <w:rFonts w:hint="eastAsia"/>
                <w:highlight w:val="none"/>
              </w:rPr>
              <w:t>高于</w:t>
            </w:r>
            <w:bookmarkStart w:id="1" w:name="_Hlk71832186"/>
            <w:r>
              <w:rPr>
                <w:rFonts w:hint="eastAsia"/>
                <w:highlight w:val="none"/>
              </w:rPr>
              <w:t>相应预算金额（或设定的预算金额下的最高限价）</w:t>
            </w:r>
            <w:bookmarkEnd w:id="1"/>
            <w:r>
              <w:rPr>
                <w:rFonts w:hint="eastAsia"/>
                <w:highlight w:val="none"/>
              </w:rPr>
              <w:t>；</w:t>
            </w:r>
          </w:p>
        </w:tc>
      </w:tr>
      <w:tr w14:paraId="006ECD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8571FB0">
            <w:pPr>
              <w:widowControl/>
              <w:jc w:val="center"/>
              <w:textAlignment w:val="top"/>
              <w:rPr>
                <w:szCs w:val="21"/>
                <w:highlight w:val="none"/>
              </w:rPr>
            </w:pPr>
            <w:r>
              <w:rPr>
                <w:rFonts w:ascii="宋体" w:hAnsi="宋体" w:cs="宋体"/>
                <w:kern w:val="0"/>
                <w:szCs w:val="21"/>
                <w:highlight w:val="none"/>
                <w:lang w:bidi="ar"/>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5E3207EA">
            <w:pPr>
              <w:widowControl/>
              <w:jc w:val="left"/>
              <w:textAlignment w:val="top"/>
              <w:rPr>
                <w:szCs w:val="21"/>
                <w:highlight w:val="none"/>
              </w:rPr>
            </w:pPr>
            <w:r>
              <w:rPr>
                <w:rFonts w:hint="eastAsia"/>
                <w:highlight w:val="none"/>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6EB8148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B667152">
            <w:pPr>
              <w:widowControl/>
              <w:jc w:val="center"/>
              <w:textAlignment w:val="top"/>
              <w:rPr>
                <w:szCs w:val="21"/>
                <w:highlight w:val="none"/>
              </w:rPr>
            </w:pPr>
            <w:r>
              <w:rPr>
                <w:rFonts w:ascii="宋体" w:hAnsi="宋体" w:cs="宋体"/>
                <w:kern w:val="0"/>
                <w:szCs w:val="21"/>
                <w:highlight w:val="none"/>
                <w:lang w:bidi="ar"/>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5F6E1D88">
            <w:pPr>
              <w:widowControl/>
              <w:jc w:val="left"/>
              <w:textAlignment w:val="top"/>
              <w:rPr>
                <w:szCs w:val="21"/>
                <w:highlight w:val="none"/>
              </w:rPr>
            </w:pPr>
            <w:r>
              <w:rPr>
                <w:rFonts w:hint="eastAsia"/>
                <w:highlight w:val="none"/>
              </w:rPr>
              <w:t>所投货物、服务在技术、商务等方面没有实质性满足招标文件要求的（是否实质性满足招标文件要求，由评审委员会根据实质性条款响应情况做出评判</w:t>
            </w:r>
            <w:r>
              <w:rPr>
                <w:rFonts w:hint="eastAsia"/>
                <w:highlight w:val="none"/>
                <w:lang w:eastAsia="zh-CN"/>
              </w:rPr>
              <w:t>；</w:t>
            </w:r>
            <w:r>
              <w:rPr>
                <w:rFonts w:hint="eastAsia"/>
                <w:highlight w:val="none"/>
                <w:lang w:val="en-US" w:eastAsia="zh-CN"/>
              </w:rPr>
              <w:t>若招标文件未设置实质性条款，不得据此做投标无效处理</w:t>
            </w:r>
            <w:r>
              <w:rPr>
                <w:rFonts w:hint="eastAsia"/>
                <w:highlight w:val="none"/>
              </w:rPr>
              <w:t>）；</w:t>
            </w:r>
          </w:p>
        </w:tc>
      </w:tr>
      <w:tr w14:paraId="4157B8E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D0DFFFA">
            <w:pPr>
              <w:widowControl/>
              <w:jc w:val="center"/>
              <w:textAlignment w:val="top"/>
              <w:rPr>
                <w:szCs w:val="21"/>
                <w:highlight w:val="none"/>
              </w:rPr>
            </w:pPr>
            <w:r>
              <w:rPr>
                <w:rFonts w:ascii="宋体" w:hAnsi="宋体" w:cs="宋体"/>
                <w:kern w:val="0"/>
                <w:szCs w:val="21"/>
                <w:highlight w:val="none"/>
                <w:lang w:bidi="ar"/>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C6D2D32">
            <w:pPr>
              <w:widowControl/>
              <w:jc w:val="left"/>
              <w:textAlignment w:val="top"/>
              <w:rPr>
                <w:szCs w:val="21"/>
                <w:highlight w:val="none"/>
              </w:rPr>
            </w:pPr>
            <w:r>
              <w:rPr>
                <w:rFonts w:hint="eastAsia"/>
                <w:highlight w:val="none"/>
              </w:rPr>
              <w:t>未按招标文件所提供的样式填写《投标函》；未按招标文件所提供的《政府采购投标及履约承诺函》进行承诺；未按招标文件对投标文件组成的要求提供投标文件；</w:t>
            </w:r>
          </w:p>
        </w:tc>
      </w:tr>
      <w:tr w14:paraId="5BFB416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44B11B4">
            <w:pPr>
              <w:widowControl/>
              <w:jc w:val="center"/>
              <w:textAlignment w:val="top"/>
              <w:rPr>
                <w:rFonts w:hint="eastAsia"/>
                <w:highlight w:val="none"/>
              </w:rPr>
            </w:pPr>
            <w:r>
              <w:rPr>
                <w:rFonts w:hint="eastAsia"/>
                <w:highlight w:val="none"/>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970A61D">
            <w:pPr>
              <w:widowControl/>
              <w:jc w:val="left"/>
              <w:textAlignment w:val="top"/>
              <w:rPr>
                <w:rFonts w:hint="eastAsia"/>
                <w:highlight w:val="none"/>
              </w:rPr>
            </w:pPr>
            <w:r>
              <w:rPr>
                <w:rFonts w:hint="eastAsia"/>
                <w:highlight w:val="none"/>
                <w:lang w:val="en-US" w:eastAsia="zh-CN"/>
              </w:rPr>
              <w:t>采购标的/所投产品/货物清单/报价等任意一类有缺漏项或响应不全，</w:t>
            </w:r>
            <w:r>
              <w:rPr>
                <w:rFonts w:hint="eastAsia"/>
                <w:highlight w:val="none"/>
              </w:rPr>
              <w:t>或者对招标文件规定的项目需求内容或者需求数量进行修改，评审委员会判定投标响应不满足采购需求；</w:t>
            </w:r>
          </w:p>
        </w:tc>
      </w:tr>
      <w:tr w14:paraId="627BFE1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EE1794">
            <w:pPr>
              <w:widowControl/>
              <w:jc w:val="center"/>
              <w:textAlignment w:val="top"/>
              <w:rPr>
                <w:szCs w:val="21"/>
                <w:highlight w:val="none"/>
              </w:rPr>
            </w:pPr>
            <w:r>
              <w:rPr>
                <w:rFonts w:ascii="宋体" w:hAnsi="宋体" w:cs="宋体"/>
                <w:kern w:val="0"/>
                <w:szCs w:val="21"/>
                <w:highlight w:val="none"/>
                <w:lang w:bidi="ar"/>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59540EFC">
            <w:pPr>
              <w:widowControl/>
              <w:jc w:val="left"/>
              <w:textAlignment w:val="top"/>
              <w:rPr>
                <w:szCs w:val="21"/>
                <w:highlight w:val="none"/>
              </w:rPr>
            </w:pPr>
            <w:r>
              <w:rPr>
                <w:rFonts w:hint="eastAsia"/>
                <w:highlight w:val="none"/>
              </w:rPr>
              <w:t>投标文件存在列放位置错误，导致属于信息公开情形的没有被公开；</w:t>
            </w:r>
          </w:p>
        </w:tc>
      </w:tr>
      <w:tr w14:paraId="646517C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FE6F656">
            <w:pPr>
              <w:widowControl/>
              <w:jc w:val="center"/>
              <w:textAlignment w:val="top"/>
              <w:rPr>
                <w:szCs w:val="21"/>
                <w:highlight w:val="none"/>
              </w:rPr>
            </w:pPr>
            <w:r>
              <w:rPr>
                <w:rFonts w:ascii="宋体" w:hAnsi="宋体" w:cs="宋体"/>
                <w:kern w:val="0"/>
                <w:szCs w:val="21"/>
                <w:highlight w:val="none"/>
                <w:lang w:bidi="ar"/>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D1589FD">
            <w:pPr>
              <w:widowControl/>
              <w:jc w:val="left"/>
              <w:textAlignment w:val="top"/>
              <w:rPr>
                <w:szCs w:val="21"/>
                <w:highlight w:val="none"/>
              </w:rPr>
            </w:pPr>
            <w:r>
              <w:rPr>
                <w:rFonts w:hint="eastAsia"/>
                <w:highlight w:val="none"/>
              </w:rPr>
              <w:t>投标文件电子文档</w:t>
            </w:r>
            <w:r>
              <w:rPr>
                <w:rFonts w:hint="eastAsia"/>
                <w:highlight w:val="none"/>
                <w:lang w:val="en-US" w:eastAsia="zh-CN"/>
              </w:rPr>
              <w:t>不得</w:t>
            </w:r>
            <w:r>
              <w:rPr>
                <w:rFonts w:hint="eastAsia"/>
                <w:highlight w:val="none"/>
              </w:rPr>
              <w:t>带病毒；</w:t>
            </w:r>
          </w:p>
        </w:tc>
      </w:tr>
      <w:tr w14:paraId="19BBB78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6B89E1B">
            <w:pPr>
              <w:widowControl/>
              <w:jc w:val="center"/>
              <w:textAlignment w:val="top"/>
              <w:rPr>
                <w:szCs w:val="21"/>
                <w:highlight w:val="none"/>
              </w:rPr>
            </w:pPr>
            <w:r>
              <w:rPr>
                <w:rFonts w:ascii="宋体" w:hAnsi="宋体" w:cs="宋体"/>
                <w:kern w:val="0"/>
                <w:szCs w:val="21"/>
                <w:highlight w:val="none"/>
                <w:lang w:bidi="ar"/>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0DE576A">
            <w:pPr>
              <w:widowControl/>
              <w:jc w:val="left"/>
              <w:textAlignment w:val="top"/>
              <w:rPr>
                <w:szCs w:val="21"/>
                <w:highlight w:val="none"/>
              </w:rPr>
            </w:pPr>
            <w:r>
              <w:rPr>
                <w:rFonts w:hint="eastAsia"/>
                <w:highlight w:val="none"/>
              </w:rPr>
              <w:t>投标文件用不属于本公司的电子密钥或电子营业执照进行加密的；</w:t>
            </w:r>
          </w:p>
        </w:tc>
      </w:tr>
      <w:tr w14:paraId="5D0C9D1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8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C920201">
            <w:pPr>
              <w:widowControl/>
              <w:jc w:val="center"/>
              <w:textAlignment w:val="top"/>
              <w:rPr>
                <w:rFonts w:hint="eastAsia" w:eastAsia="宋体"/>
                <w:szCs w:val="24"/>
                <w:highlight w:val="none"/>
                <w:lang w:val="en-US" w:eastAsia="zh-CN"/>
              </w:rPr>
            </w:pPr>
            <w:r>
              <w:rPr>
                <w:rFonts w:hint="eastAsia"/>
                <w:szCs w:val="24"/>
                <w:highlight w:val="none"/>
                <w:lang w:val="en-US" w:eastAsia="zh-CN"/>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72B6B9C">
            <w:pPr>
              <w:widowControl/>
              <w:jc w:val="left"/>
              <w:textAlignment w:val="top"/>
              <w:rPr>
                <w:rFonts w:hint="eastAsia" w:eastAsia="宋体"/>
                <w:color w:val="FF0000"/>
                <w:szCs w:val="24"/>
                <w:highlight w:val="none"/>
                <w:lang w:eastAsia="zh-CN"/>
              </w:rPr>
            </w:pPr>
            <w:r>
              <w:rPr>
                <w:rFonts w:hint="eastAsia" w:ascii="Times New Roman" w:hAnsi="Times New Roman" w:eastAsia="宋体" w:cs="Times New Roman"/>
                <w:color w:val="FF0000"/>
                <w:sz w:val="21"/>
                <w:szCs w:val="24"/>
                <w:highlight w:val="none"/>
              </w:rPr>
              <w:t>不同投标供应商投标文件“文件制作机器码”一致</w:t>
            </w:r>
            <w:r>
              <w:rPr>
                <w:rFonts w:hint="eastAsia" w:ascii="Times New Roman" w:hAnsi="Times New Roman" w:eastAsia="宋体" w:cs="Times New Roman"/>
                <w:color w:val="FF0000"/>
                <w:sz w:val="21"/>
                <w:szCs w:val="24"/>
                <w:highlight w:val="none"/>
                <w:lang w:eastAsia="zh-CN"/>
              </w:rPr>
              <w:t>；</w:t>
            </w:r>
          </w:p>
        </w:tc>
      </w:tr>
      <w:tr w14:paraId="5E9C21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3723D1D">
            <w:pPr>
              <w:widowControl/>
              <w:jc w:val="center"/>
              <w:textAlignment w:val="top"/>
              <w:rPr>
                <w:rFonts w:hint="eastAsia" w:eastAsia="宋体"/>
                <w:szCs w:val="24"/>
                <w:highlight w:val="none"/>
                <w:lang w:val="en-US" w:eastAsia="zh-CN"/>
              </w:rPr>
            </w:pPr>
            <w:r>
              <w:rPr>
                <w:rFonts w:hint="eastAsia"/>
                <w:szCs w:val="24"/>
                <w:highlight w:val="none"/>
                <w:lang w:val="en-US" w:eastAsia="zh-CN"/>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2BB5E8E">
            <w:pPr>
              <w:widowControl/>
              <w:jc w:val="left"/>
              <w:textAlignment w:val="top"/>
              <w:rPr>
                <w:rFonts w:hint="eastAsia" w:eastAsia="宋体"/>
                <w:color w:val="FF0000"/>
                <w:szCs w:val="24"/>
                <w:highlight w:val="none"/>
                <w:lang w:eastAsia="zh-CN"/>
              </w:rPr>
            </w:pPr>
            <w:r>
              <w:rPr>
                <w:rFonts w:hint="eastAsia" w:ascii="Times New Roman" w:hAnsi="Times New Roman" w:eastAsia="宋体" w:cs="Times New Roman"/>
                <w:color w:val="FF0000"/>
                <w:sz w:val="21"/>
                <w:szCs w:val="24"/>
                <w:highlight w:val="none"/>
              </w:rPr>
              <w:t>不同投标供应商投标文件“文件创建标识码”一致</w:t>
            </w:r>
            <w:r>
              <w:rPr>
                <w:rFonts w:hint="eastAsia" w:ascii="Times New Roman" w:hAnsi="Times New Roman" w:eastAsia="宋体" w:cs="Times New Roman"/>
                <w:color w:val="FF0000"/>
                <w:sz w:val="21"/>
                <w:szCs w:val="24"/>
                <w:highlight w:val="none"/>
                <w:lang w:eastAsia="zh-CN"/>
              </w:rPr>
              <w:t>；</w:t>
            </w:r>
          </w:p>
        </w:tc>
      </w:tr>
      <w:tr w14:paraId="4560B8C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E774908">
            <w:pPr>
              <w:widowControl/>
              <w:jc w:val="center"/>
              <w:textAlignment w:val="top"/>
              <w:rPr>
                <w:rFonts w:hint="default" w:eastAsia="宋体"/>
                <w:szCs w:val="21"/>
                <w:highlight w:val="none"/>
                <w:lang w:val="en-US" w:eastAsia="zh-CN"/>
              </w:rPr>
            </w:pPr>
            <w:r>
              <w:rPr>
                <w:rFonts w:hint="eastAsia" w:ascii="宋体" w:hAnsi="宋体" w:cs="宋体"/>
                <w:kern w:val="0"/>
                <w:szCs w:val="21"/>
                <w:highlight w:val="none"/>
                <w:lang w:val="en-US" w:eastAsia="zh-CN" w:bidi="ar"/>
              </w:rPr>
              <w:t>13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3ADF8D7">
            <w:pPr>
              <w:widowControl/>
              <w:jc w:val="left"/>
              <w:textAlignment w:val="top"/>
              <w:rPr>
                <w:szCs w:val="21"/>
                <w:highlight w:val="none"/>
              </w:rPr>
            </w:pPr>
            <w:r>
              <w:rPr>
                <w:rFonts w:hint="eastAsia"/>
                <w:highlight w:val="none"/>
              </w:rPr>
              <w:t>法律、法规、规章、规范性文件规定的其他情形。</w:t>
            </w:r>
          </w:p>
        </w:tc>
      </w:tr>
    </w:tbl>
    <w:p w14:paraId="77589604">
      <w:pPr>
        <w:pStyle w:val="38"/>
        <w:widowControl/>
        <w:jc w:val="center"/>
        <w:outlineLvl w:val="1"/>
        <w:rPr>
          <w:rFonts w:hint="eastAsia" w:ascii="黑体" w:hAnsi="宋体" w:eastAsia="黑体" w:cs="黑体"/>
          <w:sz w:val="40"/>
          <w:szCs w:val="40"/>
          <w:highlight w:val="none"/>
        </w:rPr>
        <w:sectPr>
          <w:pgSz w:w="11907" w:h="16840"/>
          <w:pgMar w:top="1440" w:right="1418" w:bottom="1440" w:left="1418" w:header="851" w:footer="992" w:gutter="0"/>
          <w:cols w:space="425" w:num="1"/>
          <w:titlePg/>
          <w:docGrid w:linePitch="462" w:charSpace="0"/>
        </w:sectPr>
      </w:pPr>
    </w:p>
    <w:p w14:paraId="505B3EA3">
      <w:pPr>
        <w:pStyle w:val="38"/>
        <w:widowControl/>
        <w:jc w:val="center"/>
        <w:outlineLvl w:val="1"/>
        <w:rPr>
          <w:rFonts w:ascii="黑体" w:hAnsi="宋体" w:eastAsia="黑体" w:cs="黑体"/>
          <w:sz w:val="40"/>
          <w:szCs w:val="40"/>
          <w:highlight w:val="none"/>
        </w:rPr>
      </w:pPr>
      <w:r>
        <w:rPr>
          <w:rFonts w:hint="eastAsia" w:ascii="黑体" w:hAnsi="宋体" w:eastAsia="黑体" w:cs="黑体"/>
          <w:sz w:val="40"/>
          <w:szCs w:val="40"/>
          <w:highlight w:val="none"/>
        </w:rPr>
        <w:t>评标信息</w:t>
      </w:r>
    </w:p>
    <w:tbl>
      <w:tblPr>
        <w:tblStyle w:val="43"/>
        <w:tblW w:w="9141"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autofit"/>
        <w:tblCellMar>
          <w:top w:w="45" w:type="dxa"/>
          <w:left w:w="45" w:type="dxa"/>
          <w:bottom w:w="45" w:type="dxa"/>
          <w:right w:w="45" w:type="dxa"/>
        </w:tblCellMar>
      </w:tblPr>
      <w:tblGrid>
        <w:gridCol w:w="9141"/>
      </w:tblGrid>
      <w:tr w14:paraId="04733F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blCellSpacing w:w="0" w:type="dxa"/>
          <w:jc w:val="center"/>
        </w:trPr>
        <w:tc>
          <w:tcPr>
            <w:tcW w:w="9078" w:type="dxa"/>
            <w:shd w:val="clear" w:color="auto" w:fill="auto"/>
            <w:vAlign w:val="center"/>
          </w:tcPr>
          <w:p w14:paraId="3751F7C0">
            <w:pPr>
              <w:jc w:val="left"/>
              <w:rPr>
                <w:rFonts w:ascii="宋体"/>
                <w:b/>
                <w:bCs/>
                <w:sz w:val="24"/>
                <w:highlight w:val="none"/>
              </w:rPr>
            </w:pPr>
            <w:r>
              <w:rPr>
                <w:b/>
                <w:bCs/>
                <w:highlight w:val="none"/>
              </w:rPr>
              <w:t>评标方法：综合评分法</w:t>
            </w:r>
          </w:p>
        </w:tc>
      </w:tr>
      <w:tr w14:paraId="66FC92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9078" w:type="dxa"/>
            <w:shd w:val="clear" w:color="auto" w:fill="auto"/>
            <w:vAlign w:val="center"/>
          </w:tcPr>
          <w:p w14:paraId="1C4C9108">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eastAsia="宋体"/>
                <w:szCs w:val="21"/>
                <w:highlight w:val="none"/>
                <w:lang w:eastAsia="zh-CN"/>
              </w:rPr>
            </w:pPr>
            <w:r>
              <w:rPr>
                <w:szCs w:val="21"/>
                <w:highlight w:val="none"/>
              </w:rPr>
              <w:t>综合评分法，</w:t>
            </w:r>
            <w:r>
              <w:rPr>
                <w:rFonts w:hint="eastAsia"/>
                <w:szCs w:val="21"/>
                <w:highlight w:val="none"/>
              </w:rPr>
              <w:t>是指投标文件满足招标文件全部实质性要求，且按照评审因素的量化指标评审得分最高的投标人为中标候选人的评标方法。</w:t>
            </w:r>
            <w:r>
              <w:rPr>
                <w:rFonts w:hint="eastAsia"/>
                <w:szCs w:val="21"/>
                <w:highlight w:val="none"/>
                <w:lang w:eastAsia="zh-CN"/>
              </w:rPr>
              <w:t>（</w:t>
            </w:r>
            <w:r>
              <w:rPr>
                <w:rFonts w:hint="eastAsia"/>
                <w:szCs w:val="21"/>
                <w:highlight w:val="none"/>
                <w:lang w:val="en-US" w:eastAsia="zh-CN"/>
              </w:rPr>
              <w:t>适用于中标候选人为1家的情形</w:t>
            </w:r>
            <w:r>
              <w:rPr>
                <w:rFonts w:hint="eastAsia"/>
                <w:szCs w:val="21"/>
                <w:highlight w:val="none"/>
                <w:lang w:eastAsia="zh-CN"/>
              </w:rPr>
              <w:t>）</w:t>
            </w:r>
          </w:p>
          <w:p w14:paraId="0F6F6162">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rFonts w:hint="eastAsia" w:eastAsia="宋体"/>
                <w:szCs w:val="21"/>
                <w:highlight w:val="none"/>
                <w:lang w:eastAsia="zh-CN"/>
              </w:rPr>
            </w:pPr>
            <w:r>
              <w:rPr>
                <w:szCs w:val="21"/>
                <w:highlight w:val="none"/>
              </w:rPr>
              <w:t>综合评分法，</w:t>
            </w:r>
            <w:r>
              <w:rPr>
                <w:rFonts w:hint="eastAsia"/>
                <w:szCs w:val="21"/>
                <w:highlight w:val="none"/>
              </w:rPr>
              <w:t>是指投标文件满足招标文件全部实质性要求，且按照评审因素的量化指标评审得分</w:t>
            </w:r>
            <w:r>
              <w:rPr>
                <w:rFonts w:hint="eastAsia"/>
                <w:szCs w:val="21"/>
                <w:highlight w:val="none"/>
                <w:lang w:val="en-US" w:eastAsia="zh-CN"/>
              </w:rPr>
              <w:t>排名前列</w:t>
            </w:r>
            <w:r>
              <w:rPr>
                <w:szCs w:val="21"/>
                <w:highlight w:val="none"/>
              </w:rPr>
              <w:t>的投标人为中标候选人的评标方法。</w:t>
            </w:r>
            <w:r>
              <w:rPr>
                <w:rFonts w:hint="eastAsia" w:eastAsia="宋体"/>
                <w:szCs w:val="21"/>
                <w:highlight w:val="none"/>
                <w:lang w:eastAsia="zh-CN"/>
              </w:rPr>
              <w:t>（</w:t>
            </w:r>
            <w:r>
              <w:rPr>
                <w:rFonts w:hint="eastAsia" w:ascii="Times New Roman" w:eastAsia="宋体"/>
                <w:szCs w:val="21"/>
                <w:highlight w:val="none"/>
                <w:lang w:val="en-US" w:eastAsia="zh-CN"/>
              </w:rPr>
              <w:t>适用于中标候选人为</w:t>
            </w:r>
            <w:r>
              <w:rPr>
                <w:rFonts w:hint="eastAsia"/>
                <w:szCs w:val="21"/>
                <w:highlight w:val="none"/>
                <w:lang w:val="en-US" w:eastAsia="zh-CN"/>
              </w:rPr>
              <w:t>2家或以上</w:t>
            </w:r>
            <w:r>
              <w:rPr>
                <w:rFonts w:hint="eastAsia" w:ascii="Times New Roman" w:eastAsia="宋体"/>
                <w:szCs w:val="21"/>
                <w:highlight w:val="none"/>
                <w:lang w:val="en-US" w:eastAsia="zh-CN"/>
              </w:rPr>
              <w:t>的情形</w:t>
            </w:r>
            <w:r>
              <w:rPr>
                <w:rFonts w:hint="eastAsia" w:eastAsia="宋体"/>
                <w:szCs w:val="21"/>
                <w:highlight w:val="none"/>
                <w:lang w:eastAsia="zh-CN"/>
              </w:rPr>
              <w:t>）</w:t>
            </w:r>
          </w:p>
          <w:p w14:paraId="3C85E18C">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highlight w:val="none"/>
              </w:rPr>
            </w:pPr>
          </w:p>
          <w:p w14:paraId="1FEF6B26">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Cs w:val="21"/>
                <w:highlight w:val="none"/>
              </w:rPr>
            </w:pPr>
            <w:r>
              <w:rPr>
                <w:szCs w:val="21"/>
                <w:highlight w:val="none"/>
              </w:rPr>
              <w:t>价格分计算方法：</w:t>
            </w:r>
          </w:p>
          <w:p w14:paraId="52D45624">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kern w:val="2"/>
                <w:sz w:val="21"/>
                <w:szCs w:val="21"/>
                <w:highlight w:val="none"/>
              </w:rPr>
            </w:pPr>
            <w:r>
              <w:rPr>
                <w:kern w:val="2"/>
                <w:sz w:val="21"/>
                <w:szCs w:val="21"/>
                <w:highlight w:val="none"/>
              </w:rPr>
              <w:t xml:space="preserve">采用低价优先法计算，即满足招标文件要求且投标价格最低的投标报价为评标基准价，其价格分为满分。其他投标人的价格分统一按照下列公式计算： </w:t>
            </w:r>
            <w:r>
              <w:rPr>
                <w:kern w:val="2"/>
                <w:sz w:val="21"/>
                <w:szCs w:val="21"/>
                <w:highlight w:val="none"/>
              </w:rPr>
              <w:br w:type="textWrapping"/>
            </w:r>
            <w:r>
              <w:rPr>
                <w:kern w:val="2"/>
                <w:sz w:val="21"/>
                <w:szCs w:val="21"/>
                <w:highlight w:val="none"/>
              </w:rPr>
              <w:t xml:space="preserve">投标报价得分=(评标基准价／投标报价)×100 </w:t>
            </w:r>
            <w:r>
              <w:rPr>
                <w:kern w:val="2"/>
                <w:sz w:val="21"/>
                <w:szCs w:val="21"/>
                <w:highlight w:val="none"/>
              </w:rPr>
              <w:br w:type="textWrapping"/>
            </w:r>
            <w:r>
              <w:rPr>
                <w:kern w:val="2"/>
                <w:sz w:val="21"/>
                <w:szCs w:val="21"/>
                <w:highlight w:val="none"/>
              </w:rPr>
              <w:t xml:space="preserve">评标总得分＝F1×A1＋F2×A2＋……＋Fn×An </w:t>
            </w:r>
            <w:r>
              <w:rPr>
                <w:kern w:val="2"/>
                <w:sz w:val="21"/>
                <w:szCs w:val="21"/>
                <w:highlight w:val="none"/>
              </w:rPr>
              <w:br w:type="textWrapping"/>
            </w:r>
            <w:r>
              <w:rPr>
                <w:kern w:val="2"/>
                <w:sz w:val="21"/>
                <w:szCs w:val="21"/>
                <w:highlight w:val="none"/>
              </w:rPr>
              <w:t xml:space="preserve">F1、F2……Fn分别为各项评审因素的得分； </w:t>
            </w:r>
            <w:r>
              <w:rPr>
                <w:kern w:val="2"/>
                <w:sz w:val="21"/>
                <w:szCs w:val="21"/>
                <w:highlight w:val="none"/>
              </w:rPr>
              <w:br w:type="textWrapping"/>
            </w:r>
            <w:r>
              <w:rPr>
                <w:kern w:val="2"/>
                <w:sz w:val="21"/>
                <w:szCs w:val="21"/>
                <w:highlight w:val="none"/>
              </w:rPr>
              <w:t xml:space="preserve">A1、A2、……An 分别为各项评审因素所占的权重(A1＋A2＋……＋An＝1)。 </w:t>
            </w:r>
            <w:r>
              <w:rPr>
                <w:kern w:val="2"/>
                <w:sz w:val="21"/>
                <w:szCs w:val="21"/>
                <w:highlight w:val="none"/>
              </w:rPr>
              <w:br w:type="textWrapping"/>
            </w:r>
            <w:r>
              <w:rPr>
                <w:kern w:val="2"/>
                <w:sz w:val="21"/>
                <w:szCs w:val="21"/>
                <w:highlight w:val="none"/>
              </w:rPr>
              <w:t>评标过程中，不得去掉报价中的最高报价和最低报价。</w:t>
            </w:r>
          </w:p>
          <w:p w14:paraId="6872A07B">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rFonts w:hint="eastAsia"/>
                <w:kern w:val="2"/>
                <w:sz w:val="21"/>
                <w:szCs w:val="21"/>
                <w:highlight w:val="none"/>
              </w:rPr>
            </w:pPr>
            <w:r>
              <w:rPr>
                <w:rFonts w:hint="eastAsia"/>
                <w:kern w:val="2"/>
                <w:sz w:val="21"/>
                <w:szCs w:val="21"/>
                <w:highlight w:val="none"/>
              </w:rPr>
              <w:t>因落实政府采购政策进行价格调整的，以调整后的价格计算评标基准价和投标报价。</w:t>
            </w:r>
          </w:p>
          <w:p w14:paraId="152086D7">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highlight w:val="none"/>
              </w:rPr>
            </w:pPr>
            <w:r>
              <w:rPr>
                <w:rFonts w:hint="eastAsia"/>
                <w:b/>
                <w:bCs/>
                <w:highlight w:val="none"/>
              </w:rPr>
              <w:t>注：投标人的“技术规格响应情况”“技术规格偏离情况”等必须与客观实际保持一致，响应不实且情节严重的，经查实，将依法记入供应商诚信档案或受到行政处罚。</w:t>
            </w:r>
          </w:p>
          <w:tbl>
            <w:tblPr>
              <w:tblStyle w:val="43"/>
              <w:tblpPr w:leftFromText="180" w:rightFromText="180" w:vertAnchor="text" w:horzAnchor="page" w:tblpX="-70" w:tblpY="1248"/>
              <w:tblOverlap w:val="never"/>
              <w:tblW w:w="4999" w:type="pct"/>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20" w:type="dxa"/>
                <w:left w:w="108" w:type="dxa"/>
                <w:bottom w:w="20" w:type="dxa"/>
                <w:right w:w="108" w:type="dxa"/>
              </w:tblCellMar>
            </w:tblPr>
            <w:tblGrid>
              <w:gridCol w:w="652"/>
              <w:gridCol w:w="652"/>
              <w:gridCol w:w="1481"/>
              <w:gridCol w:w="1274"/>
              <w:gridCol w:w="4970"/>
            </w:tblGrid>
            <w:tr w14:paraId="59778B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761" w:hRule="atLeast"/>
              </w:trPr>
              <w:tc>
                <w:tcPr>
                  <w:tcW w:w="361" w:type="pct"/>
                  <w:tcBorders>
                    <w:tl2br w:val="nil"/>
                    <w:tr2bl w:val="nil"/>
                  </w:tcBorders>
                  <w:shd w:val="clear" w:color="auto" w:fill="E6EFFA"/>
                  <w:noWrap w:val="0"/>
                  <w:vAlign w:val="center"/>
                </w:tcPr>
                <w:p w14:paraId="75A3886B">
                  <w:pPr>
                    <w:wordWrap w:val="0"/>
                    <w:jc w:val="center"/>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序号</w:t>
                  </w:r>
                </w:p>
              </w:tc>
              <w:tc>
                <w:tcPr>
                  <w:tcW w:w="1886" w:type="pct"/>
                  <w:gridSpan w:val="3"/>
                  <w:tcBorders>
                    <w:tl2br w:val="nil"/>
                    <w:tr2bl w:val="nil"/>
                  </w:tcBorders>
                  <w:shd w:val="clear" w:color="auto" w:fill="E6EFFA"/>
                  <w:noWrap w:val="0"/>
                  <w:vAlign w:val="center"/>
                </w:tcPr>
                <w:p w14:paraId="0EC06BAF">
                  <w:pPr>
                    <w:wordWrap w:val="0"/>
                    <w:jc w:val="center"/>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评分项</w:t>
                  </w:r>
                </w:p>
              </w:tc>
              <w:tc>
                <w:tcPr>
                  <w:tcW w:w="2751" w:type="pct"/>
                  <w:tcBorders>
                    <w:tl2br w:val="nil"/>
                    <w:tr2bl w:val="nil"/>
                  </w:tcBorders>
                  <w:shd w:val="clear" w:color="auto" w:fill="E6EFFA"/>
                  <w:noWrap w:val="0"/>
                  <w:vAlign w:val="center"/>
                </w:tcPr>
                <w:p w14:paraId="4FBD98B7">
                  <w:pPr>
                    <w:wordWrap w:val="0"/>
                    <w:jc w:val="center"/>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权重(%)</w:t>
                  </w:r>
                </w:p>
              </w:tc>
            </w:tr>
            <w:tr w14:paraId="288441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452" w:hRule="atLeast"/>
              </w:trPr>
              <w:tc>
                <w:tcPr>
                  <w:tcW w:w="361" w:type="pct"/>
                  <w:tcBorders>
                    <w:tl2br w:val="nil"/>
                    <w:tr2bl w:val="nil"/>
                  </w:tcBorders>
                  <w:noWrap w:val="0"/>
                  <w:vAlign w:val="top"/>
                </w:tcPr>
                <w:p w14:paraId="1068B2A8">
                  <w:pPr>
                    <w:wordWrap w:val="0"/>
                    <w:jc w:val="center"/>
                    <w:rPr>
                      <w:rFonts w:hint="eastAsia" w:asciiTheme="minorEastAsia" w:hAnsiTheme="minorEastAsia" w:eastAsiaTheme="minorEastAsia" w:cstheme="minorEastAsia"/>
                      <w:b/>
                      <w:bCs/>
                      <w:color w:val="0000FF"/>
                      <w:sz w:val="21"/>
                      <w:szCs w:val="21"/>
                    </w:rPr>
                  </w:pPr>
                  <w:r>
                    <w:rPr>
                      <w:rFonts w:hint="eastAsia" w:asciiTheme="minorEastAsia" w:hAnsiTheme="minorEastAsia" w:eastAsiaTheme="minorEastAsia" w:cstheme="minorEastAsia"/>
                      <w:b/>
                      <w:bCs/>
                      <w:color w:val="0000FF"/>
                      <w:sz w:val="21"/>
                      <w:szCs w:val="21"/>
                    </w:rPr>
                    <w:t>1</w:t>
                  </w:r>
                </w:p>
              </w:tc>
              <w:tc>
                <w:tcPr>
                  <w:tcW w:w="1886" w:type="pct"/>
                  <w:gridSpan w:val="3"/>
                  <w:tcBorders>
                    <w:tl2br w:val="nil"/>
                    <w:tr2bl w:val="nil"/>
                  </w:tcBorders>
                  <w:noWrap w:val="0"/>
                  <w:vAlign w:val="top"/>
                </w:tcPr>
                <w:p w14:paraId="0C902C6B">
                  <w:pPr>
                    <w:wordWrap w:val="0"/>
                    <w:jc w:val="center"/>
                    <w:rPr>
                      <w:rFonts w:hint="eastAsia" w:asciiTheme="minorEastAsia" w:hAnsiTheme="minorEastAsia" w:eastAsiaTheme="minorEastAsia" w:cstheme="minorEastAsia"/>
                      <w:b/>
                      <w:bCs/>
                      <w:color w:val="0000FF"/>
                      <w:sz w:val="21"/>
                      <w:szCs w:val="21"/>
                    </w:rPr>
                  </w:pPr>
                  <w:r>
                    <w:rPr>
                      <w:rFonts w:hint="eastAsia" w:asciiTheme="minorEastAsia" w:hAnsiTheme="minorEastAsia" w:eastAsiaTheme="minorEastAsia" w:cstheme="minorEastAsia"/>
                      <w:b/>
                      <w:bCs/>
                      <w:color w:val="0000FF"/>
                      <w:sz w:val="21"/>
                      <w:szCs w:val="21"/>
                    </w:rPr>
                    <w:t>价格</w:t>
                  </w:r>
                </w:p>
              </w:tc>
              <w:tc>
                <w:tcPr>
                  <w:tcW w:w="2751" w:type="pct"/>
                  <w:tcBorders>
                    <w:tl2br w:val="nil"/>
                    <w:tr2bl w:val="nil"/>
                  </w:tcBorders>
                  <w:noWrap w:val="0"/>
                  <w:vAlign w:val="top"/>
                </w:tcPr>
                <w:p w14:paraId="452A0C45">
                  <w:pPr>
                    <w:wordWrap w:val="0"/>
                    <w:jc w:val="center"/>
                    <w:rPr>
                      <w:rFonts w:hint="eastAsia" w:asciiTheme="minorEastAsia" w:hAnsiTheme="minorEastAsia" w:eastAsiaTheme="minorEastAsia" w:cstheme="minorEastAsia"/>
                      <w:b/>
                      <w:bCs/>
                      <w:color w:val="0000FF"/>
                      <w:sz w:val="21"/>
                      <w:szCs w:val="21"/>
                      <w:lang w:val="en-US" w:eastAsia="zh-CN"/>
                    </w:rPr>
                  </w:pPr>
                  <w:r>
                    <w:rPr>
                      <w:rFonts w:hint="eastAsia" w:asciiTheme="minorEastAsia" w:hAnsiTheme="minorEastAsia" w:eastAsiaTheme="minorEastAsia" w:cstheme="minorEastAsia"/>
                      <w:b/>
                      <w:bCs/>
                      <w:color w:val="0000FF"/>
                      <w:sz w:val="21"/>
                      <w:szCs w:val="21"/>
                    </w:rPr>
                    <w:t>3</w:t>
                  </w:r>
                  <w:r>
                    <w:rPr>
                      <w:rFonts w:hint="eastAsia" w:asciiTheme="minorEastAsia" w:hAnsiTheme="minorEastAsia" w:eastAsiaTheme="minorEastAsia" w:cstheme="minorEastAsia"/>
                      <w:b/>
                      <w:bCs/>
                      <w:color w:val="0000FF"/>
                      <w:sz w:val="21"/>
                      <w:szCs w:val="21"/>
                      <w:lang w:val="en-US" w:eastAsia="zh-CN"/>
                    </w:rPr>
                    <w:t>0</w:t>
                  </w:r>
                </w:p>
              </w:tc>
            </w:tr>
            <w:tr w14:paraId="4BBBB7B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511" w:hRule="atLeast"/>
              </w:trPr>
              <w:tc>
                <w:tcPr>
                  <w:tcW w:w="361" w:type="pct"/>
                  <w:vMerge w:val="restart"/>
                  <w:tcBorders>
                    <w:tl2br w:val="nil"/>
                    <w:tr2bl w:val="nil"/>
                  </w:tcBorders>
                  <w:noWrap w:val="0"/>
                  <w:vAlign w:val="center"/>
                </w:tcPr>
                <w:p w14:paraId="6C081C21">
                  <w:pPr>
                    <w:wordWrap w:val="0"/>
                    <w:jc w:val="center"/>
                    <w:rPr>
                      <w:rFonts w:hint="eastAsia" w:asciiTheme="minorEastAsia" w:hAnsiTheme="minorEastAsia" w:eastAsiaTheme="minorEastAsia" w:cstheme="minorEastAsia"/>
                      <w:b/>
                      <w:bCs/>
                      <w:color w:val="0000FF"/>
                      <w:sz w:val="21"/>
                      <w:szCs w:val="21"/>
                    </w:rPr>
                  </w:pPr>
                  <w:r>
                    <w:rPr>
                      <w:rFonts w:hint="eastAsia" w:asciiTheme="minorEastAsia" w:hAnsiTheme="minorEastAsia" w:eastAsiaTheme="minorEastAsia" w:cstheme="minorEastAsia"/>
                      <w:b/>
                      <w:bCs/>
                      <w:color w:val="0000FF"/>
                      <w:sz w:val="21"/>
                      <w:szCs w:val="21"/>
                    </w:rPr>
                    <w:t>2</w:t>
                  </w:r>
                </w:p>
              </w:tc>
              <w:tc>
                <w:tcPr>
                  <w:tcW w:w="1886" w:type="pct"/>
                  <w:gridSpan w:val="3"/>
                  <w:tcBorders>
                    <w:tl2br w:val="nil"/>
                    <w:tr2bl w:val="nil"/>
                  </w:tcBorders>
                  <w:noWrap w:val="0"/>
                  <w:vAlign w:val="top"/>
                </w:tcPr>
                <w:p w14:paraId="4FD1EDBA">
                  <w:pPr>
                    <w:wordWrap w:val="0"/>
                    <w:jc w:val="center"/>
                    <w:rPr>
                      <w:rFonts w:hint="eastAsia" w:asciiTheme="minorEastAsia" w:hAnsiTheme="minorEastAsia" w:eastAsiaTheme="minorEastAsia" w:cstheme="minorEastAsia"/>
                      <w:b/>
                      <w:bCs/>
                      <w:color w:val="0000FF"/>
                      <w:sz w:val="21"/>
                      <w:szCs w:val="21"/>
                    </w:rPr>
                  </w:pPr>
                  <w:r>
                    <w:rPr>
                      <w:rFonts w:hint="eastAsia" w:asciiTheme="minorEastAsia" w:hAnsiTheme="minorEastAsia" w:eastAsiaTheme="minorEastAsia" w:cstheme="minorEastAsia"/>
                      <w:b/>
                      <w:bCs/>
                      <w:color w:val="0000FF"/>
                      <w:sz w:val="21"/>
                      <w:szCs w:val="21"/>
                    </w:rPr>
                    <w:t>技术部分</w:t>
                  </w:r>
                </w:p>
              </w:tc>
              <w:tc>
                <w:tcPr>
                  <w:tcW w:w="2751" w:type="pct"/>
                  <w:tcBorders>
                    <w:tl2br w:val="nil"/>
                    <w:tr2bl w:val="nil"/>
                  </w:tcBorders>
                  <w:noWrap w:val="0"/>
                  <w:vAlign w:val="top"/>
                </w:tcPr>
                <w:p w14:paraId="373B342E">
                  <w:pPr>
                    <w:wordWrap w:val="0"/>
                    <w:jc w:val="center"/>
                    <w:rPr>
                      <w:rFonts w:hint="eastAsia" w:asciiTheme="minorEastAsia" w:hAnsiTheme="minorEastAsia" w:eastAsiaTheme="minorEastAsia" w:cstheme="minorEastAsia"/>
                      <w:b/>
                      <w:bCs/>
                      <w:color w:val="0000FF"/>
                      <w:sz w:val="21"/>
                      <w:szCs w:val="21"/>
                      <w:lang w:val="en-US" w:eastAsia="zh-CN"/>
                    </w:rPr>
                  </w:pPr>
                  <w:r>
                    <w:rPr>
                      <w:rFonts w:hint="eastAsia" w:asciiTheme="minorEastAsia" w:hAnsiTheme="minorEastAsia" w:eastAsiaTheme="minorEastAsia" w:cstheme="minorEastAsia"/>
                      <w:b/>
                      <w:bCs/>
                      <w:color w:val="0000FF"/>
                      <w:sz w:val="21"/>
                      <w:szCs w:val="21"/>
                      <w:lang w:val="en-US" w:eastAsia="zh-CN"/>
                    </w:rPr>
                    <w:t>5</w:t>
                  </w:r>
                  <w:del w:id="0" w:author="王秀子" w:date="2024-10-30T22:49:47Z">
                    <w:r>
                      <w:rPr>
                        <w:rFonts w:hint="default" w:asciiTheme="minorEastAsia" w:hAnsiTheme="minorEastAsia" w:eastAsiaTheme="minorEastAsia" w:cstheme="minorEastAsia"/>
                        <w:b/>
                        <w:bCs/>
                        <w:color w:val="0000FF"/>
                        <w:sz w:val="21"/>
                        <w:szCs w:val="21"/>
                        <w:lang w:val="en-US" w:eastAsia="zh-CN"/>
                      </w:rPr>
                      <w:delText>6</w:delText>
                    </w:r>
                  </w:del>
                  <w:ins w:id="1" w:author="王秀子" w:date="2024-10-30T22:49:47Z">
                    <w:r>
                      <w:rPr>
                        <w:rFonts w:hint="eastAsia" w:asciiTheme="minorEastAsia" w:hAnsiTheme="minorEastAsia" w:eastAsiaTheme="minorEastAsia" w:cstheme="minorEastAsia"/>
                        <w:b/>
                        <w:bCs/>
                        <w:color w:val="0000FF"/>
                        <w:sz w:val="21"/>
                        <w:szCs w:val="21"/>
                        <w:lang w:val="en-US" w:eastAsia="zh-CN"/>
                      </w:rPr>
                      <w:t>3</w:t>
                    </w:r>
                  </w:ins>
                </w:p>
              </w:tc>
            </w:tr>
            <w:tr w14:paraId="087943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1399" w:hRule="atLeast"/>
              </w:trPr>
              <w:tc>
                <w:tcPr>
                  <w:tcW w:w="361" w:type="pct"/>
                  <w:vMerge w:val="continue"/>
                  <w:tcBorders>
                    <w:tl2br w:val="nil"/>
                    <w:tr2bl w:val="nil"/>
                  </w:tcBorders>
                  <w:shd w:val="clear" w:color="auto" w:fill="E6EFFA"/>
                  <w:noWrap w:val="0"/>
                  <w:vAlign w:val="center"/>
                </w:tcPr>
                <w:p w14:paraId="7CF3C096">
                  <w:pPr>
                    <w:wordWrap w:val="0"/>
                    <w:jc w:val="center"/>
                    <w:rPr>
                      <w:rFonts w:hint="eastAsia" w:asciiTheme="minorEastAsia" w:hAnsiTheme="minorEastAsia" w:eastAsiaTheme="minorEastAsia" w:cstheme="minorEastAsia"/>
                      <w:b/>
                      <w:bCs/>
                      <w:color w:val="0000FF"/>
                      <w:sz w:val="21"/>
                      <w:szCs w:val="21"/>
                    </w:rPr>
                  </w:pPr>
                </w:p>
              </w:tc>
              <w:tc>
                <w:tcPr>
                  <w:tcW w:w="361" w:type="pct"/>
                  <w:tcBorders>
                    <w:tl2br w:val="nil"/>
                    <w:tr2bl w:val="nil"/>
                  </w:tcBorders>
                  <w:shd w:val="clear" w:color="auto" w:fill="E6EFFA"/>
                  <w:noWrap w:val="0"/>
                  <w:vAlign w:val="center"/>
                </w:tcPr>
                <w:p w14:paraId="005B79CF">
                  <w:pPr>
                    <w:wordWrap w:val="0"/>
                    <w:jc w:val="center"/>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序号</w:t>
                  </w:r>
                </w:p>
              </w:tc>
              <w:tc>
                <w:tcPr>
                  <w:tcW w:w="820" w:type="pct"/>
                  <w:tcBorders>
                    <w:tl2br w:val="nil"/>
                    <w:tr2bl w:val="nil"/>
                  </w:tcBorders>
                  <w:shd w:val="clear" w:color="auto" w:fill="E6EFFA"/>
                  <w:noWrap w:val="0"/>
                  <w:vAlign w:val="center"/>
                </w:tcPr>
                <w:p w14:paraId="5B5161F7">
                  <w:pPr>
                    <w:wordWrap w:val="0"/>
                    <w:jc w:val="center"/>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评分因素</w:t>
                  </w:r>
                </w:p>
              </w:tc>
              <w:tc>
                <w:tcPr>
                  <w:tcW w:w="703" w:type="pct"/>
                  <w:tcBorders>
                    <w:tl2br w:val="nil"/>
                    <w:tr2bl w:val="nil"/>
                  </w:tcBorders>
                  <w:shd w:val="clear" w:color="auto" w:fill="E6EFFA"/>
                  <w:noWrap w:val="0"/>
                  <w:vAlign w:val="center"/>
                </w:tcPr>
                <w:p w14:paraId="73D1106C">
                  <w:pPr>
                    <w:wordWrap w:val="0"/>
                    <w:jc w:val="center"/>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权重(%)</w:t>
                  </w:r>
                </w:p>
              </w:tc>
              <w:tc>
                <w:tcPr>
                  <w:tcW w:w="2751" w:type="pct"/>
                  <w:tcBorders>
                    <w:tl2br w:val="nil"/>
                    <w:tr2bl w:val="nil"/>
                  </w:tcBorders>
                  <w:shd w:val="clear" w:color="auto" w:fill="E6EFFA"/>
                  <w:noWrap w:val="0"/>
                  <w:vAlign w:val="center"/>
                </w:tcPr>
                <w:p w14:paraId="52911FD1">
                  <w:pPr>
                    <w:wordWrap w:val="0"/>
                    <w:jc w:val="center"/>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评分准则</w:t>
                  </w:r>
                </w:p>
              </w:tc>
            </w:tr>
            <w:tr w14:paraId="5B45E3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1097" w:hRule="atLeast"/>
              </w:trPr>
              <w:tc>
                <w:tcPr>
                  <w:tcW w:w="361" w:type="pct"/>
                  <w:vMerge w:val="continue"/>
                  <w:tcBorders>
                    <w:tl2br w:val="nil"/>
                    <w:tr2bl w:val="nil"/>
                  </w:tcBorders>
                  <w:noWrap w:val="0"/>
                  <w:vAlign w:val="top"/>
                </w:tcPr>
                <w:p w14:paraId="5C7AD7D9">
                  <w:pPr>
                    <w:wordWrap w:val="0"/>
                    <w:jc w:val="center"/>
                    <w:rPr>
                      <w:rFonts w:hint="eastAsia" w:asciiTheme="minorEastAsia" w:hAnsiTheme="minorEastAsia" w:eastAsiaTheme="minorEastAsia" w:cstheme="minorEastAsia"/>
                      <w:b/>
                      <w:bCs/>
                      <w:color w:val="0000FF"/>
                      <w:sz w:val="21"/>
                      <w:szCs w:val="21"/>
                    </w:rPr>
                  </w:pPr>
                </w:p>
              </w:tc>
              <w:tc>
                <w:tcPr>
                  <w:tcW w:w="361" w:type="pct"/>
                  <w:tcBorders>
                    <w:tl2br w:val="nil"/>
                    <w:tr2bl w:val="nil"/>
                  </w:tcBorders>
                  <w:noWrap w:val="0"/>
                  <w:vAlign w:val="top"/>
                </w:tcPr>
                <w:p w14:paraId="4AAB558D">
                  <w:pPr>
                    <w:wordWrap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820" w:type="pct"/>
                  <w:tcBorders>
                    <w:tl2br w:val="nil"/>
                    <w:tr2bl w:val="nil"/>
                  </w:tcBorders>
                  <w:noWrap w:val="0"/>
                  <w:vAlign w:val="top"/>
                </w:tcPr>
                <w:p w14:paraId="1FD45B7D">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技术要求偏离情况</w:t>
                  </w:r>
                </w:p>
              </w:tc>
              <w:tc>
                <w:tcPr>
                  <w:tcW w:w="703" w:type="pct"/>
                  <w:tcBorders>
                    <w:tl2br w:val="nil"/>
                    <w:tr2bl w:val="nil"/>
                  </w:tcBorders>
                  <w:noWrap w:val="0"/>
                  <w:vAlign w:val="top"/>
                </w:tcPr>
                <w:p w14:paraId="56DE3061">
                  <w:pPr>
                    <w:wordWrap w:val="0"/>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50</w:t>
                  </w:r>
                </w:p>
              </w:tc>
              <w:tc>
                <w:tcPr>
                  <w:tcW w:w="2751" w:type="pct"/>
                  <w:tcBorders>
                    <w:tl2br w:val="nil"/>
                    <w:tr2bl w:val="nil"/>
                  </w:tcBorders>
                  <w:noWrap w:val="0"/>
                  <w:vAlign w:val="top"/>
                </w:tcPr>
                <w:p w14:paraId="50B66810">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投标人应如实填写《技术要求偏离表》，评审委员会根据技术需求参数响应情况进行打分：</w:t>
                  </w:r>
                </w:p>
                <w:p w14:paraId="6A173915">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各项技术参数指标及要求全部满足的得</w:t>
                  </w:r>
                  <w:commentRangeStart w:id="0"/>
                  <w:r>
                    <w:rPr>
                      <w:rFonts w:hint="eastAsia" w:asciiTheme="minorEastAsia" w:hAnsiTheme="minorEastAsia" w:eastAsiaTheme="minorEastAsia" w:cstheme="minorEastAsia"/>
                      <w:sz w:val="21"/>
                      <w:szCs w:val="21"/>
                      <w:lang w:val="en-US" w:eastAsia="zh-CN"/>
                    </w:rPr>
                    <w:t>50</w:t>
                  </w:r>
                  <w:r>
                    <w:rPr>
                      <w:rFonts w:hint="eastAsia" w:asciiTheme="minorEastAsia" w:hAnsiTheme="minorEastAsia" w:eastAsiaTheme="minorEastAsia" w:cstheme="minorEastAsia"/>
                      <w:sz w:val="21"/>
                      <w:szCs w:val="21"/>
                    </w:rPr>
                    <w:t>分</w:t>
                  </w:r>
                  <w:commentRangeEnd w:id="0"/>
                  <w:r>
                    <w:commentReference w:id="0"/>
                  </w:r>
                  <w:r>
                    <w:rPr>
                      <w:rFonts w:hint="eastAsia" w:asciiTheme="minorEastAsia" w:hAnsiTheme="minorEastAsia" w:eastAsiaTheme="minorEastAsia" w:cstheme="minorEastAsia"/>
                      <w:sz w:val="21"/>
                      <w:szCs w:val="21"/>
                    </w:rPr>
                    <w:t>，</w:t>
                  </w:r>
                </w:p>
                <w:p w14:paraId="6CFFDC19">
                  <w:pPr>
                    <w:wordWrap w:val="0"/>
                    <w:jc w:val="left"/>
                    <w:rPr>
                      <w:rFonts w:hint="eastAsia" w:asciiTheme="minorEastAsia" w:hAnsiTheme="minorEastAsia" w:eastAsiaTheme="minorEastAsia" w:cstheme="minorEastAsia"/>
                      <w:sz w:val="21"/>
                      <w:szCs w:val="21"/>
                    </w:rPr>
                  </w:pPr>
                  <w:commentRangeStart w:id="1"/>
                  <w:r>
                    <w:rPr>
                      <w:rFonts w:hint="eastAsia" w:asciiTheme="minorEastAsia" w:hAnsiTheme="minorEastAsia" w:eastAsiaTheme="minorEastAsia" w:cstheme="minorEastAsia"/>
                      <w:sz w:val="21"/>
                      <w:szCs w:val="21"/>
                    </w:rPr>
                    <w:t>带▲的参数为重要项，每负偏离一项扣</w:t>
                  </w:r>
                  <w:r>
                    <w:rPr>
                      <w:rFonts w:hint="eastAsia" w:asciiTheme="minorEastAsia" w:hAnsiTheme="minorEastAsia" w:eastAsiaTheme="minorEastAsia" w:cstheme="minorEastAsia"/>
                      <w:sz w:val="21"/>
                      <w:szCs w:val="21"/>
                      <w:lang w:val="en-US" w:eastAsia="zh-CN"/>
                    </w:rPr>
                    <w:t>4.5</w:t>
                  </w:r>
                  <w:r>
                    <w:rPr>
                      <w:rFonts w:hint="eastAsia" w:asciiTheme="minorEastAsia" w:hAnsiTheme="minorEastAsia" w:eastAsiaTheme="minorEastAsia" w:cstheme="minorEastAsia"/>
                      <w:sz w:val="21"/>
                      <w:szCs w:val="21"/>
                    </w:rPr>
                    <w:t>分；</w:t>
                  </w:r>
                </w:p>
                <w:p w14:paraId="580495F7">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普通参数每负偏离一项扣</w:t>
                  </w:r>
                  <w:r>
                    <w:rPr>
                      <w:rFonts w:hint="eastAsia" w:asciiTheme="minorEastAsia" w:hAnsiTheme="minorEastAsia" w:eastAsiaTheme="minorEastAsia" w:cstheme="minorEastAsia"/>
                      <w:sz w:val="21"/>
                      <w:szCs w:val="21"/>
                      <w:lang w:val="en-US" w:eastAsia="zh-CN"/>
                    </w:rPr>
                    <w:t>0.</w:t>
                  </w:r>
                  <w:r>
                    <w:rPr>
                      <w:rFonts w:hint="eastAsia" w:asciiTheme="minorEastAsia" w:hAnsiTheme="minorEastAsia" w:eastAsiaTheme="minorEastAsia" w:cstheme="minorEastAsia"/>
                      <w:sz w:val="21"/>
                      <w:szCs w:val="21"/>
                    </w:rPr>
                    <w:t>1分</w:t>
                  </w:r>
                  <w:commentRangeEnd w:id="1"/>
                  <w:r>
                    <w:commentReference w:id="1"/>
                  </w:r>
                  <w:r>
                    <w:rPr>
                      <w:rFonts w:hint="eastAsia" w:asciiTheme="minorEastAsia" w:hAnsiTheme="minorEastAsia" w:eastAsiaTheme="minorEastAsia" w:cstheme="minorEastAsia"/>
                      <w:sz w:val="21"/>
                      <w:szCs w:val="21"/>
                    </w:rPr>
                    <w:t>；扣完为止。</w:t>
                  </w:r>
                </w:p>
              </w:tc>
            </w:tr>
            <w:tr w14:paraId="22A571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884" w:hRule="atLeast"/>
              </w:trPr>
              <w:tc>
                <w:tcPr>
                  <w:tcW w:w="361" w:type="pct"/>
                  <w:vMerge w:val="continue"/>
                  <w:tcBorders>
                    <w:tl2br w:val="nil"/>
                    <w:tr2bl w:val="nil"/>
                  </w:tcBorders>
                  <w:noWrap w:val="0"/>
                  <w:vAlign w:val="top"/>
                </w:tcPr>
                <w:p w14:paraId="7BB7385C">
                  <w:pPr>
                    <w:wordWrap w:val="0"/>
                    <w:jc w:val="center"/>
                    <w:rPr>
                      <w:rFonts w:hint="eastAsia" w:asciiTheme="minorEastAsia" w:hAnsiTheme="minorEastAsia" w:eastAsiaTheme="minorEastAsia" w:cstheme="minorEastAsia"/>
                      <w:b/>
                      <w:bCs/>
                      <w:color w:val="0000FF"/>
                      <w:sz w:val="21"/>
                      <w:szCs w:val="21"/>
                    </w:rPr>
                  </w:pPr>
                </w:p>
              </w:tc>
              <w:tc>
                <w:tcPr>
                  <w:tcW w:w="361" w:type="pct"/>
                  <w:tcBorders>
                    <w:tl2br w:val="nil"/>
                    <w:tr2bl w:val="nil"/>
                  </w:tcBorders>
                  <w:noWrap w:val="0"/>
                  <w:vAlign w:val="top"/>
                </w:tcPr>
                <w:p w14:paraId="1861E4E2">
                  <w:pPr>
                    <w:wordWrap w:val="0"/>
                    <w:jc w:val="center"/>
                    <w:rPr>
                      <w:rFonts w:hint="eastAsia" w:asciiTheme="minorEastAsia" w:hAnsiTheme="minorEastAsia" w:eastAsiaTheme="minorEastAsia" w:cstheme="minorEastAsia"/>
                      <w:strike/>
                      <w:dstrike w:val="0"/>
                      <w:sz w:val="21"/>
                      <w:szCs w:val="21"/>
                    </w:rPr>
                  </w:pPr>
                  <w:r>
                    <w:rPr>
                      <w:rFonts w:hint="eastAsia" w:asciiTheme="minorEastAsia" w:hAnsiTheme="minorEastAsia" w:eastAsiaTheme="minorEastAsia" w:cstheme="minorEastAsia"/>
                      <w:strike/>
                      <w:dstrike w:val="0"/>
                      <w:sz w:val="21"/>
                      <w:szCs w:val="21"/>
                    </w:rPr>
                    <w:t>2</w:t>
                  </w:r>
                </w:p>
              </w:tc>
              <w:tc>
                <w:tcPr>
                  <w:tcW w:w="820" w:type="pct"/>
                  <w:tcBorders>
                    <w:tl2br w:val="nil"/>
                    <w:tr2bl w:val="nil"/>
                  </w:tcBorders>
                  <w:noWrap w:val="0"/>
                  <w:vAlign w:val="top"/>
                </w:tcPr>
                <w:p w14:paraId="65E94919">
                  <w:pPr>
                    <w:wordWrap w:val="0"/>
                    <w:jc w:val="left"/>
                    <w:rPr>
                      <w:rFonts w:hint="eastAsia" w:asciiTheme="minorEastAsia" w:hAnsiTheme="minorEastAsia" w:eastAsiaTheme="minorEastAsia" w:cstheme="minorEastAsia"/>
                      <w:strike/>
                      <w:dstrike w:val="0"/>
                      <w:sz w:val="21"/>
                      <w:szCs w:val="21"/>
                    </w:rPr>
                  </w:pPr>
                  <w:r>
                    <w:rPr>
                      <w:rFonts w:hint="eastAsia" w:asciiTheme="minorEastAsia" w:hAnsiTheme="minorEastAsia" w:eastAsiaTheme="minorEastAsia" w:cstheme="minorEastAsia"/>
                      <w:strike/>
                      <w:dstrike w:val="0"/>
                      <w:sz w:val="21"/>
                      <w:szCs w:val="21"/>
                    </w:rPr>
                    <w:t>技术保障措施</w:t>
                  </w:r>
                </w:p>
              </w:tc>
              <w:tc>
                <w:tcPr>
                  <w:tcW w:w="703" w:type="pct"/>
                  <w:tcBorders>
                    <w:tl2br w:val="nil"/>
                    <w:tr2bl w:val="nil"/>
                  </w:tcBorders>
                  <w:noWrap w:val="0"/>
                  <w:vAlign w:val="top"/>
                </w:tcPr>
                <w:p w14:paraId="79F6F1C5">
                  <w:pPr>
                    <w:wordWrap w:val="0"/>
                    <w:jc w:val="center"/>
                    <w:rPr>
                      <w:rFonts w:hint="eastAsia" w:asciiTheme="minorEastAsia" w:hAnsiTheme="minorEastAsia" w:eastAsiaTheme="minorEastAsia" w:cstheme="minorEastAsia"/>
                      <w:strike/>
                      <w:dstrike w:val="0"/>
                      <w:sz w:val="21"/>
                      <w:szCs w:val="21"/>
                      <w:lang w:eastAsia="zh-CN"/>
                    </w:rPr>
                  </w:pPr>
                  <w:r>
                    <w:rPr>
                      <w:rFonts w:hint="eastAsia" w:asciiTheme="minorEastAsia" w:hAnsiTheme="minorEastAsia" w:eastAsiaTheme="minorEastAsia" w:cstheme="minorEastAsia"/>
                      <w:strike/>
                      <w:dstrike w:val="0"/>
                      <w:sz w:val="21"/>
                      <w:szCs w:val="21"/>
                      <w:lang w:val="en-US" w:eastAsia="zh-CN"/>
                    </w:rPr>
                    <w:t>3</w:t>
                  </w:r>
                </w:p>
              </w:tc>
              <w:tc>
                <w:tcPr>
                  <w:tcW w:w="2751" w:type="pct"/>
                  <w:tcBorders>
                    <w:tl2br w:val="nil"/>
                    <w:tr2bl w:val="nil"/>
                  </w:tcBorders>
                  <w:noWrap w:val="0"/>
                  <w:vAlign w:val="top"/>
                </w:tcPr>
                <w:p w14:paraId="3420D5BB">
                  <w:pPr>
                    <w:wordWrap w:val="0"/>
                    <w:jc w:val="left"/>
                    <w:rPr>
                      <w:rFonts w:hint="eastAsia" w:asciiTheme="minorEastAsia" w:hAnsiTheme="minorEastAsia" w:eastAsiaTheme="minorEastAsia" w:cstheme="minorEastAsia"/>
                      <w:strike/>
                      <w:dstrike w:val="0"/>
                      <w:sz w:val="21"/>
                      <w:szCs w:val="21"/>
                    </w:rPr>
                  </w:pPr>
                  <w:commentRangeStart w:id="2"/>
                  <w:r>
                    <w:rPr>
                      <w:rFonts w:hint="eastAsia" w:asciiTheme="minorEastAsia" w:hAnsiTheme="minorEastAsia" w:eastAsiaTheme="minorEastAsia" w:cstheme="minorEastAsia"/>
                      <w:strike/>
                      <w:dstrike w:val="0"/>
                      <w:sz w:val="21"/>
                      <w:szCs w:val="21"/>
                    </w:rPr>
                    <w:t>1、投标人具有有效期内的环境管理体系认证证书。</w:t>
                  </w:r>
                </w:p>
                <w:p w14:paraId="6441A2AB">
                  <w:pPr>
                    <w:wordWrap w:val="0"/>
                    <w:rPr>
                      <w:rFonts w:hint="eastAsia" w:asciiTheme="minorEastAsia" w:hAnsiTheme="minorEastAsia" w:eastAsiaTheme="minorEastAsia" w:cstheme="minorEastAsia"/>
                      <w:strike/>
                      <w:dstrike w:val="0"/>
                      <w:sz w:val="21"/>
                      <w:szCs w:val="21"/>
                    </w:rPr>
                  </w:pPr>
                  <w:r>
                    <w:rPr>
                      <w:rFonts w:hint="eastAsia" w:asciiTheme="minorEastAsia" w:hAnsiTheme="minorEastAsia" w:eastAsiaTheme="minorEastAsia" w:cstheme="minorEastAsia"/>
                      <w:strike/>
                      <w:dstrike w:val="0"/>
                      <w:sz w:val="21"/>
                      <w:szCs w:val="21"/>
                    </w:rPr>
                    <w:t>2、投标人具有有效期内的质量管理体系认证证书。</w:t>
                  </w:r>
                </w:p>
                <w:p w14:paraId="21CC999B">
                  <w:pPr>
                    <w:wordWrap w:val="0"/>
                    <w:rPr>
                      <w:rFonts w:hint="eastAsia" w:asciiTheme="minorEastAsia" w:hAnsiTheme="minorEastAsia" w:eastAsiaTheme="minorEastAsia" w:cstheme="minorEastAsia"/>
                      <w:strike/>
                      <w:dstrike w:val="0"/>
                      <w:sz w:val="21"/>
                      <w:szCs w:val="21"/>
                    </w:rPr>
                  </w:pPr>
                  <w:r>
                    <w:rPr>
                      <w:rFonts w:hint="eastAsia" w:asciiTheme="minorEastAsia" w:hAnsiTheme="minorEastAsia" w:eastAsiaTheme="minorEastAsia" w:cstheme="minorEastAsia"/>
                      <w:strike/>
                      <w:dstrike w:val="0"/>
                      <w:sz w:val="21"/>
                      <w:szCs w:val="21"/>
                    </w:rPr>
                    <w:t xml:space="preserve">3、投标人具有有效期内的职业健康安全管理体系认证证书。 </w:t>
                  </w:r>
                </w:p>
                <w:p w14:paraId="0A89084B">
                  <w:pPr>
                    <w:wordWrap w:val="0"/>
                    <w:rPr>
                      <w:rFonts w:hint="eastAsia" w:asciiTheme="minorEastAsia" w:hAnsiTheme="minorEastAsia" w:eastAsiaTheme="minorEastAsia" w:cstheme="minorEastAsia"/>
                      <w:strike/>
                      <w:dstrike w:val="0"/>
                      <w:sz w:val="21"/>
                      <w:szCs w:val="21"/>
                    </w:rPr>
                  </w:pPr>
                  <w:r>
                    <w:rPr>
                      <w:rFonts w:hint="eastAsia" w:asciiTheme="minorEastAsia" w:hAnsiTheme="minorEastAsia" w:eastAsiaTheme="minorEastAsia" w:cstheme="minorEastAsia"/>
                      <w:strike/>
                      <w:dstrike w:val="0"/>
                      <w:sz w:val="21"/>
                      <w:szCs w:val="21"/>
                    </w:rPr>
                    <w:t>注：每一项证书得</w:t>
                  </w:r>
                  <w:r>
                    <w:rPr>
                      <w:rFonts w:hint="eastAsia" w:asciiTheme="minorEastAsia" w:hAnsiTheme="minorEastAsia" w:eastAsiaTheme="minorEastAsia" w:cstheme="minorEastAsia"/>
                      <w:strike/>
                      <w:dstrike w:val="0"/>
                      <w:sz w:val="21"/>
                      <w:szCs w:val="21"/>
                      <w:lang w:val="en-US" w:eastAsia="zh-CN"/>
                    </w:rPr>
                    <w:t>1</w:t>
                  </w:r>
                  <w:r>
                    <w:rPr>
                      <w:rFonts w:hint="eastAsia" w:asciiTheme="minorEastAsia" w:hAnsiTheme="minorEastAsia" w:eastAsiaTheme="minorEastAsia" w:cstheme="minorEastAsia"/>
                      <w:strike/>
                      <w:dstrike w:val="0"/>
                      <w:sz w:val="21"/>
                      <w:szCs w:val="21"/>
                    </w:rPr>
                    <w:t>分，提供全部3项的得</w:t>
                  </w:r>
                  <w:r>
                    <w:rPr>
                      <w:rFonts w:hint="eastAsia" w:asciiTheme="minorEastAsia" w:hAnsiTheme="minorEastAsia" w:eastAsiaTheme="minorEastAsia" w:cstheme="minorEastAsia"/>
                      <w:strike/>
                      <w:dstrike w:val="0"/>
                      <w:sz w:val="21"/>
                      <w:szCs w:val="21"/>
                      <w:lang w:val="en-US" w:eastAsia="zh-CN"/>
                    </w:rPr>
                    <w:t>3</w:t>
                  </w:r>
                  <w:r>
                    <w:rPr>
                      <w:rFonts w:hint="eastAsia" w:asciiTheme="minorEastAsia" w:hAnsiTheme="minorEastAsia" w:eastAsiaTheme="minorEastAsia" w:cstheme="minorEastAsia"/>
                      <w:strike/>
                      <w:dstrike w:val="0"/>
                      <w:sz w:val="21"/>
                      <w:szCs w:val="21"/>
                    </w:rPr>
                    <w:t xml:space="preserve">分。 </w:t>
                  </w:r>
                </w:p>
                <w:p w14:paraId="1503CD29">
                  <w:pPr>
                    <w:wordWrap w:val="0"/>
                    <w:rPr>
                      <w:rFonts w:hint="eastAsia" w:asciiTheme="minorEastAsia" w:hAnsiTheme="minorEastAsia" w:eastAsiaTheme="minorEastAsia" w:cstheme="minorEastAsia"/>
                      <w:strike/>
                      <w:dstrike w:val="0"/>
                      <w:sz w:val="21"/>
                      <w:szCs w:val="21"/>
                    </w:rPr>
                  </w:pPr>
                  <w:r>
                    <w:rPr>
                      <w:rFonts w:hint="eastAsia" w:asciiTheme="minorEastAsia" w:hAnsiTheme="minorEastAsia" w:eastAsiaTheme="minorEastAsia" w:cstheme="minorEastAsia"/>
                      <w:strike/>
                      <w:dstrike w:val="0"/>
                      <w:sz w:val="21"/>
                      <w:szCs w:val="21"/>
                    </w:rPr>
                    <w:t xml:space="preserve">提供上述证书扫描件（原件备查），应同时提供认证机构在全国认证认可信息公共服务平台官网（http://cx.cnca.cn/）或者国家认证认可监督委员会官网（http://www.cnca.gov.cn/），查询到机构信息的截图作为得分条件。 </w:t>
                  </w:r>
                </w:p>
                <w:p w14:paraId="072D2A7B">
                  <w:pPr>
                    <w:wordWrap w:val="0"/>
                    <w:rPr>
                      <w:rFonts w:hint="eastAsia" w:asciiTheme="minorEastAsia" w:hAnsiTheme="minorEastAsia" w:eastAsiaTheme="minorEastAsia" w:cstheme="minorEastAsia"/>
                      <w:strike/>
                      <w:dstrike w:val="0"/>
                      <w:sz w:val="21"/>
                      <w:szCs w:val="21"/>
                    </w:rPr>
                  </w:pPr>
                  <w:r>
                    <w:rPr>
                      <w:rFonts w:hint="eastAsia" w:asciiTheme="minorEastAsia" w:hAnsiTheme="minorEastAsia" w:eastAsiaTheme="minorEastAsia" w:cstheme="minorEastAsia"/>
                      <w:strike/>
                      <w:dstrike w:val="0"/>
                      <w:sz w:val="21"/>
                      <w:szCs w:val="21"/>
                    </w:rPr>
                    <w:t>评分中出现无证明资料或专家无法凭所提供资料判断是否得分的情况，一律作不得分处理。</w:t>
                  </w:r>
                  <w:commentRangeEnd w:id="2"/>
                  <w:r>
                    <w:rPr>
                      <w:strike/>
                      <w:dstrike w:val="0"/>
                    </w:rPr>
                    <w:commentReference w:id="2"/>
                  </w:r>
                </w:p>
              </w:tc>
            </w:tr>
            <w:tr w14:paraId="4454D3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884" w:hRule="atLeast"/>
              </w:trPr>
              <w:tc>
                <w:tcPr>
                  <w:tcW w:w="361" w:type="pct"/>
                  <w:tcBorders>
                    <w:tl2br w:val="nil"/>
                    <w:tr2bl w:val="nil"/>
                  </w:tcBorders>
                  <w:noWrap w:val="0"/>
                  <w:vAlign w:val="top"/>
                </w:tcPr>
                <w:p w14:paraId="0FFDF5B1">
                  <w:pPr>
                    <w:wordWrap w:val="0"/>
                    <w:jc w:val="center"/>
                    <w:rPr>
                      <w:rFonts w:hint="eastAsia" w:asciiTheme="minorEastAsia" w:hAnsiTheme="minorEastAsia" w:eastAsiaTheme="minorEastAsia" w:cstheme="minorEastAsia"/>
                      <w:b/>
                      <w:bCs/>
                      <w:color w:val="0000FF"/>
                      <w:sz w:val="21"/>
                      <w:szCs w:val="21"/>
                    </w:rPr>
                  </w:pPr>
                </w:p>
              </w:tc>
              <w:tc>
                <w:tcPr>
                  <w:tcW w:w="361" w:type="pct"/>
                  <w:tcBorders>
                    <w:tl2br w:val="nil"/>
                    <w:tr2bl w:val="nil"/>
                  </w:tcBorders>
                  <w:noWrap w:val="0"/>
                  <w:vAlign w:val="top"/>
                </w:tcPr>
                <w:p w14:paraId="6EF88738">
                  <w:pPr>
                    <w:wordWrap w:val="0"/>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w:t>
                  </w:r>
                </w:p>
              </w:tc>
              <w:tc>
                <w:tcPr>
                  <w:tcW w:w="820" w:type="pct"/>
                  <w:tcBorders>
                    <w:tl2br w:val="nil"/>
                    <w:tr2bl w:val="nil"/>
                  </w:tcBorders>
                  <w:noWrap w:val="0"/>
                  <w:vAlign w:val="top"/>
                </w:tcPr>
                <w:p w14:paraId="099EC8B2">
                  <w:pPr>
                    <w:wordWrap w:val="0"/>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样品</w:t>
                  </w:r>
                </w:p>
              </w:tc>
              <w:tc>
                <w:tcPr>
                  <w:tcW w:w="703" w:type="pct"/>
                  <w:tcBorders>
                    <w:tl2br w:val="nil"/>
                    <w:tr2bl w:val="nil"/>
                  </w:tcBorders>
                  <w:noWrap w:val="0"/>
                  <w:vAlign w:val="top"/>
                </w:tcPr>
                <w:p w14:paraId="12B71A85">
                  <w:pPr>
                    <w:wordWrap w:val="0"/>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w:t>
                  </w:r>
                </w:p>
              </w:tc>
              <w:tc>
                <w:tcPr>
                  <w:tcW w:w="2751" w:type="pct"/>
                  <w:tcBorders>
                    <w:tl2br w:val="nil"/>
                    <w:tr2bl w:val="nil"/>
                  </w:tcBorders>
                  <w:noWrap w:val="0"/>
                  <w:vAlign w:val="top"/>
                </w:tcPr>
                <w:p w14:paraId="764169BA">
                  <w:pPr>
                    <w:snapToGrid w:val="0"/>
                    <w:rPr>
                      <w:rFonts w:hint="eastAsia" w:asciiTheme="minorEastAsia" w:hAnsiTheme="minorEastAsia" w:eastAsiaTheme="minorEastAsia" w:cstheme="minorEastAsia"/>
                      <w:b/>
                      <w:color w:val="000000"/>
                      <w:sz w:val="21"/>
                      <w:szCs w:val="21"/>
                    </w:rPr>
                  </w:pPr>
                  <w:r>
                    <w:rPr>
                      <w:rFonts w:hint="eastAsia" w:asciiTheme="minorEastAsia" w:hAnsiTheme="minorEastAsia" w:eastAsiaTheme="minorEastAsia" w:cstheme="minorEastAsia"/>
                      <w:b/>
                      <w:color w:val="000000"/>
                      <w:sz w:val="21"/>
                      <w:szCs w:val="21"/>
                    </w:rPr>
                    <w:t>（一）评分标准：</w:t>
                  </w:r>
                </w:p>
                <w:p w14:paraId="17E70E3F">
                  <w:pPr>
                    <w:rPr>
                      <w:del w:id="2" w:author="王秀子" w:date="2024-10-30T22:53:30Z"/>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投标人根据招标技术</w:t>
                  </w:r>
                  <w:ins w:id="3" w:author="王秀子" w:date="2024-10-30T22:53:41Z">
                    <w:r>
                      <w:rPr>
                        <w:rFonts w:hint="eastAsia" w:asciiTheme="minorEastAsia" w:hAnsiTheme="minorEastAsia" w:eastAsiaTheme="minorEastAsia" w:cstheme="minorEastAsia"/>
                        <w:color w:val="000000"/>
                        <w:sz w:val="21"/>
                        <w:szCs w:val="21"/>
                        <w:lang w:eastAsia="zh-CN"/>
                      </w:rPr>
                      <w:t>“</w:t>
                    </w:r>
                  </w:ins>
                  <w:ins w:id="4" w:author="王秀子" w:date="2024-10-30T22:53:44Z">
                    <w:r>
                      <w:rPr>
                        <w:rFonts w:hint="eastAsia" w:asciiTheme="minorEastAsia" w:hAnsiTheme="minorEastAsia" w:eastAsiaTheme="minorEastAsia" w:cstheme="minorEastAsia"/>
                        <w:color w:val="000000"/>
                        <w:sz w:val="21"/>
                        <w:szCs w:val="21"/>
                      </w:rPr>
                      <w:t>七、样品要求</w:t>
                    </w:r>
                  </w:ins>
                  <w:ins w:id="5" w:author="王秀子" w:date="2024-10-30T22:53:41Z">
                    <w:r>
                      <w:rPr>
                        <w:rFonts w:hint="eastAsia" w:asciiTheme="minorEastAsia" w:hAnsiTheme="minorEastAsia" w:eastAsiaTheme="minorEastAsia" w:cstheme="minorEastAsia"/>
                        <w:color w:val="000000"/>
                        <w:sz w:val="21"/>
                        <w:szCs w:val="21"/>
                        <w:lang w:eastAsia="zh-CN"/>
                      </w:rPr>
                      <w:t>”</w:t>
                    </w:r>
                  </w:ins>
                  <w:r>
                    <w:rPr>
                      <w:rFonts w:hint="eastAsia" w:asciiTheme="minorEastAsia" w:hAnsiTheme="minorEastAsia" w:eastAsiaTheme="minorEastAsia" w:cstheme="minorEastAsia"/>
                      <w:color w:val="000000"/>
                      <w:sz w:val="21"/>
                      <w:szCs w:val="21"/>
                    </w:rPr>
                    <w:t>提供样品</w:t>
                  </w:r>
                  <w:del w:id="6" w:author="王秀子" w:date="2024-10-30T22:53:30Z">
                    <w:r>
                      <w:rPr>
                        <w:rFonts w:hint="eastAsia" w:asciiTheme="minorEastAsia" w:hAnsiTheme="minorEastAsia" w:eastAsiaTheme="minorEastAsia" w:cstheme="minorEastAsia"/>
                        <w:color w:val="000000"/>
                        <w:sz w:val="21"/>
                        <w:szCs w:val="21"/>
                      </w:rPr>
                      <w:delText>，须提供的样品为：</w:delText>
                    </w:r>
                  </w:del>
                </w:p>
                <w:p w14:paraId="2B784E1A">
                  <w:pPr>
                    <w:autoSpaceDE w:val="0"/>
                    <w:autoSpaceDN w:val="0"/>
                    <w:adjustRightInd w:val="0"/>
                    <w:rPr>
                      <w:rFonts w:hint="eastAsia" w:asciiTheme="minorEastAsia" w:hAnsiTheme="minorEastAsia" w:eastAsiaTheme="minorEastAsia" w:cstheme="minorEastAsia"/>
                      <w:b/>
                      <w:color w:val="000000"/>
                      <w:sz w:val="21"/>
                      <w:szCs w:val="21"/>
                      <w:lang w:eastAsia="zh-CN"/>
                    </w:rPr>
                  </w:pPr>
                  <w:del w:id="7" w:author="王秀子" w:date="2024-10-30T22:53:30Z">
                    <w:r>
                      <w:rPr>
                        <w:rFonts w:hint="eastAsia" w:asciiTheme="minorEastAsia" w:hAnsiTheme="minorEastAsia" w:eastAsiaTheme="minorEastAsia" w:cstheme="minorEastAsia"/>
                        <w:b/>
                        <w:color w:val="000000"/>
                        <w:sz w:val="21"/>
                        <w:szCs w:val="21"/>
                      </w:rPr>
                      <w:delText>1、</w:delText>
                    </w:r>
                  </w:del>
                  <w:del w:id="8" w:author="王秀子" w:date="2024-10-30T22:53:30Z">
                    <w:r>
                      <w:rPr>
                        <w:rFonts w:hint="eastAsia" w:asciiTheme="minorEastAsia" w:hAnsiTheme="minorEastAsia" w:eastAsiaTheme="minorEastAsia" w:cstheme="minorEastAsia"/>
                        <w:sz w:val="21"/>
                        <w:szCs w:val="21"/>
                        <w:lang w:val="en-US" w:eastAsia="zh-CN"/>
                      </w:rPr>
                      <w:delText>陶瓷台面</w:delText>
                    </w:r>
                  </w:del>
                  <w:del w:id="9" w:author="王秀子" w:date="2024-10-30T22:53:30Z">
                    <w:r>
                      <w:rPr>
                        <w:rFonts w:hint="eastAsia" w:asciiTheme="minorEastAsia" w:hAnsiTheme="minorEastAsia" w:eastAsiaTheme="minorEastAsia" w:cstheme="minorEastAsia"/>
                        <w:sz w:val="21"/>
                        <w:szCs w:val="21"/>
                      </w:rPr>
                      <w:delText>；2、</w:delText>
                    </w:r>
                  </w:del>
                  <w:del w:id="10" w:author="王秀子" w:date="2024-10-30T22:53:30Z">
                    <w:r>
                      <w:rPr>
                        <w:rFonts w:hint="eastAsia" w:asciiTheme="minorEastAsia" w:hAnsiTheme="minorEastAsia" w:eastAsiaTheme="minorEastAsia" w:cstheme="minorEastAsia"/>
                        <w:sz w:val="21"/>
                        <w:szCs w:val="21"/>
                        <w:lang w:val="en-US" w:eastAsia="zh-CN"/>
                      </w:rPr>
                      <w:delText>锌合金铰链</w:delText>
                    </w:r>
                  </w:del>
                  <w:del w:id="11" w:author="王秀子" w:date="2024-10-30T22:53:30Z">
                    <w:r>
                      <w:rPr>
                        <w:rFonts w:hint="eastAsia" w:asciiTheme="minorEastAsia" w:hAnsiTheme="minorEastAsia" w:eastAsiaTheme="minorEastAsia" w:cstheme="minorEastAsia"/>
                        <w:sz w:val="21"/>
                        <w:szCs w:val="21"/>
                      </w:rPr>
                      <w:delText>；3、</w:delText>
                    </w:r>
                  </w:del>
                  <w:del w:id="12" w:author="王秀子" w:date="2024-10-30T22:53:30Z">
                    <w:r>
                      <w:rPr>
                        <w:rFonts w:hint="eastAsia" w:asciiTheme="minorEastAsia" w:hAnsiTheme="minorEastAsia" w:eastAsiaTheme="minorEastAsia" w:cstheme="minorEastAsia"/>
                        <w:sz w:val="21"/>
                        <w:szCs w:val="21"/>
                        <w:lang w:val="en-US" w:eastAsia="zh-CN"/>
                      </w:rPr>
                      <w:delText>不锈钢合页</w:delText>
                    </w:r>
                  </w:del>
                  <w:del w:id="13" w:author="王秀子" w:date="2024-10-30T22:53:30Z">
                    <w:r>
                      <w:rPr>
                        <w:rFonts w:hint="eastAsia" w:asciiTheme="minorEastAsia" w:hAnsiTheme="minorEastAsia" w:eastAsiaTheme="minorEastAsia" w:cstheme="minorEastAsia"/>
                        <w:sz w:val="21"/>
                        <w:szCs w:val="21"/>
                      </w:rPr>
                      <w:delText>；</w:delText>
                    </w:r>
                  </w:del>
                  <w:ins w:id="14" w:author="王秀子" w:date="2024-10-30T22:53:30Z">
                    <w:r>
                      <w:rPr>
                        <w:rFonts w:hint="eastAsia" w:asciiTheme="minorEastAsia" w:hAnsiTheme="minorEastAsia" w:eastAsiaTheme="minorEastAsia" w:cstheme="minorEastAsia"/>
                        <w:color w:val="000000"/>
                        <w:sz w:val="21"/>
                        <w:szCs w:val="21"/>
                        <w:lang w:eastAsia="zh-CN"/>
                      </w:rPr>
                      <w:t>。</w:t>
                    </w:r>
                  </w:ins>
                  <w:r>
                    <w:commentReference w:id="3"/>
                  </w:r>
                </w:p>
                <w:p w14:paraId="7283B56F">
                  <w:pPr>
                    <w:autoSpaceDE w:val="0"/>
                    <w:autoSpaceDN w:val="0"/>
                    <w:adjustRightInd w:val="0"/>
                    <w:rPr>
                      <w:rFonts w:hint="eastAsia" w:asciiTheme="minorEastAsia" w:hAnsiTheme="minorEastAsia" w:eastAsiaTheme="minorEastAsia" w:cstheme="minorEastAsia"/>
                      <w:b/>
                      <w:color w:val="000000"/>
                      <w:sz w:val="21"/>
                      <w:szCs w:val="21"/>
                    </w:rPr>
                  </w:pPr>
                  <w:r>
                    <w:rPr>
                      <w:rFonts w:hint="eastAsia" w:asciiTheme="minorEastAsia" w:hAnsiTheme="minorEastAsia" w:eastAsiaTheme="minorEastAsia" w:cstheme="minorEastAsia"/>
                      <w:b/>
                      <w:color w:val="000000"/>
                      <w:sz w:val="21"/>
                      <w:szCs w:val="21"/>
                    </w:rPr>
                    <w:t>（二）评分依据：</w:t>
                  </w:r>
                </w:p>
                <w:p w14:paraId="6D817363">
                  <w:pPr>
                    <w:wordWrap w:val="0"/>
                    <w:rPr>
                      <w:rFonts w:hint="eastAsia" w:asciiTheme="minorEastAsia" w:hAnsiTheme="minorEastAsia" w:eastAsiaTheme="minorEastAsia" w:cstheme="minorEastAsia"/>
                      <w:color w:val="000000"/>
                      <w:sz w:val="21"/>
                      <w:szCs w:val="21"/>
                    </w:rPr>
                  </w:pPr>
                  <w:commentRangeStart w:id="4"/>
                  <w:r>
                    <w:rPr>
                      <w:rFonts w:hint="eastAsia" w:asciiTheme="minorEastAsia" w:hAnsiTheme="minorEastAsia" w:eastAsiaTheme="minorEastAsia" w:cstheme="minorEastAsia"/>
                      <w:color w:val="000000"/>
                      <w:sz w:val="21"/>
                      <w:szCs w:val="21"/>
                    </w:rPr>
                    <w:t>投标人提供实物样品，对实物样板的外观符合性、合理实用性、结构安全性、美观度等情况进行综合评审：</w:t>
                  </w:r>
                  <w:commentRangeEnd w:id="4"/>
                  <w:r>
                    <w:commentReference w:id="4"/>
                  </w:r>
                </w:p>
                <w:p w14:paraId="375AB63C">
                  <w:pPr>
                    <w:wordWrap w:val="0"/>
                    <w:rPr>
                      <w:rFonts w:hint="eastAsia" w:asciiTheme="minorEastAsia" w:hAnsiTheme="minorEastAsia" w:eastAsiaTheme="minorEastAsia" w:cstheme="minorEastAsia"/>
                      <w:color w:val="000000"/>
                      <w:sz w:val="21"/>
                      <w:szCs w:val="21"/>
                      <w:lang w:val="zh-CN"/>
                    </w:rPr>
                  </w:pPr>
                  <w:r>
                    <w:rPr>
                      <w:rFonts w:hint="eastAsia" w:asciiTheme="minorEastAsia" w:hAnsiTheme="minorEastAsia" w:eastAsiaTheme="minorEastAsia" w:cstheme="minorEastAsia"/>
                      <w:color w:val="000000"/>
                      <w:sz w:val="21"/>
                      <w:szCs w:val="21"/>
                    </w:rPr>
                    <w:t>1）样品的材质、制作工艺、质量情况等评价</w:t>
                  </w:r>
                  <w:commentRangeStart w:id="5"/>
                  <w:r>
                    <w:rPr>
                      <w:rFonts w:hint="eastAsia" w:asciiTheme="minorEastAsia" w:hAnsiTheme="minorEastAsia" w:eastAsiaTheme="minorEastAsia" w:cstheme="minorEastAsia"/>
                      <w:color w:val="000000"/>
                      <w:sz w:val="21"/>
                      <w:szCs w:val="21"/>
                      <w:lang w:val="zh-CN"/>
                    </w:rPr>
                    <w:t>优</w:t>
                  </w:r>
                  <w:commentRangeEnd w:id="5"/>
                  <w:r>
                    <w:commentReference w:id="5"/>
                  </w:r>
                  <w:r>
                    <w:rPr>
                      <w:rFonts w:hint="eastAsia" w:asciiTheme="minorEastAsia" w:hAnsiTheme="minorEastAsia" w:eastAsiaTheme="minorEastAsia" w:cstheme="minorEastAsia"/>
                      <w:color w:val="000000"/>
                      <w:sz w:val="21"/>
                      <w:szCs w:val="21"/>
                      <w:lang w:val="zh-CN"/>
                    </w:rPr>
                    <w:t>得</w:t>
                  </w:r>
                  <w:r>
                    <w:rPr>
                      <w:rFonts w:hint="eastAsia" w:asciiTheme="minorEastAsia" w:hAnsiTheme="minorEastAsia" w:eastAsiaTheme="minorEastAsia" w:cstheme="minorEastAsia"/>
                      <w:color w:val="000000"/>
                      <w:sz w:val="21"/>
                      <w:szCs w:val="21"/>
                      <w:lang w:val="en-US" w:eastAsia="zh-CN"/>
                    </w:rPr>
                    <w:t>3</w:t>
                  </w:r>
                  <w:r>
                    <w:rPr>
                      <w:rFonts w:hint="eastAsia" w:asciiTheme="minorEastAsia" w:hAnsiTheme="minorEastAsia" w:eastAsiaTheme="minorEastAsia" w:cstheme="minorEastAsia"/>
                      <w:color w:val="000000"/>
                      <w:sz w:val="21"/>
                      <w:szCs w:val="21"/>
                    </w:rPr>
                    <w:t>分</w:t>
                  </w:r>
                  <w:r>
                    <w:rPr>
                      <w:rFonts w:hint="eastAsia" w:asciiTheme="minorEastAsia" w:hAnsiTheme="minorEastAsia" w:eastAsiaTheme="minorEastAsia" w:cstheme="minorEastAsia"/>
                      <w:color w:val="000000"/>
                      <w:sz w:val="21"/>
                      <w:szCs w:val="21"/>
                      <w:lang w:val="zh-CN"/>
                    </w:rPr>
                    <w:t>；</w:t>
                  </w:r>
                </w:p>
                <w:p w14:paraId="438B9153">
                  <w:pPr>
                    <w:wordWrap w:val="0"/>
                    <w:rPr>
                      <w:rFonts w:hint="eastAsia" w:asciiTheme="minorEastAsia" w:hAnsiTheme="minorEastAsia" w:eastAsiaTheme="minorEastAsia" w:cstheme="minorEastAsia"/>
                      <w:color w:val="000000"/>
                      <w:sz w:val="21"/>
                      <w:szCs w:val="21"/>
                      <w:lang w:val="zh-CN"/>
                    </w:rPr>
                  </w:pPr>
                  <w:r>
                    <w:rPr>
                      <w:rFonts w:hint="eastAsia" w:asciiTheme="minorEastAsia" w:hAnsiTheme="minorEastAsia" w:eastAsiaTheme="minorEastAsia" w:cstheme="minorEastAsia"/>
                      <w:color w:val="000000"/>
                      <w:sz w:val="21"/>
                      <w:szCs w:val="21"/>
                    </w:rPr>
                    <w:t>2）样品的材质、制作工艺、质量情况等评价</w:t>
                  </w:r>
                  <w:r>
                    <w:rPr>
                      <w:rFonts w:hint="eastAsia" w:asciiTheme="minorEastAsia" w:hAnsiTheme="minorEastAsia" w:eastAsiaTheme="minorEastAsia" w:cstheme="minorEastAsia"/>
                      <w:color w:val="000000"/>
                      <w:sz w:val="21"/>
                      <w:szCs w:val="21"/>
                      <w:lang w:val="zh-CN"/>
                    </w:rPr>
                    <w:t>良得</w:t>
                  </w:r>
                  <w:r>
                    <w:rPr>
                      <w:rFonts w:hint="eastAsia" w:asciiTheme="minorEastAsia" w:hAnsiTheme="minorEastAsia" w:eastAsiaTheme="minorEastAsia" w:cstheme="minorEastAsia"/>
                      <w:color w:val="000000"/>
                      <w:sz w:val="21"/>
                      <w:szCs w:val="21"/>
                      <w:lang w:val="en-US" w:eastAsia="zh-CN"/>
                    </w:rPr>
                    <w:t>2</w:t>
                  </w:r>
                  <w:r>
                    <w:rPr>
                      <w:rFonts w:hint="eastAsia" w:asciiTheme="minorEastAsia" w:hAnsiTheme="minorEastAsia" w:eastAsiaTheme="minorEastAsia" w:cstheme="minorEastAsia"/>
                      <w:color w:val="000000"/>
                      <w:sz w:val="21"/>
                      <w:szCs w:val="21"/>
                    </w:rPr>
                    <w:t>分</w:t>
                  </w:r>
                  <w:r>
                    <w:rPr>
                      <w:rFonts w:hint="eastAsia" w:asciiTheme="minorEastAsia" w:hAnsiTheme="minorEastAsia" w:eastAsiaTheme="minorEastAsia" w:cstheme="minorEastAsia"/>
                      <w:color w:val="000000"/>
                      <w:sz w:val="21"/>
                      <w:szCs w:val="21"/>
                      <w:lang w:val="zh-CN"/>
                    </w:rPr>
                    <w:t>；</w:t>
                  </w:r>
                </w:p>
                <w:p w14:paraId="51A66F13">
                  <w:pPr>
                    <w:wordWrap w:val="0"/>
                    <w:rPr>
                      <w:rFonts w:hint="eastAsia" w:asciiTheme="minorEastAsia" w:hAnsiTheme="minorEastAsia" w:eastAsiaTheme="minorEastAsia" w:cstheme="minorEastAsia"/>
                      <w:color w:val="000000"/>
                      <w:sz w:val="21"/>
                      <w:szCs w:val="21"/>
                      <w:lang w:val="zh-CN"/>
                    </w:rPr>
                  </w:pPr>
                  <w:r>
                    <w:rPr>
                      <w:rFonts w:hint="eastAsia" w:asciiTheme="minorEastAsia" w:hAnsiTheme="minorEastAsia" w:eastAsiaTheme="minorEastAsia" w:cstheme="minorEastAsia"/>
                      <w:color w:val="000000"/>
                      <w:sz w:val="21"/>
                      <w:szCs w:val="21"/>
                    </w:rPr>
                    <w:t>3）样品的材质、制作工艺、质量情况等评价</w:t>
                  </w:r>
                  <w:r>
                    <w:rPr>
                      <w:rFonts w:hint="eastAsia" w:asciiTheme="minorEastAsia" w:hAnsiTheme="minorEastAsia" w:eastAsiaTheme="minorEastAsia" w:cstheme="minorEastAsia"/>
                      <w:color w:val="000000"/>
                      <w:sz w:val="21"/>
                      <w:szCs w:val="21"/>
                      <w:lang w:val="zh-CN"/>
                    </w:rPr>
                    <w:t>一般得</w:t>
                  </w:r>
                  <w:r>
                    <w:rPr>
                      <w:rFonts w:hint="eastAsia" w:asciiTheme="minorEastAsia" w:hAnsiTheme="minorEastAsia" w:eastAsiaTheme="minorEastAsia" w:cstheme="minorEastAsia"/>
                      <w:color w:val="000000"/>
                      <w:sz w:val="21"/>
                      <w:szCs w:val="21"/>
                      <w:lang w:val="en-US" w:eastAsia="zh-CN"/>
                    </w:rPr>
                    <w:t>1</w:t>
                  </w:r>
                  <w:r>
                    <w:rPr>
                      <w:rFonts w:hint="eastAsia" w:asciiTheme="minorEastAsia" w:hAnsiTheme="minorEastAsia" w:eastAsiaTheme="minorEastAsia" w:cstheme="minorEastAsia"/>
                      <w:color w:val="000000"/>
                      <w:sz w:val="21"/>
                      <w:szCs w:val="21"/>
                      <w:lang w:val="zh-CN"/>
                    </w:rPr>
                    <w:t>分；</w:t>
                  </w:r>
                </w:p>
                <w:p w14:paraId="330DD839">
                  <w:pPr>
                    <w:wordWrap w:val="0"/>
                    <w:rPr>
                      <w:rFonts w:hint="eastAsia" w:asciiTheme="minorEastAsia" w:hAnsiTheme="minorEastAsia" w:eastAsiaTheme="minorEastAsia" w:cstheme="minorEastAsia"/>
                      <w:color w:val="000000"/>
                      <w:sz w:val="21"/>
                      <w:szCs w:val="21"/>
                      <w:lang w:val="zh-CN"/>
                    </w:rPr>
                  </w:pPr>
                  <w:r>
                    <w:rPr>
                      <w:rFonts w:hint="eastAsia" w:asciiTheme="minorEastAsia" w:hAnsiTheme="minorEastAsia" w:eastAsiaTheme="minorEastAsia" w:cstheme="minorEastAsia"/>
                      <w:color w:val="000000"/>
                      <w:sz w:val="21"/>
                      <w:szCs w:val="21"/>
                    </w:rPr>
                    <w:t>4）样品的材质、制作工艺、质量情况等评价</w:t>
                  </w:r>
                  <w:r>
                    <w:rPr>
                      <w:rFonts w:hint="eastAsia" w:asciiTheme="minorEastAsia" w:hAnsiTheme="minorEastAsia" w:eastAsiaTheme="minorEastAsia" w:cstheme="minorEastAsia"/>
                      <w:color w:val="000000"/>
                      <w:sz w:val="21"/>
                      <w:szCs w:val="21"/>
                      <w:lang w:val="zh-CN"/>
                    </w:rPr>
                    <w:t>较差得</w:t>
                  </w:r>
                  <w:r>
                    <w:rPr>
                      <w:rFonts w:hint="eastAsia" w:asciiTheme="minorEastAsia" w:hAnsiTheme="minorEastAsia" w:eastAsiaTheme="minorEastAsia" w:cstheme="minorEastAsia"/>
                      <w:color w:val="000000"/>
                      <w:sz w:val="21"/>
                      <w:szCs w:val="21"/>
                      <w:lang w:val="en-US" w:eastAsia="zh-CN"/>
                    </w:rPr>
                    <w:t>0</w:t>
                  </w:r>
                  <w:r>
                    <w:rPr>
                      <w:rFonts w:hint="eastAsia" w:asciiTheme="minorEastAsia" w:hAnsiTheme="minorEastAsia" w:eastAsiaTheme="minorEastAsia" w:cstheme="minorEastAsia"/>
                      <w:color w:val="000000"/>
                      <w:sz w:val="21"/>
                      <w:szCs w:val="21"/>
                      <w:lang w:val="zh-CN"/>
                    </w:rPr>
                    <w:t>分；</w:t>
                  </w:r>
                </w:p>
                <w:p w14:paraId="4AE17FF6">
                  <w:pPr>
                    <w:wordWrap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color w:val="000000"/>
                      <w:sz w:val="21"/>
                      <w:szCs w:val="21"/>
                    </w:rPr>
                    <w:t>5）样品不全评价等级为差，不</w:t>
                  </w:r>
                  <w:r>
                    <w:rPr>
                      <w:rFonts w:hint="eastAsia" w:asciiTheme="minorEastAsia" w:hAnsiTheme="minorEastAsia" w:eastAsiaTheme="minorEastAsia" w:cstheme="minorEastAsia"/>
                      <w:color w:val="000000"/>
                      <w:sz w:val="21"/>
                      <w:szCs w:val="21"/>
                      <w:lang w:val="en-US" w:eastAsia="zh-CN"/>
                    </w:rPr>
                    <w:t>得</w:t>
                  </w:r>
                  <w:r>
                    <w:rPr>
                      <w:rFonts w:hint="eastAsia" w:asciiTheme="minorEastAsia" w:hAnsiTheme="minorEastAsia" w:eastAsiaTheme="minorEastAsia" w:cstheme="minorEastAsia"/>
                      <w:color w:val="000000"/>
                      <w:sz w:val="21"/>
                      <w:szCs w:val="21"/>
                    </w:rPr>
                    <w:t>分</w:t>
                  </w:r>
                </w:p>
              </w:tc>
            </w:tr>
            <w:tr w14:paraId="3EDBCB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481" w:hRule="atLeast"/>
              </w:trPr>
              <w:tc>
                <w:tcPr>
                  <w:tcW w:w="361" w:type="pct"/>
                  <w:vMerge w:val="restart"/>
                  <w:tcBorders>
                    <w:tl2br w:val="nil"/>
                    <w:tr2bl w:val="nil"/>
                  </w:tcBorders>
                  <w:noWrap w:val="0"/>
                  <w:vAlign w:val="center"/>
                </w:tcPr>
                <w:p w14:paraId="3617FA52">
                  <w:pPr>
                    <w:wordWrap w:val="0"/>
                    <w:jc w:val="center"/>
                    <w:rPr>
                      <w:rFonts w:hint="eastAsia" w:asciiTheme="minorEastAsia" w:hAnsiTheme="minorEastAsia" w:eastAsiaTheme="minorEastAsia" w:cstheme="minorEastAsia"/>
                      <w:b/>
                      <w:bCs/>
                      <w:color w:val="0000FF"/>
                      <w:sz w:val="21"/>
                      <w:szCs w:val="21"/>
                    </w:rPr>
                  </w:pPr>
                  <w:r>
                    <w:rPr>
                      <w:rFonts w:hint="eastAsia" w:asciiTheme="minorEastAsia" w:hAnsiTheme="minorEastAsia" w:eastAsiaTheme="minorEastAsia" w:cstheme="minorEastAsia"/>
                      <w:b/>
                      <w:bCs/>
                      <w:color w:val="0000FF"/>
                      <w:sz w:val="21"/>
                      <w:szCs w:val="21"/>
                    </w:rPr>
                    <w:t>3</w:t>
                  </w:r>
                </w:p>
              </w:tc>
              <w:tc>
                <w:tcPr>
                  <w:tcW w:w="1886" w:type="pct"/>
                  <w:gridSpan w:val="3"/>
                  <w:tcBorders>
                    <w:tl2br w:val="nil"/>
                    <w:tr2bl w:val="nil"/>
                  </w:tcBorders>
                  <w:noWrap w:val="0"/>
                  <w:vAlign w:val="top"/>
                </w:tcPr>
                <w:p w14:paraId="4C43DDEC">
                  <w:pPr>
                    <w:wordWrap w:val="0"/>
                    <w:jc w:val="center"/>
                    <w:rPr>
                      <w:rFonts w:hint="eastAsia" w:asciiTheme="minorEastAsia" w:hAnsiTheme="minorEastAsia" w:eastAsiaTheme="minorEastAsia" w:cstheme="minorEastAsia"/>
                      <w:b/>
                      <w:bCs/>
                      <w:color w:val="0000FF"/>
                      <w:sz w:val="21"/>
                      <w:szCs w:val="21"/>
                    </w:rPr>
                  </w:pPr>
                  <w:commentRangeStart w:id="6"/>
                  <w:r>
                    <w:rPr>
                      <w:rFonts w:hint="eastAsia" w:asciiTheme="minorEastAsia" w:hAnsiTheme="minorEastAsia" w:eastAsiaTheme="minorEastAsia" w:cstheme="minorEastAsia"/>
                      <w:b/>
                      <w:bCs/>
                      <w:color w:val="0000FF"/>
                      <w:sz w:val="21"/>
                      <w:szCs w:val="21"/>
                    </w:rPr>
                    <w:t>商务需求</w:t>
                  </w:r>
                  <w:commentRangeEnd w:id="6"/>
                  <w:r>
                    <w:commentReference w:id="6"/>
                  </w:r>
                </w:p>
              </w:tc>
              <w:tc>
                <w:tcPr>
                  <w:tcW w:w="2751" w:type="pct"/>
                  <w:tcBorders>
                    <w:tl2br w:val="nil"/>
                    <w:tr2bl w:val="nil"/>
                  </w:tcBorders>
                  <w:noWrap w:val="0"/>
                  <w:vAlign w:val="top"/>
                </w:tcPr>
                <w:p w14:paraId="07B81BEE">
                  <w:pPr>
                    <w:wordWrap w:val="0"/>
                    <w:jc w:val="center"/>
                    <w:rPr>
                      <w:rFonts w:hint="eastAsia" w:asciiTheme="minorEastAsia" w:hAnsiTheme="minorEastAsia" w:eastAsiaTheme="minorEastAsia" w:cstheme="minorEastAsia"/>
                      <w:b/>
                      <w:bCs/>
                      <w:color w:val="0000FF"/>
                      <w:sz w:val="21"/>
                      <w:szCs w:val="21"/>
                      <w:lang w:eastAsia="zh-CN"/>
                    </w:rPr>
                  </w:pPr>
                  <w:r>
                    <w:rPr>
                      <w:rFonts w:hint="eastAsia" w:asciiTheme="minorEastAsia" w:hAnsiTheme="minorEastAsia" w:eastAsiaTheme="minorEastAsia" w:cstheme="minorEastAsia"/>
                      <w:b/>
                      <w:bCs/>
                      <w:color w:val="0000FF"/>
                      <w:sz w:val="21"/>
                      <w:szCs w:val="21"/>
                      <w:lang w:val="en-US" w:eastAsia="zh-CN"/>
                    </w:rPr>
                    <w:t>5</w:t>
                  </w:r>
                </w:p>
              </w:tc>
            </w:tr>
            <w:tr w14:paraId="4E1A9E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629" w:hRule="atLeast"/>
              </w:trPr>
              <w:tc>
                <w:tcPr>
                  <w:tcW w:w="361" w:type="pct"/>
                  <w:vMerge w:val="continue"/>
                  <w:tcBorders>
                    <w:tl2br w:val="nil"/>
                    <w:tr2bl w:val="nil"/>
                  </w:tcBorders>
                  <w:shd w:val="clear" w:color="auto" w:fill="E6EFFA"/>
                  <w:noWrap w:val="0"/>
                  <w:vAlign w:val="center"/>
                </w:tcPr>
                <w:p w14:paraId="2F11684D">
                  <w:pPr>
                    <w:wordWrap w:val="0"/>
                    <w:jc w:val="center"/>
                    <w:rPr>
                      <w:rFonts w:hint="eastAsia" w:asciiTheme="minorEastAsia" w:hAnsiTheme="minorEastAsia" w:eastAsiaTheme="minorEastAsia" w:cstheme="minorEastAsia"/>
                      <w:b/>
                      <w:bCs/>
                      <w:color w:val="0000FF"/>
                      <w:sz w:val="21"/>
                      <w:szCs w:val="21"/>
                    </w:rPr>
                  </w:pPr>
                </w:p>
              </w:tc>
              <w:tc>
                <w:tcPr>
                  <w:tcW w:w="361" w:type="pct"/>
                  <w:tcBorders>
                    <w:tl2br w:val="nil"/>
                    <w:tr2bl w:val="nil"/>
                  </w:tcBorders>
                  <w:shd w:val="clear" w:color="auto" w:fill="E6EFFA"/>
                  <w:noWrap w:val="0"/>
                  <w:vAlign w:val="center"/>
                </w:tcPr>
                <w:p w14:paraId="46E87E4B">
                  <w:pPr>
                    <w:wordWrap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序号</w:t>
                  </w:r>
                </w:p>
              </w:tc>
              <w:tc>
                <w:tcPr>
                  <w:tcW w:w="820" w:type="pct"/>
                  <w:tcBorders>
                    <w:tl2br w:val="nil"/>
                    <w:tr2bl w:val="nil"/>
                  </w:tcBorders>
                  <w:shd w:val="clear" w:color="auto" w:fill="E6EFFA"/>
                  <w:noWrap w:val="0"/>
                  <w:vAlign w:val="center"/>
                </w:tcPr>
                <w:p w14:paraId="48F75C51">
                  <w:pPr>
                    <w:wordWrap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评分因素</w:t>
                  </w:r>
                </w:p>
              </w:tc>
              <w:tc>
                <w:tcPr>
                  <w:tcW w:w="703" w:type="pct"/>
                  <w:tcBorders>
                    <w:tl2br w:val="nil"/>
                    <w:tr2bl w:val="nil"/>
                  </w:tcBorders>
                  <w:shd w:val="clear" w:color="auto" w:fill="E6EFFA"/>
                  <w:noWrap w:val="0"/>
                  <w:vAlign w:val="center"/>
                </w:tcPr>
                <w:p w14:paraId="650434A0">
                  <w:pPr>
                    <w:wordWrap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权重(%)</w:t>
                  </w:r>
                </w:p>
              </w:tc>
              <w:tc>
                <w:tcPr>
                  <w:tcW w:w="2751" w:type="pct"/>
                  <w:tcBorders>
                    <w:tl2br w:val="nil"/>
                    <w:tr2bl w:val="nil"/>
                  </w:tcBorders>
                  <w:shd w:val="clear" w:color="auto" w:fill="E6EFFA"/>
                  <w:noWrap w:val="0"/>
                  <w:vAlign w:val="center"/>
                </w:tcPr>
                <w:p w14:paraId="46FF1DC4">
                  <w:pPr>
                    <w:wordWrap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评分准则</w:t>
                  </w:r>
                </w:p>
              </w:tc>
            </w:tr>
            <w:tr w14:paraId="2FEA49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1046" w:hRule="atLeast"/>
              </w:trPr>
              <w:tc>
                <w:tcPr>
                  <w:tcW w:w="361" w:type="pct"/>
                  <w:vMerge w:val="continue"/>
                  <w:tcBorders>
                    <w:tl2br w:val="nil"/>
                    <w:tr2bl w:val="nil"/>
                  </w:tcBorders>
                  <w:noWrap w:val="0"/>
                  <w:vAlign w:val="top"/>
                </w:tcPr>
                <w:p w14:paraId="1A3C318D">
                  <w:pPr>
                    <w:wordWrap w:val="0"/>
                    <w:jc w:val="center"/>
                    <w:rPr>
                      <w:rFonts w:hint="eastAsia" w:asciiTheme="minorEastAsia" w:hAnsiTheme="minorEastAsia" w:eastAsiaTheme="minorEastAsia" w:cstheme="minorEastAsia"/>
                      <w:b/>
                      <w:bCs/>
                      <w:color w:val="0000FF"/>
                      <w:sz w:val="21"/>
                      <w:szCs w:val="21"/>
                    </w:rPr>
                  </w:pPr>
                </w:p>
              </w:tc>
              <w:tc>
                <w:tcPr>
                  <w:tcW w:w="361" w:type="pct"/>
                  <w:tcBorders>
                    <w:tl2br w:val="nil"/>
                    <w:tr2bl w:val="nil"/>
                  </w:tcBorders>
                  <w:noWrap w:val="0"/>
                  <w:vAlign w:val="top"/>
                </w:tcPr>
                <w:p w14:paraId="149D93A0">
                  <w:pPr>
                    <w:wordWrap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820" w:type="pct"/>
                  <w:tcBorders>
                    <w:tl2br w:val="nil"/>
                    <w:tr2bl w:val="nil"/>
                  </w:tcBorders>
                  <w:noWrap w:val="0"/>
                  <w:vAlign w:val="top"/>
                </w:tcPr>
                <w:p w14:paraId="0E034DB4">
                  <w:pPr>
                    <w:wordWrap w:val="0"/>
                    <w:jc w:val="left"/>
                    <w:rPr>
                      <w:rFonts w:hint="eastAsia" w:asciiTheme="minorEastAsia" w:hAnsiTheme="minorEastAsia" w:eastAsiaTheme="minorEastAsia" w:cstheme="minorEastAsia"/>
                      <w:sz w:val="21"/>
                      <w:szCs w:val="21"/>
                    </w:rPr>
                  </w:pPr>
                  <w:commentRangeStart w:id="7"/>
                  <w:r>
                    <w:rPr>
                      <w:rFonts w:hint="eastAsia" w:asciiTheme="minorEastAsia" w:hAnsiTheme="minorEastAsia" w:eastAsiaTheme="minorEastAsia" w:cstheme="minorEastAsia"/>
                      <w:sz w:val="21"/>
                      <w:szCs w:val="21"/>
                    </w:rPr>
                    <w:t>免费保修期</w:t>
                  </w:r>
                  <w:commentRangeEnd w:id="7"/>
                  <w:r>
                    <w:commentReference w:id="7"/>
                  </w:r>
                  <w:r>
                    <w:rPr>
                      <w:rFonts w:hint="eastAsia" w:asciiTheme="minorEastAsia" w:hAnsiTheme="minorEastAsia" w:eastAsiaTheme="minorEastAsia" w:cstheme="minorEastAsia"/>
                      <w:sz w:val="21"/>
                      <w:szCs w:val="21"/>
                    </w:rPr>
                    <w:t>内售后服务条款偏离情况</w:t>
                  </w:r>
                </w:p>
              </w:tc>
              <w:tc>
                <w:tcPr>
                  <w:tcW w:w="703" w:type="pct"/>
                  <w:tcBorders>
                    <w:tl2br w:val="nil"/>
                    <w:tr2bl w:val="nil"/>
                  </w:tcBorders>
                  <w:noWrap w:val="0"/>
                  <w:vAlign w:val="top"/>
                </w:tcPr>
                <w:p w14:paraId="7F550C05">
                  <w:pPr>
                    <w:wordWrap w:val="0"/>
                    <w:jc w:val="cente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val="en-US" w:eastAsia="zh-CN"/>
                    </w:rPr>
                    <w:t>3</w:t>
                  </w:r>
                </w:p>
              </w:tc>
              <w:tc>
                <w:tcPr>
                  <w:tcW w:w="2751" w:type="pct"/>
                  <w:tcBorders>
                    <w:tl2br w:val="nil"/>
                    <w:tr2bl w:val="nil"/>
                  </w:tcBorders>
                  <w:noWrap w:val="0"/>
                  <w:vAlign w:val="top"/>
                </w:tcPr>
                <w:p w14:paraId="23AF8725">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投标人应如实填写《商务要求偏离表（免费保修期内售后服务要求）》，评审委员会根据响应情况进行打分，全部满足要求的得</w:t>
                  </w: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分，每负偏离一项</w:t>
                  </w:r>
                  <w:commentRangeStart w:id="8"/>
                  <w:r>
                    <w:rPr>
                      <w:rFonts w:hint="eastAsia" w:asciiTheme="minorEastAsia" w:hAnsiTheme="minorEastAsia" w:eastAsiaTheme="minorEastAsia" w:cstheme="minorEastAsia"/>
                      <w:sz w:val="21"/>
                      <w:szCs w:val="21"/>
                    </w:rPr>
                    <w:t>扣</w:t>
                  </w:r>
                  <w:r>
                    <w:rPr>
                      <w:rFonts w:hint="eastAsia" w:asciiTheme="minorEastAsia" w:hAnsiTheme="minorEastAsia" w:eastAsiaTheme="minorEastAsia" w:cstheme="minorEastAsia"/>
                      <w:sz w:val="21"/>
                      <w:szCs w:val="21"/>
                      <w:lang w:val="en-US" w:eastAsia="zh-CN"/>
                    </w:rPr>
                    <w:t>1</w:t>
                  </w:r>
                  <w:r>
                    <w:rPr>
                      <w:rFonts w:hint="eastAsia" w:asciiTheme="minorEastAsia" w:hAnsiTheme="minorEastAsia" w:eastAsiaTheme="minorEastAsia" w:cstheme="minorEastAsia"/>
                      <w:sz w:val="21"/>
                      <w:szCs w:val="21"/>
                    </w:rPr>
                    <w:t>分。</w:t>
                  </w:r>
                  <w:commentRangeEnd w:id="8"/>
                  <w:r>
                    <w:commentReference w:id="8"/>
                  </w:r>
                </w:p>
              </w:tc>
            </w:tr>
            <w:tr w14:paraId="285688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1006" w:hRule="atLeast"/>
              </w:trPr>
              <w:tc>
                <w:tcPr>
                  <w:tcW w:w="361" w:type="pct"/>
                  <w:vMerge w:val="continue"/>
                  <w:tcBorders>
                    <w:tl2br w:val="nil"/>
                    <w:tr2bl w:val="nil"/>
                  </w:tcBorders>
                  <w:noWrap w:val="0"/>
                  <w:vAlign w:val="top"/>
                </w:tcPr>
                <w:p w14:paraId="51E5ABFE">
                  <w:pPr>
                    <w:wordWrap w:val="0"/>
                    <w:jc w:val="center"/>
                    <w:rPr>
                      <w:rFonts w:hint="eastAsia" w:asciiTheme="minorEastAsia" w:hAnsiTheme="minorEastAsia" w:eastAsiaTheme="minorEastAsia" w:cstheme="minorEastAsia"/>
                      <w:b/>
                      <w:bCs/>
                      <w:color w:val="0000FF"/>
                      <w:sz w:val="21"/>
                      <w:szCs w:val="21"/>
                    </w:rPr>
                  </w:pPr>
                </w:p>
              </w:tc>
              <w:tc>
                <w:tcPr>
                  <w:tcW w:w="361" w:type="pct"/>
                  <w:tcBorders>
                    <w:tl2br w:val="nil"/>
                    <w:tr2bl w:val="nil"/>
                  </w:tcBorders>
                  <w:noWrap w:val="0"/>
                  <w:vAlign w:val="top"/>
                </w:tcPr>
                <w:p w14:paraId="1DF6BF7A">
                  <w:pPr>
                    <w:wordWrap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820" w:type="pct"/>
                  <w:tcBorders>
                    <w:tl2br w:val="nil"/>
                    <w:tr2bl w:val="nil"/>
                  </w:tcBorders>
                  <w:noWrap w:val="0"/>
                  <w:vAlign w:val="top"/>
                </w:tcPr>
                <w:p w14:paraId="5FE81A61">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其他商务条款偏离情况</w:t>
                  </w:r>
                </w:p>
              </w:tc>
              <w:tc>
                <w:tcPr>
                  <w:tcW w:w="703" w:type="pct"/>
                  <w:tcBorders>
                    <w:tl2br w:val="nil"/>
                    <w:tr2bl w:val="nil"/>
                  </w:tcBorders>
                  <w:noWrap w:val="0"/>
                  <w:vAlign w:val="top"/>
                </w:tcPr>
                <w:p w14:paraId="4F38BF38">
                  <w:pPr>
                    <w:wordWrap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w:t>
                  </w:r>
                </w:p>
              </w:tc>
              <w:tc>
                <w:tcPr>
                  <w:tcW w:w="2751" w:type="pct"/>
                  <w:tcBorders>
                    <w:tl2br w:val="nil"/>
                    <w:tr2bl w:val="nil"/>
                  </w:tcBorders>
                  <w:noWrap w:val="0"/>
                  <w:vAlign w:val="top"/>
                </w:tcPr>
                <w:p w14:paraId="79D03106">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投标人应如实填写《商务要求偏离表（其他商务要求）》，评审委员会根据响应情况进行打分，全部满足要求的得</w:t>
                  </w:r>
                  <w:r>
                    <w:rPr>
                      <w:rFonts w:hint="eastAsia" w:asciiTheme="minorEastAsia" w:hAnsiTheme="minorEastAsia" w:eastAsiaTheme="minorEastAsia" w:cstheme="minorEastAsia"/>
                      <w:sz w:val="21"/>
                      <w:szCs w:val="21"/>
                      <w:lang w:val="en-US" w:eastAsia="zh-CN"/>
                    </w:rPr>
                    <w:t>2</w:t>
                  </w:r>
                  <w:r>
                    <w:rPr>
                      <w:rFonts w:hint="eastAsia" w:asciiTheme="minorEastAsia" w:hAnsiTheme="minorEastAsia" w:eastAsiaTheme="minorEastAsia" w:cstheme="minorEastAsia"/>
                      <w:sz w:val="21"/>
                      <w:szCs w:val="21"/>
                    </w:rPr>
                    <w:t>分，每负偏离一项扣</w:t>
                  </w:r>
                  <w:r>
                    <w:rPr>
                      <w:rFonts w:hint="eastAsia" w:asciiTheme="minorEastAsia" w:hAnsiTheme="minorEastAsia" w:eastAsiaTheme="minorEastAsia" w:cstheme="minorEastAsia"/>
                      <w:sz w:val="21"/>
                      <w:szCs w:val="21"/>
                      <w:lang w:val="en-US" w:eastAsia="zh-CN"/>
                    </w:rPr>
                    <w:t>1</w:t>
                  </w:r>
                  <w:r>
                    <w:rPr>
                      <w:rFonts w:hint="eastAsia" w:asciiTheme="minorEastAsia" w:hAnsiTheme="minorEastAsia" w:eastAsiaTheme="minorEastAsia" w:cstheme="minorEastAsia"/>
                      <w:sz w:val="21"/>
                      <w:szCs w:val="21"/>
                    </w:rPr>
                    <w:t>分。</w:t>
                  </w:r>
                </w:p>
              </w:tc>
            </w:tr>
            <w:tr w14:paraId="0C99AA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581" w:hRule="atLeast"/>
              </w:trPr>
              <w:tc>
                <w:tcPr>
                  <w:tcW w:w="361" w:type="pct"/>
                  <w:vMerge w:val="restart"/>
                  <w:tcBorders>
                    <w:tl2br w:val="nil"/>
                    <w:tr2bl w:val="nil"/>
                  </w:tcBorders>
                  <w:noWrap w:val="0"/>
                  <w:vAlign w:val="center"/>
                </w:tcPr>
                <w:p w14:paraId="7FD4E23B">
                  <w:pPr>
                    <w:wordWrap w:val="0"/>
                    <w:jc w:val="center"/>
                    <w:rPr>
                      <w:rFonts w:hint="eastAsia" w:asciiTheme="minorEastAsia" w:hAnsiTheme="minorEastAsia" w:eastAsiaTheme="minorEastAsia" w:cstheme="minorEastAsia"/>
                      <w:b/>
                      <w:bCs/>
                      <w:color w:val="0000FF"/>
                      <w:sz w:val="21"/>
                      <w:szCs w:val="21"/>
                      <w:lang w:val="en-US" w:eastAsia="zh-CN"/>
                    </w:rPr>
                  </w:pPr>
                  <w:r>
                    <w:rPr>
                      <w:rFonts w:hint="eastAsia" w:asciiTheme="minorEastAsia" w:hAnsiTheme="minorEastAsia" w:eastAsiaTheme="minorEastAsia" w:cstheme="minorEastAsia"/>
                      <w:b/>
                      <w:bCs/>
                      <w:color w:val="0000FF"/>
                      <w:sz w:val="21"/>
                      <w:szCs w:val="21"/>
                    </w:rPr>
                    <w:t>4</w:t>
                  </w:r>
                </w:p>
              </w:tc>
              <w:tc>
                <w:tcPr>
                  <w:tcW w:w="1886" w:type="pct"/>
                  <w:gridSpan w:val="3"/>
                  <w:tcBorders>
                    <w:tl2br w:val="nil"/>
                    <w:tr2bl w:val="nil"/>
                  </w:tcBorders>
                  <w:noWrap w:val="0"/>
                  <w:vAlign w:val="top"/>
                </w:tcPr>
                <w:p w14:paraId="246783E8">
                  <w:pPr>
                    <w:wordWrap w:val="0"/>
                    <w:jc w:val="center"/>
                    <w:rPr>
                      <w:rFonts w:hint="eastAsia" w:asciiTheme="minorEastAsia" w:hAnsiTheme="minorEastAsia" w:eastAsiaTheme="minorEastAsia" w:cstheme="minorEastAsia"/>
                      <w:b/>
                      <w:bCs/>
                      <w:color w:val="0000FF"/>
                      <w:sz w:val="21"/>
                      <w:szCs w:val="21"/>
                    </w:rPr>
                  </w:pPr>
                  <w:r>
                    <w:rPr>
                      <w:rFonts w:hint="eastAsia" w:asciiTheme="minorEastAsia" w:hAnsiTheme="minorEastAsia" w:eastAsiaTheme="minorEastAsia" w:cstheme="minorEastAsia"/>
                      <w:b/>
                      <w:bCs/>
                      <w:color w:val="0000FF"/>
                      <w:sz w:val="21"/>
                      <w:szCs w:val="21"/>
                    </w:rPr>
                    <w:t>诚信情况</w:t>
                  </w:r>
                </w:p>
              </w:tc>
              <w:tc>
                <w:tcPr>
                  <w:tcW w:w="2751" w:type="pct"/>
                  <w:tcBorders>
                    <w:tl2br w:val="nil"/>
                    <w:tr2bl w:val="nil"/>
                  </w:tcBorders>
                  <w:noWrap w:val="0"/>
                  <w:vAlign w:val="top"/>
                </w:tcPr>
                <w:p w14:paraId="2B1AD537">
                  <w:pPr>
                    <w:wordWrap w:val="0"/>
                    <w:jc w:val="center"/>
                    <w:rPr>
                      <w:rFonts w:hint="eastAsia" w:asciiTheme="minorEastAsia" w:hAnsiTheme="minorEastAsia" w:eastAsiaTheme="minorEastAsia" w:cstheme="minorEastAsia"/>
                      <w:b/>
                      <w:bCs/>
                      <w:color w:val="0000FF"/>
                      <w:sz w:val="21"/>
                      <w:szCs w:val="21"/>
                    </w:rPr>
                  </w:pPr>
                  <w:r>
                    <w:rPr>
                      <w:rFonts w:hint="eastAsia" w:asciiTheme="minorEastAsia" w:hAnsiTheme="minorEastAsia" w:eastAsiaTheme="minorEastAsia" w:cstheme="minorEastAsia"/>
                      <w:b/>
                      <w:bCs/>
                      <w:color w:val="0000FF"/>
                      <w:sz w:val="21"/>
                      <w:szCs w:val="21"/>
                    </w:rPr>
                    <w:t>5</w:t>
                  </w:r>
                </w:p>
              </w:tc>
            </w:tr>
            <w:tr w14:paraId="1B00C7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581" w:hRule="atLeast"/>
              </w:trPr>
              <w:tc>
                <w:tcPr>
                  <w:tcW w:w="361" w:type="pct"/>
                  <w:vMerge w:val="continue"/>
                  <w:tcBorders>
                    <w:tl2br w:val="nil"/>
                    <w:tr2bl w:val="nil"/>
                  </w:tcBorders>
                  <w:noWrap w:val="0"/>
                  <w:vAlign w:val="center"/>
                </w:tcPr>
                <w:p w14:paraId="206B7392">
                  <w:pPr>
                    <w:wordWrap w:val="0"/>
                    <w:jc w:val="center"/>
                    <w:rPr>
                      <w:rFonts w:hint="eastAsia" w:asciiTheme="minorEastAsia" w:hAnsiTheme="minorEastAsia" w:eastAsiaTheme="minorEastAsia" w:cstheme="minorEastAsia"/>
                      <w:b/>
                      <w:bCs/>
                      <w:color w:val="0000FF"/>
                      <w:sz w:val="21"/>
                      <w:szCs w:val="21"/>
                      <w:lang w:val="en-US" w:eastAsia="zh-CN"/>
                    </w:rPr>
                  </w:pPr>
                </w:p>
              </w:tc>
              <w:tc>
                <w:tcPr>
                  <w:tcW w:w="361" w:type="pct"/>
                  <w:tcBorders>
                    <w:tl2br w:val="nil"/>
                    <w:tr2bl w:val="nil"/>
                  </w:tcBorders>
                  <w:noWrap w:val="0"/>
                  <w:vAlign w:val="center"/>
                </w:tcPr>
                <w:p w14:paraId="1C2E7003">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序号</w:t>
                  </w:r>
                </w:p>
              </w:tc>
              <w:tc>
                <w:tcPr>
                  <w:tcW w:w="820" w:type="pct"/>
                  <w:tcBorders>
                    <w:tl2br w:val="nil"/>
                    <w:tr2bl w:val="nil"/>
                  </w:tcBorders>
                  <w:noWrap w:val="0"/>
                  <w:vAlign w:val="center"/>
                </w:tcPr>
                <w:p w14:paraId="3C20698C">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评分因素</w:t>
                  </w:r>
                </w:p>
              </w:tc>
              <w:tc>
                <w:tcPr>
                  <w:tcW w:w="703" w:type="pct"/>
                  <w:tcBorders>
                    <w:tl2br w:val="nil"/>
                    <w:tr2bl w:val="nil"/>
                  </w:tcBorders>
                  <w:noWrap w:val="0"/>
                  <w:vAlign w:val="center"/>
                </w:tcPr>
                <w:p w14:paraId="193CC2A2">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权重(%)</w:t>
                  </w:r>
                </w:p>
              </w:tc>
              <w:tc>
                <w:tcPr>
                  <w:tcW w:w="2751" w:type="pct"/>
                  <w:tcBorders>
                    <w:tl2br w:val="nil"/>
                    <w:tr2bl w:val="nil"/>
                  </w:tcBorders>
                  <w:noWrap w:val="0"/>
                  <w:vAlign w:val="center"/>
                </w:tcPr>
                <w:p w14:paraId="16F240D5">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评分准则</w:t>
                  </w:r>
                </w:p>
              </w:tc>
            </w:tr>
            <w:tr w14:paraId="1B91D1E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581" w:hRule="atLeast"/>
              </w:trPr>
              <w:tc>
                <w:tcPr>
                  <w:tcW w:w="361" w:type="pct"/>
                  <w:vMerge w:val="continue"/>
                  <w:tcBorders>
                    <w:tl2br w:val="nil"/>
                    <w:tr2bl w:val="nil"/>
                  </w:tcBorders>
                  <w:noWrap w:val="0"/>
                  <w:vAlign w:val="top"/>
                </w:tcPr>
                <w:p w14:paraId="38B66BE9">
                  <w:pPr>
                    <w:wordWrap w:val="0"/>
                    <w:rPr>
                      <w:rFonts w:hint="eastAsia" w:asciiTheme="minorEastAsia" w:hAnsiTheme="minorEastAsia" w:eastAsiaTheme="minorEastAsia" w:cstheme="minorEastAsia"/>
                      <w:b/>
                      <w:bCs/>
                      <w:color w:val="0000FF"/>
                      <w:sz w:val="21"/>
                      <w:szCs w:val="21"/>
                      <w:lang w:val="en-US" w:eastAsia="zh-CN"/>
                    </w:rPr>
                  </w:pPr>
                </w:p>
              </w:tc>
              <w:tc>
                <w:tcPr>
                  <w:tcW w:w="361" w:type="pct"/>
                  <w:tcBorders>
                    <w:tl2br w:val="nil"/>
                    <w:tr2bl w:val="nil"/>
                  </w:tcBorders>
                  <w:noWrap w:val="0"/>
                  <w:vAlign w:val="top"/>
                </w:tcPr>
                <w:p w14:paraId="0FB54A3C">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820" w:type="pct"/>
                  <w:tcBorders>
                    <w:tl2br w:val="nil"/>
                    <w:tr2bl w:val="nil"/>
                  </w:tcBorders>
                  <w:noWrap w:val="0"/>
                  <w:vAlign w:val="top"/>
                </w:tcPr>
                <w:p w14:paraId="6363573E">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诚信</w:t>
                  </w:r>
                </w:p>
              </w:tc>
              <w:tc>
                <w:tcPr>
                  <w:tcW w:w="703" w:type="pct"/>
                  <w:tcBorders>
                    <w:tl2br w:val="nil"/>
                    <w:tr2bl w:val="nil"/>
                  </w:tcBorders>
                  <w:noWrap w:val="0"/>
                  <w:vAlign w:val="top"/>
                </w:tcPr>
                <w:p w14:paraId="0D5038A7">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5</w:t>
                  </w:r>
                </w:p>
              </w:tc>
              <w:tc>
                <w:tcPr>
                  <w:tcW w:w="2751" w:type="pct"/>
                  <w:tcBorders>
                    <w:tl2br w:val="nil"/>
                    <w:tr2bl w:val="nil"/>
                  </w:tcBorders>
                  <w:noWrap w:val="0"/>
                  <w:vAlign w:val="top"/>
                </w:tcPr>
                <w:p w14:paraId="2D131C18">
                  <w:pPr>
                    <w:widowControl w:val="0"/>
                    <w:spacing w:after="120"/>
                    <w:jc w:val="both"/>
                    <w:rPr>
                      <w:ins w:id="15" w:author="王秀子" w:date="2024-10-30T22:57:14Z"/>
                      <w:rFonts w:ascii="Times New Roman" w:hAnsi="Times New Roman" w:eastAsia="宋体" w:cs="Times New Roman"/>
                      <w:kern w:val="2"/>
                      <w:sz w:val="21"/>
                      <w:szCs w:val="21"/>
                      <w:highlight w:val="none"/>
                      <w:lang w:val="en-US" w:eastAsia="zh-CN" w:bidi="ar-SA"/>
                    </w:rPr>
                  </w:pPr>
                  <w:ins w:id="16" w:author="王秀子" w:date="2024-10-30T22:57:14Z">
                    <w:commentRangeStart w:id="9"/>
                    <w:r>
                      <w:rPr>
                        <w:rFonts w:hint="eastAsia" w:ascii="Times New Roman" w:hAnsi="Times New Roman" w:eastAsia="宋体" w:cs="Times New Roman"/>
                        <w:kern w:val="2"/>
                        <w:sz w:val="21"/>
                        <w:szCs w:val="21"/>
                        <w:highlight w:val="none"/>
                        <w:lang w:val="en-US" w:eastAsia="zh-CN" w:bidi="ar-SA"/>
                      </w:rPr>
                      <w:t>（一）评分内容：</w:t>
                    </w:r>
                    <w:commentRangeEnd w:id="9"/>
                  </w:ins>
                  <w:r>
                    <w:commentReference w:id="9"/>
                  </w:r>
                </w:p>
                <w:p w14:paraId="3236579A">
                  <w:pPr>
                    <w:rPr>
                      <w:ins w:id="17" w:author="王秀子" w:date="2024-10-30T22:57:14Z"/>
                      <w:rFonts w:hint="eastAsia"/>
                      <w:highlight w:val="none"/>
                    </w:rPr>
                  </w:pPr>
                  <w:ins w:id="18" w:author="王秀子" w:date="2024-10-30T22:57:14Z">
                    <w:r>
                      <w:rPr>
                        <w:rFonts w:hint="eastAsia"/>
                        <w:highlight w:val="none"/>
                      </w:rPr>
                      <w:t>供应商存在《深圳市财政局政府采购供应商信用信息管理办法》（深财规〔2023〕3号）列明的一般行政处罚信息、一般违法失信记录信息的，本项不得分，不存在上述情形的本项得100分。供应商无需提供任何证明材料，评标过程中由工作人员向评审委员会提供有关供应商诚信查询结果。</w:t>
                    </w:r>
                  </w:ins>
                </w:p>
                <w:p w14:paraId="4D7A78D4">
                  <w:pPr>
                    <w:widowControl w:val="0"/>
                    <w:spacing w:after="120"/>
                    <w:jc w:val="both"/>
                    <w:rPr>
                      <w:ins w:id="19" w:author="王秀子" w:date="2024-10-30T22:57:14Z"/>
                      <w:rFonts w:ascii="Times New Roman" w:hAnsi="Times New Roman" w:eastAsia="宋体" w:cs="Times New Roman"/>
                      <w:kern w:val="2"/>
                      <w:sz w:val="21"/>
                      <w:szCs w:val="21"/>
                      <w:highlight w:val="none"/>
                      <w:lang w:val="en-US" w:eastAsia="zh-CN" w:bidi="ar-SA"/>
                    </w:rPr>
                  </w:pPr>
                  <w:ins w:id="20" w:author="王秀子" w:date="2024-10-30T22:57:14Z">
                    <w:r>
                      <w:rPr>
                        <w:rFonts w:hint="eastAsia" w:ascii="Times New Roman" w:hAnsi="Times New Roman" w:eastAsia="宋体" w:cs="Times New Roman"/>
                        <w:kern w:val="2"/>
                        <w:sz w:val="21"/>
                        <w:szCs w:val="21"/>
                        <w:highlight w:val="none"/>
                        <w:lang w:val="en-US" w:eastAsia="zh-CN" w:bidi="ar-SA"/>
                      </w:rPr>
                      <w:t>（二）评分依据：</w:t>
                    </w:r>
                  </w:ins>
                </w:p>
                <w:p w14:paraId="3AC7261F">
                  <w:pPr>
                    <w:wordWrap w:val="0"/>
                    <w:jc w:val="left"/>
                    <w:rPr>
                      <w:rFonts w:hint="eastAsia" w:asciiTheme="minorEastAsia" w:hAnsiTheme="minorEastAsia" w:eastAsiaTheme="minorEastAsia" w:cstheme="minorEastAsia"/>
                      <w:sz w:val="21"/>
                      <w:szCs w:val="21"/>
                    </w:rPr>
                  </w:pPr>
                  <w:ins w:id="21" w:author="王秀子" w:date="2024-10-30T22:57:14Z">
                    <w:r>
                      <w:rPr>
                        <w:rFonts w:hint="eastAsia"/>
                        <w:highlight w:val="none"/>
                      </w:rPr>
                      <w:t>查询渠道：通过“信用中国”（www.creditchina.gov.cn，</w:t>
                    </w:r>
                  </w:ins>
                  <w:ins w:id="22" w:author="王秀子" w:date="2024-10-30T22:57:14Z">
                    <w:r>
                      <w:rPr>
                        <w:rFonts w:hint="eastAsia"/>
                        <w:b/>
                        <w:bCs/>
                        <w:highlight w:val="none"/>
                      </w:rPr>
                      <w:t>下载信用信息报告</w:t>
                    </w:r>
                  </w:ins>
                  <w:ins w:id="23" w:author="王秀子" w:date="2024-10-30T22:57:14Z">
                    <w:r>
                      <w:rPr>
                        <w:rFonts w:hint="eastAsia"/>
                        <w:highlight w:val="none"/>
                      </w:rPr>
                      <w:t>）、“中国政府采购网”（www.ccgp.gov.cn）以及“深圳市政府采购监管网”（http://zfcg.sz.gov.cn）查询供应商信用信息，信用信息以开标当日的查询结果为准。</w:t>
                    </w:r>
                  </w:ins>
                  <w:del w:id="24" w:author="王秀子" w:date="2024-10-30T22:57:14Z">
                    <w:r>
                      <w:rPr>
                        <w:rFonts w:hint="eastAsia" w:asciiTheme="minorEastAsia" w:hAnsiTheme="minorEastAsia" w:eastAsiaTheme="minorEastAsia" w:cstheme="minorEastAsia"/>
                        <w:sz w:val="21"/>
                        <w:szCs w:val="21"/>
                      </w:rPr>
                      <w:delText>投标人在参与政府采购活动中存在诚信相关问题且在主管部门相关处理措施实施期限内的，本项不得分，否则得满分。投标人无需提供任何证明材料，由工作人员向评审委员会提供相关信息。</w:delText>
                    </w:r>
                  </w:del>
                </w:p>
              </w:tc>
            </w:tr>
            <w:tr w14:paraId="7B3573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581" w:hRule="atLeast"/>
              </w:trPr>
              <w:tc>
                <w:tcPr>
                  <w:tcW w:w="361" w:type="pct"/>
                  <w:vMerge w:val="restart"/>
                  <w:tcBorders>
                    <w:tl2br w:val="nil"/>
                    <w:tr2bl w:val="nil"/>
                  </w:tcBorders>
                  <w:noWrap w:val="0"/>
                  <w:vAlign w:val="top"/>
                </w:tcPr>
                <w:p w14:paraId="605080CB">
                  <w:pPr>
                    <w:wordWrap w:val="0"/>
                    <w:jc w:val="center"/>
                    <w:rPr>
                      <w:rFonts w:hint="eastAsia" w:asciiTheme="minorEastAsia" w:hAnsiTheme="minorEastAsia" w:eastAsiaTheme="minorEastAsia" w:cstheme="minorEastAsia"/>
                      <w:b/>
                      <w:bCs/>
                      <w:color w:val="0000FF"/>
                      <w:sz w:val="21"/>
                      <w:szCs w:val="21"/>
                      <w:lang w:eastAsia="zh-CN"/>
                    </w:rPr>
                  </w:pPr>
                  <w:r>
                    <w:rPr>
                      <w:rFonts w:hint="eastAsia" w:asciiTheme="minorEastAsia" w:hAnsiTheme="minorEastAsia" w:eastAsiaTheme="minorEastAsia" w:cstheme="minorEastAsia"/>
                      <w:b/>
                      <w:bCs/>
                      <w:color w:val="0000FF"/>
                      <w:sz w:val="21"/>
                      <w:szCs w:val="21"/>
                      <w:lang w:val="en-US" w:eastAsia="zh-CN"/>
                    </w:rPr>
                    <w:t>5</w:t>
                  </w:r>
                </w:p>
              </w:tc>
              <w:tc>
                <w:tcPr>
                  <w:tcW w:w="1886" w:type="pct"/>
                  <w:gridSpan w:val="3"/>
                  <w:tcBorders>
                    <w:tl2br w:val="nil"/>
                    <w:tr2bl w:val="nil"/>
                  </w:tcBorders>
                  <w:noWrap w:val="0"/>
                  <w:vAlign w:val="top"/>
                </w:tcPr>
                <w:p w14:paraId="06CC1E9A">
                  <w:pPr>
                    <w:wordWrap w:val="0"/>
                    <w:jc w:val="center"/>
                    <w:rPr>
                      <w:rFonts w:hint="eastAsia" w:asciiTheme="minorEastAsia" w:hAnsiTheme="minorEastAsia" w:eastAsiaTheme="minorEastAsia" w:cstheme="minorEastAsia"/>
                      <w:b/>
                      <w:bCs/>
                      <w:color w:val="0000FF"/>
                      <w:sz w:val="21"/>
                      <w:szCs w:val="21"/>
                    </w:rPr>
                  </w:pPr>
                  <w:r>
                    <w:rPr>
                      <w:rFonts w:hint="eastAsia" w:asciiTheme="minorEastAsia" w:hAnsiTheme="minorEastAsia" w:eastAsiaTheme="minorEastAsia" w:cstheme="minorEastAsia"/>
                      <w:b/>
                      <w:bCs/>
                      <w:color w:val="0000FF"/>
                      <w:sz w:val="21"/>
                      <w:szCs w:val="21"/>
                    </w:rPr>
                    <w:t>综合实力部分</w:t>
                  </w:r>
                </w:p>
              </w:tc>
              <w:tc>
                <w:tcPr>
                  <w:tcW w:w="2751" w:type="pct"/>
                  <w:tcBorders>
                    <w:tl2br w:val="nil"/>
                    <w:tr2bl w:val="nil"/>
                  </w:tcBorders>
                  <w:noWrap w:val="0"/>
                  <w:vAlign w:val="top"/>
                </w:tcPr>
                <w:p w14:paraId="4C3E61D7">
                  <w:pPr>
                    <w:wordWrap w:val="0"/>
                    <w:jc w:val="center"/>
                    <w:rPr>
                      <w:rFonts w:hint="eastAsia" w:asciiTheme="minorEastAsia" w:hAnsiTheme="minorEastAsia" w:eastAsiaTheme="minorEastAsia" w:cstheme="minorEastAsia"/>
                      <w:b/>
                      <w:bCs/>
                      <w:color w:val="0000FF"/>
                      <w:sz w:val="21"/>
                      <w:szCs w:val="21"/>
                      <w:lang w:val="en-US" w:eastAsia="zh-CN"/>
                    </w:rPr>
                  </w:pPr>
                  <w:del w:id="25" w:author="王秀子" w:date="2024-10-30T22:58:38Z">
                    <w:r>
                      <w:rPr>
                        <w:rFonts w:hint="default" w:asciiTheme="minorEastAsia" w:hAnsiTheme="minorEastAsia" w:eastAsiaTheme="minorEastAsia" w:cstheme="minorEastAsia"/>
                        <w:b/>
                        <w:bCs/>
                        <w:color w:val="0000FF"/>
                        <w:sz w:val="21"/>
                        <w:szCs w:val="21"/>
                        <w:lang w:val="en-US" w:eastAsia="zh-CN"/>
                      </w:rPr>
                      <w:delText>4</w:delText>
                    </w:r>
                  </w:del>
                  <w:ins w:id="26" w:author="王秀子" w:date="2024-10-30T22:58:38Z">
                    <w:r>
                      <w:rPr>
                        <w:rFonts w:hint="eastAsia" w:asciiTheme="minorEastAsia" w:hAnsiTheme="minorEastAsia" w:eastAsiaTheme="minorEastAsia" w:cstheme="minorEastAsia"/>
                        <w:b/>
                        <w:bCs/>
                        <w:color w:val="0000FF"/>
                        <w:sz w:val="21"/>
                        <w:szCs w:val="21"/>
                        <w:lang w:val="en-US" w:eastAsia="zh-CN"/>
                      </w:rPr>
                      <w:t>7</w:t>
                    </w:r>
                  </w:ins>
                </w:p>
              </w:tc>
            </w:tr>
            <w:tr w14:paraId="7EAD52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90" w:hRule="atLeast"/>
              </w:trPr>
              <w:tc>
                <w:tcPr>
                  <w:tcW w:w="361" w:type="pct"/>
                  <w:vMerge w:val="continue"/>
                  <w:tcBorders>
                    <w:tl2br w:val="nil"/>
                    <w:tr2bl w:val="nil"/>
                  </w:tcBorders>
                  <w:shd w:val="clear" w:color="auto" w:fill="E6EFFA"/>
                  <w:noWrap w:val="0"/>
                  <w:vAlign w:val="center"/>
                </w:tcPr>
                <w:p w14:paraId="3EA74C93">
                  <w:pPr>
                    <w:wordWrap w:val="0"/>
                    <w:jc w:val="center"/>
                    <w:rPr>
                      <w:rFonts w:hint="eastAsia" w:asciiTheme="minorEastAsia" w:hAnsiTheme="minorEastAsia" w:eastAsiaTheme="minorEastAsia" w:cstheme="minorEastAsia"/>
                      <w:b/>
                      <w:bCs/>
                      <w:color w:val="0000FF"/>
                      <w:sz w:val="21"/>
                      <w:szCs w:val="21"/>
                    </w:rPr>
                  </w:pPr>
                </w:p>
              </w:tc>
              <w:tc>
                <w:tcPr>
                  <w:tcW w:w="361" w:type="pct"/>
                  <w:tcBorders>
                    <w:tl2br w:val="nil"/>
                    <w:tr2bl w:val="nil"/>
                  </w:tcBorders>
                  <w:shd w:val="clear" w:color="auto" w:fill="E6EFFA"/>
                  <w:noWrap w:val="0"/>
                  <w:vAlign w:val="center"/>
                </w:tcPr>
                <w:p w14:paraId="28AD036B">
                  <w:pPr>
                    <w:wordWrap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序号</w:t>
                  </w:r>
                </w:p>
              </w:tc>
              <w:tc>
                <w:tcPr>
                  <w:tcW w:w="820" w:type="pct"/>
                  <w:tcBorders>
                    <w:tl2br w:val="nil"/>
                    <w:tr2bl w:val="nil"/>
                  </w:tcBorders>
                  <w:shd w:val="clear" w:color="auto" w:fill="E6EFFA"/>
                  <w:noWrap w:val="0"/>
                  <w:vAlign w:val="center"/>
                </w:tcPr>
                <w:p w14:paraId="419F609E">
                  <w:pPr>
                    <w:wordWrap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评分因素</w:t>
                  </w:r>
                </w:p>
              </w:tc>
              <w:tc>
                <w:tcPr>
                  <w:tcW w:w="703" w:type="pct"/>
                  <w:tcBorders>
                    <w:tl2br w:val="nil"/>
                    <w:tr2bl w:val="nil"/>
                  </w:tcBorders>
                  <w:shd w:val="clear" w:color="auto" w:fill="E6EFFA"/>
                  <w:noWrap w:val="0"/>
                  <w:vAlign w:val="center"/>
                </w:tcPr>
                <w:p w14:paraId="77763495">
                  <w:pPr>
                    <w:wordWrap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权重(%)</w:t>
                  </w:r>
                </w:p>
              </w:tc>
              <w:tc>
                <w:tcPr>
                  <w:tcW w:w="2751" w:type="pct"/>
                  <w:tcBorders>
                    <w:tl2br w:val="nil"/>
                    <w:tr2bl w:val="nil"/>
                  </w:tcBorders>
                  <w:shd w:val="clear" w:color="auto" w:fill="E6EFFA"/>
                  <w:noWrap w:val="0"/>
                  <w:vAlign w:val="center"/>
                </w:tcPr>
                <w:p w14:paraId="4F301424">
                  <w:pPr>
                    <w:wordWrap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评分准则</w:t>
                  </w:r>
                </w:p>
              </w:tc>
            </w:tr>
            <w:tr w14:paraId="0024F6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90" w:hRule="atLeast"/>
              </w:trPr>
              <w:tc>
                <w:tcPr>
                  <w:tcW w:w="361" w:type="pct"/>
                  <w:vMerge w:val="continue"/>
                  <w:tcBorders>
                    <w:tl2br w:val="nil"/>
                    <w:tr2bl w:val="nil"/>
                  </w:tcBorders>
                  <w:noWrap w:val="0"/>
                  <w:vAlign w:val="top"/>
                </w:tcPr>
                <w:p w14:paraId="6ADF354B">
                  <w:pPr>
                    <w:wordWrap w:val="0"/>
                    <w:rPr>
                      <w:rFonts w:hint="eastAsia" w:asciiTheme="minorEastAsia" w:hAnsiTheme="minorEastAsia" w:eastAsiaTheme="minorEastAsia" w:cstheme="minorEastAsia"/>
                      <w:b/>
                      <w:bCs/>
                      <w:color w:val="0000FF"/>
                      <w:sz w:val="21"/>
                      <w:szCs w:val="21"/>
                    </w:rPr>
                  </w:pPr>
                </w:p>
              </w:tc>
              <w:tc>
                <w:tcPr>
                  <w:tcW w:w="361" w:type="pct"/>
                  <w:tcBorders>
                    <w:tl2br w:val="nil"/>
                    <w:tr2bl w:val="nil"/>
                  </w:tcBorders>
                  <w:noWrap w:val="0"/>
                  <w:vAlign w:val="top"/>
                </w:tcPr>
                <w:p w14:paraId="273E8090">
                  <w:pPr>
                    <w:wordWrap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w:t>
                  </w:r>
                </w:p>
              </w:tc>
              <w:tc>
                <w:tcPr>
                  <w:tcW w:w="820" w:type="pct"/>
                  <w:tcBorders>
                    <w:tl2br w:val="nil"/>
                    <w:tr2bl w:val="nil"/>
                  </w:tcBorders>
                  <w:noWrap w:val="0"/>
                  <w:vAlign w:val="top"/>
                </w:tcPr>
                <w:p w14:paraId="7A1A47EA">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投标人</w:t>
                  </w:r>
                  <w:del w:id="27" w:author="王秀子" w:date="2024-10-30T22:59:13Z">
                    <w:r>
                      <w:rPr>
                        <w:rFonts w:hint="eastAsia" w:asciiTheme="minorEastAsia" w:hAnsiTheme="minorEastAsia" w:eastAsiaTheme="minorEastAsia" w:cstheme="minorEastAsia"/>
                        <w:sz w:val="21"/>
                        <w:szCs w:val="21"/>
                      </w:rPr>
                      <w:delText>近三年</w:delText>
                    </w:r>
                  </w:del>
                  <w:r>
                    <w:rPr>
                      <w:rFonts w:hint="eastAsia" w:asciiTheme="minorEastAsia" w:hAnsiTheme="minorEastAsia" w:eastAsiaTheme="minorEastAsia" w:cstheme="minorEastAsia"/>
                      <w:sz w:val="21"/>
                      <w:szCs w:val="21"/>
                    </w:rPr>
                    <w:t>同类业绩</w:t>
                  </w:r>
                  <w:del w:id="28" w:author="王秀子" w:date="2024-10-30T22:59:16Z">
                    <w:r>
                      <w:rPr>
                        <w:rFonts w:hint="eastAsia" w:asciiTheme="minorEastAsia" w:hAnsiTheme="minorEastAsia" w:eastAsiaTheme="minorEastAsia" w:cstheme="minorEastAsia"/>
                        <w:sz w:val="21"/>
                        <w:szCs w:val="21"/>
                      </w:rPr>
                      <w:delText>（以合同签订时间为准</w:delText>
                    </w:r>
                  </w:del>
                  <w:r>
                    <w:rPr>
                      <w:rFonts w:hint="eastAsia" w:asciiTheme="minorEastAsia" w:hAnsiTheme="minorEastAsia" w:eastAsiaTheme="minorEastAsia" w:cstheme="minorEastAsia"/>
                      <w:sz w:val="21"/>
                      <w:szCs w:val="21"/>
                    </w:rPr>
                    <w:t>）</w:t>
                  </w:r>
                </w:p>
              </w:tc>
              <w:tc>
                <w:tcPr>
                  <w:tcW w:w="703" w:type="pct"/>
                  <w:tcBorders>
                    <w:tl2br w:val="nil"/>
                    <w:tr2bl w:val="nil"/>
                  </w:tcBorders>
                  <w:noWrap w:val="0"/>
                  <w:vAlign w:val="top"/>
                </w:tcPr>
                <w:p w14:paraId="14A43ADE">
                  <w:pPr>
                    <w:wordWrap w:val="0"/>
                    <w:jc w:val="cente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val="en-US" w:eastAsia="zh-CN"/>
                    </w:rPr>
                    <w:t>4</w:t>
                  </w:r>
                </w:p>
              </w:tc>
              <w:tc>
                <w:tcPr>
                  <w:tcW w:w="2751" w:type="pct"/>
                  <w:tcBorders>
                    <w:tl2br w:val="nil"/>
                    <w:tr2bl w:val="nil"/>
                  </w:tcBorders>
                  <w:noWrap w:val="0"/>
                  <w:vAlign w:val="top"/>
                </w:tcPr>
                <w:p w14:paraId="6EBABEB9">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投标人需提供20</w:t>
                  </w:r>
                  <w:r>
                    <w:rPr>
                      <w:rFonts w:hint="eastAsia" w:asciiTheme="minorEastAsia" w:hAnsiTheme="minorEastAsia" w:eastAsiaTheme="minorEastAsia" w:cstheme="minorEastAsia"/>
                      <w:sz w:val="21"/>
                      <w:szCs w:val="21"/>
                      <w:lang w:val="en-US" w:eastAsia="zh-CN"/>
                    </w:rPr>
                    <w:t>21</w:t>
                  </w:r>
                  <w:r>
                    <w:rPr>
                      <w:rFonts w:hint="eastAsia" w:asciiTheme="minorEastAsia" w:hAnsiTheme="minorEastAsia" w:eastAsiaTheme="minorEastAsia" w:cstheme="minorEastAsia"/>
                      <w:sz w:val="21"/>
                      <w:szCs w:val="21"/>
                    </w:rPr>
                    <w:t>年1月1日至本项目投标截止日</w:t>
                  </w:r>
                  <w:ins w:id="29" w:author="王秀子" w:date="2024-10-30T22:59:18Z">
                    <w:r>
                      <w:rPr>
                        <w:rFonts w:hint="eastAsia" w:asciiTheme="minorEastAsia" w:hAnsiTheme="minorEastAsia" w:eastAsiaTheme="minorEastAsia" w:cstheme="minorEastAsia"/>
                        <w:sz w:val="21"/>
                        <w:szCs w:val="21"/>
                      </w:rPr>
                      <w:t>（以合同签订时间为准</w:t>
                    </w:r>
                  </w:ins>
                  <w:ins w:id="30" w:author="王秀子" w:date="2024-10-30T22:59:20Z">
                    <w:r>
                      <w:rPr>
                        <w:rFonts w:hint="eastAsia" w:asciiTheme="minorEastAsia" w:hAnsiTheme="minorEastAsia" w:eastAsiaTheme="minorEastAsia" w:cstheme="minorEastAsia"/>
                        <w:sz w:val="21"/>
                        <w:szCs w:val="21"/>
                        <w:lang w:eastAsia="zh-CN"/>
                      </w:rPr>
                      <w:t>）</w:t>
                    </w:r>
                  </w:ins>
                  <w:r>
                    <w:rPr>
                      <w:rFonts w:hint="eastAsia" w:asciiTheme="minorEastAsia" w:hAnsiTheme="minorEastAsia" w:eastAsiaTheme="minorEastAsia" w:cstheme="minorEastAsia"/>
                      <w:sz w:val="21"/>
                      <w:szCs w:val="21"/>
                    </w:rPr>
                    <w:t>的</w:t>
                  </w: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个</w:t>
                  </w:r>
                  <w:commentRangeStart w:id="10"/>
                  <w:r>
                    <w:rPr>
                      <w:rFonts w:hint="eastAsia" w:asciiTheme="minorEastAsia" w:hAnsiTheme="minorEastAsia" w:eastAsiaTheme="minorEastAsia" w:cstheme="minorEastAsia"/>
                      <w:sz w:val="21"/>
                      <w:szCs w:val="21"/>
                    </w:rPr>
                    <w:t>同类</w:t>
                  </w:r>
                  <w:commentRangeEnd w:id="10"/>
                  <w:r>
                    <w:commentReference w:id="10"/>
                  </w:r>
                  <w:r>
                    <w:rPr>
                      <w:rFonts w:hint="eastAsia" w:asciiTheme="minorEastAsia" w:hAnsiTheme="minorEastAsia" w:eastAsiaTheme="minorEastAsia" w:cstheme="minorEastAsia"/>
                      <w:sz w:val="21"/>
                      <w:szCs w:val="21"/>
                    </w:rPr>
                    <w:t>的业绩即得满分，提供</w:t>
                  </w: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个得</w:t>
                  </w:r>
                  <w:r>
                    <w:rPr>
                      <w:rFonts w:hint="eastAsia" w:asciiTheme="minorEastAsia" w:hAnsiTheme="minorEastAsia" w:eastAsiaTheme="minorEastAsia" w:cstheme="minorEastAsia"/>
                      <w:sz w:val="21"/>
                      <w:szCs w:val="21"/>
                      <w:lang w:val="en-US" w:eastAsia="zh-CN"/>
                    </w:rPr>
                    <w:t>4</w:t>
                  </w:r>
                  <w:r>
                    <w:rPr>
                      <w:rFonts w:hint="eastAsia" w:asciiTheme="minorEastAsia" w:hAnsiTheme="minorEastAsia" w:eastAsiaTheme="minorEastAsia" w:cstheme="minorEastAsia"/>
                      <w:sz w:val="21"/>
                      <w:szCs w:val="21"/>
                    </w:rPr>
                    <w:t>分，提供1个得</w:t>
                  </w:r>
                  <w:r>
                    <w:rPr>
                      <w:rFonts w:hint="eastAsia" w:asciiTheme="minorEastAsia" w:hAnsiTheme="minorEastAsia" w:eastAsiaTheme="minorEastAsia" w:cstheme="minorEastAsia"/>
                      <w:sz w:val="21"/>
                      <w:szCs w:val="21"/>
                      <w:lang w:val="en-US" w:eastAsia="zh-CN"/>
                    </w:rPr>
                    <w:t>1</w:t>
                  </w:r>
                  <w:r>
                    <w:rPr>
                      <w:rFonts w:hint="eastAsia" w:asciiTheme="minorEastAsia" w:hAnsiTheme="minorEastAsia" w:eastAsiaTheme="minorEastAsia" w:cstheme="minorEastAsia"/>
                      <w:sz w:val="21"/>
                      <w:szCs w:val="21"/>
                    </w:rPr>
                    <w:t>分。</w:t>
                  </w:r>
                </w:p>
                <w:p w14:paraId="12492C6A">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bCs w:val="0"/>
                      <w:i w:val="0"/>
                      <w:iCs w:val="0"/>
                      <w:color w:val="auto"/>
                      <w:kern w:val="0"/>
                      <w:sz w:val="21"/>
                      <w:szCs w:val="21"/>
                      <w:u w:val="none"/>
                      <w:lang w:val="en-US" w:eastAsia="zh-CN" w:bidi="ar"/>
                    </w:rPr>
                    <w:t>注：</w:t>
                  </w:r>
                  <w:r>
                    <w:rPr>
                      <w:rFonts w:hint="eastAsia" w:asciiTheme="minorEastAsia" w:hAnsiTheme="minorEastAsia" w:eastAsiaTheme="minorEastAsia" w:cstheme="minorEastAsia"/>
                      <w:sz w:val="21"/>
                      <w:szCs w:val="21"/>
                    </w:rPr>
                    <w:t>投标人必须在投标文件中提供每一个合同（均加盖合同甲方公章或业务章）扫描件</w:t>
                  </w:r>
                  <w:del w:id="31" w:author="王秀子" w:date="2024-10-30T22:59:00Z">
                    <w:r>
                      <w:rPr>
                        <w:rFonts w:hint="eastAsia" w:asciiTheme="minorEastAsia" w:hAnsiTheme="minorEastAsia" w:eastAsiaTheme="minorEastAsia" w:cstheme="minorEastAsia"/>
                        <w:sz w:val="21"/>
                        <w:szCs w:val="21"/>
                      </w:rPr>
                      <w:delText>，原件备查</w:delText>
                    </w:r>
                  </w:del>
                  <w:r>
                    <w:rPr>
                      <w:rFonts w:hint="eastAsia" w:asciiTheme="minorEastAsia" w:hAnsiTheme="minorEastAsia" w:eastAsiaTheme="minorEastAsia" w:cstheme="minorEastAsia"/>
                      <w:sz w:val="21"/>
                      <w:szCs w:val="21"/>
                    </w:rPr>
                    <w:t>，否则不得分。评分中出现无证明资料或专家无法凭所提供资料判断是否得分的情况，一律作不得分处理。</w:t>
                  </w:r>
                </w:p>
              </w:tc>
            </w:tr>
            <w:tr w14:paraId="31C005B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20" w:type="dxa"/>
                  <w:left w:w="108" w:type="dxa"/>
                  <w:bottom w:w="20" w:type="dxa"/>
                  <w:right w:w="108" w:type="dxa"/>
                </w:tblCellMar>
              </w:tblPrEx>
              <w:trPr>
                <w:trHeight w:val="2320" w:hRule="atLeast"/>
              </w:trPr>
              <w:tc>
                <w:tcPr>
                  <w:tcW w:w="361" w:type="pct"/>
                  <w:tcBorders>
                    <w:tl2br w:val="nil"/>
                    <w:tr2bl w:val="nil"/>
                  </w:tcBorders>
                  <w:noWrap w:val="0"/>
                  <w:vAlign w:val="top"/>
                </w:tcPr>
                <w:p w14:paraId="74F9C0E8">
                  <w:pPr>
                    <w:wordWrap w:val="0"/>
                    <w:rPr>
                      <w:rFonts w:hint="eastAsia" w:asciiTheme="minorEastAsia" w:hAnsiTheme="minorEastAsia" w:eastAsiaTheme="minorEastAsia" w:cstheme="minorEastAsia"/>
                      <w:b/>
                      <w:bCs/>
                      <w:color w:val="0000FF"/>
                      <w:sz w:val="21"/>
                      <w:szCs w:val="21"/>
                    </w:rPr>
                  </w:pPr>
                </w:p>
              </w:tc>
              <w:tc>
                <w:tcPr>
                  <w:tcW w:w="361" w:type="pct"/>
                  <w:tcBorders>
                    <w:tl2br w:val="nil"/>
                    <w:tr2bl w:val="nil"/>
                  </w:tcBorders>
                  <w:noWrap w:val="0"/>
                  <w:vAlign w:val="top"/>
                </w:tcPr>
                <w:p w14:paraId="0CCE87A2">
                  <w:pPr>
                    <w:wordWrap w:val="0"/>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w:t>
                  </w:r>
                </w:p>
              </w:tc>
              <w:tc>
                <w:tcPr>
                  <w:tcW w:w="820" w:type="pct"/>
                  <w:tcBorders>
                    <w:tl2br w:val="nil"/>
                    <w:tr2bl w:val="nil"/>
                  </w:tcBorders>
                  <w:noWrap w:val="0"/>
                  <w:vAlign w:val="top"/>
                </w:tcPr>
                <w:p w14:paraId="3E90FB57">
                  <w:pPr>
                    <w:wordWrap w:val="0"/>
                    <w:jc w:val="left"/>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投标人认证情况</w:t>
                  </w:r>
                </w:p>
              </w:tc>
              <w:tc>
                <w:tcPr>
                  <w:tcW w:w="703" w:type="pct"/>
                  <w:tcBorders>
                    <w:tl2br w:val="nil"/>
                    <w:tr2bl w:val="nil"/>
                  </w:tcBorders>
                  <w:noWrap w:val="0"/>
                  <w:vAlign w:val="top"/>
                </w:tcPr>
                <w:p w14:paraId="6C6C591B">
                  <w:pPr>
                    <w:wordWrap w:val="0"/>
                    <w:jc w:val="center"/>
                    <w:rPr>
                      <w:rFonts w:hint="default" w:asciiTheme="minorEastAsia" w:hAnsiTheme="minorEastAsia" w:eastAsiaTheme="minorEastAsia" w:cstheme="minorEastAsia"/>
                      <w:sz w:val="21"/>
                      <w:szCs w:val="21"/>
                      <w:lang w:val="en-US" w:eastAsia="zh-CN"/>
                    </w:rPr>
                  </w:pPr>
                  <w:ins w:id="32" w:author="王秀子" w:date="2024-10-30T22:58:35Z">
                    <w:r>
                      <w:rPr>
                        <w:rFonts w:hint="eastAsia" w:asciiTheme="minorEastAsia" w:hAnsiTheme="minorEastAsia" w:eastAsiaTheme="minorEastAsia" w:cstheme="minorEastAsia"/>
                        <w:sz w:val="21"/>
                        <w:szCs w:val="21"/>
                        <w:lang w:val="en-US" w:eastAsia="zh-CN"/>
                      </w:rPr>
                      <w:t>3</w:t>
                    </w:r>
                  </w:ins>
                </w:p>
              </w:tc>
              <w:tc>
                <w:tcPr>
                  <w:tcW w:w="2751" w:type="pct"/>
                  <w:tcBorders>
                    <w:tl2br w:val="nil"/>
                    <w:tr2bl w:val="nil"/>
                  </w:tcBorders>
                  <w:noWrap w:val="0"/>
                  <w:vAlign w:val="top"/>
                </w:tcPr>
                <w:p w14:paraId="62B80646">
                  <w:pPr>
                    <w:wordWrap w:val="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1、投标人具有有效期内的环境管理体系认证证书。</w:t>
                  </w:r>
                </w:p>
                <w:p w14:paraId="4D767417">
                  <w:pPr>
                    <w:wordWrap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2、投标人具有有效期内的质量管理体系认证证书。</w:t>
                  </w:r>
                </w:p>
                <w:p w14:paraId="4806A3A6">
                  <w:pPr>
                    <w:wordWrap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3、投标人具有有效期内的职业健康安全管理体系认证证书。 </w:t>
                  </w:r>
                </w:p>
                <w:p w14:paraId="42324835">
                  <w:pPr>
                    <w:wordWrap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注：每一项证书得</w:t>
                  </w:r>
                  <w:r>
                    <w:rPr>
                      <w:rFonts w:hint="eastAsia" w:asciiTheme="minorEastAsia" w:hAnsiTheme="minorEastAsia" w:eastAsiaTheme="minorEastAsia" w:cstheme="minorEastAsia"/>
                      <w:sz w:val="21"/>
                      <w:szCs w:val="21"/>
                      <w:lang w:val="en-US" w:eastAsia="zh-CN"/>
                    </w:rPr>
                    <w:t>1</w:t>
                  </w:r>
                  <w:r>
                    <w:rPr>
                      <w:rFonts w:hint="eastAsia" w:asciiTheme="minorEastAsia" w:hAnsiTheme="minorEastAsia" w:eastAsiaTheme="minorEastAsia" w:cstheme="minorEastAsia"/>
                      <w:sz w:val="21"/>
                      <w:szCs w:val="21"/>
                    </w:rPr>
                    <w:t>分，提供全部3项的得</w:t>
                  </w:r>
                  <w:r>
                    <w:rPr>
                      <w:rFonts w:hint="eastAsia" w:asciiTheme="minorEastAsia" w:hAnsiTheme="minorEastAsia" w:eastAsiaTheme="minorEastAsia" w:cstheme="minorEastAsia"/>
                      <w:sz w:val="21"/>
                      <w:szCs w:val="21"/>
                      <w:lang w:val="en-US" w:eastAsia="zh-CN"/>
                    </w:rPr>
                    <w:t>3</w:t>
                  </w:r>
                  <w:r>
                    <w:rPr>
                      <w:rFonts w:hint="eastAsia" w:asciiTheme="minorEastAsia" w:hAnsiTheme="minorEastAsia" w:eastAsiaTheme="minorEastAsia" w:cstheme="minorEastAsia"/>
                      <w:sz w:val="21"/>
                      <w:szCs w:val="21"/>
                    </w:rPr>
                    <w:t xml:space="preserve">分。 </w:t>
                  </w:r>
                </w:p>
                <w:p w14:paraId="746D7CFE">
                  <w:pPr>
                    <w:wordWrap w:val="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提供上述证书扫描件</w:t>
                  </w:r>
                  <w:del w:id="33" w:author="王秀子" w:date="2024-10-30T22:59:36Z">
                    <w:r>
                      <w:rPr>
                        <w:rFonts w:hint="eastAsia" w:asciiTheme="minorEastAsia" w:hAnsiTheme="minorEastAsia" w:eastAsiaTheme="minorEastAsia" w:cstheme="minorEastAsia"/>
                        <w:sz w:val="21"/>
                        <w:szCs w:val="21"/>
                      </w:rPr>
                      <w:delText>（原件备查</w:delText>
                    </w:r>
                  </w:del>
                  <w:r>
                    <w:rPr>
                      <w:rFonts w:hint="eastAsia" w:asciiTheme="minorEastAsia" w:hAnsiTheme="minorEastAsia" w:eastAsiaTheme="minorEastAsia" w:cstheme="minorEastAsia"/>
                      <w:sz w:val="21"/>
                      <w:szCs w:val="21"/>
                    </w:rPr>
                    <w:t>），</w:t>
                  </w:r>
                  <w:commentRangeStart w:id="11"/>
                  <w:r>
                    <w:rPr>
                      <w:rFonts w:hint="eastAsia" w:asciiTheme="minorEastAsia" w:hAnsiTheme="minorEastAsia" w:eastAsiaTheme="minorEastAsia" w:cstheme="minorEastAsia"/>
                      <w:sz w:val="21"/>
                      <w:szCs w:val="21"/>
                    </w:rPr>
                    <w:t xml:space="preserve">应同时提供认证机构在全国认证认可信息公共服务平台官网（http://cx.cnca.cn/）或者国家认证认可监督委员会官网（http://www.cnca.gov.cn/），查询到机构信息的截图作为得分条件。 </w:t>
                  </w:r>
                  <w:commentRangeEnd w:id="11"/>
                  <w:r>
                    <w:commentReference w:id="11"/>
                  </w:r>
                </w:p>
                <w:p w14:paraId="295D4AB8">
                  <w:pPr>
                    <w:wordWrap w:val="0"/>
                    <w:jc w:val="left"/>
                    <w:rPr>
                      <w:rFonts w:hint="eastAsia" w:asciiTheme="minorEastAsia" w:hAnsiTheme="minorEastAsia" w:eastAsiaTheme="minorEastAsia" w:cstheme="minorEastAsia"/>
                      <w:b w:val="0"/>
                      <w:bCs w:val="0"/>
                      <w:i w:val="0"/>
                      <w:iCs w:val="0"/>
                      <w:color w:val="auto"/>
                      <w:kern w:val="0"/>
                      <w:sz w:val="21"/>
                      <w:szCs w:val="21"/>
                      <w:u w:val="none"/>
                      <w:lang w:val="en-US" w:eastAsia="zh-CN" w:bidi="ar"/>
                    </w:rPr>
                  </w:pPr>
                  <w:r>
                    <w:rPr>
                      <w:rFonts w:hint="eastAsia" w:asciiTheme="minorEastAsia" w:hAnsiTheme="minorEastAsia" w:eastAsiaTheme="minorEastAsia" w:cstheme="minorEastAsia"/>
                      <w:sz w:val="21"/>
                      <w:szCs w:val="21"/>
                    </w:rPr>
                    <w:t>评分中出现无证明资料或专家无法凭所提供资料判断是否得分的情况，一律作不得分处理。</w:t>
                  </w:r>
                </w:p>
              </w:tc>
            </w:tr>
          </w:tbl>
          <w:p w14:paraId="1A65D5F7">
            <w:pPr>
              <w:pStyle w:val="38"/>
              <w:keepNext w:val="0"/>
              <w:keepLines w:val="0"/>
              <w:pageBreakBefore w:val="0"/>
              <w:widowControl/>
              <w:kinsoku/>
              <w:wordWrap/>
              <w:overflowPunct/>
              <w:topLinePunct w:val="0"/>
              <w:autoSpaceDE/>
              <w:autoSpaceDN/>
              <w:bidi w:val="0"/>
              <w:adjustRightInd/>
              <w:snapToGrid/>
              <w:spacing w:beforeAutospacing="0" w:afterAutospacing="0" w:line="240" w:lineRule="auto"/>
              <w:ind w:left="420"/>
              <w:textAlignment w:val="auto"/>
              <w:rPr>
                <w:highlight w:val="none"/>
              </w:rPr>
            </w:pPr>
          </w:p>
        </w:tc>
      </w:tr>
    </w:tbl>
    <w:p w14:paraId="16BC4922">
      <w:pPr>
        <w:rPr>
          <w:rFonts w:ascii="Times New Roman" w:hAnsi="Times New Roman" w:eastAsia="宋体" w:cs="Times New Roman"/>
          <w:vanish/>
          <w:sz w:val="24"/>
          <w:highlight w:val="none"/>
        </w:rPr>
      </w:pPr>
    </w:p>
    <w:p w14:paraId="28772CFA">
      <w:pPr>
        <w:pStyle w:val="19"/>
        <w:rPr>
          <w:highlight w:val="none"/>
        </w:rPr>
      </w:pPr>
    </w:p>
    <w:p w14:paraId="4FA86A7C">
      <w:pPr>
        <w:rPr>
          <w:highlight w:val="none"/>
        </w:rPr>
        <w:sectPr>
          <w:pgSz w:w="11907" w:h="16840"/>
          <w:pgMar w:top="1440" w:right="1418" w:bottom="1440" w:left="1418" w:header="851" w:footer="992" w:gutter="0"/>
          <w:cols w:space="425" w:num="1"/>
          <w:titlePg/>
          <w:docGrid w:linePitch="462" w:charSpace="0"/>
        </w:sectPr>
      </w:pPr>
    </w:p>
    <w:p w14:paraId="054E995C">
      <w:pPr>
        <w:jc w:val="center"/>
        <w:rPr>
          <w:b/>
          <w:sz w:val="84"/>
          <w:szCs w:val="84"/>
          <w:highlight w:val="none"/>
        </w:rPr>
      </w:pPr>
    </w:p>
    <w:p w14:paraId="24E309F1">
      <w:pPr>
        <w:jc w:val="center"/>
        <w:rPr>
          <w:b/>
          <w:sz w:val="84"/>
          <w:szCs w:val="84"/>
          <w:highlight w:val="none"/>
        </w:rPr>
      </w:pPr>
    </w:p>
    <w:p w14:paraId="796D74BB">
      <w:pPr>
        <w:jc w:val="center"/>
        <w:rPr>
          <w:b/>
          <w:sz w:val="84"/>
          <w:szCs w:val="84"/>
          <w:highlight w:val="none"/>
        </w:rPr>
      </w:pPr>
    </w:p>
    <w:p w14:paraId="55633287">
      <w:pPr>
        <w:jc w:val="center"/>
        <w:rPr>
          <w:b/>
          <w:sz w:val="120"/>
          <w:szCs w:val="120"/>
          <w:highlight w:val="none"/>
        </w:rPr>
      </w:pPr>
      <w:r>
        <w:rPr>
          <w:rFonts w:hint="eastAsia"/>
          <w:b/>
          <w:sz w:val="120"/>
          <w:szCs w:val="120"/>
          <w:highlight w:val="none"/>
        </w:rPr>
        <w:t>政府采购</w:t>
      </w:r>
    </w:p>
    <w:p w14:paraId="4233A927">
      <w:pPr>
        <w:jc w:val="center"/>
        <w:rPr>
          <w:b/>
          <w:sz w:val="120"/>
          <w:szCs w:val="120"/>
          <w:highlight w:val="none"/>
        </w:rPr>
      </w:pPr>
      <w:r>
        <w:rPr>
          <w:rFonts w:hint="eastAsia"/>
          <w:b/>
          <w:sz w:val="120"/>
          <w:szCs w:val="120"/>
          <w:highlight w:val="none"/>
        </w:rPr>
        <w:t>招标文件</w:t>
      </w:r>
    </w:p>
    <w:p w14:paraId="398AB1E3">
      <w:pPr>
        <w:jc w:val="center"/>
        <w:rPr>
          <w:b/>
          <w:sz w:val="52"/>
          <w:szCs w:val="52"/>
          <w:highlight w:val="none"/>
        </w:rPr>
      </w:pPr>
      <w:r>
        <w:rPr>
          <w:rFonts w:hint="eastAsia"/>
          <w:b/>
          <w:sz w:val="52"/>
          <w:szCs w:val="52"/>
          <w:highlight w:val="none"/>
        </w:rPr>
        <w:t>（货物类）</w:t>
      </w:r>
    </w:p>
    <w:p w14:paraId="312E0247">
      <w:pPr>
        <w:rPr>
          <w:highlight w:val="none"/>
        </w:rPr>
      </w:pPr>
    </w:p>
    <w:p w14:paraId="726FDB52">
      <w:pPr>
        <w:rPr>
          <w:highlight w:val="none"/>
        </w:rPr>
      </w:pPr>
    </w:p>
    <w:p w14:paraId="611C9370">
      <w:pPr>
        <w:rPr>
          <w:highlight w:val="none"/>
        </w:rPr>
      </w:pPr>
    </w:p>
    <w:p w14:paraId="3D2F4B94">
      <w:pPr>
        <w:rPr>
          <w:highlight w:val="none"/>
        </w:rPr>
      </w:pPr>
    </w:p>
    <w:p w14:paraId="1D92ABD2">
      <w:pPr>
        <w:rPr>
          <w:highlight w:val="none"/>
        </w:rPr>
      </w:pPr>
    </w:p>
    <w:p w14:paraId="1982ED90">
      <w:pPr>
        <w:rPr>
          <w:highlight w:val="none"/>
        </w:rPr>
      </w:pPr>
    </w:p>
    <w:p w14:paraId="790103ED">
      <w:pPr>
        <w:rPr>
          <w:highlight w:val="none"/>
        </w:rPr>
      </w:pPr>
    </w:p>
    <w:p w14:paraId="27297CD0">
      <w:pPr>
        <w:rPr>
          <w:highlight w:val="none"/>
        </w:rPr>
      </w:pPr>
    </w:p>
    <w:p w14:paraId="36E255A3">
      <w:pPr>
        <w:rPr>
          <w:highlight w:val="none"/>
        </w:rPr>
      </w:pPr>
    </w:p>
    <w:p w14:paraId="1AC2289F">
      <w:pPr>
        <w:rPr>
          <w:highlight w:val="none"/>
        </w:rPr>
      </w:pPr>
    </w:p>
    <w:p w14:paraId="1D43EC1F">
      <w:pPr>
        <w:rPr>
          <w:highlight w:val="none"/>
        </w:rPr>
      </w:pPr>
    </w:p>
    <w:p w14:paraId="73D7FC0C">
      <w:pPr>
        <w:rPr>
          <w:highlight w:val="none"/>
        </w:rPr>
      </w:pPr>
    </w:p>
    <w:p w14:paraId="1C377DC8">
      <w:pPr>
        <w:rPr>
          <w:highlight w:val="none"/>
        </w:rPr>
      </w:pPr>
    </w:p>
    <w:p w14:paraId="780D3E84">
      <w:pPr>
        <w:rPr>
          <w:highlight w:val="none"/>
        </w:rPr>
      </w:pPr>
    </w:p>
    <w:p w14:paraId="61223351">
      <w:pPr>
        <w:rPr>
          <w:highlight w:val="none"/>
        </w:rPr>
      </w:pPr>
    </w:p>
    <w:p w14:paraId="5D4A7D1F">
      <w:pPr>
        <w:rPr>
          <w:highlight w:val="none"/>
        </w:rPr>
      </w:pPr>
    </w:p>
    <w:p w14:paraId="6FE5A728">
      <w:pPr>
        <w:rPr>
          <w:highlight w:val="none"/>
        </w:rPr>
      </w:pPr>
    </w:p>
    <w:p w14:paraId="6246F081">
      <w:pPr>
        <w:rPr>
          <w:highlight w:val="none"/>
        </w:rPr>
      </w:pPr>
    </w:p>
    <w:p w14:paraId="0BC0B487">
      <w:pPr>
        <w:rPr>
          <w:highlight w:val="none"/>
        </w:rPr>
      </w:pPr>
    </w:p>
    <w:p w14:paraId="64700630">
      <w:pPr>
        <w:jc w:val="center"/>
        <w:rPr>
          <w:b/>
          <w:sz w:val="44"/>
          <w:szCs w:val="44"/>
          <w:highlight w:val="none"/>
        </w:rPr>
      </w:pPr>
      <w:bookmarkStart w:id="2" w:name="_Hlk71465316"/>
      <w:r>
        <w:rPr>
          <w:rFonts w:hint="eastAsia"/>
          <w:b/>
          <w:sz w:val="44"/>
          <w:szCs w:val="44"/>
          <w:highlight w:val="none"/>
        </w:rPr>
        <w:t>深圳公共资源交易中心</w:t>
      </w:r>
    </w:p>
    <w:p w14:paraId="1104DCA9">
      <w:pPr>
        <w:jc w:val="center"/>
        <w:rPr>
          <w:b/>
          <w:sz w:val="44"/>
          <w:szCs w:val="44"/>
          <w:highlight w:val="none"/>
        </w:rPr>
      </w:pPr>
      <w:r>
        <w:rPr>
          <w:rFonts w:hint="eastAsia"/>
          <w:b/>
          <w:sz w:val="44"/>
          <w:szCs w:val="44"/>
          <w:highlight w:val="none"/>
        </w:rPr>
        <w:t>（</w:t>
      </w:r>
      <w:r>
        <w:rPr>
          <w:b/>
          <w:sz w:val="44"/>
          <w:szCs w:val="44"/>
          <w:highlight w:val="none"/>
        </w:rPr>
        <w:t>20</w:t>
      </w:r>
      <w:r>
        <w:rPr>
          <w:rFonts w:hint="eastAsia"/>
          <w:b/>
          <w:sz w:val="44"/>
          <w:szCs w:val="44"/>
          <w:highlight w:val="none"/>
        </w:rPr>
        <w:t>2</w:t>
      </w:r>
      <w:r>
        <w:rPr>
          <w:rFonts w:hint="eastAsia"/>
          <w:b/>
          <w:sz w:val="44"/>
          <w:szCs w:val="44"/>
          <w:highlight w:val="none"/>
          <w:lang w:val="en-US" w:eastAsia="zh-CN"/>
        </w:rPr>
        <w:t>4</w:t>
      </w:r>
      <w:r>
        <w:rPr>
          <w:rFonts w:hint="eastAsia"/>
          <w:b/>
          <w:sz w:val="44"/>
          <w:szCs w:val="44"/>
          <w:highlight w:val="none"/>
        </w:rPr>
        <w:t>）</w:t>
      </w:r>
    </w:p>
    <w:bookmarkEnd w:id="2"/>
    <w:p w14:paraId="7F7DD819">
      <w:pPr>
        <w:widowControl/>
        <w:jc w:val="center"/>
        <w:rPr>
          <w:highlight w:val="none"/>
        </w:rPr>
      </w:pPr>
    </w:p>
    <w:p w14:paraId="30F296A8">
      <w:pPr>
        <w:widowControl/>
        <w:jc w:val="center"/>
        <w:rPr>
          <w:highlight w:val="none"/>
        </w:rPr>
      </w:pPr>
      <w:r>
        <w:rPr>
          <w:highlight w:val="none"/>
        </w:rPr>
        <w:br w:type="page"/>
      </w:r>
    </w:p>
    <w:p w14:paraId="262B88E2">
      <w:pPr>
        <w:ind w:firstLine="3654" w:firstLineChars="1300"/>
        <w:rPr>
          <w:rFonts w:ascii="宋体" w:hAnsi="宋体"/>
          <w:color w:val="FF0000"/>
          <w:szCs w:val="21"/>
          <w:highlight w:val="none"/>
        </w:rPr>
      </w:pPr>
      <w:bookmarkStart w:id="3" w:name="_Hlk73564573"/>
      <w:r>
        <w:rPr>
          <w:rFonts w:hint="eastAsia" w:ascii="宋体" w:hAnsi="宋体" w:eastAsia="黑体"/>
          <w:b/>
          <w:bCs/>
          <w:color w:val="FF0000"/>
          <w:kern w:val="44"/>
          <w:sz w:val="28"/>
          <w:szCs w:val="44"/>
          <w:highlight w:val="none"/>
        </w:rPr>
        <w:t>警示条款</w:t>
      </w:r>
    </w:p>
    <w:p w14:paraId="078BE3DA">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一、</w:t>
      </w:r>
      <w:r>
        <w:rPr>
          <w:rFonts w:hint="eastAsia" w:ascii="宋体" w:hAnsi="宋体"/>
          <w:b/>
          <w:bCs/>
          <w:color w:val="FF0000"/>
          <w:sz w:val="20"/>
          <w:szCs w:val="20"/>
          <w:highlight w:val="none"/>
        </w:rPr>
        <w:t>《深圳经济特区政府采购条例》第五十七条</w:t>
      </w:r>
      <w:r>
        <w:rPr>
          <w:rFonts w:hint="eastAsia" w:ascii="宋体" w:hAnsi="宋体"/>
          <w:color w:val="FF0000"/>
          <w:sz w:val="20"/>
          <w:szCs w:val="20"/>
          <w:highlight w:val="none"/>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4984355F">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（一）在采购活动中应当回避而未回避的；</w:t>
      </w:r>
    </w:p>
    <w:p w14:paraId="51383FAC">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（二）未按本条例规定签订、履行采购合同，造成严重后果的；</w:t>
      </w:r>
    </w:p>
    <w:p w14:paraId="040636DA">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（三）隐瞒真实情况，提供虚假资料的；</w:t>
      </w:r>
    </w:p>
    <w:p w14:paraId="073D8DBC">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（四）以非法手段排斥其他供应商参与竞争的；</w:t>
      </w:r>
    </w:p>
    <w:p w14:paraId="1A88BD71">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（五）与其他采购参加人串通投标的；</w:t>
      </w:r>
    </w:p>
    <w:p w14:paraId="26DC238E">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（六）恶意投诉的；</w:t>
      </w:r>
    </w:p>
    <w:p w14:paraId="6802EDB5">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（七）向采购项目相关人行贿或者提供其他不当利益的；</w:t>
      </w:r>
    </w:p>
    <w:p w14:paraId="421E2E2E">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（八）阻碍、抗拒主管部门监督检查的；</w:t>
      </w:r>
    </w:p>
    <w:p w14:paraId="11D215BF">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（九）其他违反本条例规定的行为。</w:t>
      </w:r>
    </w:p>
    <w:p w14:paraId="15F26639">
      <w:pPr>
        <w:ind w:firstLine="402" w:firstLineChars="200"/>
        <w:rPr>
          <w:rFonts w:ascii="宋体" w:hAnsi="宋体"/>
          <w:color w:val="FF0000"/>
          <w:sz w:val="20"/>
          <w:szCs w:val="20"/>
          <w:highlight w:val="none"/>
        </w:rPr>
      </w:pPr>
      <w:r>
        <w:rPr>
          <w:rFonts w:hint="eastAsia" w:ascii="宋体" w:hAnsi="宋体"/>
          <w:b/>
          <w:bCs/>
          <w:color w:val="FF0000"/>
          <w:sz w:val="20"/>
          <w:szCs w:val="20"/>
          <w:highlight w:val="none"/>
        </w:rPr>
        <w:t>二、《深圳经济特区政府采购条例实施细则》第七十五条</w:t>
      </w:r>
      <w:r>
        <w:rPr>
          <w:rFonts w:hint="eastAsia" w:ascii="宋体" w:hAnsi="宋体"/>
          <w:b/>
          <w:bCs/>
          <w:color w:val="FF0000"/>
          <w:sz w:val="20"/>
          <w:szCs w:val="20"/>
          <w:highlight w:val="none"/>
          <w:lang w:val="en-US" w:eastAsia="zh-CN"/>
        </w:rPr>
        <w:t xml:space="preserve"> </w:t>
      </w:r>
      <w:r>
        <w:rPr>
          <w:rFonts w:hint="eastAsia" w:ascii="宋体" w:hAnsi="宋体"/>
          <w:color w:val="FF0000"/>
          <w:sz w:val="20"/>
          <w:szCs w:val="20"/>
          <w:highlight w:val="none"/>
        </w:rPr>
        <w:t>供应商有下列情形</w:t>
      </w:r>
      <w:r>
        <w:rPr>
          <w:rFonts w:hint="eastAsia" w:ascii="宋体" w:hAnsi="宋体"/>
          <w:color w:val="FF0000"/>
          <w:sz w:val="20"/>
          <w:szCs w:val="20"/>
          <w:highlight w:val="none"/>
          <w:lang w:val="en-US" w:eastAsia="zh-CN"/>
        </w:rPr>
        <w:t>之一</w:t>
      </w:r>
      <w:r>
        <w:rPr>
          <w:rFonts w:hint="eastAsia" w:ascii="宋体" w:hAnsi="宋体"/>
          <w:color w:val="FF0000"/>
          <w:sz w:val="20"/>
          <w:szCs w:val="20"/>
          <w:highlight w:val="none"/>
        </w:rPr>
        <w:t>的，属于采购条例所称的串通投标行为，按照采购条例第五十七条有关规定处理：（一）投标供应商之间相互约定给予未中标的供应商利益补偿</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（二）不同投标供应商的法定代表人、主要经营负责人、项目投标授权代表人、项目负责人、主要技术人员为同一人、属同一单位或者在同一单位缴纳社会保险</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（三）不同投标供应商的投标文件由同一单位或者同一人编制，或者由同一人分阶段参与编制的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（四）不同投标供应商的投标文件或部分投标文件相互混装</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（五）不同投标供应商的投标文件内容存在非正常一致</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（六）由同一单位工作人员为两家以上（含两家）供应商进行同一项投标活动的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（七）主管部门依照法律、法规认定的其他情形。</w:t>
      </w:r>
    </w:p>
    <w:p w14:paraId="7A88B8D8">
      <w:pPr>
        <w:ind w:firstLine="402" w:firstLineChars="200"/>
        <w:rPr>
          <w:rFonts w:ascii="宋体" w:hAnsi="宋体"/>
          <w:color w:val="FF0000"/>
          <w:sz w:val="20"/>
          <w:szCs w:val="20"/>
          <w:highlight w:val="none"/>
        </w:rPr>
      </w:pPr>
      <w:r>
        <w:rPr>
          <w:rFonts w:hint="eastAsia" w:ascii="宋体" w:hAnsi="宋体"/>
          <w:b/>
          <w:bCs/>
          <w:color w:val="FF0000"/>
          <w:sz w:val="20"/>
          <w:szCs w:val="20"/>
          <w:highlight w:val="none"/>
        </w:rPr>
        <w:t>三、《深圳经济特区政府采购条例实施细则》第七十七条</w:t>
      </w:r>
      <w:r>
        <w:rPr>
          <w:rFonts w:hint="eastAsia" w:ascii="宋体" w:hAnsi="宋体"/>
          <w:b/>
          <w:bCs/>
          <w:color w:val="FF0000"/>
          <w:sz w:val="20"/>
          <w:szCs w:val="20"/>
          <w:highlight w:val="none"/>
          <w:lang w:val="en-US" w:eastAsia="zh-CN"/>
        </w:rPr>
        <w:t xml:space="preserve"> </w:t>
      </w:r>
      <w:r>
        <w:rPr>
          <w:rFonts w:hint="eastAsia" w:ascii="宋体" w:hAnsi="宋体"/>
          <w:color w:val="FF0000"/>
          <w:sz w:val="20"/>
          <w:szCs w:val="20"/>
          <w:highlight w:val="none"/>
        </w:rPr>
        <w:t>供应商有下列情形之一的，属于隐瞒真实情况，提供虚假资料，按照采购条例第五十七</w:t>
      </w:r>
      <w:r>
        <w:rPr>
          <w:rFonts w:hint="eastAsia" w:ascii="宋体" w:hAnsi="宋体"/>
          <w:color w:val="FF0000"/>
          <w:sz w:val="20"/>
          <w:szCs w:val="20"/>
          <w:highlight w:val="none"/>
          <w:lang w:val="en-US" w:eastAsia="zh-CN"/>
        </w:rPr>
        <w:t>条</w:t>
      </w:r>
      <w:r>
        <w:rPr>
          <w:rFonts w:hint="eastAsia" w:ascii="宋体" w:hAnsi="宋体"/>
          <w:color w:val="FF0000"/>
          <w:sz w:val="20"/>
          <w:szCs w:val="20"/>
          <w:highlight w:val="none"/>
        </w:rPr>
        <w:t>的有关规定处理：（一）通过转让或者租借等方式从其他单位获取资格或者资质证书投标的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（二）由其他单位或者其他单位负责人在投标供应商编制的投标文件上加盖印章或者签字的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（三）项目负责人或者主要技术人员不是本单位人员的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（四）投标保证金不是从投标供应商基本账户转出的</w:t>
      </w:r>
      <w:r>
        <w:rPr>
          <w:rFonts w:hint="eastAsia" w:ascii="宋体" w:hAnsi="宋体"/>
          <w:color w:val="FF0000"/>
          <w:sz w:val="20"/>
          <w:szCs w:val="20"/>
          <w:highlight w:val="none"/>
          <w:lang w:eastAsia="zh-CN"/>
        </w:rPr>
        <w:t>。</w:t>
      </w:r>
      <w:r>
        <w:rPr>
          <w:rFonts w:hint="eastAsia" w:ascii="宋体" w:hAnsi="宋体"/>
          <w:color w:val="FF0000"/>
          <w:sz w:val="20"/>
          <w:szCs w:val="20"/>
          <w:highlight w:val="none"/>
        </w:rPr>
        <w:t>（五）其他隐瞒真实情况、提供虚假资料的行为。</w:t>
      </w:r>
    </w:p>
    <w:p w14:paraId="4539770A">
      <w:pPr>
        <w:ind w:firstLine="400" w:firstLineChars="200"/>
        <w:rPr>
          <w:rFonts w:ascii="宋体" w:hAnsi="宋体"/>
          <w:color w:val="FF0000"/>
          <w:sz w:val="20"/>
          <w:szCs w:val="20"/>
          <w:highlight w:val="none"/>
        </w:rPr>
      </w:pPr>
      <w:r>
        <w:rPr>
          <w:rFonts w:hint="eastAsia" w:ascii="宋体" w:hAnsi="宋体"/>
          <w:color w:val="FF0000"/>
          <w:sz w:val="20"/>
          <w:szCs w:val="20"/>
          <w:highlight w:val="none"/>
        </w:rPr>
        <w:t>投标供应商不能提供项目负责人或者主要技术人员的劳动合同、社会保险等劳动关系证明材料的，视为存在前款第（三）项规定的情形。</w:t>
      </w:r>
    </w:p>
    <w:bookmarkEnd w:id="3"/>
    <w:p w14:paraId="55A1C998">
      <w:pPr>
        <w:ind w:firstLine="422" w:firstLineChars="200"/>
        <w:rPr>
          <w:rFonts w:hint="eastAsia"/>
          <w:b/>
          <w:color w:val="FF0000"/>
          <w:highlight w:val="none"/>
        </w:rPr>
      </w:pPr>
      <w:r>
        <w:rPr>
          <w:rFonts w:hint="eastAsia"/>
          <w:b/>
          <w:color w:val="FF0000"/>
          <w:highlight w:val="none"/>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14:paraId="72F1ABD3">
      <w:pPr>
        <w:ind w:firstLine="400" w:firstLineChars="200"/>
        <w:rPr>
          <w:rFonts w:hint="eastAsia"/>
          <w:b w:val="0"/>
          <w:bCs/>
          <w:color w:val="FF0000"/>
          <w:sz w:val="20"/>
          <w:szCs w:val="20"/>
          <w:highlight w:val="none"/>
          <w:lang w:val="en-US" w:eastAsia="zh-CN"/>
        </w:rPr>
      </w:pPr>
      <w:r>
        <w:rPr>
          <w:rFonts w:hint="eastAsia"/>
          <w:b w:val="0"/>
          <w:bCs/>
          <w:color w:val="FF0000"/>
          <w:sz w:val="20"/>
          <w:szCs w:val="20"/>
          <w:highlight w:val="none"/>
          <w:lang w:val="en-US" w:eastAsia="zh-CN"/>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665B40C7">
      <w:pPr>
        <w:ind w:firstLine="400" w:firstLineChars="200"/>
        <w:rPr>
          <w:rFonts w:hint="eastAsia"/>
          <w:b w:val="0"/>
          <w:bCs/>
          <w:color w:val="FF0000"/>
          <w:sz w:val="20"/>
          <w:szCs w:val="20"/>
          <w:highlight w:val="none"/>
          <w:lang w:val="en-US" w:eastAsia="zh-CN"/>
        </w:rPr>
      </w:pPr>
      <w:r>
        <w:rPr>
          <w:rFonts w:hint="eastAsia"/>
          <w:b w:val="0"/>
          <w:bCs/>
          <w:color w:val="FF0000"/>
          <w:sz w:val="20"/>
          <w:szCs w:val="20"/>
          <w:highlight w:val="none"/>
          <w:lang w:val="en-US" w:eastAsia="zh-CN"/>
        </w:rPr>
        <w:t>为避免出现不同供应商投标文件的文件制作机器码、文件创建标识码、IP地址一致的异常情况，建议各供应商编制、上传投标文件时不要使用公共电脑设备或公共网络。</w:t>
      </w:r>
    </w:p>
    <w:p w14:paraId="181D49F9">
      <w:pPr>
        <w:ind w:firstLine="400" w:firstLineChars="200"/>
        <w:rPr>
          <w:rFonts w:hint="eastAsia"/>
          <w:b w:val="0"/>
          <w:bCs/>
          <w:color w:val="FF0000"/>
          <w:sz w:val="20"/>
          <w:szCs w:val="20"/>
          <w:highlight w:val="none"/>
          <w:lang w:val="en-US" w:eastAsia="zh-CN"/>
        </w:rPr>
      </w:pPr>
      <w:r>
        <w:rPr>
          <w:rFonts w:hint="eastAsia"/>
          <w:b w:val="0"/>
          <w:bCs/>
          <w:color w:val="FF0000"/>
          <w:sz w:val="20"/>
          <w:szCs w:val="20"/>
          <w:highlight w:val="none"/>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color w:val="FF0000"/>
          <w:sz w:val="20"/>
          <w:szCs w:val="20"/>
          <w:highlight w:val="none"/>
        </w:rPr>
        <w:t>取消参与本市政府采购资格</w:t>
      </w:r>
      <w:r>
        <w:rPr>
          <w:rFonts w:hint="eastAsia" w:hAnsi="宋体"/>
          <w:color w:val="FF0000"/>
          <w:sz w:val="20"/>
          <w:szCs w:val="20"/>
          <w:highlight w:val="none"/>
          <w:lang w:eastAsia="zh-CN"/>
        </w:rPr>
        <w:t>、</w:t>
      </w:r>
      <w:r>
        <w:rPr>
          <w:rFonts w:hint="eastAsia" w:ascii="宋体" w:hAnsi="宋体"/>
          <w:color w:val="FF0000"/>
          <w:sz w:val="20"/>
          <w:szCs w:val="20"/>
          <w:highlight w:val="none"/>
        </w:rPr>
        <w:t>依法吊销其营业</w:t>
      </w:r>
      <w:r>
        <w:rPr>
          <w:rFonts w:hint="eastAsia" w:hAnsi="宋体"/>
          <w:color w:val="FF0000"/>
          <w:sz w:val="20"/>
          <w:szCs w:val="20"/>
          <w:highlight w:val="none"/>
          <w:lang w:val="en-US" w:eastAsia="zh-CN"/>
        </w:rPr>
        <w:t>执照等行政处罚，</w:t>
      </w:r>
      <w:r>
        <w:rPr>
          <w:rFonts w:hint="eastAsia" w:ascii="宋体" w:hAnsi="宋体"/>
          <w:color w:val="FF0000"/>
          <w:sz w:val="20"/>
          <w:szCs w:val="20"/>
          <w:highlight w:val="none"/>
        </w:rPr>
        <w:t>构成犯罪的，依法追究刑事责任</w:t>
      </w:r>
      <w:r>
        <w:rPr>
          <w:rFonts w:hint="eastAsia"/>
          <w:b w:val="0"/>
          <w:bCs/>
          <w:color w:val="FF0000"/>
          <w:sz w:val="20"/>
          <w:szCs w:val="20"/>
          <w:highlight w:val="none"/>
          <w:lang w:val="en-US" w:eastAsia="zh-CN"/>
        </w:rPr>
        <w:t>，请各供应商独立编制、上传投标文件，妥善保管和使用电子秘钥。</w:t>
      </w:r>
    </w:p>
    <w:p w14:paraId="665514C5">
      <w:pPr>
        <w:ind w:firstLine="400" w:firstLineChars="200"/>
        <w:rPr>
          <w:rFonts w:ascii="宋体" w:hAnsi="宋体"/>
          <w:color w:val="FF0000"/>
          <w:sz w:val="20"/>
          <w:szCs w:val="20"/>
          <w:highlight w:val="none"/>
        </w:rPr>
        <w:sectPr>
          <w:pgSz w:w="11907" w:h="16840"/>
          <w:pgMar w:top="1440" w:right="1797" w:bottom="1440" w:left="1797" w:header="851" w:footer="992" w:gutter="0"/>
          <w:cols w:space="425" w:num="1"/>
          <w:titlePg/>
          <w:docGrid w:linePitch="462" w:charSpace="0"/>
        </w:sectPr>
      </w:pPr>
    </w:p>
    <w:p w14:paraId="11D68F2E">
      <w:pPr>
        <w:keepNext w:val="0"/>
        <w:keepLines w:val="0"/>
        <w:pageBreakBefore w:val="0"/>
        <w:widowControl w:val="0"/>
        <w:kinsoku/>
        <w:wordWrap/>
        <w:overflowPunct/>
        <w:topLinePunct w:val="0"/>
        <w:autoSpaceDE/>
        <w:autoSpaceDN/>
        <w:bidi w:val="0"/>
        <w:adjustRightInd/>
        <w:snapToGrid/>
        <w:spacing w:before="464" w:beforeLines="100" w:after="464" w:afterLines="100"/>
        <w:jc w:val="center"/>
        <w:textAlignment w:val="auto"/>
        <w:rPr>
          <w:rFonts w:hint="eastAsia" w:ascii="黑体" w:hAnsi="黑体" w:eastAsia="黑体" w:cs="黑体"/>
          <w:b/>
          <w:bCs/>
          <w:sz w:val="28"/>
          <w:szCs w:val="36"/>
          <w:highlight w:val="none"/>
        </w:rPr>
      </w:pPr>
      <w:bookmarkStart w:id="4" w:name="_Hlk72218009"/>
      <w:r>
        <w:rPr>
          <w:rFonts w:hint="eastAsia" w:ascii="黑体" w:hAnsi="黑体" w:eastAsia="黑体" w:cs="黑体"/>
          <w:b/>
          <w:bCs/>
          <w:sz w:val="28"/>
          <w:szCs w:val="36"/>
          <w:highlight w:val="none"/>
        </w:rPr>
        <w:t>目   录</w:t>
      </w:r>
    </w:p>
    <w:p w14:paraId="60266479">
      <w:pPr>
        <w:outlineLvl w:val="0"/>
        <w:rPr>
          <w:b/>
          <w:sz w:val="24"/>
          <w:highlight w:val="none"/>
        </w:rPr>
      </w:pPr>
      <w:r>
        <w:rPr>
          <w:rFonts w:hint="eastAsia"/>
          <w:b/>
          <w:sz w:val="24"/>
          <w:highlight w:val="none"/>
        </w:rPr>
        <w:t xml:space="preserve">第一册  </w:t>
      </w:r>
      <w:r>
        <w:rPr>
          <w:rFonts w:hint="eastAsia"/>
          <w:b/>
          <w:sz w:val="24"/>
          <w:highlight w:val="none"/>
          <w:lang w:val="en-US" w:eastAsia="zh-CN"/>
        </w:rPr>
        <w:t xml:space="preserve">  </w:t>
      </w:r>
      <w:r>
        <w:rPr>
          <w:rFonts w:hint="eastAsia"/>
          <w:b/>
          <w:sz w:val="24"/>
          <w:highlight w:val="none"/>
        </w:rPr>
        <w:t>专用条款</w:t>
      </w:r>
    </w:p>
    <w:p w14:paraId="61CC72AA">
      <w:pPr>
        <w:ind w:firstLine="960" w:firstLineChars="400"/>
        <w:rPr>
          <w:sz w:val="24"/>
          <w:highlight w:val="none"/>
        </w:rPr>
      </w:pPr>
      <w:r>
        <w:rPr>
          <w:rFonts w:hint="eastAsia"/>
          <w:sz w:val="24"/>
          <w:highlight w:val="none"/>
        </w:rPr>
        <w:t>关键信息</w:t>
      </w:r>
    </w:p>
    <w:p w14:paraId="44F51F25">
      <w:pPr>
        <w:ind w:left="630" w:leftChars="300" w:firstLine="630" w:firstLineChars="300"/>
        <w:rPr>
          <w:rFonts w:ascii="宋体" w:hAnsi="宋体"/>
          <w:szCs w:val="21"/>
          <w:highlight w:val="none"/>
        </w:rPr>
      </w:pPr>
      <w:r>
        <w:rPr>
          <w:rFonts w:hint="eastAsia" w:ascii="宋体" w:hAnsi="宋体"/>
          <w:szCs w:val="21"/>
          <w:highlight w:val="none"/>
        </w:rPr>
        <w:t>第一章  招标公告</w:t>
      </w:r>
    </w:p>
    <w:p w14:paraId="5438A2DB">
      <w:pPr>
        <w:ind w:left="630" w:leftChars="300" w:firstLine="630" w:firstLineChars="300"/>
        <w:rPr>
          <w:rFonts w:ascii="宋体" w:hAnsi="宋体"/>
          <w:szCs w:val="21"/>
          <w:highlight w:val="none"/>
        </w:rPr>
      </w:pPr>
      <w:r>
        <w:rPr>
          <w:rFonts w:hint="eastAsia" w:ascii="宋体" w:hAnsi="宋体"/>
          <w:szCs w:val="21"/>
          <w:highlight w:val="none"/>
        </w:rPr>
        <w:t xml:space="preserve">第二章  </w:t>
      </w:r>
      <w:bookmarkStart w:id="5" w:name="_Hlk71994379"/>
      <w:r>
        <w:rPr>
          <w:rFonts w:hint="eastAsia" w:ascii="宋体" w:hAnsi="宋体"/>
          <w:szCs w:val="21"/>
          <w:highlight w:val="none"/>
        </w:rPr>
        <w:t>对通用条款的补充内容及其他关键信息</w:t>
      </w:r>
      <w:bookmarkEnd w:id="5"/>
    </w:p>
    <w:p w14:paraId="3E95465C">
      <w:pPr>
        <w:ind w:left="630" w:leftChars="300" w:firstLine="630" w:firstLineChars="300"/>
        <w:rPr>
          <w:rFonts w:ascii="宋体" w:hAnsi="宋体"/>
          <w:szCs w:val="21"/>
          <w:highlight w:val="none"/>
        </w:rPr>
      </w:pPr>
      <w:r>
        <w:rPr>
          <w:rFonts w:hint="eastAsia" w:ascii="宋体" w:hAnsi="宋体"/>
          <w:szCs w:val="21"/>
          <w:highlight w:val="none"/>
        </w:rPr>
        <w:t xml:space="preserve">第三章 </w:t>
      </w:r>
      <w:r>
        <w:rPr>
          <w:rFonts w:ascii="宋体" w:hAnsi="宋体"/>
          <w:szCs w:val="21"/>
          <w:highlight w:val="none"/>
        </w:rPr>
        <w:t xml:space="preserve"> </w:t>
      </w:r>
      <w:r>
        <w:rPr>
          <w:rFonts w:hint="eastAsia" w:ascii="宋体" w:hAnsi="宋体"/>
          <w:szCs w:val="21"/>
          <w:highlight w:val="none"/>
        </w:rPr>
        <w:t>用户需求书</w:t>
      </w:r>
    </w:p>
    <w:p w14:paraId="20009994">
      <w:pPr>
        <w:ind w:left="630" w:leftChars="300" w:firstLine="630" w:firstLineChars="300"/>
        <w:rPr>
          <w:rFonts w:ascii="宋体" w:hAnsi="宋体"/>
          <w:szCs w:val="21"/>
          <w:highlight w:val="none"/>
        </w:rPr>
      </w:pPr>
      <w:r>
        <w:rPr>
          <w:rFonts w:hint="eastAsia" w:ascii="宋体" w:hAnsi="宋体"/>
          <w:szCs w:val="21"/>
          <w:highlight w:val="none"/>
        </w:rPr>
        <w:t xml:space="preserve">第四章 </w:t>
      </w:r>
      <w:r>
        <w:rPr>
          <w:rFonts w:ascii="宋体" w:hAnsi="宋体"/>
          <w:szCs w:val="21"/>
          <w:highlight w:val="none"/>
        </w:rPr>
        <w:t xml:space="preserve"> </w:t>
      </w:r>
      <w:r>
        <w:rPr>
          <w:rFonts w:hint="eastAsia" w:ascii="宋体" w:hAnsi="宋体"/>
          <w:szCs w:val="21"/>
          <w:highlight w:val="none"/>
        </w:rPr>
        <w:t>投标文件组成要求及格式</w:t>
      </w:r>
    </w:p>
    <w:p w14:paraId="3940DDAB">
      <w:pPr>
        <w:ind w:left="630" w:leftChars="300" w:firstLine="630" w:firstLineChars="300"/>
        <w:rPr>
          <w:rFonts w:ascii="宋体" w:hAnsi="宋体"/>
          <w:szCs w:val="21"/>
          <w:highlight w:val="none"/>
        </w:rPr>
      </w:pPr>
      <w:r>
        <w:rPr>
          <w:rFonts w:hint="eastAsia" w:ascii="宋体" w:hAnsi="宋体"/>
          <w:szCs w:val="21"/>
          <w:highlight w:val="none"/>
        </w:rPr>
        <w:t>第五章  合同条款及格式</w:t>
      </w:r>
    </w:p>
    <w:p w14:paraId="6FFDBA2D">
      <w:pPr>
        <w:rPr>
          <w:b/>
          <w:sz w:val="24"/>
          <w:highlight w:val="none"/>
        </w:rPr>
      </w:pPr>
    </w:p>
    <w:p w14:paraId="7F15EB48">
      <w:pPr>
        <w:outlineLvl w:val="0"/>
        <w:rPr>
          <w:b/>
          <w:sz w:val="24"/>
          <w:highlight w:val="none"/>
        </w:rPr>
      </w:pPr>
      <w:r>
        <w:rPr>
          <w:rFonts w:hint="eastAsia"/>
          <w:b/>
          <w:sz w:val="24"/>
          <w:highlight w:val="none"/>
        </w:rPr>
        <w:t>第二册</w:t>
      </w:r>
      <w:r>
        <w:rPr>
          <w:rFonts w:hint="eastAsia"/>
          <w:b/>
          <w:sz w:val="24"/>
          <w:highlight w:val="none"/>
          <w:lang w:val="en-US" w:eastAsia="zh-CN"/>
        </w:rPr>
        <w:t xml:space="preserve">  </w:t>
      </w:r>
      <w:r>
        <w:rPr>
          <w:rFonts w:hint="eastAsia"/>
          <w:b/>
          <w:sz w:val="24"/>
          <w:highlight w:val="none"/>
        </w:rPr>
        <w:t xml:space="preserve">  通用条款</w:t>
      </w:r>
    </w:p>
    <w:p w14:paraId="328A78E3">
      <w:pPr>
        <w:ind w:left="630" w:leftChars="300" w:firstLine="411" w:firstLineChars="196"/>
        <w:rPr>
          <w:rFonts w:ascii="宋体" w:hAnsi="宋体"/>
          <w:szCs w:val="21"/>
          <w:highlight w:val="none"/>
        </w:rPr>
      </w:pPr>
      <w:r>
        <w:rPr>
          <w:rFonts w:hint="eastAsia" w:ascii="宋体" w:hAnsi="宋体"/>
          <w:szCs w:val="21"/>
          <w:highlight w:val="none"/>
        </w:rPr>
        <w:t>第一章  总则</w:t>
      </w:r>
    </w:p>
    <w:p w14:paraId="543F739B">
      <w:pPr>
        <w:ind w:left="630" w:leftChars="300" w:firstLine="411" w:firstLineChars="196"/>
        <w:rPr>
          <w:rFonts w:ascii="宋体" w:hAnsi="宋体"/>
          <w:szCs w:val="21"/>
          <w:highlight w:val="none"/>
        </w:rPr>
      </w:pPr>
      <w:r>
        <w:rPr>
          <w:rFonts w:hint="eastAsia" w:ascii="宋体" w:hAnsi="宋体"/>
          <w:szCs w:val="21"/>
          <w:highlight w:val="none"/>
        </w:rPr>
        <w:t>第二章  招标文件</w:t>
      </w:r>
    </w:p>
    <w:p w14:paraId="76A8E89D">
      <w:pPr>
        <w:ind w:left="630" w:leftChars="300" w:firstLine="411" w:firstLineChars="196"/>
        <w:rPr>
          <w:rFonts w:ascii="宋体" w:hAnsi="宋体"/>
          <w:szCs w:val="21"/>
          <w:highlight w:val="none"/>
        </w:rPr>
      </w:pPr>
      <w:r>
        <w:rPr>
          <w:rFonts w:hint="eastAsia" w:ascii="宋体" w:hAnsi="宋体"/>
          <w:szCs w:val="21"/>
          <w:highlight w:val="none"/>
        </w:rPr>
        <w:t>第三章  投标文件的编制</w:t>
      </w:r>
    </w:p>
    <w:p w14:paraId="1D1BAE27">
      <w:pPr>
        <w:ind w:left="630" w:leftChars="300" w:firstLine="411" w:firstLineChars="196"/>
        <w:rPr>
          <w:rFonts w:ascii="宋体" w:hAnsi="宋体"/>
          <w:szCs w:val="21"/>
          <w:highlight w:val="none"/>
        </w:rPr>
      </w:pPr>
      <w:r>
        <w:rPr>
          <w:rFonts w:hint="eastAsia" w:ascii="宋体" w:hAnsi="宋体"/>
          <w:szCs w:val="21"/>
          <w:highlight w:val="none"/>
        </w:rPr>
        <w:t>第四章  投标文件的递交</w:t>
      </w:r>
    </w:p>
    <w:p w14:paraId="3603256F">
      <w:pPr>
        <w:ind w:left="630" w:leftChars="300" w:firstLine="411" w:firstLineChars="196"/>
        <w:rPr>
          <w:rFonts w:ascii="宋体" w:hAnsi="宋体"/>
          <w:szCs w:val="21"/>
          <w:highlight w:val="none"/>
        </w:rPr>
      </w:pPr>
      <w:r>
        <w:rPr>
          <w:rFonts w:hint="eastAsia" w:ascii="宋体" w:hAnsi="宋体"/>
          <w:szCs w:val="21"/>
          <w:highlight w:val="none"/>
        </w:rPr>
        <w:t>第五章  开标</w:t>
      </w:r>
    </w:p>
    <w:p w14:paraId="083C7536">
      <w:pPr>
        <w:ind w:left="630" w:leftChars="300" w:firstLine="411" w:firstLineChars="196"/>
        <w:rPr>
          <w:rFonts w:ascii="宋体" w:hAnsi="宋体"/>
          <w:szCs w:val="21"/>
          <w:highlight w:val="none"/>
        </w:rPr>
      </w:pPr>
      <w:r>
        <w:rPr>
          <w:rFonts w:hint="eastAsia" w:ascii="宋体" w:hAnsi="宋体"/>
          <w:szCs w:val="21"/>
          <w:highlight w:val="none"/>
        </w:rPr>
        <w:t>第六章  评审要求</w:t>
      </w:r>
    </w:p>
    <w:p w14:paraId="3F129E81">
      <w:pPr>
        <w:ind w:left="630" w:leftChars="300" w:firstLine="411" w:firstLineChars="196"/>
        <w:rPr>
          <w:rFonts w:ascii="宋体" w:hAnsi="宋体"/>
          <w:szCs w:val="21"/>
          <w:highlight w:val="none"/>
        </w:rPr>
      </w:pPr>
      <w:r>
        <w:rPr>
          <w:rFonts w:hint="eastAsia" w:ascii="宋体" w:hAnsi="宋体"/>
          <w:szCs w:val="21"/>
          <w:highlight w:val="none"/>
        </w:rPr>
        <w:t>第七章  评审程序及评审方法</w:t>
      </w:r>
    </w:p>
    <w:p w14:paraId="2D6E425F">
      <w:pPr>
        <w:ind w:left="630" w:leftChars="300" w:firstLine="411" w:firstLineChars="196"/>
        <w:rPr>
          <w:rFonts w:ascii="宋体" w:hAnsi="宋体"/>
          <w:szCs w:val="21"/>
          <w:highlight w:val="none"/>
        </w:rPr>
      </w:pPr>
      <w:r>
        <w:rPr>
          <w:rFonts w:hint="eastAsia" w:ascii="宋体" w:hAnsi="宋体"/>
          <w:szCs w:val="21"/>
          <w:highlight w:val="none"/>
        </w:rPr>
        <w:t>第八章  定标及公示</w:t>
      </w:r>
    </w:p>
    <w:p w14:paraId="7A076851">
      <w:pPr>
        <w:ind w:left="630" w:leftChars="300" w:firstLine="411" w:firstLineChars="196"/>
        <w:rPr>
          <w:rFonts w:ascii="宋体" w:hAnsi="宋体"/>
          <w:szCs w:val="21"/>
          <w:highlight w:val="none"/>
        </w:rPr>
      </w:pPr>
      <w:r>
        <w:rPr>
          <w:rFonts w:hint="eastAsia" w:ascii="宋体" w:hAnsi="宋体"/>
          <w:szCs w:val="21"/>
          <w:highlight w:val="none"/>
        </w:rPr>
        <w:t>第九章  公开招标失败的后续处理</w:t>
      </w:r>
    </w:p>
    <w:p w14:paraId="0EF571B9">
      <w:pPr>
        <w:ind w:left="630" w:leftChars="300" w:firstLine="411" w:firstLineChars="196"/>
        <w:rPr>
          <w:rFonts w:ascii="宋体" w:hAnsi="宋体"/>
          <w:szCs w:val="21"/>
          <w:highlight w:val="none"/>
        </w:rPr>
      </w:pPr>
      <w:r>
        <w:rPr>
          <w:rFonts w:hint="eastAsia" w:ascii="宋体" w:hAnsi="宋体"/>
          <w:szCs w:val="21"/>
          <w:highlight w:val="none"/>
        </w:rPr>
        <w:t>第十章  合同的授予与备案</w:t>
      </w:r>
    </w:p>
    <w:p w14:paraId="473302A7">
      <w:pPr>
        <w:ind w:firstLine="1050" w:firstLineChars="500"/>
        <w:rPr>
          <w:rFonts w:hint="eastAsia"/>
          <w:highlight w:val="none"/>
        </w:rPr>
      </w:pPr>
      <w:r>
        <w:rPr>
          <w:rFonts w:hint="eastAsia"/>
          <w:highlight w:val="none"/>
        </w:rPr>
        <w:t>第十一章  质疑处理</w:t>
      </w:r>
    </w:p>
    <w:p w14:paraId="2EEE5449">
      <w:pPr>
        <w:pStyle w:val="19"/>
        <w:rPr>
          <w:rFonts w:hint="eastAsia"/>
          <w:highlight w:val="none"/>
        </w:rPr>
      </w:pPr>
    </w:p>
    <w:p w14:paraId="441B526D">
      <w:pPr>
        <w:pStyle w:val="18"/>
        <w:rPr>
          <w:rFonts w:hint="eastAsia"/>
          <w:highlight w:val="none"/>
        </w:rPr>
        <w:sectPr>
          <w:pgSz w:w="11907" w:h="16840"/>
          <w:pgMar w:top="1440" w:right="1797" w:bottom="1440" w:left="1797" w:header="851" w:footer="992" w:gutter="0"/>
          <w:cols w:space="425" w:num="1"/>
          <w:titlePg/>
          <w:docGrid w:linePitch="462" w:charSpace="0"/>
        </w:sectPr>
      </w:pPr>
    </w:p>
    <w:bookmarkEnd w:id="4"/>
    <w:p w14:paraId="09DC04C9">
      <w:pPr>
        <w:pStyle w:val="2"/>
        <w:rPr>
          <w:color w:val="FF0000"/>
          <w:sz w:val="24"/>
          <w:highlight w:val="none"/>
        </w:rPr>
      </w:pPr>
      <w:bookmarkStart w:id="6" w:name="bt合同条款及格式"/>
      <w:bookmarkEnd w:id="6"/>
      <w:bookmarkStart w:id="7" w:name="bt投标函"/>
      <w:bookmarkEnd w:id="7"/>
      <w:bookmarkStart w:id="8" w:name="bt说明"/>
      <w:bookmarkEnd w:id="8"/>
      <w:bookmarkStart w:id="9" w:name="bt其他资料2"/>
      <w:bookmarkEnd w:id="9"/>
      <w:bookmarkStart w:id="10" w:name="bt投标人须知"/>
      <w:bookmarkEnd w:id="10"/>
      <w:bookmarkStart w:id="11" w:name="bt项目管理班子配备情况"/>
      <w:bookmarkEnd w:id="11"/>
      <w:bookmarkStart w:id="12" w:name="bt其他资料由投标人自定"/>
      <w:bookmarkEnd w:id="12"/>
      <w:bookmarkStart w:id="13" w:name="bt合同格式"/>
      <w:bookmarkEnd w:id="13"/>
      <w:bookmarkStart w:id="14" w:name="bt投标报价汇总表"/>
      <w:bookmarkEnd w:id="14"/>
      <w:bookmarkStart w:id="15" w:name="bt投标人情况介绍"/>
      <w:bookmarkEnd w:id="15"/>
      <w:bookmarkStart w:id="16" w:name="bt投标文件签署授权委托书"/>
      <w:bookmarkEnd w:id="16"/>
      <w:bookmarkStart w:id="17" w:name="bt商务标投标文件格式"/>
      <w:bookmarkEnd w:id="17"/>
      <w:bookmarkStart w:id="18" w:name="bt本工程承诺书"/>
      <w:bookmarkEnd w:id="18"/>
      <w:bookmarkStart w:id="19" w:name="合同格式"/>
      <w:bookmarkEnd w:id="19"/>
      <w:bookmarkStart w:id="20" w:name="bt开标一览表"/>
      <w:bookmarkEnd w:id="20"/>
      <w:bookmarkStart w:id="21" w:name="bt合同条款"/>
      <w:bookmarkEnd w:id="21"/>
      <w:bookmarkStart w:id="22" w:name="bt技术标投标文件格式"/>
      <w:bookmarkEnd w:id="22"/>
      <w:r>
        <w:rPr>
          <w:rFonts w:hint="eastAsia"/>
          <w:highlight w:val="none"/>
        </w:rPr>
        <w:t>第一册  专用条款</w:t>
      </w:r>
    </w:p>
    <w:p w14:paraId="65FAA248">
      <w:pPr>
        <w:pStyle w:val="3"/>
        <w:rPr>
          <w:sz w:val="28"/>
          <w:szCs w:val="28"/>
          <w:highlight w:val="none"/>
        </w:rPr>
      </w:pPr>
      <w:r>
        <w:rPr>
          <w:rFonts w:hint="eastAsia"/>
          <w:sz w:val="28"/>
          <w:szCs w:val="28"/>
          <w:highlight w:val="none"/>
        </w:rPr>
        <w:t>第一章  招标公告</w:t>
      </w:r>
    </w:p>
    <w:p w14:paraId="34DD37F5">
      <w:pPr>
        <w:spacing w:line="360" w:lineRule="auto"/>
        <w:rPr>
          <w:rFonts w:ascii="宋体" w:hAnsi="宋体" w:cs="宋体"/>
          <w:b/>
          <w:bCs/>
          <w:kern w:val="0"/>
          <w:szCs w:val="21"/>
          <w:highlight w:val="none"/>
        </w:rPr>
      </w:pPr>
      <w:r>
        <w:rPr>
          <w:rFonts w:hint="eastAsia" w:ascii="宋体" w:hAnsi="宋体" w:cs="宋体"/>
          <w:b/>
          <w:bCs/>
          <w:kern w:val="0"/>
          <w:szCs w:val="21"/>
          <w:highlight w:val="none"/>
        </w:rPr>
        <w:t>申请人的资格要求：</w:t>
      </w:r>
    </w:p>
    <w:p w14:paraId="08687876">
      <w:pPr>
        <w:ind w:firstLine="630" w:firstLineChars="300"/>
        <w:rPr>
          <w:rFonts w:hint="eastAsia" w:ascii="宋体" w:hAnsi="宋体" w:eastAsia="宋体" w:cs="宋体"/>
          <w:kern w:val="0"/>
          <w:szCs w:val="21"/>
          <w:highlight w:val="none"/>
          <w:lang w:eastAsia="zh-CN"/>
        </w:rPr>
      </w:pPr>
      <w:r>
        <w:rPr>
          <w:rFonts w:hint="eastAsia" w:ascii="宋体" w:hAnsi="宋体" w:cs="宋体"/>
          <w:kern w:val="0"/>
          <w:szCs w:val="21"/>
          <w:highlight w:val="none"/>
        </w:rPr>
        <w:t>1</w:t>
      </w:r>
      <w:r>
        <w:rPr>
          <w:rFonts w:ascii="宋体" w:hAnsi="宋体" w:cs="宋体"/>
          <w:kern w:val="0"/>
          <w:szCs w:val="21"/>
          <w:highlight w:val="none"/>
        </w:rPr>
        <w:t>.</w:t>
      </w:r>
      <w:bookmarkStart w:id="23" w:name="_Hlk72162904"/>
      <w:r>
        <w:rPr>
          <w:rFonts w:hint="eastAsia" w:ascii="宋体" w:hAnsi="宋体" w:cs="宋体"/>
          <w:kern w:val="0"/>
          <w:szCs w:val="21"/>
          <w:highlight w:val="none"/>
        </w:rPr>
        <w:t>具有独立法人资格或是具有独立承担民事责任能力的其</w:t>
      </w:r>
      <w:r>
        <w:rPr>
          <w:rFonts w:hint="eastAsia" w:ascii="宋体" w:hAnsi="宋体" w:cs="宋体"/>
          <w:kern w:val="0"/>
          <w:szCs w:val="21"/>
          <w:highlight w:val="none"/>
          <w:lang w:val="en-US" w:eastAsia="zh-CN"/>
        </w:rPr>
        <w:t>他</w:t>
      </w:r>
      <w:r>
        <w:rPr>
          <w:rFonts w:hint="eastAsia" w:ascii="宋体" w:hAnsi="宋体" w:cs="宋体"/>
          <w:kern w:val="0"/>
          <w:szCs w:val="21"/>
          <w:highlight w:val="none"/>
        </w:rPr>
        <w:t>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bookmarkEnd w:id="23"/>
    </w:p>
    <w:p w14:paraId="2BA8B5DD">
      <w:pPr>
        <w:ind w:firstLine="630" w:firstLineChars="300"/>
        <w:rPr>
          <w:rFonts w:ascii="宋体" w:hAnsi="宋体" w:cs="宋体"/>
          <w:kern w:val="0"/>
          <w:szCs w:val="21"/>
          <w:highlight w:val="none"/>
        </w:rPr>
      </w:pPr>
      <w:r>
        <w:rPr>
          <w:rFonts w:hint="eastAsia" w:ascii="宋体" w:hAnsi="宋体" w:cs="宋体"/>
          <w:color w:val="FF0000"/>
          <w:kern w:val="0"/>
          <w:szCs w:val="21"/>
          <w:highlight w:val="none"/>
        </w:rPr>
        <w:t>2.本项目不接受联合体投标（由供应商在《政府采购投标及履约承诺函》中作出声明），是否接受投标人选用进口产品参与投标详见招标文件“货物需求明细”表</w:t>
      </w:r>
      <w:r>
        <w:rPr>
          <w:rFonts w:hint="eastAsia" w:ascii="宋体" w:hAnsi="宋体" w:cs="宋体"/>
          <w:color w:val="FF0000"/>
          <w:kern w:val="0"/>
          <w:szCs w:val="21"/>
          <w:highlight w:val="none"/>
          <w:lang w:eastAsia="zh-CN"/>
        </w:rPr>
        <w:t>；</w:t>
      </w:r>
    </w:p>
    <w:p w14:paraId="160EE39C">
      <w:pPr>
        <w:ind w:firstLine="630" w:firstLineChars="300"/>
        <w:rPr>
          <w:rFonts w:ascii="宋体" w:hAnsi="宋体" w:cs="宋体"/>
          <w:kern w:val="0"/>
          <w:szCs w:val="21"/>
          <w:highlight w:val="none"/>
        </w:rPr>
      </w:pPr>
      <w:r>
        <w:rPr>
          <w:rFonts w:hint="eastAsia" w:ascii="宋体" w:hAnsi="宋体" w:cs="宋体"/>
          <w:kern w:val="0"/>
          <w:szCs w:val="21"/>
          <w:highlight w:val="none"/>
        </w:rPr>
        <w:t>3</w:t>
      </w:r>
      <w:r>
        <w:rPr>
          <w:rFonts w:ascii="宋体" w:hAnsi="宋体" w:cs="宋体"/>
          <w:kern w:val="0"/>
          <w:szCs w:val="21"/>
          <w:highlight w:val="none"/>
        </w:rPr>
        <w:t>.</w:t>
      </w:r>
      <w:r>
        <w:rPr>
          <w:rFonts w:hint="eastAsia" w:ascii="宋体" w:hAnsi="宋体" w:cs="宋体"/>
          <w:kern w:val="0"/>
          <w:szCs w:val="21"/>
          <w:highlight w:val="none"/>
        </w:rPr>
        <w:t>参与本项目政府采购活动时不存在被有关部门禁止参与政府采购活动且在有效期内的情况（由供应商在《政府采购投标及履约承诺函》中作出声明）；</w:t>
      </w:r>
    </w:p>
    <w:p w14:paraId="40095F46">
      <w:pPr>
        <w:ind w:firstLine="630" w:firstLineChars="300"/>
        <w:rPr>
          <w:rFonts w:ascii="宋体" w:hAnsi="宋体" w:cs="宋体"/>
          <w:kern w:val="0"/>
          <w:szCs w:val="21"/>
          <w:highlight w:val="none"/>
        </w:rPr>
      </w:pPr>
      <w:r>
        <w:rPr>
          <w:rFonts w:hint="eastAsia" w:ascii="宋体" w:hAnsi="宋体" w:cs="宋体"/>
          <w:kern w:val="0"/>
          <w:szCs w:val="21"/>
          <w:highlight w:val="none"/>
          <w:lang w:val="en-US" w:eastAsia="zh-CN"/>
        </w:rPr>
        <w:t>4</w:t>
      </w:r>
      <w:r>
        <w:rPr>
          <w:rFonts w:ascii="宋体" w:hAnsi="宋体" w:cs="宋体"/>
          <w:kern w:val="0"/>
          <w:szCs w:val="21"/>
          <w:highlight w:val="none"/>
        </w:rPr>
        <w:t>.</w:t>
      </w:r>
      <w:r>
        <w:rPr>
          <w:rFonts w:hint="eastAsia" w:ascii="宋体" w:hAnsi="宋体" w:cs="宋体"/>
          <w:kern w:val="0"/>
          <w:szCs w:val="21"/>
          <w:highlight w:val="none"/>
        </w:rPr>
        <w:t>具备《中华人民共和国政府采购法》第二十二条第一款的条件（由供应商在《政府采购投标及履约承诺函》中作出声明）；</w:t>
      </w:r>
    </w:p>
    <w:p w14:paraId="01B6CD1F">
      <w:pPr>
        <w:ind w:firstLine="630" w:firstLineChars="300"/>
        <w:rPr>
          <w:rFonts w:hint="eastAsia" w:ascii="宋体" w:hAnsi="宋体" w:cs="宋体"/>
          <w:kern w:val="0"/>
          <w:szCs w:val="21"/>
          <w:highlight w:val="none"/>
          <w:lang w:val="en-US" w:eastAsia="zh-CN"/>
        </w:rPr>
      </w:pPr>
      <w:r>
        <w:rPr>
          <w:rFonts w:hint="eastAsia" w:ascii="宋体" w:hAnsi="宋体" w:cs="宋体"/>
          <w:kern w:val="0"/>
          <w:szCs w:val="21"/>
          <w:highlight w:val="none"/>
          <w:lang w:val="en-US" w:eastAsia="zh-CN"/>
        </w:rPr>
        <w:t>5</w:t>
      </w:r>
      <w:r>
        <w:rPr>
          <w:rFonts w:ascii="宋体" w:hAnsi="宋体" w:cs="宋体"/>
          <w:kern w:val="0"/>
          <w:szCs w:val="21"/>
          <w:highlight w:val="none"/>
        </w:rPr>
        <w:t>.</w:t>
      </w:r>
      <w:r>
        <w:rPr>
          <w:rFonts w:hint="eastAsia" w:ascii="宋体" w:hAnsi="宋体" w:cs="宋体"/>
          <w:kern w:val="0"/>
          <w:szCs w:val="21"/>
          <w:highlight w:val="none"/>
        </w:rPr>
        <w:t>未被列入失信被执行人、重大税收违法案件当事人名单、政府采购严重违法失信行为记录名单（由供应商在《政府采购投标及履约承诺函》中作出声明）</w:t>
      </w:r>
      <w:r>
        <w:rPr>
          <w:rFonts w:hint="eastAsia" w:ascii="宋体" w:hAnsi="宋体" w:cs="宋体"/>
          <w:kern w:val="0"/>
          <w:szCs w:val="21"/>
          <w:highlight w:val="none"/>
          <w:lang w:val="en-US" w:eastAsia="zh-CN"/>
        </w:rPr>
        <w:t>；</w:t>
      </w:r>
    </w:p>
    <w:p w14:paraId="1B4AE6BA">
      <w:pPr>
        <w:ind w:firstLine="630" w:firstLineChars="300"/>
        <w:rPr>
          <w:rFonts w:hint="default" w:ascii="宋体" w:hAnsi="宋体" w:cs="宋体"/>
          <w:color w:val="FF0000"/>
          <w:kern w:val="0"/>
          <w:szCs w:val="21"/>
          <w:highlight w:val="none"/>
          <w:lang w:val="en-US" w:eastAsia="zh-CN"/>
        </w:rPr>
      </w:pPr>
      <w:r>
        <w:rPr>
          <w:rFonts w:hint="eastAsia" w:ascii="宋体" w:hAnsi="宋体" w:cs="宋体"/>
          <w:color w:val="FF0000"/>
          <w:kern w:val="0"/>
          <w:szCs w:val="21"/>
          <w:highlight w:val="none"/>
          <w:lang w:val="en-US" w:eastAsia="zh-CN"/>
        </w:rPr>
        <w:t>6.不存在《深圳市财政局政府采购供应商信用信息管理办法》（深财规〔2023〕3号）列明的严重违法失信行为</w:t>
      </w:r>
      <w:r>
        <w:rPr>
          <w:rFonts w:hint="eastAsia" w:ascii="宋体" w:hAnsi="宋体" w:cs="宋体"/>
          <w:color w:val="FF0000"/>
          <w:kern w:val="0"/>
          <w:szCs w:val="21"/>
          <w:highlight w:val="none"/>
        </w:rPr>
        <w:t>（由供应商在《政府采购投标及履约承诺函》中作出声明）</w:t>
      </w:r>
      <w:r>
        <w:rPr>
          <w:rFonts w:hint="eastAsia" w:ascii="宋体" w:hAnsi="宋体" w:cs="宋体"/>
          <w:color w:val="FF0000"/>
          <w:kern w:val="0"/>
          <w:szCs w:val="21"/>
          <w:highlight w:val="none"/>
          <w:lang w:val="en-US" w:eastAsia="zh-CN"/>
        </w:rPr>
        <w:t>；</w:t>
      </w:r>
    </w:p>
    <w:p w14:paraId="27484D2C">
      <w:pPr>
        <w:ind w:firstLine="630" w:firstLineChars="300"/>
        <w:rPr>
          <w:rFonts w:hint="eastAsia" w:ascii="宋体" w:hAnsi="宋体" w:eastAsia="宋体" w:cs="宋体"/>
          <w:kern w:val="0"/>
          <w:szCs w:val="21"/>
          <w:highlight w:val="none"/>
          <w:lang w:eastAsia="zh-CN"/>
        </w:rPr>
      </w:pPr>
      <w:r>
        <w:rPr>
          <w:rFonts w:hint="eastAsia" w:ascii="宋体" w:hAnsi="宋体" w:cs="宋体"/>
          <w:kern w:val="0"/>
          <w:szCs w:val="21"/>
          <w:highlight w:val="none"/>
          <w:lang w:val="en-US" w:eastAsia="zh-CN"/>
        </w:rPr>
        <w:t>7</w:t>
      </w:r>
      <w:r>
        <w:rPr>
          <w:rFonts w:hint="eastAsia" w:ascii="宋体" w:hAnsi="宋体" w:cs="宋体"/>
          <w:kern w:val="0"/>
          <w:szCs w:val="21"/>
          <w:highlight w:val="none"/>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hint="eastAsia" w:ascii="宋体" w:hAnsi="宋体" w:cs="宋体"/>
          <w:kern w:val="0"/>
          <w:szCs w:val="21"/>
          <w:highlight w:val="none"/>
          <w:lang w:val="en-US" w:eastAsia="zh-CN"/>
        </w:rPr>
        <w:t>；</w:t>
      </w:r>
    </w:p>
    <w:p w14:paraId="51379CDA">
      <w:pPr>
        <w:ind w:firstLine="630" w:firstLineChars="300"/>
        <w:rPr>
          <w:rFonts w:ascii="宋体" w:hAnsi="宋体" w:cs="宋体"/>
          <w:b/>
          <w:bCs/>
          <w:kern w:val="0"/>
          <w:szCs w:val="21"/>
          <w:highlight w:val="none"/>
        </w:rPr>
      </w:pPr>
      <w:r>
        <w:rPr>
          <w:rFonts w:hint="eastAsia" w:ascii="宋体" w:hAnsi="宋体" w:cs="宋体"/>
          <w:kern w:val="0"/>
          <w:szCs w:val="21"/>
          <w:highlight w:val="none"/>
          <w:lang w:val="en-US" w:eastAsia="zh-CN"/>
        </w:rPr>
        <w:t>8</w:t>
      </w:r>
      <w:r>
        <w:rPr>
          <w:rFonts w:hint="eastAsia" w:ascii="宋体" w:hAnsi="宋体" w:cs="宋体"/>
          <w:kern w:val="0"/>
          <w:szCs w:val="21"/>
          <w:highlight w:val="none"/>
        </w:rPr>
        <w:t>.本项目是（否）专门面向中小企业采购：</w:t>
      </w:r>
      <w:commentRangeStart w:id="12"/>
      <w:r>
        <w:rPr>
          <w:rFonts w:hint="eastAsia" w:ascii="宋体" w:hAnsi="宋体" w:cs="宋体"/>
          <w:kern w:val="0"/>
          <w:szCs w:val="21"/>
          <w:highlight w:val="none"/>
        </w:rPr>
        <w:sym w:font="Wingdings" w:char="00A8"/>
      </w:r>
      <w:r>
        <w:rPr>
          <w:rFonts w:hint="eastAsia" w:ascii="宋体" w:hAnsi="宋体" w:cs="宋体"/>
          <w:kern w:val="0"/>
          <w:szCs w:val="21"/>
          <w:highlight w:val="none"/>
        </w:rPr>
        <w:t>是，供应商提供的货物全部由符合政策要求的中小微企业、残疾人福利性</w:t>
      </w:r>
      <w:r>
        <w:rPr>
          <w:rFonts w:hint="eastAsia" w:ascii="宋体" w:hAnsi="宋体" w:cs="宋体"/>
          <w:kern w:val="0"/>
          <w:szCs w:val="21"/>
          <w:highlight w:val="none"/>
          <w:lang w:val="en-US" w:eastAsia="zh-CN"/>
        </w:rPr>
        <w:t>单位或</w:t>
      </w:r>
      <w:r>
        <w:rPr>
          <w:rFonts w:hint="eastAsia" w:ascii="宋体" w:hAnsi="宋体" w:cs="宋体"/>
          <w:kern w:val="0"/>
          <w:szCs w:val="21"/>
          <w:highlight w:val="none"/>
        </w:rPr>
        <w:t>监狱企业制造（由供应商在《中小企业声明函、残疾人福利性单位声明函及监狱企业声明函》中作出声明</w:t>
      </w:r>
      <w:r>
        <w:rPr>
          <w:rFonts w:hint="eastAsia" w:ascii="宋体" w:hAnsi="宋体" w:cs="宋体"/>
          <w:kern w:val="0"/>
          <w:szCs w:val="21"/>
          <w:highlight w:val="none"/>
          <w:lang w:eastAsia="zh-CN"/>
        </w:rPr>
        <w:t>；</w:t>
      </w:r>
      <w:r>
        <w:rPr>
          <w:rFonts w:hint="eastAsia" w:ascii="宋体" w:hAnsi="宋体" w:cs="宋体"/>
          <w:kern w:val="0"/>
          <w:szCs w:val="21"/>
          <w:highlight w:val="none"/>
          <w:lang w:val="en-US" w:eastAsia="zh-CN"/>
        </w:rPr>
        <w:t>未提供声明函或声明函不符合“填写指引”的，按资格审查不通过处理</w:t>
      </w:r>
      <w:r>
        <w:rPr>
          <w:rFonts w:hint="eastAsia" w:ascii="宋体" w:hAnsi="宋体" w:cs="宋体"/>
          <w:kern w:val="0"/>
          <w:szCs w:val="21"/>
          <w:highlight w:val="none"/>
        </w:rPr>
        <w:t>）；</w:t>
      </w:r>
      <w:r>
        <w:rPr>
          <w:rFonts w:hint="eastAsia" w:ascii="宋体" w:hAnsi="宋体" w:cs="宋体"/>
          <w:kern w:val="0"/>
          <w:szCs w:val="21"/>
          <w:highlight w:val="none"/>
        </w:rPr>
        <w:sym w:font="Wingdings" w:char="00A8"/>
      </w:r>
      <w:r>
        <w:rPr>
          <w:rFonts w:hint="eastAsia" w:ascii="宋体" w:hAnsi="宋体" w:cs="宋体"/>
          <w:kern w:val="0"/>
          <w:szCs w:val="21"/>
          <w:highlight w:val="none"/>
        </w:rPr>
        <w:t>否</w:t>
      </w:r>
      <w:commentRangeEnd w:id="12"/>
      <w:r>
        <w:commentReference w:id="12"/>
      </w:r>
      <w:r>
        <w:rPr>
          <w:rFonts w:hint="eastAsia" w:ascii="宋体" w:hAnsi="宋体" w:cs="宋体"/>
          <w:kern w:val="0"/>
          <w:szCs w:val="21"/>
          <w:highlight w:val="none"/>
          <w:lang w:eastAsia="zh-CN"/>
        </w:rPr>
        <w:t>。</w:t>
      </w:r>
    </w:p>
    <w:p w14:paraId="30843BC0">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highlight w:val="none"/>
        </w:rPr>
      </w:pPr>
      <w:r>
        <w:rPr>
          <w:rFonts w:hint="eastAsia" w:ascii="宋体" w:hAnsi="宋体" w:cs="宋体"/>
          <w:kern w:val="0"/>
          <w:szCs w:val="21"/>
          <w:highlight w:val="none"/>
        </w:rPr>
        <w:t>注：（1）“信用中国”（www.creditchina.gov.cn</w:t>
      </w:r>
      <w:r>
        <w:rPr>
          <w:rFonts w:hint="eastAsia" w:ascii="宋体" w:hAnsi="宋体" w:cs="宋体"/>
          <w:kern w:val="0"/>
          <w:szCs w:val="21"/>
          <w:highlight w:val="none"/>
          <w:lang w:eastAsia="zh-CN"/>
        </w:rPr>
        <w:t>，</w:t>
      </w:r>
      <w:r>
        <w:rPr>
          <w:rFonts w:hint="eastAsia" w:ascii="宋体" w:hAnsi="宋体" w:cs="宋体"/>
          <w:kern w:val="0"/>
          <w:szCs w:val="21"/>
          <w:highlight w:val="none"/>
          <w:lang w:val="en-US" w:eastAsia="zh-CN"/>
        </w:rPr>
        <w:t>查询</w:t>
      </w:r>
      <w:r>
        <w:rPr>
          <w:rFonts w:hint="eastAsia" w:ascii="宋体" w:hAnsi="宋体" w:cs="宋体"/>
          <w:kern w:val="0"/>
          <w:szCs w:val="21"/>
          <w:highlight w:val="none"/>
        </w:rPr>
        <w:t>“信用服务”栏的“重大税收违法失信主体”“失信被执行人”</w:t>
      </w:r>
      <w:r>
        <w:rPr>
          <w:rFonts w:hint="eastAsia" w:ascii="宋体" w:hAnsi="宋体" w:cs="宋体"/>
          <w:kern w:val="0"/>
          <w:szCs w:val="21"/>
          <w:highlight w:val="none"/>
          <w:lang w:val="en-US" w:eastAsia="zh-CN"/>
        </w:rPr>
        <w:t>或者下载信用信息报告）</w:t>
      </w:r>
      <w:r>
        <w:rPr>
          <w:rFonts w:hint="eastAsia" w:ascii="宋体" w:hAnsi="宋体" w:cs="宋体"/>
          <w:kern w:val="0"/>
          <w:szCs w:val="21"/>
          <w:highlight w:val="none"/>
        </w:rPr>
        <w:t>，“中国政府采购网”（www.ccgp.gov.cn）中的“政府采购严重违法失信行为记录名单”，以及“深圳市政府采购监管网”（http://zfcg.sz.gov.cn）为供应商信用信息的查询渠道，相关信息以开标当日的查询结果为准；</w:t>
      </w:r>
    </w:p>
    <w:p w14:paraId="2C2E8328">
      <w:pPr>
        <w:ind w:firstLine="420" w:firstLineChars="200"/>
        <w:rPr>
          <w:rFonts w:ascii="宋体" w:hAnsi="宋体"/>
          <w:highlight w:val="none"/>
        </w:rPr>
      </w:pPr>
      <w:r>
        <w:rPr>
          <w:rFonts w:hint="eastAsia" w:ascii="宋体" w:hAnsi="宋体"/>
          <w:highlight w:val="none"/>
        </w:rPr>
        <w:t>（2）供应商投标（上传投标文件）必须先行办理注册手续，具体请按照本公告“六、其他补充事宜</w:t>
      </w:r>
      <w:r>
        <w:rPr>
          <w:rFonts w:ascii="宋体" w:hAnsi="宋体"/>
          <w:highlight w:val="none"/>
        </w:rPr>
        <w:t>”</w:t>
      </w:r>
      <w:r>
        <w:rPr>
          <w:rFonts w:hint="eastAsia" w:ascii="宋体" w:hAnsi="宋体"/>
          <w:highlight w:val="none"/>
        </w:rPr>
        <w:t>相关内容指引办理。</w:t>
      </w:r>
    </w:p>
    <w:p w14:paraId="25687949">
      <w:pPr>
        <w:ind w:firstLine="420" w:firstLineChars="200"/>
        <w:rPr>
          <w:rFonts w:ascii="宋体" w:hAnsi="宋体"/>
          <w:highlight w:val="none"/>
        </w:rPr>
      </w:pPr>
    </w:p>
    <w:p w14:paraId="3EB12E5A">
      <w:pPr>
        <w:ind w:firstLine="442" w:firstLineChars="200"/>
        <w:rPr>
          <w:b/>
          <w:highlight w:val="none"/>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p w14:paraId="1AE4B830">
      <w:pPr>
        <w:ind w:firstLine="422" w:firstLineChars="200"/>
        <w:rPr>
          <w:b/>
          <w:highlight w:val="none"/>
        </w:rPr>
      </w:pPr>
    </w:p>
    <w:p w14:paraId="0D49F391">
      <w:pPr>
        <w:rPr>
          <w:sz w:val="24"/>
          <w:highlight w:val="none"/>
        </w:rPr>
        <w:sectPr>
          <w:pgSz w:w="11907" w:h="16840"/>
          <w:pgMar w:top="1440" w:right="1797" w:bottom="1440" w:left="1797" w:header="851" w:footer="992" w:gutter="0"/>
          <w:cols w:space="425" w:num="1"/>
          <w:titlePg/>
          <w:docGrid w:linePitch="462" w:charSpace="0"/>
        </w:sectPr>
      </w:pPr>
    </w:p>
    <w:p w14:paraId="528AF884">
      <w:pPr>
        <w:pStyle w:val="3"/>
        <w:rPr>
          <w:sz w:val="28"/>
          <w:szCs w:val="28"/>
          <w:highlight w:val="none"/>
        </w:rPr>
      </w:pPr>
      <w:r>
        <w:rPr>
          <w:rFonts w:hint="eastAsia"/>
          <w:sz w:val="28"/>
          <w:szCs w:val="28"/>
          <w:highlight w:val="none"/>
        </w:rPr>
        <w:t xml:space="preserve">第二章 </w:t>
      </w:r>
      <w:bookmarkStart w:id="24" w:name="_Hlk71926094"/>
      <w:r>
        <w:rPr>
          <w:rFonts w:hint="eastAsia"/>
          <w:sz w:val="28"/>
          <w:szCs w:val="28"/>
          <w:highlight w:val="none"/>
        </w:rPr>
        <w:t>对通用条款的补充内容及其他关键信息</w:t>
      </w:r>
      <w:bookmarkEnd w:id="24"/>
    </w:p>
    <w:p w14:paraId="5DE405CD">
      <w:pPr>
        <w:pStyle w:val="3"/>
        <w:spacing w:before="120" w:beforeLines="50" w:after="120" w:afterLines="50"/>
        <w:rPr>
          <w:szCs w:val="24"/>
          <w:highlight w:val="none"/>
        </w:rPr>
      </w:pPr>
      <w:bookmarkStart w:id="25" w:name="_Toc73521635"/>
      <w:bookmarkStart w:id="26" w:name="_Toc60631620"/>
      <w:bookmarkStart w:id="27" w:name="_Toc73518117"/>
      <w:bookmarkStart w:id="28" w:name="_Toc73517639"/>
      <w:bookmarkStart w:id="29" w:name="_Toc100052364"/>
      <w:bookmarkStart w:id="30" w:name="_Toc60560625"/>
      <w:bookmarkStart w:id="31" w:name="_Toc73521547"/>
      <w:bookmarkStart w:id="32" w:name="_Toc101074876"/>
      <w:r>
        <w:rPr>
          <w:rFonts w:hint="eastAsia"/>
          <w:szCs w:val="24"/>
          <w:highlight w:val="none"/>
        </w:rPr>
        <w:t>一、对通用条款的补充内容</w:t>
      </w:r>
    </w:p>
    <w:bookmarkEnd w:id="25"/>
    <w:bookmarkEnd w:id="26"/>
    <w:bookmarkEnd w:id="27"/>
    <w:bookmarkEnd w:id="28"/>
    <w:bookmarkEnd w:id="29"/>
    <w:bookmarkEnd w:id="30"/>
    <w:bookmarkEnd w:id="31"/>
    <w:bookmarkEnd w:id="32"/>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74D9166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598C5FD">
            <w:pPr>
              <w:jc w:val="center"/>
              <w:rPr>
                <w:rFonts w:ascii="宋体" w:hAnsi="宋体"/>
                <w:b/>
                <w:bCs/>
                <w:highlight w:val="none"/>
              </w:rPr>
            </w:pPr>
            <w:bookmarkStart w:id="33" w:name="_Hlk72218097"/>
            <w:r>
              <w:rPr>
                <w:rFonts w:hint="eastAsia" w:ascii="宋体" w:hAnsi="宋体"/>
                <w:b/>
                <w:bCs/>
                <w:highlight w:val="none"/>
              </w:rPr>
              <w:t>通用条款序号</w:t>
            </w:r>
          </w:p>
        </w:tc>
        <w:tc>
          <w:tcPr>
            <w:tcW w:w="2409" w:type="dxa"/>
            <w:vAlign w:val="center"/>
          </w:tcPr>
          <w:p w14:paraId="1434BE30">
            <w:pPr>
              <w:jc w:val="center"/>
              <w:rPr>
                <w:rFonts w:ascii="宋体" w:hAnsi="宋体"/>
                <w:b/>
                <w:bCs/>
                <w:highlight w:val="none"/>
              </w:rPr>
            </w:pPr>
            <w:r>
              <w:rPr>
                <w:rFonts w:hint="eastAsia" w:ascii="宋体" w:hAnsi="宋体"/>
                <w:b/>
                <w:bCs/>
                <w:highlight w:val="none"/>
              </w:rPr>
              <w:t>涉及事项</w:t>
            </w:r>
          </w:p>
        </w:tc>
        <w:tc>
          <w:tcPr>
            <w:tcW w:w="4980" w:type="dxa"/>
            <w:vAlign w:val="center"/>
          </w:tcPr>
          <w:p w14:paraId="78F850BD">
            <w:pPr>
              <w:jc w:val="center"/>
              <w:rPr>
                <w:rFonts w:ascii="宋体" w:hAnsi="宋体"/>
                <w:b/>
                <w:bCs/>
                <w:highlight w:val="none"/>
              </w:rPr>
            </w:pPr>
            <w:r>
              <w:rPr>
                <w:rFonts w:hint="eastAsia" w:ascii="宋体" w:hAnsi="宋体"/>
                <w:b/>
                <w:bCs/>
                <w:highlight w:val="none"/>
              </w:rPr>
              <w:t xml:space="preserve">具 </w:t>
            </w:r>
            <w:r>
              <w:rPr>
                <w:rFonts w:ascii="宋体" w:hAnsi="宋体"/>
                <w:b/>
                <w:bCs/>
                <w:highlight w:val="none"/>
              </w:rPr>
              <w:t xml:space="preserve"> </w:t>
            </w:r>
            <w:r>
              <w:rPr>
                <w:rFonts w:hint="eastAsia" w:ascii="宋体" w:hAnsi="宋体"/>
                <w:b/>
                <w:bCs/>
                <w:highlight w:val="none"/>
              </w:rPr>
              <w:t xml:space="preserve">体 </w:t>
            </w:r>
            <w:r>
              <w:rPr>
                <w:rFonts w:ascii="宋体" w:hAnsi="宋体"/>
                <w:b/>
                <w:bCs/>
                <w:highlight w:val="none"/>
              </w:rPr>
              <w:t xml:space="preserve"> </w:t>
            </w:r>
            <w:r>
              <w:rPr>
                <w:rFonts w:hint="eastAsia" w:ascii="宋体" w:hAnsi="宋体"/>
                <w:b/>
                <w:bCs/>
                <w:highlight w:val="none"/>
              </w:rPr>
              <w:t xml:space="preserve">补 </w:t>
            </w:r>
            <w:r>
              <w:rPr>
                <w:rFonts w:ascii="宋体" w:hAnsi="宋体"/>
                <w:b/>
                <w:bCs/>
                <w:highlight w:val="none"/>
              </w:rPr>
              <w:t xml:space="preserve"> </w:t>
            </w:r>
            <w:r>
              <w:rPr>
                <w:rFonts w:hint="eastAsia" w:ascii="宋体" w:hAnsi="宋体"/>
                <w:b/>
                <w:bCs/>
                <w:highlight w:val="none"/>
              </w:rPr>
              <w:t xml:space="preserve">充 </w:t>
            </w:r>
            <w:r>
              <w:rPr>
                <w:rFonts w:ascii="宋体" w:hAnsi="宋体"/>
                <w:b/>
                <w:bCs/>
                <w:highlight w:val="none"/>
              </w:rPr>
              <w:t xml:space="preserve"> </w:t>
            </w:r>
            <w:r>
              <w:rPr>
                <w:rFonts w:hint="eastAsia" w:ascii="宋体" w:hAnsi="宋体"/>
                <w:b/>
                <w:bCs/>
                <w:highlight w:val="none"/>
              </w:rPr>
              <w:t xml:space="preserve">内 </w:t>
            </w:r>
            <w:r>
              <w:rPr>
                <w:rFonts w:ascii="宋体" w:hAnsi="宋体"/>
                <w:b/>
                <w:bCs/>
                <w:highlight w:val="none"/>
              </w:rPr>
              <w:t xml:space="preserve"> </w:t>
            </w:r>
            <w:r>
              <w:rPr>
                <w:rFonts w:hint="eastAsia" w:ascii="宋体" w:hAnsi="宋体"/>
                <w:b/>
                <w:bCs/>
                <w:highlight w:val="none"/>
              </w:rPr>
              <w:t>容</w:t>
            </w:r>
          </w:p>
        </w:tc>
      </w:tr>
      <w:tr w14:paraId="040EB43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CA61B65">
            <w:pPr>
              <w:jc w:val="center"/>
              <w:rPr>
                <w:rFonts w:ascii="宋体" w:hAnsi="宋体"/>
                <w:highlight w:val="none"/>
              </w:rPr>
            </w:pPr>
            <w:r>
              <w:rPr>
                <w:rFonts w:hint="eastAsia" w:ascii="宋体" w:hAnsi="宋体"/>
                <w:highlight w:val="none"/>
              </w:rPr>
              <w:t>3</w:t>
            </w:r>
            <w:r>
              <w:rPr>
                <w:rFonts w:ascii="宋体" w:hAnsi="宋体"/>
                <w:highlight w:val="none"/>
              </w:rPr>
              <w:t>.1</w:t>
            </w:r>
          </w:p>
        </w:tc>
        <w:tc>
          <w:tcPr>
            <w:tcW w:w="2409" w:type="dxa"/>
            <w:vAlign w:val="center"/>
          </w:tcPr>
          <w:p w14:paraId="3BCF184F">
            <w:pPr>
              <w:jc w:val="center"/>
              <w:rPr>
                <w:highlight w:val="none"/>
              </w:rPr>
            </w:pPr>
            <w:r>
              <w:rPr>
                <w:rFonts w:hint="eastAsia"/>
                <w:highlight w:val="none"/>
              </w:rPr>
              <w:t>采购人</w:t>
            </w:r>
          </w:p>
        </w:tc>
        <w:tc>
          <w:tcPr>
            <w:tcW w:w="4980" w:type="dxa"/>
            <w:vAlign w:val="center"/>
          </w:tcPr>
          <w:p w14:paraId="3EBA7DC8">
            <w:pPr>
              <w:jc w:val="center"/>
              <w:rPr>
                <w:rFonts w:ascii="宋体" w:hAnsi="宋体"/>
                <w:highlight w:val="none"/>
              </w:rPr>
            </w:pPr>
            <w:r>
              <w:rPr>
                <w:rFonts w:hint="eastAsia" w:ascii="宋体" w:hAnsi="宋体"/>
                <w:highlight w:val="none"/>
              </w:rPr>
              <w:t>深圳市中医院</w:t>
            </w:r>
          </w:p>
        </w:tc>
      </w:tr>
      <w:tr w14:paraId="76BFF4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9052723">
            <w:pPr>
              <w:jc w:val="center"/>
              <w:rPr>
                <w:rFonts w:ascii="宋体" w:hAnsi="宋体"/>
                <w:highlight w:val="none"/>
              </w:rPr>
            </w:pPr>
            <w:r>
              <w:rPr>
                <w:rFonts w:hint="eastAsia" w:ascii="宋体" w:hAnsi="宋体"/>
                <w:highlight w:val="none"/>
              </w:rPr>
              <w:t>3</w:t>
            </w:r>
            <w:r>
              <w:rPr>
                <w:rFonts w:ascii="宋体" w:hAnsi="宋体"/>
                <w:highlight w:val="none"/>
              </w:rPr>
              <w:t>.2</w:t>
            </w:r>
          </w:p>
        </w:tc>
        <w:tc>
          <w:tcPr>
            <w:tcW w:w="2409" w:type="dxa"/>
            <w:vAlign w:val="center"/>
          </w:tcPr>
          <w:p w14:paraId="6A23A546">
            <w:pPr>
              <w:jc w:val="center"/>
              <w:rPr>
                <w:rFonts w:ascii="宋体" w:hAnsi="宋体"/>
                <w:highlight w:val="none"/>
              </w:rPr>
            </w:pPr>
            <w:r>
              <w:rPr>
                <w:rFonts w:hint="eastAsia" w:ascii="宋体" w:hAnsi="宋体"/>
                <w:highlight w:val="none"/>
              </w:rPr>
              <w:t>政府集中采购机构</w:t>
            </w:r>
          </w:p>
        </w:tc>
        <w:tc>
          <w:tcPr>
            <w:tcW w:w="4980" w:type="dxa"/>
            <w:vAlign w:val="center"/>
          </w:tcPr>
          <w:p w14:paraId="01BF8F06">
            <w:pPr>
              <w:jc w:val="center"/>
              <w:rPr>
                <w:rFonts w:hint="eastAsia" w:ascii="宋体" w:hAnsi="宋体"/>
                <w:highlight w:val="none"/>
              </w:rPr>
            </w:pPr>
            <w:r>
              <w:rPr>
                <w:rFonts w:hint="eastAsia" w:ascii="宋体" w:hAnsi="宋体"/>
                <w:highlight w:val="none"/>
              </w:rPr>
              <w:t>深圳公共资源交易中心</w:t>
            </w:r>
          </w:p>
          <w:p w14:paraId="0518C850">
            <w:pPr>
              <w:jc w:val="center"/>
              <w:rPr>
                <w:rFonts w:ascii="宋体" w:hAnsi="宋体"/>
                <w:highlight w:val="none"/>
              </w:rPr>
            </w:pPr>
            <w:r>
              <w:rPr>
                <w:rFonts w:hint="eastAsia" w:ascii="宋体" w:hAnsi="宋体"/>
                <w:highlight w:val="none"/>
              </w:rPr>
              <w:t>（深圳交易集团有限公司政府采购业务分公司）</w:t>
            </w:r>
          </w:p>
        </w:tc>
      </w:tr>
      <w:tr w14:paraId="7ADAE49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135C560">
            <w:pPr>
              <w:jc w:val="center"/>
              <w:rPr>
                <w:rFonts w:ascii="宋体" w:hAnsi="宋体"/>
                <w:highlight w:val="none"/>
              </w:rPr>
            </w:pPr>
            <w:r>
              <w:rPr>
                <w:rFonts w:hint="eastAsia" w:ascii="宋体" w:hAnsi="宋体"/>
                <w:highlight w:val="none"/>
              </w:rPr>
              <w:t>5</w:t>
            </w:r>
            <w:r>
              <w:rPr>
                <w:rFonts w:ascii="宋体" w:hAnsi="宋体"/>
                <w:highlight w:val="none"/>
              </w:rPr>
              <w:t>.3</w:t>
            </w:r>
          </w:p>
        </w:tc>
        <w:tc>
          <w:tcPr>
            <w:tcW w:w="2409" w:type="dxa"/>
            <w:vAlign w:val="center"/>
          </w:tcPr>
          <w:p w14:paraId="71A4F8A3">
            <w:pPr>
              <w:jc w:val="center"/>
              <w:rPr>
                <w:rFonts w:ascii="宋体" w:hAnsi="宋体"/>
                <w:highlight w:val="none"/>
              </w:rPr>
            </w:pPr>
            <w:r>
              <w:rPr>
                <w:rFonts w:hint="eastAsia" w:ascii="宋体" w:hAnsi="宋体"/>
                <w:highlight w:val="none"/>
              </w:rPr>
              <w:t>联合体投标</w:t>
            </w:r>
          </w:p>
        </w:tc>
        <w:tc>
          <w:tcPr>
            <w:tcW w:w="4980" w:type="dxa"/>
            <w:vAlign w:val="center"/>
          </w:tcPr>
          <w:p w14:paraId="45BD1F3C">
            <w:pPr>
              <w:jc w:val="center"/>
              <w:rPr>
                <w:rFonts w:hint="eastAsia" w:ascii="宋体" w:hAnsi="宋体" w:eastAsia="宋体"/>
                <w:highlight w:val="none"/>
                <w:lang w:eastAsia="zh-CN"/>
              </w:rPr>
            </w:pPr>
            <w:r>
              <w:rPr>
                <w:rFonts w:hint="eastAsia" w:ascii="宋体" w:hAnsi="宋体"/>
                <w:highlight w:val="none"/>
                <w:lang w:val="en-US" w:eastAsia="zh-CN"/>
              </w:rPr>
              <w:t>详见第一章  招标公告  申请人的资格要求：</w:t>
            </w:r>
          </w:p>
        </w:tc>
      </w:tr>
      <w:tr w14:paraId="4808148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52CC1C9">
            <w:pPr>
              <w:jc w:val="center"/>
              <w:rPr>
                <w:rFonts w:ascii="宋体" w:hAnsi="宋体"/>
                <w:highlight w:val="none"/>
              </w:rPr>
            </w:pPr>
            <w:r>
              <w:rPr>
                <w:rFonts w:hint="eastAsia" w:ascii="宋体" w:hAnsi="宋体"/>
                <w:highlight w:val="none"/>
              </w:rPr>
              <w:t>9</w:t>
            </w:r>
          </w:p>
        </w:tc>
        <w:tc>
          <w:tcPr>
            <w:tcW w:w="2409" w:type="dxa"/>
            <w:vAlign w:val="center"/>
          </w:tcPr>
          <w:p w14:paraId="136ED80A">
            <w:pPr>
              <w:jc w:val="center"/>
              <w:rPr>
                <w:rFonts w:ascii="宋体" w:hAnsi="宋体"/>
                <w:highlight w:val="none"/>
              </w:rPr>
            </w:pPr>
            <w:r>
              <w:rPr>
                <w:rFonts w:hint="eastAsia" w:ascii="宋体" w:hAnsi="宋体"/>
                <w:highlight w:val="none"/>
              </w:rPr>
              <w:t>踏勘现场</w:t>
            </w:r>
          </w:p>
        </w:tc>
        <w:tc>
          <w:tcPr>
            <w:tcW w:w="4980" w:type="dxa"/>
            <w:vAlign w:val="center"/>
          </w:tcPr>
          <w:p w14:paraId="0938830F">
            <w:pPr>
              <w:jc w:val="center"/>
              <w:rPr>
                <w:rFonts w:ascii="宋体" w:hAnsi="宋体"/>
                <w:highlight w:val="none"/>
              </w:rPr>
            </w:pPr>
            <w:r>
              <w:rPr>
                <w:rFonts w:hint="eastAsia" w:ascii="宋体" w:hAnsi="宋体" w:eastAsia="宋体" w:cs="Times New Roman"/>
                <w:highlight w:val="none"/>
              </w:rPr>
              <w:t>不组织</w:t>
            </w:r>
          </w:p>
        </w:tc>
      </w:tr>
      <w:tr w14:paraId="0CD1991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4F8E68C">
            <w:pPr>
              <w:jc w:val="center"/>
              <w:rPr>
                <w:rFonts w:ascii="宋体" w:hAnsi="宋体"/>
                <w:highlight w:val="none"/>
              </w:rPr>
            </w:pPr>
            <w:r>
              <w:rPr>
                <w:rFonts w:hint="eastAsia" w:ascii="宋体" w:hAnsi="宋体"/>
                <w:highlight w:val="none"/>
              </w:rPr>
              <w:t>1</w:t>
            </w:r>
            <w:r>
              <w:rPr>
                <w:rFonts w:ascii="宋体" w:hAnsi="宋体"/>
                <w:highlight w:val="none"/>
              </w:rPr>
              <w:t>0</w:t>
            </w:r>
          </w:p>
        </w:tc>
        <w:tc>
          <w:tcPr>
            <w:tcW w:w="2409" w:type="dxa"/>
            <w:vAlign w:val="center"/>
          </w:tcPr>
          <w:p w14:paraId="3AADD745">
            <w:pPr>
              <w:jc w:val="center"/>
              <w:rPr>
                <w:rFonts w:ascii="宋体" w:hAnsi="宋体"/>
                <w:highlight w:val="none"/>
              </w:rPr>
            </w:pPr>
            <w:r>
              <w:rPr>
                <w:rFonts w:hint="eastAsia" w:ascii="宋体" w:hAnsi="宋体"/>
                <w:highlight w:val="none"/>
              </w:rPr>
              <w:t>标前会议</w:t>
            </w:r>
          </w:p>
        </w:tc>
        <w:tc>
          <w:tcPr>
            <w:tcW w:w="4980" w:type="dxa"/>
            <w:vAlign w:val="center"/>
          </w:tcPr>
          <w:p w14:paraId="740C2FA0">
            <w:pPr>
              <w:jc w:val="center"/>
              <w:rPr>
                <w:rFonts w:ascii="宋体" w:hAnsi="宋体"/>
                <w:highlight w:val="none"/>
              </w:rPr>
            </w:pPr>
            <w:r>
              <w:rPr>
                <w:rFonts w:hint="eastAsia" w:ascii="宋体" w:hAnsi="宋体"/>
                <w:highlight w:val="none"/>
              </w:rPr>
              <w:t>不组织</w:t>
            </w:r>
          </w:p>
        </w:tc>
      </w:tr>
      <w:tr w14:paraId="33E57DA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066C991">
            <w:pPr>
              <w:jc w:val="center"/>
              <w:rPr>
                <w:rFonts w:ascii="宋体" w:hAnsi="宋体"/>
                <w:highlight w:val="none"/>
              </w:rPr>
            </w:pPr>
            <w:r>
              <w:rPr>
                <w:rFonts w:hint="eastAsia" w:ascii="宋体" w:hAnsi="宋体"/>
                <w:highlight w:val="none"/>
              </w:rPr>
              <w:t>1</w:t>
            </w:r>
            <w:r>
              <w:rPr>
                <w:rFonts w:ascii="宋体" w:hAnsi="宋体"/>
                <w:highlight w:val="none"/>
              </w:rPr>
              <w:t>2</w:t>
            </w:r>
            <w:r>
              <w:rPr>
                <w:rFonts w:hint="eastAsia" w:ascii="宋体" w:hAnsi="宋体"/>
                <w:highlight w:val="none"/>
              </w:rPr>
              <w:t>/1</w:t>
            </w:r>
            <w:r>
              <w:rPr>
                <w:rFonts w:ascii="宋体" w:hAnsi="宋体"/>
                <w:highlight w:val="none"/>
              </w:rPr>
              <w:t>3</w:t>
            </w:r>
          </w:p>
        </w:tc>
        <w:tc>
          <w:tcPr>
            <w:tcW w:w="2409" w:type="dxa"/>
            <w:vAlign w:val="center"/>
          </w:tcPr>
          <w:p w14:paraId="2D1A361B">
            <w:pPr>
              <w:jc w:val="center"/>
              <w:rPr>
                <w:rFonts w:ascii="宋体" w:hAnsi="宋体"/>
                <w:highlight w:val="none"/>
              </w:rPr>
            </w:pPr>
            <w:r>
              <w:rPr>
                <w:rFonts w:hint="eastAsia" w:ascii="宋体" w:hAnsi="宋体"/>
                <w:highlight w:val="none"/>
              </w:rPr>
              <w:t>招标文件的澄清和修改</w:t>
            </w:r>
          </w:p>
        </w:tc>
        <w:tc>
          <w:tcPr>
            <w:tcW w:w="4980" w:type="dxa"/>
            <w:vAlign w:val="center"/>
          </w:tcPr>
          <w:p w14:paraId="785D4087">
            <w:pPr>
              <w:jc w:val="center"/>
              <w:rPr>
                <w:rFonts w:ascii="宋体" w:hAnsi="宋体"/>
                <w:highlight w:val="none"/>
              </w:rPr>
            </w:pPr>
            <w:r>
              <w:rPr>
                <w:rFonts w:hint="eastAsia" w:ascii="宋体" w:hAnsi="宋体"/>
                <w:highlight w:val="none"/>
              </w:rPr>
              <w:t>投标截止日三日前，投标人有义务在招标期间在政府集中采购机构网站浏览与本项目有关的澄清和修改信息</w:t>
            </w:r>
          </w:p>
        </w:tc>
      </w:tr>
      <w:tr w14:paraId="4079285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DD42AB2">
            <w:pPr>
              <w:jc w:val="center"/>
              <w:rPr>
                <w:rFonts w:ascii="宋体" w:hAnsi="宋体"/>
                <w:highlight w:val="none"/>
              </w:rPr>
            </w:pPr>
            <w:r>
              <w:rPr>
                <w:rFonts w:hint="eastAsia" w:ascii="宋体" w:hAnsi="宋体"/>
                <w:highlight w:val="none"/>
              </w:rPr>
              <w:t>2</w:t>
            </w:r>
            <w:r>
              <w:rPr>
                <w:rFonts w:ascii="宋体" w:hAnsi="宋体"/>
                <w:highlight w:val="none"/>
              </w:rPr>
              <w:t>0</w:t>
            </w:r>
          </w:p>
        </w:tc>
        <w:tc>
          <w:tcPr>
            <w:tcW w:w="2409" w:type="dxa"/>
            <w:vAlign w:val="center"/>
          </w:tcPr>
          <w:p w14:paraId="3B912D92">
            <w:pPr>
              <w:jc w:val="center"/>
              <w:rPr>
                <w:rFonts w:ascii="宋体" w:hAnsi="宋体"/>
                <w:highlight w:val="none"/>
              </w:rPr>
            </w:pPr>
            <w:r>
              <w:rPr>
                <w:rFonts w:hint="eastAsia" w:ascii="宋体" w:hAnsi="宋体"/>
                <w:highlight w:val="none"/>
              </w:rPr>
              <w:t>投标有效期</w:t>
            </w:r>
          </w:p>
        </w:tc>
        <w:tc>
          <w:tcPr>
            <w:tcW w:w="4980" w:type="dxa"/>
            <w:vAlign w:val="center"/>
          </w:tcPr>
          <w:p w14:paraId="1C2FAC9C">
            <w:pPr>
              <w:jc w:val="center"/>
              <w:rPr>
                <w:rFonts w:ascii="宋体" w:hAnsi="宋体"/>
                <w:highlight w:val="none"/>
              </w:rPr>
            </w:pPr>
            <w:r>
              <w:rPr>
                <w:rFonts w:hint="eastAsia" w:ascii="宋体" w:hAnsi="宋体"/>
                <w:highlight w:val="none"/>
              </w:rPr>
              <w:t>120个日历日</w:t>
            </w:r>
          </w:p>
        </w:tc>
      </w:tr>
      <w:tr w14:paraId="422A73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C377A3D">
            <w:pPr>
              <w:jc w:val="center"/>
              <w:rPr>
                <w:rFonts w:ascii="宋体" w:hAnsi="宋体"/>
                <w:highlight w:val="none"/>
              </w:rPr>
            </w:pPr>
            <w:r>
              <w:rPr>
                <w:rFonts w:hint="eastAsia" w:ascii="宋体" w:hAnsi="宋体"/>
                <w:highlight w:val="none"/>
              </w:rPr>
              <w:t>2</w:t>
            </w:r>
            <w:r>
              <w:rPr>
                <w:rFonts w:ascii="宋体" w:hAnsi="宋体"/>
                <w:highlight w:val="none"/>
              </w:rPr>
              <w:t>2</w:t>
            </w:r>
          </w:p>
        </w:tc>
        <w:tc>
          <w:tcPr>
            <w:tcW w:w="2409" w:type="dxa"/>
            <w:vAlign w:val="center"/>
          </w:tcPr>
          <w:p w14:paraId="3DF6FE16">
            <w:pPr>
              <w:jc w:val="center"/>
              <w:rPr>
                <w:rFonts w:ascii="宋体" w:hAnsi="宋体"/>
                <w:highlight w:val="none"/>
              </w:rPr>
            </w:pPr>
            <w:r>
              <w:rPr>
                <w:rFonts w:hint="eastAsia" w:ascii="宋体" w:hAnsi="宋体"/>
                <w:highlight w:val="none"/>
              </w:rPr>
              <w:t>投标人的替代方案</w:t>
            </w:r>
          </w:p>
        </w:tc>
        <w:tc>
          <w:tcPr>
            <w:tcW w:w="4980" w:type="dxa"/>
            <w:vAlign w:val="center"/>
          </w:tcPr>
          <w:p w14:paraId="05C76FB8">
            <w:pPr>
              <w:jc w:val="center"/>
              <w:rPr>
                <w:rFonts w:ascii="宋体" w:hAnsi="宋体"/>
                <w:highlight w:val="none"/>
              </w:rPr>
            </w:pPr>
            <w:r>
              <w:rPr>
                <w:rFonts w:hint="eastAsia" w:ascii="宋体" w:hAnsi="宋体"/>
                <w:highlight w:val="none"/>
              </w:rPr>
              <w:t>不接受</w:t>
            </w:r>
          </w:p>
        </w:tc>
      </w:tr>
      <w:tr w14:paraId="307687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E331918">
            <w:pPr>
              <w:jc w:val="center"/>
              <w:rPr>
                <w:rFonts w:ascii="宋体" w:hAnsi="宋体"/>
                <w:highlight w:val="none"/>
              </w:rPr>
            </w:pPr>
            <w:r>
              <w:rPr>
                <w:rFonts w:hint="eastAsia" w:ascii="宋体" w:hAnsi="宋体"/>
                <w:highlight w:val="none"/>
              </w:rPr>
              <w:t>2</w:t>
            </w:r>
            <w:r>
              <w:rPr>
                <w:rFonts w:ascii="宋体" w:hAnsi="宋体"/>
                <w:highlight w:val="none"/>
              </w:rPr>
              <w:t>5</w:t>
            </w:r>
          </w:p>
        </w:tc>
        <w:tc>
          <w:tcPr>
            <w:tcW w:w="2409" w:type="dxa"/>
            <w:vAlign w:val="center"/>
          </w:tcPr>
          <w:p w14:paraId="7BF332C7">
            <w:pPr>
              <w:jc w:val="center"/>
              <w:rPr>
                <w:rFonts w:ascii="宋体" w:hAnsi="宋体"/>
                <w:highlight w:val="none"/>
              </w:rPr>
            </w:pPr>
            <w:r>
              <w:rPr>
                <w:rFonts w:hint="eastAsia" w:ascii="宋体" w:hAnsi="宋体"/>
                <w:highlight w:val="none"/>
              </w:rPr>
              <w:t>投标文件的大小</w:t>
            </w:r>
          </w:p>
        </w:tc>
        <w:tc>
          <w:tcPr>
            <w:tcW w:w="4980" w:type="dxa"/>
            <w:vAlign w:val="center"/>
          </w:tcPr>
          <w:p w14:paraId="5A5A877D">
            <w:pPr>
              <w:jc w:val="center"/>
              <w:rPr>
                <w:rFonts w:ascii="宋体" w:hAnsi="宋体"/>
                <w:highlight w:val="none"/>
              </w:rPr>
            </w:pPr>
            <w:r>
              <w:rPr>
                <w:rFonts w:hint="eastAsia" w:ascii="宋体" w:hAnsi="宋体"/>
                <w:highlight w:val="none"/>
              </w:rPr>
              <w:t>投标文件大小不得超过100MB</w:t>
            </w:r>
          </w:p>
        </w:tc>
      </w:tr>
      <w:tr w14:paraId="7591589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C2A92E5">
            <w:pPr>
              <w:jc w:val="center"/>
              <w:rPr>
                <w:rFonts w:ascii="宋体" w:hAnsi="宋体"/>
                <w:highlight w:val="none"/>
              </w:rPr>
            </w:pPr>
            <w:r>
              <w:rPr>
                <w:rFonts w:hint="eastAsia" w:ascii="宋体" w:hAnsi="宋体"/>
                <w:highlight w:val="none"/>
              </w:rPr>
              <w:t>2</w:t>
            </w:r>
            <w:r>
              <w:rPr>
                <w:rFonts w:ascii="宋体" w:hAnsi="宋体"/>
                <w:highlight w:val="none"/>
              </w:rPr>
              <w:t>6</w:t>
            </w:r>
          </w:p>
        </w:tc>
        <w:tc>
          <w:tcPr>
            <w:tcW w:w="2409" w:type="dxa"/>
            <w:vAlign w:val="center"/>
          </w:tcPr>
          <w:p w14:paraId="505CAFB2">
            <w:pPr>
              <w:jc w:val="center"/>
              <w:rPr>
                <w:rFonts w:ascii="宋体" w:hAnsi="宋体"/>
                <w:highlight w:val="none"/>
              </w:rPr>
            </w:pPr>
            <w:bookmarkStart w:id="34" w:name="_Hlk71664860"/>
            <w:r>
              <w:rPr>
                <w:rFonts w:hint="eastAsia" w:ascii="宋体" w:hAnsi="宋体"/>
                <w:highlight w:val="none"/>
              </w:rPr>
              <w:t>样品、现场演示、方案讲解</w:t>
            </w:r>
            <w:bookmarkEnd w:id="34"/>
          </w:p>
        </w:tc>
        <w:tc>
          <w:tcPr>
            <w:tcW w:w="4980" w:type="dxa"/>
            <w:vAlign w:val="center"/>
          </w:tcPr>
          <w:p w14:paraId="1631437B">
            <w:pPr>
              <w:jc w:val="center"/>
              <w:rPr>
                <w:rFonts w:ascii="宋体" w:hAnsi="宋体"/>
                <w:highlight w:val="none"/>
              </w:rPr>
            </w:pPr>
            <w:r>
              <w:rPr>
                <w:rFonts w:hint="eastAsia" w:ascii="宋体" w:hAnsi="宋体"/>
                <w:highlight w:val="none"/>
              </w:rPr>
              <w:t>如有样品、演示、方案讲解，具体安排见第三章 用户需求书相关要求</w:t>
            </w:r>
          </w:p>
        </w:tc>
      </w:tr>
      <w:tr w14:paraId="3C692FD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44D6EF2">
            <w:pPr>
              <w:jc w:val="center"/>
              <w:rPr>
                <w:rFonts w:ascii="宋体" w:hAnsi="宋体"/>
                <w:highlight w:val="none"/>
              </w:rPr>
            </w:pPr>
            <w:r>
              <w:rPr>
                <w:rFonts w:hint="eastAsia" w:ascii="宋体" w:hAnsi="宋体"/>
                <w:highlight w:val="none"/>
              </w:rPr>
              <w:t>3</w:t>
            </w:r>
            <w:r>
              <w:rPr>
                <w:rFonts w:ascii="宋体" w:hAnsi="宋体"/>
                <w:highlight w:val="none"/>
              </w:rPr>
              <w:t>7</w:t>
            </w:r>
          </w:p>
        </w:tc>
        <w:tc>
          <w:tcPr>
            <w:tcW w:w="2409" w:type="dxa"/>
            <w:vAlign w:val="center"/>
          </w:tcPr>
          <w:p w14:paraId="1B84E2FE">
            <w:pPr>
              <w:jc w:val="center"/>
              <w:rPr>
                <w:rFonts w:ascii="宋体" w:hAnsi="宋体"/>
                <w:highlight w:val="none"/>
              </w:rPr>
            </w:pPr>
            <w:r>
              <w:rPr>
                <w:rFonts w:hint="eastAsia" w:ascii="宋体" w:hAnsi="宋体"/>
                <w:highlight w:val="none"/>
              </w:rPr>
              <w:t>评审方法</w:t>
            </w:r>
          </w:p>
        </w:tc>
        <w:tc>
          <w:tcPr>
            <w:tcW w:w="4980" w:type="dxa"/>
            <w:vAlign w:val="center"/>
          </w:tcPr>
          <w:p w14:paraId="34E0D313">
            <w:pPr>
              <w:jc w:val="left"/>
              <w:rPr>
                <w:rFonts w:ascii="宋体" w:hAnsi="宋体"/>
                <w:highlight w:val="none"/>
              </w:rPr>
            </w:pPr>
            <w:r>
              <w:rPr>
                <w:rFonts w:hint="eastAsia" w:ascii="宋体" w:hAnsi="宋体"/>
                <w:highlight w:val="none"/>
              </w:rPr>
              <w:t>综合评分法</w:t>
            </w:r>
          </w:p>
        </w:tc>
      </w:tr>
      <w:tr w14:paraId="5C35DD5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35" w:hRule="atLeast"/>
          <w:jc w:val="center"/>
        </w:trPr>
        <w:tc>
          <w:tcPr>
            <w:tcW w:w="978" w:type="dxa"/>
            <w:vAlign w:val="center"/>
          </w:tcPr>
          <w:p w14:paraId="09EB8792">
            <w:pPr>
              <w:jc w:val="center"/>
              <w:rPr>
                <w:rFonts w:ascii="宋体" w:hAnsi="宋体"/>
                <w:highlight w:val="none"/>
              </w:rPr>
            </w:pPr>
            <w:r>
              <w:rPr>
                <w:rFonts w:hint="eastAsia" w:ascii="宋体" w:hAnsi="宋体"/>
                <w:highlight w:val="none"/>
              </w:rPr>
              <w:t>3</w:t>
            </w:r>
            <w:r>
              <w:rPr>
                <w:rFonts w:ascii="宋体" w:hAnsi="宋体"/>
                <w:highlight w:val="none"/>
              </w:rPr>
              <w:t>8</w:t>
            </w:r>
          </w:p>
        </w:tc>
        <w:tc>
          <w:tcPr>
            <w:tcW w:w="2409" w:type="dxa"/>
            <w:vAlign w:val="center"/>
          </w:tcPr>
          <w:p w14:paraId="5F8092DB">
            <w:pPr>
              <w:jc w:val="center"/>
              <w:rPr>
                <w:rFonts w:ascii="宋体" w:hAnsi="宋体"/>
                <w:highlight w:val="none"/>
              </w:rPr>
            </w:pPr>
            <w:r>
              <w:rPr>
                <w:rFonts w:hint="eastAsia" w:ascii="宋体" w:hAnsi="宋体"/>
                <w:highlight w:val="none"/>
              </w:rPr>
              <w:t>定标方法</w:t>
            </w:r>
          </w:p>
        </w:tc>
        <w:tc>
          <w:tcPr>
            <w:tcW w:w="4980" w:type="dxa"/>
            <w:vAlign w:val="center"/>
          </w:tcPr>
          <w:p w14:paraId="4DB576EE">
            <w:pPr>
              <w:jc w:val="left"/>
              <w:rPr>
                <w:rFonts w:hint="eastAsia" w:ascii="宋体" w:hAnsi="宋体"/>
                <w:highlight w:val="none"/>
              </w:rPr>
            </w:pPr>
            <w:commentRangeStart w:id="13"/>
            <w:r>
              <w:rPr>
                <w:rFonts w:hint="eastAsia" w:ascii="宋体" w:hAnsi="宋体"/>
                <w:highlight w:val="none"/>
              </w:rPr>
              <w:t>□ 非评定分离</w:t>
            </w:r>
          </w:p>
          <w:p w14:paraId="17841D13">
            <w:pPr>
              <w:jc w:val="left"/>
              <w:rPr>
                <w:rFonts w:hint="eastAsia" w:ascii="宋体" w:hAnsi="宋体"/>
                <w:highlight w:val="none"/>
              </w:rPr>
            </w:pPr>
            <w:r>
              <w:rPr>
                <w:rFonts w:hint="eastAsia" w:ascii="宋体" w:hAnsi="宋体"/>
                <w:highlight w:val="none"/>
              </w:rPr>
              <w:t>□ 评定分离</w:t>
            </w:r>
            <w:commentRangeEnd w:id="13"/>
            <w:r>
              <w:rPr>
                <w:highlight w:val="none"/>
              </w:rPr>
              <w:commentReference w:id="13"/>
            </w:r>
          </w:p>
          <w:p w14:paraId="666EF9DE">
            <w:pPr>
              <w:jc w:val="left"/>
              <w:rPr>
                <w:rFonts w:ascii="宋体" w:hAnsi="宋体"/>
                <w:highlight w:val="none"/>
              </w:rPr>
            </w:pPr>
            <w:r>
              <w:rPr>
                <w:rFonts w:hint="eastAsia" w:ascii="宋体" w:hAnsi="宋体"/>
                <w:highlight w:val="none"/>
              </w:rPr>
              <w:t>本项目推荐的候选中标供应商不进行排名，且中标（成交）结果信息公示内容仅公示候选中标供应商名单，不公示得分和排名。</w:t>
            </w:r>
          </w:p>
        </w:tc>
      </w:tr>
      <w:tr w14:paraId="1813713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6E95477">
            <w:pPr>
              <w:jc w:val="center"/>
              <w:rPr>
                <w:rFonts w:ascii="宋体" w:hAnsi="宋体"/>
                <w:highlight w:val="none"/>
              </w:rPr>
            </w:pPr>
            <w:r>
              <w:rPr>
                <w:rFonts w:hint="eastAsia" w:ascii="宋体" w:hAnsi="宋体"/>
                <w:highlight w:val="none"/>
              </w:rPr>
              <w:t>4</w:t>
            </w:r>
            <w:r>
              <w:rPr>
                <w:rFonts w:ascii="宋体" w:hAnsi="宋体"/>
                <w:highlight w:val="none"/>
              </w:rPr>
              <w:t>6</w:t>
            </w:r>
          </w:p>
        </w:tc>
        <w:tc>
          <w:tcPr>
            <w:tcW w:w="2409" w:type="dxa"/>
            <w:vAlign w:val="center"/>
          </w:tcPr>
          <w:p w14:paraId="349B70D4">
            <w:pPr>
              <w:jc w:val="center"/>
              <w:rPr>
                <w:rFonts w:ascii="宋体" w:hAnsi="宋体"/>
                <w:highlight w:val="none"/>
              </w:rPr>
            </w:pPr>
            <w:r>
              <w:rPr>
                <w:rFonts w:hint="eastAsia" w:ascii="宋体" w:hAnsi="宋体"/>
                <w:highlight w:val="none"/>
              </w:rPr>
              <w:t>履约担保</w:t>
            </w:r>
          </w:p>
        </w:tc>
        <w:tc>
          <w:tcPr>
            <w:tcW w:w="4980" w:type="dxa"/>
            <w:vAlign w:val="center"/>
          </w:tcPr>
          <w:p w14:paraId="075101C8">
            <w:pPr>
              <w:jc w:val="left"/>
              <w:rPr>
                <w:rFonts w:ascii="宋体" w:hAnsi="宋体" w:eastAsia="宋体" w:cs="Times New Roman"/>
                <w:kern w:val="2"/>
                <w:sz w:val="21"/>
                <w:szCs w:val="24"/>
                <w:highlight w:val="none"/>
                <w:lang w:val="en-US" w:eastAsia="zh-CN" w:bidi="ar-SA"/>
              </w:rPr>
            </w:pPr>
            <w:r>
              <w:rPr>
                <w:rFonts w:hint="eastAsia"/>
                <w:highlight w:val="none"/>
              </w:rPr>
              <w:t>合同金额的</w:t>
            </w:r>
            <w:r>
              <w:rPr>
                <w:rFonts w:hint="eastAsia"/>
                <w:highlight w:val="none"/>
                <w:lang w:val="en-US" w:eastAsia="zh-CN"/>
              </w:rPr>
              <w:t>3</w:t>
            </w:r>
            <w:r>
              <w:rPr>
                <w:rFonts w:hint="eastAsia"/>
                <w:highlight w:val="none"/>
              </w:rPr>
              <w:t>%，投标供应商自主选择以支票、汇票、本票、保函等非现金形式缴纳或提交。</w:t>
            </w:r>
            <w:commentRangeStart w:id="14"/>
            <w:r>
              <w:rPr>
                <w:rFonts w:hint="eastAsia"/>
                <w:highlight w:val="none"/>
              </w:rPr>
              <w:t>履约保证金在中标人履行完成合同约定权利义务事项在合同期满之日起             日内按原方式退还，不计利息。</w:t>
            </w:r>
            <w:commentRangeEnd w:id="14"/>
            <w:r>
              <w:rPr>
                <w:rStyle w:val="53"/>
                <w:rFonts w:ascii="宋体"/>
                <w:kern w:val="0"/>
                <w:highlight w:val="none"/>
              </w:rPr>
              <w:commentReference w:id="14"/>
            </w:r>
            <w:r>
              <w:rPr>
                <w:rFonts w:hint="eastAsia"/>
                <w:highlight w:val="none"/>
              </w:rPr>
              <w:t>采购人逾期退还履约保证金的，向中标人每日偿付履约保证金的</w:t>
            </w:r>
            <w:commentRangeStart w:id="15"/>
            <w:r>
              <w:rPr>
                <w:rFonts w:hint="eastAsia"/>
                <w:highlight w:val="none"/>
              </w:rPr>
              <w:t>0.5</w:t>
            </w:r>
            <w:commentRangeEnd w:id="15"/>
            <w:r>
              <w:rPr>
                <w:highlight w:val="none"/>
              </w:rPr>
              <w:commentReference w:id="15"/>
            </w:r>
            <w:r>
              <w:rPr>
                <w:rFonts w:hint="eastAsia"/>
                <w:highlight w:val="none"/>
              </w:rPr>
              <w:t>‰的利息。因中标人原因而未能达到本项目验收标准或验收不通过的，履约保证金不予退还。</w:t>
            </w:r>
          </w:p>
        </w:tc>
      </w:tr>
    </w:tbl>
    <w:p w14:paraId="5772C2CA">
      <w:pPr>
        <w:rPr>
          <w:b/>
          <w:highlight w:val="none"/>
        </w:rPr>
      </w:pPr>
      <w:r>
        <w:rPr>
          <w:rFonts w:hint="eastAsia"/>
          <w:szCs w:val="21"/>
          <w:highlight w:val="none"/>
        </w:rPr>
        <w:t>备注：本表是通用条款相关条款的补充和明确，如与通用条款内容相冲突的，以本表为准。</w:t>
      </w:r>
    </w:p>
    <w:bookmarkEnd w:id="33"/>
    <w:p w14:paraId="3403952E">
      <w:pPr>
        <w:pStyle w:val="3"/>
        <w:spacing w:before="120" w:beforeLines="50" w:after="120" w:afterLines="50"/>
        <w:rPr>
          <w:szCs w:val="24"/>
          <w:highlight w:val="none"/>
        </w:rPr>
      </w:pPr>
      <w:bookmarkStart w:id="35" w:name="_Hlk72218117"/>
      <w:r>
        <w:rPr>
          <w:rFonts w:hint="eastAsia"/>
          <w:szCs w:val="24"/>
          <w:highlight w:val="none"/>
        </w:rPr>
        <w:t>二、其他关键信息</w:t>
      </w:r>
    </w:p>
    <w:p w14:paraId="727CEC48">
      <w:pPr>
        <w:ind w:firstLine="422" w:firstLineChars="200"/>
        <w:rPr>
          <w:b/>
          <w:bCs/>
          <w:highlight w:val="none"/>
        </w:rPr>
      </w:pPr>
      <w:bookmarkStart w:id="36" w:name="_Hlk72579427"/>
      <w:r>
        <w:rPr>
          <w:rFonts w:hint="eastAsia"/>
          <w:b/>
          <w:bCs/>
          <w:highlight w:val="none"/>
        </w:rPr>
        <w:t>（一）与“对通用条款的补充内容”章节相关的事项</w:t>
      </w:r>
    </w:p>
    <w:p w14:paraId="7ED1DF56">
      <w:pPr>
        <w:spacing w:line="276" w:lineRule="auto"/>
        <w:jc w:val="left"/>
        <w:rPr>
          <w:rFonts w:asciiTheme="minorEastAsia" w:hAnsiTheme="minorEastAsia" w:eastAsiaTheme="minorEastAsia"/>
          <w:b/>
          <w:kern w:val="0"/>
          <w:szCs w:val="20"/>
          <w:highlight w:val="none"/>
        </w:rPr>
      </w:pPr>
      <w:r>
        <w:rPr>
          <w:rFonts w:hint="eastAsia" w:asciiTheme="minorEastAsia" w:hAnsiTheme="minorEastAsia" w:eastAsiaTheme="minorEastAsia"/>
          <w:b/>
          <w:kern w:val="0"/>
          <w:szCs w:val="20"/>
          <w:highlight w:val="none"/>
        </w:rPr>
        <w:t>1、评标定标信息</w:t>
      </w:r>
    </w:p>
    <w:p w14:paraId="048B1481">
      <w:pPr>
        <w:jc w:val="center"/>
        <w:rPr>
          <w:highlight w:val="none"/>
        </w:rPr>
      </w:pPr>
      <w:r>
        <w:rPr>
          <w:rFonts w:hint="eastAsia"/>
          <w:b/>
          <w:highlight w:val="none"/>
        </w:rPr>
        <w:t>非评定分离项目</w:t>
      </w:r>
    </w:p>
    <w:tbl>
      <w:tblPr>
        <w:tblStyle w:val="4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90"/>
        <w:gridCol w:w="4537"/>
      </w:tblGrid>
      <w:tr w14:paraId="244C2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pct"/>
          </w:tcPr>
          <w:p w14:paraId="7C3D71C8">
            <w:pPr>
              <w:jc w:val="center"/>
              <w:rPr>
                <w:highlight w:val="none"/>
              </w:rPr>
            </w:pPr>
            <w:r>
              <w:rPr>
                <w:rFonts w:hint="eastAsia"/>
                <w:highlight w:val="none"/>
              </w:rPr>
              <w:t>评标方法</w:t>
            </w:r>
          </w:p>
        </w:tc>
        <w:tc>
          <w:tcPr>
            <w:tcW w:w="2660" w:type="pct"/>
          </w:tcPr>
          <w:p w14:paraId="6C5197F4">
            <w:pPr>
              <w:jc w:val="center"/>
              <w:rPr>
                <w:rFonts w:hint="default" w:eastAsia="宋体"/>
                <w:highlight w:val="none"/>
                <w:lang w:val="en-US" w:eastAsia="zh-CN"/>
              </w:rPr>
            </w:pPr>
            <w:r>
              <w:rPr>
                <w:rFonts w:hint="eastAsia"/>
                <w:highlight w:val="none"/>
              </w:rPr>
              <w:t>综合评分法</w:t>
            </w:r>
          </w:p>
        </w:tc>
      </w:tr>
      <w:tr w14:paraId="687E0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pct"/>
          </w:tcPr>
          <w:p w14:paraId="0BB91398">
            <w:pPr>
              <w:jc w:val="center"/>
              <w:rPr>
                <w:highlight w:val="none"/>
              </w:rPr>
            </w:pPr>
            <w:r>
              <w:rPr>
                <w:rFonts w:hint="eastAsia"/>
                <w:highlight w:val="none"/>
              </w:rPr>
              <w:t>候选中标供应商家数</w:t>
            </w:r>
          </w:p>
        </w:tc>
        <w:tc>
          <w:tcPr>
            <w:tcW w:w="2660" w:type="pct"/>
          </w:tcPr>
          <w:p w14:paraId="4986D3A0">
            <w:pPr>
              <w:jc w:val="center"/>
              <w:rPr>
                <w:rFonts w:hint="eastAsia" w:eastAsia="宋体"/>
                <w:highlight w:val="none"/>
                <w:lang w:val="en-US" w:eastAsia="zh-CN"/>
              </w:rPr>
            </w:pPr>
            <w:r>
              <w:rPr>
                <w:rFonts w:hint="eastAsia"/>
                <w:highlight w:val="none"/>
                <w:lang w:val="en-US" w:eastAsia="zh-CN"/>
              </w:rPr>
              <w:t>3</w:t>
            </w:r>
          </w:p>
        </w:tc>
      </w:tr>
      <w:tr w14:paraId="602F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9" w:type="pct"/>
          </w:tcPr>
          <w:p w14:paraId="432C3E35">
            <w:pPr>
              <w:jc w:val="center"/>
              <w:rPr>
                <w:highlight w:val="none"/>
              </w:rPr>
            </w:pPr>
            <w:r>
              <w:rPr>
                <w:rFonts w:hint="eastAsia"/>
                <w:highlight w:val="none"/>
              </w:rPr>
              <w:t>中标供应商家数</w:t>
            </w:r>
          </w:p>
        </w:tc>
        <w:tc>
          <w:tcPr>
            <w:tcW w:w="2660" w:type="pct"/>
          </w:tcPr>
          <w:p w14:paraId="25CC4D78">
            <w:pPr>
              <w:jc w:val="center"/>
              <w:rPr>
                <w:highlight w:val="none"/>
              </w:rPr>
            </w:pPr>
            <w:r>
              <w:rPr>
                <w:rFonts w:hint="eastAsia"/>
                <w:highlight w:val="none"/>
              </w:rPr>
              <w:t>1</w:t>
            </w:r>
          </w:p>
        </w:tc>
      </w:tr>
    </w:tbl>
    <w:p w14:paraId="34790012">
      <w:pPr>
        <w:pStyle w:val="19"/>
        <w:rPr>
          <w:highlight w:val="none"/>
        </w:rPr>
      </w:pPr>
    </w:p>
    <w:p w14:paraId="1D23BE83">
      <w:pPr>
        <w:jc w:val="center"/>
        <w:rPr>
          <w:b/>
          <w:highlight w:val="none"/>
        </w:rPr>
      </w:pPr>
      <w:r>
        <w:rPr>
          <w:rFonts w:hint="eastAsia"/>
          <w:b/>
          <w:highlight w:val="none"/>
        </w:rPr>
        <w:t>评定分离项目</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33A05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551DC023">
            <w:pPr>
              <w:jc w:val="center"/>
              <w:rPr>
                <w:highlight w:val="none"/>
              </w:rPr>
            </w:pPr>
            <w:r>
              <w:rPr>
                <w:rFonts w:hint="eastAsia"/>
                <w:highlight w:val="none"/>
              </w:rPr>
              <w:t>评标方法</w:t>
            </w:r>
          </w:p>
        </w:tc>
        <w:tc>
          <w:tcPr>
            <w:tcW w:w="4265" w:type="dxa"/>
          </w:tcPr>
          <w:p w14:paraId="2B08472E">
            <w:pPr>
              <w:jc w:val="center"/>
              <w:rPr>
                <w:highlight w:val="none"/>
              </w:rPr>
            </w:pPr>
            <w:r>
              <w:rPr>
                <w:rFonts w:hint="eastAsia"/>
                <w:highlight w:val="none"/>
              </w:rPr>
              <w:t>综合评分法</w:t>
            </w:r>
          </w:p>
        </w:tc>
      </w:tr>
      <w:tr w14:paraId="5E80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0749C4CB">
            <w:pPr>
              <w:jc w:val="center"/>
              <w:rPr>
                <w:highlight w:val="none"/>
              </w:rPr>
            </w:pPr>
            <w:r>
              <w:rPr>
                <w:rFonts w:hint="eastAsia"/>
                <w:highlight w:val="none"/>
              </w:rPr>
              <w:t>定标方法</w:t>
            </w:r>
          </w:p>
        </w:tc>
        <w:tc>
          <w:tcPr>
            <w:tcW w:w="4265" w:type="dxa"/>
          </w:tcPr>
          <w:p w14:paraId="3A21DD92">
            <w:pPr>
              <w:jc w:val="center"/>
              <w:rPr>
                <w:highlight w:val="none"/>
              </w:rPr>
            </w:pPr>
            <w:r>
              <w:rPr>
                <w:rFonts w:hint="eastAsia"/>
                <w:highlight w:val="none"/>
              </w:rPr>
              <w:t>自定法</w:t>
            </w:r>
          </w:p>
        </w:tc>
      </w:tr>
      <w:tr w14:paraId="13B73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4027C2A4">
            <w:pPr>
              <w:jc w:val="center"/>
              <w:rPr>
                <w:highlight w:val="none"/>
              </w:rPr>
            </w:pPr>
            <w:r>
              <w:rPr>
                <w:rFonts w:hint="eastAsia"/>
                <w:highlight w:val="none"/>
              </w:rPr>
              <w:t>推荐候选中标供应商家数</w:t>
            </w:r>
          </w:p>
        </w:tc>
        <w:tc>
          <w:tcPr>
            <w:tcW w:w="4265" w:type="dxa"/>
          </w:tcPr>
          <w:p w14:paraId="011056F4">
            <w:pPr>
              <w:jc w:val="center"/>
              <w:rPr>
                <w:highlight w:val="none"/>
              </w:rPr>
            </w:pPr>
            <w:r>
              <w:rPr>
                <w:rFonts w:hint="eastAsia"/>
                <w:highlight w:val="none"/>
              </w:rPr>
              <w:t>3</w:t>
            </w:r>
          </w:p>
        </w:tc>
      </w:tr>
      <w:tr w14:paraId="46ECE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tcPr>
          <w:p w14:paraId="4852CB75">
            <w:pPr>
              <w:jc w:val="center"/>
              <w:rPr>
                <w:highlight w:val="none"/>
              </w:rPr>
            </w:pPr>
            <w:r>
              <w:rPr>
                <w:rFonts w:hint="eastAsia"/>
                <w:highlight w:val="none"/>
              </w:rPr>
              <w:t>中标供应商家数</w:t>
            </w:r>
          </w:p>
        </w:tc>
        <w:tc>
          <w:tcPr>
            <w:tcW w:w="4265" w:type="dxa"/>
          </w:tcPr>
          <w:p w14:paraId="7D210C68">
            <w:pPr>
              <w:jc w:val="center"/>
              <w:rPr>
                <w:highlight w:val="none"/>
              </w:rPr>
            </w:pPr>
            <w:r>
              <w:rPr>
                <w:rFonts w:hint="eastAsia"/>
                <w:highlight w:val="none"/>
              </w:rPr>
              <w:t>1</w:t>
            </w:r>
          </w:p>
        </w:tc>
      </w:tr>
    </w:tbl>
    <w:p w14:paraId="748757E4">
      <w:pPr>
        <w:ind w:firstLine="422" w:firstLineChars="200"/>
        <w:rPr>
          <w:rFonts w:hint="eastAsia"/>
          <w:b/>
          <w:highlight w:val="none"/>
        </w:rPr>
      </w:pPr>
    </w:p>
    <w:p w14:paraId="41F6BAFC">
      <w:pPr>
        <w:ind w:firstLine="422" w:firstLineChars="200"/>
        <w:rPr>
          <w:b/>
          <w:highlight w:val="none"/>
        </w:rPr>
      </w:pPr>
      <w:r>
        <w:rPr>
          <w:rFonts w:hint="eastAsia"/>
          <w:b/>
          <w:highlight w:val="none"/>
        </w:rPr>
        <w:t>（二）其他事项</w:t>
      </w:r>
      <w:bookmarkEnd w:id="36"/>
    </w:p>
    <w:p w14:paraId="7E1758E2">
      <w:pPr>
        <w:ind w:firstLine="422" w:firstLineChars="200"/>
        <w:rPr>
          <w:rFonts w:hint="default" w:eastAsia="宋体"/>
          <w:b/>
          <w:bCs/>
          <w:highlight w:val="none"/>
          <w:lang w:val="en-US" w:eastAsia="zh-CN"/>
        </w:rPr>
      </w:pPr>
      <w:r>
        <w:rPr>
          <w:b/>
          <w:bCs/>
          <w:highlight w:val="none"/>
        </w:rPr>
        <w:t>1</w:t>
      </w:r>
      <w:r>
        <w:rPr>
          <w:rFonts w:hint="eastAsia"/>
          <w:b/>
          <w:bCs/>
          <w:highlight w:val="none"/>
        </w:rPr>
        <w:t>、</w:t>
      </w:r>
      <w:r>
        <w:rPr>
          <w:rFonts w:hint="eastAsia"/>
          <w:b/>
          <w:bCs/>
          <w:highlight w:val="none"/>
          <w:lang w:val="en-US" w:eastAsia="zh-CN"/>
        </w:rPr>
        <w:t>关于享受</w:t>
      </w:r>
      <w:r>
        <w:rPr>
          <w:rFonts w:hint="eastAsia"/>
          <w:b/>
          <w:bCs/>
          <w:highlight w:val="none"/>
        </w:rPr>
        <w:t>优惠政策的主体</w:t>
      </w:r>
      <w:r>
        <w:rPr>
          <w:rFonts w:hint="eastAsia"/>
          <w:b/>
          <w:bCs/>
          <w:highlight w:val="none"/>
          <w:lang w:eastAsia="zh-CN"/>
        </w:rPr>
        <w:t>、</w:t>
      </w:r>
      <w:r>
        <w:rPr>
          <w:rFonts w:hint="eastAsia"/>
          <w:b/>
          <w:bCs/>
          <w:highlight w:val="none"/>
        </w:rPr>
        <w:t>价格扣除比例</w:t>
      </w:r>
      <w:r>
        <w:rPr>
          <w:rFonts w:hint="eastAsia"/>
          <w:b/>
          <w:bCs/>
          <w:highlight w:val="none"/>
          <w:lang w:val="en-US" w:eastAsia="zh-CN"/>
        </w:rPr>
        <w:t>及采购标的所属行业</w:t>
      </w:r>
    </w:p>
    <w:p w14:paraId="647C1D34">
      <w:pPr>
        <w:ind w:firstLine="420" w:firstLineChars="200"/>
        <w:rPr>
          <w:rFonts w:hint="default" w:eastAsia="宋体"/>
          <w:highlight w:val="none"/>
          <w:lang w:val="en-US" w:eastAsia="zh-CN"/>
        </w:rPr>
      </w:pPr>
      <w:r>
        <w:rPr>
          <w:rFonts w:hint="eastAsia"/>
          <w:highlight w:val="none"/>
        </w:rPr>
        <w:t>（1）</w:t>
      </w:r>
      <w:r>
        <w:rPr>
          <w:rFonts w:hint="eastAsia"/>
          <w:highlight w:val="none"/>
          <w:lang w:val="en-US" w:eastAsia="zh-CN"/>
        </w:rPr>
        <w:t>专门面向中小企业采购的项目，不再执行价格扣除比例。</w:t>
      </w:r>
    </w:p>
    <w:p w14:paraId="4F53EB7C">
      <w:pPr>
        <w:ind w:firstLine="420" w:firstLineChars="200"/>
        <w:rPr>
          <w:highlight w:val="none"/>
        </w:rPr>
      </w:pPr>
      <w:r>
        <w:rPr>
          <w:rFonts w:hint="eastAsia"/>
          <w:highlight w:val="none"/>
          <w:lang w:eastAsia="zh-CN"/>
        </w:rPr>
        <w:t>（</w:t>
      </w:r>
      <w:r>
        <w:rPr>
          <w:rFonts w:hint="eastAsia"/>
          <w:highlight w:val="none"/>
          <w:lang w:val="en-US" w:eastAsia="zh-CN"/>
        </w:rPr>
        <w:t>2</w:t>
      </w:r>
      <w:r>
        <w:rPr>
          <w:rFonts w:hint="eastAsia"/>
          <w:highlight w:val="none"/>
          <w:lang w:eastAsia="zh-CN"/>
        </w:rPr>
        <w:t>）</w:t>
      </w:r>
      <w:r>
        <w:rPr>
          <w:rFonts w:hint="eastAsia"/>
          <w:highlight w:val="none"/>
          <w:lang w:val="en-US" w:eastAsia="zh-CN"/>
        </w:rPr>
        <w:t>非</w:t>
      </w:r>
      <w:r>
        <w:rPr>
          <w:rFonts w:hint="eastAsia" w:ascii="Times New Roman" w:eastAsia="宋体"/>
          <w:highlight w:val="none"/>
          <w:lang w:val="en-US" w:eastAsia="zh-CN"/>
        </w:rPr>
        <w:t>专门面向中小企业采购的项目，</w:t>
      </w:r>
      <w:r>
        <w:rPr>
          <w:rFonts w:hint="eastAsia"/>
          <w:highlight w:val="none"/>
          <w:lang w:val="en-US" w:eastAsia="zh-CN"/>
        </w:rPr>
        <w:t>应</w:t>
      </w:r>
      <w:r>
        <w:rPr>
          <w:rFonts w:hint="eastAsia" w:ascii="Times New Roman" w:eastAsia="宋体"/>
          <w:highlight w:val="none"/>
          <w:lang w:val="en-US" w:eastAsia="zh-CN"/>
        </w:rPr>
        <w:t>执行价格扣除比例</w:t>
      </w:r>
      <w:r>
        <w:rPr>
          <w:rFonts w:hint="eastAsia"/>
          <w:highlight w:val="none"/>
          <w:lang w:val="en-US" w:eastAsia="zh-CN"/>
        </w:rPr>
        <w:t>：</w:t>
      </w:r>
      <w:r>
        <w:rPr>
          <w:rFonts w:hint="eastAsia"/>
          <w:highlight w:val="none"/>
        </w:rPr>
        <w:t>投标人提供的货物（以招标文件用户需求书“货物清单明细”的“货物名称”一栏为准）全部均由优惠主体制造，则对其投标总价给予</w:t>
      </w:r>
      <w:commentRangeStart w:id="16"/>
      <w:r>
        <w:rPr>
          <w:b/>
          <w:bCs/>
          <w:color w:val="FF0000"/>
          <w:sz w:val="24"/>
          <w:szCs w:val="32"/>
          <w:highlight w:val="none"/>
          <w:u w:val="single"/>
        </w:rPr>
        <w:t xml:space="preserve">  </w:t>
      </w:r>
      <w:r>
        <w:rPr>
          <w:rFonts w:hint="eastAsia"/>
          <w:b/>
          <w:bCs/>
          <w:color w:val="FF0000"/>
          <w:sz w:val="24"/>
          <w:szCs w:val="32"/>
          <w:highlight w:val="none"/>
          <w:u w:val="single"/>
          <w:lang w:val="en-US" w:eastAsia="zh-CN"/>
        </w:rPr>
        <w:t xml:space="preserve">   </w:t>
      </w:r>
      <w:r>
        <w:rPr>
          <w:b/>
          <w:bCs/>
          <w:color w:val="FF0000"/>
          <w:sz w:val="24"/>
          <w:szCs w:val="32"/>
          <w:highlight w:val="none"/>
          <w:u w:val="single"/>
        </w:rPr>
        <w:t xml:space="preserve">  </w:t>
      </w:r>
      <w:r>
        <w:rPr>
          <w:rFonts w:hint="eastAsia"/>
          <w:b/>
          <w:bCs/>
          <w:color w:val="FF0000"/>
          <w:sz w:val="24"/>
          <w:szCs w:val="32"/>
          <w:highlight w:val="none"/>
          <w:u w:val="single"/>
          <w:lang w:val="en-US" w:eastAsia="zh-CN"/>
        </w:rPr>
        <w:t xml:space="preserve"> </w:t>
      </w:r>
      <w:r>
        <w:rPr>
          <w:b/>
          <w:bCs/>
          <w:color w:val="FF0000"/>
          <w:sz w:val="24"/>
          <w:szCs w:val="32"/>
          <w:highlight w:val="none"/>
          <w:u w:val="none"/>
        </w:rPr>
        <w:t>%</w:t>
      </w:r>
      <w:commentRangeEnd w:id="16"/>
      <w:r>
        <w:rPr>
          <w:highlight w:val="none"/>
        </w:rPr>
        <w:commentReference w:id="16"/>
      </w:r>
      <w:r>
        <w:rPr>
          <w:rFonts w:hint="eastAsia"/>
          <w:color w:val="000000" w:themeColor="text1"/>
          <w:highlight w:val="none"/>
          <w:u w:val="none"/>
          <w:lang w:eastAsia="zh-CN"/>
          <w14:textFill>
            <w14:solidFill>
              <w14:schemeClr w14:val="tx1"/>
            </w14:solidFill>
          </w14:textFill>
        </w:rPr>
        <w:t>（</w:t>
      </w:r>
      <w:r>
        <w:rPr>
          <w:rFonts w:hint="eastAsia"/>
          <w:color w:val="000000" w:themeColor="text1"/>
          <w:highlight w:val="none"/>
          <w:u w:val="none"/>
          <w:lang w:val="en-US" w:eastAsia="zh-CN"/>
          <w14:textFill>
            <w14:solidFill>
              <w14:schemeClr w14:val="tx1"/>
            </w14:solidFill>
          </w14:textFill>
        </w:rPr>
        <w:t>10%~20%</w:t>
      </w:r>
      <w:r>
        <w:rPr>
          <w:rFonts w:hint="eastAsia"/>
          <w:color w:val="000000" w:themeColor="text1"/>
          <w:highlight w:val="none"/>
          <w:u w:val="none"/>
          <w:lang w:eastAsia="zh-CN"/>
          <w14:textFill>
            <w14:solidFill>
              <w14:schemeClr w14:val="tx1"/>
            </w14:solidFill>
          </w14:textFill>
        </w:rPr>
        <w:t>）</w:t>
      </w:r>
      <w:r>
        <w:rPr>
          <w:rFonts w:hint="eastAsia"/>
          <w:highlight w:val="none"/>
        </w:rPr>
        <w:t>的扣除，用扣除后的价格参与评审。满足多项优惠政策的</w:t>
      </w:r>
      <w:r>
        <w:rPr>
          <w:rFonts w:hint="eastAsia"/>
          <w:highlight w:val="none"/>
          <w:lang w:val="en-US" w:eastAsia="zh-CN"/>
        </w:rPr>
        <w:t>供应商</w:t>
      </w:r>
      <w:r>
        <w:rPr>
          <w:rFonts w:hint="eastAsia"/>
          <w:highlight w:val="none"/>
        </w:rPr>
        <w:t>，不重复享受多项价格扣除政策。</w:t>
      </w:r>
    </w:p>
    <w:p w14:paraId="770640A5">
      <w:pPr>
        <w:ind w:firstLine="420" w:firstLineChars="200"/>
        <w:rPr>
          <w:highlight w:val="none"/>
        </w:rPr>
      </w:pPr>
      <w:r>
        <w:rPr>
          <w:rFonts w:hint="eastAsia"/>
          <w:highlight w:val="none"/>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highlight w:val="none"/>
        </w:rPr>
        <w:t>b)</w:t>
      </w:r>
      <w:r>
        <w:rPr>
          <w:rFonts w:hint="eastAsia"/>
          <w:highlight w:val="none"/>
        </w:rPr>
        <w:t>优惠主体制造是指货物由优惠主体生产且使用该优惠主体商号或者注册商标；投标人提供的货物既有优惠主体制造货物，又有非优惠主体制造货物的，不给予价格扣除。</w:t>
      </w:r>
    </w:p>
    <w:p w14:paraId="2CCA402D">
      <w:pPr>
        <w:ind w:firstLine="420" w:firstLineChars="20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w:t>
      </w:r>
      <w:r>
        <w:rPr>
          <w:rFonts w:hint="eastAsia" w:asciiTheme="minorEastAsia" w:hAnsiTheme="minorEastAsia" w:eastAsiaTheme="minorEastAsia" w:cstheme="minorEastAsia"/>
          <w:sz w:val="21"/>
          <w:szCs w:val="21"/>
          <w:highlight w:val="none"/>
          <w:lang w:val="en-US" w:eastAsia="zh-CN"/>
        </w:rPr>
        <w:t>3</w:t>
      </w:r>
      <w:r>
        <w:rPr>
          <w:rFonts w:hint="eastAsia" w:asciiTheme="minorEastAsia" w:hAnsiTheme="minorEastAsia" w:eastAsiaTheme="minorEastAsia" w:cstheme="minorEastAsia"/>
          <w:sz w:val="21"/>
          <w:szCs w:val="21"/>
          <w:highlight w:val="none"/>
        </w:rPr>
        <w:t>）</w:t>
      </w:r>
      <w:bookmarkStart w:id="37" w:name="_Hlk71970739"/>
      <w:r>
        <w:rPr>
          <w:rFonts w:hint="eastAsia" w:asciiTheme="minorEastAsia" w:hAnsiTheme="minorEastAsia" w:eastAsiaTheme="minorEastAsia" w:cstheme="minorEastAsia"/>
          <w:sz w:val="21"/>
          <w:szCs w:val="21"/>
          <w:highlight w:val="none"/>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hint="eastAsia" w:asciiTheme="minorEastAsia" w:hAnsiTheme="minorEastAsia" w:eastAsiaTheme="minorEastAsia" w:cstheme="minorEastAsia"/>
          <w:b/>
          <w:bCs/>
          <w:color w:val="FF0000"/>
          <w:sz w:val="21"/>
          <w:szCs w:val="21"/>
          <w:highlight w:val="none"/>
        </w:rPr>
        <w:t>《中小企业声明函》中相关企业所属行业应当与采购标的所属行业相一致。</w:t>
      </w:r>
      <w:r>
        <w:rPr>
          <w:rFonts w:hint="eastAsia" w:asciiTheme="minorEastAsia" w:hAnsiTheme="minorEastAsia" w:eastAsiaTheme="minorEastAsia" w:cstheme="minorEastAsia"/>
          <w:sz w:val="21"/>
          <w:szCs w:val="21"/>
          <w:highlight w:val="none"/>
        </w:rPr>
        <w:t>本项目采购标的（货物）对应的中小企业划分标准所属行业为</w:t>
      </w:r>
      <w:commentRangeStart w:id="17"/>
      <w:r>
        <w:rPr>
          <w:rFonts w:hint="eastAsia" w:asciiTheme="minorEastAsia" w:hAnsiTheme="minorEastAsia" w:eastAsiaTheme="minorEastAsia" w:cstheme="minorEastAsia"/>
          <w:b/>
          <w:bCs/>
          <w:color w:val="FF0000"/>
          <w:sz w:val="24"/>
          <w:szCs w:val="24"/>
          <w:highlight w:val="none"/>
          <w:u w:val="single"/>
        </w:rPr>
        <w:t xml:space="preserve">   </w:t>
      </w:r>
      <w:r>
        <w:rPr>
          <w:rFonts w:hint="eastAsia" w:asciiTheme="minorEastAsia" w:hAnsiTheme="minorEastAsia" w:eastAsiaTheme="minorEastAsia" w:cstheme="minorEastAsia"/>
          <w:b/>
          <w:bCs/>
          <w:color w:val="FF0000"/>
          <w:sz w:val="24"/>
          <w:szCs w:val="24"/>
          <w:highlight w:val="none"/>
          <w:u w:val="single"/>
          <w:lang w:val="en-US" w:eastAsia="zh-CN"/>
        </w:rPr>
        <w:t xml:space="preserve">  </w:t>
      </w:r>
      <w:r>
        <w:rPr>
          <w:rFonts w:hint="eastAsia" w:asciiTheme="minorEastAsia" w:hAnsiTheme="minorEastAsia" w:eastAsiaTheme="minorEastAsia" w:cstheme="minorEastAsia"/>
          <w:b/>
          <w:bCs/>
          <w:color w:val="FF0000"/>
          <w:sz w:val="24"/>
          <w:szCs w:val="24"/>
          <w:highlight w:val="none"/>
          <w:u w:val="single"/>
        </w:rPr>
        <w:t xml:space="preserve"> </w:t>
      </w:r>
      <w:r>
        <w:rPr>
          <w:rFonts w:hint="eastAsia" w:asciiTheme="minorEastAsia" w:hAnsiTheme="minorEastAsia" w:eastAsiaTheme="minorEastAsia" w:cstheme="minorEastAsia"/>
          <w:b/>
          <w:bCs/>
          <w:sz w:val="24"/>
          <w:szCs w:val="24"/>
          <w:highlight w:val="none"/>
        </w:rPr>
        <w:t>业</w:t>
      </w:r>
      <w:commentRangeEnd w:id="17"/>
      <w:r>
        <w:rPr>
          <w:highlight w:val="none"/>
        </w:rPr>
        <w:commentReference w:id="17"/>
      </w:r>
      <w:r>
        <w:rPr>
          <w:rFonts w:hint="eastAsia" w:asciiTheme="minorEastAsia" w:hAnsiTheme="minorEastAsia" w:eastAsiaTheme="minorEastAsia" w:cstheme="minorEastAsia"/>
          <w:sz w:val="21"/>
          <w:szCs w:val="21"/>
          <w:highlight w:val="none"/>
        </w:rPr>
        <w:t>。</w:t>
      </w:r>
      <w:bookmarkEnd w:id="37"/>
    </w:p>
    <w:p w14:paraId="0EBAF9D2">
      <w:pPr>
        <w:ind w:firstLine="420" w:firstLineChars="200"/>
        <w:rPr>
          <w:highlight w:val="none"/>
        </w:rPr>
      </w:pPr>
      <w:r>
        <w:rPr>
          <w:rFonts w:hint="eastAsia" w:asciiTheme="minorEastAsia" w:hAnsiTheme="minorEastAsia" w:eastAsiaTheme="minorEastAsia" w:cstheme="minorEastAsia"/>
          <w:sz w:val="21"/>
          <w:szCs w:val="21"/>
          <w:highlight w:val="none"/>
        </w:rPr>
        <w:t>（</w:t>
      </w:r>
      <w:r>
        <w:rPr>
          <w:rFonts w:hint="eastAsia" w:asciiTheme="minorEastAsia" w:hAnsiTheme="minorEastAsia" w:eastAsiaTheme="minorEastAsia" w:cstheme="minorEastAsia"/>
          <w:sz w:val="21"/>
          <w:szCs w:val="21"/>
          <w:highlight w:val="none"/>
          <w:lang w:val="en-US" w:eastAsia="zh-CN"/>
        </w:rPr>
        <w:t>4</w:t>
      </w:r>
      <w:r>
        <w:rPr>
          <w:rFonts w:hint="eastAsia" w:asciiTheme="minorEastAsia" w:hAnsiTheme="minorEastAsia" w:eastAsiaTheme="minorEastAsia" w:cstheme="minorEastAsia"/>
          <w:sz w:val="21"/>
          <w:szCs w:val="21"/>
          <w:highlight w:val="none"/>
        </w:rPr>
        <w:t>）小型企业、微型企业、残疾人福利性单位作为优惠主体的认定资料为《中小企业声明函》、《残疾人福利性单</w:t>
      </w:r>
      <w:r>
        <w:rPr>
          <w:rFonts w:hint="eastAsia"/>
          <w:highlight w:val="none"/>
        </w:rPr>
        <w:t>位声明函》；监狱企业作为优惠主体的认定资料为省级以上监狱管理局、戒毒管理局出具的监狱企业证明文件。声明函样式见本招标文件第一册专用条款第</w:t>
      </w:r>
      <w:r>
        <w:rPr>
          <w:rFonts w:hint="eastAsia"/>
          <w:highlight w:val="none"/>
          <w:lang w:val="en-US" w:eastAsia="zh-CN"/>
        </w:rPr>
        <w:t>四</w:t>
      </w:r>
      <w:r>
        <w:rPr>
          <w:rFonts w:hint="eastAsia"/>
          <w:highlight w:val="none"/>
        </w:rPr>
        <w:t>章“投标文件格式、附件”中“</w:t>
      </w:r>
      <w:r>
        <w:rPr>
          <w:rFonts w:hint="eastAsia"/>
          <w:highlight w:val="none"/>
          <w:lang w:val="en-US" w:eastAsia="zh-CN"/>
        </w:rPr>
        <w:t>三、</w:t>
      </w:r>
      <w:r>
        <w:rPr>
          <w:rFonts w:hint="eastAsia"/>
          <w:highlight w:val="none"/>
        </w:rPr>
        <w:t>投标人情况及资格证明文件”章节提供的格式）。</w:t>
      </w:r>
    </w:p>
    <w:p w14:paraId="5D371BE0">
      <w:pPr>
        <w:ind w:firstLine="420" w:firstLineChars="200"/>
        <w:rPr>
          <w:rFonts w:hint="eastAsia"/>
          <w:color w:val="auto"/>
          <w:highlight w:val="none"/>
        </w:rPr>
      </w:pPr>
      <w:r>
        <w:rPr>
          <w:rFonts w:hint="eastAsia"/>
          <w:highlight w:val="none"/>
        </w:rPr>
        <w:t>（</w:t>
      </w:r>
      <w:r>
        <w:rPr>
          <w:rFonts w:hint="eastAsia"/>
          <w:highlight w:val="none"/>
          <w:lang w:val="en-US" w:eastAsia="zh-CN"/>
        </w:rPr>
        <w:t>5</w:t>
      </w:r>
      <w:r>
        <w:rPr>
          <w:rFonts w:hint="eastAsia"/>
          <w:highlight w:val="none"/>
        </w:rPr>
        <w:t>）享受价格扣除</w:t>
      </w:r>
      <w:r>
        <w:rPr>
          <w:rFonts w:hint="eastAsia"/>
          <w:color w:val="auto"/>
          <w:highlight w:val="none"/>
        </w:rPr>
        <w:t>获得政府采购合同的，小微企业不得将合同分包给大中型企业。</w:t>
      </w:r>
    </w:p>
    <w:p w14:paraId="641A42A8">
      <w:pPr>
        <w:pStyle w:val="18"/>
        <w:rPr>
          <w:color w:val="auto"/>
        </w:rPr>
      </w:pPr>
    </w:p>
    <w:p w14:paraId="2D2B8968">
      <w:pPr>
        <w:ind w:firstLine="422" w:firstLineChars="200"/>
        <w:rPr>
          <w:b/>
          <w:color w:val="auto"/>
          <w:highlight w:val="none"/>
        </w:rPr>
      </w:pPr>
      <w:r>
        <w:rPr>
          <w:rFonts w:hint="eastAsia"/>
          <w:b/>
          <w:color w:val="auto"/>
          <w:highlight w:val="none"/>
        </w:rPr>
        <w:t>2、关于政府采购订单融资政策</w:t>
      </w:r>
    </w:p>
    <w:p w14:paraId="7D8BDCC8">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hint="eastAsia"/>
          <w:color w:val="auto"/>
          <w:highlight w:val="none"/>
        </w:rPr>
      </w:pPr>
      <w:r>
        <w:rPr>
          <w:rFonts w:hint="eastAsia"/>
          <w:color w:val="auto"/>
          <w:highlight w:val="none"/>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w:t>
      </w:r>
      <w:r>
        <w:rPr>
          <w:rFonts w:hint="eastAsia"/>
          <w:color w:val="auto"/>
          <w:highlight w:val="none"/>
          <w:lang w:eastAsia="zh-CN"/>
        </w:rPr>
        <w:t>。</w:t>
      </w:r>
      <w:r>
        <w:rPr>
          <w:rFonts w:hint="eastAsia"/>
          <w:color w:val="auto"/>
          <w:highlight w:val="none"/>
        </w:rPr>
        <w:t>订单融资具体流程可登录深圳要素交易金融服务平台(https://finance.szexgrp.com/gtm/web/guarantee/#/)，相关政策法规参阅深圳市政府采购监管网（http://zfcg.sz.gov.cn/）信息公开栏目。</w:t>
      </w:r>
    </w:p>
    <w:p w14:paraId="751A34F3">
      <w:pPr>
        <w:pStyle w:val="18"/>
      </w:pPr>
    </w:p>
    <w:p w14:paraId="0E607BF9">
      <w:pPr>
        <w:ind w:firstLine="422" w:firstLineChars="200"/>
        <w:rPr>
          <w:rFonts w:hint="eastAsia" w:ascii="宋体" w:hAnsi="宋体" w:eastAsia="宋体" w:cs="宋体"/>
          <w:bCs/>
          <w:color w:val="FF0000"/>
          <w:szCs w:val="21"/>
          <w:highlight w:val="none"/>
        </w:rPr>
      </w:pPr>
      <w:r>
        <w:rPr>
          <w:rFonts w:hint="eastAsia"/>
          <w:b/>
          <w:color w:val="auto"/>
          <w:highlight w:val="none"/>
        </w:rPr>
        <w:t>3、</w:t>
      </w:r>
      <w:bookmarkStart w:id="38" w:name="_Hlk72594729"/>
      <w:bookmarkStart w:id="39" w:name="_Hlk76855768"/>
      <w:r>
        <w:rPr>
          <w:rFonts w:hint="eastAsia"/>
          <w:b/>
          <w:color w:val="auto"/>
          <w:highlight w:val="none"/>
        </w:rPr>
        <w:t>本项目</w:t>
      </w:r>
      <w:r>
        <w:rPr>
          <w:rFonts w:hint="eastAsia"/>
          <w:b/>
          <w:color w:val="auto"/>
          <w:highlight w:val="none"/>
          <w:lang w:val="en-US" w:eastAsia="zh-CN"/>
        </w:rPr>
        <w:t>不</w:t>
      </w:r>
      <w:r>
        <w:rPr>
          <w:rFonts w:hint="eastAsia"/>
          <w:b/>
          <w:color w:val="auto"/>
          <w:highlight w:val="none"/>
        </w:rPr>
        <w:t>向中标</w:t>
      </w:r>
      <w:r>
        <w:rPr>
          <w:rFonts w:hint="eastAsia"/>
          <w:b/>
          <w:color w:val="auto"/>
          <w:highlight w:val="none"/>
          <w:lang w:eastAsia="zh-CN"/>
        </w:rPr>
        <w:t>（</w:t>
      </w:r>
      <w:r>
        <w:rPr>
          <w:rFonts w:hint="eastAsia"/>
          <w:b/>
          <w:color w:val="auto"/>
          <w:highlight w:val="none"/>
          <w:lang w:val="en-US" w:eastAsia="zh-CN"/>
        </w:rPr>
        <w:t>成交</w:t>
      </w:r>
      <w:r>
        <w:rPr>
          <w:rFonts w:hint="eastAsia"/>
          <w:b/>
          <w:color w:val="auto"/>
          <w:highlight w:val="none"/>
          <w:lang w:eastAsia="zh-CN"/>
        </w:rPr>
        <w:t>）</w:t>
      </w:r>
      <w:r>
        <w:rPr>
          <w:rFonts w:hint="eastAsia"/>
          <w:b/>
          <w:color w:val="auto"/>
          <w:highlight w:val="none"/>
        </w:rPr>
        <w:t>供</w:t>
      </w:r>
      <w:r>
        <w:rPr>
          <w:rFonts w:hint="eastAsia"/>
          <w:b/>
          <w:highlight w:val="none"/>
        </w:rPr>
        <w:t>应商收取代理服务费。</w:t>
      </w:r>
      <w:bookmarkEnd w:id="38"/>
      <w:bookmarkEnd w:id="39"/>
    </w:p>
    <w:p w14:paraId="789B800D">
      <w:pPr>
        <w:spacing w:after="0" w:line="240" w:lineRule="auto"/>
        <w:ind w:firstLine="422" w:firstLineChars="200"/>
        <w:jc w:val="left"/>
        <w:rPr>
          <w:rFonts w:ascii="Times New Roman" w:hAnsi="Times New Roman" w:eastAsia="宋体" w:cs="Times New Roman"/>
          <w:b/>
          <w:color w:val="000000" w:themeColor="text1"/>
          <w:highlight w:val="none"/>
          <w14:textFill>
            <w14:solidFill>
              <w14:schemeClr w14:val="tx1"/>
            </w14:solidFill>
          </w14:textFill>
        </w:rPr>
      </w:pPr>
    </w:p>
    <w:p w14:paraId="2337C6C1">
      <w:pPr>
        <w:spacing w:after="0" w:line="240" w:lineRule="auto"/>
        <w:ind w:firstLine="422" w:firstLineChars="200"/>
        <w:jc w:val="left"/>
        <w:rPr>
          <w:rFonts w:ascii="宋体" w:hAnsi="宋体" w:eastAsia="宋体" w:cs="宋体"/>
          <w:b/>
          <w:color w:val="000000" w:themeColor="text1"/>
          <w:szCs w:val="21"/>
          <w:highlight w:val="none"/>
          <w14:textFill>
            <w14:solidFill>
              <w14:schemeClr w14:val="tx1"/>
            </w14:solidFill>
          </w14:textFill>
        </w:rPr>
      </w:pPr>
      <w:r>
        <w:rPr>
          <w:rFonts w:ascii="Times New Roman" w:hAnsi="Times New Roman" w:eastAsia="宋体" w:cs="Times New Roman"/>
          <w:b/>
          <w:color w:val="000000" w:themeColor="text1"/>
          <w:highlight w:val="none"/>
          <w14:textFill>
            <w14:solidFill>
              <w14:schemeClr w14:val="tx1"/>
            </w14:solidFill>
          </w14:textFill>
        </w:rPr>
        <w:t>4</w:t>
      </w:r>
      <w:r>
        <w:rPr>
          <w:rFonts w:hint="eastAsia" w:ascii="Times New Roman" w:hAnsi="Times New Roman" w:eastAsia="宋体" w:cs="Times New Roman"/>
          <w:b/>
          <w:color w:val="000000" w:themeColor="text1"/>
          <w:highlight w:val="none"/>
          <w14:textFill>
            <w14:solidFill>
              <w14:schemeClr w14:val="tx1"/>
            </w14:solidFill>
          </w14:textFill>
        </w:rPr>
        <w:t>、其他说明</w:t>
      </w:r>
    </w:p>
    <w:p w14:paraId="68B04AE9">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14:paraId="06A302F3">
      <w:pPr>
        <w:wordWrap w:val="0"/>
        <w:spacing w:after="0" w:line="240" w:lineRule="auto"/>
        <w:ind w:firstLine="422" w:firstLineChars="200"/>
        <w:rPr>
          <w:rFonts w:ascii="Times New Roman" w:hAnsi="Times New Roman" w:eastAsia="宋体" w:cs="Times New Roman"/>
          <w:b/>
          <w:bCs/>
          <w:highlight w:val="none"/>
        </w:rPr>
      </w:pPr>
      <w:r>
        <w:rPr>
          <w:rFonts w:ascii="Times New Roman" w:hAnsi="Times New Roman" w:eastAsia="宋体" w:cs="Times New Roman"/>
          <w:b/>
          <w:bCs/>
          <w:highlight w:val="none"/>
        </w:rPr>
        <w:t>重要提示：</w:t>
      </w:r>
    </w:p>
    <w:p w14:paraId="5BABE686">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1</w:t>
      </w:r>
      <w:r>
        <w:rPr>
          <w:rFonts w:hint="eastAsia" w:ascii="Times New Roman" w:hAnsi="Times New Roman" w:eastAsia="宋体" w:cs="Times New Roman"/>
          <w:highlight w:val="none"/>
          <w:lang w:eastAsia="zh-CN"/>
        </w:rPr>
        <w:t>.</w:t>
      </w:r>
      <w:r>
        <w:rPr>
          <w:rFonts w:ascii="Times New Roman" w:hAnsi="Times New Roman" w:eastAsia="宋体" w:cs="Times New Roman"/>
          <w:highlight w:val="none"/>
        </w:rP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14:paraId="65046EC2">
      <w:pPr>
        <w:wordWrap w:val="0"/>
        <w:spacing w:after="0" w:line="240" w:lineRule="auto"/>
        <w:ind w:firstLine="420" w:firstLineChars="200"/>
        <w:rPr>
          <w:rFonts w:ascii="Times New Roman" w:hAnsi="Times New Roman" w:eastAsia="宋体" w:cs="Times New Roman"/>
          <w:highlight w:val="none"/>
        </w:rPr>
      </w:pPr>
      <w:r>
        <w:rPr>
          <w:rFonts w:ascii="Times New Roman" w:hAnsi="Times New Roman" w:eastAsia="宋体" w:cs="Times New Roman"/>
          <w:highlight w:val="none"/>
        </w:rPr>
        <w:t>2</w:t>
      </w:r>
      <w:r>
        <w:rPr>
          <w:rFonts w:hint="eastAsia" w:ascii="Times New Roman" w:hAnsi="Times New Roman" w:eastAsia="宋体" w:cs="Times New Roman"/>
          <w:highlight w:val="none"/>
          <w:lang w:eastAsia="zh-CN"/>
        </w:rPr>
        <w:t>.</w:t>
      </w:r>
      <w:r>
        <w:rPr>
          <w:rFonts w:ascii="Times New Roman" w:hAnsi="Times New Roman" w:eastAsia="宋体" w:cs="Times New Roman"/>
          <w:highlight w:val="none"/>
        </w:rP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14:paraId="3F59674C">
      <w:pPr>
        <w:wordWrap w:val="0"/>
        <w:spacing w:after="0"/>
        <w:ind w:firstLine="420"/>
        <w:rPr>
          <w:highlight w:val="none"/>
        </w:rPr>
      </w:pPr>
      <w:r>
        <w:rPr>
          <w:rFonts w:ascii="Times New Roman" w:hAnsi="Times New Roman" w:eastAsia="宋体" w:cs="Times New Roman"/>
          <w:highlight w:val="none"/>
        </w:rPr>
        <w:t>3</w:t>
      </w:r>
      <w:r>
        <w:rPr>
          <w:rFonts w:hint="default" w:ascii="Times New Roman" w:hAnsi="Times New Roman" w:eastAsia="宋体" w:cs="Times New Roman"/>
          <w:highlight w:val="none"/>
          <w:lang w:eastAsia="zh-CN"/>
        </w:rPr>
        <w:t>.</w:t>
      </w:r>
      <w:r>
        <w:rPr>
          <w:rFonts w:ascii="Times New Roman" w:hAnsi="Times New Roman" w:eastAsia="宋体" w:cs="Times New Roman"/>
          <w:highlight w:val="none"/>
        </w:rPr>
        <w:t>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14:paraId="698B0E3D">
      <w:pPr>
        <w:pStyle w:val="19"/>
        <w:rPr>
          <w:b/>
          <w:highlight w:val="none"/>
        </w:rPr>
      </w:pPr>
    </w:p>
    <w:p w14:paraId="6C66A09D">
      <w:pPr>
        <w:pStyle w:val="19"/>
        <w:rPr>
          <w:b/>
          <w:highlight w:val="none"/>
        </w:rPr>
        <w:sectPr>
          <w:pgSz w:w="11907" w:h="16840"/>
          <w:pgMar w:top="1440" w:right="1797" w:bottom="1440" w:left="1797" w:header="851" w:footer="992" w:gutter="0"/>
          <w:cols w:space="425" w:num="1"/>
          <w:titlePg/>
          <w:docGrid w:linePitch="462" w:charSpace="0"/>
        </w:sectPr>
      </w:pPr>
    </w:p>
    <w:bookmarkEnd w:id="35"/>
    <w:p w14:paraId="45AE95B2">
      <w:pPr>
        <w:pStyle w:val="3"/>
        <w:rPr>
          <w:sz w:val="28"/>
          <w:szCs w:val="28"/>
          <w:highlight w:val="none"/>
        </w:rPr>
      </w:pPr>
      <w:r>
        <w:rPr>
          <w:rFonts w:hint="eastAsia"/>
          <w:sz w:val="28"/>
          <w:szCs w:val="28"/>
          <w:highlight w:val="none"/>
        </w:rPr>
        <w:t>第三章 用户需求书</w:t>
      </w:r>
    </w:p>
    <w:p w14:paraId="2D8A7537">
      <w:pPr>
        <w:pStyle w:val="3"/>
        <w:spacing w:before="120" w:beforeLines="50" w:after="120" w:afterLines="50"/>
        <w:rPr>
          <w:szCs w:val="24"/>
          <w:highlight w:val="none"/>
        </w:rPr>
      </w:pPr>
      <w:r>
        <w:rPr>
          <w:rFonts w:hint="eastAsia"/>
          <w:szCs w:val="24"/>
          <w:highlight w:val="none"/>
        </w:rPr>
        <w:t>一、项目基本信息</w:t>
      </w:r>
    </w:p>
    <w:p w14:paraId="2DAD4CBB">
      <w:pPr>
        <w:rPr>
          <w:rFonts w:ascii="宋体" w:hAnsi="宋体"/>
          <w:b/>
          <w:color w:val="FF0000"/>
          <w:szCs w:val="21"/>
          <w:highlight w:val="none"/>
        </w:rPr>
      </w:pPr>
    </w:p>
    <w:tbl>
      <w:tblPr>
        <w:tblStyle w:val="43"/>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2012"/>
        <w:gridCol w:w="2451"/>
        <w:gridCol w:w="1818"/>
        <w:gridCol w:w="1819"/>
      </w:tblGrid>
      <w:tr w14:paraId="1827B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9" w:type="pct"/>
            <w:vAlign w:val="center"/>
          </w:tcPr>
          <w:p w14:paraId="65C9D0DD">
            <w:pPr>
              <w:jc w:val="center"/>
              <w:rPr>
                <w:bCs/>
                <w:szCs w:val="21"/>
                <w:highlight w:val="none"/>
              </w:rPr>
            </w:pPr>
            <w:r>
              <w:rPr>
                <w:rFonts w:hint="eastAsia"/>
                <w:bCs/>
                <w:szCs w:val="21"/>
                <w:highlight w:val="none"/>
              </w:rPr>
              <w:t>序号</w:t>
            </w:r>
          </w:p>
        </w:tc>
        <w:tc>
          <w:tcPr>
            <w:tcW w:w="1195" w:type="pct"/>
            <w:vAlign w:val="center"/>
          </w:tcPr>
          <w:p w14:paraId="70100F5C">
            <w:pPr>
              <w:jc w:val="center"/>
              <w:rPr>
                <w:bCs/>
                <w:szCs w:val="21"/>
                <w:highlight w:val="none"/>
              </w:rPr>
            </w:pPr>
            <w:r>
              <w:rPr>
                <w:rFonts w:hint="eastAsia"/>
                <w:szCs w:val="21"/>
                <w:highlight w:val="none"/>
              </w:rPr>
              <w:t>采购计划编号</w:t>
            </w:r>
          </w:p>
        </w:tc>
        <w:tc>
          <w:tcPr>
            <w:tcW w:w="1450" w:type="pct"/>
            <w:vAlign w:val="center"/>
          </w:tcPr>
          <w:p w14:paraId="68EDBABA">
            <w:pPr>
              <w:jc w:val="center"/>
              <w:rPr>
                <w:bCs/>
                <w:szCs w:val="21"/>
                <w:highlight w:val="none"/>
              </w:rPr>
            </w:pPr>
            <w:r>
              <w:rPr>
                <w:rFonts w:hint="eastAsia"/>
                <w:bCs/>
                <w:szCs w:val="21"/>
                <w:highlight w:val="none"/>
              </w:rPr>
              <w:t>采购项目名称</w:t>
            </w:r>
          </w:p>
        </w:tc>
        <w:tc>
          <w:tcPr>
            <w:tcW w:w="1081" w:type="pct"/>
            <w:vAlign w:val="center"/>
          </w:tcPr>
          <w:p w14:paraId="142693B6">
            <w:pPr>
              <w:jc w:val="center"/>
              <w:rPr>
                <w:b/>
                <w:bCs/>
                <w:color w:val="FF0000"/>
                <w:szCs w:val="21"/>
                <w:highlight w:val="none"/>
              </w:rPr>
            </w:pPr>
            <w:r>
              <w:rPr>
                <w:rFonts w:hint="eastAsia"/>
                <w:b/>
                <w:bCs/>
                <w:color w:val="FF0000"/>
                <w:szCs w:val="21"/>
                <w:highlight w:val="none"/>
                <w:lang w:eastAsia="zh-CN"/>
              </w:rPr>
              <w:t>预算金额</w:t>
            </w:r>
            <w:r>
              <w:rPr>
                <w:rFonts w:hint="eastAsia"/>
                <w:b/>
                <w:bCs/>
                <w:color w:val="FF0000"/>
                <w:szCs w:val="21"/>
                <w:highlight w:val="none"/>
              </w:rPr>
              <w:t>（元）</w:t>
            </w:r>
          </w:p>
        </w:tc>
        <w:tc>
          <w:tcPr>
            <w:tcW w:w="1081" w:type="pct"/>
            <w:vAlign w:val="center"/>
          </w:tcPr>
          <w:p w14:paraId="02D2AB8B">
            <w:pPr>
              <w:jc w:val="center"/>
              <w:rPr>
                <w:rFonts w:hint="eastAsia"/>
                <w:b/>
                <w:bCs/>
                <w:color w:val="FF0000"/>
                <w:szCs w:val="21"/>
                <w:highlight w:val="none"/>
              </w:rPr>
            </w:pPr>
            <w:r>
              <w:rPr>
                <w:rFonts w:hint="eastAsia" w:ascii="Times New Roman" w:hAnsi="Times New Roman" w:eastAsia="宋体" w:cs="Times New Roman"/>
                <w:b/>
                <w:bCs/>
                <w:color w:val="FF0000"/>
                <w:szCs w:val="21"/>
                <w:highlight w:val="none"/>
              </w:rPr>
              <w:t>最高限价（元）</w:t>
            </w:r>
          </w:p>
        </w:tc>
      </w:tr>
      <w:tr w14:paraId="73FAE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89" w:type="pct"/>
            <w:vAlign w:val="center"/>
          </w:tcPr>
          <w:p w14:paraId="41A0EFE4">
            <w:pPr>
              <w:jc w:val="center"/>
              <w:rPr>
                <w:bCs/>
                <w:color w:val="FF0000"/>
                <w:szCs w:val="21"/>
                <w:highlight w:val="none"/>
              </w:rPr>
            </w:pPr>
            <w:r>
              <w:rPr>
                <w:rFonts w:hint="eastAsia"/>
                <w:bCs/>
                <w:color w:val="FF0000"/>
                <w:szCs w:val="21"/>
                <w:highlight w:val="none"/>
              </w:rPr>
              <w:t>1</w:t>
            </w:r>
          </w:p>
        </w:tc>
        <w:tc>
          <w:tcPr>
            <w:tcW w:w="1195" w:type="pct"/>
            <w:vAlign w:val="center"/>
          </w:tcPr>
          <w:p w14:paraId="1D3127B3">
            <w:pPr>
              <w:jc w:val="center"/>
              <w:rPr>
                <w:bCs/>
                <w:color w:val="FF0000"/>
                <w:szCs w:val="21"/>
                <w:highlight w:val="none"/>
              </w:rPr>
            </w:pPr>
            <w:r>
              <w:rPr>
                <w:rFonts w:hint="eastAsia"/>
                <w:bCs/>
                <w:color w:val="FF0000"/>
                <w:szCs w:val="21"/>
                <w:highlight w:val="none"/>
              </w:rPr>
              <w:t>PLAN-</w:t>
            </w:r>
            <w:r>
              <w:rPr>
                <w:bCs/>
                <w:color w:val="FF0000"/>
                <w:szCs w:val="21"/>
                <w:highlight w:val="none"/>
              </w:rPr>
              <w:t>******</w:t>
            </w:r>
          </w:p>
        </w:tc>
        <w:tc>
          <w:tcPr>
            <w:tcW w:w="1450" w:type="pct"/>
            <w:vMerge w:val="restart"/>
            <w:vAlign w:val="center"/>
          </w:tcPr>
          <w:p w14:paraId="3B522BA7">
            <w:pPr>
              <w:jc w:val="center"/>
              <w:rPr>
                <w:b/>
                <w:bCs/>
                <w:color w:val="FF0000"/>
                <w:szCs w:val="21"/>
                <w:highlight w:val="none"/>
              </w:rPr>
            </w:pPr>
            <w:r>
              <w:rPr>
                <w:rFonts w:hint="eastAsia"/>
                <w:b/>
                <w:bCs/>
                <w:color w:val="FF0000"/>
                <w:szCs w:val="21"/>
                <w:highlight w:val="none"/>
              </w:rPr>
              <w:t>深圳市中医</w:t>
            </w:r>
            <w:r>
              <w:rPr>
                <w:rFonts w:hint="eastAsia" w:ascii="Times New Roman" w:hAnsi="Times New Roman" w:eastAsia="宋体" w:cs="Times New Roman"/>
                <w:b/>
                <w:bCs/>
                <w:color w:val="FF0000"/>
                <w:szCs w:val="21"/>
                <w:highlight w:val="none"/>
              </w:rPr>
              <w:t>院实</w:t>
            </w:r>
            <w:r>
              <w:rPr>
                <w:rFonts w:hint="eastAsia"/>
                <w:b/>
                <w:bCs/>
                <w:color w:val="FF0000"/>
                <w:szCs w:val="21"/>
                <w:highlight w:val="none"/>
              </w:rPr>
              <w:t>验类家具采购</w:t>
            </w:r>
          </w:p>
        </w:tc>
        <w:tc>
          <w:tcPr>
            <w:tcW w:w="1081" w:type="pct"/>
            <w:vAlign w:val="center"/>
          </w:tcPr>
          <w:p w14:paraId="0DD41FD8">
            <w:pPr>
              <w:jc w:val="center"/>
              <w:rPr>
                <w:rFonts w:hint="default"/>
                <w:bCs/>
                <w:color w:val="FF0000"/>
                <w:szCs w:val="21"/>
                <w:highlight w:val="none"/>
                <w:lang w:val="en-US"/>
              </w:rPr>
            </w:pPr>
            <w:r>
              <w:rPr>
                <w:rFonts w:hint="eastAsia" w:ascii="Times New Roman" w:hAnsi="Times New Roman" w:eastAsia="宋体" w:cs="Times New Roman"/>
                <w:b/>
                <w:bCs/>
                <w:color w:val="FF0000"/>
                <w:szCs w:val="21"/>
                <w:highlight w:val="none"/>
                <w:lang w:val="en-US" w:eastAsia="zh-CN"/>
              </w:rPr>
              <w:t>4846212.00</w:t>
            </w:r>
          </w:p>
        </w:tc>
        <w:tc>
          <w:tcPr>
            <w:tcW w:w="1081" w:type="pct"/>
            <w:vAlign w:val="center"/>
          </w:tcPr>
          <w:p w14:paraId="7CFB5C8E">
            <w:pPr>
              <w:jc w:val="center"/>
              <w:rPr>
                <w:bCs/>
                <w:color w:val="FF0000"/>
                <w:szCs w:val="21"/>
                <w:highlight w:val="none"/>
              </w:rPr>
            </w:pPr>
          </w:p>
        </w:tc>
      </w:tr>
      <w:tr w14:paraId="3C653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9" w:type="pct"/>
            <w:vAlign w:val="center"/>
          </w:tcPr>
          <w:p w14:paraId="4C0338CE">
            <w:pPr>
              <w:jc w:val="center"/>
              <w:rPr>
                <w:bCs/>
                <w:color w:val="FF0000"/>
                <w:szCs w:val="21"/>
                <w:highlight w:val="none"/>
              </w:rPr>
            </w:pPr>
            <w:r>
              <w:rPr>
                <w:rFonts w:hint="eastAsia"/>
                <w:bCs/>
                <w:color w:val="FF0000"/>
                <w:szCs w:val="21"/>
                <w:highlight w:val="none"/>
              </w:rPr>
              <w:t>2</w:t>
            </w:r>
          </w:p>
        </w:tc>
        <w:tc>
          <w:tcPr>
            <w:tcW w:w="1195" w:type="pct"/>
            <w:vAlign w:val="center"/>
          </w:tcPr>
          <w:p w14:paraId="668E1B41">
            <w:pPr>
              <w:jc w:val="center"/>
              <w:rPr>
                <w:bCs/>
                <w:color w:val="FF0000"/>
                <w:szCs w:val="21"/>
                <w:highlight w:val="none"/>
              </w:rPr>
            </w:pPr>
            <w:r>
              <w:rPr>
                <w:rFonts w:hint="eastAsia"/>
                <w:bCs/>
                <w:color w:val="FF0000"/>
                <w:szCs w:val="21"/>
                <w:highlight w:val="none"/>
              </w:rPr>
              <w:t>P</w:t>
            </w:r>
            <w:r>
              <w:rPr>
                <w:bCs/>
                <w:color w:val="FF0000"/>
                <w:szCs w:val="21"/>
                <w:highlight w:val="none"/>
              </w:rPr>
              <w:t>LAN-******</w:t>
            </w:r>
          </w:p>
        </w:tc>
        <w:tc>
          <w:tcPr>
            <w:tcW w:w="1450" w:type="pct"/>
            <w:vMerge w:val="continue"/>
            <w:vAlign w:val="center"/>
          </w:tcPr>
          <w:p w14:paraId="0A7DCC34">
            <w:pPr>
              <w:jc w:val="center"/>
              <w:rPr>
                <w:b/>
                <w:bCs/>
                <w:color w:val="FF0000"/>
                <w:szCs w:val="21"/>
                <w:highlight w:val="none"/>
              </w:rPr>
            </w:pPr>
          </w:p>
        </w:tc>
        <w:tc>
          <w:tcPr>
            <w:tcW w:w="1081" w:type="pct"/>
            <w:vAlign w:val="center"/>
          </w:tcPr>
          <w:p w14:paraId="4C5357D8">
            <w:pPr>
              <w:jc w:val="center"/>
              <w:rPr>
                <w:bCs/>
                <w:color w:val="FF0000"/>
                <w:szCs w:val="21"/>
                <w:highlight w:val="none"/>
              </w:rPr>
            </w:pPr>
          </w:p>
        </w:tc>
        <w:tc>
          <w:tcPr>
            <w:tcW w:w="1081" w:type="pct"/>
            <w:vAlign w:val="center"/>
          </w:tcPr>
          <w:p w14:paraId="597A9364">
            <w:pPr>
              <w:jc w:val="center"/>
              <w:rPr>
                <w:bCs/>
                <w:color w:val="FF0000"/>
                <w:szCs w:val="21"/>
                <w:highlight w:val="none"/>
              </w:rPr>
            </w:pPr>
          </w:p>
        </w:tc>
      </w:tr>
      <w:tr w14:paraId="37AF2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36" w:type="pct"/>
            <w:gridSpan w:val="3"/>
            <w:vAlign w:val="center"/>
          </w:tcPr>
          <w:p w14:paraId="4170C87A">
            <w:pPr>
              <w:jc w:val="center"/>
              <w:rPr>
                <w:rFonts w:hint="eastAsia" w:eastAsia="宋体"/>
                <w:b/>
                <w:bCs/>
                <w:color w:val="FF0000"/>
                <w:szCs w:val="21"/>
                <w:highlight w:val="none"/>
                <w:lang w:eastAsia="zh-CN"/>
              </w:rPr>
            </w:pPr>
            <w:r>
              <w:rPr>
                <w:b/>
                <w:bCs/>
                <w:color w:val="FF0000"/>
                <w:szCs w:val="21"/>
                <w:highlight w:val="none"/>
              </w:rPr>
              <w:t>合计</w:t>
            </w:r>
            <w:r>
              <w:rPr>
                <w:rFonts w:hint="eastAsia"/>
                <w:b/>
                <w:bCs/>
                <w:color w:val="FF0000"/>
                <w:szCs w:val="21"/>
                <w:highlight w:val="none"/>
                <w:lang w:eastAsia="zh-CN"/>
              </w:rPr>
              <w:t>：</w:t>
            </w:r>
          </w:p>
        </w:tc>
        <w:tc>
          <w:tcPr>
            <w:tcW w:w="1081" w:type="pct"/>
            <w:vAlign w:val="center"/>
          </w:tcPr>
          <w:p w14:paraId="08143981">
            <w:pPr>
              <w:jc w:val="center"/>
              <w:rPr>
                <w:bCs/>
                <w:color w:val="FF0000"/>
                <w:szCs w:val="21"/>
                <w:highlight w:val="none"/>
              </w:rPr>
            </w:pPr>
          </w:p>
        </w:tc>
        <w:tc>
          <w:tcPr>
            <w:tcW w:w="1081" w:type="pct"/>
            <w:vAlign w:val="center"/>
          </w:tcPr>
          <w:p w14:paraId="505946B1">
            <w:pPr>
              <w:jc w:val="center"/>
              <w:rPr>
                <w:bCs/>
                <w:color w:val="FF0000"/>
                <w:szCs w:val="21"/>
                <w:highlight w:val="none"/>
              </w:rPr>
            </w:pPr>
          </w:p>
        </w:tc>
      </w:tr>
    </w:tbl>
    <w:p w14:paraId="2E7229DF">
      <w:pPr>
        <w:rPr>
          <w:rFonts w:ascii="宋体" w:hAnsi="宋体"/>
          <w:b/>
          <w:color w:val="FF0000"/>
          <w:szCs w:val="21"/>
          <w:highlight w:val="none"/>
        </w:rPr>
      </w:pPr>
    </w:p>
    <w:p w14:paraId="6338EAD8">
      <w:pPr>
        <w:pStyle w:val="3"/>
        <w:spacing w:before="120" w:beforeLines="50" w:after="120" w:afterLines="50"/>
        <w:rPr>
          <w:rFonts w:hint="eastAsia" w:ascii="宋体" w:hAnsi="宋体"/>
          <w:b/>
          <w:color w:val="FF0000"/>
          <w:szCs w:val="21"/>
          <w:highlight w:val="none"/>
        </w:rPr>
      </w:pPr>
      <w:bookmarkStart w:id="40" w:name="_Hlk72258617"/>
      <w:r>
        <w:rPr>
          <w:rFonts w:hint="eastAsia"/>
          <w:szCs w:val="24"/>
          <w:highlight w:val="none"/>
        </w:rPr>
        <w:t>二、</w:t>
      </w:r>
      <w:bookmarkStart w:id="41" w:name="_Hlk72073432"/>
      <w:r>
        <w:rPr>
          <w:rFonts w:hint="eastAsia"/>
          <w:szCs w:val="24"/>
          <w:highlight w:val="none"/>
        </w:rPr>
        <w:t>货物需求明细</w:t>
      </w:r>
      <w:bookmarkEnd w:id="41"/>
    </w:p>
    <w:tbl>
      <w:tblPr>
        <w:tblStyle w:val="43"/>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03"/>
        <w:gridCol w:w="1801"/>
        <w:gridCol w:w="781"/>
        <w:gridCol w:w="2091"/>
        <w:gridCol w:w="887"/>
        <w:gridCol w:w="1058"/>
        <w:gridCol w:w="1103"/>
      </w:tblGrid>
      <w:tr w14:paraId="47F8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471" w:type="pct"/>
            <w:tcBorders>
              <w:top w:val="single" w:color="000000" w:sz="8" w:space="0"/>
              <w:left w:val="single" w:color="000000" w:sz="8" w:space="0"/>
              <w:bottom w:val="single" w:color="000000" w:sz="8" w:space="0"/>
              <w:right w:val="single" w:color="000000" w:sz="8" w:space="0"/>
            </w:tcBorders>
            <w:noWrap w:val="0"/>
            <w:vAlign w:val="center"/>
          </w:tcPr>
          <w:p w14:paraId="6084D3F8">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序号</w:t>
            </w:r>
          </w:p>
        </w:tc>
        <w:tc>
          <w:tcPr>
            <w:tcW w:w="1056" w:type="pct"/>
            <w:tcBorders>
              <w:top w:val="single" w:color="000000" w:sz="8" w:space="0"/>
              <w:left w:val="single" w:color="000000" w:sz="8" w:space="0"/>
              <w:bottom w:val="single" w:color="000000" w:sz="8" w:space="0"/>
              <w:right w:val="single" w:color="000000" w:sz="8" w:space="0"/>
            </w:tcBorders>
            <w:shd w:val="clear"/>
            <w:noWrap w:val="0"/>
            <w:vAlign w:val="center"/>
          </w:tcPr>
          <w:p w14:paraId="01CB294D">
            <w:pPr>
              <w:jc w:val="center"/>
              <w:rPr>
                <w:rFonts w:hint="eastAsia" w:asciiTheme="minorEastAsia" w:hAnsiTheme="minorEastAsia" w:eastAsiaTheme="minorEastAsia" w:cstheme="minorEastAsia"/>
                <w:bCs/>
                <w:kern w:val="2"/>
                <w:sz w:val="21"/>
                <w:szCs w:val="21"/>
                <w:highlight w:val="none"/>
                <w:lang w:val="en-US" w:eastAsia="zh-CN" w:bidi="ar-SA"/>
              </w:rPr>
            </w:pPr>
            <w:r>
              <w:rPr>
                <w:rFonts w:hint="eastAsia" w:asciiTheme="minorEastAsia" w:hAnsiTheme="minorEastAsia" w:eastAsiaTheme="minorEastAsia" w:cstheme="minorEastAsia"/>
                <w:bCs/>
                <w:sz w:val="21"/>
                <w:szCs w:val="21"/>
                <w:highlight w:val="none"/>
              </w:rPr>
              <w:t>货物名称（标的名称）</w:t>
            </w:r>
          </w:p>
        </w:tc>
        <w:tc>
          <w:tcPr>
            <w:tcW w:w="458" w:type="pct"/>
            <w:tcBorders>
              <w:top w:val="single" w:color="000000" w:sz="8" w:space="0"/>
              <w:left w:val="single" w:color="000000" w:sz="8" w:space="0"/>
              <w:bottom w:val="single" w:color="000000" w:sz="8" w:space="0"/>
              <w:right w:val="single" w:color="000000" w:sz="8" w:space="0"/>
            </w:tcBorders>
            <w:noWrap w:val="0"/>
            <w:vAlign w:val="center"/>
          </w:tcPr>
          <w:p w14:paraId="79ADBE08">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数量</w:t>
            </w:r>
          </w:p>
        </w:tc>
        <w:tc>
          <w:tcPr>
            <w:tcW w:w="1226" w:type="pct"/>
            <w:tcBorders>
              <w:top w:val="single" w:color="000000" w:sz="8" w:space="0"/>
              <w:left w:val="single" w:color="000000" w:sz="8" w:space="0"/>
              <w:bottom w:val="single" w:color="000000" w:sz="8" w:space="0"/>
              <w:right w:val="single" w:color="000000" w:sz="8" w:space="0"/>
            </w:tcBorders>
            <w:noWrap w:val="0"/>
            <w:vAlign w:val="center"/>
          </w:tcPr>
          <w:p w14:paraId="29A43B28">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commentRangeStart w:id="18"/>
            <w:r>
              <w:rPr>
                <w:rFonts w:hint="eastAsia" w:asciiTheme="minorEastAsia" w:hAnsiTheme="minorEastAsia" w:eastAsiaTheme="minorEastAsia" w:cstheme="minorEastAsia"/>
                <w:i w:val="0"/>
                <w:iCs w:val="0"/>
                <w:color w:val="000000"/>
                <w:kern w:val="0"/>
                <w:sz w:val="21"/>
                <w:szCs w:val="21"/>
                <w:u w:val="none"/>
                <w:lang w:val="en-US" w:eastAsia="zh-CN" w:bidi="ar"/>
              </w:rPr>
              <w:t>规格（mm）</w:t>
            </w:r>
            <w:commentRangeEnd w:id="18"/>
            <w:r>
              <w:rPr>
                <w:rFonts w:hint="eastAsia" w:asciiTheme="minorEastAsia" w:hAnsiTheme="minorEastAsia" w:eastAsiaTheme="minorEastAsia" w:cstheme="minorEastAsia"/>
                <w:sz w:val="21"/>
                <w:szCs w:val="21"/>
              </w:rPr>
              <w:commentReference w:id="18"/>
            </w:r>
          </w:p>
        </w:tc>
        <w:tc>
          <w:tcPr>
            <w:tcW w:w="520" w:type="pct"/>
            <w:tcBorders>
              <w:top w:val="single" w:color="000000" w:sz="8" w:space="0"/>
              <w:left w:val="single" w:color="000000" w:sz="8" w:space="0"/>
              <w:bottom w:val="single" w:color="000000" w:sz="8" w:space="0"/>
              <w:right w:val="single" w:color="000000" w:sz="8" w:space="0"/>
            </w:tcBorders>
            <w:noWrap w:val="0"/>
            <w:vAlign w:val="center"/>
          </w:tcPr>
          <w:p w14:paraId="4E08D03A">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单位</w:t>
            </w:r>
          </w:p>
        </w:tc>
        <w:tc>
          <w:tcPr>
            <w:tcW w:w="620" w:type="pct"/>
            <w:tcBorders>
              <w:top w:val="single" w:color="000000" w:sz="8" w:space="0"/>
              <w:left w:val="single" w:color="000000" w:sz="8" w:space="0"/>
              <w:bottom w:val="single" w:color="000000" w:sz="8" w:space="0"/>
              <w:right w:val="single" w:color="000000" w:sz="8" w:space="0"/>
            </w:tcBorders>
            <w:noWrap w:val="0"/>
            <w:vAlign w:val="center"/>
          </w:tcPr>
          <w:p w14:paraId="30B7BED1">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备注</w:t>
            </w:r>
          </w:p>
        </w:tc>
        <w:tc>
          <w:tcPr>
            <w:tcW w:w="646" w:type="pct"/>
            <w:tcBorders>
              <w:top w:val="single" w:color="000000" w:sz="8" w:space="0"/>
              <w:left w:val="single" w:color="000000" w:sz="8" w:space="0"/>
              <w:bottom w:val="single" w:color="000000" w:sz="8" w:space="0"/>
              <w:right w:val="single" w:color="000000" w:sz="8" w:space="0"/>
            </w:tcBorders>
            <w:noWrap w:val="0"/>
            <w:vAlign w:val="center"/>
          </w:tcPr>
          <w:p w14:paraId="5287EE76">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commentRangeStart w:id="19"/>
            <w:r>
              <w:rPr>
                <w:rFonts w:hint="eastAsia" w:asciiTheme="minorEastAsia" w:hAnsiTheme="minorEastAsia" w:eastAsiaTheme="minorEastAsia" w:cstheme="minorEastAsia"/>
                <w:b/>
                <w:bCs/>
                <w:color w:val="FF0000"/>
                <w:sz w:val="21"/>
                <w:szCs w:val="21"/>
                <w:highlight w:val="none"/>
              </w:rPr>
              <w:t>预算金额（元）</w:t>
            </w:r>
            <w:commentRangeEnd w:id="19"/>
            <w:r>
              <w:rPr>
                <w:rFonts w:hint="eastAsia" w:asciiTheme="minorEastAsia" w:hAnsiTheme="minorEastAsia" w:eastAsiaTheme="minorEastAsia" w:cstheme="minorEastAsia"/>
                <w:sz w:val="21"/>
                <w:szCs w:val="21"/>
                <w:highlight w:val="none"/>
              </w:rPr>
              <w:commentReference w:id="19"/>
            </w:r>
          </w:p>
        </w:tc>
      </w:tr>
      <w:tr w14:paraId="7CDC0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0761E09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056" w:type="pct"/>
            <w:tcBorders>
              <w:top w:val="nil"/>
              <w:left w:val="single" w:color="000000" w:sz="8" w:space="0"/>
              <w:bottom w:val="single" w:color="000000" w:sz="8" w:space="0"/>
              <w:right w:val="single" w:color="000000" w:sz="8" w:space="0"/>
            </w:tcBorders>
            <w:noWrap w:val="0"/>
            <w:vAlign w:val="center"/>
          </w:tcPr>
          <w:p w14:paraId="0F6B86E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lang w:val="en-US"/>
              </w:rPr>
            </w:pPr>
            <w:r>
              <w:rPr>
                <w:rFonts w:hint="eastAsia" w:asciiTheme="minorEastAsia" w:hAnsiTheme="minorEastAsia" w:eastAsiaTheme="minorEastAsia" w:cstheme="minorEastAsia"/>
                <w:i w:val="0"/>
                <w:iCs w:val="0"/>
                <w:color w:val="000000"/>
                <w:kern w:val="0"/>
                <w:sz w:val="21"/>
                <w:szCs w:val="21"/>
                <w:u w:val="none"/>
                <w:lang w:val="en-US" w:eastAsia="zh-CN" w:bidi="ar"/>
              </w:rPr>
              <w:t>PP水盆+三口水龙头</w:t>
            </w:r>
          </w:p>
        </w:tc>
        <w:tc>
          <w:tcPr>
            <w:tcW w:w="458" w:type="pct"/>
            <w:tcBorders>
              <w:top w:val="nil"/>
              <w:left w:val="single" w:color="000000" w:sz="8" w:space="0"/>
              <w:bottom w:val="single" w:color="000000" w:sz="8" w:space="0"/>
              <w:right w:val="single" w:color="000000" w:sz="8" w:space="0"/>
            </w:tcBorders>
            <w:noWrap w:val="0"/>
            <w:vAlign w:val="center"/>
          </w:tcPr>
          <w:p w14:paraId="02F5DB4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64</w:t>
            </w:r>
          </w:p>
        </w:tc>
        <w:tc>
          <w:tcPr>
            <w:tcW w:w="1226" w:type="pct"/>
            <w:tcBorders>
              <w:top w:val="nil"/>
              <w:left w:val="single" w:color="000000" w:sz="8" w:space="0"/>
              <w:bottom w:val="single" w:color="000000" w:sz="8" w:space="0"/>
              <w:right w:val="single" w:color="000000" w:sz="8" w:space="0"/>
            </w:tcBorders>
            <w:noWrap w:val="0"/>
            <w:vAlign w:val="center"/>
          </w:tcPr>
          <w:p w14:paraId="5137FBB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550W*450D*300H</w:t>
            </w:r>
          </w:p>
        </w:tc>
        <w:tc>
          <w:tcPr>
            <w:tcW w:w="520" w:type="pct"/>
            <w:tcBorders>
              <w:top w:val="nil"/>
              <w:left w:val="single" w:color="000000" w:sz="8" w:space="0"/>
              <w:bottom w:val="single" w:color="000000" w:sz="8" w:space="0"/>
              <w:right w:val="single" w:color="000000" w:sz="8" w:space="0"/>
            </w:tcBorders>
            <w:noWrap w:val="0"/>
            <w:vAlign w:val="center"/>
          </w:tcPr>
          <w:p w14:paraId="2D12B2D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c>
          <w:tcPr>
            <w:tcW w:w="620" w:type="pct"/>
            <w:vMerge w:val="restart"/>
            <w:tcBorders>
              <w:top w:val="nil"/>
              <w:left w:val="single" w:color="000000" w:sz="8" w:space="0"/>
              <w:right w:val="single" w:color="000000" w:sz="8" w:space="0"/>
            </w:tcBorders>
            <w:noWrap w:val="0"/>
            <w:vAlign w:val="center"/>
          </w:tcPr>
          <w:p w14:paraId="5E29E424">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lang w:val="en-US"/>
              </w:rPr>
            </w:pPr>
            <w:r>
              <w:rPr>
                <w:rFonts w:hint="eastAsia" w:asciiTheme="minorEastAsia" w:hAnsiTheme="minorEastAsia" w:eastAsiaTheme="minorEastAsia" w:cstheme="minorEastAsia"/>
                <w:i w:val="0"/>
                <w:iCs w:val="0"/>
                <w:color w:val="000000"/>
                <w:kern w:val="0"/>
                <w:sz w:val="21"/>
                <w:szCs w:val="21"/>
                <w:u w:val="none"/>
                <w:lang w:val="en-US" w:eastAsia="zh-CN" w:bidi="ar"/>
              </w:rPr>
              <w:t>拒绝进口</w:t>
            </w:r>
          </w:p>
        </w:tc>
        <w:tc>
          <w:tcPr>
            <w:tcW w:w="646" w:type="pct"/>
            <w:tcBorders>
              <w:top w:val="nil"/>
              <w:left w:val="single" w:color="000000" w:sz="8" w:space="0"/>
              <w:bottom w:val="single" w:color="000000" w:sz="8" w:space="0"/>
              <w:right w:val="single" w:color="000000" w:sz="8" w:space="0"/>
            </w:tcBorders>
            <w:noWrap w:val="0"/>
            <w:vAlign w:val="center"/>
          </w:tcPr>
          <w:p w14:paraId="1B105432">
            <w:pPr>
              <w:jc w:val="center"/>
              <w:rPr>
                <w:rFonts w:hint="eastAsia" w:asciiTheme="minorEastAsia" w:hAnsiTheme="minorEastAsia" w:eastAsiaTheme="minorEastAsia" w:cstheme="minorEastAsia"/>
                <w:i w:val="0"/>
                <w:iCs w:val="0"/>
                <w:color w:val="000000"/>
                <w:sz w:val="21"/>
                <w:szCs w:val="21"/>
                <w:u w:val="none"/>
              </w:rPr>
            </w:pPr>
          </w:p>
        </w:tc>
      </w:tr>
      <w:tr w14:paraId="33276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09140BA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056" w:type="pct"/>
            <w:tcBorders>
              <w:top w:val="nil"/>
              <w:left w:val="single" w:color="000000" w:sz="8" w:space="0"/>
              <w:bottom w:val="single" w:color="000000" w:sz="8" w:space="0"/>
              <w:right w:val="single" w:color="000000" w:sz="8" w:space="0"/>
            </w:tcBorders>
            <w:noWrap w:val="0"/>
            <w:vAlign w:val="center"/>
          </w:tcPr>
          <w:p w14:paraId="7F9057D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实验室专用货架</w:t>
            </w:r>
          </w:p>
        </w:tc>
        <w:tc>
          <w:tcPr>
            <w:tcW w:w="458" w:type="pct"/>
            <w:tcBorders>
              <w:top w:val="nil"/>
              <w:left w:val="single" w:color="000000" w:sz="8" w:space="0"/>
              <w:bottom w:val="single" w:color="000000" w:sz="8" w:space="0"/>
              <w:right w:val="single" w:color="000000" w:sz="8" w:space="0"/>
            </w:tcBorders>
            <w:noWrap w:val="0"/>
            <w:vAlign w:val="center"/>
          </w:tcPr>
          <w:p w14:paraId="346008A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212</w:t>
            </w:r>
          </w:p>
        </w:tc>
        <w:tc>
          <w:tcPr>
            <w:tcW w:w="1226" w:type="pct"/>
            <w:tcBorders>
              <w:top w:val="nil"/>
              <w:left w:val="single" w:color="000000" w:sz="8" w:space="0"/>
              <w:bottom w:val="single" w:color="000000" w:sz="8" w:space="0"/>
              <w:right w:val="single" w:color="000000" w:sz="8" w:space="0"/>
            </w:tcBorders>
            <w:noWrap w:val="0"/>
            <w:vAlign w:val="center"/>
          </w:tcPr>
          <w:p w14:paraId="5448C65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900W*500D*2000H</w:t>
            </w:r>
          </w:p>
        </w:tc>
        <w:tc>
          <w:tcPr>
            <w:tcW w:w="520" w:type="pct"/>
            <w:tcBorders>
              <w:top w:val="nil"/>
              <w:left w:val="single" w:color="000000" w:sz="8" w:space="0"/>
              <w:bottom w:val="single" w:color="000000" w:sz="8" w:space="0"/>
              <w:right w:val="single" w:color="000000" w:sz="8" w:space="0"/>
            </w:tcBorders>
            <w:noWrap w:val="0"/>
            <w:vAlign w:val="center"/>
          </w:tcPr>
          <w:p w14:paraId="5C8942B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c>
          <w:tcPr>
            <w:tcW w:w="620" w:type="pct"/>
            <w:vMerge w:val="continue"/>
            <w:tcBorders>
              <w:left w:val="single" w:color="000000" w:sz="8" w:space="0"/>
              <w:right w:val="single" w:color="000000" w:sz="8" w:space="0"/>
            </w:tcBorders>
            <w:noWrap w:val="0"/>
            <w:vAlign w:val="center"/>
          </w:tcPr>
          <w:p w14:paraId="02F1A84A">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33FEC228">
            <w:pPr>
              <w:jc w:val="center"/>
              <w:rPr>
                <w:rFonts w:hint="eastAsia" w:asciiTheme="minorEastAsia" w:hAnsiTheme="minorEastAsia" w:eastAsiaTheme="minorEastAsia" w:cstheme="minorEastAsia"/>
                <w:i w:val="0"/>
                <w:iCs w:val="0"/>
                <w:color w:val="000000"/>
                <w:sz w:val="21"/>
                <w:szCs w:val="21"/>
                <w:u w:val="none"/>
              </w:rPr>
            </w:pPr>
          </w:p>
        </w:tc>
      </w:tr>
      <w:tr w14:paraId="0E546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744E541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056" w:type="pct"/>
            <w:tcBorders>
              <w:top w:val="nil"/>
              <w:left w:val="single" w:color="000000" w:sz="8" w:space="0"/>
              <w:bottom w:val="single" w:color="000000" w:sz="8" w:space="0"/>
              <w:right w:val="single" w:color="000000" w:sz="8" w:space="0"/>
            </w:tcBorders>
            <w:noWrap w:val="0"/>
            <w:vAlign w:val="center"/>
          </w:tcPr>
          <w:p w14:paraId="12421B8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不锈钢台</w:t>
            </w:r>
          </w:p>
        </w:tc>
        <w:tc>
          <w:tcPr>
            <w:tcW w:w="458" w:type="pct"/>
            <w:tcBorders>
              <w:top w:val="nil"/>
              <w:left w:val="single" w:color="000000" w:sz="8" w:space="0"/>
              <w:bottom w:val="single" w:color="000000" w:sz="8" w:space="0"/>
              <w:right w:val="single" w:color="000000" w:sz="8" w:space="0"/>
            </w:tcBorders>
            <w:noWrap w:val="0"/>
            <w:vAlign w:val="center"/>
          </w:tcPr>
          <w:p w14:paraId="7AFB487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226" w:type="pct"/>
            <w:tcBorders>
              <w:top w:val="nil"/>
              <w:left w:val="single" w:color="000000" w:sz="8" w:space="0"/>
              <w:bottom w:val="single" w:color="000000" w:sz="8" w:space="0"/>
              <w:right w:val="single" w:color="000000" w:sz="8" w:space="0"/>
            </w:tcBorders>
            <w:noWrap w:val="0"/>
            <w:vAlign w:val="center"/>
          </w:tcPr>
          <w:p w14:paraId="6186174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1600W*600D*850H</w:t>
            </w:r>
          </w:p>
        </w:tc>
        <w:tc>
          <w:tcPr>
            <w:tcW w:w="520" w:type="pct"/>
            <w:tcBorders>
              <w:top w:val="nil"/>
              <w:left w:val="single" w:color="000000" w:sz="8" w:space="0"/>
              <w:bottom w:val="single" w:color="000000" w:sz="8" w:space="0"/>
              <w:right w:val="single" w:color="000000" w:sz="8" w:space="0"/>
            </w:tcBorders>
            <w:noWrap w:val="0"/>
            <w:vAlign w:val="center"/>
          </w:tcPr>
          <w:p w14:paraId="310DA99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张</w:t>
            </w:r>
          </w:p>
        </w:tc>
        <w:tc>
          <w:tcPr>
            <w:tcW w:w="620" w:type="pct"/>
            <w:vMerge w:val="continue"/>
            <w:tcBorders>
              <w:left w:val="single" w:color="000000" w:sz="8" w:space="0"/>
              <w:right w:val="single" w:color="000000" w:sz="8" w:space="0"/>
            </w:tcBorders>
            <w:noWrap w:val="0"/>
            <w:vAlign w:val="center"/>
          </w:tcPr>
          <w:p w14:paraId="4B78382E">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68D994AD">
            <w:pPr>
              <w:jc w:val="center"/>
              <w:rPr>
                <w:rFonts w:hint="eastAsia" w:asciiTheme="minorEastAsia" w:hAnsiTheme="minorEastAsia" w:eastAsiaTheme="minorEastAsia" w:cstheme="minorEastAsia"/>
                <w:i w:val="0"/>
                <w:iCs w:val="0"/>
                <w:color w:val="000000"/>
                <w:sz w:val="21"/>
                <w:szCs w:val="21"/>
                <w:u w:val="none"/>
              </w:rPr>
            </w:pPr>
          </w:p>
        </w:tc>
      </w:tr>
      <w:tr w14:paraId="271B8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0C64649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056" w:type="pct"/>
            <w:tcBorders>
              <w:top w:val="nil"/>
              <w:left w:val="single" w:color="000000" w:sz="8" w:space="0"/>
              <w:bottom w:val="single" w:color="000000" w:sz="8" w:space="0"/>
              <w:right w:val="single" w:color="000000" w:sz="8" w:space="0"/>
            </w:tcBorders>
            <w:noWrap w:val="0"/>
            <w:vAlign w:val="center"/>
          </w:tcPr>
          <w:p w14:paraId="18A2E0D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落地式通风柜</w:t>
            </w:r>
          </w:p>
        </w:tc>
        <w:tc>
          <w:tcPr>
            <w:tcW w:w="458" w:type="pct"/>
            <w:tcBorders>
              <w:top w:val="nil"/>
              <w:left w:val="single" w:color="000000" w:sz="8" w:space="0"/>
              <w:bottom w:val="single" w:color="000000" w:sz="8" w:space="0"/>
              <w:right w:val="single" w:color="000000" w:sz="8" w:space="0"/>
            </w:tcBorders>
            <w:noWrap w:val="0"/>
            <w:vAlign w:val="center"/>
          </w:tcPr>
          <w:p w14:paraId="29AD3EE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226" w:type="pct"/>
            <w:tcBorders>
              <w:top w:val="nil"/>
              <w:left w:val="single" w:color="000000" w:sz="8" w:space="0"/>
              <w:bottom w:val="single" w:color="000000" w:sz="8" w:space="0"/>
              <w:right w:val="single" w:color="000000" w:sz="8" w:space="0"/>
            </w:tcBorders>
            <w:noWrap w:val="0"/>
            <w:vAlign w:val="center"/>
          </w:tcPr>
          <w:p w14:paraId="4B6A772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1500W*1000D*2350H</w:t>
            </w:r>
          </w:p>
        </w:tc>
        <w:tc>
          <w:tcPr>
            <w:tcW w:w="520" w:type="pct"/>
            <w:tcBorders>
              <w:top w:val="nil"/>
              <w:left w:val="single" w:color="000000" w:sz="8" w:space="0"/>
              <w:bottom w:val="single" w:color="000000" w:sz="8" w:space="0"/>
              <w:right w:val="single" w:color="000000" w:sz="8" w:space="0"/>
            </w:tcBorders>
            <w:noWrap w:val="0"/>
            <w:vAlign w:val="center"/>
          </w:tcPr>
          <w:p w14:paraId="4433658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7716A570">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0E59E496">
            <w:pPr>
              <w:jc w:val="center"/>
              <w:rPr>
                <w:rFonts w:hint="eastAsia" w:asciiTheme="minorEastAsia" w:hAnsiTheme="minorEastAsia" w:eastAsiaTheme="minorEastAsia" w:cstheme="minorEastAsia"/>
                <w:i w:val="0"/>
                <w:iCs w:val="0"/>
                <w:color w:val="000000"/>
                <w:sz w:val="21"/>
                <w:szCs w:val="21"/>
                <w:u w:val="none"/>
              </w:rPr>
            </w:pPr>
          </w:p>
        </w:tc>
      </w:tr>
      <w:tr w14:paraId="269A1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4F7763E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1056" w:type="pct"/>
            <w:tcBorders>
              <w:top w:val="nil"/>
              <w:left w:val="single" w:color="000000" w:sz="8" w:space="0"/>
              <w:bottom w:val="single" w:color="000000" w:sz="8" w:space="0"/>
              <w:right w:val="single" w:color="000000" w:sz="8" w:space="0"/>
            </w:tcBorders>
            <w:noWrap w:val="0"/>
            <w:vAlign w:val="center"/>
          </w:tcPr>
          <w:p w14:paraId="730168C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菱形钢玻试剂架1</w:t>
            </w:r>
          </w:p>
        </w:tc>
        <w:tc>
          <w:tcPr>
            <w:tcW w:w="458" w:type="pct"/>
            <w:tcBorders>
              <w:top w:val="nil"/>
              <w:left w:val="single" w:color="000000" w:sz="8" w:space="0"/>
              <w:bottom w:val="single" w:color="000000" w:sz="8" w:space="0"/>
              <w:right w:val="single" w:color="000000" w:sz="8" w:space="0"/>
            </w:tcBorders>
            <w:noWrap w:val="0"/>
            <w:vAlign w:val="center"/>
          </w:tcPr>
          <w:p w14:paraId="0A86217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226" w:type="pct"/>
            <w:tcBorders>
              <w:top w:val="nil"/>
              <w:left w:val="single" w:color="000000" w:sz="8" w:space="0"/>
              <w:bottom w:val="single" w:color="000000" w:sz="8" w:space="0"/>
              <w:right w:val="single" w:color="000000" w:sz="8" w:space="0"/>
            </w:tcBorders>
            <w:noWrap w:val="0"/>
            <w:vAlign w:val="center"/>
          </w:tcPr>
          <w:p w14:paraId="0AFE00B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3600W*500D*800H</w:t>
            </w:r>
          </w:p>
        </w:tc>
        <w:tc>
          <w:tcPr>
            <w:tcW w:w="520" w:type="pct"/>
            <w:tcBorders>
              <w:top w:val="nil"/>
              <w:left w:val="single" w:color="000000" w:sz="8" w:space="0"/>
              <w:bottom w:val="single" w:color="000000" w:sz="8" w:space="0"/>
              <w:right w:val="single" w:color="000000" w:sz="8" w:space="0"/>
            </w:tcBorders>
            <w:noWrap w:val="0"/>
            <w:vAlign w:val="center"/>
          </w:tcPr>
          <w:p w14:paraId="126BF98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c>
          <w:tcPr>
            <w:tcW w:w="620" w:type="pct"/>
            <w:vMerge w:val="continue"/>
            <w:tcBorders>
              <w:left w:val="single" w:color="000000" w:sz="8" w:space="0"/>
              <w:right w:val="single" w:color="000000" w:sz="8" w:space="0"/>
            </w:tcBorders>
            <w:noWrap w:val="0"/>
            <w:vAlign w:val="center"/>
          </w:tcPr>
          <w:p w14:paraId="5A1291ED">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2DC07451">
            <w:pPr>
              <w:jc w:val="center"/>
              <w:rPr>
                <w:rFonts w:hint="eastAsia" w:asciiTheme="minorEastAsia" w:hAnsiTheme="minorEastAsia" w:eastAsiaTheme="minorEastAsia" w:cstheme="minorEastAsia"/>
                <w:i w:val="0"/>
                <w:iCs w:val="0"/>
                <w:color w:val="000000"/>
                <w:sz w:val="21"/>
                <w:szCs w:val="21"/>
                <w:u w:val="none"/>
              </w:rPr>
            </w:pPr>
          </w:p>
        </w:tc>
      </w:tr>
      <w:tr w14:paraId="14AA60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1D42993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056" w:type="pct"/>
            <w:tcBorders>
              <w:top w:val="nil"/>
              <w:left w:val="single" w:color="000000" w:sz="8" w:space="0"/>
              <w:bottom w:val="single" w:color="000000" w:sz="8" w:space="0"/>
              <w:right w:val="single" w:color="000000" w:sz="8" w:space="0"/>
            </w:tcBorders>
            <w:noWrap w:val="0"/>
            <w:vAlign w:val="center"/>
          </w:tcPr>
          <w:p w14:paraId="7F66D3D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菱形钢玻试剂架2</w:t>
            </w:r>
          </w:p>
        </w:tc>
        <w:tc>
          <w:tcPr>
            <w:tcW w:w="458" w:type="pct"/>
            <w:tcBorders>
              <w:top w:val="nil"/>
              <w:left w:val="single" w:color="000000" w:sz="8" w:space="0"/>
              <w:bottom w:val="single" w:color="000000" w:sz="8" w:space="0"/>
              <w:right w:val="single" w:color="000000" w:sz="8" w:space="0"/>
            </w:tcBorders>
            <w:noWrap w:val="0"/>
            <w:vAlign w:val="center"/>
          </w:tcPr>
          <w:p w14:paraId="3921DBA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226" w:type="pct"/>
            <w:tcBorders>
              <w:top w:val="nil"/>
              <w:left w:val="single" w:color="000000" w:sz="8" w:space="0"/>
              <w:bottom w:val="single" w:color="000000" w:sz="8" w:space="0"/>
              <w:right w:val="single" w:color="000000" w:sz="8" w:space="0"/>
            </w:tcBorders>
            <w:noWrap w:val="0"/>
            <w:vAlign w:val="center"/>
          </w:tcPr>
          <w:p w14:paraId="47B59EF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2400W*500D*800H</w:t>
            </w:r>
          </w:p>
        </w:tc>
        <w:tc>
          <w:tcPr>
            <w:tcW w:w="520" w:type="pct"/>
            <w:tcBorders>
              <w:top w:val="nil"/>
              <w:left w:val="single" w:color="000000" w:sz="8" w:space="0"/>
              <w:bottom w:val="single" w:color="000000" w:sz="8" w:space="0"/>
              <w:right w:val="single" w:color="000000" w:sz="8" w:space="0"/>
            </w:tcBorders>
            <w:noWrap w:val="0"/>
            <w:vAlign w:val="center"/>
          </w:tcPr>
          <w:p w14:paraId="2E82434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c>
          <w:tcPr>
            <w:tcW w:w="620" w:type="pct"/>
            <w:vMerge w:val="continue"/>
            <w:tcBorders>
              <w:left w:val="single" w:color="000000" w:sz="8" w:space="0"/>
              <w:right w:val="single" w:color="000000" w:sz="8" w:space="0"/>
            </w:tcBorders>
            <w:noWrap w:val="0"/>
            <w:vAlign w:val="center"/>
          </w:tcPr>
          <w:p w14:paraId="67C3A162">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2C6D4ABA">
            <w:pPr>
              <w:jc w:val="center"/>
              <w:rPr>
                <w:rFonts w:hint="eastAsia" w:asciiTheme="minorEastAsia" w:hAnsiTheme="minorEastAsia" w:eastAsiaTheme="minorEastAsia" w:cstheme="minorEastAsia"/>
                <w:i w:val="0"/>
                <w:iCs w:val="0"/>
                <w:color w:val="000000"/>
                <w:sz w:val="21"/>
                <w:szCs w:val="21"/>
                <w:u w:val="none"/>
              </w:rPr>
            </w:pPr>
          </w:p>
        </w:tc>
      </w:tr>
      <w:tr w14:paraId="62D7F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3C59FF1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1056" w:type="pct"/>
            <w:tcBorders>
              <w:top w:val="nil"/>
              <w:left w:val="single" w:color="000000" w:sz="8" w:space="0"/>
              <w:bottom w:val="single" w:color="000000" w:sz="8" w:space="0"/>
              <w:right w:val="single" w:color="000000" w:sz="8" w:space="0"/>
            </w:tcBorders>
            <w:noWrap w:val="0"/>
            <w:vAlign w:val="center"/>
          </w:tcPr>
          <w:p w14:paraId="7B3019D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菱形钢玻试剂架3</w:t>
            </w:r>
          </w:p>
        </w:tc>
        <w:tc>
          <w:tcPr>
            <w:tcW w:w="458" w:type="pct"/>
            <w:tcBorders>
              <w:top w:val="nil"/>
              <w:left w:val="single" w:color="000000" w:sz="8" w:space="0"/>
              <w:bottom w:val="single" w:color="000000" w:sz="8" w:space="0"/>
              <w:right w:val="single" w:color="000000" w:sz="8" w:space="0"/>
            </w:tcBorders>
            <w:noWrap w:val="0"/>
            <w:vAlign w:val="center"/>
          </w:tcPr>
          <w:p w14:paraId="6DBE069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226" w:type="pct"/>
            <w:tcBorders>
              <w:top w:val="nil"/>
              <w:left w:val="single" w:color="000000" w:sz="8" w:space="0"/>
              <w:bottom w:val="single" w:color="000000" w:sz="8" w:space="0"/>
              <w:right w:val="single" w:color="000000" w:sz="8" w:space="0"/>
            </w:tcBorders>
            <w:noWrap w:val="0"/>
            <w:vAlign w:val="center"/>
          </w:tcPr>
          <w:p w14:paraId="4881034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3690W*500D*800H</w:t>
            </w:r>
          </w:p>
        </w:tc>
        <w:tc>
          <w:tcPr>
            <w:tcW w:w="520" w:type="pct"/>
            <w:tcBorders>
              <w:top w:val="nil"/>
              <w:left w:val="single" w:color="000000" w:sz="8" w:space="0"/>
              <w:bottom w:val="single" w:color="000000" w:sz="8" w:space="0"/>
              <w:right w:val="single" w:color="000000" w:sz="8" w:space="0"/>
            </w:tcBorders>
            <w:noWrap w:val="0"/>
            <w:vAlign w:val="center"/>
          </w:tcPr>
          <w:p w14:paraId="29CB929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c>
          <w:tcPr>
            <w:tcW w:w="620" w:type="pct"/>
            <w:vMerge w:val="continue"/>
            <w:tcBorders>
              <w:left w:val="single" w:color="000000" w:sz="8" w:space="0"/>
              <w:right w:val="single" w:color="000000" w:sz="8" w:space="0"/>
            </w:tcBorders>
            <w:noWrap w:val="0"/>
            <w:vAlign w:val="center"/>
          </w:tcPr>
          <w:p w14:paraId="0B5F7916">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5751A9B2">
            <w:pPr>
              <w:jc w:val="center"/>
              <w:rPr>
                <w:rFonts w:hint="eastAsia" w:asciiTheme="minorEastAsia" w:hAnsiTheme="minorEastAsia" w:eastAsiaTheme="minorEastAsia" w:cstheme="minorEastAsia"/>
                <w:i w:val="0"/>
                <w:iCs w:val="0"/>
                <w:color w:val="000000"/>
                <w:sz w:val="21"/>
                <w:szCs w:val="21"/>
                <w:u w:val="none"/>
              </w:rPr>
            </w:pPr>
          </w:p>
        </w:tc>
      </w:tr>
      <w:tr w14:paraId="4FF37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6EE8044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056" w:type="pct"/>
            <w:tcBorders>
              <w:top w:val="nil"/>
              <w:left w:val="single" w:color="000000" w:sz="8" w:space="0"/>
              <w:bottom w:val="single" w:color="000000" w:sz="8" w:space="0"/>
              <w:right w:val="single" w:color="000000" w:sz="8" w:space="0"/>
            </w:tcBorders>
            <w:noWrap w:val="0"/>
            <w:vAlign w:val="center"/>
          </w:tcPr>
          <w:p w14:paraId="41B50A0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菱形钢玻试剂架4</w:t>
            </w:r>
          </w:p>
        </w:tc>
        <w:tc>
          <w:tcPr>
            <w:tcW w:w="458" w:type="pct"/>
            <w:tcBorders>
              <w:top w:val="nil"/>
              <w:left w:val="single" w:color="000000" w:sz="8" w:space="0"/>
              <w:bottom w:val="single" w:color="000000" w:sz="8" w:space="0"/>
              <w:right w:val="single" w:color="000000" w:sz="8" w:space="0"/>
            </w:tcBorders>
            <w:noWrap w:val="0"/>
            <w:vAlign w:val="center"/>
          </w:tcPr>
          <w:p w14:paraId="318A3F2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226" w:type="pct"/>
            <w:tcBorders>
              <w:top w:val="nil"/>
              <w:left w:val="single" w:color="000000" w:sz="8" w:space="0"/>
              <w:bottom w:val="single" w:color="000000" w:sz="8" w:space="0"/>
              <w:right w:val="single" w:color="000000" w:sz="8" w:space="0"/>
            </w:tcBorders>
            <w:noWrap w:val="0"/>
            <w:vAlign w:val="center"/>
          </w:tcPr>
          <w:p w14:paraId="13CF47D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4150W*500D*800H</w:t>
            </w:r>
          </w:p>
        </w:tc>
        <w:tc>
          <w:tcPr>
            <w:tcW w:w="520" w:type="pct"/>
            <w:tcBorders>
              <w:top w:val="nil"/>
              <w:left w:val="single" w:color="000000" w:sz="8" w:space="0"/>
              <w:bottom w:val="single" w:color="000000" w:sz="8" w:space="0"/>
              <w:right w:val="single" w:color="000000" w:sz="8" w:space="0"/>
            </w:tcBorders>
            <w:noWrap w:val="0"/>
            <w:vAlign w:val="center"/>
          </w:tcPr>
          <w:p w14:paraId="50A4E3A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c>
          <w:tcPr>
            <w:tcW w:w="620" w:type="pct"/>
            <w:vMerge w:val="continue"/>
            <w:tcBorders>
              <w:left w:val="single" w:color="000000" w:sz="8" w:space="0"/>
              <w:right w:val="single" w:color="000000" w:sz="8" w:space="0"/>
            </w:tcBorders>
            <w:noWrap w:val="0"/>
            <w:vAlign w:val="center"/>
          </w:tcPr>
          <w:p w14:paraId="6C3FCC79">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7BD3F20A">
            <w:pPr>
              <w:jc w:val="center"/>
              <w:rPr>
                <w:rFonts w:hint="eastAsia" w:asciiTheme="minorEastAsia" w:hAnsiTheme="minorEastAsia" w:eastAsiaTheme="minorEastAsia" w:cstheme="minorEastAsia"/>
                <w:i w:val="0"/>
                <w:iCs w:val="0"/>
                <w:color w:val="000000"/>
                <w:sz w:val="21"/>
                <w:szCs w:val="21"/>
                <w:u w:val="none"/>
              </w:rPr>
            </w:pPr>
          </w:p>
        </w:tc>
      </w:tr>
      <w:tr w14:paraId="00D5B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526F5EA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1056" w:type="pct"/>
            <w:tcBorders>
              <w:top w:val="nil"/>
              <w:left w:val="single" w:color="000000" w:sz="8" w:space="0"/>
              <w:bottom w:val="single" w:color="000000" w:sz="8" w:space="0"/>
              <w:right w:val="single" w:color="000000" w:sz="8" w:space="0"/>
            </w:tcBorders>
            <w:noWrap w:val="0"/>
            <w:vAlign w:val="center"/>
          </w:tcPr>
          <w:p w14:paraId="78FC19F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菱形钢玻试剂架5</w:t>
            </w:r>
          </w:p>
        </w:tc>
        <w:tc>
          <w:tcPr>
            <w:tcW w:w="458" w:type="pct"/>
            <w:tcBorders>
              <w:top w:val="nil"/>
              <w:left w:val="single" w:color="000000" w:sz="8" w:space="0"/>
              <w:bottom w:val="single" w:color="000000" w:sz="8" w:space="0"/>
              <w:right w:val="single" w:color="000000" w:sz="8" w:space="0"/>
            </w:tcBorders>
            <w:noWrap w:val="0"/>
            <w:vAlign w:val="center"/>
          </w:tcPr>
          <w:p w14:paraId="1D982C0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226" w:type="pct"/>
            <w:tcBorders>
              <w:top w:val="nil"/>
              <w:left w:val="single" w:color="000000" w:sz="8" w:space="0"/>
              <w:bottom w:val="single" w:color="000000" w:sz="8" w:space="0"/>
              <w:right w:val="single" w:color="000000" w:sz="8" w:space="0"/>
            </w:tcBorders>
            <w:noWrap w:val="0"/>
            <w:vAlign w:val="center"/>
          </w:tcPr>
          <w:p w14:paraId="4FC89C9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3000W*500D*800H</w:t>
            </w:r>
          </w:p>
        </w:tc>
        <w:tc>
          <w:tcPr>
            <w:tcW w:w="520" w:type="pct"/>
            <w:tcBorders>
              <w:top w:val="nil"/>
              <w:left w:val="single" w:color="000000" w:sz="8" w:space="0"/>
              <w:bottom w:val="single" w:color="000000" w:sz="8" w:space="0"/>
              <w:right w:val="single" w:color="000000" w:sz="8" w:space="0"/>
            </w:tcBorders>
            <w:noWrap w:val="0"/>
            <w:vAlign w:val="center"/>
          </w:tcPr>
          <w:p w14:paraId="234E882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c>
          <w:tcPr>
            <w:tcW w:w="620" w:type="pct"/>
            <w:vMerge w:val="continue"/>
            <w:tcBorders>
              <w:left w:val="single" w:color="000000" w:sz="8" w:space="0"/>
              <w:right w:val="single" w:color="000000" w:sz="8" w:space="0"/>
            </w:tcBorders>
            <w:noWrap w:val="0"/>
            <w:vAlign w:val="center"/>
          </w:tcPr>
          <w:p w14:paraId="1AF789A8">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25C5A8BF">
            <w:pPr>
              <w:jc w:val="center"/>
              <w:rPr>
                <w:rFonts w:hint="eastAsia" w:asciiTheme="minorEastAsia" w:hAnsiTheme="minorEastAsia" w:eastAsiaTheme="minorEastAsia" w:cstheme="minorEastAsia"/>
                <w:i w:val="0"/>
                <w:iCs w:val="0"/>
                <w:color w:val="000000"/>
                <w:sz w:val="21"/>
                <w:szCs w:val="21"/>
                <w:u w:val="none"/>
              </w:rPr>
            </w:pPr>
          </w:p>
        </w:tc>
      </w:tr>
      <w:tr w14:paraId="2AA07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6A2E735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056" w:type="pct"/>
            <w:tcBorders>
              <w:top w:val="nil"/>
              <w:left w:val="single" w:color="000000" w:sz="8" w:space="0"/>
              <w:bottom w:val="single" w:color="000000" w:sz="8" w:space="0"/>
              <w:right w:val="single" w:color="000000" w:sz="8" w:space="0"/>
            </w:tcBorders>
            <w:noWrap w:val="0"/>
            <w:vAlign w:val="center"/>
          </w:tcPr>
          <w:p w14:paraId="058902A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菱形钢玻试剂架6</w:t>
            </w:r>
          </w:p>
        </w:tc>
        <w:tc>
          <w:tcPr>
            <w:tcW w:w="458" w:type="pct"/>
            <w:tcBorders>
              <w:top w:val="nil"/>
              <w:left w:val="single" w:color="000000" w:sz="8" w:space="0"/>
              <w:bottom w:val="single" w:color="000000" w:sz="8" w:space="0"/>
              <w:right w:val="single" w:color="000000" w:sz="8" w:space="0"/>
            </w:tcBorders>
            <w:noWrap w:val="0"/>
            <w:vAlign w:val="center"/>
          </w:tcPr>
          <w:p w14:paraId="62B3FDD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226" w:type="pct"/>
            <w:tcBorders>
              <w:top w:val="nil"/>
              <w:left w:val="single" w:color="000000" w:sz="8" w:space="0"/>
              <w:bottom w:val="single" w:color="000000" w:sz="8" w:space="0"/>
              <w:right w:val="single" w:color="000000" w:sz="8" w:space="0"/>
            </w:tcBorders>
            <w:noWrap w:val="0"/>
            <w:vAlign w:val="center"/>
          </w:tcPr>
          <w:p w14:paraId="5BE7449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4900W*500D*800H</w:t>
            </w:r>
          </w:p>
        </w:tc>
        <w:tc>
          <w:tcPr>
            <w:tcW w:w="520" w:type="pct"/>
            <w:tcBorders>
              <w:top w:val="nil"/>
              <w:left w:val="single" w:color="000000" w:sz="8" w:space="0"/>
              <w:bottom w:val="single" w:color="000000" w:sz="8" w:space="0"/>
              <w:right w:val="single" w:color="000000" w:sz="8" w:space="0"/>
            </w:tcBorders>
            <w:noWrap w:val="0"/>
            <w:vAlign w:val="center"/>
          </w:tcPr>
          <w:p w14:paraId="5EF67D1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c>
          <w:tcPr>
            <w:tcW w:w="620" w:type="pct"/>
            <w:vMerge w:val="continue"/>
            <w:tcBorders>
              <w:left w:val="single" w:color="000000" w:sz="8" w:space="0"/>
              <w:right w:val="single" w:color="000000" w:sz="8" w:space="0"/>
            </w:tcBorders>
            <w:noWrap w:val="0"/>
            <w:vAlign w:val="center"/>
          </w:tcPr>
          <w:p w14:paraId="0A8E6E89">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6B0A333A">
            <w:pPr>
              <w:jc w:val="center"/>
              <w:rPr>
                <w:rFonts w:hint="eastAsia" w:asciiTheme="minorEastAsia" w:hAnsiTheme="minorEastAsia" w:eastAsiaTheme="minorEastAsia" w:cstheme="minorEastAsia"/>
                <w:i w:val="0"/>
                <w:iCs w:val="0"/>
                <w:color w:val="000000"/>
                <w:sz w:val="21"/>
                <w:szCs w:val="21"/>
                <w:u w:val="none"/>
              </w:rPr>
            </w:pPr>
          </w:p>
        </w:tc>
      </w:tr>
      <w:tr w14:paraId="110F8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32F55A1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11</w:t>
            </w:r>
          </w:p>
        </w:tc>
        <w:tc>
          <w:tcPr>
            <w:tcW w:w="1056" w:type="pct"/>
            <w:tcBorders>
              <w:top w:val="nil"/>
              <w:left w:val="single" w:color="000000" w:sz="8" w:space="0"/>
              <w:bottom w:val="single" w:color="000000" w:sz="8" w:space="0"/>
              <w:right w:val="single" w:color="000000" w:sz="8" w:space="0"/>
            </w:tcBorders>
            <w:noWrap w:val="0"/>
            <w:vAlign w:val="center"/>
          </w:tcPr>
          <w:p w14:paraId="36C9FB2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滴水架</w:t>
            </w:r>
          </w:p>
        </w:tc>
        <w:tc>
          <w:tcPr>
            <w:tcW w:w="458" w:type="pct"/>
            <w:tcBorders>
              <w:top w:val="nil"/>
              <w:left w:val="single" w:color="000000" w:sz="8" w:space="0"/>
              <w:bottom w:val="single" w:color="000000" w:sz="8" w:space="0"/>
              <w:right w:val="single" w:color="000000" w:sz="8" w:space="0"/>
            </w:tcBorders>
            <w:noWrap w:val="0"/>
            <w:vAlign w:val="center"/>
          </w:tcPr>
          <w:p w14:paraId="7E24463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14</w:t>
            </w:r>
          </w:p>
        </w:tc>
        <w:tc>
          <w:tcPr>
            <w:tcW w:w="1226" w:type="pct"/>
            <w:tcBorders>
              <w:top w:val="nil"/>
              <w:left w:val="single" w:color="000000" w:sz="8" w:space="0"/>
              <w:bottom w:val="single" w:color="000000" w:sz="8" w:space="0"/>
              <w:right w:val="single" w:color="000000" w:sz="8" w:space="0"/>
            </w:tcBorders>
            <w:noWrap w:val="0"/>
            <w:vAlign w:val="center"/>
          </w:tcPr>
          <w:p w14:paraId="7D551B7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常规</w:t>
            </w:r>
          </w:p>
        </w:tc>
        <w:tc>
          <w:tcPr>
            <w:tcW w:w="520" w:type="pct"/>
            <w:tcBorders>
              <w:top w:val="nil"/>
              <w:left w:val="single" w:color="000000" w:sz="8" w:space="0"/>
              <w:bottom w:val="single" w:color="000000" w:sz="8" w:space="0"/>
              <w:right w:val="single" w:color="000000" w:sz="8" w:space="0"/>
            </w:tcBorders>
            <w:noWrap w:val="0"/>
            <w:vAlign w:val="center"/>
          </w:tcPr>
          <w:p w14:paraId="0277BD3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c>
          <w:tcPr>
            <w:tcW w:w="620" w:type="pct"/>
            <w:vMerge w:val="continue"/>
            <w:tcBorders>
              <w:left w:val="single" w:color="000000" w:sz="8" w:space="0"/>
              <w:right w:val="single" w:color="000000" w:sz="8" w:space="0"/>
            </w:tcBorders>
            <w:noWrap w:val="0"/>
            <w:vAlign w:val="center"/>
          </w:tcPr>
          <w:p w14:paraId="159C9929">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5451AF57">
            <w:pPr>
              <w:jc w:val="center"/>
              <w:rPr>
                <w:rFonts w:hint="eastAsia" w:asciiTheme="minorEastAsia" w:hAnsiTheme="minorEastAsia" w:eastAsiaTheme="minorEastAsia" w:cstheme="minorEastAsia"/>
                <w:i w:val="0"/>
                <w:iCs w:val="0"/>
                <w:color w:val="000000"/>
                <w:sz w:val="21"/>
                <w:szCs w:val="21"/>
                <w:u w:val="none"/>
              </w:rPr>
            </w:pPr>
          </w:p>
        </w:tc>
      </w:tr>
      <w:tr w14:paraId="4E401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48C2509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12</w:t>
            </w:r>
          </w:p>
        </w:tc>
        <w:tc>
          <w:tcPr>
            <w:tcW w:w="1056" w:type="pct"/>
            <w:tcBorders>
              <w:top w:val="nil"/>
              <w:left w:val="single" w:color="000000" w:sz="8" w:space="0"/>
              <w:bottom w:val="single" w:color="000000" w:sz="8" w:space="0"/>
              <w:right w:val="single" w:color="000000" w:sz="8" w:space="0"/>
            </w:tcBorders>
            <w:noWrap w:val="0"/>
            <w:vAlign w:val="center"/>
          </w:tcPr>
          <w:p w14:paraId="4AE6EBC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定制工作台</w:t>
            </w:r>
          </w:p>
        </w:tc>
        <w:tc>
          <w:tcPr>
            <w:tcW w:w="458" w:type="pct"/>
            <w:tcBorders>
              <w:top w:val="nil"/>
              <w:left w:val="single" w:color="000000" w:sz="8" w:space="0"/>
              <w:bottom w:val="single" w:color="000000" w:sz="8" w:space="0"/>
              <w:right w:val="single" w:color="000000" w:sz="8" w:space="0"/>
            </w:tcBorders>
            <w:noWrap w:val="0"/>
            <w:vAlign w:val="center"/>
          </w:tcPr>
          <w:p w14:paraId="04B4B08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14</w:t>
            </w:r>
          </w:p>
        </w:tc>
        <w:tc>
          <w:tcPr>
            <w:tcW w:w="1226" w:type="pct"/>
            <w:tcBorders>
              <w:top w:val="nil"/>
              <w:left w:val="single" w:color="000000" w:sz="8" w:space="0"/>
              <w:bottom w:val="single" w:color="000000" w:sz="8" w:space="0"/>
              <w:right w:val="single" w:color="000000" w:sz="8" w:space="0"/>
            </w:tcBorders>
            <w:noWrap w:val="0"/>
            <w:vAlign w:val="center"/>
          </w:tcPr>
          <w:p w14:paraId="6D35CE1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L*750D*850H</w:t>
            </w:r>
          </w:p>
        </w:tc>
        <w:tc>
          <w:tcPr>
            <w:tcW w:w="520" w:type="pct"/>
            <w:tcBorders>
              <w:top w:val="nil"/>
              <w:left w:val="single" w:color="000000" w:sz="8" w:space="0"/>
              <w:bottom w:val="single" w:color="000000" w:sz="8" w:space="0"/>
              <w:right w:val="single" w:color="000000" w:sz="8" w:space="0"/>
            </w:tcBorders>
            <w:noWrap w:val="0"/>
            <w:vAlign w:val="center"/>
          </w:tcPr>
          <w:p w14:paraId="38E69AB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c>
          <w:tcPr>
            <w:tcW w:w="620" w:type="pct"/>
            <w:vMerge w:val="continue"/>
            <w:tcBorders>
              <w:left w:val="single" w:color="000000" w:sz="8" w:space="0"/>
              <w:right w:val="single" w:color="000000" w:sz="8" w:space="0"/>
            </w:tcBorders>
            <w:noWrap w:val="0"/>
            <w:vAlign w:val="center"/>
          </w:tcPr>
          <w:p w14:paraId="5873BAC7">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1B486905">
            <w:pPr>
              <w:jc w:val="center"/>
              <w:rPr>
                <w:rFonts w:hint="eastAsia" w:asciiTheme="minorEastAsia" w:hAnsiTheme="minorEastAsia" w:eastAsiaTheme="minorEastAsia" w:cstheme="minorEastAsia"/>
                <w:i w:val="0"/>
                <w:iCs w:val="0"/>
                <w:color w:val="000000"/>
                <w:sz w:val="21"/>
                <w:szCs w:val="21"/>
                <w:u w:val="none"/>
              </w:rPr>
            </w:pPr>
          </w:p>
        </w:tc>
      </w:tr>
      <w:tr w14:paraId="328C1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7E6DF2F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13</w:t>
            </w:r>
          </w:p>
        </w:tc>
        <w:tc>
          <w:tcPr>
            <w:tcW w:w="1056" w:type="pct"/>
            <w:tcBorders>
              <w:top w:val="nil"/>
              <w:left w:val="single" w:color="000000" w:sz="8" w:space="0"/>
              <w:bottom w:val="single" w:color="000000" w:sz="8" w:space="0"/>
              <w:right w:val="single" w:color="000000" w:sz="8" w:space="0"/>
            </w:tcBorders>
            <w:noWrap w:val="0"/>
            <w:vAlign w:val="center"/>
          </w:tcPr>
          <w:p w14:paraId="4A78653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防潮柜</w:t>
            </w:r>
          </w:p>
        </w:tc>
        <w:tc>
          <w:tcPr>
            <w:tcW w:w="458" w:type="pct"/>
            <w:tcBorders>
              <w:top w:val="nil"/>
              <w:left w:val="single" w:color="000000" w:sz="8" w:space="0"/>
              <w:bottom w:val="single" w:color="000000" w:sz="8" w:space="0"/>
              <w:right w:val="single" w:color="000000" w:sz="8" w:space="0"/>
            </w:tcBorders>
            <w:noWrap w:val="0"/>
            <w:vAlign w:val="center"/>
          </w:tcPr>
          <w:p w14:paraId="4E3C322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226" w:type="pct"/>
            <w:tcBorders>
              <w:top w:val="nil"/>
              <w:left w:val="single" w:color="000000" w:sz="8" w:space="0"/>
              <w:bottom w:val="single" w:color="000000" w:sz="8" w:space="0"/>
              <w:right w:val="single" w:color="000000" w:sz="8" w:space="0"/>
            </w:tcBorders>
            <w:noWrap w:val="0"/>
            <w:vAlign w:val="center"/>
          </w:tcPr>
          <w:p w14:paraId="3D983EA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900W*500D*1800H</w:t>
            </w:r>
          </w:p>
        </w:tc>
        <w:tc>
          <w:tcPr>
            <w:tcW w:w="520" w:type="pct"/>
            <w:tcBorders>
              <w:top w:val="nil"/>
              <w:left w:val="single" w:color="000000" w:sz="8" w:space="0"/>
              <w:bottom w:val="single" w:color="000000" w:sz="8" w:space="0"/>
              <w:right w:val="single" w:color="000000" w:sz="8" w:space="0"/>
            </w:tcBorders>
            <w:noWrap w:val="0"/>
            <w:vAlign w:val="center"/>
          </w:tcPr>
          <w:p w14:paraId="204F3DA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c>
          <w:tcPr>
            <w:tcW w:w="620" w:type="pct"/>
            <w:vMerge w:val="continue"/>
            <w:tcBorders>
              <w:left w:val="single" w:color="000000" w:sz="8" w:space="0"/>
              <w:right w:val="single" w:color="000000" w:sz="8" w:space="0"/>
            </w:tcBorders>
            <w:noWrap w:val="0"/>
            <w:vAlign w:val="center"/>
          </w:tcPr>
          <w:p w14:paraId="67C3E746">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2B7B709D">
            <w:pPr>
              <w:jc w:val="center"/>
              <w:rPr>
                <w:rFonts w:hint="eastAsia" w:asciiTheme="minorEastAsia" w:hAnsiTheme="minorEastAsia" w:eastAsiaTheme="minorEastAsia" w:cstheme="minorEastAsia"/>
                <w:i w:val="0"/>
                <w:iCs w:val="0"/>
                <w:color w:val="000000"/>
                <w:sz w:val="21"/>
                <w:szCs w:val="21"/>
                <w:u w:val="none"/>
              </w:rPr>
            </w:pPr>
          </w:p>
        </w:tc>
      </w:tr>
      <w:tr w14:paraId="0E095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41F64B6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14</w:t>
            </w:r>
          </w:p>
        </w:tc>
        <w:tc>
          <w:tcPr>
            <w:tcW w:w="1056" w:type="pct"/>
            <w:tcBorders>
              <w:top w:val="nil"/>
              <w:left w:val="single" w:color="000000" w:sz="8" w:space="0"/>
              <w:bottom w:val="single" w:color="000000" w:sz="8" w:space="0"/>
              <w:right w:val="single" w:color="000000" w:sz="8" w:space="0"/>
            </w:tcBorders>
            <w:noWrap w:val="0"/>
            <w:vAlign w:val="center"/>
          </w:tcPr>
          <w:p w14:paraId="189331F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高温台1</w:t>
            </w:r>
          </w:p>
        </w:tc>
        <w:tc>
          <w:tcPr>
            <w:tcW w:w="458" w:type="pct"/>
            <w:tcBorders>
              <w:top w:val="nil"/>
              <w:left w:val="single" w:color="000000" w:sz="8" w:space="0"/>
              <w:bottom w:val="single" w:color="000000" w:sz="8" w:space="0"/>
              <w:right w:val="single" w:color="000000" w:sz="8" w:space="0"/>
            </w:tcBorders>
            <w:noWrap w:val="0"/>
            <w:vAlign w:val="center"/>
          </w:tcPr>
          <w:p w14:paraId="614DCE7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226" w:type="pct"/>
            <w:tcBorders>
              <w:top w:val="nil"/>
              <w:left w:val="single" w:color="000000" w:sz="8" w:space="0"/>
              <w:bottom w:val="single" w:color="000000" w:sz="8" w:space="0"/>
              <w:right w:val="single" w:color="000000" w:sz="8" w:space="0"/>
            </w:tcBorders>
            <w:noWrap w:val="0"/>
            <w:vAlign w:val="center"/>
          </w:tcPr>
          <w:p w14:paraId="4EB7EA9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2300W*750D*850H</w:t>
            </w:r>
          </w:p>
        </w:tc>
        <w:tc>
          <w:tcPr>
            <w:tcW w:w="520" w:type="pct"/>
            <w:tcBorders>
              <w:top w:val="nil"/>
              <w:left w:val="single" w:color="000000" w:sz="8" w:space="0"/>
              <w:bottom w:val="single" w:color="000000" w:sz="8" w:space="0"/>
              <w:right w:val="single" w:color="000000" w:sz="8" w:space="0"/>
            </w:tcBorders>
            <w:noWrap w:val="0"/>
            <w:vAlign w:val="center"/>
          </w:tcPr>
          <w:p w14:paraId="16846A7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0FE973B7">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66132A22">
            <w:pPr>
              <w:jc w:val="center"/>
              <w:rPr>
                <w:rFonts w:hint="eastAsia" w:asciiTheme="minorEastAsia" w:hAnsiTheme="minorEastAsia" w:eastAsiaTheme="minorEastAsia" w:cstheme="minorEastAsia"/>
                <w:i w:val="0"/>
                <w:iCs w:val="0"/>
                <w:color w:val="000000"/>
                <w:sz w:val="21"/>
                <w:szCs w:val="21"/>
                <w:u w:val="none"/>
              </w:rPr>
            </w:pPr>
          </w:p>
        </w:tc>
      </w:tr>
      <w:tr w14:paraId="5A5B7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60F91E4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15</w:t>
            </w:r>
          </w:p>
        </w:tc>
        <w:tc>
          <w:tcPr>
            <w:tcW w:w="1056" w:type="pct"/>
            <w:tcBorders>
              <w:top w:val="nil"/>
              <w:left w:val="single" w:color="000000" w:sz="8" w:space="0"/>
              <w:bottom w:val="single" w:color="000000" w:sz="8" w:space="0"/>
              <w:right w:val="single" w:color="000000" w:sz="8" w:space="0"/>
            </w:tcBorders>
            <w:noWrap w:val="0"/>
            <w:vAlign w:val="center"/>
          </w:tcPr>
          <w:p w14:paraId="3012920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高温台2</w:t>
            </w:r>
          </w:p>
        </w:tc>
        <w:tc>
          <w:tcPr>
            <w:tcW w:w="458" w:type="pct"/>
            <w:tcBorders>
              <w:top w:val="nil"/>
              <w:left w:val="single" w:color="000000" w:sz="8" w:space="0"/>
              <w:bottom w:val="single" w:color="000000" w:sz="8" w:space="0"/>
              <w:right w:val="single" w:color="000000" w:sz="8" w:space="0"/>
            </w:tcBorders>
            <w:noWrap w:val="0"/>
            <w:vAlign w:val="center"/>
          </w:tcPr>
          <w:p w14:paraId="100D696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226" w:type="pct"/>
            <w:tcBorders>
              <w:top w:val="nil"/>
              <w:left w:val="single" w:color="000000" w:sz="8" w:space="0"/>
              <w:bottom w:val="single" w:color="000000" w:sz="8" w:space="0"/>
              <w:right w:val="single" w:color="000000" w:sz="8" w:space="0"/>
            </w:tcBorders>
            <w:noWrap w:val="0"/>
            <w:vAlign w:val="center"/>
          </w:tcPr>
          <w:p w14:paraId="4EAF7D2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800W*450D*650H</w:t>
            </w:r>
          </w:p>
        </w:tc>
        <w:tc>
          <w:tcPr>
            <w:tcW w:w="520" w:type="pct"/>
            <w:tcBorders>
              <w:top w:val="nil"/>
              <w:left w:val="single" w:color="000000" w:sz="8" w:space="0"/>
              <w:bottom w:val="single" w:color="000000" w:sz="8" w:space="0"/>
              <w:right w:val="single" w:color="000000" w:sz="8" w:space="0"/>
            </w:tcBorders>
            <w:noWrap w:val="0"/>
            <w:vAlign w:val="center"/>
          </w:tcPr>
          <w:p w14:paraId="34A8F93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061BB8E2">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5B1E4807">
            <w:pPr>
              <w:jc w:val="center"/>
              <w:rPr>
                <w:rFonts w:hint="eastAsia" w:asciiTheme="minorEastAsia" w:hAnsiTheme="minorEastAsia" w:eastAsiaTheme="minorEastAsia" w:cstheme="minorEastAsia"/>
                <w:i w:val="0"/>
                <w:iCs w:val="0"/>
                <w:color w:val="000000"/>
                <w:sz w:val="21"/>
                <w:szCs w:val="21"/>
                <w:u w:val="none"/>
              </w:rPr>
            </w:pPr>
          </w:p>
        </w:tc>
      </w:tr>
      <w:tr w14:paraId="7179C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074362B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16</w:t>
            </w:r>
          </w:p>
        </w:tc>
        <w:tc>
          <w:tcPr>
            <w:tcW w:w="1056" w:type="pct"/>
            <w:tcBorders>
              <w:top w:val="nil"/>
              <w:left w:val="single" w:color="000000" w:sz="8" w:space="0"/>
              <w:bottom w:val="single" w:color="000000" w:sz="8" w:space="0"/>
              <w:right w:val="single" w:color="000000" w:sz="8" w:space="0"/>
            </w:tcBorders>
            <w:noWrap w:val="0"/>
            <w:vAlign w:val="center"/>
          </w:tcPr>
          <w:p w14:paraId="5DBD96B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高温台3</w:t>
            </w:r>
          </w:p>
        </w:tc>
        <w:tc>
          <w:tcPr>
            <w:tcW w:w="458" w:type="pct"/>
            <w:tcBorders>
              <w:top w:val="nil"/>
              <w:left w:val="single" w:color="000000" w:sz="8" w:space="0"/>
              <w:bottom w:val="single" w:color="000000" w:sz="8" w:space="0"/>
              <w:right w:val="single" w:color="000000" w:sz="8" w:space="0"/>
            </w:tcBorders>
            <w:noWrap w:val="0"/>
            <w:vAlign w:val="center"/>
          </w:tcPr>
          <w:p w14:paraId="6ED1969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226" w:type="pct"/>
            <w:tcBorders>
              <w:top w:val="nil"/>
              <w:left w:val="single" w:color="000000" w:sz="8" w:space="0"/>
              <w:bottom w:val="single" w:color="000000" w:sz="8" w:space="0"/>
              <w:right w:val="single" w:color="000000" w:sz="8" w:space="0"/>
            </w:tcBorders>
            <w:noWrap w:val="0"/>
            <w:vAlign w:val="center"/>
          </w:tcPr>
          <w:p w14:paraId="5CFDAD1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3050W*750D*850H</w:t>
            </w:r>
          </w:p>
        </w:tc>
        <w:tc>
          <w:tcPr>
            <w:tcW w:w="520" w:type="pct"/>
            <w:tcBorders>
              <w:top w:val="nil"/>
              <w:left w:val="single" w:color="000000" w:sz="8" w:space="0"/>
              <w:bottom w:val="single" w:color="000000" w:sz="8" w:space="0"/>
              <w:right w:val="single" w:color="000000" w:sz="8" w:space="0"/>
            </w:tcBorders>
            <w:noWrap w:val="0"/>
            <w:vAlign w:val="center"/>
          </w:tcPr>
          <w:p w14:paraId="1A959F2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3E0F4241">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40D5B66A">
            <w:pPr>
              <w:jc w:val="center"/>
              <w:rPr>
                <w:rFonts w:hint="eastAsia" w:asciiTheme="minorEastAsia" w:hAnsiTheme="minorEastAsia" w:eastAsiaTheme="minorEastAsia" w:cstheme="minorEastAsia"/>
                <w:i w:val="0"/>
                <w:iCs w:val="0"/>
                <w:color w:val="000000"/>
                <w:sz w:val="21"/>
                <w:szCs w:val="21"/>
                <w:u w:val="none"/>
              </w:rPr>
            </w:pPr>
          </w:p>
        </w:tc>
      </w:tr>
      <w:tr w14:paraId="56C45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49EE46D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17</w:t>
            </w:r>
          </w:p>
        </w:tc>
        <w:tc>
          <w:tcPr>
            <w:tcW w:w="1056" w:type="pct"/>
            <w:tcBorders>
              <w:top w:val="nil"/>
              <w:left w:val="single" w:color="000000" w:sz="8" w:space="0"/>
              <w:bottom w:val="single" w:color="000000" w:sz="8" w:space="0"/>
              <w:right w:val="single" w:color="000000" w:sz="8" w:space="0"/>
            </w:tcBorders>
            <w:noWrap w:val="0"/>
            <w:vAlign w:val="center"/>
          </w:tcPr>
          <w:p w14:paraId="1DEF828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记录台</w:t>
            </w:r>
          </w:p>
        </w:tc>
        <w:tc>
          <w:tcPr>
            <w:tcW w:w="458" w:type="pct"/>
            <w:tcBorders>
              <w:top w:val="nil"/>
              <w:left w:val="single" w:color="000000" w:sz="8" w:space="0"/>
              <w:bottom w:val="single" w:color="000000" w:sz="8" w:space="0"/>
              <w:right w:val="single" w:color="000000" w:sz="8" w:space="0"/>
            </w:tcBorders>
            <w:noWrap w:val="0"/>
            <w:vAlign w:val="center"/>
          </w:tcPr>
          <w:p w14:paraId="743B97E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226" w:type="pct"/>
            <w:tcBorders>
              <w:top w:val="nil"/>
              <w:left w:val="single" w:color="000000" w:sz="8" w:space="0"/>
              <w:bottom w:val="single" w:color="000000" w:sz="8" w:space="0"/>
              <w:right w:val="single" w:color="000000" w:sz="8" w:space="0"/>
            </w:tcBorders>
            <w:noWrap w:val="0"/>
            <w:vAlign w:val="center"/>
          </w:tcPr>
          <w:p w14:paraId="7405212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1400W*600D*750H</w:t>
            </w:r>
          </w:p>
        </w:tc>
        <w:tc>
          <w:tcPr>
            <w:tcW w:w="520" w:type="pct"/>
            <w:tcBorders>
              <w:top w:val="nil"/>
              <w:left w:val="single" w:color="000000" w:sz="8" w:space="0"/>
              <w:bottom w:val="single" w:color="000000" w:sz="8" w:space="0"/>
              <w:right w:val="single" w:color="000000" w:sz="8" w:space="0"/>
            </w:tcBorders>
            <w:noWrap w:val="0"/>
            <w:vAlign w:val="center"/>
          </w:tcPr>
          <w:p w14:paraId="44155AD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张</w:t>
            </w:r>
          </w:p>
        </w:tc>
        <w:tc>
          <w:tcPr>
            <w:tcW w:w="620" w:type="pct"/>
            <w:vMerge w:val="continue"/>
            <w:tcBorders>
              <w:left w:val="single" w:color="000000" w:sz="8" w:space="0"/>
              <w:right w:val="single" w:color="000000" w:sz="8" w:space="0"/>
            </w:tcBorders>
            <w:noWrap w:val="0"/>
            <w:vAlign w:val="center"/>
          </w:tcPr>
          <w:p w14:paraId="41A43BA6">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65C60475">
            <w:pPr>
              <w:jc w:val="center"/>
              <w:rPr>
                <w:rFonts w:hint="eastAsia" w:asciiTheme="minorEastAsia" w:hAnsiTheme="minorEastAsia" w:eastAsiaTheme="minorEastAsia" w:cstheme="minorEastAsia"/>
                <w:i w:val="0"/>
                <w:iCs w:val="0"/>
                <w:color w:val="000000"/>
                <w:sz w:val="21"/>
                <w:szCs w:val="21"/>
                <w:u w:val="none"/>
              </w:rPr>
            </w:pPr>
          </w:p>
        </w:tc>
      </w:tr>
      <w:tr w14:paraId="5F9ED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3035255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18</w:t>
            </w:r>
          </w:p>
        </w:tc>
        <w:tc>
          <w:tcPr>
            <w:tcW w:w="1056" w:type="pct"/>
            <w:tcBorders>
              <w:top w:val="nil"/>
              <w:left w:val="single" w:color="000000" w:sz="8" w:space="0"/>
              <w:bottom w:val="single" w:color="000000" w:sz="8" w:space="0"/>
              <w:right w:val="single" w:color="000000" w:sz="8" w:space="0"/>
            </w:tcBorders>
            <w:noWrap w:val="0"/>
            <w:vAlign w:val="center"/>
          </w:tcPr>
          <w:p w14:paraId="343350C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晾瓶柜</w:t>
            </w:r>
          </w:p>
        </w:tc>
        <w:tc>
          <w:tcPr>
            <w:tcW w:w="458" w:type="pct"/>
            <w:tcBorders>
              <w:top w:val="nil"/>
              <w:left w:val="single" w:color="000000" w:sz="8" w:space="0"/>
              <w:bottom w:val="single" w:color="000000" w:sz="8" w:space="0"/>
              <w:right w:val="single" w:color="000000" w:sz="8" w:space="0"/>
            </w:tcBorders>
            <w:noWrap w:val="0"/>
            <w:vAlign w:val="center"/>
          </w:tcPr>
          <w:p w14:paraId="25933C1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226" w:type="pct"/>
            <w:tcBorders>
              <w:top w:val="nil"/>
              <w:left w:val="single" w:color="000000" w:sz="8" w:space="0"/>
              <w:bottom w:val="single" w:color="000000" w:sz="8" w:space="0"/>
              <w:right w:val="single" w:color="000000" w:sz="8" w:space="0"/>
            </w:tcBorders>
            <w:noWrap w:val="0"/>
            <w:vAlign w:val="center"/>
          </w:tcPr>
          <w:p w14:paraId="0389741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900W*450D*2000H</w:t>
            </w:r>
          </w:p>
        </w:tc>
        <w:tc>
          <w:tcPr>
            <w:tcW w:w="520" w:type="pct"/>
            <w:tcBorders>
              <w:top w:val="nil"/>
              <w:left w:val="single" w:color="000000" w:sz="8" w:space="0"/>
              <w:bottom w:val="single" w:color="000000" w:sz="8" w:space="0"/>
              <w:right w:val="single" w:color="000000" w:sz="8" w:space="0"/>
            </w:tcBorders>
            <w:noWrap w:val="0"/>
            <w:vAlign w:val="center"/>
          </w:tcPr>
          <w:p w14:paraId="42F539E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c>
          <w:tcPr>
            <w:tcW w:w="620" w:type="pct"/>
            <w:vMerge w:val="continue"/>
            <w:tcBorders>
              <w:left w:val="single" w:color="000000" w:sz="8" w:space="0"/>
              <w:right w:val="single" w:color="000000" w:sz="8" w:space="0"/>
            </w:tcBorders>
            <w:noWrap w:val="0"/>
            <w:vAlign w:val="center"/>
          </w:tcPr>
          <w:p w14:paraId="29C4FCE4">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6B770FBE">
            <w:pPr>
              <w:jc w:val="center"/>
              <w:rPr>
                <w:rFonts w:hint="eastAsia" w:asciiTheme="minorEastAsia" w:hAnsiTheme="minorEastAsia" w:eastAsiaTheme="minorEastAsia" w:cstheme="minorEastAsia"/>
                <w:i w:val="0"/>
                <w:iCs w:val="0"/>
                <w:color w:val="000000"/>
                <w:sz w:val="21"/>
                <w:szCs w:val="21"/>
                <w:u w:val="none"/>
              </w:rPr>
            </w:pPr>
          </w:p>
        </w:tc>
      </w:tr>
      <w:tr w14:paraId="24C4F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53D7D33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19</w:t>
            </w:r>
          </w:p>
        </w:tc>
        <w:tc>
          <w:tcPr>
            <w:tcW w:w="1056" w:type="pct"/>
            <w:tcBorders>
              <w:top w:val="nil"/>
              <w:left w:val="single" w:color="000000" w:sz="8" w:space="0"/>
              <w:bottom w:val="single" w:color="000000" w:sz="8" w:space="0"/>
              <w:right w:val="single" w:color="000000" w:sz="8" w:space="0"/>
            </w:tcBorders>
            <w:noWrap w:val="0"/>
            <w:vAlign w:val="center"/>
          </w:tcPr>
          <w:p w14:paraId="2F19236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留样柜</w:t>
            </w:r>
          </w:p>
        </w:tc>
        <w:tc>
          <w:tcPr>
            <w:tcW w:w="458" w:type="pct"/>
            <w:tcBorders>
              <w:top w:val="nil"/>
              <w:left w:val="single" w:color="000000" w:sz="8" w:space="0"/>
              <w:bottom w:val="single" w:color="000000" w:sz="8" w:space="0"/>
              <w:right w:val="single" w:color="000000" w:sz="8" w:space="0"/>
            </w:tcBorders>
            <w:noWrap w:val="0"/>
            <w:vAlign w:val="center"/>
          </w:tcPr>
          <w:p w14:paraId="25B8E3B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29</w:t>
            </w:r>
          </w:p>
        </w:tc>
        <w:tc>
          <w:tcPr>
            <w:tcW w:w="1226" w:type="pct"/>
            <w:tcBorders>
              <w:top w:val="nil"/>
              <w:left w:val="single" w:color="000000" w:sz="8" w:space="0"/>
              <w:bottom w:val="single" w:color="000000" w:sz="8" w:space="0"/>
              <w:right w:val="single" w:color="000000" w:sz="8" w:space="0"/>
            </w:tcBorders>
            <w:noWrap w:val="0"/>
            <w:vAlign w:val="center"/>
          </w:tcPr>
          <w:p w14:paraId="16CCC46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900W*500D*1800H</w:t>
            </w:r>
          </w:p>
        </w:tc>
        <w:tc>
          <w:tcPr>
            <w:tcW w:w="520" w:type="pct"/>
            <w:tcBorders>
              <w:top w:val="nil"/>
              <w:left w:val="single" w:color="000000" w:sz="8" w:space="0"/>
              <w:bottom w:val="single" w:color="000000" w:sz="8" w:space="0"/>
              <w:right w:val="single" w:color="000000" w:sz="8" w:space="0"/>
            </w:tcBorders>
            <w:noWrap w:val="0"/>
            <w:vAlign w:val="center"/>
          </w:tcPr>
          <w:p w14:paraId="034FD57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c>
          <w:tcPr>
            <w:tcW w:w="620" w:type="pct"/>
            <w:vMerge w:val="continue"/>
            <w:tcBorders>
              <w:left w:val="single" w:color="000000" w:sz="8" w:space="0"/>
              <w:right w:val="single" w:color="000000" w:sz="8" w:space="0"/>
            </w:tcBorders>
            <w:noWrap w:val="0"/>
            <w:vAlign w:val="center"/>
          </w:tcPr>
          <w:p w14:paraId="3CC3E20C">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2F0ADC32">
            <w:pPr>
              <w:jc w:val="center"/>
              <w:rPr>
                <w:rFonts w:hint="eastAsia" w:asciiTheme="minorEastAsia" w:hAnsiTheme="minorEastAsia" w:eastAsiaTheme="minorEastAsia" w:cstheme="minorEastAsia"/>
                <w:i w:val="0"/>
                <w:iCs w:val="0"/>
                <w:color w:val="000000"/>
                <w:sz w:val="21"/>
                <w:szCs w:val="21"/>
                <w:u w:val="none"/>
              </w:rPr>
            </w:pPr>
          </w:p>
        </w:tc>
      </w:tr>
      <w:tr w14:paraId="01D35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430765F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20</w:t>
            </w:r>
          </w:p>
        </w:tc>
        <w:tc>
          <w:tcPr>
            <w:tcW w:w="1056" w:type="pct"/>
            <w:tcBorders>
              <w:top w:val="nil"/>
              <w:left w:val="single" w:color="000000" w:sz="8" w:space="0"/>
              <w:bottom w:val="single" w:color="000000" w:sz="8" w:space="0"/>
              <w:right w:val="single" w:color="000000" w:sz="8" w:space="0"/>
            </w:tcBorders>
            <w:noWrap w:val="0"/>
            <w:vAlign w:val="center"/>
          </w:tcPr>
          <w:p w14:paraId="651EFA2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步入式通风柜</w:t>
            </w:r>
          </w:p>
        </w:tc>
        <w:tc>
          <w:tcPr>
            <w:tcW w:w="458" w:type="pct"/>
            <w:tcBorders>
              <w:top w:val="nil"/>
              <w:left w:val="single" w:color="000000" w:sz="8" w:space="0"/>
              <w:bottom w:val="single" w:color="000000" w:sz="8" w:space="0"/>
              <w:right w:val="single" w:color="000000" w:sz="8" w:space="0"/>
            </w:tcBorders>
            <w:noWrap w:val="0"/>
            <w:vAlign w:val="center"/>
          </w:tcPr>
          <w:p w14:paraId="5E6AC3C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226" w:type="pct"/>
            <w:tcBorders>
              <w:top w:val="nil"/>
              <w:left w:val="single" w:color="000000" w:sz="8" w:space="0"/>
              <w:bottom w:val="single" w:color="000000" w:sz="8" w:space="0"/>
              <w:right w:val="single" w:color="000000" w:sz="8" w:space="0"/>
            </w:tcBorders>
            <w:noWrap w:val="0"/>
            <w:vAlign w:val="center"/>
          </w:tcPr>
          <w:p w14:paraId="6F372DD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1500*1000*2350</w:t>
            </w:r>
          </w:p>
        </w:tc>
        <w:tc>
          <w:tcPr>
            <w:tcW w:w="520" w:type="pct"/>
            <w:tcBorders>
              <w:top w:val="nil"/>
              <w:left w:val="single" w:color="000000" w:sz="8" w:space="0"/>
              <w:bottom w:val="single" w:color="000000" w:sz="8" w:space="0"/>
              <w:right w:val="single" w:color="000000" w:sz="8" w:space="0"/>
            </w:tcBorders>
            <w:noWrap w:val="0"/>
            <w:vAlign w:val="center"/>
          </w:tcPr>
          <w:p w14:paraId="68F8D25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6F2D40DC">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2AFF7535">
            <w:pPr>
              <w:jc w:val="center"/>
              <w:rPr>
                <w:rFonts w:hint="eastAsia" w:asciiTheme="minorEastAsia" w:hAnsiTheme="minorEastAsia" w:eastAsiaTheme="minorEastAsia" w:cstheme="minorEastAsia"/>
                <w:i w:val="0"/>
                <w:iCs w:val="0"/>
                <w:color w:val="000000"/>
                <w:sz w:val="21"/>
                <w:szCs w:val="21"/>
                <w:u w:val="none"/>
              </w:rPr>
            </w:pPr>
          </w:p>
        </w:tc>
      </w:tr>
      <w:tr w14:paraId="0D2F5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46E7E1A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21</w:t>
            </w:r>
          </w:p>
        </w:tc>
        <w:tc>
          <w:tcPr>
            <w:tcW w:w="1056" w:type="pct"/>
            <w:tcBorders>
              <w:top w:val="nil"/>
              <w:left w:val="single" w:color="000000" w:sz="8" w:space="0"/>
              <w:bottom w:val="single" w:color="000000" w:sz="8" w:space="0"/>
              <w:right w:val="single" w:color="000000" w:sz="8" w:space="0"/>
            </w:tcBorders>
            <w:noWrap w:val="0"/>
            <w:vAlign w:val="center"/>
          </w:tcPr>
          <w:p w14:paraId="2C754E1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排风试剂柜</w:t>
            </w:r>
          </w:p>
        </w:tc>
        <w:tc>
          <w:tcPr>
            <w:tcW w:w="458" w:type="pct"/>
            <w:tcBorders>
              <w:top w:val="nil"/>
              <w:left w:val="single" w:color="000000" w:sz="8" w:space="0"/>
              <w:bottom w:val="single" w:color="000000" w:sz="8" w:space="0"/>
              <w:right w:val="single" w:color="000000" w:sz="8" w:space="0"/>
            </w:tcBorders>
            <w:noWrap w:val="0"/>
            <w:vAlign w:val="center"/>
          </w:tcPr>
          <w:p w14:paraId="4B6FB18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1226" w:type="pct"/>
            <w:tcBorders>
              <w:top w:val="nil"/>
              <w:left w:val="single" w:color="000000" w:sz="8" w:space="0"/>
              <w:bottom w:val="single" w:color="000000" w:sz="8" w:space="0"/>
              <w:right w:val="single" w:color="000000" w:sz="8" w:space="0"/>
            </w:tcBorders>
            <w:noWrap w:val="0"/>
            <w:vAlign w:val="center"/>
          </w:tcPr>
          <w:p w14:paraId="6132964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1100W*500D*1800H</w:t>
            </w:r>
          </w:p>
        </w:tc>
        <w:tc>
          <w:tcPr>
            <w:tcW w:w="520" w:type="pct"/>
            <w:tcBorders>
              <w:top w:val="nil"/>
              <w:left w:val="single" w:color="000000" w:sz="8" w:space="0"/>
              <w:bottom w:val="single" w:color="000000" w:sz="8" w:space="0"/>
              <w:right w:val="single" w:color="000000" w:sz="8" w:space="0"/>
            </w:tcBorders>
            <w:noWrap w:val="0"/>
            <w:vAlign w:val="center"/>
          </w:tcPr>
          <w:p w14:paraId="043A8D4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7D99D94E">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492DE4B3">
            <w:pPr>
              <w:jc w:val="center"/>
              <w:rPr>
                <w:rFonts w:hint="eastAsia" w:asciiTheme="minorEastAsia" w:hAnsiTheme="minorEastAsia" w:eastAsiaTheme="minorEastAsia" w:cstheme="minorEastAsia"/>
                <w:i w:val="0"/>
                <w:iCs w:val="0"/>
                <w:color w:val="000000"/>
                <w:sz w:val="21"/>
                <w:szCs w:val="21"/>
                <w:u w:val="none"/>
              </w:rPr>
            </w:pPr>
          </w:p>
        </w:tc>
      </w:tr>
      <w:tr w14:paraId="732D7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1D9B3EB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22</w:t>
            </w:r>
          </w:p>
        </w:tc>
        <w:tc>
          <w:tcPr>
            <w:tcW w:w="1056" w:type="pct"/>
            <w:tcBorders>
              <w:top w:val="nil"/>
              <w:left w:val="single" w:color="000000" w:sz="8" w:space="0"/>
              <w:bottom w:val="single" w:color="000000" w:sz="8" w:space="0"/>
              <w:right w:val="single" w:color="000000" w:sz="8" w:space="0"/>
            </w:tcBorders>
            <w:noWrap w:val="0"/>
            <w:vAlign w:val="center"/>
          </w:tcPr>
          <w:p w14:paraId="799F4B1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器皿柜</w:t>
            </w:r>
          </w:p>
        </w:tc>
        <w:tc>
          <w:tcPr>
            <w:tcW w:w="458" w:type="pct"/>
            <w:tcBorders>
              <w:top w:val="nil"/>
              <w:left w:val="single" w:color="000000" w:sz="8" w:space="0"/>
              <w:bottom w:val="single" w:color="000000" w:sz="8" w:space="0"/>
              <w:right w:val="single" w:color="000000" w:sz="8" w:space="0"/>
            </w:tcBorders>
            <w:noWrap w:val="0"/>
            <w:vAlign w:val="center"/>
          </w:tcPr>
          <w:p w14:paraId="3C74BD6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36</w:t>
            </w:r>
          </w:p>
        </w:tc>
        <w:tc>
          <w:tcPr>
            <w:tcW w:w="1226" w:type="pct"/>
            <w:tcBorders>
              <w:top w:val="nil"/>
              <w:left w:val="single" w:color="000000" w:sz="8" w:space="0"/>
              <w:bottom w:val="single" w:color="000000" w:sz="8" w:space="0"/>
              <w:right w:val="single" w:color="000000" w:sz="8" w:space="0"/>
            </w:tcBorders>
            <w:noWrap w:val="0"/>
            <w:vAlign w:val="center"/>
          </w:tcPr>
          <w:p w14:paraId="1377DA6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900W*450D*2000H</w:t>
            </w:r>
          </w:p>
        </w:tc>
        <w:tc>
          <w:tcPr>
            <w:tcW w:w="520" w:type="pct"/>
            <w:tcBorders>
              <w:top w:val="nil"/>
              <w:left w:val="single" w:color="000000" w:sz="8" w:space="0"/>
              <w:bottom w:val="single" w:color="000000" w:sz="8" w:space="0"/>
              <w:right w:val="single" w:color="000000" w:sz="8" w:space="0"/>
            </w:tcBorders>
            <w:noWrap w:val="0"/>
            <w:vAlign w:val="center"/>
          </w:tcPr>
          <w:p w14:paraId="59D32C1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c>
          <w:tcPr>
            <w:tcW w:w="620" w:type="pct"/>
            <w:vMerge w:val="continue"/>
            <w:tcBorders>
              <w:left w:val="single" w:color="000000" w:sz="8" w:space="0"/>
              <w:right w:val="single" w:color="000000" w:sz="8" w:space="0"/>
            </w:tcBorders>
            <w:noWrap w:val="0"/>
            <w:vAlign w:val="center"/>
          </w:tcPr>
          <w:p w14:paraId="497D3845">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328B32D2">
            <w:pPr>
              <w:jc w:val="center"/>
              <w:rPr>
                <w:rFonts w:hint="eastAsia" w:asciiTheme="minorEastAsia" w:hAnsiTheme="minorEastAsia" w:eastAsiaTheme="minorEastAsia" w:cstheme="minorEastAsia"/>
                <w:i w:val="0"/>
                <w:iCs w:val="0"/>
                <w:color w:val="000000"/>
                <w:sz w:val="21"/>
                <w:szCs w:val="21"/>
                <w:u w:val="none"/>
              </w:rPr>
            </w:pPr>
          </w:p>
        </w:tc>
      </w:tr>
      <w:tr w14:paraId="73961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2483483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23</w:t>
            </w:r>
          </w:p>
        </w:tc>
        <w:tc>
          <w:tcPr>
            <w:tcW w:w="1056" w:type="pct"/>
            <w:tcBorders>
              <w:top w:val="nil"/>
              <w:left w:val="single" w:color="000000" w:sz="8" w:space="0"/>
              <w:bottom w:val="single" w:color="000000" w:sz="8" w:space="0"/>
              <w:right w:val="single" w:color="000000" w:sz="8" w:space="0"/>
            </w:tcBorders>
            <w:noWrap w:val="0"/>
            <w:vAlign w:val="center"/>
          </w:tcPr>
          <w:p w14:paraId="43C0587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实验边台1</w:t>
            </w:r>
          </w:p>
        </w:tc>
        <w:tc>
          <w:tcPr>
            <w:tcW w:w="458" w:type="pct"/>
            <w:tcBorders>
              <w:top w:val="nil"/>
              <w:left w:val="single" w:color="000000" w:sz="8" w:space="0"/>
              <w:bottom w:val="single" w:color="000000" w:sz="8" w:space="0"/>
              <w:right w:val="single" w:color="000000" w:sz="8" w:space="0"/>
            </w:tcBorders>
            <w:noWrap w:val="0"/>
            <w:vAlign w:val="center"/>
          </w:tcPr>
          <w:p w14:paraId="3FE30DE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272</w:t>
            </w:r>
          </w:p>
        </w:tc>
        <w:tc>
          <w:tcPr>
            <w:tcW w:w="1226" w:type="pct"/>
            <w:tcBorders>
              <w:top w:val="nil"/>
              <w:left w:val="single" w:color="000000" w:sz="8" w:space="0"/>
              <w:bottom w:val="single" w:color="000000" w:sz="8" w:space="0"/>
              <w:right w:val="single" w:color="000000" w:sz="8" w:space="0"/>
            </w:tcBorders>
            <w:noWrap w:val="0"/>
            <w:vAlign w:val="center"/>
          </w:tcPr>
          <w:p w14:paraId="7863C12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L*750D*850H</w:t>
            </w:r>
          </w:p>
        </w:tc>
        <w:tc>
          <w:tcPr>
            <w:tcW w:w="520" w:type="pct"/>
            <w:tcBorders>
              <w:top w:val="nil"/>
              <w:left w:val="single" w:color="000000" w:sz="8" w:space="0"/>
              <w:bottom w:val="single" w:color="000000" w:sz="8" w:space="0"/>
              <w:right w:val="single" w:color="000000" w:sz="8" w:space="0"/>
            </w:tcBorders>
            <w:noWrap w:val="0"/>
            <w:vAlign w:val="center"/>
          </w:tcPr>
          <w:p w14:paraId="162B6BA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c>
          <w:tcPr>
            <w:tcW w:w="620" w:type="pct"/>
            <w:vMerge w:val="continue"/>
            <w:tcBorders>
              <w:left w:val="single" w:color="000000" w:sz="8" w:space="0"/>
              <w:right w:val="single" w:color="000000" w:sz="8" w:space="0"/>
            </w:tcBorders>
            <w:noWrap w:val="0"/>
            <w:vAlign w:val="center"/>
          </w:tcPr>
          <w:p w14:paraId="6344EB34">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6AD503FA">
            <w:pPr>
              <w:jc w:val="center"/>
              <w:rPr>
                <w:rFonts w:hint="eastAsia" w:asciiTheme="minorEastAsia" w:hAnsiTheme="minorEastAsia" w:eastAsiaTheme="minorEastAsia" w:cstheme="minorEastAsia"/>
                <w:i w:val="0"/>
                <w:iCs w:val="0"/>
                <w:color w:val="000000"/>
                <w:sz w:val="21"/>
                <w:szCs w:val="21"/>
                <w:u w:val="none"/>
              </w:rPr>
            </w:pPr>
          </w:p>
        </w:tc>
      </w:tr>
      <w:tr w14:paraId="01057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286C9D5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24</w:t>
            </w:r>
          </w:p>
        </w:tc>
        <w:tc>
          <w:tcPr>
            <w:tcW w:w="1056" w:type="pct"/>
            <w:tcBorders>
              <w:top w:val="nil"/>
              <w:left w:val="single" w:color="000000" w:sz="8" w:space="0"/>
              <w:bottom w:val="single" w:color="000000" w:sz="8" w:space="0"/>
              <w:right w:val="single" w:color="000000" w:sz="8" w:space="0"/>
            </w:tcBorders>
            <w:noWrap w:val="0"/>
            <w:vAlign w:val="center"/>
          </w:tcPr>
          <w:p w14:paraId="0CFBCAD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实验边台2</w:t>
            </w:r>
          </w:p>
        </w:tc>
        <w:tc>
          <w:tcPr>
            <w:tcW w:w="458" w:type="pct"/>
            <w:tcBorders>
              <w:top w:val="nil"/>
              <w:left w:val="single" w:color="000000" w:sz="8" w:space="0"/>
              <w:bottom w:val="single" w:color="000000" w:sz="8" w:space="0"/>
              <w:right w:val="single" w:color="000000" w:sz="8" w:space="0"/>
            </w:tcBorders>
            <w:noWrap w:val="0"/>
            <w:vAlign w:val="center"/>
          </w:tcPr>
          <w:p w14:paraId="07FEAC3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226" w:type="pct"/>
            <w:tcBorders>
              <w:top w:val="nil"/>
              <w:left w:val="single" w:color="000000" w:sz="8" w:space="0"/>
              <w:bottom w:val="single" w:color="000000" w:sz="8" w:space="0"/>
              <w:right w:val="single" w:color="000000" w:sz="8" w:space="0"/>
            </w:tcBorders>
            <w:noWrap w:val="0"/>
            <w:vAlign w:val="center"/>
          </w:tcPr>
          <w:p w14:paraId="39275A1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L*600D*850H</w:t>
            </w:r>
          </w:p>
        </w:tc>
        <w:tc>
          <w:tcPr>
            <w:tcW w:w="520" w:type="pct"/>
            <w:tcBorders>
              <w:top w:val="nil"/>
              <w:left w:val="single" w:color="000000" w:sz="8" w:space="0"/>
              <w:bottom w:val="single" w:color="000000" w:sz="8" w:space="0"/>
              <w:right w:val="single" w:color="000000" w:sz="8" w:space="0"/>
            </w:tcBorders>
            <w:noWrap w:val="0"/>
            <w:vAlign w:val="center"/>
          </w:tcPr>
          <w:p w14:paraId="349CD33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c>
          <w:tcPr>
            <w:tcW w:w="620" w:type="pct"/>
            <w:vMerge w:val="continue"/>
            <w:tcBorders>
              <w:left w:val="single" w:color="000000" w:sz="8" w:space="0"/>
              <w:right w:val="single" w:color="000000" w:sz="8" w:space="0"/>
            </w:tcBorders>
            <w:noWrap w:val="0"/>
            <w:vAlign w:val="center"/>
          </w:tcPr>
          <w:p w14:paraId="50AE6DCD">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206E36CA">
            <w:pPr>
              <w:jc w:val="center"/>
              <w:rPr>
                <w:rFonts w:hint="eastAsia" w:asciiTheme="minorEastAsia" w:hAnsiTheme="minorEastAsia" w:eastAsiaTheme="minorEastAsia" w:cstheme="minorEastAsia"/>
                <w:i w:val="0"/>
                <w:iCs w:val="0"/>
                <w:color w:val="000000"/>
                <w:sz w:val="21"/>
                <w:szCs w:val="21"/>
                <w:u w:val="none"/>
              </w:rPr>
            </w:pPr>
          </w:p>
        </w:tc>
      </w:tr>
      <w:tr w14:paraId="18D90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1C3C346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25</w:t>
            </w:r>
          </w:p>
        </w:tc>
        <w:tc>
          <w:tcPr>
            <w:tcW w:w="1056" w:type="pct"/>
            <w:tcBorders>
              <w:top w:val="nil"/>
              <w:left w:val="single" w:color="000000" w:sz="8" w:space="0"/>
              <w:bottom w:val="single" w:color="000000" w:sz="8" w:space="0"/>
              <w:right w:val="single" w:color="000000" w:sz="8" w:space="0"/>
            </w:tcBorders>
            <w:noWrap w:val="0"/>
            <w:vAlign w:val="center"/>
          </w:tcPr>
          <w:p w14:paraId="2F02D33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实验凳</w:t>
            </w:r>
          </w:p>
        </w:tc>
        <w:tc>
          <w:tcPr>
            <w:tcW w:w="458" w:type="pct"/>
            <w:tcBorders>
              <w:top w:val="nil"/>
              <w:left w:val="single" w:color="000000" w:sz="8" w:space="0"/>
              <w:bottom w:val="single" w:color="000000" w:sz="8" w:space="0"/>
              <w:right w:val="single" w:color="000000" w:sz="8" w:space="0"/>
            </w:tcBorders>
            <w:noWrap w:val="0"/>
            <w:vAlign w:val="center"/>
          </w:tcPr>
          <w:p w14:paraId="64E12E9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90</w:t>
            </w:r>
          </w:p>
        </w:tc>
        <w:tc>
          <w:tcPr>
            <w:tcW w:w="1226" w:type="pct"/>
            <w:tcBorders>
              <w:top w:val="nil"/>
              <w:left w:val="single" w:color="000000" w:sz="8" w:space="0"/>
              <w:bottom w:val="single" w:color="000000" w:sz="8" w:space="0"/>
              <w:right w:val="single" w:color="000000" w:sz="8" w:space="0"/>
            </w:tcBorders>
            <w:noWrap w:val="0"/>
            <w:vAlign w:val="center"/>
          </w:tcPr>
          <w:p w14:paraId="10B3125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常规</w:t>
            </w:r>
          </w:p>
        </w:tc>
        <w:tc>
          <w:tcPr>
            <w:tcW w:w="520" w:type="pct"/>
            <w:tcBorders>
              <w:top w:val="nil"/>
              <w:left w:val="single" w:color="000000" w:sz="8" w:space="0"/>
              <w:bottom w:val="single" w:color="000000" w:sz="8" w:space="0"/>
              <w:right w:val="single" w:color="000000" w:sz="8" w:space="0"/>
            </w:tcBorders>
            <w:noWrap w:val="0"/>
            <w:vAlign w:val="center"/>
          </w:tcPr>
          <w:p w14:paraId="334AE8B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张</w:t>
            </w:r>
          </w:p>
        </w:tc>
        <w:tc>
          <w:tcPr>
            <w:tcW w:w="620" w:type="pct"/>
            <w:vMerge w:val="continue"/>
            <w:tcBorders>
              <w:left w:val="single" w:color="000000" w:sz="8" w:space="0"/>
              <w:right w:val="single" w:color="000000" w:sz="8" w:space="0"/>
            </w:tcBorders>
            <w:noWrap w:val="0"/>
            <w:vAlign w:val="center"/>
          </w:tcPr>
          <w:p w14:paraId="696986BB">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65B866DA">
            <w:pPr>
              <w:jc w:val="center"/>
              <w:rPr>
                <w:rFonts w:hint="eastAsia" w:asciiTheme="minorEastAsia" w:hAnsiTheme="minorEastAsia" w:eastAsiaTheme="minorEastAsia" w:cstheme="minorEastAsia"/>
                <w:i w:val="0"/>
                <w:iCs w:val="0"/>
                <w:color w:val="000000"/>
                <w:sz w:val="21"/>
                <w:szCs w:val="21"/>
                <w:u w:val="none"/>
              </w:rPr>
            </w:pPr>
          </w:p>
        </w:tc>
      </w:tr>
      <w:tr w14:paraId="3ECE2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392C287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26</w:t>
            </w:r>
          </w:p>
        </w:tc>
        <w:tc>
          <w:tcPr>
            <w:tcW w:w="1056" w:type="pct"/>
            <w:tcBorders>
              <w:top w:val="nil"/>
              <w:left w:val="single" w:color="000000" w:sz="8" w:space="0"/>
              <w:bottom w:val="single" w:color="000000" w:sz="8" w:space="0"/>
              <w:right w:val="single" w:color="000000" w:sz="8" w:space="0"/>
            </w:tcBorders>
            <w:noWrap w:val="0"/>
            <w:vAlign w:val="center"/>
          </w:tcPr>
          <w:p w14:paraId="71CBA36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实验角柜</w:t>
            </w:r>
          </w:p>
        </w:tc>
        <w:tc>
          <w:tcPr>
            <w:tcW w:w="458" w:type="pct"/>
            <w:tcBorders>
              <w:top w:val="nil"/>
              <w:left w:val="single" w:color="000000" w:sz="8" w:space="0"/>
              <w:bottom w:val="single" w:color="000000" w:sz="8" w:space="0"/>
              <w:right w:val="single" w:color="000000" w:sz="8" w:space="0"/>
            </w:tcBorders>
            <w:noWrap w:val="0"/>
            <w:vAlign w:val="center"/>
          </w:tcPr>
          <w:p w14:paraId="4A8CCAF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1226" w:type="pct"/>
            <w:tcBorders>
              <w:top w:val="nil"/>
              <w:left w:val="single" w:color="000000" w:sz="8" w:space="0"/>
              <w:bottom w:val="single" w:color="000000" w:sz="8" w:space="0"/>
              <w:right w:val="single" w:color="000000" w:sz="8" w:space="0"/>
            </w:tcBorders>
            <w:noWrap w:val="0"/>
            <w:vAlign w:val="center"/>
          </w:tcPr>
          <w:p w14:paraId="1082DD3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1000W*1000D*850H</w:t>
            </w:r>
          </w:p>
        </w:tc>
        <w:tc>
          <w:tcPr>
            <w:tcW w:w="520" w:type="pct"/>
            <w:tcBorders>
              <w:top w:val="nil"/>
              <w:left w:val="single" w:color="000000" w:sz="8" w:space="0"/>
              <w:bottom w:val="single" w:color="000000" w:sz="8" w:space="0"/>
              <w:right w:val="single" w:color="000000" w:sz="8" w:space="0"/>
            </w:tcBorders>
            <w:noWrap w:val="0"/>
            <w:vAlign w:val="center"/>
          </w:tcPr>
          <w:p w14:paraId="7AF2C97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02355A17">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286BB2D3">
            <w:pPr>
              <w:jc w:val="center"/>
              <w:rPr>
                <w:rFonts w:hint="eastAsia" w:asciiTheme="minorEastAsia" w:hAnsiTheme="minorEastAsia" w:eastAsiaTheme="minorEastAsia" w:cstheme="minorEastAsia"/>
                <w:i w:val="0"/>
                <w:iCs w:val="0"/>
                <w:color w:val="000000"/>
                <w:sz w:val="21"/>
                <w:szCs w:val="21"/>
                <w:u w:val="none"/>
              </w:rPr>
            </w:pPr>
          </w:p>
        </w:tc>
      </w:tr>
      <w:tr w14:paraId="47A7A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54CCF96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27</w:t>
            </w:r>
          </w:p>
        </w:tc>
        <w:tc>
          <w:tcPr>
            <w:tcW w:w="1056" w:type="pct"/>
            <w:tcBorders>
              <w:top w:val="nil"/>
              <w:left w:val="single" w:color="000000" w:sz="8" w:space="0"/>
              <w:bottom w:val="single" w:color="000000" w:sz="8" w:space="0"/>
              <w:right w:val="single" w:color="000000" w:sz="8" w:space="0"/>
            </w:tcBorders>
            <w:noWrap w:val="0"/>
            <w:vAlign w:val="center"/>
          </w:tcPr>
          <w:p w14:paraId="7C2A89E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实验室吊柜</w:t>
            </w:r>
          </w:p>
        </w:tc>
        <w:tc>
          <w:tcPr>
            <w:tcW w:w="458" w:type="pct"/>
            <w:tcBorders>
              <w:top w:val="nil"/>
              <w:left w:val="single" w:color="000000" w:sz="8" w:space="0"/>
              <w:bottom w:val="single" w:color="000000" w:sz="8" w:space="0"/>
              <w:right w:val="single" w:color="000000" w:sz="8" w:space="0"/>
            </w:tcBorders>
            <w:noWrap w:val="0"/>
            <w:vAlign w:val="center"/>
          </w:tcPr>
          <w:p w14:paraId="604399A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20</w:t>
            </w:r>
          </w:p>
        </w:tc>
        <w:tc>
          <w:tcPr>
            <w:tcW w:w="1226" w:type="pct"/>
            <w:tcBorders>
              <w:top w:val="nil"/>
              <w:left w:val="single" w:color="000000" w:sz="8" w:space="0"/>
              <w:bottom w:val="single" w:color="000000" w:sz="8" w:space="0"/>
              <w:right w:val="single" w:color="000000" w:sz="8" w:space="0"/>
            </w:tcBorders>
            <w:noWrap w:val="0"/>
            <w:vAlign w:val="center"/>
          </w:tcPr>
          <w:p w14:paraId="776970B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L*350D*600H</w:t>
            </w:r>
          </w:p>
        </w:tc>
        <w:tc>
          <w:tcPr>
            <w:tcW w:w="520" w:type="pct"/>
            <w:tcBorders>
              <w:top w:val="nil"/>
              <w:left w:val="single" w:color="000000" w:sz="8" w:space="0"/>
              <w:bottom w:val="single" w:color="000000" w:sz="8" w:space="0"/>
              <w:right w:val="single" w:color="000000" w:sz="8" w:space="0"/>
            </w:tcBorders>
            <w:noWrap w:val="0"/>
            <w:vAlign w:val="center"/>
          </w:tcPr>
          <w:p w14:paraId="61590CB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c>
          <w:tcPr>
            <w:tcW w:w="620" w:type="pct"/>
            <w:vMerge w:val="continue"/>
            <w:tcBorders>
              <w:left w:val="single" w:color="000000" w:sz="8" w:space="0"/>
              <w:right w:val="single" w:color="000000" w:sz="8" w:space="0"/>
            </w:tcBorders>
            <w:noWrap w:val="0"/>
            <w:vAlign w:val="center"/>
          </w:tcPr>
          <w:p w14:paraId="4DECAE90">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2B42DB94">
            <w:pPr>
              <w:jc w:val="center"/>
              <w:rPr>
                <w:rFonts w:hint="eastAsia" w:asciiTheme="minorEastAsia" w:hAnsiTheme="minorEastAsia" w:eastAsiaTheme="minorEastAsia" w:cstheme="minorEastAsia"/>
                <w:i w:val="0"/>
                <w:iCs w:val="0"/>
                <w:color w:val="000000"/>
                <w:sz w:val="21"/>
                <w:szCs w:val="21"/>
                <w:u w:val="none"/>
              </w:rPr>
            </w:pPr>
          </w:p>
        </w:tc>
      </w:tr>
      <w:tr w14:paraId="544C1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5FD1DB8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28</w:t>
            </w:r>
          </w:p>
        </w:tc>
        <w:tc>
          <w:tcPr>
            <w:tcW w:w="1056" w:type="pct"/>
            <w:tcBorders>
              <w:top w:val="nil"/>
              <w:left w:val="single" w:color="000000" w:sz="8" w:space="0"/>
              <w:bottom w:val="single" w:color="000000" w:sz="8" w:space="0"/>
              <w:right w:val="single" w:color="000000" w:sz="8" w:space="0"/>
            </w:tcBorders>
            <w:noWrap w:val="0"/>
            <w:vAlign w:val="center"/>
          </w:tcPr>
          <w:p w14:paraId="44048DE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实验室紧急冲淋器</w:t>
            </w:r>
          </w:p>
        </w:tc>
        <w:tc>
          <w:tcPr>
            <w:tcW w:w="458" w:type="pct"/>
            <w:tcBorders>
              <w:top w:val="nil"/>
              <w:left w:val="single" w:color="000000" w:sz="8" w:space="0"/>
              <w:bottom w:val="single" w:color="000000" w:sz="8" w:space="0"/>
              <w:right w:val="single" w:color="000000" w:sz="8" w:space="0"/>
            </w:tcBorders>
            <w:noWrap w:val="0"/>
            <w:vAlign w:val="center"/>
          </w:tcPr>
          <w:p w14:paraId="0607E31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226" w:type="pct"/>
            <w:tcBorders>
              <w:top w:val="nil"/>
              <w:left w:val="single" w:color="000000" w:sz="8" w:space="0"/>
              <w:bottom w:val="single" w:color="000000" w:sz="8" w:space="0"/>
              <w:right w:val="single" w:color="000000" w:sz="8" w:space="0"/>
            </w:tcBorders>
            <w:noWrap w:val="0"/>
            <w:vAlign w:val="center"/>
          </w:tcPr>
          <w:p w14:paraId="509EA0C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常规</w:t>
            </w:r>
          </w:p>
        </w:tc>
        <w:tc>
          <w:tcPr>
            <w:tcW w:w="520" w:type="pct"/>
            <w:tcBorders>
              <w:top w:val="nil"/>
              <w:left w:val="single" w:color="000000" w:sz="8" w:space="0"/>
              <w:bottom w:val="single" w:color="000000" w:sz="8" w:space="0"/>
              <w:right w:val="single" w:color="000000" w:sz="8" w:space="0"/>
            </w:tcBorders>
            <w:noWrap w:val="0"/>
            <w:vAlign w:val="center"/>
          </w:tcPr>
          <w:p w14:paraId="099C974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c>
          <w:tcPr>
            <w:tcW w:w="620" w:type="pct"/>
            <w:vMerge w:val="continue"/>
            <w:tcBorders>
              <w:left w:val="single" w:color="000000" w:sz="8" w:space="0"/>
              <w:right w:val="single" w:color="000000" w:sz="8" w:space="0"/>
            </w:tcBorders>
            <w:noWrap w:val="0"/>
            <w:vAlign w:val="center"/>
          </w:tcPr>
          <w:p w14:paraId="0CD08401">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527453C0">
            <w:pPr>
              <w:jc w:val="center"/>
              <w:rPr>
                <w:rFonts w:hint="eastAsia" w:asciiTheme="minorEastAsia" w:hAnsiTheme="minorEastAsia" w:eastAsiaTheme="minorEastAsia" w:cstheme="minorEastAsia"/>
                <w:i w:val="0"/>
                <w:iCs w:val="0"/>
                <w:color w:val="000000"/>
                <w:sz w:val="21"/>
                <w:szCs w:val="21"/>
                <w:u w:val="none"/>
              </w:rPr>
            </w:pPr>
          </w:p>
        </w:tc>
      </w:tr>
      <w:tr w14:paraId="232DB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1716741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29</w:t>
            </w:r>
          </w:p>
        </w:tc>
        <w:tc>
          <w:tcPr>
            <w:tcW w:w="1056" w:type="pct"/>
            <w:tcBorders>
              <w:top w:val="nil"/>
              <w:left w:val="single" w:color="000000" w:sz="8" w:space="0"/>
              <w:bottom w:val="single" w:color="000000" w:sz="8" w:space="0"/>
              <w:right w:val="single" w:color="000000" w:sz="8" w:space="0"/>
            </w:tcBorders>
            <w:noWrap w:val="0"/>
            <w:vAlign w:val="center"/>
          </w:tcPr>
          <w:p w14:paraId="553BD1A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实验室中央台1</w:t>
            </w:r>
          </w:p>
        </w:tc>
        <w:tc>
          <w:tcPr>
            <w:tcW w:w="458" w:type="pct"/>
            <w:tcBorders>
              <w:top w:val="nil"/>
              <w:left w:val="single" w:color="000000" w:sz="8" w:space="0"/>
              <w:bottom w:val="single" w:color="000000" w:sz="8" w:space="0"/>
              <w:right w:val="single" w:color="000000" w:sz="8" w:space="0"/>
            </w:tcBorders>
            <w:noWrap w:val="0"/>
            <w:vAlign w:val="center"/>
          </w:tcPr>
          <w:p w14:paraId="6AD500B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226" w:type="pct"/>
            <w:tcBorders>
              <w:top w:val="nil"/>
              <w:left w:val="single" w:color="000000" w:sz="8" w:space="0"/>
              <w:bottom w:val="single" w:color="000000" w:sz="8" w:space="0"/>
              <w:right w:val="single" w:color="000000" w:sz="8" w:space="0"/>
            </w:tcBorders>
            <w:noWrap w:val="0"/>
            <w:vAlign w:val="center"/>
          </w:tcPr>
          <w:p w14:paraId="4069716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5100W*1200D*850H</w:t>
            </w:r>
          </w:p>
        </w:tc>
        <w:tc>
          <w:tcPr>
            <w:tcW w:w="520" w:type="pct"/>
            <w:tcBorders>
              <w:top w:val="nil"/>
              <w:left w:val="single" w:color="000000" w:sz="8" w:space="0"/>
              <w:bottom w:val="single" w:color="000000" w:sz="8" w:space="0"/>
              <w:right w:val="single" w:color="000000" w:sz="8" w:space="0"/>
            </w:tcBorders>
            <w:noWrap w:val="0"/>
            <w:vAlign w:val="center"/>
          </w:tcPr>
          <w:p w14:paraId="61C52C1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14B38399">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27ECEC8C">
            <w:pPr>
              <w:jc w:val="center"/>
              <w:rPr>
                <w:rFonts w:hint="eastAsia" w:asciiTheme="minorEastAsia" w:hAnsiTheme="minorEastAsia" w:eastAsiaTheme="minorEastAsia" w:cstheme="minorEastAsia"/>
                <w:i w:val="0"/>
                <w:iCs w:val="0"/>
                <w:color w:val="000000"/>
                <w:sz w:val="21"/>
                <w:szCs w:val="21"/>
                <w:u w:val="none"/>
              </w:rPr>
            </w:pPr>
          </w:p>
        </w:tc>
      </w:tr>
      <w:tr w14:paraId="7E155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35D0D5B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30</w:t>
            </w:r>
          </w:p>
        </w:tc>
        <w:tc>
          <w:tcPr>
            <w:tcW w:w="1056" w:type="pct"/>
            <w:tcBorders>
              <w:top w:val="nil"/>
              <w:left w:val="single" w:color="000000" w:sz="8" w:space="0"/>
              <w:bottom w:val="single" w:color="000000" w:sz="8" w:space="0"/>
              <w:right w:val="single" w:color="000000" w:sz="8" w:space="0"/>
            </w:tcBorders>
            <w:noWrap w:val="0"/>
            <w:vAlign w:val="center"/>
          </w:tcPr>
          <w:p w14:paraId="25C186A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实验室中央台2</w:t>
            </w:r>
          </w:p>
        </w:tc>
        <w:tc>
          <w:tcPr>
            <w:tcW w:w="458" w:type="pct"/>
            <w:tcBorders>
              <w:top w:val="nil"/>
              <w:left w:val="single" w:color="000000" w:sz="8" w:space="0"/>
              <w:bottom w:val="single" w:color="000000" w:sz="8" w:space="0"/>
              <w:right w:val="single" w:color="000000" w:sz="8" w:space="0"/>
            </w:tcBorders>
            <w:noWrap w:val="0"/>
            <w:vAlign w:val="center"/>
          </w:tcPr>
          <w:p w14:paraId="7DDA26E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226" w:type="pct"/>
            <w:tcBorders>
              <w:top w:val="nil"/>
              <w:left w:val="single" w:color="000000" w:sz="8" w:space="0"/>
              <w:bottom w:val="single" w:color="000000" w:sz="8" w:space="0"/>
              <w:right w:val="single" w:color="000000" w:sz="8" w:space="0"/>
            </w:tcBorders>
            <w:noWrap w:val="0"/>
            <w:vAlign w:val="center"/>
          </w:tcPr>
          <w:p w14:paraId="5745C1B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2400W*1200D*850H</w:t>
            </w:r>
          </w:p>
        </w:tc>
        <w:tc>
          <w:tcPr>
            <w:tcW w:w="520" w:type="pct"/>
            <w:tcBorders>
              <w:top w:val="nil"/>
              <w:left w:val="single" w:color="000000" w:sz="8" w:space="0"/>
              <w:bottom w:val="single" w:color="000000" w:sz="8" w:space="0"/>
              <w:right w:val="single" w:color="000000" w:sz="8" w:space="0"/>
            </w:tcBorders>
            <w:noWrap w:val="0"/>
            <w:vAlign w:val="center"/>
          </w:tcPr>
          <w:p w14:paraId="5D3B211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62FD1125">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6AF7E29D">
            <w:pPr>
              <w:jc w:val="center"/>
              <w:rPr>
                <w:rFonts w:hint="eastAsia" w:asciiTheme="minorEastAsia" w:hAnsiTheme="minorEastAsia" w:eastAsiaTheme="minorEastAsia" w:cstheme="minorEastAsia"/>
                <w:i w:val="0"/>
                <w:iCs w:val="0"/>
                <w:color w:val="000000"/>
                <w:sz w:val="21"/>
                <w:szCs w:val="21"/>
                <w:u w:val="none"/>
              </w:rPr>
            </w:pPr>
          </w:p>
        </w:tc>
      </w:tr>
      <w:tr w14:paraId="7E9AF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74BED53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31</w:t>
            </w:r>
          </w:p>
        </w:tc>
        <w:tc>
          <w:tcPr>
            <w:tcW w:w="1056" w:type="pct"/>
            <w:tcBorders>
              <w:top w:val="nil"/>
              <w:left w:val="single" w:color="000000" w:sz="8" w:space="0"/>
              <w:bottom w:val="single" w:color="000000" w:sz="8" w:space="0"/>
              <w:right w:val="single" w:color="000000" w:sz="8" w:space="0"/>
            </w:tcBorders>
            <w:noWrap w:val="0"/>
            <w:vAlign w:val="center"/>
          </w:tcPr>
          <w:p w14:paraId="6CEB520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实验室中央台3</w:t>
            </w:r>
          </w:p>
        </w:tc>
        <w:tc>
          <w:tcPr>
            <w:tcW w:w="458" w:type="pct"/>
            <w:tcBorders>
              <w:top w:val="nil"/>
              <w:left w:val="single" w:color="000000" w:sz="8" w:space="0"/>
              <w:bottom w:val="single" w:color="000000" w:sz="8" w:space="0"/>
              <w:right w:val="single" w:color="000000" w:sz="8" w:space="0"/>
            </w:tcBorders>
            <w:noWrap w:val="0"/>
            <w:vAlign w:val="center"/>
          </w:tcPr>
          <w:p w14:paraId="31F0E3E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226" w:type="pct"/>
            <w:tcBorders>
              <w:top w:val="nil"/>
              <w:left w:val="single" w:color="000000" w:sz="8" w:space="0"/>
              <w:bottom w:val="single" w:color="000000" w:sz="8" w:space="0"/>
              <w:right w:val="single" w:color="000000" w:sz="8" w:space="0"/>
            </w:tcBorders>
            <w:noWrap w:val="0"/>
            <w:vAlign w:val="center"/>
          </w:tcPr>
          <w:p w14:paraId="18954AC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3000W*1200D*850H</w:t>
            </w:r>
          </w:p>
        </w:tc>
        <w:tc>
          <w:tcPr>
            <w:tcW w:w="520" w:type="pct"/>
            <w:tcBorders>
              <w:top w:val="nil"/>
              <w:left w:val="single" w:color="000000" w:sz="8" w:space="0"/>
              <w:bottom w:val="single" w:color="000000" w:sz="8" w:space="0"/>
              <w:right w:val="single" w:color="000000" w:sz="8" w:space="0"/>
            </w:tcBorders>
            <w:noWrap w:val="0"/>
            <w:vAlign w:val="center"/>
          </w:tcPr>
          <w:p w14:paraId="7505385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0B825281">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76B2AA9F">
            <w:pPr>
              <w:jc w:val="center"/>
              <w:rPr>
                <w:rFonts w:hint="eastAsia" w:asciiTheme="minorEastAsia" w:hAnsiTheme="minorEastAsia" w:eastAsiaTheme="minorEastAsia" w:cstheme="minorEastAsia"/>
                <w:i w:val="0"/>
                <w:iCs w:val="0"/>
                <w:color w:val="000000"/>
                <w:sz w:val="21"/>
                <w:szCs w:val="21"/>
                <w:u w:val="none"/>
              </w:rPr>
            </w:pPr>
          </w:p>
        </w:tc>
      </w:tr>
      <w:tr w14:paraId="6EF1D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25753FC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32</w:t>
            </w:r>
          </w:p>
        </w:tc>
        <w:tc>
          <w:tcPr>
            <w:tcW w:w="1056" w:type="pct"/>
            <w:tcBorders>
              <w:top w:val="nil"/>
              <w:left w:val="single" w:color="000000" w:sz="8" w:space="0"/>
              <w:bottom w:val="single" w:color="000000" w:sz="8" w:space="0"/>
              <w:right w:val="single" w:color="000000" w:sz="8" w:space="0"/>
            </w:tcBorders>
            <w:noWrap w:val="0"/>
            <w:vAlign w:val="center"/>
          </w:tcPr>
          <w:p w14:paraId="1BB3FD2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lang w:val="en-US"/>
              </w:rPr>
            </w:pPr>
            <w:r>
              <w:rPr>
                <w:rFonts w:hint="eastAsia" w:asciiTheme="minorEastAsia" w:hAnsiTheme="minorEastAsia" w:eastAsiaTheme="minorEastAsia" w:cstheme="minorEastAsia"/>
                <w:i w:val="0"/>
                <w:iCs w:val="0"/>
                <w:color w:val="000000"/>
                <w:kern w:val="0"/>
                <w:sz w:val="21"/>
                <w:szCs w:val="21"/>
                <w:u w:val="none"/>
                <w:lang w:val="en-US" w:eastAsia="zh-CN" w:bidi="ar"/>
              </w:rPr>
              <w:t>实验室中央台4</w:t>
            </w:r>
          </w:p>
        </w:tc>
        <w:tc>
          <w:tcPr>
            <w:tcW w:w="458" w:type="pct"/>
            <w:tcBorders>
              <w:top w:val="nil"/>
              <w:left w:val="single" w:color="000000" w:sz="8" w:space="0"/>
              <w:bottom w:val="single" w:color="000000" w:sz="8" w:space="0"/>
              <w:right w:val="single" w:color="000000" w:sz="8" w:space="0"/>
            </w:tcBorders>
            <w:noWrap w:val="0"/>
            <w:vAlign w:val="center"/>
          </w:tcPr>
          <w:p w14:paraId="5D3E38C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1226" w:type="pct"/>
            <w:tcBorders>
              <w:top w:val="nil"/>
              <w:left w:val="single" w:color="000000" w:sz="8" w:space="0"/>
              <w:bottom w:val="single" w:color="000000" w:sz="8" w:space="0"/>
              <w:right w:val="single" w:color="000000" w:sz="8" w:space="0"/>
            </w:tcBorders>
            <w:noWrap w:val="0"/>
            <w:vAlign w:val="center"/>
          </w:tcPr>
          <w:p w14:paraId="5B8993F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4100W*1500D*850H</w:t>
            </w:r>
          </w:p>
        </w:tc>
        <w:tc>
          <w:tcPr>
            <w:tcW w:w="520" w:type="pct"/>
            <w:tcBorders>
              <w:top w:val="nil"/>
              <w:left w:val="single" w:color="000000" w:sz="8" w:space="0"/>
              <w:bottom w:val="single" w:color="000000" w:sz="8" w:space="0"/>
              <w:right w:val="single" w:color="000000" w:sz="8" w:space="0"/>
            </w:tcBorders>
            <w:noWrap w:val="0"/>
            <w:vAlign w:val="center"/>
          </w:tcPr>
          <w:p w14:paraId="3C24EAB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798B89CF">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137B3F93">
            <w:pPr>
              <w:jc w:val="center"/>
              <w:rPr>
                <w:rFonts w:hint="eastAsia" w:asciiTheme="minorEastAsia" w:hAnsiTheme="minorEastAsia" w:eastAsiaTheme="minorEastAsia" w:cstheme="minorEastAsia"/>
                <w:i w:val="0"/>
                <w:iCs w:val="0"/>
                <w:color w:val="000000"/>
                <w:sz w:val="21"/>
                <w:szCs w:val="21"/>
                <w:u w:val="none"/>
              </w:rPr>
            </w:pPr>
          </w:p>
        </w:tc>
      </w:tr>
      <w:tr w14:paraId="711CD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7DFD37F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33</w:t>
            </w:r>
          </w:p>
        </w:tc>
        <w:tc>
          <w:tcPr>
            <w:tcW w:w="1056" w:type="pct"/>
            <w:tcBorders>
              <w:top w:val="nil"/>
              <w:left w:val="single" w:color="000000" w:sz="8" w:space="0"/>
              <w:bottom w:val="single" w:color="000000" w:sz="8" w:space="0"/>
              <w:right w:val="single" w:color="000000" w:sz="8" w:space="0"/>
            </w:tcBorders>
            <w:noWrap w:val="0"/>
            <w:vAlign w:val="center"/>
          </w:tcPr>
          <w:p w14:paraId="770ECE2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实验室中央台5</w:t>
            </w:r>
          </w:p>
        </w:tc>
        <w:tc>
          <w:tcPr>
            <w:tcW w:w="458" w:type="pct"/>
            <w:tcBorders>
              <w:top w:val="nil"/>
              <w:left w:val="single" w:color="000000" w:sz="8" w:space="0"/>
              <w:bottom w:val="single" w:color="000000" w:sz="8" w:space="0"/>
              <w:right w:val="single" w:color="000000" w:sz="8" w:space="0"/>
            </w:tcBorders>
            <w:noWrap w:val="0"/>
            <w:vAlign w:val="center"/>
          </w:tcPr>
          <w:p w14:paraId="1927E87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226" w:type="pct"/>
            <w:tcBorders>
              <w:top w:val="nil"/>
              <w:left w:val="single" w:color="000000" w:sz="8" w:space="0"/>
              <w:bottom w:val="single" w:color="000000" w:sz="8" w:space="0"/>
              <w:right w:val="single" w:color="000000" w:sz="8" w:space="0"/>
            </w:tcBorders>
            <w:noWrap w:val="0"/>
            <w:vAlign w:val="center"/>
          </w:tcPr>
          <w:p w14:paraId="507FEAD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5650W*1500D*850H</w:t>
            </w:r>
          </w:p>
        </w:tc>
        <w:tc>
          <w:tcPr>
            <w:tcW w:w="520" w:type="pct"/>
            <w:tcBorders>
              <w:top w:val="nil"/>
              <w:left w:val="single" w:color="000000" w:sz="8" w:space="0"/>
              <w:bottom w:val="single" w:color="000000" w:sz="8" w:space="0"/>
              <w:right w:val="single" w:color="000000" w:sz="8" w:space="0"/>
            </w:tcBorders>
            <w:noWrap w:val="0"/>
            <w:vAlign w:val="center"/>
          </w:tcPr>
          <w:p w14:paraId="78B4047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4348D503">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5FB92091">
            <w:pPr>
              <w:jc w:val="center"/>
              <w:rPr>
                <w:rFonts w:hint="eastAsia" w:asciiTheme="minorEastAsia" w:hAnsiTheme="minorEastAsia" w:eastAsiaTheme="minorEastAsia" w:cstheme="minorEastAsia"/>
                <w:i w:val="0"/>
                <w:iCs w:val="0"/>
                <w:color w:val="000000"/>
                <w:sz w:val="21"/>
                <w:szCs w:val="21"/>
                <w:u w:val="none"/>
              </w:rPr>
            </w:pPr>
          </w:p>
        </w:tc>
      </w:tr>
      <w:tr w14:paraId="18DD4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3F0FEA6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34</w:t>
            </w:r>
          </w:p>
        </w:tc>
        <w:tc>
          <w:tcPr>
            <w:tcW w:w="1056" w:type="pct"/>
            <w:tcBorders>
              <w:top w:val="nil"/>
              <w:left w:val="single" w:color="000000" w:sz="8" w:space="0"/>
              <w:bottom w:val="single" w:color="000000" w:sz="8" w:space="0"/>
              <w:right w:val="single" w:color="000000" w:sz="8" w:space="0"/>
            </w:tcBorders>
            <w:noWrap w:val="0"/>
            <w:vAlign w:val="center"/>
          </w:tcPr>
          <w:p w14:paraId="05FB8B4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实验室中央台6</w:t>
            </w:r>
          </w:p>
        </w:tc>
        <w:tc>
          <w:tcPr>
            <w:tcW w:w="458" w:type="pct"/>
            <w:tcBorders>
              <w:top w:val="nil"/>
              <w:left w:val="single" w:color="000000" w:sz="8" w:space="0"/>
              <w:bottom w:val="single" w:color="000000" w:sz="8" w:space="0"/>
              <w:right w:val="single" w:color="000000" w:sz="8" w:space="0"/>
            </w:tcBorders>
            <w:noWrap w:val="0"/>
            <w:vAlign w:val="center"/>
          </w:tcPr>
          <w:p w14:paraId="080F59C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226" w:type="pct"/>
            <w:tcBorders>
              <w:top w:val="nil"/>
              <w:left w:val="single" w:color="000000" w:sz="8" w:space="0"/>
              <w:bottom w:val="single" w:color="000000" w:sz="8" w:space="0"/>
              <w:right w:val="single" w:color="000000" w:sz="8" w:space="0"/>
            </w:tcBorders>
            <w:noWrap w:val="0"/>
            <w:vAlign w:val="center"/>
          </w:tcPr>
          <w:p w14:paraId="64DC086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4400W*1500D*850H</w:t>
            </w:r>
          </w:p>
        </w:tc>
        <w:tc>
          <w:tcPr>
            <w:tcW w:w="520" w:type="pct"/>
            <w:tcBorders>
              <w:top w:val="nil"/>
              <w:left w:val="single" w:color="000000" w:sz="8" w:space="0"/>
              <w:bottom w:val="single" w:color="000000" w:sz="8" w:space="0"/>
              <w:right w:val="single" w:color="000000" w:sz="8" w:space="0"/>
            </w:tcBorders>
            <w:noWrap w:val="0"/>
            <w:vAlign w:val="center"/>
          </w:tcPr>
          <w:p w14:paraId="549A7DA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106F5411">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615492E4">
            <w:pPr>
              <w:jc w:val="center"/>
              <w:rPr>
                <w:rFonts w:hint="eastAsia" w:asciiTheme="minorEastAsia" w:hAnsiTheme="minorEastAsia" w:eastAsiaTheme="minorEastAsia" w:cstheme="minorEastAsia"/>
                <w:i w:val="0"/>
                <w:iCs w:val="0"/>
                <w:color w:val="000000"/>
                <w:sz w:val="21"/>
                <w:szCs w:val="21"/>
                <w:u w:val="none"/>
              </w:rPr>
            </w:pPr>
          </w:p>
        </w:tc>
      </w:tr>
      <w:tr w14:paraId="58DDF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4DEF72F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35</w:t>
            </w:r>
          </w:p>
        </w:tc>
        <w:tc>
          <w:tcPr>
            <w:tcW w:w="1056" w:type="pct"/>
            <w:tcBorders>
              <w:top w:val="nil"/>
              <w:left w:val="single" w:color="000000" w:sz="8" w:space="0"/>
              <w:bottom w:val="single" w:color="000000" w:sz="8" w:space="0"/>
              <w:right w:val="single" w:color="000000" w:sz="8" w:space="0"/>
            </w:tcBorders>
            <w:noWrap w:val="0"/>
            <w:vAlign w:val="center"/>
          </w:tcPr>
          <w:p w14:paraId="792E5BD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实验仪器边台</w:t>
            </w:r>
          </w:p>
        </w:tc>
        <w:tc>
          <w:tcPr>
            <w:tcW w:w="458" w:type="pct"/>
            <w:tcBorders>
              <w:top w:val="nil"/>
              <w:left w:val="single" w:color="000000" w:sz="8" w:space="0"/>
              <w:bottom w:val="single" w:color="000000" w:sz="8" w:space="0"/>
              <w:right w:val="single" w:color="000000" w:sz="8" w:space="0"/>
            </w:tcBorders>
            <w:noWrap w:val="0"/>
            <w:vAlign w:val="center"/>
          </w:tcPr>
          <w:p w14:paraId="2736213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18</w:t>
            </w:r>
          </w:p>
        </w:tc>
        <w:tc>
          <w:tcPr>
            <w:tcW w:w="1226" w:type="pct"/>
            <w:tcBorders>
              <w:top w:val="nil"/>
              <w:left w:val="single" w:color="000000" w:sz="8" w:space="0"/>
              <w:bottom w:val="single" w:color="000000" w:sz="8" w:space="0"/>
              <w:right w:val="single" w:color="000000" w:sz="8" w:space="0"/>
            </w:tcBorders>
            <w:noWrap w:val="0"/>
            <w:vAlign w:val="center"/>
          </w:tcPr>
          <w:p w14:paraId="57BB5D4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L*900D*850H</w:t>
            </w:r>
          </w:p>
        </w:tc>
        <w:tc>
          <w:tcPr>
            <w:tcW w:w="520" w:type="pct"/>
            <w:tcBorders>
              <w:top w:val="nil"/>
              <w:left w:val="single" w:color="000000" w:sz="8" w:space="0"/>
              <w:bottom w:val="single" w:color="000000" w:sz="8" w:space="0"/>
              <w:right w:val="single" w:color="000000" w:sz="8" w:space="0"/>
            </w:tcBorders>
            <w:noWrap w:val="0"/>
            <w:vAlign w:val="center"/>
          </w:tcPr>
          <w:p w14:paraId="7A41770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米</w:t>
            </w:r>
          </w:p>
        </w:tc>
        <w:tc>
          <w:tcPr>
            <w:tcW w:w="620" w:type="pct"/>
            <w:vMerge w:val="continue"/>
            <w:tcBorders>
              <w:left w:val="single" w:color="000000" w:sz="8" w:space="0"/>
              <w:right w:val="single" w:color="000000" w:sz="8" w:space="0"/>
            </w:tcBorders>
            <w:noWrap w:val="0"/>
            <w:vAlign w:val="center"/>
          </w:tcPr>
          <w:p w14:paraId="2465EED4">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03676544">
            <w:pPr>
              <w:jc w:val="center"/>
              <w:rPr>
                <w:rFonts w:hint="eastAsia" w:asciiTheme="minorEastAsia" w:hAnsiTheme="minorEastAsia" w:eastAsiaTheme="minorEastAsia" w:cstheme="minorEastAsia"/>
                <w:i w:val="0"/>
                <w:iCs w:val="0"/>
                <w:color w:val="000000"/>
                <w:sz w:val="21"/>
                <w:szCs w:val="21"/>
                <w:u w:val="none"/>
              </w:rPr>
            </w:pPr>
          </w:p>
        </w:tc>
      </w:tr>
      <w:tr w14:paraId="6501F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6FE27B3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36</w:t>
            </w:r>
          </w:p>
        </w:tc>
        <w:tc>
          <w:tcPr>
            <w:tcW w:w="1056" w:type="pct"/>
            <w:tcBorders>
              <w:top w:val="nil"/>
              <w:left w:val="single" w:color="000000" w:sz="8" w:space="0"/>
              <w:bottom w:val="single" w:color="000000" w:sz="8" w:space="0"/>
              <w:right w:val="single" w:color="000000" w:sz="8" w:space="0"/>
            </w:tcBorders>
            <w:noWrap w:val="0"/>
            <w:vAlign w:val="center"/>
          </w:tcPr>
          <w:p w14:paraId="4C44AF3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实验椅</w:t>
            </w:r>
          </w:p>
        </w:tc>
        <w:tc>
          <w:tcPr>
            <w:tcW w:w="458" w:type="pct"/>
            <w:tcBorders>
              <w:top w:val="nil"/>
              <w:left w:val="single" w:color="000000" w:sz="8" w:space="0"/>
              <w:bottom w:val="single" w:color="000000" w:sz="8" w:space="0"/>
              <w:right w:val="single" w:color="000000" w:sz="8" w:space="0"/>
            </w:tcBorders>
            <w:noWrap w:val="0"/>
            <w:vAlign w:val="center"/>
          </w:tcPr>
          <w:p w14:paraId="05158EE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80</w:t>
            </w:r>
          </w:p>
        </w:tc>
        <w:tc>
          <w:tcPr>
            <w:tcW w:w="1226" w:type="pct"/>
            <w:tcBorders>
              <w:top w:val="nil"/>
              <w:left w:val="single" w:color="000000" w:sz="8" w:space="0"/>
              <w:bottom w:val="single" w:color="000000" w:sz="8" w:space="0"/>
              <w:right w:val="single" w:color="000000" w:sz="8" w:space="0"/>
            </w:tcBorders>
            <w:noWrap w:val="0"/>
            <w:vAlign w:val="center"/>
          </w:tcPr>
          <w:p w14:paraId="53C04D0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常规</w:t>
            </w:r>
          </w:p>
        </w:tc>
        <w:tc>
          <w:tcPr>
            <w:tcW w:w="520" w:type="pct"/>
            <w:tcBorders>
              <w:top w:val="nil"/>
              <w:left w:val="single" w:color="000000" w:sz="8" w:space="0"/>
              <w:bottom w:val="single" w:color="000000" w:sz="8" w:space="0"/>
              <w:right w:val="single" w:color="000000" w:sz="8" w:space="0"/>
            </w:tcBorders>
            <w:noWrap w:val="0"/>
            <w:vAlign w:val="center"/>
          </w:tcPr>
          <w:p w14:paraId="172BF46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张</w:t>
            </w:r>
          </w:p>
        </w:tc>
        <w:tc>
          <w:tcPr>
            <w:tcW w:w="620" w:type="pct"/>
            <w:vMerge w:val="continue"/>
            <w:tcBorders>
              <w:left w:val="single" w:color="000000" w:sz="8" w:space="0"/>
              <w:right w:val="single" w:color="000000" w:sz="8" w:space="0"/>
            </w:tcBorders>
            <w:noWrap w:val="0"/>
            <w:vAlign w:val="center"/>
          </w:tcPr>
          <w:p w14:paraId="484D9F4F">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4841DF40">
            <w:pPr>
              <w:jc w:val="center"/>
              <w:rPr>
                <w:rFonts w:hint="eastAsia" w:asciiTheme="minorEastAsia" w:hAnsiTheme="minorEastAsia" w:eastAsiaTheme="minorEastAsia" w:cstheme="minorEastAsia"/>
                <w:i w:val="0"/>
                <w:iCs w:val="0"/>
                <w:color w:val="000000"/>
                <w:sz w:val="21"/>
                <w:szCs w:val="21"/>
                <w:u w:val="none"/>
              </w:rPr>
            </w:pPr>
          </w:p>
        </w:tc>
      </w:tr>
      <w:tr w14:paraId="455DF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146258C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37</w:t>
            </w:r>
          </w:p>
        </w:tc>
        <w:tc>
          <w:tcPr>
            <w:tcW w:w="1056" w:type="pct"/>
            <w:tcBorders>
              <w:top w:val="nil"/>
              <w:left w:val="single" w:color="000000" w:sz="8" w:space="0"/>
              <w:bottom w:val="single" w:color="000000" w:sz="8" w:space="0"/>
              <w:right w:val="single" w:color="000000" w:sz="8" w:space="0"/>
            </w:tcBorders>
            <w:noWrap w:val="0"/>
            <w:vAlign w:val="center"/>
          </w:tcPr>
          <w:p w14:paraId="466ACFD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台式洗眼器</w:t>
            </w:r>
          </w:p>
        </w:tc>
        <w:tc>
          <w:tcPr>
            <w:tcW w:w="458" w:type="pct"/>
            <w:tcBorders>
              <w:top w:val="nil"/>
              <w:left w:val="single" w:color="000000" w:sz="8" w:space="0"/>
              <w:bottom w:val="single" w:color="000000" w:sz="8" w:space="0"/>
              <w:right w:val="single" w:color="000000" w:sz="8" w:space="0"/>
            </w:tcBorders>
            <w:noWrap w:val="0"/>
            <w:vAlign w:val="center"/>
          </w:tcPr>
          <w:p w14:paraId="7AE29C7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15</w:t>
            </w:r>
          </w:p>
        </w:tc>
        <w:tc>
          <w:tcPr>
            <w:tcW w:w="1226" w:type="pct"/>
            <w:tcBorders>
              <w:top w:val="nil"/>
              <w:left w:val="single" w:color="000000" w:sz="8" w:space="0"/>
              <w:bottom w:val="single" w:color="000000" w:sz="8" w:space="0"/>
              <w:right w:val="single" w:color="000000" w:sz="8" w:space="0"/>
            </w:tcBorders>
            <w:noWrap w:val="0"/>
            <w:vAlign w:val="center"/>
          </w:tcPr>
          <w:p w14:paraId="687DDE9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常规</w:t>
            </w:r>
          </w:p>
        </w:tc>
        <w:tc>
          <w:tcPr>
            <w:tcW w:w="520" w:type="pct"/>
            <w:tcBorders>
              <w:top w:val="nil"/>
              <w:left w:val="single" w:color="000000" w:sz="8" w:space="0"/>
              <w:bottom w:val="single" w:color="000000" w:sz="8" w:space="0"/>
              <w:right w:val="single" w:color="000000" w:sz="8" w:space="0"/>
            </w:tcBorders>
            <w:noWrap w:val="0"/>
            <w:vAlign w:val="center"/>
          </w:tcPr>
          <w:p w14:paraId="487F61A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c>
          <w:tcPr>
            <w:tcW w:w="620" w:type="pct"/>
            <w:vMerge w:val="continue"/>
            <w:tcBorders>
              <w:left w:val="single" w:color="000000" w:sz="8" w:space="0"/>
              <w:right w:val="single" w:color="000000" w:sz="8" w:space="0"/>
            </w:tcBorders>
            <w:noWrap w:val="0"/>
            <w:vAlign w:val="center"/>
          </w:tcPr>
          <w:p w14:paraId="309D035F">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578C93E5">
            <w:pPr>
              <w:jc w:val="center"/>
              <w:rPr>
                <w:rFonts w:hint="eastAsia" w:asciiTheme="minorEastAsia" w:hAnsiTheme="minorEastAsia" w:eastAsiaTheme="minorEastAsia" w:cstheme="minorEastAsia"/>
                <w:i w:val="0"/>
                <w:iCs w:val="0"/>
                <w:color w:val="000000"/>
                <w:sz w:val="21"/>
                <w:szCs w:val="21"/>
                <w:u w:val="none"/>
              </w:rPr>
            </w:pPr>
          </w:p>
        </w:tc>
      </w:tr>
      <w:tr w14:paraId="79C95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2351CCA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38</w:t>
            </w:r>
          </w:p>
        </w:tc>
        <w:tc>
          <w:tcPr>
            <w:tcW w:w="1056" w:type="pct"/>
            <w:tcBorders>
              <w:top w:val="nil"/>
              <w:left w:val="single" w:color="000000" w:sz="8" w:space="0"/>
              <w:bottom w:val="single" w:color="000000" w:sz="8" w:space="0"/>
              <w:right w:val="single" w:color="000000" w:sz="8" w:space="0"/>
            </w:tcBorders>
            <w:noWrap w:val="0"/>
            <w:vAlign w:val="center"/>
          </w:tcPr>
          <w:p w14:paraId="74BF384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天平台</w:t>
            </w:r>
          </w:p>
        </w:tc>
        <w:tc>
          <w:tcPr>
            <w:tcW w:w="458" w:type="pct"/>
            <w:tcBorders>
              <w:top w:val="nil"/>
              <w:left w:val="single" w:color="000000" w:sz="8" w:space="0"/>
              <w:bottom w:val="single" w:color="000000" w:sz="8" w:space="0"/>
              <w:right w:val="single" w:color="000000" w:sz="8" w:space="0"/>
            </w:tcBorders>
            <w:noWrap w:val="0"/>
            <w:vAlign w:val="center"/>
          </w:tcPr>
          <w:p w14:paraId="64F4A77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226" w:type="pct"/>
            <w:tcBorders>
              <w:top w:val="nil"/>
              <w:left w:val="single" w:color="000000" w:sz="8" w:space="0"/>
              <w:bottom w:val="single" w:color="000000" w:sz="8" w:space="0"/>
              <w:right w:val="single" w:color="000000" w:sz="8" w:space="0"/>
            </w:tcBorders>
            <w:noWrap w:val="0"/>
            <w:vAlign w:val="center"/>
          </w:tcPr>
          <w:p w14:paraId="064DD12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900W*600D*850H</w:t>
            </w:r>
          </w:p>
        </w:tc>
        <w:tc>
          <w:tcPr>
            <w:tcW w:w="520" w:type="pct"/>
            <w:tcBorders>
              <w:top w:val="nil"/>
              <w:left w:val="single" w:color="000000" w:sz="8" w:space="0"/>
              <w:bottom w:val="single" w:color="000000" w:sz="8" w:space="0"/>
              <w:right w:val="single" w:color="000000" w:sz="8" w:space="0"/>
            </w:tcBorders>
            <w:noWrap w:val="0"/>
            <w:vAlign w:val="center"/>
          </w:tcPr>
          <w:p w14:paraId="7BAB5CC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6B5B969D">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1D9C74D6">
            <w:pPr>
              <w:jc w:val="center"/>
              <w:rPr>
                <w:rFonts w:hint="eastAsia" w:asciiTheme="minorEastAsia" w:hAnsiTheme="minorEastAsia" w:eastAsiaTheme="minorEastAsia" w:cstheme="minorEastAsia"/>
                <w:i w:val="0"/>
                <w:iCs w:val="0"/>
                <w:color w:val="000000"/>
                <w:sz w:val="21"/>
                <w:szCs w:val="21"/>
                <w:u w:val="none"/>
              </w:rPr>
            </w:pPr>
          </w:p>
        </w:tc>
      </w:tr>
      <w:tr w14:paraId="3A6E0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1FC11E4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39</w:t>
            </w:r>
          </w:p>
        </w:tc>
        <w:tc>
          <w:tcPr>
            <w:tcW w:w="1056" w:type="pct"/>
            <w:tcBorders>
              <w:top w:val="nil"/>
              <w:left w:val="single" w:color="000000" w:sz="8" w:space="0"/>
              <w:bottom w:val="single" w:color="000000" w:sz="8" w:space="0"/>
              <w:right w:val="single" w:color="000000" w:sz="8" w:space="0"/>
            </w:tcBorders>
            <w:noWrap w:val="0"/>
            <w:vAlign w:val="center"/>
          </w:tcPr>
          <w:p w14:paraId="02DC05F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窄边框通风柜</w:t>
            </w:r>
          </w:p>
        </w:tc>
        <w:tc>
          <w:tcPr>
            <w:tcW w:w="458" w:type="pct"/>
            <w:tcBorders>
              <w:top w:val="nil"/>
              <w:left w:val="single" w:color="000000" w:sz="8" w:space="0"/>
              <w:bottom w:val="single" w:color="000000" w:sz="8" w:space="0"/>
              <w:right w:val="single" w:color="000000" w:sz="8" w:space="0"/>
            </w:tcBorders>
            <w:noWrap w:val="0"/>
            <w:vAlign w:val="center"/>
          </w:tcPr>
          <w:p w14:paraId="784F7FA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226" w:type="pct"/>
            <w:tcBorders>
              <w:top w:val="nil"/>
              <w:left w:val="single" w:color="000000" w:sz="8" w:space="0"/>
              <w:bottom w:val="single" w:color="000000" w:sz="8" w:space="0"/>
              <w:right w:val="single" w:color="000000" w:sz="8" w:space="0"/>
            </w:tcBorders>
            <w:noWrap w:val="0"/>
            <w:vAlign w:val="center"/>
          </w:tcPr>
          <w:p w14:paraId="5752DBE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1500W*1020D＊2700H</w:t>
            </w:r>
          </w:p>
        </w:tc>
        <w:tc>
          <w:tcPr>
            <w:tcW w:w="520" w:type="pct"/>
            <w:tcBorders>
              <w:top w:val="nil"/>
              <w:left w:val="single" w:color="000000" w:sz="8" w:space="0"/>
              <w:bottom w:val="single" w:color="000000" w:sz="8" w:space="0"/>
              <w:right w:val="single" w:color="000000" w:sz="8" w:space="0"/>
            </w:tcBorders>
            <w:noWrap w:val="0"/>
            <w:vAlign w:val="center"/>
          </w:tcPr>
          <w:p w14:paraId="0FD2965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06E95B28">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441DDC2D">
            <w:pPr>
              <w:jc w:val="center"/>
              <w:rPr>
                <w:rFonts w:hint="eastAsia" w:asciiTheme="minorEastAsia" w:hAnsiTheme="minorEastAsia" w:eastAsiaTheme="minorEastAsia" w:cstheme="minorEastAsia"/>
                <w:i w:val="0"/>
                <w:iCs w:val="0"/>
                <w:color w:val="000000"/>
                <w:sz w:val="21"/>
                <w:szCs w:val="21"/>
                <w:u w:val="none"/>
              </w:rPr>
            </w:pPr>
          </w:p>
        </w:tc>
      </w:tr>
      <w:tr w14:paraId="3A55E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5A2FD48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40</w:t>
            </w:r>
          </w:p>
        </w:tc>
        <w:tc>
          <w:tcPr>
            <w:tcW w:w="1056" w:type="pct"/>
            <w:tcBorders>
              <w:top w:val="nil"/>
              <w:left w:val="single" w:color="000000" w:sz="8" w:space="0"/>
              <w:bottom w:val="single" w:color="000000" w:sz="8" w:space="0"/>
              <w:right w:val="single" w:color="000000" w:sz="8" w:space="0"/>
            </w:tcBorders>
            <w:noWrap w:val="0"/>
            <w:vAlign w:val="center"/>
          </w:tcPr>
          <w:p w14:paraId="28A2082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万向抽气罩</w:t>
            </w:r>
          </w:p>
        </w:tc>
        <w:tc>
          <w:tcPr>
            <w:tcW w:w="458" w:type="pct"/>
            <w:tcBorders>
              <w:top w:val="nil"/>
              <w:left w:val="single" w:color="000000" w:sz="8" w:space="0"/>
              <w:bottom w:val="single" w:color="000000" w:sz="8" w:space="0"/>
              <w:right w:val="single" w:color="000000" w:sz="8" w:space="0"/>
            </w:tcBorders>
            <w:noWrap w:val="0"/>
            <w:vAlign w:val="center"/>
          </w:tcPr>
          <w:p w14:paraId="3E8C40B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18</w:t>
            </w:r>
          </w:p>
        </w:tc>
        <w:tc>
          <w:tcPr>
            <w:tcW w:w="1226" w:type="pct"/>
            <w:tcBorders>
              <w:top w:val="nil"/>
              <w:left w:val="single" w:color="000000" w:sz="8" w:space="0"/>
              <w:bottom w:val="single" w:color="000000" w:sz="8" w:space="0"/>
              <w:right w:val="single" w:color="000000" w:sz="8" w:space="0"/>
            </w:tcBorders>
            <w:noWrap w:val="0"/>
            <w:vAlign w:val="center"/>
          </w:tcPr>
          <w:p w14:paraId="34C51B7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常规</w:t>
            </w:r>
          </w:p>
        </w:tc>
        <w:tc>
          <w:tcPr>
            <w:tcW w:w="520" w:type="pct"/>
            <w:tcBorders>
              <w:top w:val="nil"/>
              <w:left w:val="single" w:color="000000" w:sz="8" w:space="0"/>
              <w:bottom w:val="single" w:color="000000" w:sz="8" w:space="0"/>
              <w:right w:val="single" w:color="000000" w:sz="8" w:space="0"/>
            </w:tcBorders>
            <w:noWrap w:val="0"/>
            <w:vAlign w:val="center"/>
          </w:tcPr>
          <w:p w14:paraId="4563458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套</w:t>
            </w:r>
          </w:p>
        </w:tc>
        <w:tc>
          <w:tcPr>
            <w:tcW w:w="620" w:type="pct"/>
            <w:vMerge w:val="continue"/>
            <w:tcBorders>
              <w:left w:val="single" w:color="000000" w:sz="8" w:space="0"/>
              <w:right w:val="single" w:color="000000" w:sz="8" w:space="0"/>
            </w:tcBorders>
            <w:noWrap w:val="0"/>
            <w:vAlign w:val="center"/>
          </w:tcPr>
          <w:p w14:paraId="71CC62F6">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048C1F15">
            <w:pPr>
              <w:jc w:val="center"/>
              <w:rPr>
                <w:rFonts w:hint="eastAsia" w:asciiTheme="minorEastAsia" w:hAnsiTheme="minorEastAsia" w:eastAsiaTheme="minorEastAsia" w:cstheme="minorEastAsia"/>
                <w:i w:val="0"/>
                <w:iCs w:val="0"/>
                <w:color w:val="000000"/>
                <w:sz w:val="21"/>
                <w:szCs w:val="21"/>
                <w:u w:val="none"/>
              </w:rPr>
            </w:pPr>
          </w:p>
        </w:tc>
      </w:tr>
      <w:tr w14:paraId="03738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2959709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41</w:t>
            </w:r>
          </w:p>
        </w:tc>
        <w:tc>
          <w:tcPr>
            <w:tcW w:w="1056" w:type="pct"/>
            <w:tcBorders>
              <w:top w:val="nil"/>
              <w:left w:val="single" w:color="000000" w:sz="8" w:space="0"/>
              <w:bottom w:val="single" w:color="000000" w:sz="8" w:space="0"/>
              <w:right w:val="single" w:color="000000" w:sz="8" w:space="0"/>
            </w:tcBorders>
            <w:noWrap w:val="0"/>
            <w:vAlign w:val="center"/>
          </w:tcPr>
          <w:p w14:paraId="16741CE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原子吸收罩</w:t>
            </w:r>
          </w:p>
        </w:tc>
        <w:tc>
          <w:tcPr>
            <w:tcW w:w="458" w:type="pct"/>
            <w:tcBorders>
              <w:top w:val="nil"/>
              <w:left w:val="single" w:color="000000" w:sz="8" w:space="0"/>
              <w:bottom w:val="single" w:color="000000" w:sz="8" w:space="0"/>
              <w:right w:val="single" w:color="000000" w:sz="8" w:space="0"/>
            </w:tcBorders>
            <w:noWrap w:val="0"/>
            <w:vAlign w:val="center"/>
          </w:tcPr>
          <w:p w14:paraId="1EB3396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226" w:type="pct"/>
            <w:tcBorders>
              <w:top w:val="nil"/>
              <w:left w:val="single" w:color="000000" w:sz="8" w:space="0"/>
              <w:bottom w:val="single" w:color="000000" w:sz="8" w:space="0"/>
              <w:right w:val="single" w:color="000000" w:sz="8" w:space="0"/>
            </w:tcBorders>
            <w:noWrap w:val="0"/>
            <w:vAlign w:val="center"/>
          </w:tcPr>
          <w:p w14:paraId="204FC31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400W*400D*800H</w:t>
            </w:r>
          </w:p>
        </w:tc>
        <w:tc>
          <w:tcPr>
            <w:tcW w:w="520" w:type="pct"/>
            <w:tcBorders>
              <w:top w:val="nil"/>
              <w:left w:val="single" w:color="000000" w:sz="8" w:space="0"/>
              <w:bottom w:val="single" w:color="000000" w:sz="8" w:space="0"/>
              <w:right w:val="single" w:color="000000" w:sz="8" w:space="0"/>
            </w:tcBorders>
            <w:noWrap w:val="0"/>
            <w:vAlign w:val="center"/>
          </w:tcPr>
          <w:p w14:paraId="205760F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406F70E0">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639C989B">
            <w:pPr>
              <w:jc w:val="center"/>
              <w:rPr>
                <w:rFonts w:hint="eastAsia" w:asciiTheme="minorEastAsia" w:hAnsiTheme="minorEastAsia" w:eastAsiaTheme="minorEastAsia" w:cstheme="minorEastAsia"/>
                <w:i w:val="0"/>
                <w:iCs w:val="0"/>
                <w:color w:val="000000"/>
                <w:sz w:val="21"/>
                <w:szCs w:val="21"/>
                <w:u w:val="none"/>
              </w:rPr>
            </w:pPr>
          </w:p>
        </w:tc>
      </w:tr>
      <w:tr w14:paraId="5CBAF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5BCFB0F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42</w:t>
            </w:r>
          </w:p>
        </w:tc>
        <w:tc>
          <w:tcPr>
            <w:tcW w:w="1056" w:type="pct"/>
            <w:tcBorders>
              <w:top w:val="nil"/>
              <w:left w:val="single" w:color="000000" w:sz="8" w:space="0"/>
              <w:bottom w:val="single" w:color="000000" w:sz="8" w:space="0"/>
              <w:right w:val="single" w:color="000000" w:sz="8" w:space="0"/>
            </w:tcBorders>
            <w:noWrap w:val="0"/>
            <w:vAlign w:val="center"/>
          </w:tcPr>
          <w:p w14:paraId="768D778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制剂储存柜</w:t>
            </w:r>
          </w:p>
        </w:tc>
        <w:tc>
          <w:tcPr>
            <w:tcW w:w="458" w:type="pct"/>
            <w:tcBorders>
              <w:top w:val="nil"/>
              <w:left w:val="single" w:color="000000" w:sz="8" w:space="0"/>
              <w:bottom w:val="single" w:color="000000" w:sz="8" w:space="0"/>
              <w:right w:val="single" w:color="000000" w:sz="8" w:space="0"/>
            </w:tcBorders>
            <w:noWrap w:val="0"/>
            <w:vAlign w:val="center"/>
          </w:tcPr>
          <w:p w14:paraId="53EF3F8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18</w:t>
            </w:r>
          </w:p>
        </w:tc>
        <w:tc>
          <w:tcPr>
            <w:tcW w:w="1226" w:type="pct"/>
            <w:tcBorders>
              <w:top w:val="nil"/>
              <w:left w:val="single" w:color="000000" w:sz="8" w:space="0"/>
              <w:bottom w:val="single" w:color="000000" w:sz="8" w:space="0"/>
              <w:right w:val="single" w:color="000000" w:sz="8" w:space="0"/>
            </w:tcBorders>
            <w:noWrap w:val="0"/>
            <w:vAlign w:val="center"/>
          </w:tcPr>
          <w:p w14:paraId="7243FCE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900W*500D*1800H</w:t>
            </w:r>
          </w:p>
        </w:tc>
        <w:tc>
          <w:tcPr>
            <w:tcW w:w="520" w:type="pct"/>
            <w:tcBorders>
              <w:top w:val="nil"/>
              <w:left w:val="single" w:color="000000" w:sz="8" w:space="0"/>
              <w:bottom w:val="single" w:color="000000" w:sz="8" w:space="0"/>
              <w:right w:val="single" w:color="000000" w:sz="8" w:space="0"/>
            </w:tcBorders>
            <w:noWrap w:val="0"/>
            <w:vAlign w:val="center"/>
          </w:tcPr>
          <w:p w14:paraId="2FE7AC3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c>
          <w:tcPr>
            <w:tcW w:w="620" w:type="pct"/>
            <w:vMerge w:val="continue"/>
            <w:tcBorders>
              <w:left w:val="single" w:color="000000" w:sz="8" w:space="0"/>
              <w:right w:val="single" w:color="000000" w:sz="8" w:space="0"/>
            </w:tcBorders>
            <w:noWrap w:val="0"/>
            <w:vAlign w:val="center"/>
          </w:tcPr>
          <w:p w14:paraId="737437CB">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72034E51">
            <w:pPr>
              <w:jc w:val="center"/>
              <w:rPr>
                <w:rFonts w:hint="eastAsia" w:asciiTheme="minorEastAsia" w:hAnsiTheme="minorEastAsia" w:eastAsiaTheme="minorEastAsia" w:cstheme="minorEastAsia"/>
                <w:i w:val="0"/>
                <w:iCs w:val="0"/>
                <w:color w:val="000000"/>
                <w:sz w:val="21"/>
                <w:szCs w:val="21"/>
                <w:u w:val="none"/>
              </w:rPr>
            </w:pPr>
          </w:p>
        </w:tc>
      </w:tr>
      <w:tr w14:paraId="307F1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5D5C04D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43</w:t>
            </w:r>
          </w:p>
        </w:tc>
        <w:tc>
          <w:tcPr>
            <w:tcW w:w="1056" w:type="pct"/>
            <w:tcBorders>
              <w:top w:val="nil"/>
              <w:left w:val="single" w:color="000000" w:sz="8" w:space="0"/>
              <w:bottom w:val="single" w:color="000000" w:sz="8" w:space="0"/>
              <w:right w:val="single" w:color="000000" w:sz="8" w:space="0"/>
            </w:tcBorders>
            <w:noWrap w:val="0"/>
            <w:vAlign w:val="center"/>
          </w:tcPr>
          <w:p w14:paraId="6A73801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中转台</w:t>
            </w:r>
          </w:p>
        </w:tc>
        <w:tc>
          <w:tcPr>
            <w:tcW w:w="458" w:type="pct"/>
            <w:tcBorders>
              <w:top w:val="nil"/>
              <w:left w:val="single" w:color="000000" w:sz="8" w:space="0"/>
              <w:bottom w:val="single" w:color="000000" w:sz="8" w:space="0"/>
              <w:right w:val="single" w:color="000000" w:sz="8" w:space="0"/>
            </w:tcBorders>
            <w:noWrap w:val="0"/>
            <w:vAlign w:val="center"/>
          </w:tcPr>
          <w:p w14:paraId="11C71C0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226" w:type="pct"/>
            <w:tcBorders>
              <w:top w:val="nil"/>
              <w:left w:val="single" w:color="000000" w:sz="8" w:space="0"/>
              <w:bottom w:val="single" w:color="000000" w:sz="8" w:space="0"/>
              <w:right w:val="single" w:color="000000" w:sz="8" w:space="0"/>
            </w:tcBorders>
            <w:noWrap w:val="0"/>
            <w:vAlign w:val="center"/>
          </w:tcPr>
          <w:p w14:paraId="3A45CEF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900W*600D*851H</w:t>
            </w:r>
          </w:p>
        </w:tc>
        <w:tc>
          <w:tcPr>
            <w:tcW w:w="520" w:type="pct"/>
            <w:tcBorders>
              <w:top w:val="nil"/>
              <w:left w:val="single" w:color="000000" w:sz="8" w:space="0"/>
              <w:bottom w:val="single" w:color="000000" w:sz="8" w:space="0"/>
              <w:right w:val="single" w:color="000000" w:sz="8" w:space="0"/>
            </w:tcBorders>
            <w:noWrap w:val="0"/>
            <w:vAlign w:val="center"/>
          </w:tcPr>
          <w:p w14:paraId="3A9CD6F3">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7A5A209B">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4F769F6D">
            <w:pPr>
              <w:jc w:val="center"/>
              <w:rPr>
                <w:rFonts w:hint="eastAsia" w:asciiTheme="minorEastAsia" w:hAnsiTheme="minorEastAsia" w:eastAsiaTheme="minorEastAsia" w:cstheme="minorEastAsia"/>
                <w:i w:val="0"/>
                <w:iCs w:val="0"/>
                <w:color w:val="000000"/>
                <w:sz w:val="21"/>
                <w:szCs w:val="21"/>
                <w:u w:val="none"/>
              </w:rPr>
            </w:pPr>
          </w:p>
        </w:tc>
      </w:tr>
      <w:tr w14:paraId="1C2DB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37C345B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44</w:t>
            </w:r>
          </w:p>
        </w:tc>
        <w:tc>
          <w:tcPr>
            <w:tcW w:w="1056" w:type="pct"/>
            <w:tcBorders>
              <w:top w:val="nil"/>
              <w:left w:val="single" w:color="000000" w:sz="8" w:space="0"/>
              <w:bottom w:val="single" w:color="000000" w:sz="8" w:space="0"/>
              <w:right w:val="single" w:color="000000" w:sz="8" w:space="0"/>
            </w:tcBorders>
            <w:noWrap w:val="0"/>
            <w:vAlign w:val="center"/>
          </w:tcPr>
          <w:p w14:paraId="75A0169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功能柱</w:t>
            </w:r>
          </w:p>
        </w:tc>
        <w:tc>
          <w:tcPr>
            <w:tcW w:w="458" w:type="pct"/>
            <w:tcBorders>
              <w:top w:val="nil"/>
              <w:left w:val="single" w:color="000000" w:sz="8" w:space="0"/>
              <w:bottom w:val="single" w:color="000000" w:sz="8" w:space="0"/>
              <w:right w:val="single" w:color="000000" w:sz="8" w:space="0"/>
            </w:tcBorders>
            <w:noWrap w:val="0"/>
            <w:vAlign w:val="center"/>
          </w:tcPr>
          <w:p w14:paraId="0FC6C8A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19</w:t>
            </w:r>
          </w:p>
        </w:tc>
        <w:tc>
          <w:tcPr>
            <w:tcW w:w="1226" w:type="pct"/>
            <w:tcBorders>
              <w:top w:val="nil"/>
              <w:left w:val="single" w:color="000000" w:sz="8" w:space="0"/>
              <w:bottom w:val="single" w:color="000000" w:sz="8" w:space="0"/>
              <w:right w:val="single" w:color="000000" w:sz="8" w:space="0"/>
            </w:tcBorders>
            <w:noWrap w:val="0"/>
            <w:vAlign w:val="center"/>
          </w:tcPr>
          <w:p w14:paraId="3753A82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定制</w:t>
            </w:r>
          </w:p>
        </w:tc>
        <w:tc>
          <w:tcPr>
            <w:tcW w:w="520" w:type="pct"/>
            <w:tcBorders>
              <w:top w:val="nil"/>
              <w:left w:val="single" w:color="000000" w:sz="8" w:space="0"/>
              <w:bottom w:val="single" w:color="000000" w:sz="8" w:space="0"/>
              <w:right w:val="single" w:color="000000" w:sz="8" w:space="0"/>
            </w:tcBorders>
            <w:noWrap w:val="0"/>
            <w:vAlign w:val="center"/>
          </w:tcPr>
          <w:p w14:paraId="5BCB3FC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c>
          <w:tcPr>
            <w:tcW w:w="620" w:type="pct"/>
            <w:vMerge w:val="continue"/>
            <w:tcBorders>
              <w:left w:val="single" w:color="000000" w:sz="8" w:space="0"/>
              <w:right w:val="single" w:color="000000" w:sz="8" w:space="0"/>
            </w:tcBorders>
            <w:noWrap w:val="0"/>
            <w:vAlign w:val="center"/>
          </w:tcPr>
          <w:p w14:paraId="22C4A267">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203375ED">
            <w:pPr>
              <w:jc w:val="center"/>
              <w:rPr>
                <w:rFonts w:hint="eastAsia" w:asciiTheme="minorEastAsia" w:hAnsiTheme="minorEastAsia" w:eastAsiaTheme="minorEastAsia" w:cstheme="minorEastAsia"/>
                <w:i w:val="0"/>
                <w:iCs w:val="0"/>
                <w:color w:val="000000"/>
                <w:sz w:val="21"/>
                <w:szCs w:val="21"/>
                <w:u w:val="none"/>
              </w:rPr>
            </w:pPr>
          </w:p>
        </w:tc>
      </w:tr>
      <w:tr w14:paraId="477ED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5D6466C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45</w:t>
            </w:r>
          </w:p>
        </w:tc>
        <w:tc>
          <w:tcPr>
            <w:tcW w:w="1056" w:type="pct"/>
            <w:tcBorders>
              <w:top w:val="nil"/>
              <w:left w:val="single" w:color="000000" w:sz="8" w:space="0"/>
              <w:bottom w:val="single" w:color="000000" w:sz="8" w:space="0"/>
              <w:right w:val="single" w:color="000000" w:sz="8" w:space="0"/>
            </w:tcBorders>
            <w:noWrap w:val="0"/>
            <w:vAlign w:val="center"/>
          </w:tcPr>
          <w:p w14:paraId="21C04F0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防爆气瓶柜（智能双瓶款）</w:t>
            </w:r>
          </w:p>
        </w:tc>
        <w:tc>
          <w:tcPr>
            <w:tcW w:w="458" w:type="pct"/>
            <w:tcBorders>
              <w:top w:val="nil"/>
              <w:left w:val="single" w:color="000000" w:sz="8" w:space="0"/>
              <w:bottom w:val="single" w:color="000000" w:sz="8" w:space="0"/>
              <w:right w:val="single" w:color="000000" w:sz="8" w:space="0"/>
            </w:tcBorders>
            <w:noWrap w:val="0"/>
            <w:vAlign w:val="center"/>
          </w:tcPr>
          <w:p w14:paraId="78D049B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226" w:type="pct"/>
            <w:tcBorders>
              <w:top w:val="nil"/>
              <w:left w:val="single" w:color="000000" w:sz="8" w:space="0"/>
              <w:bottom w:val="single" w:color="000000" w:sz="8" w:space="0"/>
              <w:right w:val="single" w:color="000000" w:sz="8" w:space="0"/>
            </w:tcBorders>
            <w:noWrap w:val="0"/>
            <w:vAlign w:val="center"/>
          </w:tcPr>
          <w:p w14:paraId="75A86B4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900W*450D*1900H</w:t>
            </w:r>
          </w:p>
        </w:tc>
        <w:tc>
          <w:tcPr>
            <w:tcW w:w="520" w:type="pct"/>
            <w:tcBorders>
              <w:top w:val="nil"/>
              <w:left w:val="single" w:color="000000" w:sz="8" w:space="0"/>
              <w:bottom w:val="single" w:color="000000" w:sz="8" w:space="0"/>
              <w:right w:val="single" w:color="000000" w:sz="8" w:space="0"/>
            </w:tcBorders>
            <w:noWrap w:val="0"/>
            <w:vAlign w:val="center"/>
          </w:tcPr>
          <w:p w14:paraId="718A500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15B41B3D">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27B632FB">
            <w:pPr>
              <w:jc w:val="center"/>
              <w:rPr>
                <w:rFonts w:hint="eastAsia" w:asciiTheme="minorEastAsia" w:hAnsiTheme="minorEastAsia" w:eastAsiaTheme="minorEastAsia" w:cstheme="minorEastAsia"/>
                <w:i w:val="0"/>
                <w:iCs w:val="0"/>
                <w:color w:val="000000"/>
                <w:sz w:val="21"/>
                <w:szCs w:val="21"/>
                <w:u w:val="none"/>
              </w:rPr>
            </w:pPr>
          </w:p>
        </w:tc>
      </w:tr>
      <w:tr w14:paraId="4564C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7CB7796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46</w:t>
            </w:r>
          </w:p>
        </w:tc>
        <w:tc>
          <w:tcPr>
            <w:tcW w:w="1056" w:type="pct"/>
            <w:tcBorders>
              <w:top w:val="nil"/>
              <w:left w:val="single" w:color="000000" w:sz="8" w:space="0"/>
              <w:bottom w:val="single" w:color="000000" w:sz="8" w:space="0"/>
              <w:right w:val="single" w:color="000000" w:sz="8" w:space="0"/>
            </w:tcBorders>
            <w:noWrap w:val="0"/>
            <w:vAlign w:val="center"/>
          </w:tcPr>
          <w:p w14:paraId="3B577E0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防爆气瓶柜（单瓶款）</w:t>
            </w:r>
          </w:p>
        </w:tc>
        <w:tc>
          <w:tcPr>
            <w:tcW w:w="458" w:type="pct"/>
            <w:tcBorders>
              <w:top w:val="nil"/>
              <w:left w:val="single" w:color="000000" w:sz="8" w:space="0"/>
              <w:bottom w:val="single" w:color="000000" w:sz="8" w:space="0"/>
              <w:right w:val="single" w:color="000000" w:sz="8" w:space="0"/>
            </w:tcBorders>
            <w:noWrap w:val="0"/>
            <w:vAlign w:val="center"/>
          </w:tcPr>
          <w:p w14:paraId="5E34D1C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226" w:type="pct"/>
            <w:tcBorders>
              <w:top w:val="nil"/>
              <w:left w:val="single" w:color="000000" w:sz="8" w:space="0"/>
              <w:bottom w:val="single" w:color="000000" w:sz="8" w:space="0"/>
              <w:right w:val="single" w:color="000000" w:sz="8" w:space="0"/>
            </w:tcBorders>
            <w:noWrap w:val="0"/>
            <w:vAlign w:val="center"/>
          </w:tcPr>
          <w:p w14:paraId="46F2EA4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500W*450D*1900H</w:t>
            </w:r>
          </w:p>
        </w:tc>
        <w:tc>
          <w:tcPr>
            <w:tcW w:w="520" w:type="pct"/>
            <w:tcBorders>
              <w:top w:val="nil"/>
              <w:left w:val="single" w:color="000000" w:sz="8" w:space="0"/>
              <w:bottom w:val="single" w:color="000000" w:sz="8" w:space="0"/>
              <w:right w:val="single" w:color="000000" w:sz="8" w:space="0"/>
            </w:tcBorders>
            <w:noWrap w:val="0"/>
            <w:vAlign w:val="center"/>
          </w:tcPr>
          <w:p w14:paraId="3C48EE7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4BC915F1">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513BA950">
            <w:pPr>
              <w:jc w:val="center"/>
              <w:rPr>
                <w:rFonts w:hint="eastAsia" w:asciiTheme="minorEastAsia" w:hAnsiTheme="minorEastAsia" w:eastAsiaTheme="minorEastAsia" w:cstheme="minorEastAsia"/>
                <w:i w:val="0"/>
                <w:iCs w:val="0"/>
                <w:color w:val="000000"/>
                <w:sz w:val="21"/>
                <w:szCs w:val="21"/>
                <w:u w:val="none"/>
              </w:rPr>
            </w:pPr>
          </w:p>
        </w:tc>
      </w:tr>
      <w:tr w14:paraId="3BBDC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4F22B45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47</w:t>
            </w:r>
          </w:p>
        </w:tc>
        <w:tc>
          <w:tcPr>
            <w:tcW w:w="1056" w:type="pct"/>
            <w:tcBorders>
              <w:top w:val="nil"/>
              <w:left w:val="single" w:color="000000" w:sz="8" w:space="0"/>
              <w:bottom w:val="single" w:color="000000" w:sz="8" w:space="0"/>
              <w:right w:val="single" w:color="000000" w:sz="8" w:space="0"/>
            </w:tcBorders>
            <w:noWrap w:val="0"/>
            <w:vAlign w:val="center"/>
          </w:tcPr>
          <w:p w14:paraId="65379A5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防爆气瓶柜（双瓶款）</w:t>
            </w:r>
          </w:p>
        </w:tc>
        <w:tc>
          <w:tcPr>
            <w:tcW w:w="458" w:type="pct"/>
            <w:tcBorders>
              <w:top w:val="nil"/>
              <w:left w:val="single" w:color="000000" w:sz="8" w:space="0"/>
              <w:bottom w:val="single" w:color="000000" w:sz="8" w:space="0"/>
              <w:right w:val="single" w:color="000000" w:sz="8" w:space="0"/>
            </w:tcBorders>
            <w:noWrap w:val="0"/>
            <w:vAlign w:val="center"/>
          </w:tcPr>
          <w:p w14:paraId="364EB76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226" w:type="pct"/>
            <w:tcBorders>
              <w:top w:val="nil"/>
              <w:left w:val="single" w:color="000000" w:sz="8" w:space="0"/>
              <w:bottom w:val="single" w:color="000000" w:sz="8" w:space="0"/>
              <w:right w:val="single" w:color="000000" w:sz="8" w:space="0"/>
            </w:tcBorders>
            <w:noWrap w:val="0"/>
            <w:vAlign w:val="center"/>
          </w:tcPr>
          <w:p w14:paraId="12128A7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900W*450D*1900H</w:t>
            </w:r>
          </w:p>
        </w:tc>
        <w:tc>
          <w:tcPr>
            <w:tcW w:w="520" w:type="pct"/>
            <w:tcBorders>
              <w:top w:val="nil"/>
              <w:left w:val="single" w:color="000000" w:sz="8" w:space="0"/>
              <w:bottom w:val="single" w:color="000000" w:sz="8" w:space="0"/>
              <w:right w:val="single" w:color="000000" w:sz="8" w:space="0"/>
            </w:tcBorders>
            <w:noWrap w:val="0"/>
            <w:vAlign w:val="center"/>
          </w:tcPr>
          <w:p w14:paraId="694E6326">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台</w:t>
            </w:r>
          </w:p>
        </w:tc>
        <w:tc>
          <w:tcPr>
            <w:tcW w:w="620" w:type="pct"/>
            <w:vMerge w:val="continue"/>
            <w:tcBorders>
              <w:left w:val="single" w:color="000000" w:sz="8" w:space="0"/>
              <w:right w:val="single" w:color="000000" w:sz="8" w:space="0"/>
            </w:tcBorders>
            <w:noWrap w:val="0"/>
            <w:vAlign w:val="center"/>
          </w:tcPr>
          <w:p w14:paraId="2C6ACA18">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2A143AE2">
            <w:pPr>
              <w:jc w:val="center"/>
              <w:rPr>
                <w:rFonts w:hint="eastAsia" w:asciiTheme="minorEastAsia" w:hAnsiTheme="minorEastAsia" w:eastAsiaTheme="minorEastAsia" w:cstheme="minorEastAsia"/>
                <w:i w:val="0"/>
                <w:iCs w:val="0"/>
                <w:color w:val="000000"/>
                <w:sz w:val="21"/>
                <w:szCs w:val="21"/>
                <w:u w:val="none"/>
              </w:rPr>
            </w:pPr>
          </w:p>
        </w:tc>
      </w:tr>
      <w:tr w14:paraId="66A725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1AED8431">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48</w:t>
            </w:r>
          </w:p>
        </w:tc>
        <w:tc>
          <w:tcPr>
            <w:tcW w:w="1056" w:type="pct"/>
            <w:tcBorders>
              <w:top w:val="nil"/>
              <w:left w:val="single" w:color="000000" w:sz="8" w:space="0"/>
              <w:bottom w:val="single" w:color="000000" w:sz="8" w:space="0"/>
              <w:right w:val="single" w:color="000000" w:sz="8" w:space="0"/>
            </w:tcBorders>
            <w:noWrap w:val="0"/>
            <w:vAlign w:val="center"/>
          </w:tcPr>
          <w:p w14:paraId="70EB89A4">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易制毒型防爆柜</w:t>
            </w:r>
          </w:p>
        </w:tc>
        <w:tc>
          <w:tcPr>
            <w:tcW w:w="458" w:type="pct"/>
            <w:tcBorders>
              <w:top w:val="nil"/>
              <w:left w:val="single" w:color="000000" w:sz="8" w:space="0"/>
              <w:bottom w:val="single" w:color="000000" w:sz="8" w:space="0"/>
              <w:right w:val="single" w:color="000000" w:sz="8" w:space="0"/>
            </w:tcBorders>
            <w:noWrap w:val="0"/>
            <w:vAlign w:val="center"/>
          </w:tcPr>
          <w:p w14:paraId="45B72F2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226" w:type="pct"/>
            <w:tcBorders>
              <w:top w:val="nil"/>
              <w:left w:val="single" w:color="000000" w:sz="8" w:space="0"/>
              <w:bottom w:val="single" w:color="000000" w:sz="8" w:space="0"/>
              <w:right w:val="single" w:color="000000" w:sz="8" w:space="0"/>
            </w:tcBorders>
            <w:noWrap w:val="0"/>
            <w:vAlign w:val="center"/>
          </w:tcPr>
          <w:p w14:paraId="1F7E666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1090*460*1650</w:t>
            </w:r>
          </w:p>
        </w:tc>
        <w:tc>
          <w:tcPr>
            <w:tcW w:w="520" w:type="pct"/>
            <w:tcBorders>
              <w:top w:val="nil"/>
              <w:left w:val="single" w:color="000000" w:sz="8" w:space="0"/>
              <w:bottom w:val="single" w:color="000000" w:sz="8" w:space="0"/>
              <w:right w:val="single" w:color="000000" w:sz="8" w:space="0"/>
            </w:tcBorders>
            <w:noWrap w:val="0"/>
            <w:vAlign w:val="center"/>
          </w:tcPr>
          <w:p w14:paraId="41D7408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c>
          <w:tcPr>
            <w:tcW w:w="620" w:type="pct"/>
            <w:vMerge w:val="continue"/>
            <w:tcBorders>
              <w:left w:val="single" w:color="000000" w:sz="8" w:space="0"/>
              <w:right w:val="single" w:color="000000" w:sz="8" w:space="0"/>
            </w:tcBorders>
            <w:noWrap w:val="0"/>
            <w:vAlign w:val="center"/>
          </w:tcPr>
          <w:p w14:paraId="16CF7B35">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565BAED7">
            <w:pPr>
              <w:jc w:val="center"/>
              <w:rPr>
                <w:rFonts w:hint="eastAsia" w:asciiTheme="minorEastAsia" w:hAnsiTheme="minorEastAsia" w:eastAsiaTheme="minorEastAsia" w:cstheme="minorEastAsia"/>
                <w:i w:val="0"/>
                <w:iCs w:val="0"/>
                <w:color w:val="000000"/>
                <w:sz w:val="21"/>
                <w:szCs w:val="21"/>
                <w:u w:val="none"/>
              </w:rPr>
            </w:pPr>
          </w:p>
        </w:tc>
      </w:tr>
      <w:tr w14:paraId="6D568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4CA5946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49</w:t>
            </w:r>
          </w:p>
        </w:tc>
        <w:tc>
          <w:tcPr>
            <w:tcW w:w="1056" w:type="pct"/>
            <w:tcBorders>
              <w:top w:val="nil"/>
              <w:left w:val="single" w:color="000000" w:sz="8" w:space="0"/>
              <w:bottom w:val="single" w:color="000000" w:sz="8" w:space="0"/>
              <w:right w:val="single" w:color="000000" w:sz="8" w:space="0"/>
            </w:tcBorders>
            <w:noWrap w:val="0"/>
            <w:vAlign w:val="center"/>
          </w:tcPr>
          <w:p w14:paraId="61E0110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耐酸碱型防爆柜</w:t>
            </w:r>
          </w:p>
        </w:tc>
        <w:tc>
          <w:tcPr>
            <w:tcW w:w="458" w:type="pct"/>
            <w:tcBorders>
              <w:top w:val="nil"/>
              <w:left w:val="single" w:color="000000" w:sz="8" w:space="0"/>
              <w:bottom w:val="single" w:color="000000" w:sz="8" w:space="0"/>
              <w:right w:val="single" w:color="000000" w:sz="8" w:space="0"/>
            </w:tcBorders>
            <w:noWrap w:val="0"/>
            <w:vAlign w:val="center"/>
          </w:tcPr>
          <w:p w14:paraId="7814A4A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226" w:type="pct"/>
            <w:tcBorders>
              <w:top w:val="nil"/>
              <w:left w:val="single" w:color="000000" w:sz="8" w:space="0"/>
              <w:bottom w:val="single" w:color="000000" w:sz="8" w:space="0"/>
              <w:right w:val="single" w:color="000000" w:sz="8" w:space="0"/>
            </w:tcBorders>
            <w:noWrap w:val="0"/>
            <w:vAlign w:val="center"/>
          </w:tcPr>
          <w:p w14:paraId="25524DA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1090*460*1650</w:t>
            </w:r>
          </w:p>
        </w:tc>
        <w:tc>
          <w:tcPr>
            <w:tcW w:w="520" w:type="pct"/>
            <w:tcBorders>
              <w:top w:val="nil"/>
              <w:left w:val="single" w:color="000000" w:sz="8" w:space="0"/>
              <w:bottom w:val="single" w:color="000000" w:sz="8" w:space="0"/>
              <w:right w:val="single" w:color="000000" w:sz="8" w:space="0"/>
            </w:tcBorders>
            <w:noWrap w:val="0"/>
            <w:vAlign w:val="center"/>
          </w:tcPr>
          <w:p w14:paraId="0C7EAF6C">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个</w:t>
            </w:r>
          </w:p>
        </w:tc>
        <w:tc>
          <w:tcPr>
            <w:tcW w:w="620" w:type="pct"/>
            <w:vMerge w:val="continue"/>
            <w:tcBorders>
              <w:left w:val="single" w:color="000000" w:sz="8" w:space="0"/>
              <w:right w:val="single" w:color="000000" w:sz="8" w:space="0"/>
            </w:tcBorders>
            <w:noWrap w:val="0"/>
            <w:vAlign w:val="center"/>
          </w:tcPr>
          <w:p w14:paraId="42CA7383">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3C5852F0">
            <w:pPr>
              <w:jc w:val="center"/>
              <w:rPr>
                <w:rFonts w:hint="eastAsia" w:asciiTheme="minorEastAsia" w:hAnsiTheme="minorEastAsia" w:eastAsiaTheme="minorEastAsia" w:cstheme="minorEastAsia"/>
                <w:i w:val="0"/>
                <w:iCs w:val="0"/>
                <w:color w:val="000000"/>
                <w:sz w:val="21"/>
                <w:szCs w:val="21"/>
                <w:u w:val="none"/>
              </w:rPr>
            </w:pPr>
          </w:p>
        </w:tc>
      </w:tr>
      <w:tr w14:paraId="03B2F3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67712EB7">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50</w:t>
            </w:r>
          </w:p>
        </w:tc>
        <w:tc>
          <w:tcPr>
            <w:tcW w:w="1056" w:type="pct"/>
            <w:tcBorders>
              <w:top w:val="nil"/>
              <w:left w:val="single" w:color="000000" w:sz="8" w:space="0"/>
              <w:bottom w:val="single" w:color="000000" w:sz="8" w:space="0"/>
              <w:right w:val="single" w:color="000000" w:sz="8" w:space="0"/>
            </w:tcBorders>
            <w:noWrap w:val="0"/>
            <w:vAlign w:val="center"/>
          </w:tcPr>
          <w:p w14:paraId="63AEE25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不锈钢实验凳</w:t>
            </w:r>
          </w:p>
        </w:tc>
        <w:tc>
          <w:tcPr>
            <w:tcW w:w="458" w:type="pct"/>
            <w:tcBorders>
              <w:top w:val="nil"/>
              <w:left w:val="single" w:color="000000" w:sz="8" w:space="0"/>
              <w:bottom w:val="single" w:color="000000" w:sz="8" w:space="0"/>
              <w:right w:val="single" w:color="000000" w:sz="8" w:space="0"/>
            </w:tcBorders>
            <w:noWrap w:val="0"/>
            <w:vAlign w:val="center"/>
          </w:tcPr>
          <w:p w14:paraId="5BB13BA8">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226" w:type="pct"/>
            <w:tcBorders>
              <w:top w:val="nil"/>
              <w:left w:val="single" w:color="000000" w:sz="8" w:space="0"/>
              <w:bottom w:val="single" w:color="000000" w:sz="8" w:space="0"/>
              <w:right w:val="single" w:color="000000" w:sz="8" w:space="0"/>
            </w:tcBorders>
            <w:noWrap w:val="0"/>
            <w:vAlign w:val="center"/>
          </w:tcPr>
          <w:p w14:paraId="5FC5D01D">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常规</w:t>
            </w:r>
          </w:p>
        </w:tc>
        <w:tc>
          <w:tcPr>
            <w:tcW w:w="520" w:type="pct"/>
            <w:tcBorders>
              <w:top w:val="nil"/>
              <w:left w:val="single" w:color="000000" w:sz="8" w:space="0"/>
              <w:bottom w:val="single" w:color="000000" w:sz="8" w:space="0"/>
              <w:right w:val="single" w:color="000000" w:sz="8" w:space="0"/>
            </w:tcBorders>
            <w:noWrap w:val="0"/>
            <w:vAlign w:val="center"/>
          </w:tcPr>
          <w:p w14:paraId="2CBFE86B">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张</w:t>
            </w:r>
          </w:p>
        </w:tc>
        <w:tc>
          <w:tcPr>
            <w:tcW w:w="620" w:type="pct"/>
            <w:vMerge w:val="continue"/>
            <w:tcBorders>
              <w:left w:val="single" w:color="000000" w:sz="8" w:space="0"/>
              <w:right w:val="single" w:color="000000" w:sz="8" w:space="0"/>
            </w:tcBorders>
            <w:noWrap w:val="0"/>
            <w:vAlign w:val="center"/>
          </w:tcPr>
          <w:p w14:paraId="7A57C20A">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4A02825A">
            <w:pPr>
              <w:jc w:val="center"/>
              <w:rPr>
                <w:rFonts w:hint="eastAsia" w:asciiTheme="minorEastAsia" w:hAnsiTheme="minorEastAsia" w:eastAsiaTheme="minorEastAsia" w:cstheme="minorEastAsia"/>
                <w:i w:val="0"/>
                <w:iCs w:val="0"/>
                <w:color w:val="000000"/>
                <w:sz w:val="21"/>
                <w:szCs w:val="21"/>
                <w:u w:val="none"/>
              </w:rPr>
            </w:pPr>
          </w:p>
        </w:tc>
      </w:tr>
      <w:tr w14:paraId="14B15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7678990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51</w:t>
            </w:r>
          </w:p>
        </w:tc>
        <w:tc>
          <w:tcPr>
            <w:tcW w:w="1056" w:type="pct"/>
            <w:tcBorders>
              <w:top w:val="nil"/>
              <w:left w:val="single" w:color="000000" w:sz="8" w:space="0"/>
              <w:bottom w:val="single" w:color="000000" w:sz="8" w:space="0"/>
              <w:right w:val="single" w:color="000000" w:sz="8" w:space="0"/>
            </w:tcBorders>
            <w:noWrap w:val="0"/>
            <w:vAlign w:val="center"/>
          </w:tcPr>
          <w:p w14:paraId="088F8A3A">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贴膏剂晾干架子</w:t>
            </w:r>
          </w:p>
        </w:tc>
        <w:tc>
          <w:tcPr>
            <w:tcW w:w="458" w:type="pct"/>
            <w:tcBorders>
              <w:top w:val="nil"/>
              <w:left w:val="single" w:color="000000" w:sz="8" w:space="0"/>
              <w:bottom w:val="single" w:color="000000" w:sz="8" w:space="0"/>
              <w:right w:val="single" w:color="000000" w:sz="8" w:space="0"/>
            </w:tcBorders>
            <w:noWrap w:val="0"/>
            <w:vAlign w:val="center"/>
          </w:tcPr>
          <w:p w14:paraId="2934A0E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226" w:type="pct"/>
            <w:tcBorders>
              <w:top w:val="nil"/>
              <w:left w:val="single" w:color="000000" w:sz="8" w:space="0"/>
              <w:bottom w:val="single" w:color="000000" w:sz="8" w:space="0"/>
              <w:right w:val="single" w:color="000000" w:sz="8" w:space="0"/>
            </w:tcBorders>
            <w:noWrap w:val="0"/>
            <w:vAlign w:val="center"/>
          </w:tcPr>
          <w:p w14:paraId="78770589">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1400W*500D*1200H</w:t>
            </w:r>
          </w:p>
        </w:tc>
        <w:tc>
          <w:tcPr>
            <w:tcW w:w="520" w:type="pct"/>
            <w:tcBorders>
              <w:top w:val="nil"/>
              <w:left w:val="single" w:color="000000" w:sz="8" w:space="0"/>
              <w:bottom w:val="single" w:color="000000" w:sz="8" w:space="0"/>
              <w:right w:val="single" w:color="000000" w:sz="8" w:space="0"/>
            </w:tcBorders>
            <w:noWrap w:val="0"/>
            <w:vAlign w:val="center"/>
          </w:tcPr>
          <w:p w14:paraId="2E5BAFD2">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c>
          <w:tcPr>
            <w:tcW w:w="620" w:type="pct"/>
            <w:vMerge w:val="continue"/>
            <w:tcBorders>
              <w:left w:val="single" w:color="000000" w:sz="8" w:space="0"/>
              <w:right w:val="single" w:color="000000" w:sz="8" w:space="0"/>
            </w:tcBorders>
            <w:noWrap w:val="0"/>
            <w:vAlign w:val="center"/>
          </w:tcPr>
          <w:p w14:paraId="373BFEDE">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0"/>
            <w:vAlign w:val="center"/>
          </w:tcPr>
          <w:p w14:paraId="797B34E8">
            <w:pPr>
              <w:jc w:val="center"/>
              <w:rPr>
                <w:rFonts w:hint="eastAsia" w:asciiTheme="minorEastAsia" w:hAnsiTheme="minorEastAsia" w:eastAsiaTheme="minorEastAsia" w:cstheme="minorEastAsia"/>
                <w:i w:val="0"/>
                <w:iCs w:val="0"/>
                <w:color w:val="000000"/>
                <w:sz w:val="21"/>
                <w:szCs w:val="21"/>
                <w:u w:val="none"/>
              </w:rPr>
            </w:pPr>
          </w:p>
        </w:tc>
      </w:tr>
      <w:tr w14:paraId="66FDB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471" w:type="pct"/>
            <w:tcBorders>
              <w:top w:val="nil"/>
              <w:left w:val="single" w:color="000000" w:sz="8" w:space="0"/>
              <w:bottom w:val="single" w:color="000000" w:sz="8" w:space="0"/>
              <w:right w:val="single" w:color="000000" w:sz="8" w:space="0"/>
            </w:tcBorders>
            <w:noWrap w:val="0"/>
            <w:vAlign w:val="center"/>
          </w:tcPr>
          <w:p w14:paraId="4443F70E">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52</w:t>
            </w:r>
          </w:p>
        </w:tc>
        <w:tc>
          <w:tcPr>
            <w:tcW w:w="1056" w:type="pct"/>
            <w:tcBorders>
              <w:top w:val="nil"/>
              <w:left w:val="single" w:color="000000" w:sz="8" w:space="0"/>
              <w:bottom w:val="single" w:color="000000" w:sz="8" w:space="0"/>
              <w:right w:val="single" w:color="000000" w:sz="8" w:space="0"/>
            </w:tcBorders>
            <w:noWrap w:val="0"/>
            <w:vAlign w:val="center"/>
          </w:tcPr>
          <w:p w14:paraId="283D775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不锈钢辅料柜</w:t>
            </w:r>
          </w:p>
        </w:tc>
        <w:tc>
          <w:tcPr>
            <w:tcW w:w="458" w:type="pct"/>
            <w:tcBorders>
              <w:top w:val="nil"/>
              <w:left w:val="single" w:color="000000" w:sz="8" w:space="0"/>
              <w:bottom w:val="single" w:color="000000" w:sz="8" w:space="0"/>
              <w:right w:val="single" w:color="000000" w:sz="8" w:space="0"/>
            </w:tcBorders>
            <w:noWrap w:val="0"/>
            <w:vAlign w:val="center"/>
          </w:tcPr>
          <w:p w14:paraId="34BCCC9F">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2</w:t>
            </w:r>
          </w:p>
        </w:tc>
        <w:tc>
          <w:tcPr>
            <w:tcW w:w="1226" w:type="pct"/>
            <w:tcBorders>
              <w:top w:val="nil"/>
              <w:left w:val="single" w:color="000000" w:sz="8" w:space="0"/>
              <w:bottom w:val="single" w:color="000000" w:sz="8" w:space="0"/>
              <w:right w:val="single" w:color="000000" w:sz="8" w:space="0"/>
            </w:tcBorders>
            <w:noWrap w:val="0"/>
            <w:vAlign w:val="center"/>
          </w:tcPr>
          <w:p w14:paraId="3257DDB5">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1100W*500D*1600H</w:t>
            </w:r>
          </w:p>
        </w:tc>
        <w:tc>
          <w:tcPr>
            <w:tcW w:w="520" w:type="pct"/>
            <w:tcBorders>
              <w:top w:val="nil"/>
              <w:left w:val="single" w:color="000000" w:sz="8" w:space="0"/>
              <w:bottom w:val="single" w:color="000000" w:sz="8" w:space="0"/>
              <w:right w:val="single" w:color="000000" w:sz="8" w:space="0"/>
            </w:tcBorders>
            <w:noWrap w:val="0"/>
            <w:vAlign w:val="center"/>
          </w:tcPr>
          <w:p w14:paraId="45D43E80">
            <w:pPr>
              <w:keepNext w:val="0"/>
              <w:keepLines w:val="0"/>
              <w:widowControl/>
              <w:suppressLineNumbers w:val="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组</w:t>
            </w:r>
          </w:p>
        </w:tc>
        <w:tc>
          <w:tcPr>
            <w:tcW w:w="620" w:type="pct"/>
            <w:vMerge w:val="continue"/>
            <w:tcBorders>
              <w:left w:val="single" w:color="000000" w:sz="8" w:space="0"/>
              <w:bottom w:val="single" w:color="000000" w:sz="8" w:space="0"/>
              <w:right w:val="single" w:color="000000" w:sz="8" w:space="0"/>
            </w:tcBorders>
            <w:noWrap w:val="0"/>
            <w:vAlign w:val="center"/>
          </w:tcPr>
          <w:p w14:paraId="2741B721">
            <w:pPr>
              <w:keepNext w:val="0"/>
              <w:keepLines w:val="0"/>
              <w:widowControl/>
              <w:suppressLineNumbers w:val="0"/>
              <w:jc w:val="center"/>
              <w:textAlignment w:val="top"/>
              <w:rPr>
                <w:rFonts w:hint="eastAsia" w:asciiTheme="minorEastAsia" w:hAnsiTheme="minorEastAsia" w:eastAsiaTheme="minorEastAsia" w:cstheme="minorEastAsia"/>
                <w:i w:val="0"/>
                <w:iCs w:val="0"/>
                <w:color w:val="000000"/>
                <w:sz w:val="21"/>
                <w:szCs w:val="21"/>
                <w:u w:val="none"/>
              </w:rPr>
            </w:pPr>
          </w:p>
        </w:tc>
        <w:tc>
          <w:tcPr>
            <w:tcW w:w="646" w:type="pct"/>
            <w:tcBorders>
              <w:top w:val="nil"/>
              <w:left w:val="single" w:color="000000" w:sz="8" w:space="0"/>
              <w:bottom w:val="single" w:color="000000" w:sz="8" w:space="0"/>
              <w:right w:val="single" w:color="000000" w:sz="8" w:space="0"/>
            </w:tcBorders>
            <w:noWrap/>
            <w:vAlign w:val="center"/>
          </w:tcPr>
          <w:p w14:paraId="12B041A4">
            <w:pPr>
              <w:rPr>
                <w:rFonts w:hint="eastAsia" w:asciiTheme="minorEastAsia" w:hAnsiTheme="minorEastAsia" w:eastAsiaTheme="minorEastAsia" w:cstheme="minorEastAsia"/>
                <w:i w:val="0"/>
                <w:iCs w:val="0"/>
                <w:color w:val="000000"/>
                <w:sz w:val="21"/>
                <w:szCs w:val="21"/>
                <w:u w:val="none"/>
              </w:rPr>
            </w:pPr>
          </w:p>
        </w:tc>
      </w:tr>
    </w:tbl>
    <w:p w14:paraId="7558CA6B">
      <w:pPr>
        <w:ind w:firstLine="422" w:firstLineChars="200"/>
        <w:rPr>
          <w:rFonts w:ascii="宋体" w:hAnsi="宋体"/>
          <w:b/>
          <w:color w:val="FF0000"/>
          <w:szCs w:val="21"/>
          <w:highlight w:val="none"/>
        </w:rPr>
      </w:pPr>
      <w:r>
        <w:rPr>
          <w:rFonts w:hint="eastAsia" w:ascii="宋体" w:hAnsi="宋体"/>
          <w:b/>
          <w:color w:val="FF0000"/>
          <w:szCs w:val="21"/>
          <w:highlight w:val="none"/>
        </w:rPr>
        <w:t xml:space="preserve">备注：1.备注栏注明“拒绝进口”的产品不接受投标人选用进口产品参与投标；注明“接受进口”的产品允许投标人选用进口产品参与投标，但不排斥国内产品。 </w:t>
      </w:r>
    </w:p>
    <w:p w14:paraId="7070B49F">
      <w:pPr>
        <w:ind w:firstLine="422" w:firstLineChars="200"/>
        <w:rPr>
          <w:rFonts w:ascii="宋体" w:hAnsi="宋体"/>
          <w:b/>
          <w:color w:val="FF0000"/>
          <w:szCs w:val="21"/>
          <w:highlight w:val="none"/>
        </w:rPr>
      </w:pPr>
      <w:r>
        <w:rPr>
          <w:rFonts w:hint="eastAsia" w:ascii="宋体" w:hAnsi="宋体"/>
          <w:b/>
          <w:color w:val="FF0000"/>
          <w:szCs w:val="21"/>
          <w:highlight w:val="none"/>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06420244">
      <w:pPr>
        <w:ind w:firstLine="422" w:firstLineChars="200"/>
        <w:rPr>
          <w:rFonts w:ascii="宋体" w:hAnsi="宋体"/>
          <w:b/>
          <w:color w:val="FF0000"/>
          <w:szCs w:val="21"/>
          <w:highlight w:val="none"/>
        </w:rPr>
      </w:pPr>
      <w:r>
        <w:rPr>
          <w:rFonts w:hint="eastAsia" w:ascii="宋体" w:hAnsi="宋体"/>
          <w:b/>
          <w:color w:val="FF0000"/>
          <w:szCs w:val="21"/>
          <w:highlight w:val="none"/>
        </w:rPr>
        <w:t>3、本项目核心产品为：</w:t>
      </w:r>
      <w:r>
        <w:rPr>
          <w:rFonts w:hint="eastAsia" w:ascii="宋体" w:hAnsi="宋体"/>
          <w:b/>
          <w:color w:val="FF0000"/>
          <w:szCs w:val="21"/>
          <w:highlight w:val="none"/>
          <w:u w:val="single"/>
        </w:rPr>
        <w:t xml:space="preserve">   实验边台</w:t>
      </w:r>
      <w:r>
        <w:rPr>
          <w:rFonts w:hint="eastAsia" w:ascii="宋体" w:hAnsi="宋体"/>
          <w:b/>
          <w:bCs w:val="0"/>
          <w:color w:val="FF0000"/>
          <w:szCs w:val="21"/>
          <w:highlight w:val="none"/>
          <w:u w:val="single"/>
        </w:rPr>
        <w:t>1</w:t>
      </w:r>
      <w:r>
        <w:rPr>
          <w:rFonts w:hint="eastAsia"/>
          <w:b/>
          <w:bCs w:val="0"/>
          <w:color w:val="FF0000"/>
          <w:szCs w:val="21"/>
          <w:highlight w:val="none"/>
          <w:u w:val="single"/>
        </w:rPr>
        <w:t>（序号</w:t>
      </w:r>
      <w:r>
        <w:rPr>
          <w:rFonts w:hint="eastAsia"/>
          <w:b/>
          <w:bCs w:val="0"/>
          <w:color w:val="FF0000"/>
          <w:szCs w:val="21"/>
          <w:highlight w:val="none"/>
          <w:u w:val="single"/>
          <w:lang w:val="en-US" w:eastAsia="zh-CN"/>
        </w:rPr>
        <w:t>21</w:t>
      </w:r>
      <w:r>
        <w:rPr>
          <w:rFonts w:hint="eastAsia"/>
          <w:b/>
          <w:bCs w:val="0"/>
          <w:color w:val="FF0000"/>
          <w:szCs w:val="21"/>
          <w:highlight w:val="none"/>
          <w:u w:val="single"/>
        </w:rPr>
        <w:t>）</w:t>
      </w:r>
      <w:r>
        <w:rPr>
          <w:rFonts w:hint="eastAsia" w:ascii="宋体" w:hAnsi="宋体"/>
          <w:b/>
          <w:color w:val="FF0000"/>
          <w:szCs w:val="21"/>
          <w:highlight w:val="none"/>
          <w:u w:val="single"/>
        </w:rPr>
        <w:t xml:space="preserve">   </w:t>
      </w:r>
      <w:r>
        <w:rPr>
          <w:rFonts w:hint="eastAsia" w:ascii="宋体" w:hAnsi="宋体"/>
          <w:b/>
          <w:color w:val="FF0000"/>
          <w:szCs w:val="21"/>
          <w:highlight w:val="none"/>
        </w:rPr>
        <w:t>。</w:t>
      </w:r>
    </w:p>
    <w:bookmarkEnd w:id="40"/>
    <w:p w14:paraId="087FB4A5">
      <w:pPr>
        <w:pStyle w:val="18"/>
        <w:rPr>
          <w:highlight w:val="none"/>
        </w:rPr>
      </w:pPr>
    </w:p>
    <w:p w14:paraId="6225EAFB">
      <w:pPr>
        <w:pStyle w:val="3"/>
        <w:spacing w:before="120" w:beforeLines="50" w:after="120" w:afterLines="50"/>
        <w:rPr>
          <w:sz w:val="28"/>
          <w:szCs w:val="28"/>
          <w:highlight w:val="none"/>
        </w:rPr>
      </w:pPr>
      <w:bookmarkStart w:id="42" w:name="_Toc128884461"/>
      <w:r>
        <w:rPr>
          <w:rFonts w:hint="eastAsia"/>
          <w:sz w:val="28"/>
          <w:szCs w:val="28"/>
          <w:highlight w:val="none"/>
        </w:rPr>
        <w:t>三、实质性条款</w:t>
      </w:r>
    </w:p>
    <w:tbl>
      <w:tblPr>
        <w:tblStyle w:val="43"/>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7282"/>
      </w:tblGrid>
      <w:tr w14:paraId="7BF31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vAlign w:val="center"/>
          </w:tcPr>
          <w:p w14:paraId="00EADA49">
            <w:pPr>
              <w:adjustRightInd w:val="0"/>
              <w:snapToGrid w:val="0"/>
              <w:spacing w:line="360" w:lineRule="auto"/>
              <w:jc w:val="center"/>
              <w:rPr>
                <w:rFonts w:ascii="宋体" w:hAnsi="宋体"/>
                <w:kern w:val="0"/>
                <w:szCs w:val="21"/>
                <w:highlight w:val="none"/>
              </w:rPr>
            </w:pPr>
            <w:r>
              <w:rPr>
                <w:rFonts w:hint="eastAsia" w:ascii="宋体" w:hAnsi="宋体"/>
                <w:kern w:val="0"/>
                <w:szCs w:val="21"/>
                <w:highlight w:val="none"/>
              </w:rPr>
              <w:t>序号</w:t>
            </w:r>
          </w:p>
        </w:tc>
        <w:tc>
          <w:tcPr>
            <w:tcW w:w="7282" w:type="dxa"/>
            <w:vAlign w:val="center"/>
          </w:tcPr>
          <w:p w14:paraId="7B30524E">
            <w:pPr>
              <w:adjustRightInd w:val="0"/>
              <w:snapToGrid w:val="0"/>
              <w:spacing w:line="360" w:lineRule="auto"/>
              <w:jc w:val="center"/>
              <w:rPr>
                <w:rFonts w:ascii="宋体" w:hAnsi="宋体"/>
                <w:kern w:val="0"/>
                <w:szCs w:val="21"/>
                <w:highlight w:val="none"/>
              </w:rPr>
            </w:pPr>
            <w:r>
              <w:rPr>
                <w:rFonts w:hint="eastAsia" w:ascii="宋体" w:hAnsi="宋体"/>
                <w:kern w:val="0"/>
                <w:szCs w:val="21"/>
                <w:highlight w:val="none"/>
              </w:rPr>
              <w:t>实质性条款具体内容</w:t>
            </w:r>
          </w:p>
        </w:tc>
      </w:tr>
      <w:tr w14:paraId="384DC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06" w:type="dxa"/>
            <w:vAlign w:val="center"/>
          </w:tcPr>
          <w:p w14:paraId="72A2F4FB">
            <w:pPr>
              <w:adjustRightInd w:val="0"/>
              <w:snapToGrid w:val="0"/>
              <w:spacing w:line="360" w:lineRule="auto"/>
              <w:jc w:val="center"/>
              <w:rPr>
                <w:rFonts w:ascii="宋体" w:hAnsi="宋体"/>
                <w:kern w:val="0"/>
                <w:szCs w:val="21"/>
                <w:highlight w:val="none"/>
              </w:rPr>
            </w:pPr>
            <w:r>
              <w:rPr>
                <w:rFonts w:hint="eastAsia" w:ascii="宋体" w:hAnsi="宋体"/>
                <w:kern w:val="0"/>
                <w:szCs w:val="21"/>
                <w:highlight w:val="none"/>
              </w:rPr>
              <w:t>1</w:t>
            </w:r>
          </w:p>
        </w:tc>
        <w:tc>
          <w:tcPr>
            <w:tcW w:w="7282" w:type="dxa"/>
            <w:vAlign w:val="center"/>
          </w:tcPr>
          <w:p w14:paraId="69EB2AB8">
            <w:pPr>
              <w:adjustRightInd w:val="0"/>
              <w:snapToGrid w:val="0"/>
              <w:spacing w:line="360" w:lineRule="auto"/>
              <w:jc w:val="center"/>
              <w:rPr>
                <w:rFonts w:hAnsi="宋体"/>
                <w:kern w:val="0"/>
                <w:szCs w:val="21"/>
                <w:highlight w:val="none"/>
              </w:rPr>
            </w:pPr>
            <w:r>
              <w:rPr>
                <w:rFonts w:hint="eastAsia" w:ascii="宋体" w:hAnsi="宋体"/>
                <w:kern w:val="0"/>
                <w:szCs w:val="21"/>
                <w:highlight w:val="none"/>
              </w:rPr>
              <w:t>满足本项目标★的条款要求</w:t>
            </w:r>
          </w:p>
        </w:tc>
      </w:tr>
      <w:tr w14:paraId="7CC5A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06" w:type="dxa"/>
            <w:vAlign w:val="center"/>
          </w:tcPr>
          <w:p w14:paraId="3AD7BB2D">
            <w:pPr>
              <w:adjustRightInd w:val="0"/>
              <w:snapToGrid w:val="0"/>
              <w:spacing w:line="360" w:lineRule="auto"/>
              <w:jc w:val="center"/>
              <w:rPr>
                <w:rFonts w:hint="eastAsia" w:ascii="宋体" w:hAnsi="宋体"/>
                <w:kern w:val="0"/>
                <w:szCs w:val="21"/>
                <w:highlight w:val="none"/>
              </w:rPr>
            </w:pPr>
            <w:r>
              <w:rPr>
                <w:rFonts w:hint="eastAsia" w:ascii="宋体" w:hAnsi="宋体"/>
                <w:kern w:val="0"/>
                <w:szCs w:val="21"/>
                <w:highlight w:val="none"/>
                <w:lang w:val="en-US" w:eastAsia="zh-CN"/>
              </w:rPr>
              <w:t>2</w:t>
            </w:r>
          </w:p>
        </w:tc>
        <w:tc>
          <w:tcPr>
            <w:tcW w:w="7282" w:type="dxa"/>
            <w:vAlign w:val="center"/>
          </w:tcPr>
          <w:p w14:paraId="5AEB71F1">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ins w:id="34" w:author="王秀子" w:date="2024-10-17T11:56:27Z"/>
                <w:rFonts w:hint="eastAsia" w:ascii="宋体" w:hAnsi="宋体"/>
                <w:b/>
                <w:bCs/>
                <w:color w:val="FF0000"/>
                <w:kern w:val="0"/>
                <w:szCs w:val="21"/>
                <w:highlight w:val="none"/>
              </w:rPr>
            </w:pPr>
            <w:ins w:id="35" w:author="王秀子" w:date="2024-10-17T11:56:27Z">
              <w:commentRangeStart w:id="20"/>
              <w:r>
                <w:rPr>
                  <w:rFonts w:hint="eastAsia" w:ascii="宋体" w:hAnsi="宋体"/>
                  <w:b/>
                  <w:bCs/>
                  <w:color w:val="FF0000"/>
                  <w:kern w:val="0"/>
                  <w:szCs w:val="21"/>
                  <w:highlight w:val="none"/>
                </w:rPr>
                <w:t>投标时提供法定代表人、主要经营负责人、项目投标授权代表人、项目负责人、主要技术人员近三个月（含开标当月）中的任意一个月的社会保险证明。其中项目负责人和主要技术人员的社会保险须由投标人缴纳。</w:t>
              </w:r>
            </w:ins>
          </w:p>
          <w:p w14:paraId="3CEE82A4">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ascii="宋体" w:hAnsi="宋体"/>
                <w:kern w:val="0"/>
                <w:szCs w:val="21"/>
                <w:highlight w:val="none"/>
              </w:rPr>
            </w:pPr>
            <w:ins w:id="36" w:author="王秀子" w:date="2024-10-17T11:56:27Z">
              <w:r>
                <w:rPr>
                  <w:rFonts w:hint="eastAsia" w:ascii="宋体" w:hAnsi="宋体"/>
                  <w:b/>
                  <w:bCs/>
                  <w:color w:val="FF0000"/>
                  <w:kern w:val="0"/>
                  <w:szCs w:val="21"/>
                  <w:highlight w:val="none"/>
                </w:rPr>
                <w:t>投标人为新成立企业且成立时间不足一个月可提供加盖投标人公章的情况说明或者证明材料亦视为符合。若为退休人员，提供退休证明。如依法不需要缴纳社会保险的，应提供相应文件证明。若因为社保部门原因无法提供的，需提供劳动合同及社保部门官方通知证明（或官网公告截图）。如本项目未安排项目负责人、主要技术人员的，无需提供项目负责人、主要技术人员的社保。</w:t>
              </w:r>
              <w:commentRangeEnd w:id="20"/>
            </w:ins>
            <w:r>
              <w:commentReference w:id="20"/>
            </w:r>
          </w:p>
        </w:tc>
      </w:tr>
    </w:tbl>
    <w:p w14:paraId="16DF4852">
      <w:pPr>
        <w:rPr>
          <w:b/>
          <w:highlight w:val="none"/>
        </w:rPr>
      </w:pPr>
      <w:r>
        <w:rPr>
          <w:rFonts w:hint="eastAsia"/>
          <w:b/>
          <w:highlight w:val="none"/>
        </w:rPr>
        <w:t>注：上表所列内容为不可负偏离条款</w:t>
      </w:r>
      <w:bookmarkEnd w:id="42"/>
      <w:r>
        <w:rPr>
          <w:rFonts w:hint="eastAsia"/>
          <w:b/>
          <w:highlight w:val="none"/>
        </w:rPr>
        <w:t>，负偏离将视为未实质性满足招标文件要求作投标无效处理。</w:t>
      </w:r>
    </w:p>
    <w:p w14:paraId="43C02CA4">
      <w:pPr>
        <w:pStyle w:val="18"/>
        <w:rPr>
          <w:highlight w:val="none"/>
        </w:rPr>
      </w:pPr>
    </w:p>
    <w:p w14:paraId="1B2B107B">
      <w:pPr>
        <w:pStyle w:val="3"/>
        <w:spacing w:before="120" w:beforeLines="50" w:after="120" w:afterLines="50"/>
        <w:rPr>
          <w:sz w:val="28"/>
          <w:szCs w:val="28"/>
          <w:highlight w:val="none"/>
        </w:rPr>
      </w:pPr>
      <w:r>
        <w:rPr>
          <w:rFonts w:hint="eastAsia"/>
          <w:sz w:val="28"/>
          <w:szCs w:val="28"/>
          <w:highlight w:val="none"/>
        </w:rPr>
        <w:t>四、技术要求</w:t>
      </w:r>
    </w:p>
    <w:p w14:paraId="4382C22B">
      <w:pPr>
        <w:ind w:firstLine="422" w:firstLineChars="200"/>
        <w:rPr>
          <w:b/>
          <w:highlight w:val="none"/>
        </w:rPr>
      </w:pPr>
      <w:r>
        <w:rPr>
          <w:rFonts w:hint="eastAsia"/>
          <w:b/>
          <w:szCs w:val="21"/>
          <w:highlight w:val="none"/>
        </w:rPr>
        <w:t>说明：</w:t>
      </w:r>
      <w:r>
        <w:rPr>
          <w:b/>
          <w:szCs w:val="21"/>
          <w:highlight w:val="none"/>
        </w:rPr>
        <w:t xml:space="preserve"> </w:t>
      </w:r>
      <w:r>
        <w:rPr>
          <w:b/>
          <w:highlight w:val="none"/>
        </w:rPr>
        <w:t>1</w:t>
      </w:r>
      <w:r>
        <w:rPr>
          <w:rFonts w:hint="eastAsia"/>
          <w:b/>
          <w:highlight w:val="none"/>
        </w:rPr>
        <w:t>、评分时，如对一项招标技术要求（以划分框为准）中的内容存在两处（或以上）负偏离的，在评分时只作一项负偏离扣分。</w:t>
      </w:r>
    </w:p>
    <w:p w14:paraId="405E8796">
      <w:pPr>
        <w:ind w:firstLine="422" w:firstLineChars="200"/>
        <w:rPr>
          <w:b/>
          <w:szCs w:val="21"/>
          <w:highlight w:val="none"/>
        </w:rPr>
      </w:pPr>
      <w:r>
        <w:rPr>
          <w:b/>
          <w:szCs w:val="21"/>
          <w:highlight w:val="none"/>
        </w:rPr>
        <w:t>2</w:t>
      </w:r>
      <w:r>
        <w:rPr>
          <w:rFonts w:hint="eastAsia"/>
          <w:b/>
          <w:szCs w:val="21"/>
          <w:highlight w:val="none"/>
        </w:rPr>
        <w:t>、带★号条款为不可</w:t>
      </w:r>
      <w:r>
        <w:rPr>
          <w:rFonts w:hint="eastAsia"/>
          <w:b/>
          <w:szCs w:val="21"/>
          <w:highlight w:val="none"/>
          <w:lang w:val="en-US" w:eastAsia="zh-CN"/>
        </w:rPr>
        <w:t>负</w:t>
      </w:r>
      <w:r>
        <w:rPr>
          <w:rFonts w:hint="eastAsia"/>
          <w:b/>
          <w:szCs w:val="21"/>
          <w:highlight w:val="none"/>
        </w:rPr>
        <w:t>偏离条款，不作为评分准则中的评分内容</w:t>
      </w:r>
      <w:r>
        <w:rPr>
          <w:rFonts w:hint="eastAsia"/>
          <w:b/>
          <w:szCs w:val="21"/>
          <w:highlight w:val="none"/>
          <w:lang w:eastAsia="zh-CN"/>
        </w:rPr>
        <w:t>，</w:t>
      </w:r>
      <w:r>
        <w:rPr>
          <w:rFonts w:hint="eastAsia"/>
          <w:b/>
          <w:szCs w:val="21"/>
          <w:highlight w:val="none"/>
        </w:rPr>
        <w:t>如未响应或出现负偏离的，将作投标无效处理；带“</w:t>
      </w:r>
      <w:r>
        <w:rPr>
          <w:highlight w:val="none"/>
        </w:rPr>
        <w:t>▲</w:t>
      </w:r>
      <w:r>
        <w:rPr>
          <w:rFonts w:hint="eastAsia"/>
          <w:b/>
          <w:szCs w:val="21"/>
          <w:highlight w:val="none"/>
        </w:rPr>
        <w:t>”指标项为重要参数条款，负偏离时依相关评分准则内容作重点扣分处理。</w:t>
      </w:r>
    </w:p>
    <w:p w14:paraId="529728B8">
      <w:pPr>
        <w:ind w:firstLine="422" w:firstLineChars="200"/>
        <w:rPr>
          <w:rFonts w:hint="eastAsia"/>
          <w:b/>
          <w:szCs w:val="21"/>
          <w:highlight w:val="none"/>
        </w:rPr>
      </w:pPr>
      <w:r>
        <w:rPr>
          <w:b/>
          <w:szCs w:val="21"/>
          <w:highlight w:val="none"/>
        </w:rPr>
        <w:t>3</w:t>
      </w:r>
      <w:r>
        <w:rPr>
          <w:rFonts w:hint="eastAsia"/>
          <w:b/>
          <w:szCs w:val="21"/>
          <w:highlight w:val="none"/>
        </w:rPr>
        <w:t>、</w:t>
      </w:r>
      <w:bookmarkStart w:id="43" w:name="_Hlk72585069"/>
      <w:r>
        <w:rPr>
          <w:rFonts w:hint="eastAsia"/>
          <w:b/>
          <w:szCs w:val="21"/>
          <w:highlight w:val="none"/>
        </w:rPr>
        <w:t>招标技术要求中，用</w:t>
      </w:r>
      <w:r>
        <w:rPr>
          <w:rFonts w:hint="eastAsia"/>
          <w:b/>
          <w:color w:val="FF0000"/>
          <w:szCs w:val="21"/>
          <w:highlight w:val="none"/>
        </w:rPr>
        <w:t>红色加粗字体标注</w:t>
      </w:r>
      <w:r>
        <w:rPr>
          <w:rFonts w:hint="eastAsia"/>
          <w:b/>
          <w:szCs w:val="21"/>
          <w:highlight w:val="none"/>
        </w:rPr>
        <w:t>的指标项均要求提供证明资料；其余指标项未要求提供证明资料，无需提供相关证明资料。</w:t>
      </w:r>
    </w:p>
    <w:p w14:paraId="73F12E00">
      <w:pPr>
        <w:ind w:firstLine="422" w:firstLineChars="200"/>
        <w:rPr>
          <w:rFonts w:ascii="Times New Roman" w:hAnsi="Times New Roman" w:eastAsia="宋体" w:cs="Times New Roman"/>
          <w:highlight w:val="none"/>
        </w:rPr>
      </w:pPr>
      <w:commentRangeStart w:id="21"/>
      <w:r>
        <w:rPr>
          <w:rFonts w:hint="eastAsia" w:ascii="Times New Roman" w:hAnsi="Times New Roman" w:eastAsia="宋体" w:cs="Times New Roman"/>
          <w:b/>
          <w:color w:val="FF0000"/>
          <w:highlight w:val="none"/>
        </w:rPr>
        <w:t>4</w:t>
      </w:r>
      <w:r>
        <w:rPr>
          <w:rFonts w:ascii="Times New Roman" w:hAnsi="Times New Roman" w:eastAsia="宋体" w:cs="Times New Roman"/>
          <w:b/>
          <w:color w:val="FF0000"/>
          <w:highlight w:val="none"/>
        </w:rPr>
        <w:t>、涉及区间的参数，除特别注明以外，</w:t>
      </w:r>
      <w:bookmarkStart w:id="44" w:name="_Hlk75447406"/>
      <w:r>
        <w:rPr>
          <w:rFonts w:ascii="Times New Roman" w:hAnsi="Times New Roman" w:eastAsia="宋体" w:cs="Times New Roman"/>
          <w:b/>
          <w:color w:val="FF0000"/>
          <w:highlight w:val="none"/>
        </w:rPr>
        <w:t>产品参数区间与招标要求不一致的均视为负偏离。</w:t>
      </w:r>
      <w:commentRangeEnd w:id="21"/>
      <w:r>
        <w:rPr>
          <w:rFonts w:ascii="宋体" w:hAnsi="Times New Roman" w:eastAsia="宋体" w:cs="Times New Roman"/>
          <w:kern w:val="0"/>
          <w:szCs w:val="21"/>
          <w:highlight w:val="none"/>
        </w:rPr>
        <w:commentReference w:id="21"/>
      </w:r>
      <w:bookmarkEnd w:id="44"/>
      <w:r>
        <w:rPr>
          <w:rFonts w:hint="eastAsia" w:ascii="Times New Roman" w:hAnsi="Times New Roman" w:eastAsia="宋体" w:cs="Times New Roman"/>
          <w:b/>
          <w:color w:val="FF0000"/>
          <w:highlight w:val="none"/>
        </w:rPr>
        <w:t>例：区间要求为0-20ML,只要响应的不是“0-20ML”，如投标文件响应为 0-15ML 、0-21ML 、1-12ML 、 9-20ML 、6-21ML 、9ML等情形均视为负偏离。</w:t>
      </w:r>
      <w:bookmarkEnd w:id="43"/>
    </w:p>
    <w:p w14:paraId="27087128">
      <w:pPr>
        <w:ind w:firstLine="422" w:firstLineChars="200"/>
        <w:rPr>
          <w:ins w:id="37" w:author="王秀子" w:date="2024-10-16T18:13:24Z"/>
          <w:rFonts w:hint="eastAsia" w:eastAsia="宋体" w:cs="Times New Roman"/>
          <w:b/>
          <w:color w:val="FF0000"/>
          <w:highlight w:val="none"/>
          <w:lang w:val="en-US" w:eastAsia="zh-CN"/>
        </w:rPr>
      </w:pPr>
      <w:ins w:id="38" w:author="王秀子" w:date="2024-10-16T18:13:24Z">
        <w:commentRangeStart w:id="22"/>
        <w:r>
          <w:rPr>
            <w:rFonts w:hint="eastAsia" w:eastAsia="宋体" w:cs="Times New Roman"/>
            <w:b/>
            <w:color w:val="FF0000"/>
            <w:highlight w:val="none"/>
            <w:lang w:val="en-US" w:eastAsia="zh-CN"/>
          </w:rPr>
          <w:t>5</w:t>
        </w:r>
      </w:ins>
      <w:r>
        <w:rPr>
          <w:rFonts w:hint="eastAsia" w:eastAsia="宋体" w:cs="Times New Roman"/>
          <w:b/>
          <w:color w:val="FF0000"/>
          <w:highlight w:val="none"/>
          <w:lang w:val="en-US" w:eastAsia="zh-CN"/>
        </w:rPr>
        <w:t>.</w:t>
      </w:r>
      <w:ins w:id="39" w:author="王秀子" w:date="2024-10-16T18:13:24Z">
        <w:r>
          <w:rPr>
            <w:rFonts w:hint="eastAsia" w:eastAsia="宋体" w:cs="Times New Roman"/>
            <w:b/>
            <w:color w:val="FF0000"/>
            <w:highlight w:val="none"/>
            <w:lang w:val="en-US" w:eastAsia="zh-CN"/>
          </w:rPr>
          <w:t>检验（检测）报告要求具有CMA、CNAS等标</w:t>
        </w:r>
      </w:ins>
      <w:r>
        <w:rPr>
          <w:rFonts w:hint="eastAsia" w:eastAsia="宋体" w:cs="Times New Roman"/>
          <w:b/>
          <w:color w:val="FF0000"/>
          <w:highlight w:val="none"/>
          <w:lang w:val="en-US" w:eastAsia="zh-CN"/>
        </w:rPr>
        <w:t>识</w:t>
      </w:r>
      <w:ins w:id="40" w:author="王秀子" w:date="2024-10-16T18:13:24Z">
        <w:r>
          <w:rPr>
            <w:rFonts w:hint="eastAsia" w:eastAsia="宋体" w:cs="Times New Roman"/>
            <w:b/>
            <w:color w:val="FF0000"/>
            <w:highlight w:val="none"/>
            <w:lang w:val="en-US" w:eastAsia="zh-CN"/>
          </w:rPr>
          <w:t>的，若有材料证明相关检测事项不在实施该项检测的机构许可（认可）CMA、CNAS等资质范围内的，该检验（检测）报告视为不满足招标文件要求，作负偏离处理。</w:t>
        </w:r>
      </w:ins>
    </w:p>
    <w:p w14:paraId="073B8B77">
      <w:pPr>
        <w:ind w:firstLine="422" w:firstLineChars="200"/>
        <w:rPr>
          <w:ins w:id="41" w:author="王秀子" w:date="2024-10-16T18:13:24Z"/>
          <w:rFonts w:hint="eastAsia" w:eastAsia="宋体" w:cs="Times New Roman"/>
          <w:b/>
          <w:color w:val="FF0000"/>
          <w:highlight w:val="none"/>
          <w:lang w:val="en-US" w:eastAsia="zh-CN"/>
        </w:rPr>
      </w:pPr>
      <w:r>
        <w:rPr>
          <w:rFonts w:hint="eastAsia" w:eastAsia="宋体" w:cs="Times New Roman"/>
          <w:b/>
          <w:color w:val="FF0000"/>
          <w:highlight w:val="none"/>
          <w:lang w:val="en-US" w:eastAsia="zh-CN"/>
        </w:rPr>
        <w:t>6</w:t>
      </w:r>
      <w:ins w:id="42" w:author="王秀子" w:date="2024-10-16T18:13:24Z">
        <w:r>
          <w:rPr>
            <w:rFonts w:hint="eastAsia" w:eastAsia="宋体" w:cs="Times New Roman"/>
            <w:b/>
            <w:color w:val="FF0000"/>
            <w:highlight w:val="none"/>
            <w:lang w:val="en-US" w:eastAsia="zh-CN"/>
          </w:rPr>
          <w:t>.</w:t>
        </w:r>
      </w:ins>
      <w:ins w:id="43" w:author="王秀子" w:date="2024-10-16T18:13:24Z">
        <w:r>
          <w:rPr>
            <w:rFonts w:hint="eastAsia" w:eastAsia="宋体" w:cs="Times New Roman"/>
            <w:b/>
            <w:color w:val="FF0000"/>
            <w:highlight w:val="none"/>
            <w:lang w:val="en-US" w:eastAsia="zh-CN"/>
          </w:rPr>
          <w:t>如要求提供成品检验（检测）报告，检验（检测）报告送检单位（委托单位）须是投标人或所投产品制造商（须与分项报价表一致）。</w:t>
        </w:r>
      </w:ins>
      <w:ins w:id="44" w:author="王秀子" w:date="2024-10-16T18:13:24Z">
        <w:r>
          <w:rPr>
            <w:rFonts w:hint="eastAsia" w:eastAsia="宋体" w:cs="Times New Roman"/>
            <w:b/>
            <w:color w:val="FF0000"/>
            <w:highlight w:val="none"/>
            <w:lang w:val="en-US" w:eastAsia="zh-CN"/>
          </w:rPr>
          <w:t>如要求提供原材料（或零部件）检验（检测）报告，检验（检测）报告送检单位（委托单位）须是投标人或所投产品制造商（须与分项报价表一致）或所投产品原材料（或零部件）供应商。若送检单位（委托单位）不是投标人或所投产品制造商的，须同时提供投标人或所投产品制造商（须与分项报价表一致）购买对应原材料（或零部件）的发票扫描件（一年内）。</w:t>
        </w:r>
      </w:ins>
    </w:p>
    <w:p w14:paraId="6193763B">
      <w:pPr>
        <w:ind w:firstLine="422" w:firstLineChars="200"/>
        <w:rPr>
          <w:rFonts w:ascii="Times New Roman" w:hAnsi="Times New Roman" w:eastAsia="宋体" w:cs="Times New Roman"/>
          <w:highlight w:val="none"/>
        </w:rPr>
      </w:pPr>
      <w:r>
        <w:rPr>
          <w:rFonts w:hint="eastAsia" w:eastAsia="宋体" w:cs="Times New Roman"/>
          <w:b/>
          <w:color w:val="FF0000"/>
          <w:highlight w:val="none"/>
          <w:lang w:val="en-US" w:eastAsia="zh-CN"/>
        </w:rPr>
        <w:t>7</w:t>
      </w:r>
      <w:ins w:id="45" w:author="王秀子" w:date="2024-10-16T18:13:24Z">
        <w:r>
          <w:rPr>
            <w:rFonts w:hint="eastAsia" w:eastAsia="宋体" w:cs="Times New Roman"/>
            <w:b/>
            <w:color w:val="FF0000"/>
            <w:highlight w:val="none"/>
            <w:lang w:val="en-US" w:eastAsia="zh-CN"/>
          </w:rPr>
          <w:t>.相关证明材料的产品名称与招标文件要求的名称不完全一致的，需提供为同种产品的说明；若名称不完全一致又未提供说明的，由评审委员会判定是否符合文件要求。</w:t>
        </w:r>
        <w:commentRangeEnd w:id="22"/>
      </w:ins>
      <w:r>
        <w:commentReference w:id="22"/>
      </w:r>
    </w:p>
    <w:tbl>
      <w:tblPr>
        <w:tblStyle w:val="44"/>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63"/>
        <w:gridCol w:w="1364"/>
        <w:gridCol w:w="6299"/>
      </w:tblGrid>
      <w:tr w14:paraId="51B2E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6" w:hRule="atLeast"/>
        </w:trPr>
        <w:tc>
          <w:tcPr>
            <w:tcW w:w="506" w:type="pct"/>
            <w:noWrap w:val="0"/>
            <w:vAlign w:val="center"/>
          </w:tcPr>
          <w:p w14:paraId="561C426A">
            <w:pPr>
              <w:widowControl/>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序号</w:t>
            </w:r>
          </w:p>
        </w:tc>
        <w:tc>
          <w:tcPr>
            <w:tcW w:w="800" w:type="pct"/>
            <w:noWrap w:val="0"/>
            <w:vAlign w:val="center"/>
          </w:tcPr>
          <w:p w14:paraId="3386AFFC">
            <w:pPr>
              <w:widowControl/>
              <w:jc w:val="center"/>
              <w:rPr>
                <w:rFonts w:hint="eastAsia" w:asciiTheme="minorEastAsia" w:hAnsiTheme="minorEastAsia" w:eastAsiaTheme="minorEastAsia" w:cstheme="minorEastAsia"/>
                <w:b/>
                <w:bCs/>
                <w:color w:val="000000"/>
                <w:kern w:val="0"/>
                <w:sz w:val="21"/>
                <w:szCs w:val="21"/>
              </w:rPr>
            </w:pPr>
            <w:r>
              <w:rPr>
                <w:rFonts w:hint="eastAsia" w:asciiTheme="minorEastAsia" w:hAnsiTheme="minorEastAsia" w:eastAsiaTheme="minorEastAsia" w:cstheme="minorEastAsia"/>
                <w:b/>
                <w:bCs/>
                <w:color w:val="000000"/>
                <w:kern w:val="0"/>
                <w:sz w:val="21"/>
                <w:szCs w:val="21"/>
              </w:rPr>
              <w:t>货物名称</w:t>
            </w:r>
          </w:p>
        </w:tc>
        <w:tc>
          <w:tcPr>
            <w:tcW w:w="3693" w:type="pct"/>
            <w:noWrap w:val="0"/>
            <w:vAlign w:val="center"/>
          </w:tcPr>
          <w:p w14:paraId="72ADD394">
            <w:pPr>
              <w:widowControl/>
              <w:jc w:val="center"/>
              <w:rPr>
                <w:rFonts w:hint="eastAsia" w:asciiTheme="minorEastAsia" w:hAnsiTheme="minorEastAsia" w:eastAsiaTheme="minorEastAsia" w:cstheme="minorEastAsia"/>
                <w:b/>
                <w:bCs/>
                <w:color w:val="000000"/>
                <w:kern w:val="0"/>
                <w:sz w:val="21"/>
                <w:szCs w:val="21"/>
              </w:rPr>
            </w:pPr>
            <w:commentRangeStart w:id="23"/>
            <w:r>
              <w:rPr>
                <w:rFonts w:hint="eastAsia" w:asciiTheme="minorEastAsia" w:hAnsiTheme="minorEastAsia" w:eastAsiaTheme="minorEastAsia" w:cstheme="minorEastAsia"/>
                <w:b/>
                <w:bCs/>
                <w:color w:val="000000"/>
                <w:kern w:val="0"/>
                <w:sz w:val="21"/>
                <w:szCs w:val="21"/>
              </w:rPr>
              <w:t>招标技术要求</w:t>
            </w:r>
            <w:commentRangeEnd w:id="23"/>
            <w:r>
              <w:commentReference w:id="23"/>
            </w:r>
          </w:p>
        </w:tc>
      </w:tr>
      <w:tr w14:paraId="4F7FB7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07A000D6">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1</w:t>
            </w:r>
          </w:p>
        </w:tc>
        <w:tc>
          <w:tcPr>
            <w:tcW w:w="800" w:type="pct"/>
            <w:vMerge w:val="restart"/>
            <w:noWrap w:val="0"/>
            <w:vAlign w:val="center"/>
          </w:tcPr>
          <w:p w14:paraId="28D950D4">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PP水盆</w:t>
            </w:r>
          </w:p>
          <w:p w14:paraId="1C4DDEDD">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i w:val="0"/>
                <w:iCs w:val="0"/>
                <w:color w:val="auto"/>
                <w:kern w:val="0"/>
                <w:sz w:val="21"/>
                <w:szCs w:val="21"/>
                <w:u w:val="none"/>
                <w:lang w:val="en-US" w:eastAsia="zh-CN" w:bidi="ar"/>
              </w:rPr>
            </w:pPr>
            <w:r>
              <w:rPr>
                <w:rFonts w:hint="eastAsia" w:asciiTheme="minorEastAsia" w:hAnsiTheme="minorEastAsia" w:eastAsiaTheme="minorEastAsia" w:cstheme="minorEastAsia"/>
                <w:i w:val="0"/>
                <w:iCs w:val="0"/>
                <w:color w:val="auto"/>
                <w:kern w:val="0"/>
                <w:sz w:val="21"/>
                <w:szCs w:val="21"/>
                <w:u w:val="none"/>
                <w:lang w:val="en-US" w:eastAsia="zh-CN" w:bidi="ar"/>
              </w:rPr>
              <w:t>+</w:t>
            </w:r>
          </w:p>
          <w:p w14:paraId="2908064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auto"/>
                <w:kern w:val="0"/>
                <w:sz w:val="21"/>
                <w:szCs w:val="21"/>
                <w:u w:val="none"/>
                <w:lang w:val="en-US" w:eastAsia="zh-CN" w:bidi="ar"/>
              </w:rPr>
              <w:t>三联水龙头</w:t>
            </w:r>
          </w:p>
        </w:tc>
        <w:tc>
          <w:tcPr>
            <w:tcW w:w="3693" w:type="pct"/>
            <w:noWrap w:val="0"/>
            <w:vAlign w:val="top"/>
          </w:tcPr>
          <w:p w14:paraId="5DA08624">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w:t>
            </w:r>
            <w:r>
              <w:rPr>
                <w:rFonts w:hint="eastAsia" w:asciiTheme="minorEastAsia" w:hAnsiTheme="minorEastAsia" w:eastAsiaTheme="minorEastAsia" w:cstheme="minorEastAsia"/>
                <w:b w:val="0"/>
                <w:bCs w:val="0"/>
                <w:color w:val="000000"/>
                <w:kern w:val="2"/>
                <w:sz w:val="21"/>
                <w:szCs w:val="21"/>
                <w:highlight w:val="none"/>
                <w:lang w:val="en-US" w:eastAsia="zh-Hans" w:bidi="ar-SA"/>
              </w:rPr>
              <w:t>水槽采用</w:t>
            </w:r>
            <w:r>
              <w:rPr>
                <w:rFonts w:hint="eastAsia" w:asciiTheme="minorEastAsia" w:hAnsiTheme="minorEastAsia" w:eastAsiaTheme="minorEastAsia" w:cstheme="minorEastAsia"/>
                <w:b w:val="0"/>
                <w:bCs w:val="0"/>
                <w:color w:val="000000"/>
                <w:kern w:val="2"/>
                <w:sz w:val="21"/>
                <w:szCs w:val="21"/>
                <w:highlight w:val="none"/>
                <w:lang w:val="en-US" w:eastAsia="zh-CN" w:bidi="ar-SA"/>
              </w:rPr>
              <w:t>全新</w:t>
            </w:r>
            <w:r>
              <w:rPr>
                <w:rFonts w:hint="eastAsia" w:asciiTheme="minorEastAsia" w:hAnsiTheme="minorEastAsia" w:eastAsiaTheme="minorEastAsia" w:cstheme="minorEastAsia"/>
                <w:b w:val="0"/>
                <w:bCs w:val="0"/>
                <w:color w:val="000000"/>
                <w:kern w:val="2"/>
                <w:sz w:val="21"/>
                <w:szCs w:val="21"/>
                <w:highlight w:val="none"/>
                <w:lang w:val="en-US" w:eastAsia="zh-Hans" w:bidi="ar-SA"/>
              </w:rPr>
              <w:t>PP</w:t>
            </w:r>
            <w:r>
              <w:rPr>
                <w:rFonts w:hint="eastAsia" w:asciiTheme="minorEastAsia" w:hAnsiTheme="minorEastAsia" w:eastAsiaTheme="minorEastAsia" w:cstheme="minorEastAsia"/>
                <w:b w:val="0"/>
                <w:bCs w:val="0"/>
                <w:color w:val="000000"/>
                <w:kern w:val="2"/>
                <w:sz w:val="21"/>
                <w:szCs w:val="21"/>
                <w:highlight w:val="none"/>
                <w:lang w:val="en-US" w:eastAsia="zh-CN" w:bidi="ar-SA"/>
              </w:rPr>
              <w:t>料</w:t>
            </w:r>
            <w:r>
              <w:rPr>
                <w:rFonts w:hint="eastAsia" w:asciiTheme="minorEastAsia" w:hAnsiTheme="minorEastAsia" w:eastAsiaTheme="minorEastAsia" w:cstheme="minorEastAsia"/>
                <w:b w:val="0"/>
                <w:bCs w:val="0"/>
                <w:color w:val="000000"/>
                <w:kern w:val="2"/>
                <w:sz w:val="21"/>
                <w:szCs w:val="21"/>
                <w:highlight w:val="none"/>
                <w:lang w:val="en-US" w:eastAsia="zh-Hans" w:bidi="ar-SA"/>
              </w:rPr>
              <w:t>及</w:t>
            </w:r>
            <w:commentRangeStart w:id="24"/>
            <w:r>
              <w:rPr>
                <w:rFonts w:hint="eastAsia" w:asciiTheme="minorEastAsia" w:hAnsiTheme="minorEastAsia" w:eastAsiaTheme="minorEastAsia" w:cstheme="minorEastAsia"/>
                <w:b w:val="0"/>
                <w:bCs w:val="0"/>
                <w:color w:val="000000"/>
                <w:kern w:val="2"/>
                <w:sz w:val="21"/>
                <w:szCs w:val="21"/>
                <w:highlight w:val="none"/>
                <w:lang w:val="en-US" w:eastAsia="zh-Hans" w:bidi="ar-SA"/>
              </w:rPr>
              <w:t>进口</w:t>
            </w:r>
            <w:commentRangeEnd w:id="24"/>
            <w:r>
              <w:commentReference w:id="24"/>
            </w:r>
            <w:r>
              <w:rPr>
                <w:rFonts w:hint="eastAsia" w:asciiTheme="minorEastAsia" w:hAnsiTheme="minorEastAsia" w:eastAsiaTheme="minorEastAsia" w:cstheme="minorEastAsia"/>
                <w:b w:val="0"/>
                <w:bCs w:val="0"/>
                <w:color w:val="000000"/>
                <w:kern w:val="2"/>
                <w:sz w:val="21"/>
                <w:szCs w:val="21"/>
                <w:highlight w:val="none"/>
                <w:lang w:val="en-US" w:eastAsia="zh-Hans" w:bidi="ar-SA"/>
              </w:rPr>
              <w:t>色母料</w:t>
            </w:r>
            <w:r>
              <w:rPr>
                <w:rFonts w:hint="eastAsia" w:asciiTheme="minorEastAsia" w:hAnsiTheme="minorEastAsia" w:eastAsiaTheme="minorEastAsia" w:cstheme="minorEastAsia"/>
                <w:b w:val="0"/>
                <w:bCs w:val="0"/>
                <w:color w:val="000000"/>
                <w:kern w:val="2"/>
                <w:sz w:val="21"/>
                <w:szCs w:val="21"/>
                <w:highlight w:val="none"/>
                <w:lang w:eastAsia="zh-Hans" w:bidi="ar-SA"/>
              </w:rPr>
              <w:t>，</w:t>
            </w:r>
            <w:r>
              <w:rPr>
                <w:rFonts w:hint="eastAsia" w:asciiTheme="minorEastAsia" w:hAnsiTheme="minorEastAsia" w:eastAsiaTheme="minorEastAsia" w:cstheme="minorEastAsia"/>
                <w:b w:val="0"/>
                <w:bCs w:val="0"/>
                <w:color w:val="000000"/>
                <w:kern w:val="2"/>
                <w:sz w:val="21"/>
                <w:szCs w:val="21"/>
                <w:highlight w:val="none"/>
                <w:lang w:val="en-US" w:eastAsia="zh-Hans" w:bidi="ar-SA"/>
              </w:rPr>
              <w:t>无碳酸钙成分</w:t>
            </w:r>
            <w:r>
              <w:rPr>
                <w:rFonts w:hint="eastAsia" w:asciiTheme="minorEastAsia" w:hAnsiTheme="minorEastAsia" w:eastAsiaTheme="minorEastAsia" w:cstheme="minorEastAsia"/>
                <w:b w:val="0"/>
                <w:bCs w:val="0"/>
                <w:color w:val="000000"/>
                <w:kern w:val="2"/>
                <w:sz w:val="21"/>
                <w:szCs w:val="21"/>
                <w:highlight w:val="none"/>
                <w:lang w:eastAsia="zh-Hans" w:bidi="ar-SA"/>
              </w:rPr>
              <w:t>；</w:t>
            </w:r>
            <w:r>
              <w:rPr>
                <w:rFonts w:hint="eastAsia" w:asciiTheme="minorEastAsia" w:hAnsiTheme="minorEastAsia" w:eastAsiaTheme="minorEastAsia" w:cstheme="minorEastAsia"/>
                <w:b w:val="0"/>
                <w:bCs w:val="0"/>
                <w:color w:val="000000"/>
                <w:kern w:val="2"/>
                <w:sz w:val="21"/>
                <w:szCs w:val="21"/>
                <w:highlight w:val="none"/>
                <w:lang w:val="en-US" w:eastAsia="zh-Hans" w:bidi="ar-SA"/>
              </w:rPr>
              <w:t>下水口与水槽一体注塑成型</w:t>
            </w:r>
            <w:r>
              <w:rPr>
                <w:rFonts w:hint="eastAsia" w:asciiTheme="minorEastAsia" w:hAnsiTheme="minorEastAsia" w:eastAsiaTheme="minorEastAsia" w:cstheme="minorEastAsia"/>
                <w:b w:val="0"/>
                <w:bCs w:val="0"/>
                <w:color w:val="000000"/>
                <w:kern w:val="2"/>
                <w:sz w:val="21"/>
                <w:szCs w:val="21"/>
                <w:highlight w:val="none"/>
                <w:lang w:eastAsia="zh-Hans" w:bidi="ar-SA"/>
              </w:rPr>
              <w:t>，</w:t>
            </w:r>
            <w:r>
              <w:rPr>
                <w:rFonts w:hint="eastAsia" w:asciiTheme="minorEastAsia" w:hAnsiTheme="minorEastAsia" w:eastAsiaTheme="minorEastAsia" w:cstheme="minorEastAsia"/>
                <w:b w:val="0"/>
                <w:bCs w:val="0"/>
                <w:color w:val="000000"/>
                <w:kern w:val="2"/>
                <w:sz w:val="21"/>
                <w:szCs w:val="21"/>
                <w:highlight w:val="none"/>
                <w:lang w:val="en-US" w:eastAsia="zh-Hans" w:bidi="ar-SA"/>
              </w:rPr>
              <w:t>水槽内壁无缩印</w:t>
            </w:r>
            <w:r>
              <w:rPr>
                <w:rFonts w:hint="eastAsia" w:asciiTheme="minorEastAsia" w:hAnsiTheme="minorEastAsia" w:eastAsiaTheme="minorEastAsia" w:cstheme="minorEastAsia"/>
                <w:b w:val="0"/>
                <w:bCs w:val="0"/>
                <w:color w:val="000000"/>
                <w:kern w:val="2"/>
                <w:sz w:val="21"/>
                <w:szCs w:val="21"/>
                <w:highlight w:val="none"/>
                <w:lang w:eastAsia="zh-Hans" w:bidi="ar-SA"/>
              </w:rPr>
              <w:t>，</w:t>
            </w:r>
            <w:r>
              <w:rPr>
                <w:rFonts w:hint="eastAsia" w:asciiTheme="minorEastAsia" w:hAnsiTheme="minorEastAsia" w:eastAsiaTheme="minorEastAsia" w:cstheme="minorEastAsia"/>
                <w:b w:val="0"/>
                <w:bCs w:val="0"/>
                <w:color w:val="000000"/>
                <w:kern w:val="2"/>
                <w:sz w:val="21"/>
                <w:szCs w:val="21"/>
                <w:highlight w:val="none"/>
                <w:lang w:val="en-US" w:eastAsia="zh-Hans" w:bidi="ar-SA"/>
              </w:rPr>
              <w:t>四边平整</w:t>
            </w:r>
            <w:r>
              <w:rPr>
                <w:rFonts w:hint="eastAsia" w:asciiTheme="minorEastAsia" w:hAnsiTheme="minorEastAsia" w:eastAsiaTheme="minorEastAsia" w:cstheme="minorEastAsia"/>
                <w:b w:val="0"/>
                <w:bCs w:val="0"/>
                <w:color w:val="000000"/>
                <w:kern w:val="2"/>
                <w:sz w:val="21"/>
                <w:szCs w:val="21"/>
                <w:highlight w:val="none"/>
                <w:lang w:eastAsia="zh-Hans" w:bidi="ar-SA"/>
              </w:rPr>
              <w:t>，表面光滑顺畅，</w:t>
            </w:r>
            <w:r>
              <w:rPr>
                <w:rFonts w:hint="eastAsia" w:asciiTheme="minorEastAsia" w:hAnsiTheme="minorEastAsia" w:eastAsiaTheme="minorEastAsia" w:cstheme="minorEastAsia"/>
                <w:b w:val="0"/>
                <w:bCs w:val="0"/>
                <w:color w:val="000000"/>
                <w:kern w:val="2"/>
                <w:sz w:val="21"/>
                <w:szCs w:val="21"/>
                <w:highlight w:val="none"/>
                <w:lang w:val="en-US" w:eastAsia="zh-CN" w:bidi="ar-SA"/>
              </w:rPr>
              <w:t>不</w:t>
            </w:r>
            <w:r>
              <w:rPr>
                <w:rFonts w:hint="eastAsia" w:asciiTheme="minorEastAsia" w:hAnsiTheme="minorEastAsia" w:eastAsiaTheme="minorEastAsia" w:cstheme="minorEastAsia"/>
                <w:b w:val="0"/>
                <w:bCs w:val="0"/>
                <w:color w:val="000000"/>
                <w:kern w:val="2"/>
                <w:sz w:val="21"/>
                <w:szCs w:val="21"/>
                <w:highlight w:val="none"/>
                <w:lang w:eastAsia="zh-Hans" w:bidi="ar-SA"/>
              </w:rPr>
              <w:t>有划伤、裂纹、气泡、爆边等明显缺陷。</w:t>
            </w:r>
            <w:r>
              <w:rPr>
                <w:rFonts w:hint="eastAsia" w:asciiTheme="minorEastAsia" w:hAnsiTheme="minorEastAsia" w:eastAsiaTheme="minorEastAsia" w:cstheme="minorEastAsia"/>
                <w:b w:val="0"/>
                <w:bCs w:val="0"/>
                <w:color w:val="000000"/>
                <w:sz w:val="21"/>
                <w:szCs w:val="21"/>
                <w:highlight w:val="none"/>
                <w:lang w:val="en-US" w:eastAsia="zh-CN"/>
              </w:rPr>
              <w:t>水槽壁</w:t>
            </w:r>
            <w:r>
              <w:rPr>
                <w:rFonts w:hint="eastAsia" w:asciiTheme="minorEastAsia" w:hAnsiTheme="minorEastAsia" w:eastAsiaTheme="minorEastAsia" w:cstheme="minorEastAsia"/>
                <w:b w:val="0"/>
                <w:bCs w:val="0"/>
                <w:color w:val="000000"/>
                <w:sz w:val="21"/>
                <w:szCs w:val="21"/>
                <w:highlight w:val="none"/>
              </w:rPr>
              <w:t>厚≤</w:t>
            </w:r>
            <w:r>
              <w:rPr>
                <w:rFonts w:hint="eastAsia" w:asciiTheme="minorEastAsia" w:hAnsiTheme="minorEastAsia" w:eastAsiaTheme="minorEastAsia" w:cstheme="minorEastAsia"/>
                <w:b w:val="0"/>
                <w:bCs w:val="0"/>
                <w:color w:val="000000"/>
                <w:sz w:val="21"/>
                <w:szCs w:val="21"/>
                <w:highlight w:val="none"/>
                <w:lang w:val="en-US" w:eastAsia="zh-CN"/>
              </w:rPr>
              <w:t>5mm</w:t>
            </w:r>
            <w:r>
              <w:rPr>
                <w:rFonts w:hint="eastAsia" w:asciiTheme="minorEastAsia" w:hAnsiTheme="minorEastAsia" w:eastAsiaTheme="minorEastAsia" w:cstheme="minorEastAsia"/>
                <w:b w:val="0"/>
                <w:bCs w:val="0"/>
                <w:color w:val="000000"/>
                <w:sz w:val="21"/>
                <w:szCs w:val="21"/>
                <w:highlight w:val="none"/>
                <w:lang w:eastAsia="zh-CN"/>
              </w:rPr>
              <w:t>；</w:t>
            </w:r>
            <w:r>
              <w:rPr>
                <w:rFonts w:hint="eastAsia" w:asciiTheme="minorEastAsia" w:hAnsiTheme="minorEastAsia" w:eastAsiaTheme="minorEastAsia" w:cstheme="minorEastAsia"/>
                <w:b w:val="0"/>
                <w:bCs w:val="0"/>
                <w:color w:val="000000"/>
                <w:kern w:val="2"/>
                <w:sz w:val="21"/>
                <w:szCs w:val="21"/>
                <w:highlight w:val="none"/>
                <w:lang w:val="en-US" w:eastAsia="zh-Hans" w:bidi="ar-SA"/>
              </w:rPr>
              <w:t>为防止水槽中间或四周有积液</w:t>
            </w:r>
            <w:r>
              <w:rPr>
                <w:rFonts w:hint="eastAsia" w:asciiTheme="minorEastAsia" w:hAnsiTheme="minorEastAsia" w:eastAsiaTheme="minorEastAsia" w:cstheme="minorEastAsia"/>
                <w:b w:val="0"/>
                <w:bCs w:val="0"/>
                <w:color w:val="000000"/>
                <w:kern w:val="2"/>
                <w:sz w:val="21"/>
                <w:szCs w:val="21"/>
                <w:highlight w:val="none"/>
                <w:lang w:eastAsia="zh-Hans" w:bidi="ar-SA"/>
              </w:rPr>
              <w:t>，</w:t>
            </w:r>
            <w:r>
              <w:rPr>
                <w:rFonts w:hint="eastAsia" w:asciiTheme="minorEastAsia" w:hAnsiTheme="minorEastAsia" w:eastAsiaTheme="minorEastAsia" w:cstheme="minorEastAsia"/>
                <w:b w:val="0"/>
                <w:bCs w:val="0"/>
                <w:color w:val="000000"/>
                <w:kern w:val="2"/>
                <w:sz w:val="21"/>
                <w:szCs w:val="21"/>
                <w:highlight w:val="none"/>
                <w:lang w:val="en-US" w:eastAsia="zh-Hans" w:bidi="ar-SA"/>
              </w:rPr>
              <w:t>槽体底部有导流线</w:t>
            </w:r>
            <w:r>
              <w:rPr>
                <w:rFonts w:hint="eastAsia" w:asciiTheme="minorEastAsia" w:hAnsiTheme="minorEastAsia" w:eastAsiaTheme="minorEastAsia" w:cstheme="minorEastAsia"/>
                <w:b w:val="0"/>
                <w:bCs w:val="0"/>
                <w:color w:val="000000"/>
                <w:kern w:val="2"/>
                <w:sz w:val="21"/>
                <w:szCs w:val="21"/>
                <w:highlight w:val="none"/>
                <w:lang w:eastAsia="zh-Hans" w:bidi="ar-SA"/>
              </w:rPr>
              <w:t>。</w:t>
            </w:r>
          </w:p>
        </w:tc>
      </w:tr>
      <w:tr w14:paraId="34034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E196720">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0C4E414">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3890AF6C">
            <w:pPr>
              <w:widowControl w:val="0"/>
              <w:jc w:val="left"/>
              <w:outlineLvl w:val="2"/>
              <w:rPr>
                <w:rFonts w:hint="eastAsia" w:asciiTheme="minorEastAsia" w:hAnsiTheme="minorEastAsia" w:eastAsiaTheme="minorEastAsia" w:cstheme="minorEastAsia"/>
                <w:b/>
                <w:bCs/>
                <w:color w:val="FF0000"/>
                <w:kern w:val="2"/>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▲2.PP水槽的质量要求：</w:t>
            </w:r>
            <w:r>
              <w:rPr>
                <w:rFonts w:hint="eastAsia" w:asciiTheme="minorEastAsia" w:hAnsiTheme="minorEastAsia" w:eastAsiaTheme="minorEastAsia" w:cstheme="minorEastAsia"/>
                <w:b/>
                <w:bCs/>
                <w:color w:val="FF0000"/>
                <w:kern w:val="2"/>
                <w:sz w:val="21"/>
                <w:szCs w:val="21"/>
                <w:highlight w:val="none"/>
                <w:lang w:val="en-US" w:eastAsia="zh-CN" w:bidi="ar-SA"/>
              </w:rPr>
              <w:t>（1）总挥发性有机物（TVOC)释放率：依据JG/T528-2017标准，检测结果≤0.04，符合I类材料。</w:t>
            </w:r>
          </w:p>
          <w:p w14:paraId="096F7D20">
            <w:pPr>
              <w:rPr>
                <w:rFonts w:hint="eastAsia" w:asciiTheme="minorEastAsia" w:hAnsiTheme="minorEastAsia" w:eastAsiaTheme="minorEastAsia" w:cstheme="minorEastAsia"/>
                <w:b/>
                <w:bCs/>
                <w:color w:val="FF0000"/>
                <w:kern w:val="2"/>
                <w:sz w:val="21"/>
                <w:szCs w:val="21"/>
                <w:highlight w:val="none"/>
                <w:lang w:val="en-US" w:eastAsia="zh-CN" w:bidi="ar-SA"/>
              </w:rPr>
            </w:pPr>
            <w:r>
              <w:rPr>
                <w:rFonts w:hint="eastAsia" w:asciiTheme="minorEastAsia" w:hAnsiTheme="minorEastAsia" w:eastAsiaTheme="minorEastAsia" w:cstheme="minorEastAsia"/>
                <w:b/>
                <w:bCs/>
                <w:color w:val="FF0000"/>
                <w:kern w:val="2"/>
                <w:sz w:val="21"/>
                <w:szCs w:val="21"/>
                <w:highlight w:val="none"/>
                <w:lang w:val="en-US" w:eastAsia="zh-CN" w:bidi="ar-SA"/>
              </w:rPr>
              <w:t>（2）耐腐蚀性试验：依据GB/T11547-2008标准，99%苯、77%硫酸与70%硝酸的混合物(等体积比例)、99%乙酸、42%氢氟酸、1%硝酸银、98%硫酸、饱和氢氧化钠溶液等16种试剂，分别浸泡，无明显变化。</w:t>
            </w:r>
          </w:p>
          <w:p w14:paraId="414BC237">
            <w:pPr>
              <w:widowControl w:val="0"/>
              <w:jc w:val="left"/>
              <w:outlineLvl w:val="2"/>
              <w:rPr>
                <w:rFonts w:hint="eastAsia" w:asciiTheme="minorEastAsia" w:hAnsiTheme="minorEastAsia" w:eastAsiaTheme="minorEastAsia" w:cstheme="minorEastAsia"/>
                <w:b/>
                <w:bCs/>
                <w:color w:val="FF0000"/>
                <w:kern w:val="2"/>
                <w:sz w:val="21"/>
                <w:szCs w:val="21"/>
                <w:highlight w:val="none"/>
                <w:lang w:val="en-US" w:eastAsia="zh-CN" w:bidi="ar-SA"/>
              </w:rPr>
            </w:pPr>
            <w:r>
              <w:rPr>
                <w:rFonts w:hint="eastAsia" w:asciiTheme="minorEastAsia" w:hAnsiTheme="minorEastAsia" w:eastAsiaTheme="minorEastAsia" w:cstheme="minorEastAsia"/>
                <w:b/>
                <w:bCs/>
                <w:color w:val="FF0000"/>
                <w:kern w:val="2"/>
                <w:sz w:val="21"/>
                <w:szCs w:val="21"/>
                <w:highlight w:val="none"/>
                <w:lang w:val="en-US" w:eastAsia="zh-CN" w:bidi="ar-SA"/>
              </w:rPr>
              <w:t>（3）</w:t>
            </w:r>
            <w:r>
              <w:rPr>
                <w:rFonts w:hint="eastAsia" w:asciiTheme="minorEastAsia" w:hAnsiTheme="minorEastAsia" w:eastAsiaTheme="minorEastAsia" w:cstheme="minorEastAsia"/>
                <w:b/>
                <w:bCs/>
                <w:color w:val="FF0000"/>
                <w:kern w:val="0"/>
                <w:sz w:val="21"/>
                <w:szCs w:val="21"/>
                <w:highlight w:val="none"/>
                <w:lang w:val="en-US" w:eastAsia="zh-CN" w:bidi="ar-SA"/>
              </w:rPr>
              <w:t>抗细菌性能：依据</w:t>
            </w:r>
            <w:r>
              <w:rPr>
                <w:rFonts w:hint="eastAsia" w:asciiTheme="minorEastAsia" w:hAnsiTheme="minorEastAsia" w:eastAsiaTheme="minorEastAsia" w:cstheme="minorEastAsia"/>
                <w:b/>
                <w:bCs/>
                <w:color w:val="FF0000"/>
                <w:kern w:val="2"/>
                <w:sz w:val="21"/>
                <w:szCs w:val="21"/>
                <w:highlight w:val="none"/>
                <w:lang w:val="en-US" w:eastAsia="zh-CN" w:bidi="ar-SA"/>
              </w:rPr>
              <w:t>JC/T897-2014标准，</w:t>
            </w:r>
            <w:r>
              <w:rPr>
                <w:rFonts w:hint="eastAsia" w:asciiTheme="minorEastAsia" w:hAnsiTheme="minorEastAsia" w:eastAsiaTheme="minorEastAsia" w:cstheme="minorEastAsia"/>
                <w:b/>
                <w:bCs/>
                <w:color w:val="FF0000"/>
                <w:kern w:val="0"/>
                <w:sz w:val="21"/>
                <w:szCs w:val="21"/>
                <w:highlight w:val="none"/>
                <w:lang w:val="en-US" w:eastAsia="zh-CN" w:bidi="ar-SA"/>
              </w:rPr>
              <w:t>要求12种细菌的检测，检测值≥99.99%；（菌种包括金黄色葡萄球菌，大肠杆菌，肺炎克雷伯氏菌，产气肠杆菌、</w:t>
            </w:r>
            <w:r>
              <w:rPr>
                <w:rFonts w:hint="eastAsia" w:asciiTheme="minorEastAsia" w:hAnsiTheme="minorEastAsia" w:eastAsiaTheme="minorEastAsia" w:cstheme="minorEastAsia"/>
                <w:b/>
                <w:bCs/>
                <w:color w:val="FF0000"/>
                <w:kern w:val="2"/>
                <w:sz w:val="21"/>
                <w:szCs w:val="21"/>
                <w:highlight w:val="none"/>
                <w:lang w:val="en-US" w:eastAsia="zh-CN" w:bidi="ar-SA"/>
              </w:rPr>
              <w:t>表皮葡萄球菌）。</w:t>
            </w:r>
          </w:p>
          <w:p w14:paraId="3CAE2CE2">
            <w:pPr>
              <w:keepNext w:val="0"/>
              <w:keepLines w:val="0"/>
              <w:widowControl/>
              <w:suppressLineNumbers w:val="0"/>
              <w:jc w:val="left"/>
              <w:rPr>
                <w:rFonts w:hint="eastAsia" w:asciiTheme="minorEastAsia" w:hAnsiTheme="minorEastAsia" w:eastAsiaTheme="minorEastAsia" w:cstheme="minorEastAsia"/>
                <w:b/>
                <w:bCs/>
                <w:color w:val="FF0000"/>
                <w:sz w:val="21"/>
                <w:szCs w:val="21"/>
                <w:highlight w:val="none"/>
                <w:lang w:val="en-US"/>
              </w:rPr>
            </w:pPr>
            <w:r>
              <w:rPr>
                <w:rFonts w:hint="eastAsia" w:asciiTheme="minorEastAsia" w:hAnsiTheme="minorEastAsia" w:eastAsiaTheme="minorEastAsia" w:cstheme="minorEastAsia"/>
                <w:b/>
                <w:bCs/>
                <w:color w:val="FF0000"/>
                <w:kern w:val="2"/>
                <w:sz w:val="21"/>
                <w:szCs w:val="21"/>
                <w:highlight w:val="none"/>
                <w:lang w:val="en-US" w:eastAsia="zh-CN" w:bidi="ar-SA"/>
              </w:rPr>
              <w:t>（4）</w:t>
            </w:r>
            <w:r>
              <w:rPr>
                <w:rFonts w:hint="eastAsia" w:asciiTheme="minorEastAsia" w:hAnsiTheme="minorEastAsia" w:eastAsiaTheme="minorEastAsia" w:cstheme="minorEastAsia"/>
                <w:b/>
                <w:bCs/>
                <w:color w:val="FF0000"/>
                <w:sz w:val="21"/>
                <w:szCs w:val="21"/>
                <w:highlight w:val="none"/>
                <w:lang w:val="en-US" w:eastAsia="zh-CN"/>
              </w:rPr>
              <w:t>抗老化测试：依据</w:t>
            </w:r>
            <w:commentRangeStart w:id="25"/>
            <w:r>
              <w:rPr>
                <w:rFonts w:hint="eastAsia" w:asciiTheme="minorEastAsia" w:hAnsiTheme="minorEastAsia" w:eastAsiaTheme="minorEastAsia" w:cstheme="minorEastAsia"/>
                <w:b/>
                <w:bCs/>
                <w:color w:val="FF0000"/>
                <w:sz w:val="21"/>
                <w:szCs w:val="21"/>
                <w:highlight w:val="none"/>
                <w:lang w:val="en-US" w:eastAsia="zh-CN"/>
              </w:rPr>
              <w:t>GB/T16422.3-2022/</w:t>
            </w:r>
            <w:commentRangeStart w:id="26"/>
            <w:r>
              <w:rPr>
                <w:rFonts w:hint="eastAsia" w:asciiTheme="minorEastAsia" w:hAnsiTheme="minorEastAsia" w:eastAsiaTheme="minorEastAsia" w:cstheme="minorEastAsia"/>
                <w:b/>
                <w:bCs/>
                <w:color w:val="FF0000"/>
                <w:sz w:val="21"/>
                <w:szCs w:val="21"/>
                <w:highlight w:val="none"/>
                <w:lang w:val="en-US" w:eastAsia="zh-CN"/>
              </w:rPr>
              <w:t>ISO4892-3:2016</w:t>
            </w:r>
            <w:commentRangeEnd w:id="26"/>
            <w:r>
              <w:commentReference w:id="26"/>
            </w:r>
            <w:commentRangeEnd w:id="25"/>
            <w:r>
              <w:commentReference w:id="25"/>
            </w:r>
            <w:r>
              <w:rPr>
                <w:rFonts w:hint="eastAsia" w:asciiTheme="minorEastAsia" w:hAnsiTheme="minorEastAsia" w:eastAsiaTheme="minorEastAsia" w:cstheme="minorEastAsia"/>
                <w:b/>
                <w:bCs/>
                <w:color w:val="FF0000"/>
                <w:kern w:val="2"/>
                <w:sz w:val="21"/>
                <w:szCs w:val="21"/>
                <w:highlight w:val="none"/>
                <w:lang w:val="en-US" w:eastAsia="zh-CN" w:bidi="ar-SA"/>
              </w:rPr>
              <w:t>标准，光照辐射度W/(m2·nm)(340nm)</w:t>
            </w:r>
            <w:r>
              <w:rPr>
                <w:rFonts w:hint="eastAsia" w:asciiTheme="minorEastAsia" w:hAnsiTheme="minorEastAsia" w:eastAsiaTheme="minorEastAsia" w:cstheme="minorEastAsia"/>
                <w:b/>
                <w:bCs/>
                <w:color w:val="FF0000"/>
                <w:sz w:val="21"/>
                <w:szCs w:val="21"/>
                <w:highlight w:val="none"/>
                <w:lang w:val="en-US" w:eastAsia="zh-CN"/>
              </w:rPr>
              <w:t>≥</w:t>
            </w:r>
            <w:r>
              <w:rPr>
                <w:rFonts w:hint="eastAsia" w:asciiTheme="minorEastAsia" w:hAnsiTheme="minorEastAsia" w:eastAsiaTheme="minorEastAsia" w:cstheme="minorEastAsia"/>
                <w:b/>
                <w:bCs/>
                <w:color w:val="FF0000"/>
                <w:kern w:val="2"/>
                <w:sz w:val="21"/>
                <w:szCs w:val="21"/>
                <w:highlight w:val="none"/>
                <w:lang w:val="en-US" w:eastAsia="zh-CN" w:bidi="ar-SA"/>
              </w:rPr>
              <w:t>0.76，黑板温度</w:t>
            </w:r>
            <w:r>
              <w:rPr>
                <w:rFonts w:hint="eastAsia" w:asciiTheme="minorEastAsia" w:hAnsiTheme="minorEastAsia" w:eastAsiaTheme="minorEastAsia" w:cstheme="minorEastAsia"/>
                <w:b/>
                <w:bCs/>
                <w:color w:val="FF0000"/>
                <w:sz w:val="21"/>
                <w:szCs w:val="21"/>
                <w:highlight w:val="none"/>
                <w:lang w:val="en-US" w:eastAsia="zh-CN"/>
              </w:rPr>
              <w:t>≥</w:t>
            </w:r>
            <w:r>
              <w:rPr>
                <w:rFonts w:hint="eastAsia" w:asciiTheme="minorEastAsia" w:hAnsiTheme="minorEastAsia" w:eastAsiaTheme="minorEastAsia" w:cstheme="minorEastAsia"/>
                <w:b/>
                <w:bCs/>
                <w:color w:val="FF0000"/>
                <w:kern w:val="2"/>
                <w:sz w:val="21"/>
                <w:szCs w:val="21"/>
                <w:highlight w:val="none"/>
                <w:lang w:val="en-US" w:eastAsia="zh-CN" w:bidi="ar-SA"/>
              </w:rPr>
              <w:t>60℃环境下，检测紫外老化</w:t>
            </w:r>
            <w:r>
              <w:rPr>
                <w:rFonts w:hint="eastAsia" w:asciiTheme="minorEastAsia" w:hAnsiTheme="minorEastAsia" w:eastAsiaTheme="minorEastAsia" w:cstheme="minorEastAsia"/>
                <w:b/>
                <w:bCs/>
                <w:color w:val="FF0000"/>
                <w:sz w:val="21"/>
                <w:szCs w:val="21"/>
                <w:highlight w:val="none"/>
                <w:lang w:val="en-US" w:eastAsia="zh-CN"/>
              </w:rPr>
              <w:t>≥200h时，外观无可视变化，无变色，色差ΔE*≤0.16，变色等级</w:t>
            </w:r>
            <w:r>
              <w:rPr>
                <w:rFonts w:hint="eastAsia" w:asciiTheme="minorEastAsia" w:hAnsiTheme="minorEastAsia" w:eastAsiaTheme="minorEastAsia" w:cstheme="minorEastAsia"/>
                <w:b/>
                <w:bCs/>
                <w:color w:val="FF0000"/>
                <w:kern w:val="2"/>
                <w:sz w:val="21"/>
                <w:szCs w:val="21"/>
                <w:highlight w:val="none"/>
                <w:lang w:val="en-US" w:eastAsia="zh-CN" w:bidi="ar-SA"/>
              </w:rPr>
              <w:t>≤</w:t>
            </w:r>
            <w:r>
              <w:rPr>
                <w:rFonts w:hint="eastAsia" w:asciiTheme="minorEastAsia" w:hAnsiTheme="minorEastAsia" w:eastAsiaTheme="minorEastAsia" w:cstheme="minorEastAsia"/>
                <w:b/>
                <w:bCs/>
                <w:color w:val="FF0000"/>
                <w:sz w:val="21"/>
                <w:szCs w:val="21"/>
                <w:highlight w:val="none"/>
                <w:lang w:val="en-US" w:eastAsia="zh-CN"/>
              </w:rPr>
              <w:t>0。</w:t>
            </w:r>
          </w:p>
          <w:p w14:paraId="5AEB29E5">
            <w:pPr>
              <w:keepNext w:val="0"/>
              <w:keepLines w:val="0"/>
              <w:widowControl/>
              <w:suppressLineNumbers w:val="0"/>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b/>
                <w:bCs/>
                <w:color w:val="FF0000"/>
                <w:sz w:val="21"/>
                <w:szCs w:val="21"/>
                <w:highlight w:val="none"/>
                <w:lang w:val="en-US" w:eastAsia="zh-CN"/>
              </w:rPr>
              <w:t>提供证明材料：提供</w:t>
            </w:r>
            <w:commentRangeStart w:id="27"/>
            <w:r>
              <w:rPr>
                <w:rFonts w:hint="eastAsia" w:asciiTheme="minorEastAsia" w:hAnsiTheme="minorEastAsia" w:eastAsiaTheme="minorEastAsia" w:cstheme="minorEastAsia"/>
                <w:b/>
                <w:bCs/>
                <w:color w:val="FF0000"/>
                <w:sz w:val="21"/>
                <w:szCs w:val="21"/>
                <w:highlight w:val="none"/>
                <w:lang w:val="en-US" w:eastAsia="zh-CN"/>
              </w:rPr>
              <w:t>委托人为投标人或产品制造商的</w:t>
            </w:r>
            <w:commentRangeEnd w:id="27"/>
            <w:r>
              <w:commentReference w:id="27"/>
            </w:r>
            <w:r>
              <w:rPr>
                <w:rFonts w:hint="eastAsia" w:asciiTheme="minorEastAsia" w:hAnsiTheme="minorEastAsia" w:eastAsiaTheme="minorEastAsia" w:cstheme="minorEastAsia"/>
                <w:b/>
                <w:bCs/>
                <w:color w:val="FF0000"/>
                <w:sz w:val="21"/>
                <w:szCs w:val="21"/>
                <w:highlight w:val="none"/>
                <w:lang w:val="en-US" w:eastAsia="zh-CN"/>
              </w:rPr>
              <w:t>第三方检测机构出具的带有CMA</w:t>
            </w:r>
            <w:commentRangeStart w:id="28"/>
            <w:r>
              <w:rPr>
                <w:rFonts w:hint="eastAsia" w:asciiTheme="minorEastAsia" w:hAnsiTheme="minorEastAsia" w:eastAsiaTheme="minorEastAsia" w:cstheme="minorEastAsia"/>
                <w:b/>
                <w:bCs/>
                <w:color w:val="FF0000"/>
                <w:sz w:val="21"/>
                <w:szCs w:val="21"/>
                <w:highlight w:val="none"/>
                <w:lang w:val="en-US" w:eastAsia="zh-CN"/>
              </w:rPr>
              <w:t>或</w:t>
            </w:r>
            <w:commentRangeEnd w:id="28"/>
            <w:r>
              <w:commentReference w:id="28"/>
            </w:r>
            <w:r>
              <w:rPr>
                <w:rFonts w:hint="eastAsia" w:asciiTheme="minorEastAsia" w:hAnsiTheme="minorEastAsia" w:eastAsiaTheme="minorEastAsia" w:cstheme="minorEastAsia"/>
                <w:b/>
                <w:bCs/>
                <w:color w:val="FF0000"/>
                <w:sz w:val="21"/>
                <w:szCs w:val="21"/>
                <w:highlight w:val="none"/>
                <w:lang w:val="en-US" w:eastAsia="zh-CN"/>
              </w:rPr>
              <w:t>CNAS标识的检测报告关键页（包括但不限于：报告的封面、首页、内容页）扫描件</w:t>
            </w:r>
            <w:r>
              <w:commentReference w:id="29"/>
            </w:r>
            <w:del w:id="46" w:author="王秀子" w:date="2024-10-30T21:17:44Z">
              <w:r>
                <w:rPr>
                  <w:rFonts w:hint="eastAsia" w:asciiTheme="minorEastAsia" w:hAnsiTheme="minorEastAsia" w:eastAsiaTheme="minorEastAsia" w:cstheme="minorEastAsia"/>
                  <w:b/>
                  <w:bCs/>
                  <w:color w:val="FF0000"/>
                  <w:sz w:val="21"/>
                  <w:szCs w:val="21"/>
                  <w:highlight w:val="none"/>
                  <w:lang w:val="en-US" w:eastAsia="zh-CN"/>
                </w:rPr>
                <w:delText>，原件备查</w:delText>
              </w:r>
            </w:del>
            <w:r>
              <w:rPr>
                <w:rFonts w:hint="eastAsia" w:asciiTheme="minorEastAsia" w:hAnsiTheme="minorEastAsia" w:eastAsiaTheme="minorEastAsia" w:cstheme="minorEastAsia"/>
                <w:b/>
                <w:bCs/>
                <w:color w:val="FF0000"/>
                <w:sz w:val="21"/>
                <w:szCs w:val="21"/>
                <w:highlight w:val="none"/>
                <w:lang w:val="en-US" w:eastAsia="zh-CN"/>
              </w:rPr>
              <w:t>；</w:t>
            </w:r>
          </w:p>
        </w:tc>
      </w:tr>
      <w:tr w14:paraId="4DE34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80BA499">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5F6A88F">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5C81C541">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3.三口水龙头选用H63黄铜管，使用红冲锻造工艺，不出现沙眼；涂层经哑光环氧树脂粉末涂料热固处理，防紫外线辐射，耐化学腐蚀；陶瓷阀芯可90度旋转、耐磨、耐腐蚀，开关使用寿命测试</w:t>
            </w:r>
            <w:commentRangeStart w:id="30"/>
            <w:r>
              <w:rPr>
                <w:rFonts w:hint="eastAsia" w:asciiTheme="minorEastAsia" w:hAnsiTheme="minorEastAsia" w:eastAsiaTheme="minorEastAsia" w:cstheme="minorEastAsia"/>
                <w:sz w:val="21"/>
                <w:szCs w:val="21"/>
                <w:highlight w:val="none"/>
                <w:lang w:val="en-US" w:eastAsia="zh-CN"/>
              </w:rPr>
              <w:t>可达60万次</w:t>
            </w:r>
            <w:commentRangeEnd w:id="30"/>
            <w:r>
              <w:commentReference w:id="30"/>
            </w:r>
            <w:r>
              <w:rPr>
                <w:rFonts w:hint="eastAsia" w:asciiTheme="minorEastAsia" w:hAnsiTheme="minorEastAsia" w:eastAsiaTheme="minorEastAsia" w:cstheme="minorEastAsia"/>
                <w:sz w:val="21"/>
                <w:szCs w:val="21"/>
                <w:highlight w:val="none"/>
                <w:lang w:val="en-US" w:eastAsia="zh-CN"/>
              </w:rPr>
              <w:t>，静态最大耐压</w:t>
            </w:r>
            <w:commentRangeStart w:id="31"/>
            <w:r>
              <w:rPr>
                <w:rFonts w:hint="eastAsia" w:asciiTheme="minorEastAsia" w:hAnsiTheme="minorEastAsia" w:eastAsiaTheme="minorEastAsia" w:cstheme="minorEastAsia"/>
                <w:sz w:val="21"/>
                <w:szCs w:val="21"/>
                <w:highlight w:val="none"/>
                <w:lang w:val="en-US" w:eastAsia="zh-CN"/>
              </w:rPr>
              <w:t>2.5MPa</w:t>
            </w:r>
            <w:commentRangeEnd w:id="31"/>
            <w:r>
              <w:commentReference w:id="31"/>
            </w:r>
            <w:r>
              <w:rPr>
                <w:rFonts w:hint="eastAsia" w:asciiTheme="minorEastAsia" w:hAnsiTheme="minorEastAsia" w:eastAsiaTheme="minorEastAsia" w:cstheme="minorEastAsia"/>
                <w:sz w:val="21"/>
                <w:szCs w:val="21"/>
                <w:highlight w:val="none"/>
                <w:lang w:val="en-US" w:eastAsia="zh-CN"/>
              </w:rPr>
              <w:t>，鹅颈出水管可360度旋转；旋钮把手为PP全新料无添加碳酸钙；供水软管:长度</w:t>
            </w:r>
            <w:commentRangeStart w:id="32"/>
            <w:r>
              <w:rPr>
                <w:rFonts w:hint="eastAsia" w:asciiTheme="minorEastAsia" w:hAnsiTheme="minorEastAsia" w:eastAsiaTheme="minorEastAsia" w:cstheme="minorEastAsia"/>
                <w:sz w:val="21"/>
                <w:szCs w:val="21"/>
                <w:highlight w:val="none"/>
                <w:lang w:val="en-US" w:eastAsia="zh-CN"/>
              </w:rPr>
              <w:t>1.5米</w:t>
            </w:r>
            <w:commentRangeEnd w:id="32"/>
            <w:r>
              <w:commentReference w:id="32"/>
            </w:r>
            <w:r>
              <w:rPr>
                <w:rFonts w:hint="eastAsia" w:asciiTheme="minorEastAsia" w:hAnsiTheme="minorEastAsia" w:eastAsiaTheme="minorEastAsia" w:cstheme="minorEastAsia"/>
                <w:sz w:val="21"/>
                <w:szCs w:val="21"/>
                <w:highlight w:val="none"/>
                <w:lang w:val="en-US" w:eastAsia="zh-CN"/>
              </w:rPr>
              <w:t>，软性PVC管外覆不锈钢网,外层包裹PE管，有效防止生锈、渗漏。</w:t>
            </w:r>
          </w:p>
        </w:tc>
      </w:tr>
      <w:tr w14:paraId="2C908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62AC0F6">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F884630">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4B120A40">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4.铅笔硬度：检测结果值≥2H；</w:t>
            </w:r>
          </w:p>
        </w:tc>
      </w:tr>
      <w:tr w14:paraId="05C2A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6539526">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185DEA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24FFADE2">
            <w:pPr>
              <w:widowControl w:val="0"/>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▲5.三口水龙头的质量要求：</w:t>
            </w:r>
            <w:r>
              <w:rPr>
                <w:rFonts w:hint="eastAsia" w:asciiTheme="minorEastAsia" w:hAnsiTheme="minorEastAsia" w:eastAsiaTheme="minorEastAsia" w:cstheme="minorEastAsia"/>
                <w:b/>
                <w:bCs/>
                <w:color w:val="FF0000"/>
                <w:kern w:val="2"/>
                <w:sz w:val="21"/>
                <w:szCs w:val="21"/>
                <w:highlight w:val="none"/>
                <w:lang w:val="en-US" w:eastAsia="zh-CN" w:bidi="ar-SA"/>
              </w:rPr>
              <w:t>（</w:t>
            </w:r>
            <w:r>
              <w:rPr>
                <w:rFonts w:hint="eastAsia" w:asciiTheme="minorEastAsia" w:hAnsiTheme="minorEastAsia" w:eastAsiaTheme="minorEastAsia" w:cstheme="minorEastAsia"/>
                <w:b/>
                <w:bCs/>
                <w:color w:val="FF0000"/>
                <w:kern w:val="0"/>
                <w:sz w:val="21"/>
                <w:szCs w:val="21"/>
                <w:highlight w:val="none"/>
                <w:lang w:val="en-US" w:eastAsia="zh-CN" w:bidi="ar-SA"/>
              </w:rPr>
              <w:t>1）中性盐雾试验：依据GB/T10125-2021标准，进行</w:t>
            </w:r>
            <w:commentRangeStart w:id="33"/>
            <w:r>
              <w:rPr>
                <w:rFonts w:hint="eastAsia" w:asciiTheme="minorEastAsia" w:hAnsiTheme="minorEastAsia" w:eastAsiaTheme="minorEastAsia" w:cstheme="minorEastAsia"/>
                <w:b/>
                <w:bCs/>
                <w:color w:val="FF0000"/>
                <w:kern w:val="0"/>
                <w:sz w:val="21"/>
                <w:szCs w:val="21"/>
                <w:highlight w:val="none"/>
                <w:lang w:val="en-US" w:eastAsia="zh-CN" w:bidi="ar-SA"/>
              </w:rPr>
              <w:t>800h</w:t>
            </w:r>
            <w:commentRangeEnd w:id="33"/>
            <w:r>
              <w:commentReference w:id="33"/>
            </w:r>
            <w:r>
              <w:rPr>
                <w:rFonts w:hint="eastAsia" w:asciiTheme="minorEastAsia" w:hAnsiTheme="minorEastAsia" w:eastAsiaTheme="minorEastAsia" w:cstheme="minorEastAsia"/>
                <w:b/>
                <w:bCs/>
                <w:color w:val="FF0000"/>
                <w:kern w:val="0"/>
                <w:sz w:val="21"/>
                <w:szCs w:val="21"/>
                <w:highlight w:val="none"/>
                <w:lang w:val="en-US" w:eastAsia="zh-CN" w:bidi="ar-SA"/>
              </w:rPr>
              <w:t>盐雾试验后，试样涂层划道处无腐蚀；</w:t>
            </w:r>
          </w:p>
          <w:p w14:paraId="67519019">
            <w:pPr>
              <w:rPr>
                <w:rFonts w:hint="eastAsia" w:asciiTheme="minorEastAsia" w:hAnsiTheme="minorEastAsia" w:eastAsiaTheme="minorEastAsia" w:cstheme="minorEastAsia"/>
                <w:b/>
                <w:bCs/>
                <w:color w:val="FF0000"/>
                <w:sz w:val="21"/>
                <w:szCs w:val="21"/>
                <w:highlight w:val="none"/>
              </w:rPr>
            </w:pPr>
            <w:r>
              <w:rPr>
                <w:rFonts w:hint="eastAsia" w:asciiTheme="minorEastAsia" w:hAnsiTheme="minorEastAsia" w:eastAsiaTheme="minorEastAsia" w:cstheme="minorEastAsia"/>
                <w:b/>
                <w:bCs/>
                <w:color w:val="FF0000"/>
                <w:kern w:val="2"/>
                <w:sz w:val="21"/>
                <w:szCs w:val="21"/>
                <w:highlight w:val="none"/>
                <w:lang w:val="en-US" w:eastAsia="zh-CN" w:bidi="ar-SA"/>
              </w:rPr>
              <w:t>（</w:t>
            </w:r>
            <w:r>
              <w:rPr>
                <w:rFonts w:hint="eastAsia" w:asciiTheme="minorEastAsia" w:hAnsiTheme="minorEastAsia" w:eastAsiaTheme="minorEastAsia" w:cstheme="minorEastAsia"/>
                <w:b/>
                <w:bCs/>
                <w:color w:val="FF0000"/>
                <w:sz w:val="21"/>
                <w:szCs w:val="21"/>
                <w:highlight w:val="none"/>
                <w:lang w:val="en-US" w:eastAsia="zh-CN"/>
              </w:rPr>
              <w:t>2）加速耐候性：依据GB/T 11186.3-1989</w:t>
            </w:r>
            <w:r>
              <w:rPr>
                <w:rFonts w:hint="eastAsia" w:asciiTheme="minorEastAsia" w:hAnsiTheme="minorEastAsia" w:eastAsiaTheme="minorEastAsia" w:cstheme="minorEastAsia"/>
                <w:sz w:val="21"/>
                <w:szCs w:val="21"/>
                <w:highlight w:val="none"/>
                <w:lang w:val="en-US" w:eastAsia="zh-CN"/>
              </w:rPr>
              <w:t>、</w:t>
            </w:r>
            <w:r>
              <w:rPr>
                <w:rFonts w:hint="eastAsia" w:asciiTheme="minorEastAsia" w:hAnsiTheme="minorEastAsia" w:eastAsiaTheme="minorEastAsia" w:cstheme="minorEastAsia"/>
                <w:b/>
                <w:bCs/>
                <w:color w:val="FF0000"/>
                <w:sz w:val="21"/>
                <w:szCs w:val="21"/>
                <w:highlight w:val="none"/>
                <w:lang w:val="en-US" w:eastAsia="zh-CN"/>
              </w:rPr>
              <w:t>GB/T 11186.2-1989</w:t>
            </w:r>
            <w:r>
              <w:rPr>
                <w:rFonts w:hint="eastAsia" w:asciiTheme="minorEastAsia" w:hAnsiTheme="minorEastAsia" w:eastAsiaTheme="minorEastAsia" w:cstheme="minorEastAsia"/>
                <w:sz w:val="21"/>
                <w:szCs w:val="21"/>
                <w:highlight w:val="none"/>
                <w:lang w:val="en-US" w:eastAsia="zh-CN"/>
              </w:rPr>
              <w:t>、</w:t>
            </w:r>
            <w:r>
              <w:rPr>
                <w:rFonts w:hint="eastAsia" w:asciiTheme="minorEastAsia" w:hAnsiTheme="minorEastAsia" w:eastAsiaTheme="minorEastAsia" w:cstheme="minorEastAsia"/>
                <w:b/>
                <w:bCs/>
                <w:color w:val="FF0000"/>
                <w:sz w:val="21"/>
                <w:szCs w:val="21"/>
                <w:highlight w:val="none"/>
                <w:lang w:val="en-US" w:eastAsia="zh-CN"/>
              </w:rPr>
              <w:t>GB/T 9754-2007</w:t>
            </w:r>
            <w:r>
              <w:rPr>
                <w:rFonts w:hint="eastAsia" w:asciiTheme="minorEastAsia" w:hAnsiTheme="minorEastAsia" w:eastAsiaTheme="minorEastAsia" w:cstheme="minorEastAsia"/>
                <w:sz w:val="21"/>
                <w:szCs w:val="21"/>
                <w:highlight w:val="none"/>
                <w:lang w:val="en-US" w:eastAsia="zh-CN"/>
              </w:rPr>
              <w:t>、</w:t>
            </w:r>
            <w:r>
              <w:rPr>
                <w:rFonts w:hint="eastAsia" w:asciiTheme="minorEastAsia" w:hAnsiTheme="minorEastAsia" w:eastAsiaTheme="minorEastAsia" w:cstheme="minorEastAsia"/>
                <w:b/>
                <w:bCs/>
                <w:color w:val="FF0000"/>
                <w:sz w:val="21"/>
                <w:szCs w:val="21"/>
                <w:highlight w:val="none"/>
                <w:lang w:val="en-US" w:eastAsia="zh-CN"/>
              </w:rPr>
              <w:t>GB/T 1865-2009</w:t>
            </w:r>
            <w:r>
              <w:rPr>
                <w:rFonts w:hint="eastAsia" w:asciiTheme="minorEastAsia" w:hAnsiTheme="minorEastAsia" w:eastAsiaTheme="minorEastAsia" w:cstheme="minorEastAsia"/>
                <w:sz w:val="21"/>
                <w:szCs w:val="21"/>
                <w:highlight w:val="none"/>
                <w:lang w:val="en-US" w:eastAsia="zh-CN"/>
              </w:rPr>
              <w:t>、</w:t>
            </w:r>
            <w:r>
              <w:rPr>
                <w:rFonts w:hint="eastAsia" w:asciiTheme="minorEastAsia" w:hAnsiTheme="minorEastAsia" w:eastAsiaTheme="minorEastAsia" w:cstheme="minorEastAsia"/>
                <w:b/>
                <w:bCs/>
                <w:color w:val="FF0000"/>
                <w:sz w:val="21"/>
                <w:szCs w:val="21"/>
                <w:highlight w:val="none"/>
                <w:lang w:val="en-US" w:eastAsia="zh-CN"/>
              </w:rPr>
              <w:t>GB/T 5237.4-2017标准，进行加速耐候性≥</w:t>
            </w:r>
            <w:commentRangeStart w:id="34"/>
            <w:r>
              <w:rPr>
                <w:rFonts w:hint="eastAsia" w:asciiTheme="minorEastAsia" w:hAnsiTheme="minorEastAsia" w:eastAsiaTheme="minorEastAsia" w:cstheme="minorEastAsia"/>
                <w:b/>
                <w:bCs/>
                <w:color w:val="FF0000"/>
                <w:sz w:val="21"/>
                <w:szCs w:val="21"/>
                <w:highlight w:val="none"/>
                <w:lang w:val="en-US" w:eastAsia="zh-CN"/>
              </w:rPr>
              <w:t>1000h</w:t>
            </w:r>
            <w:commentRangeEnd w:id="34"/>
            <w:r>
              <w:commentReference w:id="34"/>
            </w:r>
            <w:r>
              <w:rPr>
                <w:rFonts w:hint="eastAsia" w:asciiTheme="minorEastAsia" w:hAnsiTheme="minorEastAsia" w:eastAsiaTheme="minorEastAsia" w:cstheme="minorEastAsia"/>
                <w:b/>
                <w:bCs/>
                <w:color w:val="FF0000"/>
                <w:sz w:val="21"/>
                <w:szCs w:val="21"/>
                <w:highlight w:val="none"/>
                <w:lang w:val="en-US" w:eastAsia="zh-CN"/>
              </w:rPr>
              <w:t>，</w:t>
            </w:r>
            <w:commentRangeStart w:id="35"/>
            <w:r>
              <w:rPr>
                <w:rFonts w:hint="eastAsia" w:asciiTheme="minorEastAsia" w:hAnsiTheme="minorEastAsia" w:eastAsiaTheme="minorEastAsia" w:cstheme="minorEastAsia"/>
                <w:b/>
                <w:bCs/>
                <w:color w:val="FF0000"/>
                <w:sz w:val="21"/>
                <w:szCs w:val="21"/>
                <w:highlight w:val="none"/>
                <w:lang w:val="en-US" w:eastAsia="zh-CN"/>
              </w:rPr>
              <w:t>Ⅱ级</w:t>
            </w:r>
            <w:commentRangeEnd w:id="35"/>
            <w:r>
              <w:commentReference w:id="35"/>
            </w:r>
            <w:r>
              <w:rPr>
                <w:rFonts w:hint="eastAsia" w:asciiTheme="minorEastAsia" w:hAnsiTheme="minorEastAsia" w:eastAsiaTheme="minorEastAsia" w:cstheme="minorEastAsia"/>
                <w:b/>
                <w:bCs/>
                <w:color w:val="FF0000"/>
                <w:sz w:val="21"/>
                <w:szCs w:val="21"/>
                <w:highlight w:val="none"/>
                <w:lang w:val="en-US" w:eastAsia="zh-CN"/>
              </w:rPr>
              <w:t>标准要求检测，检测结果光泽保持率≥94%，色差值≤0.56，符合</w:t>
            </w:r>
            <w:commentRangeStart w:id="36"/>
            <w:r>
              <w:rPr>
                <w:rFonts w:hint="eastAsia" w:asciiTheme="minorEastAsia" w:hAnsiTheme="minorEastAsia" w:eastAsiaTheme="minorEastAsia" w:cstheme="minorEastAsia"/>
                <w:b/>
                <w:bCs/>
                <w:color w:val="FF0000"/>
                <w:sz w:val="21"/>
                <w:szCs w:val="21"/>
                <w:highlight w:val="none"/>
                <w:lang w:val="en-US" w:eastAsia="zh-CN"/>
              </w:rPr>
              <w:t>Ⅱ级</w:t>
            </w:r>
            <w:commentRangeEnd w:id="36"/>
            <w:r>
              <w:commentReference w:id="36"/>
            </w:r>
            <w:r>
              <w:rPr>
                <w:rFonts w:hint="eastAsia" w:asciiTheme="minorEastAsia" w:hAnsiTheme="minorEastAsia" w:eastAsiaTheme="minorEastAsia" w:cstheme="minorEastAsia"/>
                <w:b/>
                <w:bCs/>
                <w:color w:val="FF0000"/>
                <w:sz w:val="21"/>
                <w:szCs w:val="21"/>
                <w:highlight w:val="none"/>
                <w:lang w:val="en-US" w:eastAsia="zh-CN"/>
              </w:rPr>
              <w:t>；</w:t>
            </w:r>
          </w:p>
          <w:p w14:paraId="55AF8D1B">
            <w:pPr>
              <w:widowControl w:val="0"/>
              <w:jc w:val="left"/>
              <w:outlineLvl w:val="2"/>
              <w:rPr>
                <w:rFonts w:hint="eastAsia" w:asciiTheme="minorEastAsia" w:hAnsiTheme="minorEastAsia" w:eastAsiaTheme="minorEastAsia" w:cstheme="minorEastAsia"/>
                <w:b/>
                <w:bCs/>
                <w:color w:val="FF0000"/>
                <w:kern w:val="2"/>
                <w:sz w:val="21"/>
                <w:szCs w:val="21"/>
                <w:highlight w:val="none"/>
                <w:lang w:val="en-US" w:eastAsia="zh-CN" w:bidi="ar-SA"/>
              </w:rPr>
            </w:pPr>
            <w:r>
              <w:rPr>
                <w:rFonts w:hint="eastAsia" w:asciiTheme="minorEastAsia" w:hAnsiTheme="minorEastAsia" w:eastAsiaTheme="minorEastAsia" w:cstheme="minorEastAsia"/>
                <w:b/>
                <w:bCs/>
                <w:color w:val="FF0000"/>
                <w:kern w:val="2"/>
                <w:sz w:val="21"/>
                <w:szCs w:val="21"/>
                <w:highlight w:val="none"/>
                <w:lang w:val="en-US" w:eastAsia="zh-CN" w:bidi="ar-SA"/>
              </w:rPr>
              <w:t>（</w:t>
            </w:r>
            <w:r>
              <w:rPr>
                <w:rFonts w:hint="eastAsia" w:asciiTheme="minorEastAsia" w:hAnsiTheme="minorEastAsia" w:eastAsiaTheme="minorEastAsia" w:cstheme="minorEastAsia"/>
                <w:b/>
                <w:bCs/>
                <w:color w:val="FF0000"/>
                <w:kern w:val="0"/>
                <w:sz w:val="21"/>
                <w:szCs w:val="21"/>
                <w:highlight w:val="none"/>
                <w:lang w:val="en-US" w:eastAsia="zh-CN" w:bidi="ar-SA"/>
              </w:rPr>
              <w:t>3）</w:t>
            </w:r>
            <w:r>
              <w:rPr>
                <w:rFonts w:hint="eastAsia" w:asciiTheme="minorEastAsia" w:hAnsiTheme="minorEastAsia" w:eastAsiaTheme="minorEastAsia" w:cstheme="minorEastAsia"/>
                <w:b/>
                <w:bCs/>
                <w:color w:val="FF0000"/>
                <w:kern w:val="2"/>
                <w:sz w:val="21"/>
                <w:szCs w:val="21"/>
                <w:highlight w:val="none"/>
                <w:lang w:val="en-US" w:eastAsia="zh-CN" w:bidi="ar-SA"/>
              </w:rPr>
              <w:t>声学性能：依据</w:t>
            </w:r>
            <w:commentRangeStart w:id="37"/>
            <w:r>
              <w:rPr>
                <w:rFonts w:hint="eastAsia" w:asciiTheme="minorEastAsia" w:hAnsiTheme="minorEastAsia" w:eastAsiaTheme="minorEastAsia" w:cstheme="minorEastAsia"/>
                <w:b/>
                <w:bCs/>
                <w:color w:val="FF0000"/>
                <w:kern w:val="2"/>
                <w:sz w:val="21"/>
                <w:szCs w:val="21"/>
                <w:highlight w:val="none"/>
                <w:lang w:val="en-US" w:eastAsia="zh-CN" w:bidi="ar-SA"/>
              </w:rPr>
              <w:t>ISO3822-1:1999</w:t>
            </w:r>
            <w:commentRangeStart w:id="38"/>
            <w:r>
              <w:rPr>
                <w:rFonts w:hint="eastAsia" w:asciiTheme="minorEastAsia" w:hAnsiTheme="minorEastAsia" w:eastAsiaTheme="minorEastAsia" w:cstheme="minorEastAsia"/>
                <w:b/>
                <w:bCs/>
                <w:color w:val="FF0000"/>
                <w:kern w:val="2"/>
                <w:sz w:val="21"/>
                <w:szCs w:val="21"/>
                <w:highlight w:val="none"/>
                <w:lang w:val="en-US" w:eastAsia="zh-CN" w:bidi="ar-SA"/>
              </w:rPr>
              <w:t>+A1</w:t>
            </w:r>
            <w:commentRangeEnd w:id="38"/>
            <w:r>
              <w:commentReference w:id="38"/>
            </w:r>
            <w:r>
              <w:rPr>
                <w:rFonts w:hint="eastAsia" w:asciiTheme="minorEastAsia" w:hAnsiTheme="minorEastAsia" w:eastAsiaTheme="minorEastAsia" w:cstheme="minorEastAsia"/>
                <w:b/>
                <w:bCs/>
                <w:color w:val="FF0000"/>
                <w:kern w:val="2"/>
                <w:sz w:val="21"/>
                <w:szCs w:val="21"/>
                <w:highlight w:val="none"/>
                <w:lang w:val="en-US" w:eastAsia="zh-CN" w:bidi="ar-SA"/>
              </w:rPr>
              <w:t>:2008/ISO3822-2:1995</w:t>
            </w:r>
            <w:commentRangeEnd w:id="37"/>
            <w:r>
              <w:commentReference w:id="37"/>
            </w:r>
            <w:r>
              <w:rPr>
                <w:rFonts w:hint="eastAsia" w:asciiTheme="minorEastAsia" w:hAnsiTheme="minorEastAsia" w:eastAsiaTheme="minorEastAsia" w:cstheme="minorEastAsia"/>
                <w:b/>
                <w:bCs/>
                <w:color w:val="FF0000"/>
                <w:kern w:val="2"/>
                <w:sz w:val="21"/>
                <w:szCs w:val="21"/>
                <w:highlight w:val="none"/>
                <w:lang w:val="en-US" w:eastAsia="zh-CN" w:bidi="ar-SA"/>
              </w:rPr>
              <w:t>标准，压力0.3MPa时，顶部龙头出水口</w:t>
            </w:r>
            <w:r>
              <w:rPr>
                <w:rFonts w:hint="eastAsia" w:asciiTheme="minorEastAsia" w:hAnsiTheme="minorEastAsia" w:eastAsiaTheme="minorEastAsia" w:cstheme="minorEastAsia"/>
                <w:b/>
                <w:bCs/>
                <w:color w:val="FF0000"/>
                <w:kern w:val="0"/>
                <w:sz w:val="21"/>
                <w:szCs w:val="21"/>
                <w:highlight w:val="none"/>
                <w:lang w:val="en-US" w:eastAsia="zh-CN" w:bidi="ar-SA"/>
              </w:rPr>
              <w:t>≤</w:t>
            </w:r>
            <w:r>
              <w:rPr>
                <w:rFonts w:hint="eastAsia" w:asciiTheme="minorEastAsia" w:hAnsiTheme="minorEastAsia" w:eastAsiaTheme="minorEastAsia" w:cstheme="minorEastAsia"/>
                <w:b/>
                <w:bCs/>
                <w:color w:val="FF0000"/>
                <w:kern w:val="2"/>
                <w:sz w:val="21"/>
                <w:szCs w:val="21"/>
                <w:highlight w:val="none"/>
                <w:lang w:val="en-US" w:eastAsia="zh-CN" w:bidi="ar-SA"/>
              </w:rPr>
              <w:t>12dB（A），左侧龙头出水口</w:t>
            </w:r>
            <w:r>
              <w:rPr>
                <w:rFonts w:hint="eastAsia" w:asciiTheme="minorEastAsia" w:hAnsiTheme="minorEastAsia" w:eastAsiaTheme="minorEastAsia" w:cstheme="minorEastAsia"/>
                <w:b/>
                <w:bCs/>
                <w:color w:val="FF0000"/>
                <w:kern w:val="0"/>
                <w:sz w:val="21"/>
                <w:szCs w:val="21"/>
                <w:highlight w:val="none"/>
                <w:lang w:val="en-US" w:eastAsia="zh-CN" w:bidi="ar-SA"/>
              </w:rPr>
              <w:t>≤</w:t>
            </w:r>
            <w:r>
              <w:rPr>
                <w:rFonts w:hint="eastAsia" w:asciiTheme="minorEastAsia" w:hAnsiTheme="minorEastAsia" w:eastAsiaTheme="minorEastAsia" w:cstheme="minorEastAsia"/>
                <w:b/>
                <w:bCs/>
                <w:color w:val="FF0000"/>
                <w:kern w:val="2"/>
                <w:sz w:val="21"/>
                <w:szCs w:val="21"/>
                <w:highlight w:val="none"/>
                <w:lang w:val="en-US" w:eastAsia="zh-CN" w:bidi="ar-SA"/>
              </w:rPr>
              <w:t>13dB（A），右侧龙头出水口</w:t>
            </w:r>
            <w:r>
              <w:rPr>
                <w:rFonts w:hint="eastAsia" w:asciiTheme="minorEastAsia" w:hAnsiTheme="minorEastAsia" w:eastAsiaTheme="minorEastAsia" w:cstheme="minorEastAsia"/>
                <w:b/>
                <w:bCs/>
                <w:color w:val="FF0000"/>
                <w:kern w:val="0"/>
                <w:sz w:val="21"/>
                <w:szCs w:val="21"/>
                <w:highlight w:val="none"/>
                <w:lang w:val="en-US" w:eastAsia="zh-CN" w:bidi="ar-SA"/>
              </w:rPr>
              <w:t>≤</w:t>
            </w:r>
            <w:r>
              <w:rPr>
                <w:rFonts w:hint="eastAsia" w:asciiTheme="minorEastAsia" w:hAnsiTheme="minorEastAsia" w:eastAsiaTheme="minorEastAsia" w:cstheme="minorEastAsia"/>
                <w:b/>
                <w:bCs/>
                <w:color w:val="FF0000"/>
                <w:kern w:val="2"/>
                <w:sz w:val="21"/>
                <w:szCs w:val="21"/>
                <w:highlight w:val="none"/>
                <w:lang w:val="en-US" w:eastAsia="zh-CN" w:bidi="ar-SA"/>
              </w:rPr>
              <w:t>14dB（A），单项判定符合Ⅰ级。</w:t>
            </w:r>
          </w:p>
          <w:p w14:paraId="7B2CD424">
            <w:pPr>
              <w:widowControl w:val="0"/>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2"/>
                <w:sz w:val="21"/>
                <w:szCs w:val="21"/>
                <w:highlight w:val="none"/>
                <w:lang w:val="en-US" w:eastAsia="zh-CN" w:bidi="ar-SA"/>
              </w:rPr>
              <w:t>（4</w:t>
            </w:r>
            <w:r>
              <w:rPr>
                <w:rFonts w:hint="eastAsia" w:asciiTheme="minorEastAsia" w:hAnsiTheme="minorEastAsia" w:eastAsiaTheme="minorEastAsia" w:cstheme="minorEastAsia"/>
                <w:b/>
                <w:bCs/>
                <w:color w:val="FF0000"/>
                <w:kern w:val="0"/>
                <w:sz w:val="21"/>
                <w:szCs w:val="21"/>
                <w:highlight w:val="none"/>
                <w:lang w:val="en-US" w:eastAsia="zh-CN" w:bidi="ar-SA"/>
              </w:rPr>
              <w:t>）</w:t>
            </w:r>
            <w:r>
              <w:rPr>
                <w:rFonts w:hint="eastAsia" w:asciiTheme="minorEastAsia" w:hAnsiTheme="minorEastAsia" w:eastAsiaTheme="minorEastAsia" w:cstheme="minorEastAsia"/>
                <w:b/>
                <w:bCs/>
                <w:color w:val="FF0000"/>
                <w:kern w:val="2"/>
                <w:sz w:val="21"/>
                <w:szCs w:val="21"/>
                <w:highlight w:val="none"/>
                <w:lang w:val="en-US" w:eastAsia="zh-CN" w:bidi="ar-SA"/>
              </w:rPr>
              <w:t>抗菌性：依据JC/T897-2014标准，要求≥12种细菌的检测，抗细菌</w:t>
            </w:r>
            <w:r>
              <w:rPr>
                <w:rFonts w:hint="eastAsia" w:asciiTheme="minorEastAsia" w:hAnsiTheme="minorEastAsia" w:eastAsiaTheme="minorEastAsia" w:cstheme="minorEastAsia"/>
                <w:b/>
                <w:bCs/>
                <w:color w:val="FF0000"/>
                <w:kern w:val="0"/>
                <w:sz w:val="21"/>
                <w:szCs w:val="21"/>
                <w:highlight w:val="none"/>
                <w:lang w:val="en-US" w:eastAsia="zh-CN" w:bidi="ar-SA"/>
              </w:rPr>
              <w:t>率</w:t>
            </w:r>
            <w:r>
              <w:rPr>
                <w:rFonts w:hint="eastAsia" w:asciiTheme="minorEastAsia" w:hAnsiTheme="minorEastAsia" w:eastAsiaTheme="minorEastAsia" w:cstheme="minorEastAsia"/>
                <w:b/>
                <w:bCs/>
                <w:color w:val="FF0000"/>
                <w:kern w:val="2"/>
                <w:sz w:val="21"/>
                <w:szCs w:val="21"/>
                <w:highlight w:val="none"/>
                <w:lang w:val="en-US" w:eastAsia="zh-CN" w:bidi="ar-SA"/>
              </w:rPr>
              <w:t>检测值≥99.99%；（菌种包括金黄色葡萄球菌，大肠埃希氏菌，肺炎克雷伯氏菌，产气肠杆菌，表皮葡萄球菌，宋氏志贺氏菌等）。</w:t>
            </w:r>
          </w:p>
          <w:p w14:paraId="3BF6EC8E">
            <w:pPr>
              <w:keepNext w:val="0"/>
              <w:keepLines w:val="0"/>
              <w:pageBreakBefore w:val="0"/>
              <w:widowControl w:val="0"/>
              <w:numPr>
                <w:ilvl w:val="0"/>
                <w:numId w:val="0"/>
              </w:numPr>
              <w:kinsoku/>
              <w:wordWrap/>
              <w:overflowPunct/>
              <w:topLinePunct w:val="0"/>
              <w:autoSpaceDE/>
              <w:autoSpaceDN/>
              <w:bidi w:val="0"/>
              <w:adjustRightInd/>
              <w:snapToGrid/>
              <w:spacing w:after="0" w:line="240" w:lineRule="auto"/>
              <w:jc w:val="both"/>
              <w:textAlignment w:val="auto"/>
              <w:rPr>
                <w:rFonts w:hint="eastAsia" w:asciiTheme="minorEastAsia" w:hAnsiTheme="minorEastAsia" w:eastAsiaTheme="minorEastAsia" w:cstheme="minorEastAsia"/>
                <w:b/>
                <w:bCs/>
                <w:color w:val="FF0000"/>
                <w:kern w:val="2"/>
                <w:sz w:val="21"/>
                <w:szCs w:val="21"/>
                <w:highlight w:val="none"/>
                <w:lang w:val="en-US" w:eastAsia="zh-CN" w:bidi="ar-SA"/>
              </w:rPr>
            </w:pPr>
            <w:r>
              <w:rPr>
                <w:rFonts w:hint="eastAsia" w:asciiTheme="minorEastAsia" w:hAnsiTheme="minorEastAsia" w:eastAsiaTheme="minorEastAsia" w:cstheme="minorEastAsia"/>
                <w:b/>
                <w:bCs/>
                <w:color w:val="FF0000"/>
                <w:kern w:val="2"/>
                <w:sz w:val="21"/>
                <w:szCs w:val="21"/>
                <w:highlight w:val="none"/>
                <w:lang w:val="en-US" w:eastAsia="zh-CN" w:bidi="ar-SA"/>
              </w:rPr>
              <w:t>提供证明材料：提供委托人为投标人或产品制造商的第三方检测机构出具的带有CMA或CNAS标识的检测报告关键页（包括但不限于：报告的封面、首页、内容页）扫描件</w:t>
            </w:r>
            <w:del w:id="47" w:author="王秀子" w:date="2024-10-30T21:17:44Z">
              <w:r>
                <w:rPr>
                  <w:rFonts w:hint="eastAsia" w:asciiTheme="minorEastAsia" w:hAnsiTheme="minorEastAsia" w:eastAsiaTheme="minorEastAsia" w:cstheme="minorEastAsia"/>
                  <w:b/>
                  <w:bCs/>
                  <w:color w:val="FF0000"/>
                  <w:kern w:val="2"/>
                  <w:sz w:val="21"/>
                  <w:szCs w:val="21"/>
                  <w:highlight w:val="none"/>
                  <w:lang w:val="en-US" w:eastAsia="zh-CN" w:bidi="ar-SA"/>
                </w:rPr>
                <w:delText>，原件备查</w:delText>
              </w:r>
            </w:del>
            <w:r>
              <w:rPr>
                <w:rFonts w:hint="eastAsia" w:asciiTheme="minorEastAsia" w:hAnsiTheme="minorEastAsia" w:eastAsiaTheme="minorEastAsia" w:cstheme="minorEastAsia"/>
                <w:b/>
                <w:bCs/>
                <w:color w:val="FF0000"/>
                <w:kern w:val="2"/>
                <w:sz w:val="21"/>
                <w:szCs w:val="21"/>
                <w:highlight w:val="none"/>
                <w:lang w:val="en-US" w:eastAsia="zh-CN" w:bidi="ar-SA"/>
              </w:rPr>
              <w:t>；</w:t>
            </w:r>
          </w:p>
        </w:tc>
      </w:tr>
      <w:tr w14:paraId="3B497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15456461">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w:t>
            </w:r>
          </w:p>
        </w:tc>
        <w:tc>
          <w:tcPr>
            <w:tcW w:w="800" w:type="pct"/>
            <w:vMerge w:val="restart"/>
            <w:noWrap w:val="0"/>
            <w:vAlign w:val="center"/>
          </w:tcPr>
          <w:p w14:paraId="53D20889">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实验室专用货架</w:t>
            </w:r>
          </w:p>
        </w:tc>
        <w:tc>
          <w:tcPr>
            <w:tcW w:w="3693" w:type="pct"/>
            <w:noWrap w:val="0"/>
            <w:vAlign w:val="top"/>
          </w:tcPr>
          <w:p w14:paraId="6FA0309A">
            <w:pPr>
              <w:widowControl/>
              <w:spacing w:line="240" w:lineRule="auto"/>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1</w:t>
            </w:r>
            <w:r>
              <w:rPr>
                <w:rFonts w:hint="eastAsia" w:asciiTheme="minorEastAsia" w:hAnsiTheme="minorEastAsia" w:eastAsiaTheme="minorEastAsia" w:cstheme="minorEastAsia"/>
                <w:sz w:val="21"/>
                <w:szCs w:val="21"/>
                <w:highlight w:val="none"/>
                <w:lang w:val="en-US" w:eastAsia="zh-CN"/>
              </w:rPr>
              <w:t>.</w:t>
            </w:r>
            <w:commentRangeStart w:id="39"/>
            <w:r>
              <w:rPr>
                <w:rFonts w:hint="eastAsia" w:asciiTheme="minorEastAsia" w:hAnsiTheme="minorEastAsia" w:eastAsiaTheme="minorEastAsia" w:cstheme="minorEastAsia"/>
                <w:b w:val="0"/>
                <w:bCs w:val="0"/>
                <w:color w:val="auto"/>
                <w:sz w:val="21"/>
                <w:szCs w:val="21"/>
                <w:highlight w:val="none"/>
                <w:lang w:val="en-US" w:eastAsia="zh-CN"/>
              </w:rPr>
              <w:t>规格：</w:t>
            </w:r>
            <w:commentRangeEnd w:id="39"/>
            <w:r>
              <w:commentReference w:id="39"/>
            </w:r>
            <w:r>
              <w:rPr>
                <w:rFonts w:hint="eastAsia" w:asciiTheme="minorEastAsia" w:hAnsiTheme="minorEastAsia" w:eastAsiaTheme="minorEastAsia" w:cstheme="minorEastAsia"/>
                <w:b w:val="0"/>
                <w:bCs w:val="0"/>
                <w:color w:val="auto"/>
                <w:sz w:val="21"/>
                <w:szCs w:val="21"/>
                <w:highlight w:val="none"/>
                <w:lang w:val="en-US" w:eastAsia="zh-CN"/>
              </w:rPr>
              <w:t>900W*500D*2000H</w:t>
            </w:r>
          </w:p>
        </w:tc>
      </w:tr>
      <w:tr w14:paraId="655DD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077AAF0">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056DC86">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00D88C40">
            <w:pPr>
              <w:widowControl/>
              <w:spacing w:line="240" w:lineRule="auto"/>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b w:val="0"/>
                <w:bCs w:val="0"/>
                <w:color w:val="auto"/>
                <w:sz w:val="21"/>
                <w:szCs w:val="21"/>
                <w:highlight w:val="none"/>
                <w:lang w:val="en-US" w:eastAsia="zh-CN"/>
              </w:rPr>
              <w:t>2.主体材质：采用304不锈钢钢板制作；</w:t>
            </w:r>
          </w:p>
        </w:tc>
      </w:tr>
      <w:tr w14:paraId="0A731D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11AA6E9">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E477191">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2C40173C">
            <w:pPr>
              <w:widowControl/>
              <w:spacing w:line="240" w:lineRule="auto"/>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b w:val="0"/>
                <w:bCs w:val="0"/>
                <w:color w:val="auto"/>
                <w:sz w:val="21"/>
                <w:szCs w:val="21"/>
                <w:highlight w:val="none"/>
                <w:lang w:val="en-US" w:eastAsia="zh-CN"/>
              </w:rPr>
              <w:t>3.表面处理：</w:t>
            </w:r>
            <w:r>
              <w:rPr>
                <w:rFonts w:hint="eastAsia" w:asciiTheme="minorEastAsia" w:hAnsiTheme="minorEastAsia" w:eastAsiaTheme="minorEastAsia" w:cstheme="minorEastAsia"/>
                <w:sz w:val="21"/>
                <w:szCs w:val="21"/>
                <w:highlight w:val="none"/>
                <w:lang w:val="en-US" w:eastAsia="zh-CN"/>
              </w:rPr>
              <w:t>所有工件经模具冲压折弯焊接而成，焊接部分打磨、抛光处理平滑过渡，焊接口表面光滑</w:t>
            </w:r>
            <w:r>
              <w:rPr>
                <w:rFonts w:hint="eastAsia" w:asciiTheme="minorEastAsia" w:hAnsiTheme="minorEastAsia" w:eastAsiaTheme="minorEastAsia" w:cstheme="minorEastAsia"/>
                <w:b w:val="0"/>
                <w:bCs w:val="0"/>
                <w:color w:val="auto"/>
                <w:sz w:val="21"/>
                <w:szCs w:val="21"/>
                <w:highlight w:val="none"/>
                <w:lang w:val="en-US" w:eastAsia="zh-CN"/>
              </w:rPr>
              <w:t>；</w:t>
            </w:r>
          </w:p>
        </w:tc>
      </w:tr>
      <w:tr w14:paraId="39EC4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506" w:type="pct"/>
            <w:vMerge w:val="continue"/>
            <w:noWrap w:val="0"/>
            <w:vAlign w:val="center"/>
          </w:tcPr>
          <w:p w14:paraId="32CFCBFD">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248C7DF">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78F357ED">
            <w:pPr>
              <w:widowControl/>
              <w:spacing w:line="240" w:lineRule="auto"/>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b w:val="0"/>
                <w:bCs w:val="0"/>
                <w:color w:val="auto"/>
                <w:sz w:val="21"/>
                <w:szCs w:val="21"/>
                <w:highlight w:val="none"/>
                <w:lang w:val="en-US" w:eastAsia="zh-CN"/>
              </w:rPr>
              <w:t>4.技术规格：</w:t>
            </w:r>
            <w:commentRangeStart w:id="40"/>
            <w:r>
              <w:rPr>
                <w:rFonts w:hint="eastAsia" w:asciiTheme="minorEastAsia" w:hAnsiTheme="minorEastAsia" w:eastAsiaTheme="minorEastAsia" w:cstheme="minorEastAsia"/>
                <w:b w:val="0"/>
                <w:bCs w:val="0"/>
                <w:color w:val="auto"/>
                <w:sz w:val="21"/>
                <w:szCs w:val="21"/>
                <w:highlight w:val="none"/>
                <w:lang w:val="en-US" w:eastAsia="zh-CN"/>
              </w:rPr>
              <w:t>立柱规格40*80*1.0mm，横梁规格40*60mm*1.0mm。</w:t>
            </w:r>
            <w:commentRangeEnd w:id="40"/>
            <w:r>
              <w:commentReference w:id="40"/>
            </w:r>
            <w:r>
              <w:rPr>
                <w:rFonts w:hint="eastAsia" w:asciiTheme="minorEastAsia" w:hAnsiTheme="minorEastAsia" w:eastAsiaTheme="minorEastAsia" w:cstheme="minorEastAsia"/>
                <w:b w:val="0"/>
                <w:bCs w:val="0"/>
                <w:color w:val="auto"/>
                <w:sz w:val="21"/>
                <w:szCs w:val="21"/>
                <w:highlight w:val="none"/>
                <w:lang w:val="en-US" w:eastAsia="zh-CN"/>
              </w:rPr>
              <w:t>立柱底部配有防护套，层板采用</w:t>
            </w:r>
            <w:commentRangeStart w:id="41"/>
            <w:r>
              <w:rPr>
                <w:rFonts w:hint="eastAsia" w:asciiTheme="minorEastAsia" w:hAnsiTheme="minorEastAsia" w:eastAsiaTheme="minorEastAsia" w:cstheme="minorEastAsia"/>
                <w:b w:val="0"/>
                <w:bCs w:val="0"/>
                <w:color w:val="auto"/>
                <w:sz w:val="21"/>
                <w:szCs w:val="21"/>
                <w:highlight w:val="none"/>
                <w:lang w:val="en-US" w:eastAsia="zh-CN"/>
              </w:rPr>
              <w:t>1.0mm</w:t>
            </w:r>
            <w:commentRangeEnd w:id="41"/>
            <w:r>
              <w:commentReference w:id="41"/>
            </w:r>
            <w:r>
              <w:rPr>
                <w:rFonts w:hint="eastAsia" w:asciiTheme="minorEastAsia" w:hAnsiTheme="minorEastAsia" w:eastAsiaTheme="minorEastAsia" w:cstheme="minorEastAsia"/>
                <w:b w:val="0"/>
                <w:bCs w:val="0"/>
                <w:color w:val="auto"/>
                <w:sz w:val="21"/>
                <w:szCs w:val="21"/>
                <w:highlight w:val="none"/>
                <w:lang w:val="en-US" w:eastAsia="zh-CN"/>
              </w:rPr>
              <w:t>厚的钢板；</w:t>
            </w:r>
          </w:p>
        </w:tc>
      </w:tr>
      <w:tr w14:paraId="3C2E1B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F26D142">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640F4B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1CC40332">
            <w:pPr>
              <w:widowControl/>
              <w:spacing w:line="240" w:lineRule="auto"/>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b w:val="0"/>
                <w:bCs w:val="0"/>
                <w:color w:val="auto"/>
                <w:sz w:val="21"/>
                <w:szCs w:val="21"/>
                <w:highlight w:val="none"/>
                <w:lang w:val="en-US" w:eastAsia="zh-CN"/>
              </w:rPr>
              <w:t>5.工艺：专用轧机轧制的立柱与横梁，层高</w:t>
            </w:r>
            <w:commentRangeStart w:id="42"/>
            <w:r>
              <w:rPr>
                <w:rFonts w:hint="eastAsia" w:asciiTheme="minorEastAsia" w:hAnsiTheme="minorEastAsia" w:eastAsiaTheme="minorEastAsia" w:cstheme="minorEastAsia"/>
                <w:b w:val="0"/>
                <w:bCs w:val="0"/>
                <w:color w:val="auto"/>
                <w:sz w:val="21"/>
                <w:szCs w:val="21"/>
                <w:highlight w:val="none"/>
                <w:lang w:val="en-US" w:eastAsia="zh-CN"/>
              </w:rPr>
              <w:t>50mm/75mm节</w:t>
            </w:r>
            <w:commentRangeEnd w:id="42"/>
            <w:r>
              <w:commentReference w:id="42"/>
            </w:r>
            <w:r>
              <w:rPr>
                <w:rFonts w:hint="eastAsia" w:asciiTheme="minorEastAsia" w:hAnsiTheme="minorEastAsia" w:eastAsiaTheme="minorEastAsia" w:cstheme="minorEastAsia"/>
                <w:b w:val="0"/>
                <w:bCs w:val="0"/>
                <w:color w:val="auto"/>
                <w:sz w:val="21"/>
                <w:szCs w:val="21"/>
                <w:highlight w:val="none"/>
                <w:lang w:val="en-US" w:eastAsia="zh-CN"/>
              </w:rPr>
              <w:t>距任意可调；底脚离地</w:t>
            </w:r>
            <w:commentRangeStart w:id="43"/>
            <w:r>
              <w:rPr>
                <w:rFonts w:hint="eastAsia" w:asciiTheme="minorEastAsia" w:hAnsiTheme="minorEastAsia" w:eastAsiaTheme="minorEastAsia" w:cstheme="minorEastAsia"/>
                <w:b w:val="0"/>
                <w:bCs w:val="0"/>
                <w:color w:val="auto"/>
                <w:sz w:val="21"/>
                <w:szCs w:val="21"/>
                <w:highlight w:val="none"/>
                <w:lang w:val="en-US" w:eastAsia="zh-CN"/>
              </w:rPr>
              <w:t>20cm</w:t>
            </w:r>
            <w:commentRangeEnd w:id="43"/>
            <w:r>
              <w:commentReference w:id="43"/>
            </w:r>
            <w:r>
              <w:rPr>
                <w:rFonts w:hint="eastAsia" w:asciiTheme="minorEastAsia" w:hAnsiTheme="minorEastAsia" w:eastAsiaTheme="minorEastAsia" w:cstheme="minorEastAsia"/>
                <w:b w:val="0"/>
                <w:bCs w:val="0"/>
                <w:color w:val="auto"/>
                <w:sz w:val="21"/>
                <w:szCs w:val="21"/>
                <w:highlight w:val="none"/>
                <w:lang w:val="en-US" w:eastAsia="zh-CN"/>
              </w:rPr>
              <w:t>。横梁与立柱的连接为斜面契紧式结构、双斜面正面契紧式结构，连接牢固。全组装式结构，随意组合，安装、拆卸方便灵活。</w:t>
            </w:r>
          </w:p>
        </w:tc>
      </w:tr>
      <w:tr w14:paraId="1CC858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DDE5787">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4CEBBC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5FFB62BA">
            <w:pPr>
              <w:widowControl/>
              <w:spacing w:line="240" w:lineRule="auto"/>
              <w:jc w:val="left"/>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b w:val="0"/>
                <w:bCs w:val="0"/>
                <w:color w:val="auto"/>
                <w:sz w:val="21"/>
                <w:szCs w:val="21"/>
                <w:highlight w:val="none"/>
                <w:lang w:val="en-US" w:eastAsia="zh-CN"/>
              </w:rPr>
              <w:t>6.工艺：整体采用电阻焊接工艺</w:t>
            </w:r>
          </w:p>
        </w:tc>
      </w:tr>
      <w:tr w14:paraId="6AC98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0F066ACA">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w:t>
            </w:r>
          </w:p>
        </w:tc>
        <w:tc>
          <w:tcPr>
            <w:tcW w:w="800" w:type="pct"/>
            <w:vMerge w:val="restart"/>
            <w:noWrap w:val="0"/>
            <w:vAlign w:val="center"/>
          </w:tcPr>
          <w:p w14:paraId="5714A36D">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不锈钢台</w:t>
            </w:r>
          </w:p>
        </w:tc>
        <w:tc>
          <w:tcPr>
            <w:tcW w:w="3693" w:type="pct"/>
            <w:noWrap w:val="0"/>
            <w:vAlign w:val="top"/>
          </w:tcPr>
          <w:p w14:paraId="6EE23F78">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1.台面材质：采用</w:t>
            </w:r>
            <w:commentRangeStart w:id="44"/>
            <w:r>
              <w:rPr>
                <w:rFonts w:hint="eastAsia" w:asciiTheme="minorEastAsia" w:hAnsiTheme="minorEastAsia" w:eastAsiaTheme="minorEastAsia" w:cstheme="minorEastAsia"/>
                <w:sz w:val="21"/>
                <w:szCs w:val="21"/>
                <w:highlight w:val="none"/>
                <w:lang w:val="en-US" w:eastAsia="zh-CN"/>
              </w:rPr>
              <w:t>优质</w:t>
            </w:r>
            <w:commentRangeEnd w:id="44"/>
            <w:r>
              <w:commentReference w:id="44"/>
            </w:r>
            <w:r>
              <w:rPr>
                <w:rFonts w:hint="eastAsia" w:asciiTheme="minorEastAsia" w:hAnsiTheme="minorEastAsia" w:eastAsiaTheme="minorEastAsia" w:cstheme="minorEastAsia"/>
                <w:sz w:val="21"/>
                <w:szCs w:val="21"/>
                <w:highlight w:val="none"/>
                <w:lang w:val="en-US" w:eastAsia="zh-CN"/>
              </w:rPr>
              <w:t>304#不锈钢板，厚度为</w:t>
            </w:r>
            <w:commentRangeStart w:id="45"/>
            <w:r>
              <w:rPr>
                <w:rFonts w:hint="eastAsia" w:asciiTheme="minorEastAsia" w:hAnsiTheme="minorEastAsia" w:eastAsiaTheme="minorEastAsia" w:cstheme="minorEastAsia"/>
                <w:sz w:val="21"/>
                <w:szCs w:val="21"/>
                <w:highlight w:val="none"/>
                <w:lang w:val="en-US" w:eastAsia="zh-CN"/>
              </w:rPr>
              <w:t>1.0mm</w:t>
            </w:r>
            <w:commentRangeEnd w:id="45"/>
            <w:r>
              <w:commentReference w:id="45"/>
            </w:r>
            <w:r>
              <w:rPr>
                <w:rFonts w:hint="eastAsia" w:asciiTheme="minorEastAsia" w:hAnsiTheme="minorEastAsia" w:eastAsiaTheme="minorEastAsia" w:cstheme="minorEastAsia"/>
                <w:sz w:val="21"/>
                <w:szCs w:val="21"/>
                <w:highlight w:val="none"/>
                <w:lang w:val="en-US" w:eastAsia="zh-CN"/>
              </w:rPr>
              <w:t>，易消毒永不生锈。</w:t>
            </w:r>
          </w:p>
        </w:tc>
      </w:tr>
      <w:tr w14:paraId="2946C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E4275CB">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6BD7B31">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0EA3E606">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2.所有工件经模具冲压折弯焊接而成，焊接部分打磨、抛光处理平滑过渡，焊接口表面光滑。</w:t>
            </w:r>
          </w:p>
        </w:tc>
      </w:tr>
      <w:tr w14:paraId="18BEE3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03086D1">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1611C7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5EE87B73">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3.脚及横杆采用</w:t>
            </w:r>
            <w:commentRangeStart w:id="46"/>
            <w:r>
              <w:rPr>
                <w:rFonts w:hint="eastAsia" w:asciiTheme="minorEastAsia" w:hAnsiTheme="minorEastAsia" w:eastAsiaTheme="minorEastAsia" w:cstheme="minorEastAsia"/>
                <w:sz w:val="21"/>
                <w:szCs w:val="21"/>
                <w:highlight w:val="none"/>
                <w:lang w:val="en-US" w:eastAsia="zh-CN"/>
              </w:rPr>
              <w:t>38*38*1.0mm</w:t>
            </w:r>
            <w:commentRangeEnd w:id="46"/>
            <w:r>
              <w:commentReference w:id="46"/>
            </w:r>
            <w:r>
              <w:rPr>
                <w:rFonts w:hint="eastAsia" w:asciiTheme="minorEastAsia" w:hAnsiTheme="minorEastAsia" w:eastAsiaTheme="minorEastAsia" w:cstheme="minorEastAsia"/>
                <w:sz w:val="21"/>
                <w:szCs w:val="21"/>
                <w:highlight w:val="none"/>
                <w:lang w:val="en-US" w:eastAsia="zh-CN"/>
              </w:rPr>
              <w:t>不锈钢方管。</w:t>
            </w:r>
          </w:p>
        </w:tc>
      </w:tr>
      <w:tr w14:paraId="49A172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FAF1D10">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D16D0B9">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43CCD2E">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4.台面板及层板下加2条宽度为</w:t>
            </w:r>
            <w:commentRangeStart w:id="47"/>
            <w:r>
              <w:rPr>
                <w:rFonts w:hint="eastAsia" w:asciiTheme="minorEastAsia" w:hAnsiTheme="minorEastAsia" w:eastAsiaTheme="minorEastAsia" w:cstheme="minorEastAsia"/>
                <w:sz w:val="21"/>
                <w:szCs w:val="21"/>
                <w:highlight w:val="none"/>
                <w:lang w:val="en-US" w:eastAsia="zh-CN"/>
              </w:rPr>
              <w:t>10公分</w:t>
            </w:r>
            <w:commentRangeEnd w:id="47"/>
            <w:r>
              <w:commentReference w:id="47"/>
            </w:r>
            <w:r>
              <w:rPr>
                <w:rFonts w:hint="eastAsia" w:asciiTheme="minorEastAsia" w:hAnsiTheme="minorEastAsia" w:eastAsiaTheme="minorEastAsia" w:cstheme="minorEastAsia"/>
                <w:sz w:val="21"/>
                <w:szCs w:val="21"/>
                <w:highlight w:val="none"/>
                <w:lang w:val="en-US" w:eastAsia="zh-CN"/>
              </w:rPr>
              <w:t>的加强筋，保证强度。台面板及下层板四周圆弧处理。</w:t>
            </w:r>
          </w:p>
        </w:tc>
      </w:tr>
      <w:tr w14:paraId="07772E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383B6C1">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ABC5F0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75E20978">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5.整体坚实稳固、美观大方、操作灵活方便。</w:t>
            </w:r>
          </w:p>
        </w:tc>
      </w:tr>
      <w:tr w14:paraId="22391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4DBC7FF9">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4</w:t>
            </w:r>
          </w:p>
        </w:tc>
        <w:tc>
          <w:tcPr>
            <w:tcW w:w="800" w:type="pct"/>
            <w:vMerge w:val="restart"/>
            <w:noWrap w:val="0"/>
            <w:vAlign w:val="center"/>
          </w:tcPr>
          <w:p w14:paraId="474C515E">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val="en-US" w:eastAsia="zh-CN"/>
              </w:rPr>
              <w:t>落地</w:t>
            </w:r>
            <w:r>
              <w:rPr>
                <w:rFonts w:hint="eastAsia" w:asciiTheme="minorEastAsia" w:hAnsiTheme="minorEastAsia" w:eastAsiaTheme="minorEastAsia" w:cstheme="minorEastAsia"/>
                <w:sz w:val="21"/>
                <w:szCs w:val="21"/>
                <w:highlight w:val="none"/>
                <w:lang w:eastAsia="zh-CN"/>
              </w:rPr>
              <w:t>式通风柜</w:t>
            </w:r>
          </w:p>
        </w:tc>
        <w:tc>
          <w:tcPr>
            <w:tcW w:w="3693" w:type="pct"/>
            <w:noWrap w:val="0"/>
            <w:vAlign w:val="top"/>
          </w:tcPr>
          <w:p w14:paraId="5BBE5BD4">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1.技术描述：</w:t>
            </w:r>
          </w:p>
          <w:p w14:paraId="6619E6C7">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符合</w:t>
            </w:r>
            <w:commentRangeStart w:id="48"/>
            <w:r>
              <w:rPr>
                <w:rFonts w:hint="eastAsia" w:asciiTheme="minorEastAsia" w:hAnsiTheme="minorEastAsia" w:eastAsiaTheme="minorEastAsia" w:cstheme="minorEastAsia"/>
                <w:sz w:val="21"/>
                <w:szCs w:val="21"/>
                <w:highlight w:val="none"/>
                <w:lang w:val="en-US" w:eastAsia="zh-CN"/>
              </w:rPr>
              <w:t>EN14175-3：2019、ASHRAE 110、</w:t>
            </w:r>
            <w:commentRangeEnd w:id="48"/>
            <w:commentRangeStart w:id="49"/>
            <w:r>
              <w:commentReference w:id="48"/>
            </w:r>
            <w:r>
              <w:rPr>
                <w:rFonts w:hint="eastAsia" w:asciiTheme="minorEastAsia" w:hAnsiTheme="minorEastAsia" w:eastAsiaTheme="minorEastAsia" w:cstheme="minorEastAsia"/>
                <w:sz w:val="21"/>
                <w:szCs w:val="21"/>
                <w:highlight w:val="none"/>
                <w:lang w:val="en-US" w:eastAsia="zh-CN"/>
              </w:rPr>
              <w:t>GB24820-2009</w:t>
            </w:r>
            <w:commentRangeEnd w:id="49"/>
            <w:r>
              <w:commentReference w:id="49"/>
            </w:r>
            <w:r>
              <w:rPr>
                <w:rFonts w:hint="eastAsia" w:asciiTheme="minorEastAsia" w:hAnsiTheme="minorEastAsia" w:eastAsiaTheme="minorEastAsia" w:cstheme="minorEastAsia"/>
                <w:sz w:val="21"/>
                <w:szCs w:val="21"/>
                <w:highlight w:val="none"/>
                <w:lang w:val="en-US" w:eastAsia="zh-CN"/>
              </w:rPr>
              <w:t>标准</w:t>
            </w:r>
          </w:p>
          <w:p w14:paraId="33469532">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通风柜的设计、制造、安装均依照</w:t>
            </w:r>
            <w:commentRangeStart w:id="50"/>
            <w:r>
              <w:rPr>
                <w:rFonts w:hint="eastAsia" w:asciiTheme="minorEastAsia" w:hAnsiTheme="minorEastAsia" w:eastAsiaTheme="minorEastAsia" w:cstheme="minorEastAsia"/>
                <w:sz w:val="21"/>
                <w:szCs w:val="21"/>
                <w:highlight w:val="none"/>
                <w:lang w:val="en-US" w:eastAsia="zh-CN"/>
              </w:rPr>
              <w:t>EN14175-3：2019、ASHRAE 110</w:t>
            </w:r>
            <w:commentRangeEnd w:id="50"/>
            <w:r>
              <w:commentReference w:id="50"/>
            </w:r>
            <w:r>
              <w:rPr>
                <w:rFonts w:hint="eastAsia" w:asciiTheme="minorEastAsia" w:hAnsiTheme="minorEastAsia" w:eastAsiaTheme="minorEastAsia" w:cstheme="minorEastAsia"/>
                <w:sz w:val="21"/>
                <w:szCs w:val="21"/>
                <w:highlight w:val="none"/>
                <w:lang w:val="en-US" w:eastAsia="zh-CN"/>
              </w:rPr>
              <w:t>规范标准，保证在设定面风速(0.5m/s)情况下，残留物浓度符合测试标准，保证实验人员身心健康：</w:t>
            </w:r>
          </w:p>
        </w:tc>
      </w:tr>
      <w:tr w14:paraId="36A09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98BB50E">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A45112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16B8E016">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2.通风柜主体结构：全钢材质，自支撑坚固构造。钢制部分均做抗腐蚀处理；通风柜的挂板采用环氧树脂粉末喷涂的钢板。侧板、背板、顶板采用阻燃热固树脂板确保实验过程中，保护实验人员的安全；</w:t>
            </w:r>
          </w:p>
        </w:tc>
      </w:tr>
      <w:tr w14:paraId="6F4F1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E96E0AD">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DC2B4FF">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4D7BF226">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3.通风柜阻燃导流板：采用阻燃、防爆、耐腐蚀、耐高温，一体透芯，从里到外为同一材质。厚度：采用</w:t>
            </w:r>
            <w:commentRangeStart w:id="51"/>
            <w:r>
              <w:rPr>
                <w:rFonts w:hint="eastAsia" w:asciiTheme="minorEastAsia" w:hAnsiTheme="minorEastAsia" w:eastAsiaTheme="minorEastAsia" w:cstheme="minorEastAsia"/>
                <w:sz w:val="21"/>
                <w:szCs w:val="21"/>
                <w:highlight w:val="none"/>
                <w:lang w:val="en-US" w:eastAsia="zh-CN"/>
              </w:rPr>
              <w:t>5mm</w:t>
            </w:r>
            <w:commentRangeEnd w:id="51"/>
            <w:r>
              <w:commentReference w:id="51"/>
            </w:r>
            <w:r>
              <w:rPr>
                <w:rFonts w:hint="eastAsia" w:asciiTheme="minorEastAsia" w:hAnsiTheme="minorEastAsia" w:eastAsiaTheme="minorEastAsia" w:cstheme="minorEastAsia"/>
                <w:sz w:val="21"/>
                <w:szCs w:val="21"/>
                <w:highlight w:val="none"/>
                <w:lang w:val="en-US" w:eastAsia="zh-CN"/>
              </w:rPr>
              <w:t>厚乳白色实验室专用通风柜陶瓷纤维板。导流板固定座：采用耐蚀塑料材质(聚丙烯、聚氯乙烯或其它更佳的耐蚀塑料)，或采用厚1.5mm(±3%)的316不锈钢材质制作；</w:t>
            </w:r>
          </w:p>
        </w:tc>
      </w:tr>
      <w:tr w14:paraId="5A92D3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89FCFFC">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1A8ECAE">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3E14881E">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 xml:space="preserve">4.前视窗：主体采用铝型材加工制作，铝型材表面经环氧树脂粉末静电喷涂工艺处理； </w:t>
            </w:r>
          </w:p>
        </w:tc>
      </w:tr>
      <w:tr w14:paraId="4F778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F137E07">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383954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79C3CF8B">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5.移动视窗：采用铝型材框架、</w:t>
            </w:r>
            <w:commentRangeStart w:id="52"/>
            <w:r>
              <w:rPr>
                <w:rFonts w:hint="eastAsia" w:asciiTheme="minorEastAsia" w:hAnsiTheme="minorEastAsia" w:eastAsiaTheme="minorEastAsia" w:cstheme="minorEastAsia"/>
                <w:sz w:val="21"/>
                <w:szCs w:val="21"/>
                <w:highlight w:val="none"/>
                <w:lang w:val="en-US" w:eastAsia="zh-CN"/>
              </w:rPr>
              <w:t>6mm</w:t>
            </w:r>
            <w:commentRangeEnd w:id="52"/>
            <w:r>
              <w:commentReference w:id="52"/>
            </w:r>
            <w:r>
              <w:rPr>
                <w:rFonts w:hint="eastAsia" w:asciiTheme="minorEastAsia" w:hAnsiTheme="minorEastAsia" w:eastAsiaTheme="minorEastAsia" w:cstheme="minorEastAsia"/>
                <w:sz w:val="21"/>
                <w:szCs w:val="21"/>
                <w:highlight w:val="none"/>
                <w:lang w:val="en-US" w:eastAsia="zh-CN"/>
              </w:rPr>
              <w:t>厚的钢化防爆玻璃，实验过程中保护人身安全，即使玻璃损坏也不会对人产生伤害；框架表面经环氧树脂粉末静电喷涂工艺处理，稳固不变形；移动视窗玻璃应外贴防爆膜；视窗采用无间断平衡、隐蔽式结构设计，视窗配重平衡，保证视窗的平稳开、关，视窗上下滑动自如，可停留在任意位置；</w:t>
            </w:r>
          </w:p>
        </w:tc>
      </w:tr>
      <w:tr w14:paraId="34637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4C76E6D">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B797F2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040A18EC">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6 .滑轨：为抗腐蚀尼龙材质，移门能够轻松上下移动；移门的关、闭有橡胶缓冲装置；</w:t>
            </w:r>
          </w:p>
        </w:tc>
      </w:tr>
      <w:tr w14:paraId="2018C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373BC25">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2F28D5F">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07D8127D">
            <w:pPr>
              <w:widowControl/>
              <w:spacing w:line="240" w:lineRule="auto"/>
              <w:jc w:val="left"/>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7.通风柜泄压孔：配置有泄压孔，当通风柜内部压力不能及时从风阀排出时，可以通过泄压孔泄压，从而确保实验室人员的安全。</w:t>
            </w:r>
          </w:p>
        </w:tc>
      </w:tr>
      <w:tr w14:paraId="2BC3A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34A61BE">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1D42B3E">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44D4A3F6">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8.伺服面板系统：可以根据具体需求进行定制。能够兼容所有的控制阀，并可在有限空间内实现多元化功能的扩展，实验室内增加设备使用点时，只需更换局部的模块，就能精确的和预留点相连接。通风柜外部配置伺服功能面板。功能面板根据需求应包括电、水、气等末端接口及遥控阀、控制器等；</w:t>
            </w:r>
          </w:p>
        </w:tc>
      </w:tr>
      <w:tr w14:paraId="7FD38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C37B6D5">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5D669B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46AA74F3">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9.通风柜电器系统：</w:t>
            </w:r>
          </w:p>
          <w:p w14:paraId="51745798">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照明装置：采用LED灯，灯光确保足够的光照强度，快速启动类型；配有PC防护罩，不与柜内气体直接接触，易更换，安全可靠。</w:t>
            </w:r>
          </w:p>
          <w:p w14:paraId="4815E36F">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电路模块面板：插座：插座面板可满足设备接入，满足10A、16A设备接入，常规为配制3个220V/10A,1个220V/16A,每个插座面板配有一个透明视窗的防护面板。</w:t>
            </w:r>
          </w:p>
          <w:p w14:paraId="242739FD">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断路器：电路控制面板放置在通风柜外部功能区，每台通风柜应配有一个单独的电路控制单元，作为单台通风柜的电路总控及功能分控；配置有独立的漏电保护器，</w:t>
            </w:r>
            <w:commentRangeStart w:id="53"/>
            <w:r>
              <w:rPr>
                <w:rFonts w:hint="eastAsia" w:asciiTheme="minorEastAsia" w:hAnsiTheme="minorEastAsia" w:eastAsiaTheme="minorEastAsia" w:cstheme="minorEastAsia"/>
                <w:sz w:val="21"/>
                <w:szCs w:val="21"/>
                <w:highlight w:val="none"/>
                <w:lang w:val="en-US" w:eastAsia="zh-CN"/>
              </w:rPr>
              <w:t>符合CCC认证</w:t>
            </w:r>
            <w:commentRangeEnd w:id="53"/>
            <w:r>
              <w:commentReference w:id="53"/>
            </w:r>
            <w:r>
              <w:rPr>
                <w:rFonts w:hint="eastAsia" w:asciiTheme="minorEastAsia" w:hAnsiTheme="minorEastAsia" w:eastAsiaTheme="minorEastAsia" w:cstheme="minorEastAsia"/>
                <w:sz w:val="21"/>
                <w:szCs w:val="21"/>
                <w:highlight w:val="none"/>
                <w:lang w:val="en-US" w:eastAsia="zh-CN"/>
              </w:rPr>
              <w:t>，当一个通风柜发生电路故障时，不影响其他通风柜的正常使用；</w:t>
            </w:r>
          </w:p>
        </w:tc>
      </w:tr>
      <w:tr w14:paraId="5739EC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0A266643">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5、6、7、8、9、10</w:t>
            </w:r>
          </w:p>
        </w:tc>
        <w:tc>
          <w:tcPr>
            <w:tcW w:w="800" w:type="pct"/>
            <w:vMerge w:val="restart"/>
            <w:noWrap w:val="0"/>
            <w:vAlign w:val="center"/>
          </w:tcPr>
          <w:p w14:paraId="1B3C2B9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菱形钢玻试剂架</w:t>
            </w:r>
          </w:p>
        </w:tc>
        <w:tc>
          <w:tcPr>
            <w:tcW w:w="3693" w:type="pct"/>
            <w:noWrap w:val="0"/>
            <w:vAlign w:val="top"/>
          </w:tcPr>
          <w:p w14:paraId="7B415DD7">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1.结构：钢玻结构（带五孔带防溅盖插座及一米插座电源线不含主线）。</w:t>
            </w:r>
          </w:p>
        </w:tc>
      </w:tr>
      <w:tr w14:paraId="2D1CEB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18C152C">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67B0FB5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0395DA52">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2.功能柱：由主体材料不低于1.2mm厚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，表面采用环氧树脂高温静电粉末喷涂处理，经过焊接、打磨制做成</w:t>
            </w:r>
            <w:commentRangeStart w:id="54"/>
            <w:r>
              <w:rPr>
                <w:rFonts w:hint="eastAsia" w:asciiTheme="minorEastAsia" w:hAnsiTheme="minorEastAsia" w:eastAsiaTheme="minorEastAsia" w:cstheme="minorEastAsia"/>
                <w:sz w:val="21"/>
                <w:szCs w:val="21"/>
                <w:highlight w:val="none"/>
                <w:lang w:val="en-US" w:eastAsia="zh-CN"/>
              </w:rPr>
              <w:t>300*150*L</w:t>
            </w:r>
            <w:commentRangeEnd w:id="54"/>
            <w:r>
              <w:commentReference w:id="54"/>
            </w:r>
            <w:r>
              <w:rPr>
                <w:rFonts w:hint="eastAsia" w:asciiTheme="minorEastAsia" w:hAnsiTheme="minorEastAsia" w:eastAsiaTheme="minorEastAsia" w:cstheme="minorEastAsia"/>
                <w:sz w:val="21"/>
                <w:szCs w:val="21"/>
                <w:highlight w:val="none"/>
                <w:lang w:val="en-US" w:eastAsia="zh-CN"/>
              </w:rPr>
              <w:t>的六菱柱，可单独延伸加长，用于电路从吊顶上部引至实验台，还可安装供气管路及阀门等，功能更加强大，表面SEFA级别环氧树脂粉末喷涂，耐腐蚀性能优越；</w:t>
            </w:r>
          </w:p>
        </w:tc>
      </w:tr>
      <w:tr w14:paraId="4F2D0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47AD402">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6A5FACB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2919F1D4">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3.层板：整体</w:t>
            </w:r>
            <w:commentRangeStart w:id="55"/>
            <w:r>
              <w:rPr>
                <w:rFonts w:hint="eastAsia" w:asciiTheme="minorEastAsia" w:hAnsiTheme="minorEastAsia" w:eastAsiaTheme="minorEastAsia" w:cstheme="minorEastAsia"/>
                <w:sz w:val="21"/>
                <w:szCs w:val="21"/>
                <w:highlight w:val="none"/>
                <w:lang w:val="en-US" w:eastAsia="zh-CN"/>
              </w:rPr>
              <w:t>500mm</w:t>
            </w:r>
            <w:commentRangeEnd w:id="55"/>
            <w:r>
              <w:commentReference w:id="55"/>
            </w:r>
            <w:r>
              <w:rPr>
                <w:rFonts w:hint="eastAsia" w:asciiTheme="minorEastAsia" w:hAnsiTheme="minorEastAsia" w:eastAsiaTheme="minorEastAsia" w:cstheme="minorEastAsia"/>
                <w:sz w:val="21"/>
                <w:szCs w:val="21"/>
                <w:highlight w:val="none"/>
                <w:lang w:val="en-US" w:eastAsia="zh-CN"/>
              </w:rPr>
              <w:t>宽，采用</w:t>
            </w:r>
            <w:commentRangeStart w:id="56"/>
            <w:r>
              <w:rPr>
                <w:rFonts w:hint="eastAsia" w:asciiTheme="minorEastAsia" w:hAnsiTheme="minorEastAsia" w:eastAsiaTheme="minorEastAsia" w:cstheme="minorEastAsia"/>
                <w:sz w:val="21"/>
                <w:szCs w:val="21"/>
                <w:highlight w:val="none"/>
                <w:lang w:val="en-US" w:eastAsia="zh-CN"/>
              </w:rPr>
              <w:t>1.0mm</w:t>
            </w:r>
            <w:commentRangeEnd w:id="56"/>
            <w:r>
              <w:commentReference w:id="56"/>
            </w:r>
            <w:r>
              <w:rPr>
                <w:rFonts w:hint="eastAsia" w:asciiTheme="minorEastAsia" w:hAnsiTheme="minorEastAsia" w:eastAsiaTheme="minorEastAsia" w:cstheme="minorEastAsia"/>
                <w:sz w:val="21"/>
                <w:szCs w:val="21"/>
                <w:highlight w:val="none"/>
                <w:lang w:val="en-US" w:eastAsia="zh-CN"/>
              </w:rPr>
              <w:t>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折弯成支撑架，再配</w:t>
            </w:r>
            <w:commentRangeStart w:id="57"/>
            <w:r>
              <w:rPr>
                <w:rFonts w:hint="eastAsia" w:asciiTheme="minorEastAsia" w:hAnsiTheme="minorEastAsia" w:eastAsiaTheme="minorEastAsia" w:cstheme="minorEastAsia"/>
                <w:sz w:val="21"/>
                <w:szCs w:val="21"/>
                <w:highlight w:val="none"/>
                <w:lang w:val="en-US" w:eastAsia="zh-CN"/>
              </w:rPr>
              <w:t>8mm</w:t>
            </w:r>
            <w:commentRangeEnd w:id="57"/>
            <w:r>
              <w:commentReference w:id="57"/>
            </w:r>
            <w:r>
              <w:rPr>
                <w:rFonts w:hint="eastAsia" w:asciiTheme="minorEastAsia" w:hAnsiTheme="minorEastAsia" w:eastAsiaTheme="minorEastAsia" w:cstheme="minorEastAsia"/>
                <w:sz w:val="21"/>
                <w:szCs w:val="21"/>
                <w:highlight w:val="none"/>
                <w:lang w:val="en-US" w:eastAsia="zh-CN"/>
              </w:rPr>
              <w:t>厚钢化玻璃成组合结构，适合存放各种试剂，高度可以根据需求调整，防爆耐腐蚀</w:t>
            </w:r>
          </w:p>
        </w:tc>
      </w:tr>
      <w:tr w14:paraId="64E7A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79E3839">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0EE41B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789A7910">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4.层板支撑板：采用</w:t>
            </w:r>
            <w:commentRangeStart w:id="58"/>
            <w:r>
              <w:rPr>
                <w:rFonts w:hint="eastAsia" w:asciiTheme="minorEastAsia" w:hAnsiTheme="minorEastAsia" w:eastAsiaTheme="minorEastAsia" w:cstheme="minorEastAsia"/>
                <w:b w:val="0"/>
                <w:bCs w:val="0"/>
                <w:sz w:val="21"/>
                <w:szCs w:val="21"/>
                <w:highlight w:val="none"/>
                <w:lang w:val="en-US" w:eastAsia="zh-CN"/>
              </w:rPr>
              <w:t>2.0mm</w:t>
            </w:r>
            <w:commentRangeEnd w:id="58"/>
            <w:r>
              <w:commentReference w:id="58"/>
            </w:r>
            <w:r>
              <w:rPr>
                <w:rFonts w:hint="eastAsia" w:asciiTheme="minorEastAsia" w:hAnsiTheme="minorEastAsia" w:eastAsiaTheme="minorEastAsia" w:cstheme="minorEastAsia"/>
                <w:b w:val="0"/>
                <w:bCs w:val="0"/>
                <w:sz w:val="21"/>
                <w:szCs w:val="21"/>
                <w:highlight w:val="none"/>
                <w:lang w:val="en-US" w:eastAsia="zh-CN"/>
              </w:rPr>
              <w:t>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b w:val="0"/>
                <w:bCs w:val="0"/>
                <w:sz w:val="21"/>
                <w:szCs w:val="21"/>
                <w:highlight w:val="none"/>
                <w:lang w:val="en-US" w:eastAsia="zh-CN"/>
              </w:rPr>
              <w:t>折弯成型，可任意在功能柱上下移动调整层板高度；</w:t>
            </w:r>
          </w:p>
        </w:tc>
      </w:tr>
      <w:tr w14:paraId="0A93A7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8" w:hRule="atLeast"/>
        </w:trPr>
        <w:tc>
          <w:tcPr>
            <w:tcW w:w="506" w:type="pct"/>
            <w:vMerge w:val="continue"/>
            <w:noWrap w:val="0"/>
            <w:vAlign w:val="center"/>
          </w:tcPr>
          <w:p w14:paraId="5B5D1D47">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67B95063">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0A586B3">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5.层板护栏：采用Ф12mm304#不锈钢管，防止试剂掉落。</w:t>
            </w:r>
          </w:p>
        </w:tc>
      </w:tr>
      <w:tr w14:paraId="10A3F8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13FFB7C5">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11</w:t>
            </w:r>
          </w:p>
        </w:tc>
        <w:tc>
          <w:tcPr>
            <w:tcW w:w="800" w:type="pct"/>
            <w:vMerge w:val="restart"/>
            <w:noWrap w:val="0"/>
            <w:vAlign w:val="center"/>
          </w:tcPr>
          <w:p w14:paraId="208BA1B3">
            <w:pPr>
              <w:widowControl/>
              <w:spacing w:line="240" w:lineRule="auto"/>
              <w:jc w:val="center"/>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val="en-US" w:eastAsia="zh-CN"/>
              </w:rPr>
              <w:t>滴水架</w:t>
            </w:r>
          </w:p>
        </w:tc>
        <w:tc>
          <w:tcPr>
            <w:tcW w:w="3693" w:type="pct"/>
            <w:noWrap w:val="0"/>
            <w:vAlign w:val="top"/>
          </w:tcPr>
          <w:p w14:paraId="510ACE64">
            <w:pPr>
              <w:widowControl/>
              <w:spacing w:line="240" w:lineRule="auto"/>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val="en-US" w:eastAsia="zh-CN"/>
              </w:rPr>
              <w:t>1.材料：采用高密度PP，一体成型，无异味；表面光洁，无缩印，无划痕，无飞边；内部无气泡、无气纹；</w:t>
            </w:r>
          </w:p>
        </w:tc>
      </w:tr>
      <w:tr w14:paraId="29AD26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967E6A7">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098DADD0">
            <w:pPr>
              <w:widowControl/>
              <w:spacing w:line="240" w:lineRule="auto"/>
              <w:jc w:val="left"/>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76DFE38E">
            <w:pPr>
              <w:widowControl/>
              <w:spacing w:line="240" w:lineRule="auto"/>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val="en-US" w:eastAsia="zh-CN"/>
              </w:rPr>
              <w:t>2.款式：滴水棒卡扣设计为嵌入式，可拆卸，安装简便，插好后不易脱落，左右摇晃&lt;1mm；</w:t>
            </w:r>
          </w:p>
        </w:tc>
      </w:tr>
      <w:tr w14:paraId="18834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17553AC">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2A707C68">
            <w:pPr>
              <w:widowControl/>
              <w:spacing w:line="240" w:lineRule="auto"/>
              <w:jc w:val="left"/>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CD066E0">
            <w:pPr>
              <w:widowControl/>
              <w:spacing w:line="240" w:lineRule="auto"/>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val="en-US" w:eastAsia="zh-CN"/>
              </w:rPr>
              <w:t>3.接水底部：中间设有排水孔</w:t>
            </w:r>
          </w:p>
        </w:tc>
      </w:tr>
      <w:tr w14:paraId="7417E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E3B3FD9">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2E2429BF">
            <w:pPr>
              <w:widowControl/>
              <w:spacing w:line="240" w:lineRule="auto"/>
              <w:jc w:val="left"/>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85C620F">
            <w:pPr>
              <w:widowControl/>
              <w:spacing w:line="240" w:lineRule="auto"/>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val="en-US" w:eastAsia="zh-CN"/>
              </w:rPr>
              <w:t>4.可拆卸式滴水棒，滴水棒</w:t>
            </w:r>
            <w:commentRangeStart w:id="59"/>
            <w:r>
              <w:rPr>
                <w:rFonts w:hint="eastAsia" w:asciiTheme="minorEastAsia" w:hAnsiTheme="minorEastAsia" w:eastAsiaTheme="minorEastAsia" w:cstheme="minorEastAsia"/>
                <w:sz w:val="21"/>
                <w:szCs w:val="21"/>
                <w:highlight w:val="none"/>
                <w:lang w:val="en-US" w:eastAsia="zh-CN"/>
              </w:rPr>
              <w:t>27/52</w:t>
            </w:r>
            <w:commentRangeEnd w:id="59"/>
            <w:r>
              <w:commentReference w:id="59"/>
            </w:r>
            <w:r>
              <w:rPr>
                <w:rFonts w:hint="eastAsia" w:asciiTheme="minorEastAsia" w:hAnsiTheme="minorEastAsia" w:eastAsiaTheme="minorEastAsia" w:cstheme="minorEastAsia"/>
                <w:sz w:val="21"/>
                <w:szCs w:val="21"/>
                <w:highlight w:val="none"/>
                <w:lang w:val="en-US" w:eastAsia="zh-CN"/>
              </w:rPr>
              <w:t>根；</w:t>
            </w:r>
          </w:p>
        </w:tc>
      </w:tr>
      <w:tr w14:paraId="64E79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E30DBD4">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73AB5342">
            <w:pPr>
              <w:widowControl/>
              <w:spacing w:line="240" w:lineRule="auto"/>
              <w:jc w:val="left"/>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7B5E77B6">
            <w:pPr>
              <w:widowControl/>
              <w:spacing w:line="240" w:lineRule="auto"/>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val="en-US" w:eastAsia="zh-CN"/>
              </w:rPr>
              <w:t>5.安装方式：</w:t>
            </w:r>
            <w:commentRangeStart w:id="60"/>
            <w:r>
              <w:rPr>
                <w:rFonts w:hint="eastAsia" w:asciiTheme="minorEastAsia" w:hAnsiTheme="minorEastAsia" w:eastAsiaTheme="minorEastAsia" w:cstheme="minorEastAsia"/>
                <w:sz w:val="21"/>
                <w:szCs w:val="21"/>
                <w:highlight w:val="none"/>
                <w:lang w:val="en-US" w:eastAsia="zh-CN"/>
              </w:rPr>
              <w:t>壁挂式/台式</w:t>
            </w:r>
            <w:commentRangeEnd w:id="60"/>
            <w:r>
              <w:commentReference w:id="60"/>
            </w:r>
          </w:p>
        </w:tc>
      </w:tr>
      <w:tr w14:paraId="3BBEF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3DFAB5E">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0B62C619">
            <w:pPr>
              <w:widowControl/>
              <w:spacing w:line="240" w:lineRule="auto"/>
              <w:jc w:val="left"/>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3E50F427">
            <w:pPr>
              <w:widowControl/>
              <w:spacing w:line="240" w:lineRule="auto"/>
              <w:jc w:val="left"/>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val="en-US" w:eastAsia="zh-CN"/>
              </w:rPr>
              <w:t>6.架杆检测，无上下松动现象，有效长度≥(15±1)mm。</w:t>
            </w:r>
          </w:p>
        </w:tc>
      </w:tr>
      <w:tr w14:paraId="57F0B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506" w:type="pct"/>
            <w:vMerge w:val="continue"/>
            <w:noWrap w:val="0"/>
            <w:vAlign w:val="center"/>
          </w:tcPr>
          <w:p w14:paraId="1B0FA97F">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00AD41AB">
            <w:pPr>
              <w:widowControl/>
              <w:spacing w:line="240" w:lineRule="auto"/>
              <w:jc w:val="left"/>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103A543C">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7.滴水架的质量要求：1）</w:t>
            </w:r>
            <w:del w:id="48" w:author="王秀子" w:date="2024-10-30T21:35:05Z">
              <w:r>
                <w:rPr>
                  <w:rFonts w:hint="eastAsia" w:asciiTheme="minorEastAsia" w:hAnsiTheme="minorEastAsia" w:eastAsiaTheme="minorEastAsia" w:cstheme="minorEastAsia"/>
                  <w:sz w:val="21"/>
                  <w:szCs w:val="21"/>
                  <w:highlight w:val="none"/>
                  <w:lang w:val="en-US" w:eastAsia="zh-CN"/>
                </w:rPr>
                <w:delText>.</w:delText>
              </w:r>
            </w:del>
            <w:r>
              <w:rPr>
                <w:rFonts w:hint="eastAsia" w:asciiTheme="minorEastAsia" w:hAnsiTheme="minorEastAsia" w:eastAsiaTheme="minorEastAsia" w:cstheme="minorEastAsia"/>
                <w:sz w:val="21"/>
                <w:szCs w:val="21"/>
                <w:highlight w:val="none"/>
                <w:lang w:val="en-US" w:eastAsia="zh-CN"/>
              </w:rPr>
              <w:t>耐候性试验：依据</w:t>
            </w:r>
            <w:commentRangeStart w:id="61"/>
            <w:r>
              <w:rPr>
                <w:rFonts w:hint="eastAsia" w:asciiTheme="minorEastAsia" w:hAnsiTheme="minorEastAsia" w:eastAsiaTheme="minorEastAsia" w:cstheme="minorEastAsia"/>
                <w:sz w:val="21"/>
                <w:szCs w:val="21"/>
                <w:highlight w:val="none"/>
                <w:lang w:val="en-US" w:eastAsia="zh-CN"/>
              </w:rPr>
              <w:t>ISO4892-3：2016</w:t>
            </w:r>
            <w:commentRangeEnd w:id="61"/>
            <w:r>
              <w:commentReference w:id="61"/>
            </w:r>
            <w:r>
              <w:rPr>
                <w:rFonts w:hint="eastAsia" w:asciiTheme="minorEastAsia" w:hAnsiTheme="minorEastAsia" w:eastAsiaTheme="minorEastAsia" w:cstheme="minorEastAsia"/>
                <w:sz w:val="21"/>
                <w:szCs w:val="21"/>
                <w:highlight w:val="none"/>
                <w:lang w:val="en-US" w:eastAsia="zh-CN"/>
              </w:rPr>
              <w:t>标准，将样品在荧光紫外灯暴露48小时后，表面无变化；2）垂直燃烧试验：依据GB/T2408-2021标准，实测值V-0；3）耐老化：依据</w:t>
            </w:r>
            <w:commentRangeStart w:id="62"/>
            <w:r>
              <w:rPr>
                <w:rFonts w:hint="eastAsia" w:asciiTheme="minorEastAsia" w:hAnsiTheme="minorEastAsia" w:eastAsiaTheme="minorEastAsia" w:cstheme="minorEastAsia"/>
                <w:sz w:val="21"/>
                <w:szCs w:val="21"/>
                <w:highlight w:val="none"/>
                <w:lang w:val="en-US" w:eastAsia="zh-CN"/>
              </w:rPr>
              <w:t>GB/T16422-2022</w:t>
            </w:r>
            <w:commentRangeEnd w:id="62"/>
            <w:r>
              <w:commentReference w:id="62"/>
            </w:r>
            <w:r>
              <w:rPr>
                <w:rFonts w:hint="eastAsia" w:asciiTheme="minorEastAsia" w:hAnsiTheme="minorEastAsia" w:eastAsiaTheme="minorEastAsia" w:cstheme="minorEastAsia"/>
                <w:sz w:val="21"/>
                <w:szCs w:val="21"/>
                <w:highlight w:val="none"/>
                <w:lang w:val="en-US" w:eastAsia="zh-CN"/>
              </w:rPr>
              <w:t>标准，氙灯光源暴露：氙灯测试120小时，结果为外观无变化。</w:t>
            </w:r>
          </w:p>
        </w:tc>
      </w:tr>
      <w:tr w14:paraId="5AAE0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39E09F37">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12</w:t>
            </w:r>
          </w:p>
        </w:tc>
        <w:tc>
          <w:tcPr>
            <w:tcW w:w="800" w:type="pct"/>
            <w:vMerge w:val="restart"/>
            <w:noWrap w:val="0"/>
            <w:vAlign w:val="center"/>
          </w:tcPr>
          <w:p w14:paraId="60D48A24">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eastAsia="zh-CN"/>
              </w:rPr>
              <w:t>定制工作台</w:t>
            </w:r>
          </w:p>
        </w:tc>
        <w:tc>
          <w:tcPr>
            <w:tcW w:w="3693" w:type="pct"/>
            <w:noWrap w:val="0"/>
            <w:vAlign w:val="top"/>
          </w:tcPr>
          <w:p w14:paraId="07834590">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eastAsia="zh-CN"/>
              </w:rPr>
              <w:t>1.结构：</w:t>
            </w:r>
            <w:r>
              <w:rPr>
                <w:rFonts w:hint="eastAsia" w:asciiTheme="minorEastAsia" w:hAnsiTheme="minorEastAsia" w:eastAsiaTheme="minorEastAsia" w:cstheme="minorEastAsia"/>
                <w:sz w:val="21"/>
                <w:szCs w:val="21"/>
                <w:highlight w:val="none"/>
                <w:lang w:val="en-US" w:eastAsia="zh-CN"/>
              </w:rPr>
              <w:t>全钢</w:t>
            </w:r>
            <w:r>
              <w:rPr>
                <w:rFonts w:hint="eastAsia" w:asciiTheme="minorEastAsia" w:hAnsiTheme="minorEastAsia" w:eastAsiaTheme="minorEastAsia" w:cstheme="minorEastAsia"/>
                <w:sz w:val="21"/>
                <w:szCs w:val="21"/>
                <w:highlight w:val="none"/>
                <w:lang w:eastAsia="zh-CN"/>
              </w:rPr>
              <w:t>结构（台面+钢柜体+</w:t>
            </w:r>
            <w:r>
              <w:rPr>
                <w:rFonts w:hint="eastAsia" w:asciiTheme="minorEastAsia" w:hAnsiTheme="minorEastAsia" w:eastAsiaTheme="minorEastAsia" w:cstheme="minorEastAsia"/>
                <w:sz w:val="21"/>
                <w:szCs w:val="21"/>
                <w:highlight w:val="none"/>
                <w:lang w:val="en-US" w:eastAsia="zh-CN"/>
              </w:rPr>
              <w:t>钢制</w:t>
            </w:r>
            <w:r>
              <w:rPr>
                <w:rFonts w:hint="eastAsia" w:asciiTheme="minorEastAsia" w:hAnsiTheme="minorEastAsia" w:eastAsiaTheme="minorEastAsia" w:cstheme="minorEastAsia"/>
                <w:sz w:val="21"/>
                <w:szCs w:val="21"/>
                <w:highlight w:val="none"/>
                <w:lang w:eastAsia="zh-CN"/>
              </w:rPr>
              <w:t>抽</w:t>
            </w:r>
            <w:r>
              <w:rPr>
                <w:rFonts w:hint="eastAsia" w:asciiTheme="minorEastAsia" w:hAnsiTheme="minorEastAsia" w:eastAsiaTheme="minorEastAsia" w:cstheme="minorEastAsia"/>
                <w:sz w:val="21"/>
                <w:szCs w:val="21"/>
                <w:highlight w:val="none"/>
                <w:lang w:val="en-US" w:eastAsia="zh-CN"/>
              </w:rPr>
              <w:t>屉</w:t>
            </w:r>
            <w:r>
              <w:rPr>
                <w:rFonts w:hint="eastAsia" w:asciiTheme="minorEastAsia" w:hAnsiTheme="minorEastAsia" w:eastAsiaTheme="minorEastAsia" w:cstheme="minorEastAsia"/>
                <w:sz w:val="21"/>
                <w:szCs w:val="21"/>
                <w:highlight w:val="none"/>
                <w:lang w:eastAsia="zh-CN"/>
              </w:rPr>
              <w:t>框</w:t>
            </w:r>
            <w:r>
              <w:rPr>
                <w:rFonts w:hint="eastAsia" w:asciiTheme="minorEastAsia" w:hAnsiTheme="minorEastAsia" w:eastAsiaTheme="minorEastAsia" w:cstheme="minorEastAsia"/>
                <w:sz w:val="21"/>
                <w:szCs w:val="21"/>
                <w:highlight w:val="none"/>
                <w:lang w:val="en-US" w:eastAsia="zh-CN"/>
              </w:rPr>
              <w:t>+</w:t>
            </w:r>
            <w:r>
              <w:rPr>
                <w:rFonts w:hint="eastAsia" w:asciiTheme="minorEastAsia" w:hAnsiTheme="minorEastAsia" w:eastAsiaTheme="minorEastAsia" w:cstheme="minorEastAsia"/>
                <w:b w:val="0"/>
                <w:bCs w:val="0"/>
                <w:sz w:val="21"/>
                <w:szCs w:val="21"/>
                <w:highlight w:val="none"/>
                <w:lang w:val="en-US" w:eastAsia="zh-CN"/>
              </w:rPr>
              <w:t>平衡调节系统</w:t>
            </w:r>
            <w:r>
              <w:rPr>
                <w:rFonts w:hint="eastAsia" w:asciiTheme="minorEastAsia" w:hAnsiTheme="minorEastAsia" w:eastAsiaTheme="minorEastAsia" w:cstheme="minorEastAsia"/>
                <w:sz w:val="21"/>
                <w:szCs w:val="21"/>
                <w:highlight w:val="none"/>
                <w:lang w:eastAsia="zh-CN"/>
              </w:rPr>
              <w:t>）</w:t>
            </w:r>
          </w:p>
        </w:tc>
      </w:tr>
      <w:tr w14:paraId="59EA1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A75B928">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6C0EE39">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72C8BF87">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台面：采用≥20mm厚一体成型高温烧制实验室工业陶瓷台面，见截面采用同色低温上釉（或者黑坯），20mm平板台面釉料与胚体经高温一体烧结而成，表面釉面颜色和胚体颜色一致的同色透芯（或者黑坯）的实验室专用陶瓷台面，台面表面耐高温、耐腐蚀、耐磨、不脱色、不变色、美观大方。</w:t>
            </w:r>
          </w:p>
        </w:tc>
      </w:tr>
      <w:tr w14:paraId="0E15C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5AD3B7C">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4C6DFE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347745D">
            <w:pPr>
              <w:widowControl/>
              <w:spacing w:line="240" w:lineRule="auto"/>
              <w:jc w:val="left"/>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b w:val="0"/>
                <w:bCs w:val="0"/>
                <w:color w:val="auto"/>
                <w:sz w:val="21"/>
                <w:szCs w:val="21"/>
                <w:highlight w:val="none"/>
                <w:lang w:val="en-US" w:eastAsia="zh-CN"/>
              </w:rPr>
              <w:t>3.陶瓷台面的质量要求：（1）耐污染性能：台面耐污染性能良好，参照检测标准GB/T 17657-2022标准，至少对含有98%硫酸、28%氨水、65%硝酸、王水、冰醋酸、92号汽油、绿茶（9g/L）、仁和磺酒、可口可乐、丁醇99%、UCC黑咖啡（120g/L）、混合甲酚、在内的100种以上化学试剂等测试表面无变化。</w:t>
            </w:r>
          </w:p>
          <w:p w14:paraId="60545E7F">
            <w:pPr>
              <w:widowControl/>
              <w:spacing w:line="240" w:lineRule="auto"/>
              <w:jc w:val="left"/>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b w:val="0"/>
                <w:bCs w:val="0"/>
                <w:color w:val="auto"/>
                <w:sz w:val="21"/>
                <w:szCs w:val="21"/>
                <w:highlight w:val="none"/>
                <w:lang w:val="en-US" w:eastAsia="zh-CN"/>
              </w:rPr>
              <w:t>（2）耐火性能：GB/T 7322-2017耐高温不低于 1750℃。</w:t>
            </w:r>
          </w:p>
          <w:p w14:paraId="2A219BAA">
            <w:pPr>
              <w:widowControl/>
              <w:spacing w:line="240" w:lineRule="auto"/>
              <w:jc w:val="left"/>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b w:val="0"/>
                <w:bCs w:val="0"/>
                <w:color w:val="auto"/>
                <w:sz w:val="21"/>
                <w:szCs w:val="21"/>
                <w:highlight w:val="none"/>
                <w:lang w:val="en-US" w:eastAsia="zh-CN"/>
              </w:rPr>
              <w:t>（3）耐水蒸气热性能：参照 GB 24820-2009标准中，操作台台面理化性能的技术要求，耐水蒸气检测结果为无凸起、龟裂和明显变色，结果为符合。</w:t>
            </w:r>
          </w:p>
          <w:p w14:paraId="24CF9C81">
            <w:pPr>
              <w:widowControl/>
              <w:spacing w:line="240" w:lineRule="auto"/>
              <w:jc w:val="left"/>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b w:val="0"/>
                <w:bCs w:val="0"/>
                <w:color w:val="auto"/>
                <w:sz w:val="21"/>
                <w:szCs w:val="21"/>
                <w:highlight w:val="none"/>
                <w:lang w:val="en-US" w:eastAsia="zh-CN"/>
              </w:rPr>
              <w:t>（4）耐干热性能：参照 GB 24820-2009标准中，操作台台面理化性能的技术要求，耐干热等级为1级，结果判定为符合。</w:t>
            </w:r>
          </w:p>
          <w:p w14:paraId="2C370FAA">
            <w:pPr>
              <w:widowControl/>
              <w:spacing w:line="240" w:lineRule="auto"/>
              <w:jc w:val="left"/>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b w:val="0"/>
                <w:bCs w:val="0"/>
                <w:color w:val="auto"/>
                <w:sz w:val="21"/>
                <w:szCs w:val="21"/>
                <w:highlight w:val="none"/>
                <w:lang w:val="en-US" w:eastAsia="zh-CN"/>
              </w:rPr>
              <w:t>（5）表面耐龟裂性能：参照GB/T 17657-2022  4.39 标准中，表面耐龟裂性能等级为</w:t>
            </w:r>
            <w:commentRangeStart w:id="63"/>
            <w:r>
              <w:rPr>
                <w:rFonts w:hint="eastAsia" w:asciiTheme="minorEastAsia" w:hAnsiTheme="minorEastAsia" w:eastAsiaTheme="minorEastAsia" w:cstheme="minorEastAsia"/>
                <w:b w:val="0"/>
                <w:bCs w:val="0"/>
                <w:color w:val="auto"/>
                <w:sz w:val="21"/>
                <w:szCs w:val="21"/>
                <w:highlight w:val="none"/>
                <w:lang w:val="en-US" w:eastAsia="zh-CN"/>
              </w:rPr>
              <w:t>5级</w:t>
            </w:r>
            <w:commentRangeEnd w:id="63"/>
            <w:r>
              <w:commentReference w:id="63"/>
            </w:r>
            <w:r>
              <w:rPr>
                <w:rFonts w:hint="eastAsia" w:asciiTheme="minorEastAsia" w:hAnsiTheme="minorEastAsia" w:eastAsiaTheme="minorEastAsia" w:cstheme="minorEastAsia"/>
                <w:b w:val="0"/>
                <w:bCs w:val="0"/>
                <w:color w:val="auto"/>
                <w:sz w:val="21"/>
                <w:szCs w:val="21"/>
                <w:highlight w:val="none"/>
                <w:lang w:val="en-US" w:eastAsia="zh-CN"/>
              </w:rPr>
              <w:t>。</w:t>
            </w:r>
          </w:p>
          <w:p w14:paraId="750F9BC0">
            <w:pPr>
              <w:widowControl/>
              <w:spacing w:line="240" w:lineRule="auto"/>
              <w:jc w:val="left"/>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b w:val="0"/>
                <w:bCs w:val="0"/>
                <w:color w:val="auto"/>
                <w:sz w:val="21"/>
                <w:szCs w:val="21"/>
                <w:highlight w:val="none"/>
                <w:lang w:val="en-US" w:eastAsia="zh-CN"/>
              </w:rPr>
              <w:t>（6）TVOC释放率： 参照HJ 571-2010附录A标准，对总挥发性有机化合物(TVOC)释放率/[mg/(m²·h)] 进行检测，测试结果为未检出。</w:t>
            </w:r>
          </w:p>
        </w:tc>
      </w:tr>
      <w:tr w14:paraId="4BAD3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AD5F160">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5C6D40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2815EABC">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3.柜体：深度</w:t>
            </w:r>
            <w:commentRangeStart w:id="64"/>
            <w:r>
              <w:rPr>
                <w:rFonts w:hint="eastAsia" w:asciiTheme="minorEastAsia" w:hAnsiTheme="minorEastAsia" w:eastAsiaTheme="minorEastAsia" w:cstheme="minorEastAsia"/>
                <w:sz w:val="21"/>
                <w:szCs w:val="21"/>
                <w:highlight w:val="none"/>
                <w:lang w:val="en-US" w:eastAsia="zh-CN"/>
              </w:rPr>
              <w:t>520mm,</w:t>
            </w:r>
            <w:commentRangeEnd w:id="64"/>
            <w:r>
              <w:commentReference w:id="64"/>
            </w:r>
            <w:r>
              <w:rPr>
                <w:rFonts w:hint="eastAsia" w:asciiTheme="minorEastAsia" w:hAnsiTheme="minorEastAsia" w:eastAsiaTheme="minorEastAsia" w:cstheme="minorEastAsia"/>
                <w:sz w:val="21"/>
                <w:szCs w:val="21"/>
                <w:highlight w:val="none"/>
                <w:lang w:val="en-US" w:eastAsia="zh-CN"/>
              </w:rPr>
              <w:t>长度有</w:t>
            </w:r>
            <w:commentRangeStart w:id="65"/>
            <w:r>
              <w:rPr>
                <w:rFonts w:hint="eastAsia" w:asciiTheme="minorEastAsia" w:hAnsiTheme="minorEastAsia" w:eastAsiaTheme="minorEastAsia" w:cstheme="minorEastAsia"/>
                <w:sz w:val="21"/>
                <w:szCs w:val="21"/>
                <w:highlight w:val="none"/>
                <w:lang w:val="en-US" w:eastAsia="zh-CN"/>
              </w:rPr>
              <w:t>450/600/900</w:t>
            </w:r>
            <w:commentRangeEnd w:id="65"/>
            <w:r>
              <w:commentReference w:id="65"/>
            </w:r>
            <w:r>
              <w:rPr>
                <w:rFonts w:hint="eastAsia" w:asciiTheme="minorEastAsia" w:hAnsiTheme="minorEastAsia" w:eastAsiaTheme="minorEastAsia" w:cstheme="minorEastAsia"/>
                <w:sz w:val="21"/>
                <w:szCs w:val="21"/>
                <w:highlight w:val="none"/>
                <w:lang w:val="en-US" w:eastAsia="zh-CN"/>
              </w:rPr>
              <w:t>等规格，高度</w:t>
            </w:r>
            <w:commentRangeStart w:id="66"/>
            <w:r>
              <w:rPr>
                <w:rFonts w:hint="eastAsia" w:asciiTheme="minorEastAsia" w:hAnsiTheme="minorEastAsia" w:eastAsiaTheme="minorEastAsia" w:cstheme="minorEastAsia"/>
                <w:sz w:val="21"/>
                <w:szCs w:val="21"/>
                <w:highlight w:val="none"/>
                <w:lang w:val="en-US" w:eastAsia="zh-CN"/>
              </w:rPr>
              <w:t>830mm</w:t>
            </w:r>
            <w:commentRangeEnd w:id="66"/>
            <w:r>
              <w:commentReference w:id="66"/>
            </w:r>
            <w:r>
              <w:rPr>
                <w:rFonts w:hint="eastAsia" w:asciiTheme="minorEastAsia" w:hAnsiTheme="minorEastAsia" w:eastAsiaTheme="minorEastAsia" w:cstheme="minorEastAsia"/>
                <w:sz w:val="21"/>
                <w:szCs w:val="21"/>
                <w:highlight w:val="none"/>
                <w:lang w:val="en-US" w:eastAsia="zh-CN"/>
              </w:rPr>
              <w:t>,主体材料不低于1.0mm厚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，柜体左侧板、右侧板和背侧钢板经折弯后的厚度为</w:t>
            </w:r>
            <w:commentRangeStart w:id="67"/>
            <w:r>
              <w:rPr>
                <w:rFonts w:hint="eastAsia" w:asciiTheme="minorEastAsia" w:hAnsiTheme="minorEastAsia" w:eastAsiaTheme="minorEastAsia" w:cstheme="minorEastAsia"/>
                <w:sz w:val="21"/>
                <w:szCs w:val="21"/>
                <w:highlight w:val="none"/>
                <w:lang w:val="en-US" w:eastAsia="zh-CN"/>
              </w:rPr>
              <w:t>20mm</w:t>
            </w:r>
            <w:commentRangeEnd w:id="67"/>
            <w:r>
              <w:commentReference w:id="67"/>
            </w:r>
            <w:r>
              <w:rPr>
                <w:rFonts w:hint="eastAsia" w:asciiTheme="minorEastAsia" w:hAnsiTheme="minorEastAsia" w:eastAsiaTheme="minorEastAsia" w:cstheme="minorEastAsia"/>
                <w:sz w:val="21"/>
                <w:szCs w:val="21"/>
                <w:highlight w:val="none"/>
                <w:lang w:val="en-US" w:eastAsia="zh-CN"/>
              </w:rPr>
              <w:t>。柜体内部四周焊接位置带有垂直加强筋，并冲有两排矩形孔，距离为</w:t>
            </w:r>
            <w:commentRangeStart w:id="68"/>
            <w:r>
              <w:rPr>
                <w:rFonts w:hint="eastAsia" w:asciiTheme="minorEastAsia" w:hAnsiTheme="minorEastAsia" w:eastAsiaTheme="minorEastAsia" w:cstheme="minorEastAsia"/>
                <w:sz w:val="21"/>
                <w:szCs w:val="21"/>
                <w:highlight w:val="none"/>
                <w:lang w:val="en-US" w:eastAsia="zh-CN"/>
              </w:rPr>
              <w:t>30mm</w:t>
            </w:r>
            <w:commentRangeEnd w:id="68"/>
            <w:r>
              <w:commentReference w:id="68"/>
            </w:r>
            <w:r>
              <w:rPr>
                <w:rFonts w:hint="eastAsia" w:asciiTheme="minorEastAsia" w:hAnsiTheme="minorEastAsia" w:eastAsiaTheme="minorEastAsia" w:cstheme="minorEastAsia"/>
                <w:sz w:val="21"/>
                <w:szCs w:val="21"/>
                <w:highlight w:val="none"/>
                <w:lang w:val="en-US" w:eastAsia="zh-CN"/>
              </w:rPr>
              <w:t>, 用于固定层板扣。柜体类型有单门柜、双门柜、三抽柜等柜体；整体表面SEFA级别环氧树脂粉末喷涂，耐腐蚀性能优越，既能保证防腐性能，又能保证结构牢固紧密，长期负重不变形；</w:t>
            </w:r>
          </w:p>
        </w:tc>
      </w:tr>
      <w:tr w14:paraId="7CEB5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F122B6A">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4B37C71">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37AE70B4">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4.钢制抽屉框：采用不低于1.0mm厚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，经一体冲压成型，整体表面SEFA级别环氧树脂粉末喷涂，耐腐蚀性能优越，既能保证防腐性能，又能保证结构牢固紧密（可选配不同于柜体颜色）；</w:t>
            </w:r>
          </w:p>
        </w:tc>
      </w:tr>
      <w:tr w14:paraId="6FD39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C0C7766">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524D6D9">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4249032">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5.柜门：内开门，柜门外侧与柜体成整体平面形状；柜门采用双层结构，厚度为</w:t>
            </w:r>
            <w:commentRangeStart w:id="69"/>
            <w:r>
              <w:rPr>
                <w:rFonts w:hint="eastAsia" w:asciiTheme="minorEastAsia" w:hAnsiTheme="minorEastAsia" w:eastAsiaTheme="minorEastAsia" w:cstheme="minorEastAsia"/>
                <w:sz w:val="21"/>
                <w:szCs w:val="21"/>
                <w:highlight w:val="none"/>
                <w:lang w:val="en-US" w:eastAsia="zh-CN"/>
              </w:rPr>
              <w:t>20mm</w:t>
            </w:r>
            <w:commentRangeEnd w:id="69"/>
            <w:r>
              <w:commentReference w:id="69"/>
            </w:r>
            <w:r>
              <w:rPr>
                <w:rFonts w:hint="eastAsia" w:asciiTheme="minorEastAsia" w:hAnsiTheme="minorEastAsia" w:eastAsiaTheme="minorEastAsia" w:cstheme="minorEastAsia"/>
                <w:sz w:val="21"/>
                <w:szCs w:val="21"/>
                <w:highlight w:val="none"/>
                <w:lang w:val="en-US" w:eastAsia="zh-CN"/>
              </w:rPr>
              <w:t>，内板夹层装置蜂巢板，降低噪音，增强抗压性。内侧设有防撞橡胶垫，对门板闭合起减震作用。柜门内侧带有防撞贴。柜门与拉手为模具一体成型结构。柜门与柜体间缝隙不大于2mm，柜门面板颜色与柜体颜色一致（可选配色）；</w:t>
            </w:r>
          </w:p>
        </w:tc>
      </w:tr>
      <w:tr w14:paraId="19FCE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4CCCBA4">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B2263AF">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0A028022">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6.抽屉门：外侧与柜体成整体平面形状；抽屉面板采用双层结构，厚度为</w:t>
            </w:r>
            <w:commentRangeStart w:id="70"/>
            <w:r>
              <w:rPr>
                <w:rFonts w:hint="eastAsia" w:asciiTheme="minorEastAsia" w:hAnsiTheme="minorEastAsia" w:eastAsiaTheme="minorEastAsia" w:cstheme="minorEastAsia"/>
                <w:sz w:val="21"/>
                <w:szCs w:val="21"/>
                <w:highlight w:val="none"/>
                <w:lang w:val="en-US" w:eastAsia="zh-CN"/>
              </w:rPr>
              <w:t>20mm</w:t>
            </w:r>
            <w:commentRangeEnd w:id="70"/>
            <w:r>
              <w:commentReference w:id="70"/>
            </w:r>
            <w:r>
              <w:rPr>
                <w:rFonts w:hint="eastAsia" w:asciiTheme="minorEastAsia" w:hAnsiTheme="minorEastAsia" w:eastAsiaTheme="minorEastAsia" w:cstheme="minorEastAsia"/>
                <w:sz w:val="21"/>
                <w:szCs w:val="21"/>
                <w:highlight w:val="none"/>
                <w:lang w:val="en-US" w:eastAsia="zh-CN"/>
              </w:rPr>
              <w:t>，中间填充有隔音材料；抽屉面板内侧带有防撞贴，抽屉面板与拉手为模具一体成型结构，打开深度≥400mm。抽屉面板颜色与柜体颜色一致（可选配色）。</w:t>
            </w:r>
          </w:p>
        </w:tc>
      </w:tr>
      <w:tr w14:paraId="58824E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2A00FE3">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C0E1679">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2CEAE5F8">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7.拉手：柜门拉手与柜门面板为模具一体成型结构、抽屉拉手与抽屉面板为模具一体成型结构，颜色与柜体颜色一致(可选配色）</w:t>
            </w:r>
          </w:p>
        </w:tc>
      </w:tr>
      <w:tr w14:paraId="62691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82B4380">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03DE763">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403518F">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8.导轨：均采用内嵌式三节式静音钢珠滑轨，材料为镀锌钢板经镀锌、环氧树脂喷涂处理；拉出时无噪音，轻推抽屉即可锁住，轻轻一扣塑料锁即可将抽屉与滑轨分离；带缓冲阻尼，每套滑轨承重≥30kg</w:t>
            </w:r>
          </w:p>
        </w:tc>
      </w:tr>
      <w:tr w14:paraId="70F4A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DA6DE27">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466CB4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2D50F7C">
            <w:pPr>
              <w:widowControl/>
              <w:spacing w:line="240" w:lineRule="auto"/>
              <w:jc w:val="left"/>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b w:val="0"/>
                <w:bCs w:val="0"/>
                <w:color w:val="auto"/>
                <w:sz w:val="21"/>
                <w:szCs w:val="21"/>
                <w:highlight w:val="none"/>
                <w:lang w:val="en-US" w:eastAsia="zh-CN"/>
              </w:rPr>
              <w:t>9.锌合金铰链:采用模具压铸锌合金组合而成。防腐不生锈、开启角度</w:t>
            </w:r>
            <w:commentRangeStart w:id="71"/>
            <w:r>
              <w:rPr>
                <w:rFonts w:hint="eastAsia" w:asciiTheme="minorEastAsia" w:hAnsiTheme="minorEastAsia" w:eastAsiaTheme="minorEastAsia" w:cstheme="minorEastAsia"/>
                <w:b w:val="0"/>
                <w:bCs w:val="0"/>
                <w:color w:val="auto"/>
                <w:sz w:val="21"/>
                <w:szCs w:val="21"/>
                <w:highlight w:val="none"/>
                <w:lang w:val="en-US" w:eastAsia="zh-CN"/>
              </w:rPr>
              <w:t>270℃</w:t>
            </w:r>
            <w:commentRangeEnd w:id="71"/>
            <w:r>
              <w:commentReference w:id="71"/>
            </w:r>
            <w:r>
              <w:rPr>
                <w:rFonts w:hint="eastAsia" w:asciiTheme="minorEastAsia" w:hAnsiTheme="minorEastAsia" w:eastAsiaTheme="minorEastAsia" w:cstheme="minorEastAsia"/>
                <w:b w:val="0"/>
                <w:bCs w:val="0"/>
                <w:color w:val="auto"/>
                <w:sz w:val="21"/>
                <w:szCs w:val="21"/>
                <w:highlight w:val="none"/>
                <w:lang w:val="en-US" w:eastAsia="zh-CN"/>
              </w:rPr>
              <w:t>，产品采用户外粉末经高温固化处理。</w:t>
            </w:r>
          </w:p>
          <w:p w14:paraId="4C3C9C56">
            <w:pPr>
              <w:widowControl/>
              <w:spacing w:line="240" w:lineRule="auto"/>
              <w:jc w:val="left"/>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b w:val="0"/>
                <w:bCs w:val="0"/>
                <w:color w:val="auto"/>
                <w:sz w:val="21"/>
                <w:szCs w:val="21"/>
                <w:highlight w:val="none"/>
                <w:lang w:val="en-US" w:eastAsia="zh-CN"/>
              </w:rPr>
              <w:t>产品符合</w:t>
            </w:r>
            <w:commentRangeStart w:id="72"/>
            <w:r>
              <w:rPr>
                <w:rFonts w:hint="eastAsia" w:asciiTheme="minorEastAsia" w:hAnsiTheme="minorEastAsia" w:eastAsiaTheme="minorEastAsia" w:cstheme="minorEastAsia"/>
                <w:b w:val="0"/>
                <w:bCs w:val="0"/>
                <w:color w:val="auto"/>
                <w:sz w:val="21"/>
                <w:szCs w:val="21"/>
                <w:highlight w:val="none"/>
                <w:lang w:val="en-US" w:eastAsia="zh-CN"/>
              </w:rPr>
              <w:t>GB/T 10125-2012</w:t>
            </w:r>
            <w:commentRangeEnd w:id="72"/>
            <w:r>
              <w:commentReference w:id="72"/>
            </w:r>
            <w:r>
              <w:rPr>
                <w:rFonts w:hint="eastAsia" w:asciiTheme="minorEastAsia" w:hAnsiTheme="minorEastAsia" w:eastAsiaTheme="minorEastAsia" w:cstheme="minorEastAsia"/>
                <w:b w:val="0"/>
                <w:bCs w:val="0"/>
                <w:color w:val="auto"/>
                <w:sz w:val="21"/>
                <w:szCs w:val="21"/>
                <w:highlight w:val="none"/>
                <w:lang w:val="en-US" w:eastAsia="zh-CN"/>
              </w:rPr>
              <w:t>《人造气氛腐蚀试验 盐雾试验》，GB/T 6461-2002 《金属基体上金属和其它无机覆盖层 经腐蚀试验后的试样和试件的评级》的测试标准，产品经100h乙酸盐雾（AASS）试验后，其保护等级评定为10级-无缺陷；产品的过载要求及功能要求均符合QB/T 2189-2013《家具五金 杯状锌合金铰链》的测试标准，其中：产品过载要求中垂直静载荷≥30Kg、水平静载荷≥70N；功能要求中垂直静载荷≥20Kg、水平静载荷≥40N。</w:t>
            </w:r>
          </w:p>
          <w:p w14:paraId="78D49AAC">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b w:val="0"/>
                <w:bCs w:val="0"/>
                <w:color w:val="auto"/>
                <w:sz w:val="21"/>
                <w:szCs w:val="21"/>
                <w:highlight w:val="none"/>
                <w:lang w:val="en-US" w:eastAsia="zh-CN"/>
              </w:rPr>
              <w:t>产品依据GB/T 3325-2017《金属家具通用技术条件》标准的要求，锌合金铰链的力学性能经拉门垂直试验载荷不低于20KG，拉门水平加载试验加载力不低于60N，拉门猛关试验载荷不低于3KG，拉门耐久性试验循环次数不得低于十万次。</w:t>
            </w:r>
          </w:p>
        </w:tc>
      </w:tr>
      <w:tr w14:paraId="660624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CA5C019">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0E3D29F">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4A3B1A06">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10.层板：柜体加的一层活动隔板，将柜体分为两层，隔板可取出。材料同柜体，折弯成≥20mm厚的层板，并带有承重加强筋；层板由四个钢制层板扣支撑，承重≥50kg；层板可以以 30mm距离做上下自由调节。</w:t>
            </w:r>
          </w:p>
        </w:tc>
      </w:tr>
      <w:tr w14:paraId="157496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6" w:hRule="atLeast"/>
        </w:trPr>
        <w:tc>
          <w:tcPr>
            <w:tcW w:w="506" w:type="pct"/>
            <w:vMerge w:val="continue"/>
            <w:noWrap w:val="0"/>
            <w:vAlign w:val="center"/>
          </w:tcPr>
          <w:p w14:paraId="04BFF53C">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40477FF">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383DA8D8">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11.</w:t>
            </w:r>
            <w:r>
              <w:rPr>
                <w:rFonts w:hint="eastAsia" w:asciiTheme="minorEastAsia" w:hAnsiTheme="minorEastAsia" w:eastAsiaTheme="minorEastAsia" w:cstheme="minorEastAsia"/>
                <w:b w:val="0"/>
                <w:bCs w:val="0"/>
                <w:sz w:val="21"/>
                <w:szCs w:val="21"/>
                <w:highlight w:val="none"/>
                <w:lang w:val="en-US" w:eastAsia="zh-CN"/>
              </w:rPr>
              <w:t>平衡调节系统:采用M12螺栓压模成型地脚，保证可以任意调节实验台平衡性能。</w:t>
            </w:r>
          </w:p>
        </w:tc>
      </w:tr>
      <w:tr w14:paraId="660241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2" w:hRule="atLeast"/>
        </w:trPr>
        <w:tc>
          <w:tcPr>
            <w:tcW w:w="506" w:type="pct"/>
            <w:vMerge w:val="restart"/>
            <w:noWrap w:val="0"/>
            <w:vAlign w:val="center"/>
          </w:tcPr>
          <w:p w14:paraId="43349118">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13</w:t>
            </w:r>
          </w:p>
        </w:tc>
        <w:tc>
          <w:tcPr>
            <w:tcW w:w="800" w:type="pct"/>
            <w:vMerge w:val="restart"/>
            <w:noWrap w:val="0"/>
            <w:vAlign w:val="center"/>
          </w:tcPr>
          <w:p w14:paraId="6CB930B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防潮柜</w:t>
            </w:r>
          </w:p>
        </w:tc>
        <w:tc>
          <w:tcPr>
            <w:tcW w:w="3693" w:type="pct"/>
            <w:noWrap w:val="0"/>
            <w:vAlign w:val="top"/>
          </w:tcPr>
          <w:p w14:paraId="06902C7F">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1.规格：全钢结构(全钢柜体+钢制门）。</w:t>
            </w:r>
          </w:p>
        </w:tc>
      </w:tr>
      <w:tr w14:paraId="300149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11F7C0F">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D1183D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2DAB73F6">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2.柜体：主体材料不低于1.0mm厚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，柜体左侧板、右侧板和背侧钢板经折弯后的厚度</w:t>
            </w:r>
            <w:commentRangeStart w:id="73"/>
            <w:r>
              <w:rPr>
                <w:rFonts w:hint="eastAsia" w:asciiTheme="minorEastAsia" w:hAnsiTheme="minorEastAsia" w:eastAsiaTheme="minorEastAsia" w:cstheme="minorEastAsia"/>
                <w:sz w:val="21"/>
                <w:szCs w:val="21"/>
                <w:highlight w:val="none"/>
                <w:lang w:val="en-US" w:eastAsia="zh-CN"/>
              </w:rPr>
              <w:t>为2mm</w:t>
            </w:r>
            <w:commentRangeEnd w:id="73"/>
            <w:r>
              <w:commentReference w:id="73"/>
            </w:r>
            <w:r>
              <w:rPr>
                <w:rFonts w:hint="eastAsia" w:asciiTheme="minorEastAsia" w:hAnsiTheme="minorEastAsia" w:eastAsiaTheme="minorEastAsia" w:cstheme="minorEastAsia"/>
                <w:sz w:val="21"/>
                <w:szCs w:val="21"/>
                <w:highlight w:val="none"/>
                <w:lang w:val="en-US" w:eastAsia="zh-CN"/>
              </w:rPr>
              <w:t>。柜体内部四周焊接位置带有垂直加强筋，并冲有两排矩形孔，距离为</w:t>
            </w:r>
            <w:commentRangeStart w:id="74"/>
            <w:r>
              <w:rPr>
                <w:rFonts w:hint="eastAsia" w:asciiTheme="minorEastAsia" w:hAnsiTheme="minorEastAsia" w:eastAsiaTheme="minorEastAsia" w:cstheme="minorEastAsia"/>
                <w:sz w:val="21"/>
                <w:szCs w:val="21"/>
                <w:highlight w:val="none"/>
                <w:lang w:val="en-US" w:eastAsia="zh-CN"/>
              </w:rPr>
              <w:t>30mm</w:t>
            </w:r>
            <w:commentRangeEnd w:id="74"/>
            <w:r>
              <w:commentReference w:id="74"/>
            </w:r>
            <w:r>
              <w:rPr>
                <w:rFonts w:hint="eastAsia" w:asciiTheme="minorEastAsia" w:hAnsiTheme="minorEastAsia" w:eastAsiaTheme="minorEastAsia" w:cstheme="minorEastAsia"/>
                <w:sz w:val="21"/>
                <w:szCs w:val="21"/>
                <w:highlight w:val="none"/>
                <w:lang w:val="en-US" w:eastAsia="zh-CN"/>
              </w:rPr>
              <w:t>, 用于固定层板扣；</w:t>
            </w:r>
          </w:p>
        </w:tc>
      </w:tr>
      <w:tr w14:paraId="6D0F6B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2" w:hRule="atLeast"/>
        </w:trPr>
        <w:tc>
          <w:tcPr>
            <w:tcW w:w="506" w:type="pct"/>
            <w:vMerge w:val="continue"/>
            <w:noWrap w:val="0"/>
            <w:vAlign w:val="center"/>
          </w:tcPr>
          <w:p w14:paraId="0DDE7F6D">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6EF4E2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5C8E184">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3.柜门为四开，上下两层。门板上开设有可视窗口，窗口玻璃采用</w:t>
            </w:r>
            <w:commentRangeStart w:id="75"/>
            <w:r>
              <w:rPr>
                <w:rFonts w:hint="eastAsia" w:asciiTheme="minorEastAsia" w:hAnsiTheme="minorEastAsia" w:eastAsiaTheme="minorEastAsia" w:cstheme="minorEastAsia"/>
                <w:sz w:val="21"/>
                <w:szCs w:val="21"/>
                <w:highlight w:val="none"/>
                <w:lang w:val="en-US" w:eastAsia="zh-CN"/>
              </w:rPr>
              <w:t>5mm</w:t>
            </w:r>
            <w:commentRangeEnd w:id="75"/>
            <w:r>
              <w:commentReference w:id="75"/>
            </w:r>
            <w:r>
              <w:rPr>
                <w:rFonts w:hint="eastAsia" w:asciiTheme="minorEastAsia" w:hAnsiTheme="minorEastAsia" w:eastAsiaTheme="minorEastAsia" w:cstheme="minorEastAsia"/>
                <w:sz w:val="21"/>
                <w:szCs w:val="21"/>
                <w:highlight w:val="none"/>
                <w:lang w:val="en-US" w:eastAsia="zh-CN"/>
              </w:rPr>
              <w:t>厚的钢化玻璃，下柜门板全钢结构。采用</w:t>
            </w:r>
            <w:commentRangeStart w:id="76"/>
            <w:r>
              <w:rPr>
                <w:rFonts w:hint="eastAsia" w:asciiTheme="minorEastAsia" w:hAnsiTheme="minorEastAsia" w:eastAsiaTheme="minorEastAsia" w:cstheme="minorEastAsia"/>
                <w:sz w:val="21"/>
                <w:szCs w:val="21"/>
                <w:highlight w:val="none"/>
                <w:lang w:val="en-US" w:eastAsia="zh-CN"/>
              </w:rPr>
              <w:t>1.0mm</w:t>
            </w:r>
            <w:commentRangeEnd w:id="76"/>
            <w:r>
              <w:commentReference w:id="76"/>
            </w:r>
            <w:commentRangeStart w:id="77"/>
            <w:r>
              <w:rPr>
                <w:rFonts w:hint="eastAsia" w:asciiTheme="minorEastAsia" w:hAnsiTheme="minorEastAsia" w:eastAsiaTheme="minorEastAsia" w:cstheme="minorEastAsia"/>
                <w:sz w:val="21"/>
                <w:szCs w:val="21"/>
                <w:highlight w:val="none"/>
                <w:lang w:val="en-US" w:eastAsia="zh-CN"/>
              </w:rPr>
              <w:t>优质</w:t>
            </w:r>
            <w:commentRangeEnd w:id="77"/>
            <w:r>
              <w:commentReference w:id="77"/>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，无焊连接可拆卸带减震垫。</w:t>
            </w:r>
          </w:p>
        </w:tc>
      </w:tr>
      <w:tr w14:paraId="4E7EA8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1A28494">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7FFD14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459904A4">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4.层板：层板采用1.0mm</w:t>
            </w:r>
            <w:commentRangeStart w:id="78"/>
            <w:r>
              <w:rPr>
                <w:rFonts w:hint="eastAsia" w:asciiTheme="minorEastAsia" w:hAnsiTheme="minorEastAsia" w:eastAsiaTheme="minorEastAsia" w:cstheme="minorEastAsia"/>
                <w:sz w:val="21"/>
                <w:szCs w:val="21"/>
                <w:highlight w:val="none"/>
                <w:lang w:val="en-US" w:eastAsia="zh-CN"/>
              </w:rPr>
              <w:t>优质</w:t>
            </w:r>
            <w:commentRangeEnd w:id="78"/>
            <w:r>
              <w:commentReference w:id="78"/>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经激光剪裁、定位打孔、后折弯焊接后成型，整体表面SEFA级别环氧树脂粉末喷涂，耐腐蚀性能优越，既能保证防腐性能，又能保证结构牢固紧密，长期负重不变形；</w:t>
            </w:r>
          </w:p>
        </w:tc>
      </w:tr>
      <w:tr w14:paraId="2F4E3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9EA788A">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389914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0E3D90BF">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5.铰链：采用不锈钢合页式，开启</w:t>
            </w:r>
            <w:commentRangeStart w:id="79"/>
            <w:r>
              <w:rPr>
                <w:rFonts w:hint="eastAsia" w:asciiTheme="minorEastAsia" w:hAnsiTheme="minorEastAsia" w:eastAsiaTheme="minorEastAsia" w:cstheme="minorEastAsia"/>
                <w:sz w:val="21"/>
                <w:szCs w:val="21"/>
                <w:highlight w:val="none"/>
                <w:lang w:val="en-US" w:eastAsia="zh-CN"/>
              </w:rPr>
              <w:t>180度</w:t>
            </w:r>
            <w:commentRangeEnd w:id="79"/>
            <w:r>
              <w:commentReference w:id="79"/>
            </w:r>
            <w:r>
              <w:rPr>
                <w:rFonts w:hint="eastAsia" w:asciiTheme="minorEastAsia" w:hAnsiTheme="minorEastAsia" w:eastAsiaTheme="minorEastAsia" w:cstheme="minorEastAsia"/>
                <w:sz w:val="21"/>
                <w:szCs w:val="21"/>
                <w:highlight w:val="none"/>
                <w:lang w:val="en-US" w:eastAsia="zh-CN"/>
              </w:rPr>
              <w:t>，防锈、耐腐蚀性能力强，</w:t>
            </w:r>
          </w:p>
        </w:tc>
      </w:tr>
      <w:tr w14:paraId="0F70A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033D3D5D">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14、15、16</w:t>
            </w:r>
          </w:p>
        </w:tc>
        <w:tc>
          <w:tcPr>
            <w:tcW w:w="800" w:type="pct"/>
            <w:vMerge w:val="restart"/>
            <w:noWrap w:val="0"/>
            <w:vAlign w:val="center"/>
          </w:tcPr>
          <w:p w14:paraId="40A0CB4B">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b w:val="0"/>
                <w:bCs w:val="0"/>
                <w:sz w:val="21"/>
                <w:szCs w:val="21"/>
                <w:highlight w:val="none"/>
                <w:lang w:val="en-US" w:eastAsia="zh-CN"/>
              </w:rPr>
              <w:t>高温台</w:t>
            </w:r>
          </w:p>
        </w:tc>
        <w:tc>
          <w:tcPr>
            <w:tcW w:w="3693" w:type="pct"/>
            <w:noWrap w:val="0"/>
            <w:vAlign w:val="top"/>
          </w:tcPr>
          <w:p w14:paraId="70831836">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w:t>
            </w:r>
            <w:r>
              <w:rPr>
                <w:rFonts w:hint="eastAsia" w:asciiTheme="minorEastAsia" w:hAnsiTheme="minorEastAsia" w:eastAsiaTheme="minorEastAsia" w:cstheme="minorEastAsia"/>
                <w:sz w:val="21"/>
                <w:szCs w:val="21"/>
                <w:highlight w:val="none"/>
                <w:lang w:eastAsia="zh-CN"/>
              </w:rPr>
              <w:t>.结构：</w:t>
            </w:r>
            <w:r>
              <w:rPr>
                <w:rFonts w:hint="eastAsia" w:asciiTheme="minorEastAsia" w:hAnsiTheme="minorEastAsia" w:eastAsiaTheme="minorEastAsia" w:cstheme="minorEastAsia"/>
                <w:sz w:val="21"/>
                <w:szCs w:val="21"/>
                <w:highlight w:val="none"/>
                <w:lang w:val="en-US" w:eastAsia="zh-CN"/>
              </w:rPr>
              <w:t>全钢</w:t>
            </w:r>
            <w:r>
              <w:rPr>
                <w:rFonts w:hint="eastAsia" w:asciiTheme="minorEastAsia" w:hAnsiTheme="minorEastAsia" w:eastAsiaTheme="minorEastAsia" w:cstheme="minorEastAsia"/>
                <w:sz w:val="21"/>
                <w:szCs w:val="21"/>
                <w:highlight w:val="none"/>
                <w:lang w:eastAsia="zh-CN"/>
              </w:rPr>
              <w:t>结构（台面+钢柜体+</w:t>
            </w:r>
            <w:r>
              <w:rPr>
                <w:rFonts w:hint="eastAsia" w:asciiTheme="minorEastAsia" w:hAnsiTheme="minorEastAsia" w:eastAsiaTheme="minorEastAsia" w:cstheme="minorEastAsia"/>
                <w:sz w:val="21"/>
                <w:szCs w:val="21"/>
                <w:highlight w:val="none"/>
                <w:lang w:val="en-US" w:eastAsia="zh-CN"/>
              </w:rPr>
              <w:t>钢制</w:t>
            </w:r>
            <w:r>
              <w:rPr>
                <w:rFonts w:hint="eastAsia" w:asciiTheme="minorEastAsia" w:hAnsiTheme="minorEastAsia" w:eastAsiaTheme="minorEastAsia" w:cstheme="minorEastAsia"/>
                <w:sz w:val="21"/>
                <w:szCs w:val="21"/>
                <w:highlight w:val="none"/>
                <w:lang w:eastAsia="zh-CN"/>
              </w:rPr>
              <w:t>门抽框</w:t>
            </w:r>
            <w:r>
              <w:rPr>
                <w:rFonts w:hint="eastAsia" w:asciiTheme="minorEastAsia" w:hAnsiTheme="minorEastAsia" w:eastAsiaTheme="minorEastAsia" w:cstheme="minorEastAsia"/>
                <w:b w:val="0"/>
                <w:bCs w:val="0"/>
                <w:sz w:val="21"/>
                <w:szCs w:val="21"/>
                <w:highlight w:val="none"/>
                <w:lang w:val="en-US" w:eastAsia="zh-CN"/>
              </w:rPr>
              <w:t>平衡调节系统</w:t>
            </w:r>
            <w:r>
              <w:rPr>
                <w:rFonts w:hint="eastAsia" w:asciiTheme="minorEastAsia" w:hAnsiTheme="minorEastAsia" w:eastAsiaTheme="minorEastAsia" w:cstheme="minorEastAsia"/>
                <w:sz w:val="21"/>
                <w:szCs w:val="21"/>
                <w:highlight w:val="none"/>
                <w:lang w:eastAsia="zh-CN"/>
              </w:rPr>
              <w:t>）</w:t>
            </w:r>
          </w:p>
        </w:tc>
      </w:tr>
      <w:tr w14:paraId="72069A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506" w:type="pct"/>
            <w:vMerge w:val="continue"/>
            <w:noWrap w:val="0"/>
            <w:vAlign w:val="top"/>
          </w:tcPr>
          <w:p w14:paraId="712495C6">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45FE1399">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606DFE3D">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2.台面：采用18mm厚大理石台面，具耐热、耐磨、耐撞击、耐酸碱、耐腐蚀、防水功能。</w:t>
            </w:r>
          </w:p>
        </w:tc>
      </w:tr>
      <w:tr w14:paraId="584AB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034A40C0">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44A1CBAE">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771A5432">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3.柜体：深度</w:t>
            </w:r>
            <w:commentRangeStart w:id="80"/>
            <w:r>
              <w:rPr>
                <w:rFonts w:hint="eastAsia" w:asciiTheme="minorEastAsia" w:hAnsiTheme="minorEastAsia" w:eastAsiaTheme="minorEastAsia" w:cstheme="minorEastAsia"/>
                <w:sz w:val="21"/>
                <w:szCs w:val="21"/>
                <w:highlight w:val="none"/>
                <w:lang w:val="en-US" w:eastAsia="zh-CN"/>
              </w:rPr>
              <w:t>520mm,</w:t>
            </w:r>
            <w:commentRangeEnd w:id="80"/>
            <w:r>
              <w:commentReference w:id="80"/>
            </w:r>
            <w:r>
              <w:rPr>
                <w:rFonts w:hint="eastAsia" w:asciiTheme="minorEastAsia" w:hAnsiTheme="minorEastAsia" w:eastAsiaTheme="minorEastAsia" w:cstheme="minorEastAsia"/>
                <w:sz w:val="21"/>
                <w:szCs w:val="21"/>
                <w:highlight w:val="none"/>
                <w:lang w:val="en-US" w:eastAsia="zh-CN"/>
              </w:rPr>
              <w:t>长度有</w:t>
            </w:r>
            <w:commentRangeStart w:id="81"/>
            <w:r>
              <w:rPr>
                <w:rFonts w:hint="eastAsia" w:asciiTheme="minorEastAsia" w:hAnsiTheme="minorEastAsia" w:eastAsiaTheme="minorEastAsia" w:cstheme="minorEastAsia"/>
                <w:sz w:val="21"/>
                <w:szCs w:val="21"/>
                <w:highlight w:val="none"/>
                <w:lang w:val="en-US" w:eastAsia="zh-CN"/>
              </w:rPr>
              <w:t>450/600/900</w:t>
            </w:r>
            <w:commentRangeEnd w:id="81"/>
            <w:r>
              <w:commentReference w:id="81"/>
            </w:r>
            <w:r>
              <w:rPr>
                <w:rFonts w:hint="eastAsia" w:asciiTheme="minorEastAsia" w:hAnsiTheme="minorEastAsia" w:eastAsiaTheme="minorEastAsia" w:cstheme="minorEastAsia"/>
                <w:sz w:val="21"/>
                <w:szCs w:val="21"/>
                <w:highlight w:val="none"/>
                <w:lang w:val="en-US" w:eastAsia="zh-CN"/>
              </w:rPr>
              <w:t>等规格，高度</w:t>
            </w:r>
            <w:commentRangeStart w:id="82"/>
            <w:r>
              <w:rPr>
                <w:rFonts w:hint="eastAsia" w:asciiTheme="minorEastAsia" w:hAnsiTheme="minorEastAsia" w:eastAsiaTheme="minorEastAsia" w:cstheme="minorEastAsia"/>
                <w:sz w:val="21"/>
                <w:szCs w:val="21"/>
                <w:highlight w:val="none"/>
                <w:lang w:val="en-US" w:eastAsia="zh-CN"/>
              </w:rPr>
              <w:t>830mm</w:t>
            </w:r>
            <w:commentRangeEnd w:id="82"/>
            <w:r>
              <w:commentReference w:id="82"/>
            </w:r>
            <w:r>
              <w:rPr>
                <w:rFonts w:hint="eastAsia" w:asciiTheme="minorEastAsia" w:hAnsiTheme="minorEastAsia" w:eastAsiaTheme="minorEastAsia" w:cstheme="minorEastAsia"/>
                <w:sz w:val="21"/>
                <w:szCs w:val="21"/>
                <w:highlight w:val="none"/>
                <w:lang w:val="en-US" w:eastAsia="zh-CN"/>
              </w:rPr>
              <w:t>,主体材料不低于1.0mm厚双面电解钢板，柜体左侧板、右侧板和背侧钢板经折弯后的厚度为</w:t>
            </w:r>
            <w:commentRangeStart w:id="83"/>
            <w:r>
              <w:rPr>
                <w:rFonts w:hint="eastAsia" w:asciiTheme="minorEastAsia" w:hAnsiTheme="minorEastAsia" w:eastAsiaTheme="minorEastAsia" w:cstheme="minorEastAsia"/>
                <w:sz w:val="21"/>
                <w:szCs w:val="21"/>
                <w:highlight w:val="none"/>
                <w:lang w:val="en-US" w:eastAsia="zh-CN"/>
              </w:rPr>
              <w:t>20mm</w:t>
            </w:r>
            <w:commentRangeEnd w:id="83"/>
            <w:r>
              <w:commentReference w:id="83"/>
            </w:r>
            <w:r>
              <w:rPr>
                <w:rFonts w:hint="eastAsia" w:asciiTheme="minorEastAsia" w:hAnsiTheme="minorEastAsia" w:eastAsiaTheme="minorEastAsia" w:cstheme="minorEastAsia"/>
                <w:sz w:val="21"/>
                <w:szCs w:val="21"/>
                <w:highlight w:val="none"/>
                <w:lang w:val="en-US" w:eastAsia="zh-CN"/>
              </w:rPr>
              <w:t>。柜体内部四周焊接位置带有垂直加强筋，并冲有两排矩形孔，距离为</w:t>
            </w:r>
            <w:commentRangeStart w:id="84"/>
            <w:r>
              <w:rPr>
                <w:rFonts w:hint="eastAsia" w:asciiTheme="minorEastAsia" w:hAnsiTheme="minorEastAsia" w:eastAsiaTheme="minorEastAsia" w:cstheme="minorEastAsia"/>
                <w:sz w:val="21"/>
                <w:szCs w:val="21"/>
                <w:highlight w:val="none"/>
                <w:lang w:val="en-US" w:eastAsia="zh-CN"/>
              </w:rPr>
              <w:t>30mm</w:t>
            </w:r>
            <w:commentRangeEnd w:id="84"/>
            <w:r>
              <w:commentReference w:id="84"/>
            </w:r>
            <w:r>
              <w:rPr>
                <w:rFonts w:hint="eastAsia" w:asciiTheme="minorEastAsia" w:hAnsiTheme="minorEastAsia" w:eastAsiaTheme="minorEastAsia" w:cstheme="minorEastAsia"/>
                <w:sz w:val="21"/>
                <w:szCs w:val="21"/>
                <w:highlight w:val="none"/>
                <w:lang w:val="en-US" w:eastAsia="zh-CN"/>
              </w:rPr>
              <w:t>, 用于固定层板扣。柜体类型有单门柜、双门柜、三抽柜等柜体；整体表面SEFA级别环氧树脂粉末喷涂，耐腐蚀性能优越，既能保证防腐性能，又能保证结构牢固紧密，长期负重不变形；</w:t>
            </w:r>
          </w:p>
        </w:tc>
      </w:tr>
      <w:tr w14:paraId="6B426A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4342860F">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6FF0F002">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6C485A49">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4.钢制抽屉框：采用不低于1.0mm厚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，经一体冲压成型，整体表面SEFA级别环氧树脂粉末喷涂，耐腐蚀性能优越，既能保证防腐性能，又能保证结构牢固紧密（可选配不同于柜体颜色）；</w:t>
            </w:r>
          </w:p>
        </w:tc>
      </w:tr>
      <w:tr w14:paraId="397AB3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7A36F120">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6C6CBEA7">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1F5842EF">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5.柜门：内开门，柜门外侧与柜体成整体平面形状；柜门采用双层结构，厚度为</w:t>
            </w:r>
            <w:commentRangeStart w:id="85"/>
            <w:r>
              <w:rPr>
                <w:rFonts w:hint="eastAsia" w:asciiTheme="minorEastAsia" w:hAnsiTheme="minorEastAsia" w:eastAsiaTheme="minorEastAsia" w:cstheme="minorEastAsia"/>
                <w:sz w:val="21"/>
                <w:szCs w:val="21"/>
                <w:highlight w:val="none"/>
                <w:lang w:val="en-US" w:eastAsia="zh-CN"/>
              </w:rPr>
              <w:t>20mm</w:t>
            </w:r>
            <w:commentRangeEnd w:id="85"/>
            <w:r>
              <w:commentReference w:id="85"/>
            </w:r>
            <w:r>
              <w:rPr>
                <w:rFonts w:hint="eastAsia" w:asciiTheme="minorEastAsia" w:hAnsiTheme="minorEastAsia" w:eastAsiaTheme="minorEastAsia" w:cstheme="minorEastAsia"/>
                <w:sz w:val="21"/>
                <w:szCs w:val="21"/>
                <w:highlight w:val="none"/>
                <w:lang w:val="en-US" w:eastAsia="zh-CN"/>
              </w:rPr>
              <w:t>，内板夹层装置蜂巢板，降低噪音，增强抗压性。内侧设有防撞橡胶垫，对门板闭合起减震作用。柜门内侧带有防撞贴。柜门与拉手为模具一体成型结构。柜门与柜体间缝隙不大于2mm，柜门面板颜色与柜体颜色一致（可选配色）；</w:t>
            </w:r>
          </w:p>
        </w:tc>
      </w:tr>
      <w:tr w14:paraId="248300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0B840928">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7CBA06B4">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176A8CD1">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6.抽屉门：外侧与柜体成整体平面形状；抽屉面板采用双层结构，厚度为</w:t>
            </w:r>
            <w:commentRangeStart w:id="86"/>
            <w:r>
              <w:rPr>
                <w:rFonts w:hint="eastAsia" w:asciiTheme="minorEastAsia" w:hAnsiTheme="minorEastAsia" w:eastAsiaTheme="minorEastAsia" w:cstheme="minorEastAsia"/>
                <w:sz w:val="21"/>
                <w:szCs w:val="21"/>
                <w:highlight w:val="none"/>
                <w:lang w:val="en-US" w:eastAsia="zh-CN"/>
              </w:rPr>
              <w:t>20mm</w:t>
            </w:r>
            <w:commentRangeEnd w:id="86"/>
            <w:r>
              <w:commentReference w:id="86"/>
            </w:r>
            <w:r>
              <w:rPr>
                <w:rFonts w:hint="eastAsia" w:asciiTheme="minorEastAsia" w:hAnsiTheme="minorEastAsia" w:eastAsiaTheme="minorEastAsia" w:cstheme="minorEastAsia"/>
                <w:sz w:val="21"/>
                <w:szCs w:val="21"/>
                <w:highlight w:val="none"/>
                <w:lang w:val="en-US" w:eastAsia="zh-CN"/>
              </w:rPr>
              <w:t>，中间填充有隔音材料；抽屉面板内侧带有防撞贴，抽屉面板与拉手为模具一体成型结构，打开深度≥400mm。抽屉面板颜色与柜体颜色一致（可选配色）。</w:t>
            </w:r>
          </w:p>
        </w:tc>
      </w:tr>
      <w:tr w14:paraId="53B62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0E3F07E7">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7B104862">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7D6C9AF4">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7.拉手：柜门拉手与柜门面板为模具一体成型结构、抽屉拉手与抽屉面板为模具一体成型结构，颜色与柜体颜色一致(可选配色）</w:t>
            </w:r>
          </w:p>
        </w:tc>
      </w:tr>
      <w:tr w14:paraId="67133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61814BCD">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0FDFD046">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25C35B96">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8.导轨：均采用内嵌式三节式静音钢珠滑轨，材料为镀锌钢板经镀锌、环氧树脂喷涂处理；拉出时无噪音，轻推抽屉即可锁住，轻轻一扣塑料锁即可将抽屉与滑轨分离；带缓冲阻尼，每套滑轨承重≥30kg</w:t>
            </w:r>
          </w:p>
        </w:tc>
      </w:tr>
      <w:tr w14:paraId="14FB41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70963FB5">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36EFD5DD">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7DE718CD">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9.铰链:采用</w:t>
            </w:r>
            <w:commentRangeStart w:id="87"/>
            <w:r>
              <w:rPr>
                <w:rFonts w:hint="eastAsia" w:asciiTheme="minorEastAsia" w:hAnsiTheme="minorEastAsia" w:eastAsiaTheme="minorEastAsia" w:cstheme="minorEastAsia"/>
                <w:sz w:val="21"/>
                <w:szCs w:val="21"/>
                <w:highlight w:val="none"/>
                <w:lang w:val="en-US" w:eastAsia="zh-CN"/>
              </w:rPr>
              <w:t>特种</w:t>
            </w:r>
            <w:commentRangeEnd w:id="87"/>
            <w:r>
              <w:commentReference w:id="87"/>
            </w:r>
            <w:commentRangeStart w:id="88"/>
            <w:r>
              <w:rPr>
                <w:rFonts w:hint="eastAsia" w:asciiTheme="minorEastAsia" w:hAnsiTheme="minorEastAsia" w:eastAsiaTheme="minorEastAsia" w:cstheme="minorEastAsia"/>
                <w:sz w:val="21"/>
                <w:szCs w:val="21"/>
                <w:highlight w:val="none"/>
                <w:lang w:val="en-US" w:eastAsia="zh-CN"/>
              </w:rPr>
              <w:t>优质</w:t>
            </w:r>
            <w:commentRangeEnd w:id="88"/>
            <w:r>
              <w:commentReference w:id="88"/>
            </w:r>
            <w:r>
              <w:rPr>
                <w:rFonts w:hint="eastAsia" w:asciiTheme="minorEastAsia" w:hAnsiTheme="minorEastAsia" w:eastAsiaTheme="minorEastAsia" w:cstheme="minorEastAsia"/>
                <w:sz w:val="21"/>
                <w:szCs w:val="21"/>
                <w:highlight w:val="none"/>
                <w:lang w:val="en-US" w:eastAsia="zh-CN"/>
              </w:rPr>
              <w:t>静音合金铰链，带缓冲阻尼；</w:t>
            </w:r>
          </w:p>
        </w:tc>
      </w:tr>
      <w:tr w14:paraId="2FEDCA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70A0D25E">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52D52340">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0F46D512">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 xml:space="preserve">10. 层板：柜体加的一层活动隔板，将柜体分为两层，隔板可取出。材料同柜体，折弯成≥20mm厚的层板，并带有承重加强筋；层板由四个钢制层板扣支撑，承重≥50kg；层板可以以 </w:t>
            </w:r>
            <w:commentRangeStart w:id="89"/>
            <w:r>
              <w:rPr>
                <w:rFonts w:hint="eastAsia" w:asciiTheme="minorEastAsia" w:hAnsiTheme="minorEastAsia" w:eastAsiaTheme="minorEastAsia" w:cstheme="minorEastAsia"/>
                <w:sz w:val="21"/>
                <w:szCs w:val="21"/>
                <w:highlight w:val="none"/>
                <w:lang w:val="en-US" w:eastAsia="zh-CN"/>
              </w:rPr>
              <w:t>30mm</w:t>
            </w:r>
            <w:commentRangeEnd w:id="89"/>
            <w:r>
              <w:commentReference w:id="89"/>
            </w:r>
            <w:r>
              <w:rPr>
                <w:rFonts w:hint="eastAsia" w:asciiTheme="minorEastAsia" w:hAnsiTheme="minorEastAsia" w:eastAsiaTheme="minorEastAsia" w:cstheme="minorEastAsia"/>
                <w:sz w:val="21"/>
                <w:szCs w:val="21"/>
                <w:highlight w:val="none"/>
                <w:lang w:val="en-US" w:eastAsia="zh-CN"/>
              </w:rPr>
              <w:t>距离做上下自由调节。</w:t>
            </w:r>
          </w:p>
        </w:tc>
      </w:tr>
      <w:tr w14:paraId="72F6F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2" w:hRule="atLeast"/>
        </w:trPr>
        <w:tc>
          <w:tcPr>
            <w:tcW w:w="506" w:type="pct"/>
            <w:vMerge w:val="continue"/>
            <w:noWrap w:val="0"/>
            <w:vAlign w:val="top"/>
          </w:tcPr>
          <w:p w14:paraId="18A3D30C">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7B1CA7F9">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06A8170F">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b w:val="0"/>
                <w:bCs w:val="0"/>
                <w:sz w:val="21"/>
                <w:szCs w:val="21"/>
                <w:highlight w:val="none"/>
                <w:lang w:val="en-US" w:eastAsia="zh-CN"/>
              </w:rPr>
              <w:t>11.平衡调节系统:采用M12螺栓压模成型地脚，保证可以任意调节实验台平衡性能。</w:t>
            </w:r>
          </w:p>
        </w:tc>
      </w:tr>
      <w:tr w14:paraId="03D06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59151A33">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17</w:t>
            </w:r>
          </w:p>
        </w:tc>
        <w:tc>
          <w:tcPr>
            <w:tcW w:w="800" w:type="pct"/>
            <w:vMerge w:val="restart"/>
            <w:noWrap w:val="0"/>
            <w:vAlign w:val="center"/>
          </w:tcPr>
          <w:p w14:paraId="373F0E8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记录台</w:t>
            </w:r>
          </w:p>
        </w:tc>
        <w:tc>
          <w:tcPr>
            <w:tcW w:w="3693" w:type="pct"/>
            <w:noWrap w:val="0"/>
            <w:vAlign w:val="top"/>
          </w:tcPr>
          <w:p w14:paraId="29AC4F50">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1.材质：采用</w:t>
            </w:r>
            <w:commentRangeStart w:id="90"/>
            <w:r>
              <w:rPr>
                <w:rFonts w:hint="eastAsia" w:asciiTheme="minorEastAsia" w:hAnsiTheme="minorEastAsia" w:eastAsiaTheme="minorEastAsia" w:cstheme="minorEastAsia"/>
                <w:sz w:val="21"/>
                <w:szCs w:val="21"/>
                <w:highlight w:val="none"/>
                <w:lang w:val="en-US" w:eastAsia="zh-CN"/>
              </w:rPr>
              <w:t>优质</w:t>
            </w:r>
            <w:commentRangeEnd w:id="90"/>
            <w:r>
              <w:commentReference w:id="90"/>
            </w:r>
            <w:r>
              <w:rPr>
                <w:rFonts w:hint="eastAsia" w:asciiTheme="minorEastAsia" w:hAnsiTheme="minorEastAsia" w:eastAsiaTheme="minorEastAsia" w:cstheme="minorEastAsia"/>
                <w:sz w:val="21"/>
                <w:szCs w:val="21"/>
                <w:highlight w:val="none"/>
                <w:lang w:val="en-US" w:eastAsia="zh-CN"/>
              </w:rPr>
              <w:t>304#不锈钢板，厚度为</w:t>
            </w:r>
            <w:commentRangeStart w:id="91"/>
            <w:r>
              <w:rPr>
                <w:rFonts w:hint="eastAsia" w:asciiTheme="minorEastAsia" w:hAnsiTheme="minorEastAsia" w:eastAsiaTheme="minorEastAsia" w:cstheme="minorEastAsia"/>
                <w:sz w:val="21"/>
                <w:szCs w:val="21"/>
                <w:highlight w:val="none"/>
                <w:lang w:val="en-US" w:eastAsia="zh-CN"/>
              </w:rPr>
              <w:t>1.0mm</w:t>
            </w:r>
            <w:commentRangeEnd w:id="91"/>
            <w:r>
              <w:commentReference w:id="91"/>
            </w:r>
            <w:r>
              <w:rPr>
                <w:rFonts w:hint="eastAsia" w:asciiTheme="minorEastAsia" w:hAnsiTheme="minorEastAsia" w:eastAsiaTheme="minorEastAsia" w:cstheme="minorEastAsia"/>
                <w:sz w:val="21"/>
                <w:szCs w:val="21"/>
                <w:highlight w:val="none"/>
                <w:lang w:val="en-US" w:eastAsia="zh-CN"/>
              </w:rPr>
              <w:t>，易消毒永不生锈。</w:t>
            </w:r>
          </w:p>
        </w:tc>
      </w:tr>
      <w:tr w14:paraId="67113D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755FEFA">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60005F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4440C30D">
            <w:pPr>
              <w:widowControl/>
              <w:spacing w:line="240" w:lineRule="auto"/>
              <w:jc w:val="left"/>
              <w:rPr>
                <w:rFonts w:hint="eastAsia" w:asciiTheme="minorEastAsia" w:hAnsiTheme="minorEastAsia" w:eastAsiaTheme="minorEastAsia" w:cstheme="minorEastAsia"/>
                <w:b/>
                <w:bCs/>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2.所有工件经模具冲压折弯焊接而成，焊接部分打磨、抛光处理平滑过渡，焊接口表面光滑。</w:t>
            </w:r>
          </w:p>
        </w:tc>
      </w:tr>
      <w:tr w14:paraId="42560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09EA957">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702C1B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704F4603">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3.脚及横杆采用</w:t>
            </w:r>
            <w:commentRangeStart w:id="92"/>
            <w:r>
              <w:rPr>
                <w:rFonts w:hint="eastAsia" w:asciiTheme="minorEastAsia" w:hAnsiTheme="minorEastAsia" w:eastAsiaTheme="minorEastAsia" w:cstheme="minorEastAsia"/>
                <w:b w:val="0"/>
                <w:bCs w:val="0"/>
                <w:sz w:val="21"/>
                <w:szCs w:val="21"/>
                <w:highlight w:val="none"/>
                <w:lang w:val="en-US" w:eastAsia="zh-CN"/>
              </w:rPr>
              <w:t>38*38*1.5mm</w:t>
            </w:r>
            <w:commentRangeEnd w:id="92"/>
            <w:r>
              <w:commentReference w:id="92"/>
            </w:r>
            <w:r>
              <w:rPr>
                <w:rFonts w:hint="eastAsia" w:asciiTheme="minorEastAsia" w:hAnsiTheme="minorEastAsia" w:eastAsiaTheme="minorEastAsia" w:cstheme="minorEastAsia"/>
                <w:b w:val="0"/>
                <w:bCs w:val="0"/>
                <w:sz w:val="21"/>
                <w:szCs w:val="21"/>
                <w:highlight w:val="none"/>
                <w:lang w:val="en-US" w:eastAsia="zh-CN"/>
              </w:rPr>
              <w:t>不锈钢方管，台面采用厚</w:t>
            </w:r>
            <w:commentRangeStart w:id="93"/>
            <w:r>
              <w:rPr>
                <w:rFonts w:hint="eastAsia" w:asciiTheme="minorEastAsia" w:hAnsiTheme="minorEastAsia" w:eastAsiaTheme="minorEastAsia" w:cstheme="minorEastAsia"/>
                <w:b w:val="0"/>
                <w:bCs w:val="0"/>
                <w:sz w:val="21"/>
                <w:szCs w:val="21"/>
                <w:highlight w:val="none"/>
                <w:lang w:val="en-US" w:eastAsia="zh-CN"/>
              </w:rPr>
              <w:t>1.0mm</w:t>
            </w:r>
            <w:commentRangeEnd w:id="93"/>
            <w:r>
              <w:commentReference w:id="93"/>
            </w:r>
            <w:r>
              <w:rPr>
                <w:rFonts w:hint="eastAsia" w:asciiTheme="minorEastAsia" w:hAnsiTheme="minorEastAsia" w:eastAsiaTheme="minorEastAsia" w:cstheme="minorEastAsia"/>
                <w:b w:val="0"/>
                <w:bCs w:val="0"/>
                <w:sz w:val="21"/>
                <w:szCs w:val="21"/>
                <w:highlight w:val="none"/>
                <w:lang w:val="en-US" w:eastAsia="zh-CN"/>
              </w:rPr>
              <w:t>，内加夹板。防止撞击时发响声。</w:t>
            </w:r>
          </w:p>
        </w:tc>
      </w:tr>
      <w:tr w14:paraId="41692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26DE73A">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181CA7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67F5893A">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4.台面板及层板下加2条宽度为</w:t>
            </w:r>
            <w:commentRangeStart w:id="94"/>
            <w:r>
              <w:rPr>
                <w:rFonts w:hint="eastAsia" w:asciiTheme="minorEastAsia" w:hAnsiTheme="minorEastAsia" w:eastAsiaTheme="minorEastAsia" w:cstheme="minorEastAsia"/>
                <w:b w:val="0"/>
                <w:bCs w:val="0"/>
                <w:sz w:val="21"/>
                <w:szCs w:val="21"/>
                <w:highlight w:val="none"/>
                <w:lang w:val="en-US" w:eastAsia="zh-CN"/>
              </w:rPr>
              <w:t>10公分</w:t>
            </w:r>
            <w:commentRangeEnd w:id="94"/>
            <w:r>
              <w:commentReference w:id="94"/>
            </w:r>
            <w:r>
              <w:rPr>
                <w:rFonts w:hint="eastAsia" w:asciiTheme="minorEastAsia" w:hAnsiTheme="minorEastAsia" w:eastAsiaTheme="minorEastAsia" w:cstheme="minorEastAsia"/>
                <w:b w:val="0"/>
                <w:bCs w:val="0"/>
                <w:sz w:val="21"/>
                <w:szCs w:val="21"/>
                <w:highlight w:val="none"/>
                <w:lang w:val="en-US" w:eastAsia="zh-CN"/>
              </w:rPr>
              <w:t xml:space="preserve">的加强筋，保证强度。台面板及下层板四周圆弧处理。    </w:t>
            </w:r>
          </w:p>
        </w:tc>
      </w:tr>
      <w:tr w14:paraId="1C6580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E204300">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EAA0CCD">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61F1C7FA">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5.整体坚实稳固、美观大方、操作灵活方便。</w:t>
            </w:r>
          </w:p>
        </w:tc>
      </w:tr>
      <w:tr w14:paraId="3E3D05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278CD54C">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18</w:t>
            </w:r>
          </w:p>
        </w:tc>
        <w:tc>
          <w:tcPr>
            <w:tcW w:w="800" w:type="pct"/>
            <w:vMerge w:val="restart"/>
            <w:noWrap w:val="0"/>
            <w:vAlign w:val="center"/>
          </w:tcPr>
          <w:p w14:paraId="217AD065">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晾瓶柜</w:t>
            </w:r>
          </w:p>
        </w:tc>
        <w:tc>
          <w:tcPr>
            <w:tcW w:w="3693" w:type="pct"/>
            <w:noWrap w:val="0"/>
            <w:vAlign w:val="top"/>
          </w:tcPr>
          <w:p w14:paraId="2BE74B63">
            <w:pPr>
              <w:widowControl/>
              <w:spacing w:line="240" w:lineRule="auto"/>
              <w:jc w:val="left"/>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1.柜体：采用≥1.0mm厚304不锈钢板，框体外框采用薄边边框设计，所有边角均为圆弧</w:t>
            </w:r>
          </w:p>
        </w:tc>
      </w:tr>
      <w:tr w14:paraId="4B8E5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692B4FC">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5A9724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017089FD">
            <w:pPr>
              <w:widowControl/>
              <w:spacing w:line="240" w:lineRule="auto"/>
              <w:jc w:val="left"/>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2.门板：对开5mm钢化玻璃掩门；</w:t>
            </w:r>
          </w:p>
        </w:tc>
      </w:tr>
      <w:tr w14:paraId="20291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30703FA">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3FE9AD9">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1442FDAA">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3.柜体内带五层活动层板，层板采用≥1.0mm厚304不锈钢板，内带加强筋，其厚度为</w:t>
            </w:r>
            <w:commentRangeStart w:id="95"/>
            <w:r>
              <w:rPr>
                <w:rFonts w:hint="eastAsia" w:asciiTheme="minorEastAsia" w:hAnsiTheme="minorEastAsia" w:eastAsiaTheme="minorEastAsia" w:cstheme="minorEastAsia"/>
                <w:sz w:val="21"/>
                <w:szCs w:val="21"/>
                <w:highlight w:val="none"/>
                <w:lang w:val="en-US" w:eastAsia="zh-CN"/>
              </w:rPr>
              <w:t>20mm</w:t>
            </w:r>
            <w:commentRangeEnd w:id="95"/>
            <w:r>
              <w:commentReference w:id="95"/>
            </w:r>
          </w:p>
        </w:tc>
      </w:tr>
      <w:tr w14:paraId="01E98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C2AFEE0">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6308B4EF">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5D236EF0">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4.五金配件：采用不锈钢阻尼门铰和锁具。</w:t>
            </w:r>
          </w:p>
        </w:tc>
      </w:tr>
      <w:tr w14:paraId="51044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0F305576">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19</w:t>
            </w:r>
          </w:p>
        </w:tc>
        <w:tc>
          <w:tcPr>
            <w:tcW w:w="800" w:type="pct"/>
            <w:vMerge w:val="restart"/>
            <w:noWrap w:val="0"/>
            <w:vAlign w:val="center"/>
          </w:tcPr>
          <w:p w14:paraId="0195206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留样柜</w:t>
            </w:r>
          </w:p>
        </w:tc>
        <w:tc>
          <w:tcPr>
            <w:tcW w:w="3693" w:type="pct"/>
            <w:noWrap w:val="0"/>
            <w:vAlign w:val="top"/>
          </w:tcPr>
          <w:p w14:paraId="26D50C7C">
            <w:pPr>
              <w:widowControl/>
              <w:spacing w:line="240" w:lineRule="auto"/>
              <w:jc w:val="left"/>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1.规格：全钢结构(全钢柜体+钢制门）。</w:t>
            </w:r>
          </w:p>
        </w:tc>
      </w:tr>
      <w:tr w14:paraId="0A25A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A551F0E">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DFF75F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2F55CFFD">
            <w:pPr>
              <w:widowControl/>
              <w:spacing w:line="240" w:lineRule="auto"/>
              <w:jc w:val="left"/>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2.柜体：主体材料不低于1.0mm厚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，柜体左侧板、右侧板和背侧钢板经折弯后的厚度为20mm。柜体内部四周焊接位置带有垂直加强筋，并冲有两排矩形孔，距离为</w:t>
            </w:r>
            <w:commentRangeStart w:id="96"/>
            <w:r>
              <w:rPr>
                <w:rFonts w:hint="eastAsia" w:asciiTheme="minorEastAsia" w:hAnsiTheme="minorEastAsia" w:eastAsiaTheme="minorEastAsia" w:cstheme="minorEastAsia"/>
                <w:sz w:val="21"/>
                <w:szCs w:val="21"/>
                <w:highlight w:val="none"/>
                <w:lang w:val="en-US" w:eastAsia="zh-CN"/>
              </w:rPr>
              <w:t>30mm</w:t>
            </w:r>
            <w:commentRangeEnd w:id="96"/>
            <w:r>
              <w:commentReference w:id="96"/>
            </w:r>
            <w:r>
              <w:rPr>
                <w:rFonts w:hint="eastAsia" w:asciiTheme="minorEastAsia" w:hAnsiTheme="minorEastAsia" w:eastAsiaTheme="minorEastAsia" w:cstheme="minorEastAsia"/>
                <w:sz w:val="21"/>
                <w:szCs w:val="21"/>
                <w:highlight w:val="none"/>
                <w:lang w:val="en-US" w:eastAsia="zh-CN"/>
              </w:rPr>
              <w:t>, 用于固定层板扣；</w:t>
            </w:r>
          </w:p>
        </w:tc>
      </w:tr>
      <w:tr w14:paraId="78111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72014E2">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64CF826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5FF7B7F1">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3.柜门为四开，上下两层。门板上开设有可视窗口，窗口玻璃采用</w:t>
            </w:r>
            <w:commentRangeStart w:id="97"/>
            <w:r>
              <w:rPr>
                <w:rFonts w:hint="eastAsia" w:asciiTheme="minorEastAsia" w:hAnsiTheme="minorEastAsia" w:eastAsiaTheme="minorEastAsia" w:cstheme="minorEastAsia"/>
                <w:sz w:val="21"/>
                <w:szCs w:val="21"/>
                <w:highlight w:val="none"/>
                <w:lang w:val="en-US" w:eastAsia="zh-CN"/>
              </w:rPr>
              <w:t>5mm</w:t>
            </w:r>
            <w:commentRangeEnd w:id="97"/>
            <w:r>
              <w:commentReference w:id="97"/>
            </w:r>
            <w:r>
              <w:rPr>
                <w:rFonts w:hint="eastAsia" w:asciiTheme="minorEastAsia" w:hAnsiTheme="minorEastAsia" w:eastAsiaTheme="minorEastAsia" w:cstheme="minorEastAsia"/>
                <w:sz w:val="21"/>
                <w:szCs w:val="21"/>
                <w:highlight w:val="none"/>
                <w:lang w:val="en-US" w:eastAsia="zh-CN"/>
              </w:rPr>
              <w:t>厚的钢化玻璃，下柜门板全钢结构。采用1.0mm</w:t>
            </w:r>
            <w:commentRangeStart w:id="98"/>
            <w:r>
              <w:rPr>
                <w:rFonts w:hint="eastAsia" w:asciiTheme="minorEastAsia" w:hAnsiTheme="minorEastAsia" w:eastAsiaTheme="minorEastAsia" w:cstheme="minorEastAsia"/>
                <w:sz w:val="21"/>
                <w:szCs w:val="21"/>
                <w:highlight w:val="none"/>
                <w:lang w:val="en-US" w:eastAsia="zh-CN"/>
              </w:rPr>
              <w:t>优质</w:t>
            </w:r>
            <w:commentRangeEnd w:id="98"/>
            <w:r>
              <w:commentReference w:id="98"/>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，无焊连接可拆卸带减震垫。</w:t>
            </w:r>
          </w:p>
        </w:tc>
      </w:tr>
      <w:tr w14:paraId="7E588D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D88A4DD">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C4B01A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286A1872">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4.层板：层板采用</w:t>
            </w:r>
            <w:commentRangeStart w:id="99"/>
            <w:r>
              <w:rPr>
                <w:rFonts w:hint="eastAsia" w:asciiTheme="minorEastAsia" w:hAnsiTheme="minorEastAsia" w:eastAsiaTheme="minorEastAsia" w:cstheme="minorEastAsia"/>
                <w:sz w:val="21"/>
                <w:szCs w:val="21"/>
                <w:highlight w:val="none"/>
                <w:lang w:val="en-US" w:eastAsia="zh-CN"/>
              </w:rPr>
              <w:t>1.0mm</w:t>
            </w:r>
            <w:commentRangeEnd w:id="99"/>
            <w:r>
              <w:commentReference w:id="99"/>
            </w:r>
            <w:commentRangeStart w:id="100"/>
            <w:r>
              <w:rPr>
                <w:rFonts w:hint="eastAsia" w:asciiTheme="minorEastAsia" w:hAnsiTheme="minorEastAsia" w:eastAsiaTheme="minorEastAsia" w:cstheme="minorEastAsia"/>
                <w:sz w:val="21"/>
                <w:szCs w:val="21"/>
                <w:highlight w:val="none"/>
                <w:lang w:val="en-US" w:eastAsia="zh-CN"/>
              </w:rPr>
              <w:t>优质</w:t>
            </w:r>
            <w:commentRangeEnd w:id="100"/>
            <w:r>
              <w:commentReference w:id="100"/>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经激光剪裁、定位打孔、后折弯焊接后成型，整体表面SEFA级别环氧树脂粉末喷涂，耐腐蚀性能优越，既能保证防腐性能，又能保证结构牢固紧密，长期负重不变形；</w:t>
            </w:r>
          </w:p>
        </w:tc>
      </w:tr>
      <w:tr w14:paraId="6634A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1" w:hRule="atLeast"/>
        </w:trPr>
        <w:tc>
          <w:tcPr>
            <w:tcW w:w="506" w:type="pct"/>
            <w:vMerge w:val="continue"/>
            <w:noWrap w:val="0"/>
            <w:vAlign w:val="center"/>
          </w:tcPr>
          <w:p w14:paraId="14EB66E3">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785FFA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31AF4C93">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5.铰链：采用不锈钢合页式，开启</w:t>
            </w:r>
            <w:commentRangeStart w:id="101"/>
            <w:r>
              <w:rPr>
                <w:rFonts w:hint="eastAsia" w:asciiTheme="minorEastAsia" w:hAnsiTheme="minorEastAsia" w:eastAsiaTheme="minorEastAsia" w:cstheme="minorEastAsia"/>
                <w:sz w:val="21"/>
                <w:szCs w:val="21"/>
                <w:highlight w:val="none"/>
                <w:lang w:val="en-US" w:eastAsia="zh-CN"/>
              </w:rPr>
              <w:t>180度</w:t>
            </w:r>
            <w:commentRangeEnd w:id="101"/>
            <w:r>
              <w:commentReference w:id="101"/>
            </w:r>
            <w:r>
              <w:rPr>
                <w:rFonts w:hint="eastAsia" w:asciiTheme="minorEastAsia" w:hAnsiTheme="minorEastAsia" w:eastAsiaTheme="minorEastAsia" w:cstheme="minorEastAsia"/>
                <w:sz w:val="21"/>
                <w:szCs w:val="21"/>
                <w:highlight w:val="none"/>
                <w:lang w:val="en-US" w:eastAsia="zh-CN"/>
              </w:rPr>
              <w:t>，防锈、耐腐蚀性能力强</w:t>
            </w:r>
          </w:p>
        </w:tc>
      </w:tr>
      <w:tr w14:paraId="29093F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2F6CA9BA">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20</w:t>
            </w:r>
          </w:p>
        </w:tc>
        <w:tc>
          <w:tcPr>
            <w:tcW w:w="800" w:type="pct"/>
            <w:vMerge w:val="restart"/>
            <w:noWrap w:val="0"/>
            <w:vAlign w:val="center"/>
          </w:tcPr>
          <w:p w14:paraId="2EA9B39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步入式通风柜</w:t>
            </w:r>
          </w:p>
        </w:tc>
        <w:tc>
          <w:tcPr>
            <w:tcW w:w="3693" w:type="pct"/>
            <w:noWrap w:val="0"/>
            <w:vAlign w:val="top"/>
          </w:tcPr>
          <w:p w14:paraId="2BC633FB">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1.技术描述：</w:t>
            </w:r>
          </w:p>
          <w:p w14:paraId="7B933F4A">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符合</w:t>
            </w:r>
            <w:commentRangeStart w:id="102"/>
            <w:r>
              <w:rPr>
                <w:rFonts w:hint="eastAsia" w:asciiTheme="minorEastAsia" w:hAnsiTheme="minorEastAsia" w:eastAsiaTheme="minorEastAsia" w:cstheme="minorEastAsia"/>
                <w:sz w:val="21"/>
                <w:szCs w:val="21"/>
                <w:highlight w:val="none"/>
                <w:lang w:val="en-US" w:eastAsia="zh-CN"/>
              </w:rPr>
              <w:t>EN14175-3：2019、ASHRAE 110、</w:t>
            </w:r>
            <w:commentRangeEnd w:id="102"/>
            <w:r>
              <w:commentReference w:id="102"/>
            </w:r>
            <w:commentRangeStart w:id="103"/>
            <w:r>
              <w:rPr>
                <w:rFonts w:hint="eastAsia" w:asciiTheme="minorEastAsia" w:hAnsiTheme="minorEastAsia" w:eastAsiaTheme="minorEastAsia" w:cstheme="minorEastAsia"/>
                <w:sz w:val="21"/>
                <w:szCs w:val="21"/>
                <w:highlight w:val="none"/>
                <w:lang w:val="en-US" w:eastAsia="zh-CN"/>
              </w:rPr>
              <w:t>GB24820-2009</w:t>
            </w:r>
            <w:commentRangeEnd w:id="103"/>
            <w:r>
              <w:commentReference w:id="103"/>
            </w:r>
            <w:r>
              <w:rPr>
                <w:rFonts w:hint="eastAsia" w:asciiTheme="minorEastAsia" w:hAnsiTheme="minorEastAsia" w:eastAsiaTheme="minorEastAsia" w:cstheme="minorEastAsia"/>
                <w:sz w:val="21"/>
                <w:szCs w:val="21"/>
                <w:highlight w:val="none"/>
                <w:lang w:val="en-US" w:eastAsia="zh-CN"/>
              </w:rPr>
              <w:t>标准</w:t>
            </w:r>
          </w:p>
          <w:p w14:paraId="676888DC">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通风柜的设计、制造、安装均依照</w:t>
            </w:r>
            <w:commentRangeStart w:id="104"/>
            <w:r>
              <w:rPr>
                <w:rFonts w:hint="eastAsia" w:asciiTheme="minorEastAsia" w:hAnsiTheme="minorEastAsia" w:eastAsiaTheme="minorEastAsia" w:cstheme="minorEastAsia"/>
                <w:sz w:val="21"/>
                <w:szCs w:val="21"/>
                <w:highlight w:val="none"/>
                <w:lang w:val="en-US" w:eastAsia="zh-CN"/>
              </w:rPr>
              <w:t>EN14175-3：2019、ASHRAE 110</w:t>
            </w:r>
            <w:commentRangeEnd w:id="104"/>
            <w:r>
              <w:commentReference w:id="104"/>
            </w:r>
            <w:r>
              <w:rPr>
                <w:rFonts w:hint="eastAsia" w:asciiTheme="minorEastAsia" w:hAnsiTheme="minorEastAsia" w:eastAsiaTheme="minorEastAsia" w:cstheme="minorEastAsia"/>
                <w:sz w:val="21"/>
                <w:szCs w:val="21"/>
                <w:highlight w:val="none"/>
                <w:lang w:val="en-US" w:eastAsia="zh-CN"/>
              </w:rPr>
              <w:t>规范标准，保证在设定面风速(0.5m/s)情况下，残留物浓度符合测试标准，保证实验人员身心健康：</w:t>
            </w:r>
          </w:p>
        </w:tc>
      </w:tr>
      <w:tr w14:paraId="482AE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ED4C275">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FFF55FB">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072AE971">
            <w:pPr>
              <w:widowControl/>
              <w:spacing w:line="240" w:lineRule="auto"/>
              <w:jc w:val="left"/>
              <w:rPr>
                <w:rFonts w:hint="eastAsia" w:asciiTheme="minorEastAsia" w:hAnsiTheme="minorEastAsia" w:eastAsiaTheme="minorEastAsia" w:cstheme="minorEastAsia"/>
                <w:b/>
                <w:bCs/>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2.通风柜主体结构：全钢材质，自支撑坚固构造。钢制部分做抗腐蚀处理；通风柜的挂板采用环氧树脂粉末喷涂的钢板。侧板、背板、顶板采用阻燃热固树脂板确保实验过程中，保护实验人员的安全；</w:t>
            </w:r>
          </w:p>
        </w:tc>
      </w:tr>
      <w:tr w14:paraId="3187C8F5">
        <w:tblPrEx>
          <w:tblCellMar>
            <w:top w:w="0" w:type="dxa"/>
            <w:left w:w="108" w:type="dxa"/>
            <w:bottom w:w="0" w:type="dxa"/>
            <w:right w:w="108" w:type="dxa"/>
          </w:tblCellMar>
        </w:tblPrEx>
        <w:tc>
          <w:tcPr>
            <w:tcW w:w="506" w:type="pct"/>
            <w:vMerge w:val="continue"/>
            <w:noWrap w:val="0"/>
            <w:vAlign w:val="center"/>
          </w:tcPr>
          <w:p w14:paraId="1263D8DE">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AED4B0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25836803">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3.通风柜阻燃导流板：采用阻燃、防爆、耐腐蚀、耐高温，一体透芯，从里到外为同一材质。厚度：采用</w:t>
            </w:r>
            <w:commentRangeStart w:id="105"/>
            <w:r>
              <w:rPr>
                <w:rFonts w:hint="eastAsia" w:asciiTheme="minorEastAsia" w:hAnsiTheme="minorEastAsia" w:eastAsiaTheme="minorEastAsia" w:cstheme="minorEastAsia"/>
                <w:sz w:val="21"/>
                <w:szCs w:val="21"/>
                <w:highlight w:val="none"/>
                <w:lang w:val="en-US" w:eastAsia="zh-CN"/>
              </w:rPr>
              <w:t>5mm</w:t>
            </w:r>
            <w:commentRangeEnd w:id="105"/>
            <w:r>
              <w:commentReference w:id="105"/>
            </w:r>
            <w:r>
              <w:rPr>
                <w:rFonts w:hint="eastAsia" w:asciiTheme="minorEastAsia" w:hAnsiTheme="minorEastAsia" w:eastAsiaTheme="minorEastAsia" w:cstheme="minorEastAsia"/>
                <w:sz w:val="21"/>
                <w:szCs w:val="21"/>
                <w:highlight w:val="none"/>
                <w:lang w:val="en-US" w:eastAsia="zh-CN"/>
              </w:rPr>
              <w:t>厚乳白色实验室专用通风柜陶瓷纤维板。导流板固定座：采用耐蚀塑料材质(聚丙烯、聚氯乙烯或其它更佳的耐蚀塑料)，或采用厚1.5mm(±3%)的316不锈钢材质制作；</w:t>
            </w:r>
          </w:p>
        </w:tc>
      </w:tr>
      <w:tr w14:paraId="6AA4F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C8CB785">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577EF4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530BDA10">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 xml:space="preserve">4.前视窗：主体采用铝型材加工制作，铝型材表面经环氧树脂粉末静电喷涂工艺处理； </w:t>
            </w:r>
          </w:p>
          <w:p w14:paraId="0F9E9131">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在通风柜视窗与通风柜工作台面垂直闭合处，设计留有防止气体外溢的气流栅，用以防止因温差而产生的对气体外溢，保证当视窗关闭风机仍工作时，柜体内工作区不会产生负压；</w:t>
            </w:r>
          </w:p>
        </w:tc>
      </w:tr>
      <w:tr w14:paraId="351970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74A683F">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2098AF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7C8982C1">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5.通风柜补风系统：应具有补风系统，操作台前边缘设有进风口，确保任何移门高度状态下流入通风柜腔体内的气流趋于稳定和持久</w:t>
            </w:r>
          </w:p>
        </w:tc>
      </w:tr>
      <w:tr w14:paraId="4F7ECF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F7FF353">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68864D11">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7DE54005">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6.移动视窗：采用铝型材框架、</w:t>
            </w:r>
            <w:commentRangeStart w:id="106"/>
            <w:r>
              <w:rPr>
                <w:rFonts w:hint="eastAsia" w:asciiTheme="minorEastAsia" w:hAnsiTheme="minorEastAsia" w:eastAsiaTheme="minorEastAsia" w:cstheme="minorEastAsia"/>
                <w:sz w:val="21"/>
                <w:szCs w:val="21"/>
                <w:highlight w:val="none"/>
                <w:lang w:val="en-US" w:eastAsia="zh-CN"/>
              </w:rPr>
              <w:t>6mm</w:t>
            </w:r>
            <w:commentRangeEnd w:id="106"/>
            <w:r>
              <w:commentReference w:id="106"/>
            </w:r>
            <w:r>
              <w:rPr>
                <w:rFonts w:hint="eastAsia" w:asciiTheme="minorEastAsia" w:hAnsiTheme="minorEastAsia" w:eastAsiaTheme="minorEastAsia" w:cstheme="minorEastAsia"/>
                <w:sz w:val="21"/>
                <w:szCs w:val="21"/>
                <w:highlight w:val="none"/>
                <w:lang w:val="en-US" w:eastAsia="zh-CN"/>
              </w:rPr>
              <w:t>厚的钢化防爆玻璃，实验过程中保护人身安全，即使玻璃损坏也不会对人产生伤害；框架表面经环氧树脂粉末静电喷涂工艺处理，稳固不变形；移动视窗玻璃应外贴防爆膜；视窗采用无间断平衡、隐蔽式结构设计，视窗配重平衡，保证视窗的平稳开、关，视窗上下滑动自如，可停留在任意位置；</w:t>
            </w:r>
          </w:p>
        </w:tc>
      </w:tr>
      <w:tr w14:paraId="7453EB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36F6FBD">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608497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240C2910">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7.滑轨：为抗腐蚀尼龙材质，移门能够轻松上下移动；移门的关、闭有橡胶缓冲装置；</w:t>
            </w:r>
          </w:p>
        </w:tc>
      </w:tr>
      <w:tr w14:paraId="432E2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04BB1E2">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6BD64CF4">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760579AB">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8.通风柜内部空间：满足以下使用需求：</w:t>
            </w:r>
          </w:p>
          <w:p w14:paraId="7BDE1B9B">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宽度1.5米通风柜内部横向操作空间不得小于1260mm；</w:t>
            </w:r>
          </w:p>
          <w:p w14:paraId="31E5E3ED">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宽度1.8米通风柜内部横向操作空间不得小于1560mm；</w:t>
            </w:r>
            <w:r>
              <w:rPr>
                <w:rFonts w:hint="eastAsia" w:asciiTheme="minorEastAsia" w:hAnsiTheme="minorEastAsia" w:eastAsiaTheme="minorEastAsia" w:cstheme="minorEastAsia"/>
                <w:b w:val="0"/>
                <w:kern w:val="2"/>
                <w:sz w:val="21"/>
                <w:szCs w:val="21"/>
                <w:highlight w:val="none"/>
                <w:lang w:val="en-US" w:eastAsia="zh-CN" w:bidi="ar-SA"/>
              </w:rPr>
              <w:t>视窗玻璃到导流板深度不得小于700mm；</w:t>
            </w:r>
          </w:p>
        </w:tc>
      </w:tr>
      <w:tr w14:paraId="39CAD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F3C04DB">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2853D36">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6348335E">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9.平均面风速值：工作开口高度在</w:t>
            </w:r>
            <w:commentRangeStart w:id="107"/>
            <w:r>
              <w:rPr>
                <w:rFonts w:hint="eastAsia" w:asciiTheme="minorEastAsia" w:hAnsiTheme="minorEastAsia" w:eastAsiaTheme="minorEastAsia" w:cstheme="minorEastAsia"/>
                <w:sz w:val="21"/>
                <w:szCs w:val="21"/>
                <w:highlight w:val="none"/>
                <w:lang w:val="en-US" w:eastAsia="zh-CN"/>
              </w:rPr>
              <w:t>457mm-500mm</w:t>
            </w:r>
            <w:commentRangeEnd w:id="107"/>
            <w:r>
              <w:commentReference w:id="107"/>
            </w:r>
            <w:r>
              <w:rPr>
                <w:rFonts w:hint="eastAsia" w:asciiTheme="minorEastAsia" w:hAnsiTheme="minorEastAsia" w:eastAsiaTheme="minorEastAsia" w:cstheme="minorEastAsia"/>
                <w:sz w:val="21"/>
                <w:szCs w:val="21"/>
                <w:highlight w:val="none"/>
                <w:lang w:val="en-US" w:eastAsia="zh-CN"/>
              </w:rPr>
              <w:t>范围，平均面风速值在</w:t>
            </w:r>
            <w:commentRangeStart w:id="108"/>
            <w:r>
              <w:rPr>
                <w:rFonts w:hint="eastAsia" w:asciiTheme="minorEastAsia" w:hAnsiTheme="minorEastAsia" w:eastAsiaTheme="minorEastAsia" w:cstheme="minorEastAsia"/>
                <w:sz w:val="21"/>
                <w:szCs w:val="21"/>
                <w:highlight w:val="none"/>
                <w:lang w:val="en-US" w:eastAsia="zh-CN"/>
              </w:rPr>
              <w:t>0.49m/s-0.51m/s</w:t>
            </w:r>
            <w:commentRangeEnd w:id="108"/>
            <w:r>
              <w:commentReference w:id="108"/>
            </w:r>
            <w:r>
              <w:rPr>
                <w:rFonts w:hint="eastAsia" w:asciiTheme="minorEastAsia" w:hAnsiTheme="minorEastAsia" w:eastAsiaTheme="minorEastAsia" w:cstheme="minorEastAsia"/>
                <w:sz w:val="21"/>
                <w:szCs w:val="21"/>
                <w:highlight w:val="none"/>
                <w:lang w:val="en-US" w:eastAsia="zh-CN"/>
              </w:rPr>
              <w:t>，计算开口面风速算数平均值，其最大值与算数平均值的偏差小于20%，其最小值与算数平均值偏差小于13%；</w:t>
            </w:r>
          </w:p>
        </w:tc>
      </w:tr>
      <w:tr w14:paraId="08BDDE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57B3A02">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BF6CCEB">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20024D05">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10.台面材料：采用厚度≥20mm陶瓷台面，产品为一次烧铸成型陶瓷台面，应具有耐腐蚀、耐各种强酸碱和有机溶剂的侵蚀，具有一定韧性、耐冲击、和耐高温性能。台面应由托台面支架支持，与台面较好组合，有足够的承重能力。</w:t>
            </w:r>
          </w:p>
        </w:tc>
      </w:tr>
      <w:tr w14:paraId="224AA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EB12A9E">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845B83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73DB07F1">
            <w:pPr>
              <w:widowControl/>
              <w:spacing w:line="240" w:lineRule="auto"/>
              <w:jc w:val="left"/>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11.通风柜泄压孔：配置有泄压孔，当通风柜内部压力不能及时从风阀排出时，可以通过泄压孔泄压，从而确保实验室人员的安全。</w:t>
            </w:r>
          </w:p>
        </w:tc>
      </w:tr>
      <w:tr w14:paraId="414F4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CF486CB">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CA2BC80">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3441DE2E">
            <w:pPr>
              <w:widowControl/>
              <w:spacing w:line="240" w:lineRule="auto"/>
              <w:jc w:val="left"/>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12.伺服面板系统：可以根据具体需求进行定制（台面、水槽、废液收集、水、电、气配件等）。能够兼容所有的控制阀，并可在有限空间内实现多元化功能的扩展，实验室内增加设备使用点时，只需更换局部的模块，就能精确的和预留点相连接。通风柜外部配置伺服功能面板。功能面板根据需求应包括电、水、气等末端接口及遥控阀、控制器等；</w:t>
            </w:r>
          </w:p>
        </w:tc>
      </w:tr>
      <w:tr w14:paraId="5BDD1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83E285B">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0C271F4">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61BD78A5">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13.通风柜电器系统：</w:t>
            </w:r>
          </w:p>
          <w:p w14:paraId="23801BDC">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照明装置：采用LED灯，灯光确保足够的光照强度，快速启动类型；配有PC防护罩，不与柜内气体直接接触，易更换，安全可靠。</w:t>
            </w:r>
          </w:p>
          <w:p w14:paraId="31E5143B">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电路模块面板：插座：插座面板可满足设备接入，满足10A、16A设备接入，常规为配制3个220V/10A,1个220V/16A,每个插座面板配有一个透明视窗的防护面板。</w:t>
            </w:r>
          </w:p>
          <w:p w14:paraId="0653F9DD">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断路器：电路控制面板放置在通风柜外部功能区，每台通风柜应配有一个单独的电路控制单元，作为单台通风柜的电路总控及功能分控；配置有独立的漏电保护器，</w:t>
            </w:r>
            <w:commentRangeStart w:id="109"/>
            <w:r>
              <w:rPr>
                <w:rFonts w:hint="eastAsia" w:asciiTheme="minorEastAsia" w:hAnsiTheme="minorEastAsia" w:eastAsiaTheme="minorEastAsia" w:cstheme="minorEastAsia"/>
                <w:sz w:val="21"/>
                <w:szCs w:val="21"/>
                <w:highlight w:val="none"/>
                <w:lang w:val="en-US" w:eastAsia="zh-CN"/>
              </w:rPr>
              <w:t>符合CCC认</w:t>
            </w:r>
            <w:commentRangeEnd w:id="109"/>
            <w:r>
              <w:commentReference w:id="109"/>
            </w:r>
            <w:r>
              <w:rPr>
                <w:rFonts w:hint="eastAsia" w:asciiTheme="minorEastAsia" w:hAnsiTheme="minorEastAsia" w:eastAsiaTheme="minorEastAsia" w:cstheme="minorEastAsia"/>
                <w:sz w:val="21"/>
                <w:szCs w:val="21"/>
                <w:highlight w:val="none"/>
                <w:lang w:val="en-US" w:eastAsia="zh-CN"/>
              </w:rPr>
              <w:t>证，当一个通风柜发生电路故障时，不影响其他通风柜的正常使用；</w:t>
            </w:r>
          </w:p>
          <w:p w14:paraId="6010E114">
            <w:pPr>
              <w:widowControl/>
              <w:spacing w:line="240" w:lineRule="auto"/>
              <w:jc w:val="left"/>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紧急停止按钮：具有急停断电功能，紧急停止按钮安装在外部功能面板上，位置应明显并方便操作；主要用途是实验室人员在操作时，如遇紧急情况可以强制性停止通风柜系统的按钮，防止误操作的安全保障。</w:t>
            </w:r>
          </w:p>
        </w:tc>
      </w:tr>
      <w:tr w14:paraId="78016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0E32964">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C563E5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68E94682">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14.通风柜台下柜：钢制底柜：</w:t>
            </w:r>
          </w:p>
          <w:p w14:paraId="33E7021A">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材质：</w:t>
            </w:r>
            <w:commentRangeStart w:id="110"/>
            <w:r>
              <w:rPr>
                <w:rFonts w:hint="eastAsia" w:asciiTheme="minorEastAsia" w:hAnsiTheme="minorEastAsia" w:eastAsiaTheme="minorEastAsia" w:cstheme="minorEastAsia"/>
                <w:sz w:val="21"/>
                <w:szCs w:val="21"/>
                <w:highlight w:val="none"/>
                <w:lang w:val="en-US" w:eastAsia="zh-CN"/>
              </w:rPr>
              <w:t>1.0mm</w:t>
            </w:r>
            <w:commentRangeEnd w:id="110"/>
            <w:r>
              <w:commentReference w:id="110"/>
            </w:r>
            <w:r>
              <w:rPr>
                <w:rFonts w:hint="eastAsia" w:asciiTheme="minorEastAsia" w:hAnsiTheme="minorEastAsia" w:eastAsiaTheme="minorEastAsia" w:cstheme="minorEastAsia"/>
                <w:sz w:val="21"/>
                <w:szCs w:val="21"/>
                <w:highlight w:val="none"/>
                <w:lang w:val="en-US" w:eastAsia="zh-CN"/>
              </w:rPr>
              <w:t>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，表面经环氧树脂粉末静电喷涂工艺处理，每个柜体均为完整独立的柜体设计；</w:t>
            </w:r>
          </w:p>
        </w:tc>
      </w:tr>
      <w:tr w14:paraId="6392A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37F33D3">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3691303">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0B120BE4">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15.通风柜上下水:配置水斗、水嘴；</w:t>
            </w:r>
          </w:p>
          <w:p w14:paraId="1A677435">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水斗：采用高密度PP材质，耐强酸、强碱，稳定性强，具有弹性，韧性，不易老化；</w:t>
            </w:r>
          </w:p>
          <w:p w14:paraId="17EF9800">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水嘴：主体采用加厚铜质，环氧树脂涂层，耐腐蚀，耐热，防紫外线敷设，陶瓷阀芯可满足</w:t>
            </w:r>
            <w:commentRangeStart w:id="111"/>
            <w:r>
              <w:rPr>
                <w:rFonts w:hint="eastAsia" w:asciiTheme="minorEastAsia" w:hAnsiTheme="minorEastAsia" w:eastAsiaTheme="minorEastAsia" w:cstheme="minorEastAsia"/>
                <w:sz w:val="21"/>
                <w:szCs w:val="21"/>
                <w:highlight w:val="none"/>
                <w:lang w:val="en-US" w:eastAsia="zh-CN"/>
              </w:rPr>
              <w:t>90°</w:t>
            </w:r>
            <w:commentRangeEnd w:id="111"/>
            <w:r>
              <w:commentReference w:id="111"/>
            </w:r>
            <w:r>
              <w:rPr>
                <w:rFonts w:hint="eastAsia" w:asciiTheme="minorEastAsia" w:hAnsiTheme="minorEastAsia" w:eastAsiaTheme="minorEastAsia" w:cstheme="minorEastAsia"/>
                <w:sz w:val="21"/>
                <w:szCs w:val="21"/>
                <w:highlight w:val="none"/>
                <w:lang w:val="en-US" w:eastAsia="zh-CN"/>
              </w:rPr>
              <w:t>旋转，静态最大耐压</w:t>
            </w:r>
            <w:commentRangeStart w:id="112"/>
            <w:r>
              <w:rPr>
                <w:rFonts w:hint="eastAsia" w:asciiTheme="minorEastAsia" w:hAnsiTheme="minorEastAsia" w:eastAsiaTheme="minorEastAsia" w:cstheme="minorEastAsia"/>
                <w:sz w:val="21"/>
                <w:szCs w:val="21"/>
                <w:highlight w:val="none"/>
                <w:lang w:val="en-US" w:eastAsia="zh-CN"/>
              </w:rPr>
              <w:t>10Bar</w:t>
            </w:r>
            <w:commentRangeEnd w:id="112"/>
            <w:r>
              <w:commentReference w:id="112"/>
            </w:r>
            <w:r>
              <w:rPr>
                <w:rFonts w:hint="eastAsia" w:asciiTheme="minorEastAsia" w:hAnsiTheme="minorEastAsia" w:eastAsiaTheme="minorEastAsia" w:cstheme="minorEastAsia"/>
                <w:sz w:val="21"/>
                <w:szCs w:val="21"/>
                <w:highlight w:val="none"/>
                <w:lang w:val="en-US" w:eastAsia="zh-CN"/>
              </w:rPr>
              <w:t>。满足人体工程学设计，水嘴为铜质可拆卸。</w:t>
            </w:r>
          </w:p>
        </w:tc>
      </w:tr>
      <w:tr w14:paraId="50E02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0A4B000C">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21</w:t>
            </w:r>
          </w:p>
        </w:tc>
        <w:tc>
          <w:tcPr>
            <w:tcW w:w="800" w:type="pct"/>
            <w:vMerge w:val="restart"/>
            <w:noWrap w:val="0"/>
            <w:vAlign w:val="center"/>
          </w:tcPr>
          <w:p w14:paraId="7573429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排风试剂柜</w:t>
            </w:r>
          </w:p>
        </w:tc>
        <w:tc>
          <w:tcPr>
            <w:tcW w:w="3693" w:type="pct"/>
            <w:noWrap w:val="0"/>
            <w:vAlign w:val="top"/>
          </w:tcPr>
          <w:p w14:paraId="3A510E6C">
            <w:pPr>
              <w:widowControl/>
              <w:spacing w:line="240" w:lineRule="auto"/>
              <w:jc w:val="left"/>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1.规格：全钢结构(全钢柜体+钢制门）。</w:t>
            </w:r>
          </w:p>
        </w:tc>
      </w:tr>
      <w:tr w14:paraId="655F8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96C51E0">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83265C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3D225653">
            <w:pPr>
              <w:widowControl/>
              <w:spacing w:line="240" w:lineRule="auto"/>
              <w:jc w:val="left"/>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2.柜体：主体材料不低于1.0mm厚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，柜体左侧板、右侧板和背侧钢板经折弯后的厚度为</w:t>
            </w:r>
            <w:commentRangeStart w:id="113"/>
            <w:r>
              <w:rPr>
                <w:rFonts w:hint="eastAsia" w:asciiTheme="minorEastAsia" w:hAnsiTheme="minorEastAsia" w:eastAsiaTheme="minorEastAsia" w:cstheme="minorEastAsia"/>
                <w:sz w:val="21"/>
                <w:szCs w:val="21"/>
                <w:highlight w:val="none"/>
                <w:lang w:val="en-US" w:eastAsia="zh-CN"/>
              </w:rPr>
              <w:t>20mm</w:t>
            </w:r>
            <w:commentRangeEnd w:id="113"/>
            <w:r>
              <w:commentReference w:id="113"/>
            </w:r>
            <w:r>
              <w:rPr>
                <w:rFonts w:hint="eastAsia" w:asciiTheme="minorEastAsia" w:hAnsiTheme="minorEastAsia" w:eastAsiaTheme="minorEastAsia" w:cstheme="minorEastAsia"/>
                <w:sz w:val="21"/>
                <w:szCs w:val="21"/>
                <w:highlight w:val="none"/>
                <w:lang w:val="en-US" w:eastAsia="zh-CN"/>
              </w:rPr>
              <w:t>。柜体内部四周焊接位置带有垂直加强筋，并冲有两排矩形孔，距离为</w:t>
            </w:r>
            <w:commentRangeStart w:id="114"/>
            <w:r>
              <w:rPr>
                <w:rFonts w:hint="eastAsia" w:asciiTheme="minorEastAsia" w:hAnsiTheme="minorEastAsia" w:eastAsiaTheme="minorEastAsia" w:cstheme="minorEastAsia"/>
                <w:sz w:val="21"/>
                <w:szCs w:val="21"/>
                <w:highlight w:val="none"/>
                <w:lang w:val="en-US" w:eastAsia="zh-CN"/>
              </w:rPr>
              <w:t>30mm</w:t>
            </w:r>
            <w:commentRangeEnd w:id="114"/>
            <w:r>
              <w:commentReference w:id="114"/>
            </w:r>
            <w:r>
              <w:rPr>
                <w:rFonts w:hint="eastAsia" w:asciiTheme="minorEastAsia" w:hAnsiTheme="minorEastAsia" w:eastAsiaTheme="minorEastAsia" w:cstheme="minorEastAsia"/>
                <w:sz w:val="21"/>
                <w:szCs w:val="21"/>
                <w:highlight w:val="none"/>
                <w:lang w:val="en-US" w:eastAsia="zh-CN"/>
              </w:rPr>
              <w:t>, 用于固定层板扣；</w:t>
            </w:r>
          </w:p>
        </w:tc>
      </w:tr>
      <w:tr w14:paraId="513A5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0643843">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B2F80BF">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69F21C49">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3.柜门为四开，上下两层。门板上开设有可视窗口，窗口玻璃采用</w:t>
            </w:r>
            <w:commentRangeStart w:id="115"/>
            <w:r>
              <w:rPr>
                <w:rFonts w:hint="eastAsia" w:asciiTheme="minorEastAsia" w:hAnsiTheme="minorEastAsia" w:eastAsiaTheme="minorEastAsia" w:cstheme="minorEastAsia"/>
                <w:sz w:val="21"/>
                <w:szCs w:val="21"/>
                <w:highlight w:val="none"/>
                <w:lang w:val="en-US" w:eastAsia="zh-CN"/>
              </w:rPr>
              <w:t>5mm</w:t>
            </w:r>
            <w:commentRangeEnd w:id="115"/>
            <w:r>
              <w:commentReference w:id="115"/>
            </w:r>
            <w:r>
              <w:rPr>
                <w:rFonts w:hint="eastAsia" w:asciiTheme="minorEastAsia" w:hAnsiTheme="minorEastAsia" w:eastAsiaTheme="minorEastAsia" w:cstheme="minorEastAsia"/>
                <w:sz w:val="21"/>
                <w:szCs w:val="21"/>
                <w:highlight w:val="none"/>
                <w:lang w:val="en-US" w:eastAsia="zh-CN"/>
              </w:rPr>
              <w:t>厚的钢化玻璃，下柜门板全钢结构。采用</w:t>
            </w:r>
            <w:commentRangeStart w:id="116"/>
            <w:r>
              <w:rPr>
                <w:rFonts w:hint="eastAsia" w:asciiTheme="minorEastAsia" w:hAnsiTheme="minorEastAsia" w:eastAsiaTheme="minorEastAsia" w:cstheme="minorEastAsia"/>
                <w:sz w:val="21"/>
                <w:szCs w:val="21"/>
                <w:highlight w:val="none"/>
                <w:lang w:val="en-US" w:eastAsia="zh-CN"/>
              </w:rPr>
              <w:t>1.0mm</w:t>
            </w:r>
            <w:commentRangeEnd w:id="116"/>
            <w:r>
              <w:commentReference w:id="116"/>
            </w:r>
            <w:commentRangeStart w:id="117"/>
            <w:r>
              <w:rPr>
                <w:rFonts w:hint="eastAsia" w:asciiTheme="minorEastAsia" w:hAnsiTheme="minorEastAsia" w:eastAsiaTheme="minorEastAsia" w:cstheme="minorEastAsia"/>
                <w:sz w:val="21"/>
                <w:szCs w:val="21"/>
                <w:highlight w:val="none"/>
                <w:lang w:val="en-US" w:eastAsia="zh-CN"/>
              </w:rPr>
              <w:t>优质</w:t>
            </w:r>
            <w:commentRangeEnd w:id="117"/>
            <w:r>
              <w:commentReference w:id="117"/>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，无焊连接可拆卸带减震垫。</w:t>
            </w:r>
          </w:p>
        </w:tc>
      </w:tr>
      <w:tr w14:paraId="4580A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5452D71">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30E544B">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52256278">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4.层板：层板采用</w:t>
            </w:r>
            <w:commentRangeStart w:id="118"/>
            <w:r>
              <w:rPr>
                <w:rFonts w:hint="eastAsia" w:asciiTheme="minorEastAsia" w:hAnsiTheme="minorEastAsia" w:eastAsiaTheme="minorEastAsia" w:cstheme="minorEastAsia"/>
                <w:sz w:val="21"/>
                <w:szCs w:val="21"/>
                <w:highlight w:val="none"/>
                <w:lang w:val="en-US" w:eastAsia="zh-CN"/>
              </w:rPr>
              <w:t>1.0mm</w:t>
            </w:r>
            <w:commentRangeEnd w:id="118"/>
            <w:r>
              <w:commentReference w:id="118"/>
            </w:r>
            <w:commentRangeStart w:id="119"/>
            <w:r>
              <w:rPr>
                <w:rFonts w:hint="eastAsia" w:asciiTheme="minorEastAsia" w:hAnsiTheme="minorEastAsia" w:eastAsiaTheme="minorEastAsia" w:cstheme="minorEastAsia"/>
                <w:sz w:val="21"/>
                <w:szCs w:val="21"/>
                <w:highlight w:val="none"/>
                <w:lang w:val="en-US" w:eastAsia="zh-CN"/>
              </w:rPr>
              <w:t>优质</w:t>
            </w:r>
            <w:commentRangeEnd w:id="119"/>
            <w:r>
              <w:commentReference w:id="119"/>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经激光剪裁、定位打孔、后折弯焊接后成型，整体表面SEFA级别环氧树脂粉末喷涂，耐腐蚀性能优越，既能保证防腐性能，又能保证结构牢固紧密，长期负重不变形；</w:t>
            </w:r>
          </w:p>
        </w:tc>
      </w:tr>
      <w:tr w14:paraId="009BE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506" w:type="pct"/>
            <w:vMerge w:val="continue"/>
            <w:noWrap w:val="0"/>
            <w:vAlign w:val="center"/>
          </w:tcPr>
          <w:p w14:paraId="15957476">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629352F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3A12F6D9">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5.铰链：采用不锈钢合页式，开启</w:t>
            </w:r>
            <w:commentRangeStart w:id="120"/>
            <w:r>
              <w:rPr>
                <w:rFonts w:hint="eastAsia" w:asciiTheme="minorEastAsia" w:hAnsiTheme="minorEastAsia" w:eastAsiaTheme="minorEastAsia" w:cstheme="minorEastAsia"/>
                <w:sz w:val="21"/>
                <w:szCs w:val="21"/>
                <w:highlight w:val="none"/>
                <w:lang w:val="en-US" w:eastAsia="zh-CN"/>
              </w:rPr>
              <w:t>180度</w:t>
            </w:r>
            <w:commentRangeEnd w:id="120"/>
            <w:r>
              <w:commentReference w:id="120"/>
            </w:r>
            <w:r>
              <w:rPr>
                <w:rFonts w:hint="eastAsia" w:asciiTheme="minorEastAsia" w:hAnsiTheme="minorEastAsia" w:eastAsiaTheme="minorEastAsia" w:cstheme="minorEastAsia"/>
                <w:sz w:val="21"/>
                <w:szCs w:val="21"/>
                <w:highlight w:val="none"/>
                <w:lang w:val="en-US" w:eastAsia="zh-CN"/>
              </w:rPr>
              <w:t>，防锈、耐腐蚀性能力强。</w:t>
            </w:r>
          </w:p>
        </w:tc>
      </w:tr>
      <w:tr w14:paraId="1CC5B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32007DB6">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22</w:t>
            </w:r>
          </w:p>
        </w:tc>
        <w:tc>
          <w:tcPr>
            <w:tcW w:w="800" w:type="pct"/>
            <w:vMerge w:val="restart"/>
            <w:noWrap w:val="0"/>
            <w:vAlign w:val="center"/>
          </w:tcPr>
          <w:p w14:paraId="2BCD852D">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器皿柜</w:t>
            </w:r>
          </w:p>
        </w:tc>
        <w:tc>
          <w:tcPr>
            <w:tcW w:w="3693" w:type="pct"/>
            <w:noWrap w:val="0"/>
            <w:vAlign w:val="top"/>
          </w:tcPr>
          <w:p w14:paraId="70486B09">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1.规格：</w:t>
            </w:r>
            <w:commentRangeStart w:id="121"/>
            <w:r>
              <w:rPr>
                <w:rFonts w:hint="eastAsia" w:asciiTheme="minorEastAsia" w:hAnsiTheme="minorEastAsia" w:eastAsiaTheme="minorEastAsia" w:cstheme="minorEastAsia"/>
                <w:b w:val="0"/>
                <w:bCs w:val="0"/>
                <w:sz w:val="21"/>
                <w:szCs w:val="21"/>
                <w:highlight w:val="none"/>
                <w:lang w:val="en-US" w:eastAsia="zh-CN"/>
              </w:rPr>
              <w:t>900W*450D*2000H</w:t>
            </w:r>
            <w:commentRangeEnd w:id="121"/>
            <w:r>
              <w:commentReference w:id="121"/>
            </w:r>
          </w:p>
        </w:tc>
      </w:tr>
      <w:tr w14:paraId="289D2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170F40B">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0B6DC6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p>
        </w:tc>
        <w:tc>
          <w:tcPr>
            <w:tcW w:w="3693" w:type="pct"/>
            <w:noWrap w:val="0"/>
            <w:vAlign w:val="top"/>
          </w:tcPr>
          <w:p w14:paraId="7676C388">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2.主要材料说明：采用 304 不锈钢板材，侧板、门板、顶板、底板、层板用国标</w:t>
            </w:r>
            <w:commentRangeStart w:id="122"/>
            <w:r>
              <w:rPr>
                <w:rFonts w:hint="eastAsia" w:asciiTheme="minorEastAsia" w:hAnsiTheme="minorEastAsia" w:eastAsiaTheme="minorEastAsia" w:cstheme="minorEastAsia"/>
                <w:b w:val="0"/>
                <w:bCs w:val="0"/>
                <w:sz w:val="21"/>
                <w:szCs w:val="21"/>
                <w:highlight w:val="none"/>
                <w:lang w:val="en-US" w:eastAsia="zh-CN"/>
              </w:rPr>
              <w:t xml:space="preserve"> 0.8mm，</w:t>
            </w:r>
            <w:commentRangeEnd w:id="122"/>
            <w:r>
              <w:commentReference w:id="122"/>
            </w:r>
            <w:r>
              <w:rPr>
                <w:rFonts w:hint="eastAsia" w:asciiTheme="minorEastAsia" w:hAnsiTheme="minorEastAsia" w:eastAsiaTheme="minorEastAsia" w:cstheme="minorEastAsia"/>
                <w:b w:val="0"/>
                <w:bCs w:val="0"/>
                <w:sz w:val="21"/>
                <w:szCs w:val="21"/>
                <w:highlight w:val="none"/>
                <w:lang w:val="en-US" w:eastAsia="zh-CN"/>
              </w:rPr>
              <w:t>加强管料用国标</w:t>
            </w:r>
            <w:commentRangeStart w:id="123"/>
            <w:r>
              <w:rPr>
                <w:rFonts w:hint="eastAsia" w:asciiTheme="minorEastAsia" w:hAnsiTheme="minorEastAsia" w:eastAsiaTheme="minorEastAsia" w:cstheme="minorEastAsia"/>
                <w:b w:val="0"/>
                <w:bCs w:val="0"/>
                <w:sz w:val="21"/>
                <w:szCs w:val="21"/>
                <w:highlight w:val="none"/>
                <w:lang w:val="en-US" w:eastAsia="zh-CN"/>
              </w:rPr>
              <w:t>1.0mm</w:t>
            </w:r>
            <w:commentRangeEnd w:id="123"/>
            <w:r>
              <w:commentReference w:id="123"/>
            </w:r>
            <w:r>
              <w:rPr>
                <w:rFonts w:hint="eastAsia" w:asciiTheme="minorEastAsia" w:hAnsiTheme="minorEastAsia" w:eastAsiaTheme="minorEastAsia" w:cstheme="minorEastAsia"/>
                <w:b w:val="0"/>
                <w:bCs w:val="0"/>
                <w:sz w:val="21"/>
                <w:szCs w:val="21"/>
                <w:highlight w:val="none"/>
                <w:lang w:val="en-US" w:eastAsia="zh-CN"/>
              </w:rPr>
              <w:t>；</w:t>
            </w:r>
          </w:p>
        </w:tc>
      </w:tr>
      <w:tr w14:paraId="4F5E2B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33D00A4">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4A5B5FD">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356458DA">
            <w:pPr>
              <w:widowControl/>
              <w:spacing w:line="240" w:lineRule="auto"/>
              <w:jc w:val="left"/>
              <w:rPr>
                <w:rFonts w:hint="eastAsia" w:asciiTheme="minorEastAsia" w:hAnsiTheme="minorEastAsia" w:eastAsiaTheme="minorEastAsia" w:cstheme="minorEastAsia"/>
                <w:b w:val="0"/>
                <w:bCs w:val="0"/>
                <w:sz w:val="21"/>
                <w:szCs w:val="21"/>
                <w:highlight w:val="none"/>
                <w:lang w:val="en-US" w:eastAsia="zh-CN"/>
              </w:rPr>
            </w:pPr>
            <w:r>
              <w:rPr>
                <w:rFonts w:hint="eastAsia" w:asciiTheme="minorEastAsia" w:hAnsiTheme="minorEastAsia" w:eastAsiaTheme="minorEastAsia" w:cstheme="minorEastAsia"/>
                <w:b w:val="0"/>
                <w:bCs w:val="0"/>
                <w:sz w:val="21"/>
                <w:szCs w:val="21"/>
                <w:highlight w:val="none"/>
                <w:lang w:val="en-US" w:eastAsia="zh-CN"/>
              </w:rPr>
              <w:t>3.结构/配置：</w:t>
            </w:r>
          </w:p>
          <w:p w14:paraId="70F736A8">
            <w:pPr>
              <w:widowControl/>
              <w:spacing w:line="240" w:lineRule="auto"/>
              <w:jc w:val="left"/>
              <w:rPr>
                <w:rFonts w:hint="eastAsia" w:asciiTheme="minorEastAsia" w:hAnsiTheme="minorEastAsia" w:eastAsiaTheme="minorEastAsia" w:cstheme="minorEastAsia"/>
                <w:b w:val="0"/>
                <w:bCs w:val="0"/>
                <w:sz w:val="21"/>
                <w:szCs w:val="21"/>
                <w:highlight w:val="none"/>
                <w:lang w:val="en-US" w:eastAsia="zh-CN"/>
              </w:rPr>
            </w:pPr>
            <w:r>
              <w:rPr>
                <w:rFonts w:hint="eastAsia" w:asciiTheme="minorEastAsia" w:hAnsiTheme="minorEastAsia" w:eastAsiaTheme="minorEastAsia" w:cstheme="minorEastAsia"/>
                <w:b w:val="0"/>
                <w:bCs w:val="0"/>
                <w:sz w:val="21"/>
                <w:szCs w:val="21"/>
                <w:highlight w:val="none"/>
                <w:lang w:val="en-US" w:eastAsia="zh-CN"/>
              </w:rPr>
              <w:t>3.1器械柜上下分二对掩门，上下层门为不锈钢双面门板夹</w:t>
            </w:r>
            <w:commentRangeStart w:id="124"/>
            <w:r>
              <w:rPr>
                <w:rFonts w:hint="eastAsia" w:asciiTheme="minorEastAsia" w:hAnsiTheme="minorEastAsia" w:eastAsiaTheme="minorEastAsia" w:cstheme="minorEastAsia"/>
                <w:b w:val="0"/>
                <w:bCs w:val="0"/>
                <w:sz w:val="21"/>
                <w:szCs w:val="21"/>
                <w:highlight w:val="none"/>
                <w:lang w:val="en-US" w:eastAsia="zh-CN"/>
              </w:rPr>
              <w:t xml:space="preserve"> 5mm</w:t>
            </w:r>
            <w:commentRangeEnd w:id="124"/>
            <w:r>
              <w:commentReference w:id="124"/>
            </w:r>
            <w:r>
              <w:rPr>
                <w:rFonts w:hint="eastAsia" w:asciiTheme="minorEastAsia" w:hAnsiTheme="minorEastAsia" w:eastAsiaTheme="minorEastAsia" w:cstheme="minorEastAsia"/>
                <w:b w:val="0"/>
                <w:bCs w:val="0"/>
                <w:sz w:val="21"/>
                <w:szCs w:val="21"/>
                <w:highlight w:val="none"/>
                <w:lang w:val="en-US" w:eastAsia="zh-CN"/>
              </w:rPr>
              <w:t xml:space="preserve"> 玻璃，内均分三层；</w:t>
            </w:r>
          </w:p>
          <w:p w14:paraId="60730657">
            <w:pPr>
              <w:widowControl/>
              <w:spacing w:line="240" w:lineRule="auto"/>
              <w:jc w:val="left"/>
              <w:rPr>
                <w:rFonts w:hint="eastAsia" w:asciiTheme="minorEastAsia" w:hAnsiTheme="minorEastAsia" w:eastAsiaTheme="minorEastAsia" w:cstheme="minorEastAsia"/>
                <w:b w:val="0"/>
                <w:bCs w:val="0"/>
                <w:sz w:val="21"/>
                <w:szCs w:val="21"/>
                <w:highlight w:val="none"/>
                <w:lang w:val="en-US" w:eastAsia="zh-CN"/>
              </w:rPr>
            </w:pPr>
            <w:r>
              <w:rPr>
                <w:rFonts w:hint="eastAsia" w:asciiTheme="minorEastAsia" w:hAnsiTheme="minorEastAsia" w:eastAsiaTheme="minorEastAsia" w:cstheme="minorEastAsia"/>
                <w:b w:val="0"/>
                <w:bCs w:val="0"/>
                <w:sz w:val="21"/>
                <w:szCs w:val="21"/>
                <w:highlight w:val="none"/>
                <w:lang w:val="en-US" w:eastAsia="zh-CN"/>
              </w:rPr>
              <w:t>3.2层板可自由拆卸，逐级调整高度，这样可以分类存放不同大小的物品；</w:t>
            </w:r>
          </w:p>
          <w:p w14:paraId="16C31BF3">
            <w:pPr>
              <w:widowControl/>
              <w:spacing w:line="240" w:lineRule="auto"/>
              <w:jc w:val="left"/>
              <w:rPr>
                <w:rFonts w:hint="eastAsia" w:asciiTheme="minorEastAsia" w:hAnsiTheme="minorEastAsia" w:eastAsiaTheme="minorEastAsia" w:cstheme="minorEastAsia"/>
                <w:b w:val="0"/>
                <w:bCs w:val="0"/>
                <w:sz w:val="21"/>
                <w:szCs w:val="21"/>
                <w:highlight w:val="none"/>
                <w:lang w:val="en-US" w:eastAsia="zh-CN"/>
              </w:rPr>
            </w:pPr>
            <w:r>
              <w:rPr>
                <w:rFonts w:hint="eastAsia" w:asciiTheme="minorEastAsia" w:hAnsiTheme="minorEastAsia" w:eastAsiaTheme="minorEastAsia" w:cstheme="minorEastAsia"/>
                <w:b w:val="0"/>
                <w:bCs w:val="0"/>
                <w:sz w:val="21"/>
                <w:szCs w:val="21"/>
                <w:highlight w:val="none"/>
                <w:lang w:val="en-US" w:eastAsia="zh-CN"/>
              </w:rPr>
              <w:t>3.3上下门各配一把锁，柜门为双层结构,带缓冲功能；</w:t>
            </w:r>
          </w:p>
          <w:p w14:paraId="24EF9847">
            <w:pPr>
              <w:widowControl/>
              <w:spacing w:line="240" w:lineRule="auto"/>
              <w:jc w:val="left"/>
              <w:rPr>
                <w:rFonts w:hint="eastAsia" w:asciiTheme="minorEastAsia" w:hAnsiTheme="minorEastAsia" w:eastAsiaTheme="minorEastAsia" w:cstheme="minorEastAsia"/>
                <w:b/>
                <w:bCs/>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3.4配置：主柜（上不锈钢框玻璃门内配 2 块活动层板，下不锈钢掩门内配 2块活动层板）；</w:t>
            </w:r>
          </w:p>
        </w:tc>
      </w:tr>
      <w:tr w14:paraId="4FB45D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146E8C1">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E9E38C1">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54C72588">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4.五金配件：拉手、门铰</w:t>
            </w:r>
          </w:p>
        </w:tc>
      </w:tr>
      <w:tr w14:paraId="778E1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549BA58">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51E603F">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53F0D27">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5.工艺/其它说明：所有工件经数控激光切割、模具冲压、数控折弯、亚弧焊接、机器打磨、抛光、拉丝而成。</w:t>
            </w:r>
          </w:p>
        </w:tc>
      </w:tr>
      <w:tr w14:paraId="29D38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5B1A2CF8">
            <w:pPr>
              <w:widowControl/>
              <w:spacing w:line="240" w:lineRule="auto"/>
              <w:jc w:val="both"/>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23、24</w:t>
            </w:r>
          </w:p>
        </w:tc>
        <w:tc>
          <w:tcPr>
            <w:tcW w:w="800" w:type="pct"/>
            <w:vMerge w:val="restart"/>
            <w:noWrap w:val="0"/>
            <w:vAlign w:val="center"/>
          </w:tcPr>
          <w:p w14:paraId="2E6737C0">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eastAsia="zh-CN"/>
              </w:rPr>
              <w:t>实验边台</w:t>
            </w:r>
          </w:p>
        </w:tc>
        <w:tc>
          <w:tcPr>
            <w:tcW w:w="3693" w:type="pct"/>
            <w:noWrap w:val="0"/>
            <w:vAlign w:val="top"/>
          </w:tcPr>
          <w:p w14:paraId="020A80E9">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eastAsia="zh-CN"/>
              </w:rPr>
              <w:t>1.结构：</w:t>
            </w:r>
            <w:r>
              <w:rPr>
                <w:rFonts w:hint="eastAsia" w:asciiTheme="minorEastAsia" w:hAnsiTheme="minorEastAsia" w:eastAsiaTheme="minorEastAsia" w:cstheme="minorEastAsia"/>
                <w:sz w:val="21"/>
                <w:szCs w:val="21"/>
                <w:highlight w:val="none"/>
                <w:lang w:val="en-US" w:eastAsia="zh-CN"/>
              </w:rPr>
              <w:t>全钢</w:t>
            </w:r>
            <w:r>
              <w:rPr>
                <w:rFonts w:hint="eastAsia" w:asciiTheme="minorEastAsia" w:hAnsiTheme="minorEastAsia" w:eastAsiaTheme="minorEastAsia" w:cstheme="minorEastAsia"/>
                <w:sz w:val="21"/>
                <w:szCs w:val="21"/>
                <w:highlight w:val="none"/>
                <w:lang w:eastAsia="zh-CN"/>
              </w:rPr>
              <w:t>结构（台面+钢柜体+</w:t>
            </w:r>
            <w:r>
              <w:rPr>
                <w:rFonts w:hint="eastAsia" w:asciiTheme="minorEastAsia" w:hAnsiTheme="minorEastAsia" w:eastAsiaTheme="minorEastAsia" w:cstheme="minorEastAsia"/>
                <w:sz w:val="21"/>
                <w:szCs w:val="21"/>
                <w:highlight w:val="none"/>
                <w:lang w:val="en-US" w:eastAsia="zh-CN"/>
              </w:rPr>
              <w:t>钢制</w:t>
            </w:r>
            <w:r>
              <w:rPr>
                <w:rFonts w:hint="eastAsia" w:asciiTheme="minorEastAsia" w:hAnsiTheme="minorEastAsia" w:eastAsiaTheme="minorEastAsia" w:cstheme="minorEastAsia"/>
                <w:sz w:val="21"/>
                <w:szCs w:val="21"/>
                <w:highlight w:val="none"/>
                <w:lang w:eastAsia="zh-CN"/>
              </w:rPr>
              <w:t>抽</w:t>
            </w:r>
            <w:r>
              <w:rPr>
                <w:rFonts w:hint="eastAsia" w:asciiTheme="minorEastAsia" w:hAnsiTheme="minorEastAsia" w:eastAsiaTheme="minorEastAsia" w:cstheme="minorEastAsia"/>
                <w:sz w:val="21"/>
                <w:szCs w:val="21"/>
                <w:highlight w:val="none"/>
                <w:lang w:val="en-US" w:eastAsia="zh-CN"/>
              </w:rPr>
              <w:t>屉</w:t>
            </w:r>
            <w:r>
              <w:rPr>
                <w:rFonts w:hint="eastAsia" w:asciiTheme="minorEastAsia" w:hAnsiTheme="minorEastAsia" w:eastAsiaTheme="minorEastAsia" w:cstheme="minorEastAsia"/>
                <w:sz w:val="21"/>
                <w:szCs w:val="21"/>
                <w:highlight w:val="none"/>
                <w:lang w:eastAsia="zh-CN"/>
              </w:rPr>
              <w:t>框</w:t>
            </w:r>
            <w:r>
              <w:rPr>
                <w:rFonts w:hint="eastAsia" w:asciiTheme="minorEastAsia" w:hAnsiTheme="minorEastAsia" w:eastAsiaTheme="minorEastAsia" w:cstheme="minorEastAsia"/>
                <w:sz w:val="21"/>
                <w:szCs w:val="21"/>
                <w:highlight w:val="none"/>
                <w:lang w:val="en-US" w:eastAsia="zh-CN"/>
              </w:rPr>
              <w:t>+</w:t>
            </w:r>
            <w:r>
              <w:rPr>
                <w:rFonts w:hint="eastAsia" w:asciiTheme="minorEastAsia" w:hAnsiTheme="minorEastAsia" w:eastAsiaTheme="minorEastAsia" w:cstheme="minorEastAsia"/>
                <w:b w:val="0"/>
                <w:bCs w:val="0"/>
                <w:sz w:val="21"/>
                <w:szCs w:val="21"/>
                <w:highlight w:val="none"/>
                <w:lang w:val="en-US" w:eastAsia="zh-CN"/>
              </w:rPr>
              <w:t>平衡调节系统</w:t>
            </w:r>
            <w:r>
              <w:rPr>
                <w:rFonts w:hint="eastAsia" w:asciiTheme="minorEastAsia" w:hAnsiTheme="minorEastAsia" w:eastAsiaTheme="minorEastAsia" w:cstheme="minorEastAsia"/>
                <w:sz w:val="21"/>
                <w:szCs w:val="21"/>
                <w:highlight w:val="none"/>
                <w:lang w:eastAsia="zh-CN"/>
              </w:rPr>
              <w:t>）</w:t>
            </w:r>
          </w:p>
        </w:tc>
      </w:tr>
      <w:tr w14:paraId="1106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87BBAEC">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A5E7AC6">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41668A88">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2.台面：采用≥20mm厚一体成型高温烧制实验室工业陶瓷台面，见截面采用同色低温上釉（或者黑坯），</w:t>
            </w:r>
            <w:commentRangeStart w:id="125"/>
            <w:r>
              <w:rPr>
                <w:rFonts w:hint="eastAsia" w:asciiTheme="minorEastAsia" w:hAnsiTheme="minorEastAsia" w:eastAsiaTheme="minorEastAsia" w:cstheme="minorEastAsia"/>
                <w:sz w:val="21"/>
                <w:szCs w:val="21"/>
                <w:highlight w:val="none"/>
                <w:lang w:val="en-US" w:eastAsia="zh-CN"/>
              </w:rPr>
              <w:t>20mm</w:t>
            </w:r>
            <w:commentRangeEnd w:id="125"/>
            <w:r>
              <w:commentReference w:id="125"/>
            </w:r>
            <w:r>
              <w:rPr>
                <w:rFonts w:hint="eastAsia" w:asciiTheme="minorEastAsia" w:hAnsiTheme="minorEastAsia" w:eastAsiaTheme="minorEastAsia" w:cstheme="minorEastAsia"/>
                <w:sz w:val="21"/>
                <w:szCs w:val="21"/>
                <w:highlight w:val="none"/>
                <w:lang w:val="en-US" w:eastAsia="zh-CN"/>
              </w:rPr>
              <w:t>平板台面釉料与胚体经高温一体烧结而成，表面釉面颜色和胚体颜色一致的同色透芯（或者黑坯）的实验室专用陶瓷台面，台面表面耐高温、耐腐蚀、耐磨、不脱色、不变色、美观大方。</w:t>
            </w:r>
          </w:p>
        </w:tc>
      </w:tr>
      <w:tr w14:paraId="6499F3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009A6BC">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F4644CD">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24306E5D">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▲3.陶瓷台面的质量要求：（1）耐污染性能：台面耐污染性能良好，依据GB/T 17657-2022标准，至少对含有92号汽油、28%氨水、冰醋酸99%、绿茶（9g/L）、仁和磺酒、丁醇99%、混合甲酚、UCC黑咖啡（120g/L）、可口可乐、98%硫酸、10%氯化钙、10%氯化钠、去污粉溶液、王水、65%硝酸、37%盐酸在内的100种以上化学试剂等测试表面检测结果为：盖玻璃盖板和未盖玻璃盖板环境下均为</w:t>
            </w:r>
            <w:commentRangeStart w:id="126"/>
            <w:r>
              <w:rPr>
                <w:rFonts w:hint="eastAsia" w:asciiTheme="minorEastAsia" w:hAnsiTheme="minorEastAsia" w:eastAsiaTheme="minorEastAsia" w:cstheme="minorEastAsia"/>
                <w:b/>
                <w:bCs/>
                <w:color w:val="FF0000"/>
                <w:sz w:val="21"/>
                <w:szCs w:val="21"/>
                <w:highlight w:val="none"/>
                <w:lang w:val="en-US" w:eastAsia="zh-CN"/>
              </w:rPr>
              <w:t>5级</w:t>
            </w:r>
            <w:commentRangeEnd w:id="126"/>
            <w:r>
              <w:commentReference w:id="126"/>
            </w:r>
            <w:r>
              <w:rPr>
                <w:rFonts w:hint="eastAsia" w:asciiTheme="minorEastAsia" w:hAnsiTheme="minorEastAsia" w:eastAsiaTheme="minorEastAsia" w:cstheme="minorEastAsia"/>
                <w:b/>
                <w:bCs/>
                <w:color w:val="FF0000"/>
                <w:sz w:val="21"/>
                <w:szCs w:val="21"/>
                <w:highlight w:val="none"/>
                <w:lang w:val="en-US" w:eastAsia="zh-CN"/>
              </w:rPr>
              <w:t>：无明显变化。</w:t>
            </w:r>
          </w:p>
          <w:p w14:paraId="0BBA05E9">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（2）耐水蒸气：依据</w:t>
            </w:r>
            <w:commentRangeStart w:id="127"/>
            <w:r>
              <w:rPr>
                <w:rFonts w:hint="eastAsia" w:asciiTheme="minorEastAsia" w:hAnsiTheme="minorEastAsia" w:eastAsiaTheme="minorEastAsia" w:cstheme="minorEastAsia"/>
                <w:b/>
                <w:bCs/>
                <w:color w:val="FF0000"/>
                <w:sz w:val="21"/>
                <w:szCs w:val="21"/>
                <w:highlight w:val="none"/>
                <w:lang w:val="en-US" w:eastAsia="zh-CN"/>
              </w:rPr>
              <w:t>GB/T17657-1999</w:t>
            </w:r>
            <w:commentRangeEnd w:id="127"/>
            <w:r>
              <w:commentReference w:id="127"/>
            </w:r>
            <w:r>
              <w:rPr>
                <w:rFonts w:hint="eastAsia" w:asciiTheme="minorEastAsia" w:hAnsiTheme="minorEastAsia" w:eastAsiaTheme="minorEastAsia" w:cstheme="minorEastAsia"/>
                <w:b/>
                <w:bCs/>
                <w:color w:val="FF0000"/>
                <w:sz w:val="21"/>
                <w:szCs w:val="21"/>
                <w:highlight w:val="none"/>
                <w:lang w:val="en-US" w:eastAsia="zh-CN"/>
              </w:rPr>
              <w:t>标准检测，检测结果依据GB 24820-2009标准判定，耐水蒸气检测结果为无凸起、龟裂和明显变色，单项结论为符合。</w:t>
            </w:r>
          </w:p>
          <w:p w14:paraId="07A01BA4">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（3）耐干热：依据</w:t>
            </w:r>
            <w:commentRangeStart w:id="128"/>
            <w:r>
              <w:rPr>
                <w:rFonts w:hint="eastAsia" w:asciiTheme="minorEastAsia" w:hAnsiTheme="minorEastAsia" w:eastAsiaTheme="minorEastAsia" w:cstheme="minorEastAsia"/>
                <w:b/>
                <w:bCs/>
                <w:color w:val="FF0000"/>
                <w:sz w:val="21"/>
                <w:szCs w:val="21"/>
                <w:highlight w:val="none"/>
                <w:lang w:val="en-US" w:eastAsia="zh-CN"/>
              </w:rPr>
              <w:t>GB/T17657-1999</w:t>
            </w:r>
            <w:commentRangeEnd w:id="128"/>
            <w:r>
              <w:commentReference w:id="128"/>
            </w:r>
            <w:r>
              <w:rPr>
                <w:rFonts w:hint="eastAsia" w:asciiTheme="minorEastAsia" w:hAnsiTheme="minorEastAsia" w:eastAsiaTheme="minorEastAsia" w:cstheme="minorEastAsia"/>
                <w:b/>
                <w:bCs/>
                <w:color w:val="FF0000"/>
                <w:sz w:val="21"/>
                <w:szCs w:val="21"/>
                <w:highlight w:val="none"/>
                <w:lang w:val="en-US" w:eastAsia="zh-CN"/>
              </w:rPr>
              <w:t>标准检测，检测结果依据GB 24820-2009标准判定，</w:t>
            </w:r>
            <w:del w:id="49" w:author="王秀子" w:date="2024-10-30T21:53:22Z">
              <w:r>
                <w:rPr>
                  <w:rFonts w:hint="eastAsia" w:asciiTheme="minorEastAsia" w:hAnsiTheme="minorEastAsia" w:eastAsiaTheme="minorEastAsia" w:cstheme="minorEastAsia"/>
                  <w:b/>
                  <w:bCs/>
                  <w:color w:val="FF0000"/>
                  <w:sz w:val="21"/>
                  <w:szCs w:val="21"/>
                  <w:highlight w:val="none"/>
                  <w:lang w:val="en-US" w:eastAsia="zh-CN"/>
                </w:rPr>
                <w:delText>，</w:delText>
              </w:r>
            </w:del>
            <w:r>
              <w:rPr>
                <w:rFonts w:hint="eastAsia" w:asciiTheme="minorEastAsia" w:hAnsiTheme="minorEastAsia" w:eastAsiaTheme="minorEastAsia" w:cstheme="minorEastAsia"/>
                <w:b/>
                <w:bCs/>
                <w:color w:val="FF0000"/>
                <w:sz w:val="21"/>
                <w:szCs w:val="21"/>
                <w:highlight w:val="none"/>
                <w:lang w:val="en-US" w:eastAsia="zh-CN"/>
              </w:rPr>
              <w:t>耐干热等级为1级，单项结论为符合。</w:t>
            </w:r>
          </w:p>
          <w:p w14:paraId="0A0D09CE">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（4）耐火性能：依据GB/T 7322-2017标准，耐火性能≥1750℃。</w:t>
            </w:r>
          </w:p>
          <w:p w14:paraId="472E1DFB">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（5）表面耐龟裂性能：依据GB/T 17657-2022  4.39 标准，表面耐龟裂性能等级为5级。</w:t>
            </w:r>
          </w:p>
          <w:p w14:paraId="2B95B616">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（6）TVOC释放率：依据HJ 571-2010附录A标准，对总挥发性有机化合物(TVOC)释放率/[mg/(m²·h)] 进行检测，测试结果为未检出。</w:t>
            </w:r>
          </w:p>
          <w:p w14:paraId="5D98EC1D">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b/>
                <w:bCs/>
                <w:color w:val="FF0000"/>
                <w:sz w:val="21"/>
                <w:szCs w:val="21"/>
                <w:highlight w:val="none"/>
                <w:lang w:val="en-US" w:eastAsia="zh-CN"/>
              </w:rPr>
              <w:t>提供证明材料：提供委托人为投标人或产品制造商的第三方检测机构出具的带有CMA或CNAS标识的检测报告关键页（包括但不限于：报告的封面、首页、内容页）扫描件</w:t>
            </w:r>
            <w:del w:id="50" w:author="王秀子" w:date="2024-10-30T21:17:44Z">
              <w:r>
                <w:rPr>
                  <w:rFonts w:hint="eastAsia" w:asciiTheme="minorEastAsia" w:hAnsiTheme="minorEastAsia" w:eastAsiaTheme="minorEastAsia" w:cstheme="minorEastAsia"/>
                  <w:b/>
                  <w:bCs/>
                  <w:color w:val="FF0000"/>
                  <w:sz w:val="21"/>
                  <w:szCs w:val="21"/>
                  <w:highlight w:val="none"/>
                  <w:lang w:val="en-US" w:eastAsia="zh-CN"/>
                </w:rPr>
                <w:delText>，原件备查</w:delText>
              </w:r>
            </w:del>
            <w:r>
              <w:rPr>
                <w:rFonts w:hint="eastAsia" w:asciiTheme="minorEastAsia" w:hAnsiTheme="minorEastAsia" w:eastAsiaTheme="minorEastAsia" w:cstheme="minorEastAsia"/>
                <w:b/>
                <w:bCs/>
                <w:color w:val="FF0000"/>
                <w:sz w:val="21"/>
                <w:szCs w:val="21"/>
                <w:highlight w:val="none"/>
                <w:lang w:val="en-US" w:eastAsia="zh-CN"/>
              </w:rPr>
              <w:t>；</w:t>
            </w:r>
          </w:p>
        </w:tc>
      </w:tr>
      <w:tr w14:paraId="77407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77D87C6">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D69BF6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7D3F9AE7">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b/>
                <w:bCs/>
                <w:color w:val="FF0000"/>
                <w:sz w:val="21"/>
                <w:szCs w:val="21"/>
                <w:highlight w:val="none"/>
                <w:lang w:val="en-US" w:eastAsia="zh-CN"/>
              </w:rPr>
              <w:t>▲4.</w:t>
            </w:r>
            <w:commentRangeStart w:id="129"/>
            <w:r>
              <w:rPr>
                <w:rFonts w:hint="eastAsia" w:asciiTheme="minorEastAsia" w:hAnsiTheme="minorEastAsia" w:eastAsiaTheme="minorEastAsia" w:cstheme="minorEastAsia"/>
                <w:b/>
                <w:bCs/>
                <w:color w:val="FF0000"/>
                <w:sz w:val="21"/>
                <w:szCs w:val="21"/>
                <w:highlight w:val="none"/>
                <w:lang w:val="en-US" w:eastAsia="zh-CN"/>
              </w:rPr>
              <w:t>台面生产厂商需符合ISO环境、ISO质量管理体系标准要求，并持有有效期内的ISO9001:2015；ISO14001:2015认证；符合SEFA标准要求，并持有有效期内的SEFA认证。</w:t>
            </w:r>
            <w:commentRangeEnd w:id="129"/>
            <w:r>
              <w:commentReference w:id="129"/>
            </w:r>
            <w:r>
              <w:rPr>
                <w:rFonts w:hint="eastAsia" w:asciiTheme="minorEastAsia" w:hAnsiTheme="minorEastAsia" w:eastAsiaTheme="minorEastAsia" w:cstheme="minorEastAsia"/>
                <w:b/>
                <w:bCs/>
                <w:color w:val="FF0000"/>
                <w:sz w:val="21"/>
                <w:szCs w:val="21"/>
                <w:highlight w:val="none"/>
                <w:lang w:val="en-US" w:eastAsia="zh-CN"/>
              </w:rPr>
              <w:t>需提供</w:t>
            </w:r>
            <w:commentRangeStart w:id="130"/>
            <w:r>
              <w:rPr>
                <w:rFonts w:hint="eastAsia" w:asciiTheme="minorEastAsia" w:hAnsiTheme="minorEastAsia" w:eastAsiaTheme="minorEastAsia" w:cstheme="minorEastAsia"/>
                <w:b/>
                <w:bCs/>
                <w:color w:val="FF0000"/>
                <w:sz w:val="21"/>
                <w:szCs w:val="21"/>
                <w:highlight w:val="none"/>
                <w:lang w:val="en-US" w:eastAsia="zh-CN"/>
              </w:rPr>
              <w:t>符合招标文件技术要求</w:t>
            </w:r>
            <w:commentRangeEnd w:id="130"/>
            <w:r>
              <w:commentReference w:id="130"/>
            </w:r>
            <w:commentRangeStart w:id="131"/>
            <w:r>
              <w:rPr>
                <w:rFonts w:hint="eastAsia" w:asciiTheme="minorEastAsia" w:hAnsiTheme="minorEastAsia" w:eastAsiaTheme="minorEastAsia" w:cstheme="minorEastAsia"/>
                <w:b/>
                <w:bCs/>
                <w:color w:val="FF0000"/>
                <w:sz w:val="21"/>
                <w:szCs w:val="21"/>
                <w:highlight w:val="none"/>
                <w:lang w:val="en-US" w:eastAsia="zh-CN"/>
              </w:rPr>
              <w:t>台面生产厂商</w:t>
            </w:r>
            <w:commentRangeEnd w:id="131"/>
            <w:r>
              <w:commentReference w:id="131"/>
            </w:r>
            <w:r>
              <w:rPr>
                <w:rFonts w:hint="eastAsia" w:asciiTheme="minorEastAsia" w:hAnsiTheme="minorEastAsia" w:eastAsiaTheme="minorEastAsia" w:cstheme="minorEastAsia"/>
                <w:b/>
                <w:bCs/>
                <w:color w:val="FF0000"/>
                <w:sz w:val="21"/>
                <w:szCs w:val="21"/>
                <w:highlight w:val="none"/>
                <w:lang w:val="en-US" w:eastAsia="zh-CN"/>
              </w:rPr>
              <w:t>10年质保、售后服务承诺。</w:t>
            </w:r>
          </w:p>
        </w:tc>
      </w:tr>
      <w:tr w14:paraId="09A64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506" w:type="pct"/>
            <w:vMerge w:val="continue"/>
            <w:noWrap w:val="0"/>
            <w:vAlign w:val="center"/>
          </w:tcPr>
          <w:p w14:paraId="183CA49D">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BC7656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5D1AFBE3">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5.柜体：深度</w:t>
            </w:r>
            <w:commentRangeStart w:id="132"/>
            <w:r>
              <w:rPr>
                <w:rFonts w:hint="eastAsia" w:asciiTheme="minorEastAsia" w:hAnsiTheme="minorEastAsia" w:eastAsiaTheme="minorEastAsia" w:cstheme="minorEastAsia"/>
                <w:sz w:val="21"/>
                <w:szCs w:val="21"/>
                <w:highlight w:val="none"/>
                <w:lang w:val="en-US" w:eastAsia="zh-CN"/>
              </w:rPr>
              <w:t>520mm,</w:t>
            </w:r>
            <w:commentRangeEnd w:id="132"/>
            <w:r>
              <w:commentReference w:id="132"/>
            </w:r>
            <w:r>
              <w:rPr>
                <w:rFonts w:hint="eastAsia" w:asciiTheme="minorEastAsia" w:hAnsiTheme="minorEastAsia" w:eastAsiaTheme="minorEastAsia" w:cstheme="minorEastAsia"/>
                <w:sz w:val="21"/>
                <w:szCs w:val="21"/>
                <w:highlight w:val="none"/>
                <w:lang w:val="en-US" w:eastAsia="zh-CN"/>
              </w:rPr>
              <w:t>长度有</w:t>
            </w:r>
            <w:commentRangeStart w:id="133"/>
            <w:r>
              <w:rPr>
                <w:rFonts w:hint="eastAsia" w:asciiTheme="minorEastAsia" w:hAnsiTheme="minorEastAsia" w:eastAsiaTheme="minorEastAsia" w:cstheme="minorEastAsia"/>
                <w:sz w:val="21"/>
                <w:szCs w:val="21"/>
                <w:highlight w:val="none"/>
                <w:lang w:val="en-US" w:eastAsia="zh-CN"/>
              </w:rPr>
              <w:t>450/600/900</w:t>
            </w:r>
            <w:commentRangeEnd w:id="133"/>
            <w:r>
              <w:commentReference w:id="133"/>
            </w:r>
            <w:r>
              <w:rPr>
                <w:rFonts w:hint="eastAsia" w:asciiTheme="minorEastAsia" w:hAnsiTheme="minorEastAsia" w:eastAsiaTheme="minorEastAsia" w:cstheme="minorEastAsia"/>
                <w:sz w:val="21"/>
                <w:szCs w:val="21"/>
                <w:highlight w:val="none"/>
                <w:lang w:val="en-US" w:eastAsia="zh-CN"/>
              </w:rPr>
              <w:t>等规格，高度</w:t>
            </w:r>
            <w:commentRangeStart w:id="134"/>
            <w:r>
              <w:rPr>
                <w:rFonts w:hint="eastAsia" w:asciiTheme="minorEastAsia" w:hAnsiTheme="minorEastAsia" w:eastAsiaTheme="minorEastAsia" w:cstheme="minorEastAsia"/>
                <w:sz w:val="21"/>
                <w:szCs w:val="21"/>
                <w:highlight w:val="none"/>
                <w:lang w:val="en-US" w:eastAsia="zh-CN"/>
              </w:rPr>
              <w:t>830mm</w:t>
            </w:r>
            <w:commentRangeEnd w:id="134"/>
            <w:r>
              <w:commentReference w:id="134"/>
            </w:r>
            <w:r>
              <w:rPr>
                <w:rFonts w:hint="eastAsia" w:asciiTheme="minorEastAsia" w:hAnsiTheme="minorEastAsia" w:eastAsiaTheme="minorEastAsia" w:cstheme="minorEastAsia"/>
                <w:sz w:val="21"/>
                <w:szCs w:val="21"/>
                <w:highlight w:val="none"/>
                <w:lang w:val="en-US" w:eastAsia="zh-CN"/>
              </w:rPr>
              <w:t>,主体材料不低于1.0mm厚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，柜体左侧板、右侧板和背侧钢板经折弯后的厚度</w:t>
            </w:r>
            <w:commentRangeStart w:id="135"/>
            <w:r>
              <w:rPr>
                <w:rFonts w:hint="eastAsia" w:asciiTheme="minorEastAsia" w:hAnsiTheme="minorEastAsia" w:eastAsiaTheme="minorEastAsia" w:cstheme="minorEastAsia"/>
                <w:sz w:val="21"/>
                <w:szCs w:val="21"/>
                <w:highlight w:val="none"/>
                <w:lang w:val="en-US" w:eastAsia="zh-CN"/>
              </w:rPr>
              <w:t>为20mm</w:t>
            </w:r>
            <w:commentRangeEnd w:id="135"/>
            <w:r>
              <w:commentReference w:id="135"/>
            </w:r>
            <w:r>
              <w:rPr>
                <w:rFonts w:hint="eastAsia" w:asciiTheme="minorEastAsia" w:hAnsiTheme="minorEastAsia" w:eastAsiaTheme="minorEastAsia" w:cstheme="minorEastAsia"/>
                <w:sz w:val="21"/>
                <w:szCs w:val="21"/>
                <w:highlight w:val="none"/>
                <w:lang w:val="en-US" w:eastAsia="zh-CN"/>
              </w:rPr>
              <w:t>。柜体内部四周焊接位置带有垂直加强筋，并冲有两排矩形孔，距离为</w:t>
            </w:r>
            <w:commentRangeStart w:id="136"/>
            <w:r>
              <w:rPr>
                <w:rFonts w:hint="eastAsia" w:asciiTheme="minorEastAsia" w:hAnsiTheme="minorEastAsia" w:eastAsiaTheme="minorEastAsia" w:cstheme="minorEastAsia"/>
                <w:sz w:val="21"/>
                <w:szCs w:val="21"/>
                <w:highlight w:val="none"/>
                <w:lang w:val="en-US" w:eastAsia="zh-CN"/>
              </w:rPr>
              <w:t>30mm</w:t>
            </w:r>
            <w:commentRangeEnd w:id="136"/>
            <w:r>
              <w:commentReference w:id="136"/>
            </w:r>
            <w:r>
              <w:rPr>
                <w:rFonts w:hint="eastAsia" w:asciiTheme="minorEastAsia" w:hAnsiTheme="minorEastAsia" w:eastAsiaTheme="minorEastAsia" w:cstheme="minorEastAsia"/>
                <w:sz w:val="21"/>
                <w:szCs w:val="21"/>
                <w:highlight w:val="none"/>
                <w:lang w:val="en-US" w:eastAsia="zh-CN"/>
              </w:rPr>
              <w:t>, 用于固定层板扣。柜体类型有单门柜、双门柜、三抽柜等柜体；整体表面SEFA级别环氧树脂粉末喷涂，耐腐蚀性能优越，既能保证防腐性能，又能保证结构牢固紧密，长期负重不变形；</w:t>
            </w:r>
          </w:p>
        </w:tc>
      </w:tr>
      <w:tr w14:paraId="2354A2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87F14BF">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B66B7CD">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22CFA3E4">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6.钢制抽屉框：采用不低于1.0mm厚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，经一体冲压成型，整体表面SEFA级别环氧树脂粉末喷涂，耐腐蚀性能优越，既能保证防腐性能，又能保证结构牢固紧密（可选配不同于柜体颜色）；</w:t>
            </w:r>
          </w:p>
        </w:tc>
      </w:tr>
      <w:tr w14:paraId="7E169F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6F66121">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0DA59F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791B81B">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7.柜门：内开门，柜门外侧与柜体成整体平面形状；柜门采用双层结构，厚度为</w:t>
            </w:r>
            <w:commentRangeStart w:id="137"/>
            <w:r>
              <w:rPr>
                <w:rFonts w:hint="eastAsia" w:asciiTheme="minorEastAsia" w:hAnsiTheme="minorEastAsia" w:eastAsiaTheme="minorEastAsia" w:cstheme="minorEastAsia"/>
                <w:sz w:val="21"/>
                <w:szCs w:val="21"/>
                <w:highlight w:val="none"/>
                <w:lang w:val="en-US" w:eastAsia="zh-CN"/>
              </w:rPr>
              <w:t>20mm</w:t>
            </w:r>
            <w:commentRangeEnd w:id="137"/>
            <w:r>
              <w:commentReference w:id="137"/>
            </w:r>
            <w:r>
              <w:rPr>
                <w:rFonts w:hint="eastAsia" w:asciiTheme="minorEastAsia" w:hAnsiTheme="minorEastAsia" w:eastAsiaTheme="minorEastAsia" w:cstheme="minorEastAsia"/>
                <w:sz w:val="21"/>
                <w:szCs w:val="21"/>
                <w:highlight w:val="none"/>
                <w:lang w:val="en-US" w:eastAsia="zh-CN"/>
              </w:rPr>
              <w:t>，内板夹层装置蜂巢板，降低噪音，增强抗压性。内侧设有防撞橡胶垫，对门板闭合起减震作用。柜门内侧带有防撞贴。柜门与拉手为模具一体成型结构。柜门与柜体间缝隙不大于2mm，柜门面板颜色与柜体颜色一致（可选配色）；</w:t>
            </w:r>
          </w:p>
        </w:tc>
      </w:tr>
      <w:tr w14:paraId="56093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88F6171">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FF4853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7EE5AF36">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8.抽屉门：外侧与柜体成整体平面形状；抽屉面板采用双层结构，厚度为</w:t>
            </w:r>
            <w:commentRangeStart w:id="138"/>
            <w:r>
              <w:rPr>
                <w:rFonts w:hint="eastAsia" w:asciiTheme="minorEastAsia" w:hAnsiTheme="minorEastAsia" w:eastAsiaTheme="minorEastAsia" w:cstheme="minorEastAsia"/>
                <w:sz w:val="21"/>
                <w:szCs w:val="21"/>
                <w:highlight w:val="none"/>
                <w:lang w:val="en-US" w:eastAsia="zh-CN"/>
              </w:rPr>
              <w:t>20mm</w:t>
            </w:r>
            <w:commentRangeEnd w:id="138"/>
            <w:r>
              <w:commentReference w:id="138"/>
            </w:r>
            <w:r>
              <w:rPr>
                <w:rFonts w:hint="eastAsia" w:asciiTheme="minorEastAsia" w:hAnsiTheme="minorEastAsia" w:eastAsiaTheme="minorEastAsia" w:cstheme="minorEastAsia"/>
                <w:sz w:val="21"/>
                <w:szCs w:val="21"/>
                <w:highlight w:val="none"/>
                <w:lang w:val="en-US" w:eastAsia="zh-CN"/>
              </w:rPr>
              <w:t>，中间填充有隔音材料；抽屉面板内侧带有防撞贴，抽屉面板与拉手为模具一体成型结构，打开深度≥400mm。抽屉面板颜色与柜体颜色一致（可选配色）。</w:t>
            </w:r>
          </w:p>
        </w:tc>
      </w:tr>
      <w:tr w14:paraId="6CDE2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763695F">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0CC07E9">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50BC5A25">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9.拉手：柜门拉手与柜门面板为模具一体成型结构、抽屉拉手与抽屉面板为模具一体成型结构，颜色与柜体颜色一致(可选配色）</w:t>
            </w:r>
          </w:p>
        </w:tc>
      </w:tr>
      <w:tr w14:paraId="6A048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9C938CB">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919D6E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290BAFB1">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10.导轨：均采用内嵌式三节式静音钢珠滑轨，材料为镀锌钢板经镀锌、环氧树脂喷涂处理；拉出时无噪音，轻推抽屉即可锁住，轻轻一扣塑料锁即可将抽屉与滑轨分离；带缓冲阻尼，每套滑轨承重≥30kg</w:t>
            </w:r>
          </w:p>
        </w:tc>
      </w:tr>
      <w:tr w14:paraId="04E39C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AB432CF">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420A60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127BC439">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b w:val="0"/>
                <w:bCs w:val="0"/>
                <w:color w:val="auto"/>
                <w:sz w:val="21"/>
                <w:szCs w:val="21"/>
                <w:highlight w:val="none"/>
                <w:lang w:val="en-US" w:eastAsia="zh-CN"/>
              </w:rPr>
              <w:t>11.锌合金铰链（暗铰链）:采用模具压铸锌合金组合而成。防腐不生锈、开启角度</w:t>
            </w:r>
            <w:commentRangeStart w:id="139"/>
            <w:r>
              <w:rPr>
                <w:rFonts w:hint="eastAsia" w:asciiTheme="minorEastAsia" w:hAnsiTheme="minorEastAsia" w:eastAsiaTheme="minorEastAsia" w:cstheme="minorEastAsia"/>
                <w:b w:val="0"/>
                <w:bCs w:val="0"/>
                <w:color w:val="auto"/>
                <w:sz w:val="21"/>
                <w:szCs w:val="21"/>
                <w:highlight w:val="none"/>
                <w:lang w:val="en-US" w:eastAsia="zh-CN"/>
              </w:rPr>
              <w:t>270℃</w:t>
            </w:r>
            <w:commentRangeEnd w:id="139"/>
            <w:r>
              <w:commentReference w:id="139"/>
            </w:r>
            <w:r>
              <w:rPr>
                <w:rFonts w:hint="eastAsia" w:asciiTheme="minorEastAsia" w:hAnsiTheme="minorEastAsia" w:eastAsiaTheme="minorEastAsia" w:cstheme="minorEastAsia"/>
                <w:b w:val="0"/>
                <w:bCs w:val="0"/>
                <w:color w:val="auto"/>
                <w:sz w:val="21"/>
                <w:szCs w:val="21"/>
                <w:highlight w:val="none"/>
                <w:lang w:val="en-US" w:eastAsia="zh-CN"/>
              </w:rPr>
              <w:t>，产品采用户外粉末经高温固化处理。</w:t>
            </w:r>
          </w:p>
        </w:tc>
      </w:tr>
      <w:tr w14:paraId="48854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C6863C1">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0C7EA50">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025A3D15">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▲12.锌合金铰链（暗铰链）的质量要求：产品符合</w:t>
            </w:r>
            <w:commentRangeStart w:id="140"/>
            <w:r>
              <w:rPr>
                <w:rFonts w:hint="eastAsia" w:asciiTheme="minorEastAsia" w:hAnsiTheme="minorEastAsia" w:eastAsiaTheme="minorEastAsia" w:cstheme="minorEastAsia"/>
                <w:b/>
                <w:bCs/>
                <w:color w:val="FF0000"/>
                <w:sz w:val="21"/>
                <w:szCs w:val="21"/>
                <w:highlight w:val="none"/>
                <w:lang w:val="en-US" w:eastAsia="zh-CN"/>
              </w:rPr>
              <w:t>GB/T 10125-2012</w:t>
            </w:r>
            <w:commentRangeEnd w:id="140"/>
            <w:r>
              <w:commentReference w:id="140"/>
            </w:r>
            <w:r>
              <w:rPr>
                <w:rFonts w:hint="eastAsia" w:asciiTheme="minorEastAsia" w:hAnsiTheme="minorEastAsia" w:eastAsiaTheme="minorEastAsia" w:cstheme="minorEastAsia"/>
                <w:b/>
                <w:bCs/>
                <w:color w:val="FF0000"/>
                <w:sz w:val="21"/>
                <w:szCs w:val="21"/>
                <w:highlight w:val="none"/>
                <w:lang w:val="en-US" w:eastAsia="zh-CN"/>
              </w:rPr>
              <w:t>、GB/T 6461-2002 的检测标准，产品经100h乙酸盐雾（AASS）试验后，其保护等级（R</w:t>
            </w:r>
            <w:r>
              <w:rPr>
                <w:rFonts w:hint="eastAsia" w:asciiTheme="minorEastAsia" w:hAnsiTheme="minorEastAsia" w:eastAsiaTheme="minorEastAsia" w:cstheme="minorEastAsia"/>
                <w:b/>
                <w:bCs/>
                <w:color w:val="FF0000"/>
                <w:sz w:val="21"/>
                <w:szCs w:val="21"/>
                <w:highlight w:val="none"/>
                <w:vertAlign w:val="subscript"/>
                <w:lang w:val="en-US" w:eastAsia="zh-CN"/>
              </w:rPr>
              <w:t>P</w:t>
            </w:r>
            <w:r>
              <w:rPr>
                <w:rFonts w:hint="eastAsia" w:asciiTheme="minorEastAsia" w:hAnsiTheme="minorEastAsia" w:eastAsiaTheme="minorEastAsia" w:cstheme="minorEastAsia"/>
                <w:b/>
                <w:bCs/>
                <w:color w:val="FF0000"/>
                <w:sz w:val="21"/>
                <w:szCs w:val="21"/>
                <w:highlight w:val="none"/>
                <w:lang w:val="en-US" w:eastAsia="zh-CN"/>
              </w:rPr>
              <w:t>）评定为10级、无缺陷；</w:t>
            </w:r>
          </w:p>
          <w:p w14:paraId="46579E7B">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过载要求及功能要求依据QB/T 2189-2013的检测标准，其中：产品过载要求中垂直静载荷≥30Kg、水平静载荷≥70N；功能要求中垂直静载荷≥20Kg、水平静载荷≥40N测试，检测结果符合标准要求，均为合格。</w:t>
            </w:r>
          </w:p>
          <w:p w14:paraId="535A9F8D">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力学性能依据GB/T 3325-2017的检测标准，力学性能经拉门垂直试验载荷不低于20KG，拉门水平加载试验加载力不低于60N，拉门猛关试验载荷不低于3KG测试，检测结果符合标准要求，均为合格。拉门耐久性试验循环次数不低于十万次，检测结果符合标准要求。</w:t>
            </w:r>
          </w:p>
          <w:p w14:paraId="75587711">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b/>
                <w:bCs/>
                <w:color w:val="FF0000"/>
                <w:sz w:val="21"/>
                <w:szCs w:val="21"/>
                <w:highlight w:val="none"/>
                <w:lang w:val="en-US" w:eastAsia="zh-CN"/>
              </w:rPr>
              <w:t>提供证明材料：提供委托人为投标人或产品制造商的第三方检测机构出具的带有CMA或CNAS标识的检测报告关键页（包括但不限于：报告的封面、首页、内容页）扫描件</w:t>
            </w:r>
            <w:del w:id="51" w:author="王秀子" w:date="2024-10-30T21:17:44Z">
              <w:r>
                <w:rPr>
                  <w:rFonts w:hint="eastAsia" w:asciiTheme="minorEastAsia" w:hAnsiTheme="minorEastAsia" w:eastAsiaTheme="minorEastAsia" w:cstheme="minorEastAsia"/>
                  <w:b/>
                  <w:bCs/>
                  <w:color w:val="FF0000"/>
                  <w:sz w:val="21"/>
                  <w:szCs w:val="21"/>
                  <w:highlight w:val="none"/>
                  <w:lang w:val="en-US" w:eastAsia="zh-CN"/>
                </w:rPr>
                <w:delText>，原件备查</w:delText>
              </w:r>
            </w:del>
            <w:r>
              <w:rPr>
                <w:rFonts w:hint="eastAsia" w:asciiTheme="minorEastAsia" w:hAnsiTheme="minorEastAsia" w:eastAsiaTheme="minorEastAsia" w:cstheme="minorEastAsia"/>
                <w:b/>
                <w:bCs/>
                <w:color w:val="FF0000"/>
                <w:sz w:val="21"/>
                <w:szCs w:val="21"/>
                <w:highlight w:val="none"/>
                <w:lang w:val="en-US" w:eastAsia="zh-CN"/>
              </w:rPr>
              <w:t>；</w:t>
            </w:r>
            <w:commentRangeStart w:id="141"/>
            <w:r>
              <w:rPr>
                <w:rFonts w:hint="eastAsia" w:asciiTheme="minorEastAsia" w:hAnsiTheme="minorEastAsia" w:eastAsiaTheme="minorEastAsia" w:cstheme="minorEastAsia"/>
                <w:b/>
                <w:bCs/>
                <w:color w:val="FF0000"/>
                <w:sz w:val="21"/>
                <w:szCs w:val="21"/>
                <w:highlight w:val="none"/>
                <w:lang w:val="en-US" w:eastAsia="zh-CN"/>
              </w:rPr>
              <w:t>需提供符合招标文件技术要求锌合金铰链（暗铰链）生产厂商10年质保、售后服务承诺。</w:t>
            </w:r>
            <w:commentRangeEnd w:id="141"/>
            <w:r>
              <w:commentReference w:id="141"/>
            </w:r>
          </w:p>
        </w:tc>
      </w:tr>
      <w:tr w14:paraId="4DC58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506" w:type="pct"/>
            <w:vMerge w:val="continue"/>
            <w:noWrap w:val="0"/>
            <w:vAlign w:val="center"/>
          </w:tcPr>
          <w:p w14:paraId="40A2F41E">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F589B9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1C761E92">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13.层板：柜体加的一层活动隔板，将柜体分为两层，隔板可取出。材料同柜体，折弯成≥20mm厚的层板，并带有承重加强筋；层板由四个钢制层板扣支撑，承重≥50kg；层板可以以 30mm距离做上下自由调节。</w:t>
            </w:r>
          </w:p>
        </w:tc>
      </w:tr>
      <w:tr w14:paraId="42AFD8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40D145B">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801B6A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467C97A8">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▲14实验室专用一体成型尼龙地脚:采用M12螺栓压模成型地脚，保证可以任意调节实验台平衡性能。为保障地脚使用的耐用性。</w:t>
            </w:r>
          </w:p>
          <w:p w14:paraId="5C987C10">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地脚经最大承载力试验，螺钉与受力方向成90°，可承受最大力应≥18kN。</w:t>
            </w:r>
          </w:p>
          <w:p w14:paraId="68194EA8">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地脚依据GB/T 3098.1-2010的标准检测，抗拉强度应≥616N/mm²。</w:t>
            </w:r>
          </w:p>
          <w:p w14:paraId="0C63113A">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b/>
                <w:bCs/>
                <w:color w:val="FF0000"/>
                <w:sz w:val="21"/>
                <w:szCs w:val="21"/>
                <w:highlight w:val="none"/>
                <w:lang w:val="en-US" w:eastAsia="zh-CN"/>
              </w:rPr>
              <w:t>提供证明材料：提供委托人为投标人或产品制造商的第三方检测机构出具的带有CMA或CNAS标识的检测报告关键页（包括但不限于：报告的封面、首页、内容页）扫描件</w:t>
            </w:r>
            <w:del w:id="52" w:author="王秀子" w:date="2024-10-30T21:17:44Z">
              <w:r>
                <w:rPr>
                  <w:rFonts w:hint="eastAsia" w:asciiTheme="minorEastAsia" w:hAnsiTheme="minorEastAsia" w:eastAsiaTheme="minorEastAsia" w:cstheme="minorEastAsia"/>
                  <w:b/>
                  <w:bCs/>
                  <w:color w:val="FF0000"/>
                  <w:sz w:val="21"/>
                  <w:szCs w:val="21"/>
                  <w:highlight w:val="none"/>
                  <w:lang w:val="en-US" w:eastAsia="zh-CN"/>
                </w:rPr>
                <w:delText>，原件备查</w:delText>
              </w:r>
            </w:del>
            <w:r>
              <w:rPr>
                <w:rFonts w:hint="eastAsia" w:asciiTheme="minorEastAsia" w:hAnsiTheme="minorEastAsia" w:eastAsiaTheme="minorEastAsia" w:cstheme="minorEastAsia"/>
                <w:b/>
                <w:bCs/>
                <w:color w:val="FF0000"/>
                <w:sz w:val="21"/>
                <w:szCs w:val="21"/>
                <w:highlight w:val="none"/>
                <w:lang w:val="en-US" w:eastAsia="zh-CN"/>
              </w:rPr>
              <w:t>；</w:t>
            </w:r>
          </w:p>
        </w:tc>
      </w:tr>
      <w:tr w14:paraId="3A171A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noWrap w:val="0"/>
            <w:vAlign w:val="center"/>
          </w:tcPr>
          <w:p w14:paraId="7F0FDFA6">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25</w:t>
            </w:r>
          </w:p>
        </w:tc>
        <w:tc>
          <w:tcPr>
            <w:tcW w:w="800" w:type="pct"/>
            <w:noWrap w:val="0"/>
            <w:vAlign w:val="center"/>
          </w:tcPr>
          <w:p w14:paraId="7863369D">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实验凳</w:t>
            </w:r>
          </w:p>
        </w:tc>
        <w:tc>
          <w:tcPr>
            <w:tcW w:w="3693" w:type="pct"/>
            <w:noWrap w:val="0"/>
            <w:vAlign w:val="top"/>
          </w:tcPr>
          <w:p w14:paraId="6B685634">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1主要材料说明：座垫为医用抗菌皮（具有对于金黄色葡萄球菌、大肠杆菌具有一定的抗菌性；满足医院控感要求的耐医用清洗剂、消毒剂的腐蚀，具有耐紫外线消毒及抗老化性能，具备防水防渗透能力，对于医院环境中的污染物具有优秀的易清洁性能，并且耐磨性强，符合医院高频次使用环境），靠背采用聚丙烯注塑成型，黑色，采用高密度回弹海绵，采用多功能底盘，三级升降气压棒；</w:t>
            </w:r>
          </w:p>
        </w:tc>
      </w:tr>
      <w:tr w14:paraId="360063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7FA16E92">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26</w:t>
            </w:r>
          </w:p>
        </w:tc>
        <w:tc>
          <w:tcPr>
            <w:tcW w:w="800" w:type="pct"/>
            <w:vMerge w:val="restart"/>
            <w:noWrap w:val="0"/>
            <w:vAlign w:val="center"/>
          </w:tcPr>
          <w:p w14:paraId="30A2BA16">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实验角柜</w:t>
            </w:r>
          </w:p>
        </w:tc>
        <w:tc>
          <w:tcPr>
            <w:tcW w:w="3693" w:type="pct"/>
            <w:noWrap w:val="0"/>
            <w:vAlign w:val="top"/>
          </w:tcPr>
          <w:p w14:paraId="23EDF56B">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eastAsia="zh-CN"/>
              </w:rPr>
              <w:t>1.结构：</w:t>
            </w:r>
            <w:r>
              <w:rPr>
                <w:rFonts w:hint="eastAsia" w:asciiTheme="minorEastAsia" w:hAnsiTheme="minorEastAsia" w:eastAsiaTheme="minorEastAsia" w:cstheme="minorEastAsia"/>
                <w:sz w:val="21"/>
                <w:szCs w:val="21"/>
                <w:highlight w:val="none"/>
                <w:lang w:val="en-US" w:eastAsia="zh-CN"/>
              </w:rPr>
              <w:t>全钢</w:t>
            </w:r>
            <w:r>
              <w:rPr>
                <w:rFonts w:hint="eastAsia" w:asciiTheme="minorEastAsia" w:hAnsiTheme="minorEastAsia" w:eastAsiaTheme="minorEastAsia" w:cstheme="minorEastAsia"/>
                <w:sz w:val="21"/>
                <w:szCs w:val="21"/>
                <w:highlight w:val="none"/>
                <w:lang w:eastAsia="zh-CN"/>
              </w:rPr>
              <w:t>结构（台面+钢柜体+</w:t>
            </w:r>
            <w:r>
              <w:rPr>
                <w:rFonts w:hint="eastAsia" w:asciiTheme="minorEastAsia" w:hAnsiTheme="minorEastAsia" w:eastAsiaTheme="minorEastAsia" w:cstheme="minorEastAsia"/>
                <w:sz w:val="21"/>
                <w:szCs w:val="21"/>
                <w:highlight w:val="none"/>
                <w:lang w:val="en-US" w:eastAsia="zh-CN"/>
              </w:rPr>
              <w:t>钢制</w:t>
            </w:r>
            <w:r>
              <w:rPr>
                <w:rFonts w:hint="eastAsia" w:asciiTheme="minorEastAsia" w:hAnsiTheme="minorEastAsia" w:eastAsiaTheme="minorEastAsia" w:cstheme="minorEastAsia"/>
                <w:sz w:val="21"/>
                <w:szCs w:val="21"/>
                <w:highlight w:val="none"/>
                <w:lang w:eastAsia="zh-CN"/>
              </w:rPr>
              <w:t>抽</w:t>
            </w:r>
            <w:r>
              <w:rPr>
                <w:rFonts w:hint="eastAsia" w:asciiTheme="minorEastAsia" w:hAnsiTheme="minorEastAsia" w:eastAsiaTheme="minorEastAsia" w:cstheme="minorEastAsia"/>
                <w:sz w:val="21"/>
                <w:szCs w:val="21"/>
                <w:highlight w:val="none"/>
                <w:lang w:val="en-US" w:eastAsia="zh-CN"/>
              </w:rPr>
              <w:t>屉</w:t>
            </w:r>
            <w:r>
              <w:rPr>
                <w:rFonts w:hint="eastAsia" w:asciiTheme="minorEastAsia" w:hAnsiTheme="minorEastAsia" w:eastAsiaTheme="minorEastAsia" w:cstheme="minorEastAsia"/>
                <w:sz w:val="21"/>
                <w:szCs w:val="21"/>
                <w:highlight w:val="none"/>
                <w:lang w:eastAsia="zh-CN"/>
              </w:rPr>
              <w:t>框</w:t>
            </w:r>
            <w:r>
              <w:rPr>
                <w:rFonts w:hint="eastAsia" w:asciiTheme="minorEastAsia" w:hAnsiTheme="minorEastAsia" w:eastAsiaTheme="minorEastAsia" w:cstheme="minorEastAsia"/>
                <w:sz w:val="21"/>
                <w:szCs w:val="21"/>
                <w:highlight w:val="none"/>
                <w:lang w:val="en-US" w:eastAsia="zh-CN"/>
              </w:rPr>
              <w:t>+</w:t>
            </w:r>
            <w:r>
              <w:rPr>
                <w:rFonts w:hint="eastAsia" w:asciiTheme="minorEastAsia" w:hAnsiTheme="minorEastAsia" w:eastAsiaTheme="minorEastAsia" w:cstheme="minorEastAsia"/>
                <w:b w:val="0"/>
                <w:bCs w:val="0"/>
                <w:sz w:val="21"/>
                <w:szCs w:val="21"/>
                <w:highlight w:val="none"/>
                <w:lang w:val="en-US" w:eastAsia="zh-CN"/>
              </w:rPr>
              <w:t>平衡调节系统</w:t>
            </w:r>
            <w:r>
              <w:rPr>
                <w:rFonts w:hint="eastAsia" w:asciiTheme="minorEastAsia" w:hAnsiTheme="minorEastAsia" w:eastAsiaTheme="minorEastAsia" w:cstheme="minorEastAsia"/>
                <w:sz w:val="21"/>
                <w:szCs w:val="21"/>
                <w:highlight w:val="none"/>
                <w:lang w:eastAsia="zh-CN"/>
              </w:rPr>
              <w:t>）</w:t>
            </w:r>
          </w:p>
        </w:tc>
      </w:tr>
      <w:tr w14:paraId="5DE10E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4AE2804">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F1CD769">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55528A5A">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台面：采用≥20mm厚一体成型高温烧制实验室工业陶瓷台面，见截面采用同色低温上釉（或者黑坯），20mm平板台面釉料与胚体经高温一体烧结而成，表面釉面颜色和胚体颜色一致的同色透芯（或者黑坯）的实验室专用陶瓷台面，台面表面耐高温、耐腐蚀、耐磨、不脱色、不变色、美观大方。</w:t>
            </w:r>
          </w:p>
        </w:tc>
      </w:tr>
      <w:tr w14:paraId="7B091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DC68B31">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59A5EC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7EE1F31E">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3.</w:t>
            </w:r>
            <w:r>
              <w:rPr>
                <w:rFonts w:hint="eastAsia" w:asciiTheme="minorEastAsia" w:hAnsiTheme="minorEastAsia" w:eastAsiaTheme="minorEastAsia" w:cstheme="minorEastAsia"/>
                <w:sz w:val="21"/>
                <w:szCs w:val="21"/>
                <w:highlight w:val="none"/>
                <w:lang w:val="en-US" w:eastAsia="zh-CN"/>
              </w:rPr>
              <w:t>柜体：深度</w:t>
            </w:r>
            <w:commentRangeStart w:id="142"/>
            <w:r>
              <w:rPr>
                <w:rFonts w:hint="eastAsia" w:asciiTheme="minorEastAsia" w:hAnsiTheme="minorEastAsia" w:eastAsiaTheme="minorEastAsia" w:cstheme="minorEastAsia"/>
                <w:sz w:val="21"/>
                <w:szCs w:val="21"/>
                <w:highlight w:val="none"/>
                <w:lang w:val="en-US" w:eastAsia="zh-CN"/>
              </w:rPr>
              <w:t>520mm</w:t>
            </w:r>
            <w:commentRangeEnd w:id="142"/>
            <w:r>
              <w:commentReference w:id="142"/>
            </w:r>
            <w:r>
              <w:rPr>
                <w:rFonts w:hint="eastAsia" w:asciiTheme="minorEastAsia" w:hAnsiTheme="minorEastAsia" w:eastAsiaTheme="minorEastAsia" w:cstheme="minorEastAsia"/>
                <w:sz w:val="21"/>
                <w:szCs w:val="21"/>
                <w:highlight w:val="none"/>
                <w:lang w:val="en-US" w:eastAsia="zh-CN"/>
              </w:rPr>
              <w:t>,长度有</w:t>
            </w:r>
            <w:commentRangeStart w:id="143"/>
            <w:r>
              <w:rPr>
                <w:rFonts w:hint="eastAsia" w:asciiTheme="minorEastAsia" w:hAnsiTheme="minorEastAsia" w:eastAsiaTheme="minorEastAsia" w:cstheme="minorEastAsia"/>
                <w:sz w:val="21"/>
                <w:szCs w:val="21"/>
                <w:highlight w:val="none"/>
                <w:lang w:val="en-US" w:eastAsia="zh-CN"/>
              </w:rPr>
              <w:t>450/600/900</w:t>
            </w:r>
            <w:commentRangeEnd w:id="143"/>
            <w:r>
              <w:commentReference w:id="143"/>
            </w:r>
            <w:r>
              <w:rPr>
                <w:rFonts w:hint="eastAsia" w:asciiTheme="minorEastAsia" w:hAnsiTheme="minorEastAsia" w:eastAsiaTheme="minorEastAsia" w:cstheme="minorEastAsia"/>
                <w:sz w:val="21"/>
                <w:szCs w:val="21"/>
                <w:highlight w:val="none"/>
                <w:lang w:val="en-US" w:eastAsia="zh-CN"/>
              </w:rPr>
              <w:t>等规格，高度</w:t>
            </w:r>
            <w:commentRangeStart w:id="144"/>
            <w:r>
              <w:rPr>
                <w:rFonts w:hint="eastAsia" w:asciiTheme="minorEastAsia" w:hAnsiTheme="minorEastAsia" w:eastAsiaTheme="minorEastAsia" w:cstheme="minorEastAsia"/>
                <w:sz w:val="21"/>
                <w:szCs w:val="21"/>
                <w:highlight w:val="none"/>
                <w:lang w:val="en-US" w:eastAsia="zh-CN"/>
              </w:rPr>
              <w:t>830mm</w:t>
            </w:r>
            <w:commentRangeEnd w:id="144"/>
            <w:r>
              <w:commentReference w:id="144"/>
            </w:r>
            <w:r>
              <w:rPr>
                <w:rFonts w:hint="eastAsia" w:asciiTheme="minorEastAsia" w:hAnsiTheme="minorEastAsia" w:eastAsiaTheme="minorEastAsia" w:cstheme="minorEastAsia"/>
                <w:sz w:val="21"/>
                <w:szCs w:val="21"/>
                <w:highlight w:val="none"/>
                <w:lang w:val="en-US" w:eastAsia="zh-CN"/>
              </w:rPr>
              <w:t>,主体材料不低于1.0mm厚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，柜体左侧板、右侧板和背侧钢板经折弯后的厚度</w:t>
            </w:r>
            <w:commentRangeStart w:id="145"/>
            <w:r>
              <w:rPr>
                <w:rFonts w:hint="eastAsia" w:asciiTheme="minorEastAsia" w:hAnsiTheme="minorEastAsia" w:eastAsiaTheme="minorEastAsia" w:cstheme="minorEastAsia"/>
                <w:sz w:val="21"/>
                <w:szCs w:val="21"/>
                <w:highlight w:val="none"/>
                <w:lang w:val="en-US" w:eastAsia="zh-CN"/>
              </w:rPr>
              <w:t>为20mm</w:t>
            </w:r>
            <w:commentRangeEnd w:id="145"/>
            <w:r>
              <w:commentReference w:id="145"/>
            </w:r>
            <w:r>
              <w:rPr>
                <w:rFonts w:hint="eastAsia" w:asciiTheme="minorEastAsia" w:hAnsiTheme="minorEastAsia" w:eastAsiaTheme="minorEastAsia" w:cstheme="minorEastAsia"/>
                <w:sz w:val="21"/>
                <w:szCs w:val="21"/>
                <w:highlight w:val="none"/>
                <w:lang w:val="en-US" w:eastAsia="zh-CN"/>
              </w:rPr>
              <w:t>。柜体内部四周焊接位置带有垂直加强筋，并冲有两排矩形孔，距离为</w:t>
            </w:r>
            <w:commentRangeStart w:id="146"/>
            <w:r>
              <w:rPr>
                <w:rFonts w:hint="eastAsia" w:asciiTheme="minorEastAsia" w:hAnsiTheme="minorEastAsia" w:eastAsiaTheme="minorEastAsia" w:cstheme="minorEastAsia"/>
                <w:sz w:val="21"/>
                <w:szCs w:val="21"/>
                <w:highlight w:val="none"/>
                <w:lang w:val="en-US" w:eastAsia="zh-CN"/>
              </w:rPr>
              <w:t>30mm</w:t>
            </w:r>
            <w:commentRangeEnd w:id="146"/>
            <w:r>
              <w:commentReference w:id="146"/>
            </w:r>
            <w:r>
              <w:rPr>
                <w:rFonts w:hint="eastAsia" w:asciiTheme="minorEastAsia" w:hAnsiTheme="minorEastAsia" w:eastAsiaTheme="minorEastAsia" w:cstheme="minorEastAsia"/>
                <w:sz w:val="21"/>
                <w:szCs w:val="21"/>
                <w:highlight w:val="none"/>
                <w:lang w:val="en-US" w:eastAsia="zh-CN"/>
              </w:rPr>
              <w:t>, 用于固定层板扣。柜体类型有单门柜、双门柜、三抽柜等柜体；整体表面SEFA级别环氧树脂粉末喷涂，耐腐蚀性能优越，既能保证防腐性能，又能保证结构牢固紧密，长期负重不变形；</w:t>
            </w:r>
          </w:p>
        </w:tc>
      </w:tr>
      <w:tr w14:paraId="5D977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5AFF1ED">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5F92CCE">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2544A6A">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4.</w:t>
            </w:r>
            <w:r>
              <w:rPr>
                <w:rFonts w:hint="eastAsia" w:asciiTheme="minorEastAsia" w:hAnsiTheme="minorEastAsia" w:eastAsiaTheme="minorEastAsia" w:cstheme="minorEastAsia"/>
                <w:sz w:val="21"/>
                <w:szCs w:val="21"/>
                <w:highlight w:val="none"/>
                <w:lang w:val="en-US" w:eastAsia="zh-CN"/>
              </w:rPr>
              <w:t>柜门：内开门，柜门外侧与柜体成整体平面形状；柜门采用双层结构，厚度为</w:t>
            </w:r>
            <w:commentRangeStart w:id="147"/>
            <w:r>
              <w:rPr>
                <w:rFonts w:hint="eastAsia" w:asciiTheme="minorEastAsia" w:hAnsiTheme="minorEastAsia" w:eastAsiaTheme="minorEastAsia" w:cstheme="minorEastAsia"/>
                <w:sz w:val="21"/>
                <w:szCs w:val="21"/>
                <w:highlight w:val="none"/>
                <w:lang w:val="en-US" w:eastAsia="zh-CN"/>
              </w:rPr>
              <w:t>20mm，</w:t>
            </w:r>
            <w:commentRangeEnd w:id="147"/>
            <w:r>
              <w:commentReference w:id="147"/>
            </w:r>
            <w:r>
              <w:rPr>
                <w:rFonts w:hint="eastAsia" w:asciiTheme="minorEastAsia" w:hAnsiTheme="minorEastAsia" w:eastAsiaTheme="minorEastAsia" w:cstheme="minorEastAsia"/>
                <w:sz w:val="21"/>
                <w:szCs w:val="21"/>
                <w:highlight w:val="none"/>
                <w:lang w:val="en-US" w:eastAsia="zh-CN"/>
              </w:rPr>
              <w:t>内板夹层装置蜂巢板，降低噪音，增强抗压性。内侧设有防撞橡胶垫，对门板闭合起减震作用。柜门内侧带有防撞贴。柜门与拉手为模具一体成型结构。柜门与柜体间缝隙不大于2mm，柜门面板颜色与柜体颜色一致（可选配色）；</w:t>
            </w:r>
          </w:p>
        </w:tc>
      </w:tr>
      <w:tr w14:paraId="68E02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D5B3E1F">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C7EED6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36BD7B54">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5.拉手：柜门拉手与柜门面板为模具一体成型结构、抽屉拉手与抽屉面板为模具一体成型结构，颜色与柜体颜色一致(可选配色）</w:t>
            </w:r>
          </w:p>
        </w:tc>
      </w:tr>
      <w:tr w14:paraId="76D81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95B1370">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20AAAF9">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FF831F3">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6.导轨：均采用内嵌式三节式静音钢珠滑轨，材料为镀锌钢板经镀锌、环氧树脂喷涂处理；拉出时无噪音，轻推抽屉即可锁住，轻轻一扣塑料锁即可将抽屉与滑轨分离；带缓冲阻尼，每套滑轨承重≥30kg</w:t>
            </w:r>
          </w:p>
        </w:tc>
      </w:tr>
      <w:tr w14:paraId="5F765D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3503C06">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E2218D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8308CCB">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color w:val="auto"/>
                <w:sz w:val="21"/>
                <w:szCs w:val="21"/>
                <w:highlight w:val="none"/>
                <w:lang w:val="en-US" w:eastAsia="zh-CN"/>
              </w:rPr>
              <w:t>7.锌合金铰链:采用模具压铸锌合金组合而成。防腐不生锈、开启角度270</w:t>
            </w:r>
            <w:commentRangeStart w:id="148"/>
            <w:r>
              <w:rPr>
                <w:rFonts w:hint="eastAsia" w:asciiTheme="minorEastAsia" w:hAnsiTheme="minorEastAsia" w:eastAsiaTheme="minorEastAsia" w:cstheme="minorEastAsia"/>
                <w:b w:val="0"/>
                <w:bCs w:val="0"/>
                <w:color w:val="auto"/>
                <w:sz w:val="21"/>
                <w:szCs w:val="21"/>
                <w:highlight w:val="none"/>
                <w:lang w:val="en-US" w:eastAsia="zh-CN"/>
              </w:rPr>
              <w:t>℃</w:t>
            </w:r>
            <w:commentRangeEnd w:id="148"/>
            <w:r>
              <w:commentReference w:id="148"/>
            </w:r>
            <w:r>
              <w:rPr>
                <w:rFonts w:hint="eastAsia" w:asciiTheme="minorEastAsia" w:hAnsiTheme="minorEastAsia" w:eastAsiaTheme="minorEastAsia" w:cstheme="minorEastAsia"/>
                <w:b w:val="0"/>
                <w:bCs w:val="0"/>
                <w:color w:val="auto"/>
                <w:sz w:val="21"/>
                <w:szCs w:val="21"/>
                <w:highlight w:val="none"/>
                <w:lang w:val="en-US" w:eastAsia="zh-CN"/>
              </w:rPr>
              <w:t>，产品采用户外粉末经高温固化处理。</w:t>
            </w:r>
          </w:p>
        </w:tc>
      </w:tr>
      <w:tr w14:paraId="33B195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35C90F3">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1F7086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4BE833CA">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8.</w:t>
            </w:r>
            <w:r>
              <w:rPr>
                <w:rFonts w:hint="eastAsia" w:asciiTheme="minorEastAsia" w:hAnsiTheme="minorEastAsia" w:eastAsiaTheme="minorEastAsia" w:cstheme="minorEastAsia"/>
                <w:b w:val="0"/>
                <w:bCs w:val="0"/>
                <w:sz w:val="21"/>
                <w:szCs w:val="21"/>
                <w:highlight w:val="none"/>
                <w:lang w:val="en-US" w:eastAsia="zh-CN"/>
              </w:rPr>
              <w:t>平衡调节系统:采用M12螺栓压模成型地脚，保证可以任意调节实验台平衡性能。</w:t>
            </w:r>
          </w:p>
        </w:tc>
      </w:tr>
      <w:tr w14:paraId="176A4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5F507C53">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27</w:t>
            </w:r>
          </w:p>
        </w:tc>
        <w:tc>
          <w:tcPr>
            <w:tcW w:w="800" w:type="pct"/>
            <w:vMerge w:val="restart"/>
            <w:noWrap w:val="0"/>
            <w:vAlign w:val="center"/>
          </w:tcPr>
          <w:p w14:paraId="7EB1378E">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实验室吊柜</w:t>
            </w:r>
          </w:p>
        </w:tc>
        <w:tc>
          <w:tcPr>
            <w:tcW w:w="3693" w:type="pct"/>
            <w:noWrap w:val="0"/>
            <w:vAlign w:val="top"/>
          </w:tcPr>
          <w:p w14:paraId="22A1668A">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1.柜体外壳采用</w:t>
            </w:r>
            <w:commentRangeStart w:id="149"/>
            <w:r>
              <w:rPr>
                <w:rFonts w:hint="eastAsia" w:asciiTheme="minorEastAsia" w:hAnsiTheme="minorEastAsia" w:eastAsiaTheme="minorEastAsia" w:cstheme="minorEastAsia"/>
                <w:sz w:val="21"/>
                <w:szCs w:val="21"/>
                <w:highlight w:val="none"/>
                <w:lang w:val="en-US" w:eastAsia="zh-CN"/>
              </w:rPr>
              <w:t>1.0mm</w:t>
            </w:r>
            <w:commentRangeEnd w:id="149"/>
            <w:r>
              <w:commentReference w:id="149"/>
            </w:r>
            <w:commentRangeStart w:id="150"/>
            <w:r>
              <w:rPr>
                <w:rFonts w:hint="eastAsia" w:asciiTheme="minorEastAsia" w:hAnsiTheme="minorEastAsia" w:eastAsiaTheme="minorEastAsia" w:cstheme="minorEastAsia"/>
                <w:sz w:val="21"/>
                <w:szCs w:val="21"/>
                <w:highlight w:val="none"/>
                <w:lang w:val="en-US" w:eastAsia="zh-CN"/>
              </w:rPr>
              <w:t>优质</w:t>
            </w:r>
            <w:commentRangeEnd w:id="150"/>
            <w:r>
              <w:commentReference w:id="150"/>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经激光剪裁、定位打孔、后折弯焊接后成型，需酸洗磷化处理等十三道工序处理后经环氧树脂粉末粉末流水线自动喷涂，高温烘烤固化，表面需附着力高、硬度耐腐蚀性极强，外形美观。柜体一般深度为：320mm（±5%），高度为 600mm（±5%）。</w:t>
            </w:r>
          </w:p>
        </w:tc>
      </w:tr>
      <w:tr w14:paraId="7F002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2D5FD31">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D0C8D49">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2F05F569">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2.柜门:内开门，柜门外侧与柜体成整体平面形状；柜门采用双层结构，厚度为</w:t>
            </w:r>
            <w:commentRangeStart w:id="151"/>
            <w:r>
              <w:rPr>
                <w:rFonts w:hint="eastAsia" w:asciiTheme="minorEastAsia" w:hAnsiTheme="minorEastAsia" w:eastAsiaTheme="minorEastAsia" w:cstheme="minorEastAsia"/>
                <w:sz w:val="21"/>
                <w:szCs w:val="21"/>
                <w:highlight w:val="none"/>
                <w:lang w:val="en-US" w:eastAsia="zh-CN"/>
              </w:rPr>
              <w:t>20mm</w:t>
            </w:r>
            <w:commentRangeEnd w:id="151"/>
            <w:r>
              <w:commentReference w:id="151"/>
            </w:r>
            <w:r>
              <w:rPr>
                <w:rFonts w:hint="eastAsia" w:asciiTheme="minorEastAsia" w:hAnsiTheme="minorEastAsia" w:eastAsiaTheme="minorEastAsia" w:cstheme="minorEastAsia"/>
                <w:sz w:val="21"/>
                <w:szCs w:val="21"/>
                <w:highlight w:val="none"/>
                <w:lang w:val="en-US" w:eastAsia="zh-CN"/>
              </w:rPr>
              <w:t>，内板夹层装置蜂巢板，降低噪音，增强抗压性。内侧设有防撞橡胶垫，对门板闭合起减震作用。柜门内侧带有防撞贴。柜门与拉手为模具一体成型结构。柜门与柜体间缝隙不大于2mm，柜门面板颜色与柜体颜色一致（可选配色）；</w:t>
            </w:r>
          </w:p>
        </w:tc>
      </w:tr>
      <w:tr w14:paraId="6088B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35FF3F9D">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28</w:t>
            </w:r>
          </w:p>
        </w:tc>
        <w:tc>
          <w:tcPr>
            <w:tcW w:w="800" w:type="pct"/>
            <w:vMerge w:val="restart"/>
            <w:noWrap w:val="0"/>
            <w:vAlign w:val="center"/>
          </w:tcPr>
          <w:p w14:paraId="29BA4CA9">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实验紧急冲淋器</w:t>
            </w:r>
          </w:p>
        </w:tc>
        <w:tc>
          <w:tcPr>
            <w:tcW w:w="3693" w:type="pct"/>
            <w:noWrap w:val="0"/>
            <w:vAlign w:val="top"/>
          </w:tcPr>
          <w:p w14:paraId="72C575A4">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1.紧急喷淋Ni含量大于8%</w:t>
            </w:r>
          </w:p>
        </w:tc>
      </w:tr>
      <w:tr w14:paraId="3A4509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0DCF356">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C660780">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0AEFE5D0">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2.喷淋性能</w:t>
            </w:r>
          </w:p>
          <w:p w14:paraId="28A2B7FF">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（1）喷淋流量：</w:t>
            </w:r>
            <w:commentRangeStart w:id="152"/>
            <w:r>
              <w:rPr>
                <w:rFonts w:hint="eastAsia" w:asciiTheme="minorEastAsia" w:hAnsiTheme="minorEastAsia" w:eastAsiaTheme="minorEastAsia" w:cstheme="minorEastAsia"/>
                <w:sz w:val="21"/>
                <w:szCs w:val="21"/>
                <w:highlight w:val="none"/>
                <w:lang w:val="en-US" w:eastAsia="zh-CN"/>
              </w:rPr>
              <w:t>达到至少76L/min</w:t>
            </w:r>
            <w:commentRangeEnd w:id="152"/>
            <w:r>
              <w:commentReference w:id="152"/>
            </w:r>
            <w:r>
              <w:rPr>
                <w:rFonts w:hint="eastAsia" w:asciiTheme="minorEastAsia" w:hAnsiTheme="minorEastAsia" w:eastAsiaTheme="minorEastAsia" w:cstheme="minorEastAsia"/>
                <w:sz w:val="21"/>
                <w:szCs w:val="21"/>
                <w:highlight w:val="none"/>
                <w:lang w:val="en-US" w:eastAsia="zh-CN"/>
              </w:rPr>
              <w:t>，确保快速有效地覆盖受影响区域</w:t>
            </w:r>
          </w:p>
          <w:p w14:paraId="05C6B4EF">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（2）喷淋持续时间：连续供水时间至少为</w:t>
            </w:r>
            <w:commentRangeStart w:id="153"/>
            <w:r>
              <w:rPr>
                <w:rFonts w:hint="eastAsia" w:asciiTheme="minorEastAsia" w:hAnsiTheme="minorEastAsia" w:eastAsiaTheme="minorEastAsia" w:cstheme="minorEastAsia"/>
                <w:sz w:val="21"/>
                <w:szCs w:val="21"/>
                <w:highlight w:val="none"/>
                <w:lang w:val="en-US" w:eastAsia="zh-CN"/>
              </w:rPr>
              <w:t>15分钟</w:t>
            </w:r>
            <w:commentRangeEnd w:id="153"/>
            <w:r>
              <w:commentReference w:id="153"/>
            </w:r>
            <w:r>
              <w:rPr>
                <w:rFonts w:hint="eastAsia" w:asciiTheme="minorEastAsia" w:hAnsiTheme="minorEastAsia" w:eastAsiaTheme="minorEastAsia" w:cstheme="minorEastAsia"/>
                <w:sz w:val="21"/>
                <w:szCs w:val="21"/>
                <w:highlight w:val="none"/>
                <w:lang w:val="en-US" w:eastAsia="zh-CN"/>
              </w:rPr>
              <w:t>，以满足紧急情况下的清洗需求。</w:t>
            </w:r>
          </w:p>
          <w:p w14:paraId="23BA2F98">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（3）喷淋角度与范围：确保360度全方位喷淋，覆盖范围广</w:t>
            </w:r>
          </w:p>
        </w:tc>
      </w:tr>
      <w:tr w14:paraId="54A0AB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7295B2F">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7F9D620">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4138D67F">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3.系统设计与安装</w:t>
            </w:r>
          </w:p>
          <w:p w14:paraId="3CA0847A">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（1）安装位置：靠近危险区域，确保人员在紧急情况下能够迅速到达。</w:t>
            </w:r>
          </w:p>
          <w:p w14:paraId="4009C9E2">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（2）材料选择：采用不锈钢材质，确保系统的稳定性和耐用性。</w:t>
            </w:r>
          </w:p>
          <w:p w14:paraId="2F7F0495">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（3）操作方式：提供手拉式、脚踏式，便于快速启动。</w:t>
            </w:r>
          </w:p>
        </w:tc>
      </w:tr>
      <w:tr w14:paraId="57979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202030C">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959E7A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0CE92E3">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4.出水要求：</w:t>
            </w:r>
          </w:p>
          <w:p w14:paraId="7C4794D6">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（1）出水温度：使用常温水，避免对皮肤造成刺激。</w:t>
            </w:r>
          </w:p>
          <w:p w14:paraId="57C7E5D3">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（2）水质要求：使用清洁的自来水或去离子水，确保清洗效果。</w:t>
            </w:r>
          </w:p>
        </w:tc>
      </w:tr>
      <w:tr w14:paraId="2027F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E6C2293">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C29549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16A00F8B">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5.报警与安全</w:t>
            </w:r>
          </w:p>
          <w:p w14:paraId="5C9ED622">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（1）报警功能：配备声光报警器，在紧急喷淋启动时发出警报，提醒其他人员注意。</w:t>
            </w:r>
          </w:p>
          <w:p w14:paraId="615E7644">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（2）安全标识：设备周围设置明显的安全标识和操作流程，确保人员的正确使用</w:t>
            </w:r>
          </w:p>
        </w:tc>
      </w:tr>
      <w:tr w14:paraId="3DDC7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B28DBC3">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612EDA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F6CCE37">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6.应急喷淋器控制阀门(尺寸、 高度)，应急喷淋器一般要求(密封、 尺寸、流量)，洗眼器一般要求(密封、尺寸、流量)，洗眼/洗脸器 （流量、开启时间、尺寸）的检测项目检测合格。</w:t>
            </w:r>
          </w:p>
        </w:tc>
      </w:tr>
      <w:tr w14:paraId="065539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88" w:hRule="atLeast"/>
        </w:trPr>
        <w:tc>
          <w:tcPr>
            <w:tcW w:w="506" w:type="pct"/>
            <w:vMerge w:val="continue"/>
            <w:noWrap w:val="0"/>
            <w:vAlign w:val="center"/>
          </w:tcPr>
          <w:p w14:paraId="3A572D53">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7A34B0F">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36033E2C">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7.紧急冲淋器的质量要求：1）依据</w:t>
            </w:r>
            <w:commentRangeStart w:id="154"/>
            <w:r>
              <w:rPr>
                <w:rFonts w:hint="eastAsia" w:asciiTheme="minorEastAsia" w:hAnsiTheme="minorEastAsia" w:eastAsiaTheme="minorEastAsia" w:cstheme="minorEastAsia"/>
                <w:sz w:val="21"/>
                <w:szCs w:val="21"/>
                <w:highlight w:val="none"/>
                <w:lang w:val="en-US" w:eastAsia="zh-CN"/>
              </w:rPr>
              <w:t>GB/T16422-2014</w:t>
            </w:r>
            <w:commentRangeEnd w:id="154"/>
            <w:r>
              <w:commentReference w:id="154"/>
            </w:r>
            <w:r>
              <w:rPr>
                <w:rFonts w:hint="eastAsia" w:asciiTheme="minorEastAsia" w:hAnsiTheme="minorEastAsia" w:eastAsiaTheme="minorEastAsia" w:cstheme="minorEastAsia"/>
                <w:sz w:val="21"/>
                <w:szCs w:val="21"/>
                <w:highlight w:val="none"/>
                <w:lang w:val="en-US" w:eastAsia="zh-CN"/>
              </w:rPr>
              <w:t>标准，120h循环老化的过程，测试结果≤0.20，外观无明显变化；2）依据GB/T241-2007标准，测试结果为，冲淋部位最大耐压值≥20MPa，洗眼部位最大耐压值≥24MPa。</w:t>
            </w:r>
          </w:p>
        </w:tc>
      </w:tr>
      <w:tr w14:paraId="08327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15BB2907">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29、30、31、32、33、34、</w:t>
            </w:r>
          </w:p>
        </w:tc>
        <w:tc>
          <w:tcPr>
            <w:tcW w:w="800" w:type="pct"/>
            <w:vMerge w:val="restart"/>
            <w:noWrap w:val="0"/>
            <w:vAlign w:val="center"/>
          </w:tcPr>
          <w:p w14:paraId="074D681F">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commentRangeStart w:id="155"/>
            <w:r>
              <w:rPr>
                <w:rFonts w:hint="eastAsia" w:asciiTheme="minorEastAsia" w:hAnsiTheme="minorEastAsia" w:eastAsiaTheme="minorEastAsia" w:cstheme="minorEastAsia"/>
                <w:sz w:val="21"/>
                <w:szCs w:val="21"/>
                <w:highlight w:val="none"/>
                <w:lang w:eastAsia="zh-CN"/>
              </w:rPr>
              <w:t>实验中央台</w:t>
            </w:r>
            <w:commentRangeEnd w:id="155"/>
            <w:r>
              <w:commentReference w:id="155"/>
            </w: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5061A8D0">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eastAsia="zh-CN"/>
              </w:rPr>
              <w:t>1.结构：</w:t>
            </w:r>
            <w:r>
              <w:rPr>
                <w:rFonts w:hint="eastAsia" w:asciiTheme="minorEastAsia" w:hAnsiTheme="minorEastAsia" w:eastAsiaTheme="minorEastAsia" w:cstheme="minorEastAsia"/>
                <w:sz w:val="21"/>
                <w:szCs w:val="21"/>
                <w:highlight w:val="none"/>
                <w:lang w:val="en-US" w:eastAsia="zh-CN"/>
              </w:rPr>
              <w:t>全钢</w:t>
            </w:r>
            <w:r>
              <w:rPr>
                <w:rFonts w:hint="eastAsia" w:asciiTheme="minorEastAsia" w:hAnsiTheme="minorEastAsia" w:eastAsiaTheme="minorEastAsia" w:cstheme="minorEastAsia"/>
                <w:sz w:val="21"/>
                <w:szCs w:val="21"/>
                <w:highlight w:val="none"/>
                <w:lang w:eastAsia="zh-CN"/>
              </w:rPr>
              <w:t>结构（台面+钢柜体+</w:t>
            </w:r>
            <w:r>
              <w:rPr>
                <w:rFonts w:hint="eastAsia" w:asciiTheme="minorEastAsia" w:hAnsiTheme="minorEastAsia" w:eastAsiaTheme="minorEastAsia" w:cstheme="minorEastAsia"/>
                <w:sz w:val="21"/>
                <w:szCs w:val="21"/>
                <w:highlight w:val="none"/>
                <w:lang w:val="en-US" w:eastAsia="zh-CN"/>
              </w:rPr>
              <w:t>钢制</w:t>
            </w:r>
            <w:r>
              <w:rPr>
                <w:rFonts w:hint="eastAsia" w:asciiTheme="minorEastAsia" w:hAnsiTheme="minorEastAsia" w:eastAsiaTheme="minorEastAsia" w:cstheme="minorEastAsia"/>
                <w:sz w:val="21"/>
                <w:szCs w:val="21"/>
                <w:highlight w:val="none"/>
                <w:lang w:eastAsia="zh-CN"/>
              </w:rPr>
              <w:t>抽</w:t>
            </w:r>
            <w:r>
              <w:rPr>
                <w:rFonts w:hint="eastAsia" w:asciiTheme="minorEastAsia" w:hAnsiTheme="minorEastAsia" w:eastAsiaTheme="minorEastAsia" w:cstheme="minorEastAsia"/>
                <w:sz w:val="21"/>
                <w:szCs w:val="21"/>
                <w:highlight w:val="none"/>
                <w:lang w:val="en-US" w:eastAsia="zh-CN"/>
              </w:rPr>
              <w:t>屉</w:t>
            </w:r>
            <w:r>
              <w:rPr>
                <w:rFonts w:hint="eastAsia" w:asciiTheme="minorEastAsia" w:hAnsiTheme="minorEastAsia" w:eastAsiaTheme="minorEastAsia" w:cstheme="minorEastAsia"/>
                <w:sz w:val="21"/>
                <w:szCs w:val="21"/>
                <w:highlight w:val="none"/>
                <w:lang w:eastAsia="zh-CN"/>
              </w:rPr>
              <w:t>框</w:t>
            </w:r>
            <w:r>
              <w:rPr>
                <w:rFonts w:hint="eastAsia" w:asciiTheme="minorEastAsia" w:hAnsiTheme="minorEastAsia" w:eastAsiaTheme="minorEastAsia" w:cstheme="minorEastAsia"/>
                <w:sz w:val="21"/>
                <w:szCs w:val="21"/>
                <w:highlight w:val="none"/>
                <w:lang w:val="en-US" w:eastAsia="zh-CN"/>
              </w:rPr>
              <w:t>+</w:t>
            </w:r>
            <w:r>
              <w:rPr>
                <w:rFonts w:hint="eastAsia" w:asciiTheme="minorEastAsia" w:hAnsiTheme="minorEastAsia" w:eastAsiaTheme="minorEastAsia" w:cstheme="minorEastAsia"/>
                <w:b w:val="0"/>
                <w:bCs w:val="0"/>
                <w:sz w:val="21"/>
                <w:szCs w:val="21"/>
                <w:highlight w:val="none"/>
                <w:lang w:val="en-US" w:eastAsia="zh-CN"/>
              </w:rPr>
              <w:t>平衡调节系统</w:t>
            </w:r>
            <w:r>
              <w:rPr>
                <w:rFonts w:hint="eastAsia" w:asciiTheme="minorEastAsia" w:hAnsiTheme="minorEastAsia" w:eastAsiaTheme="minorEastAsia" w:cstheme="minorEastAsia"/>
                <w:sz w:val="21"/>
                <w:szCs w:val="21"/>
                <w:highlight w:val="none"/>
                <w:lang w:eastAsia="zh-CN"/>
              </w:rPr>
              <w:t>）</w:t>
            </w:r>
          </w:p>
        </w:tc>
      </w:tr>
      <w:tr w14:paraId="64DA6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65" w:hRule="atLeast"/>
        </w:trPr>
        <w:tc>
          <w:tcPr>
            <w:tcW w:w="506" w:type="pct"/>
            <w:vMerge w:val="continue"/>
            <w:noWrap w:val="0"/>
            <w:vAlign w:val="center"/>
          </w:tcPr>
          <w:p w14:paraId="4186EE91">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64CC8EE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6C5CE354">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2.台面：采用≥20mm厚一体成型高温烧制实验室工业陶瓷台面，见截面采用同色低温上釉（或者黑坯），</w:t>
            </w:r>
            <w:commentRangeStart w:id="156"/>
            <w:r>
              <w:rPr>
                <w:rFonts w:hint="eastAsia" w:asciiTheme="minorEastAsia" w:hAnsiTheme="minorEastAsia" w:eastAsiaTheme="minorEastAsia" w:cstheme="minorEastAsia"/>
                <w:sz w:val="21"/>
                <w:szCs w:val="21"/>
                <w:highlight w:val="none"/>
                <w:lang w:val="en-US" w:eastAsia="zh-CN"/>
              </w:rPr>
              <w:t>20mm</w:t>
            </w:r>
            <w:commentRangeEnd w:id="156"/>
            <w:r>
              <w:commentReference w:id="156"/>
            </w:r>
            <w:r>
              <w:rPr>
                <w:rFonts w:hint="eastAsia" w:asciiTheme="minorEastAsia" w:hAnsiTheme="minorEastAsia" w:eastAsiaTheme="minorEastAsia" w:cstheme="minorEastAsia"/>
                <w:sz w:val="21"/>
                <w:szCs w:val="21"/>
                <w:highlight w:val="none"/>
                <w:lang w:val="en-US" w:eastAsia="zh-CN"/>
              </w:rPr>
              <w:t>平板台面釉料与胚体经高温一体烧结而成，表面釉面颜色和胚体颜色一致的同色透芯（或者黑坯）的实验室专用陶瓷台面，台面表面耐高温、耐腐蚀、耐磨、不脱色、不变色、美观大方。</w:t>
            </w:r>
          </w:p>
        </w:tc>
      </w:tr>
      <w:tr w14:paraId="52A4D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5337B5D">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5A6FC64">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0D1DD788">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3.柜体：深度</w:t>
            </w:r>
            <w:commentRangeStart w:id="157"/>
            <w:r>
              <w:rPr>
                <w:rFonts w:hint="eastAsia" w:asciiTheme="minorEastAsia" w:hAnsiTheme="minorEastAsia" w:eastAsiaTheme="minorEastAsia" w:cstheme="minorEastAsia"/>
                <w:sz w:val="21"/>
                <w:szCs w:val="21"/>
                <w:highlight w:val="none"/>
                <w:lang w:val="en-US" w:eastAsia="zh-CN"/>
              </w:rPr>
              <w:t>520mm</w:t>
            </w:r>
            <w:commentRangeEnd w:id="157"/>
            <w:r>
              <w:commentReference w:id="157"/>
            </w:r>
            <w:r>
              <w:rPr>
                <w:rFonts w:hint="eastAsia" w:asciiTheme="minorEastAsia" w:hAnsiTheme="minorEastAsia" w:eastAsiaTheme="minorEastAsia" w:cstheme="minorEastAsia"/>
                <w:sz w:val="21"/>
                <w:szCs w:val="21"/>
                <w:highlight w:val="none"/>
                <w:lang w:val="en-US" w:eastAsia="zh-CN"/>
              </w:rPr>
              <w:t>,长度有</w:t>
            </w:r>
            <w:commentRangeStart w:id="158"/>
            <w:r>
              <w:rPr>
                <w:rFonts w:hint="eastAsia" w:asciiTheme="minorEastAsia" w:hAnsiTheme="minorEastAsia" w:eastAsiaTheme="minorEastAsia" w:cstheme="minorEastAsia"/>
                <w:sz w:val="21"/>
                <w:szCs w:val="21"/>
                <w:highlight w:val="none"/>
                <w:lang w:val="en-US" w:eastAsia="zh-CN"/>
              </w:rPr>
              <w:t>450/600/900</w:t>
            </w:r>
            <w:commentRangeEnd w:id="158"/>
            <w:r>
              <w:commentReference w:id="158"/>
            </w:r>
            <w:r>
              <w:rPr>
                <w:rFonts w:hint="eastAsia" w:asciiTheme="minorEastAsia" w:hAnsiTheme="minorEastAsia" w:eastAsiaTheme="minorEastAsia" w:cstheme="minorEastAsia"/>
                <w:sz w:val="21"/>
                <w:szCs w:val="21"/>
                <w:highlight w:val="none"/>
                <w:lang w:val="en-US" w:eastAsia="zh-CN"/>
              </w:rPr>
              <w:t>等规格，高度</w:t>
            </w:r>
            <w:commentRangeStart w:id="159"/>
            <w:r>
              <w:rPr>
                <w:rFonts w:hint="eastAsia" w:asciiTheme="minorEastAsia" w:hAnsiTheme="minorEastAsia" w:eastAsiaTheme="minorEastAsia" w:cstheme="minorEastAsia"/>
                <w:sz w:val="21"/>
                <w:szCs w:val="21"/>
                <w:highlight w:val="none"/>
                <w:lang w:val="en-US" w:eastAsia="zh-CN"/>
              </w:rPr>
              <w:t>830mm,</w:t>
            </w:r>
            <w:commentRangeEnd w:id="159"/>
            <w:r>
              <w:commentReference w:id="159"/>
            </w:r>
            <w:r>
              <w:rPr>
                <w:rFonts w:hint="eastAsia" w:asciiTheme="minorEastAsia" w:hAnsiTheme="minorEastAsia" w:eastAsiaTheme="minorEastAsia" w:cstheme="minorEastAsia"/>
                <w:sz w:val="21"/>
                <w:szCs w:val="21"/>
                <w:highlight w:val="none"/>
                <w:lang w:val="en-US" w:eastAsia="zh-CN"/>
              </w:rPr>
              <w:t>主体材料不低于1.0mm厚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，柜体左侧板、右侧板和背侧钢板经折弯后的厚度为20mm。柜体内部四周焊接位置带有垂直加强筋，并冲有两排矩形孔，距离为</w:t>
            </w:r>
            <w:commentRangeStart w:id="160"/>
            <w:r>
              <w:rPr>
                <w:rFonts w:hint="eastAsia" w:asciiTheme="minorEastAsia" w:hAnsiTheme="minorEastAsia" w:eastAsiaTheme="minorEastAsia" w:cstheme="minorEastAsia"/>
                <w:sz w:val="21"/>
                <w:szCs w:val="21"/>
                <w:highlight w:val="none"/>
                <w:lang w:val="en-US" w:eastAsia="zh-CN"/>
              </w:rPr>
              <w:t>30mm</w:t>
            </w:r>
            <w:commentRangeEnd w:id="160"/>
            <w:r>
              <w:commentReference w:id="160"/>
            </w:r>
            <w:r>
              <w:rPr>
                <w:rFonts w:hint="eastAsia" w:asciiTheme="minorEastAsia" w:hAnsiTheme="minorEastAsia" w:eastAsiaTheme="minorEastAsia" w:cstheme="minorEastAsia"/>
                <w:sz w:val="21"/>
                <w:szCs w:val="21"/>
                <w:highlight w:val="none"/>
                <w:lang w:val="en-US" w:eastAsia="zh-CN"/>
              </w:rPr>
              <w:t>, 用于固定层板扣。柜体类型有单门柜、双门柜、三抽柜等柜体；整体表面SEFA级别环氧树脂粉末喷涂，耐腐蚀性能优越，既能保证防腐性能，又能保证结构牢固紧密，长期负重不变形；</w:t>
            </w:r>
          </w:p>
        </w:tc>
      </w:tr>
      <w:tr w14:paraId="26B29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12C2485">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646E694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0AE32D43">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4.钢制抽屉框：采用不低于1.0mm厚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，经一体冲压成型，整体表面SEFA级别环氧树脂粉末喷涂，耐腐蚀性能优越，既能保证防腐性能，又能保证结构牢固紧密（可选配不同于柜体颜色）；</w:t>
            </w:r>
          </w:p>
        </w:tc>
      </w:tr>
      <w:tr w14:paraId="39BF2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7430206">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81C1F29">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264612B1">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5.柜门：内开门，柜门外侧与柜体成整体平面形状；柜门采用双层结构，厚度为</w:t>
            </w:r>
            <w:commentRangeStart w:id="161"/>
            <w:r>
              <w:rPr>
                <w:rFonts w:hint="eastAsia" w:asciiTheme="minorEastAsia" w:hAnsiTheme="minorEastAsia" w:eastAsiaTheme="minorEastAsia" w:cstheme="minorEastAsia"/>
                <w:sz w:val="21"/>
                <w:szCs w:val="21"/>
                <w:highlight w:val="none"/>
                <w:lang w:val="en-US" w:eastAsia="zh-CN"/>
              </w:rPr>
              <w:t>20mm</w:t>
            </w:r>
            <w:commentRangeEnd w:id="161"/>
            <w:r>
              <w:commentReference w:id="161"/>
            </w:r>
            <w:r>
              <w:rPr>
                <w:rFonts w:hint="eastAsia" w:asciiTheme="minorEastAsia" w:hAnsiTheme="minorEastAsia" w:eastAsiaTheme="minorEastAsia" w:cstheme="minorEastAsia"/>
                <w:sz w:val="21"/>
                <w:szCs w:val="21"/>
                <w:highlight w:val="none"/>
                <w:lang w:val="en-US" w:eastAsia="zh-CN"/>
              </w:rPr>
              <w:t>，内板夹层装置蜂巢板，降低噪音，增强抗压性。内侧设有防撞橡胶垫，对门板闭合起减震作用。柜门内侧带有防撞贴。柜门与拉手为模具一体成型结构。柜门与柜体间缝隙不大于2mm，柜门面板颜色与柜体颜色一致（可选配色）；</w:t>
            </w:r>
          </w:p>
        </w:tc>
      </w:tr>
      <w:tr w14:paraId="13A0B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B6C61B1">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6270D436">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1EA46E97">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6.抽屉门：外侧与柜体成整体平面形状；抽屉面板采用双层结构，厚度为</w:t>
            </w:r>
            <w:commentRangeStart w:id="162"/>
            <w:r>
              <w:rPr>
                <w:rFonts w:hint="eastAsia" w:asciiTheme="minorEastAsia" w:hAnsiTheme="minorEastAsia" w:eastAsiaTheme="minorEastAsia" w:cstheme="minorEastAsia"/>
                <w:sz w:val="21"/>
                <w:szCs w:val="21"/>
                <w:highlight w:val="none"/>
                <w:lang w:val="en-US" w:eastAsia="zh-CN"/>
              </w:rPr>
              <w:t>20mm</w:t>
            </w:r>
            <w:commentRangeEnd w:id="162"/>
            <w:r>
              <w:commentReference w:id="162"/>
            </w:r>
            <w:r>
              <w:rPr>
                <w:rFonts w:hint="eastAsia" w:asciiTheme="minorEastAsia" w:hAnsiTheme="minorEastAsia" w:eastAsiaTheme="minorEastAsia" w:cstheme="minorEastAsia"/>
                <w:sz w:val="21"/>
                <w:szCs w:val="21"/>
                <w:highlight w:val="none"/>
                <w:lang w:val="en-US" w:eastAsia="zh-CN"/>
              </w:rPr>
              <w:t>，中间填充有隔音材料；抽屉面板内侧带有防撞贴，抽屉面板与拉手为模具一体成型结构，打开深度≥400mm。抽屉面板颜色与柜体颜色一致（可选配色）。</w:t>
            </w:r>
          </w:p>
        </w:tc>
      </w:tr>
      <w:tr w14:paraId="05394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92A024F">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F916C94">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59296FD7">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7.拉手：柜门拉手与柜门面板为模具一体成型结构、抽屉拉手与抽屉面板为模具一体成型结构，颜色与柜体颜色一致(可选配色）</w:t>
            </w:r>
          </w:p>
        </w:tc>
      </w:tr>
      <w:tr w14:paraId="379F0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B490D73">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B28CF3D">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71E332D1">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8.导轨：均采用内嵌式三节式静音钢珠滑轨，材料为镀锌钢板经镀锌、环氧树脂喷涂处理；拉出时无噪音，轻推抽屉即可锁住，轻轻一扣塑料锁即可将抽屉与滑轨分离；带缓冲阻尼，每套滑轨承重≥30kg</w:t>
            </w:r>
          </w:p>
        </w:tc>
      </w:tr>
      <w:tr w14:paraId="106B0A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50FD20B">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1A1B8B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50A21801">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b w:val="0"/>
                <w:bCs w:val="0"/>
                <w:color w:val="auto"/>
                <w:sz w:val="21"/>
                <w:szCs w:val="21"/>
                <w:highlight w:val="none"/>
                <w:lang w:val="en-US" w:eastAsia="zh-CN"/>
              </w:rPr>
              <w:t>9.锌合金铰链:采用模具压铸锌合金组合而成。防腐不生锈、开启角度270</w:t>
            </w:r>
            <w:commentRangeStart w:id="163"/>
            <w:r>
              <w:rPr>
                <w:rFonts w:hint="eastAsia" w:asciiTheme="minorEastAsia" w:hAnsiTheme="minorEastAsia" w:eastAsiaTheme="minorEastAsia" w:cstheme="minorEastAsia"/>
                <w:b w:val="0"/>
                <w:bCs w:val="0"/>
                <w:color w:val="auto"/>
                <w:sz w:val="21"/>
                <w:szCs w:val="21"/>
                <w:highlight w:val="none"/>
                <w:lang w:val="en-US" w:eastAsia="zh-CN"/>
              </w:rPr>
              <w:t>℃</w:t>
            </w:r>
            <w:commentRangeEnd w:id="163"/>
            <w:r>
              <w:commentReference w:id="163"/>
            </w:r>
            <w:r>
              <w:rPr>
                <w:rFonts w:hint="eastAsia" w:asciiTheme="minorEastAsia" w:hAnsiTheme="minorEastAsia" w:eastAsiaTheme="minorEastAsia" w:cstheme="minorEastAsia"/>
                <w:b w:val="0"/>
                <w:bCs w:val="0"/>
                <w:color w:val="auto"/>
                <w:sz w:val="21"/>
                <w:szCs w:val="21"/>
                <w:highlight w:val="none"/>
                <w:lang w:val="en-US" w:eastAsia="zh-CN"/>
              </w:rPr>
              <w:t>，产品采用户外粉末经高温固化处理。</w:t>
            </w:r>
          </w:p>
        </w:tc>
      </w:tr>
      <w:tr w14:paraId="213E7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F08FF8A">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49825F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772F2BC7">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10.</w:t>
            </w:r>
            <w:r>
              <w:rPr>
                <w:rFonts w:hint="eastAsia" w:asciiTheme="minorEastAsia" w:hAnsiTheme="minorEastAsia" w:eastAsiaTheme="minorEastAsia" w:cstheme="minorEastAsia"/>
                <w:sz w:val="21"/>
                <w:szCs w:val="21"/>
                <w:highlight w:val="none"/>
                <w:lang w:val="en-US" w:eastAsia="zh-CN"/>
              </w:rPr>
              <w:t>层板：柜体加的一层活动隔板，将柜体分为两层，隔板可取出。材料同柜体，折弯成≥20mm厚的层板，并带有承重加强筋；层板由四个钢制层板扣支撑，承重≥50kg；层板可以以</w:t>
            </w:r>
            <w:commentRangeStart w:id="164"/>
            <w:r>
              <w:rPr>
                <w:rFonts w:hint="eastAsia" w:asciiTheme="minorEastAsia" w:hAnsiTheme="minorEastAsia" w:eastAsiaTheme="minorEastAsia" w:cstheme="minorEastAsia"/>
                <w:sz w:val="21"/>
                <w:szCs w:val="21"/>
                <w:highlight w:val="none"/>
                <w:lang w:val="en-US" w:eastAsia="zh-CN"/>
              </w:rPr>
              <w:t xml:space="preserve"> 30mm</w:t>
            </w:r>
            <w:commentRangeEnd w:id="164"/>
            <w:r>
              <w:commentReference w:id="164"/>
            </w:r>
            <w:r>
              <w:rPr>
                <w:rFonts w:hint="eastAsia" w:asciiTheme="minorEastAsia" w:hAnsiTheme="minorEastAsia" w:eastAsiaTheme="minorEastAsia" w:cstheme="minorEastAsia"/>
                <w:sz w:val="21"/>
                <w:szCs w:val="21"/>
                <w:highlight w:val="none"/>
                <w:lang w:val="en-US" w:eastAsia="zh-CN"/>
              </w:rPr>
              <w:t>距离做上下自由调节。</w:t>
            </w:r>
          </w:p>
        </w:tc>
      </w:tr>
      <w:tr w14:paraId="04568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7662452">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311A0F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08C70393">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11.</w:t>
            </w:r>
            <w:r>
              <w:rPr>
                <w:rFonts w:hint="eastAsia" w:asciiTheme="minorEastAsia" w:hAnsiTheme="minorEastAsia" w:eastAsiaTheme="minorEastAsia" w:cstheme="minorEastAsia"/>
                <w:b w:val="0"/>
                <w:bCs w:val="0"/>
                <w:sz w:val="21"/>
                <w:szCs w:val="21"/>
                <w:highlight w:val="none"/>
                <w:lang w:val="en-US" w:eastAsia="zh-CN"/>
              </w:rPr>
              <w:t>平衡调节系统:采用M12螺栓压模成型地脚，保证可以任意调节实验台平衡性能。</w:t>
            </w:r>
          </w:p>
        </w:tc>
      </w:tr>
      <w:tr w14:paraId="39F8A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01E754BE">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35</w:t>
            </w:r>
          </w:p>
        </w:tc>
        <w:tc>
          <w:tcPr>
            <w:tcW w:w="800" w:type="pct"/>
            <w:vMerge w:val="restart"/>
            <w:noWrap w:val="0"/>
            <w:vAlign w:val="center"/>
          </w:tcPr>
          <w:p w14:paraId="787457FE">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eastAsia="zh-CN"/>
              </w:rPr>
              <w:t>实验仪器边台</w:t>
            </w: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3B86DEBC">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eastAsia="zh-CN"/>
              </w:rPr>
              <w:t>1.结构：</w:t>
            </w:r>
            <w:r>
              <w:rPr>
                <w:rFonts w:hint="eastAsia" w:asciiTheme="minorEastAsia" w:hAnsiTheme="minorEastAsia" w:eastAsiaTheme="minorEastAsia" w:cstheme="minorEastAsia"/>
                <w:sz w:val="21"/>
                <w:szCs w:val="21"/>
                <w:highlight w:val="none"/>
                <w:lang w:val="en-US" w:eastAsia="zh-CN"/>
              </w:rPr>
              <w:t>全钢</w:t>
            </w:r>
            <w:r>
              <w:rPr>
                <w:rFonts w:hint="eastAsia" w:asciiTheme="minorEastAsia" w:hAnsiTheme="minorEastAsia" w:eastAsiaTheme="minorEastAsia" w:cstheme="minorEastAsia"/>
                <w:sz w:val="21"/>
                <w:szCs w:val="21"/>
                <w:highlight w:val="none"/>
                <w:lang w:eastAsia="zh-CN"/>
              </w:rPr>
              <w:t>结构（台面+钢柜体+</w:t>
            </w:r>
            <w:r>
              <w:rPr>
                <w:rFonts w:hint="eastAsia" w:asciiTheme="minorEastAsia" w:hAnsiTheme="minorEastAsia" w:eastAsiaTheme="minorEastAsia" w:cstheme="minorEastAsia"/>
                <w:sz w:val="21"/>
                <w:szCs w:val="21"/>
                <w:highlight w:val="none"/>
                <w:lang w:val="en-US" w:eastAsia="zh-CN"/>
              </w:rPr>
              <w:t>钢制</w:t>
            </w:r>
            <w:r>
              <w:rPr>
                <w:rFonts w:hint="eastAsia" w:asciiTheme="minorEastAsia" w:hAnsiTheme="minorEastAsia" w:eastAsiaTheme="minorEastAsia" w:cstheme="minorEastAsia"/>
                <w:sz w:val="21"/>
                <w:szCs w:val="21"/>
                <w:highlight w:val="none"/>
                <w:lang w:eastAsia="zh-CN"/>
              </w:rPr>
              <w:t>抽</w:t>
            </w:r>
            <w:r>
              <w:rPr>
                <w:rFonts w:hint="eastAsia" w:asciiTheme="minorEastAsia" w:hAnsiTheme="minorEastAsia" w:eastAsiaTheme="minorEastAsia" w:cstheme="minorEastAsia"/>
                <w:sz w:val="21"/>
                <w:szCs w:val="21"/>
                <w:highlight w:val="none"/>
                <w:lang w:val="en-US" w:eastAsia="zh-CN"/>
              </w:rPr>
              <w:t>屉</w:t>
            </w:r>
            <w:r>
              <w:rPr>
                <w:rFonts w:hint="eastAsia" w:asciiTheme="minorEastAsia" w:hAnsiTheme="minorEastAsia" w:eastAsiaTheme="minorEastAsia" w:cstheme="minorEastAsia"/>
                <w:sz w:val="21"/>
                <w:szCs w:val="21"/>
                <w:highlight w:val="none"/>
                <w:lang w:eastAsia="zh-CN"/>
              </w:rPr>
              <w:t>框</w:t>
            </w:r>
            <w:r>
              <w:rPr>
                <w:rFonts w:hint="eastAsia" w:asciiTheme="minorEastAsia" w:hAnsiTheme="minorEastAsia" w:eastAsiaTheme="minorEastAsia" w:cstheme="minorEastAsia"/>
                <w:sz w:val="21"/>
                <w:szCs w:val="21"/>
                <w:highlight w:val="none"/>
                <w:lang w:val="en-US" w:eastAsia="zh-CN"/>
              </w:rPr>
              <w:t>+</w:t>
            </w:r>
            <w:r>
              <w:rPr>
                <w:rFonts w:hint="eastAsia" w:asciiTheme="minorEastAsia" w:hAnsiTheme="minorEastAsia" w:eastAsiaTheme="minorEastAsia" w:cstheme="minorEastAsia"/>
                <w:b w:val="0"/>
                <w:bCs w:val="0"/>
                <w:sz w:val="21"/>
                <w:szCs w:val="21"/>
                <w:highlight w:val="none"/>
                <w:lang w:val="en-US" w:eastAsia="zh-CN"/>
              </w:rPr>
              <w:t>平衡调节系统</w:t>
            </w:r>
            <w:r>
              <w:rPr>
                <w:rFonts w:hint="eastAsia" w:asciiTheme="minorEastAsia" w:hAnsiTheme="minorEastAsia" w:eastAsiaTheme="minorEastAsia" w:cstheme="minorEastAsia"/>
                <w:sz w:val="21"/>
                <w:szCs w:val="21"/>
                <w:highlight w:val="none"/>
                <w:lang w:eastAsia="zh-CN"/>
              </w:rPr>
              <w:t>）</w:t>
            </w:r>
          </w:p>
        </w:tc>
      </w:tr>
      <w:tr w14:paraId="6473A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421985F">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DDCD321">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7860A4A2">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2.台面：采用≥20mm厚一体成型高温烧制实验室工业陶瓷台面，见截面采用同色低温上釉（或者黑坯），</w:t>
            </w:r>
            <w:commentRangeStart w:id="165"/>
            <w:r>
              <w:rPr>
                <w:rFonts w:hint="eastAsia" w:asciiTheme="minorEastAsia" w:hAnsiTheme="minorEastAsia" w:eastAsiaTheme="minorEastAsia" w:cstheme="minorEastAsia"/>
                <w:sz w:val="21"/>
                <w:szCs w:val="21"/>
                <w:highlight w:val="none"/>
                <w:lang w:val="en-US" w:eastAsia="zh-CN"/>
              </w:rPr>
              <w:t>20mm</w:t>
            </w:r>
            <w:commentRangeEnd w:id="165"/>
            <w:r>
              <w:commentReference w:id="165"/>
            </w:r>
            <w:r>
              <w:rPr>
                <w:rFonts w:hint="eastAsia" w:asciiTheme="minorEastAsia" w:hAnsiTheme="minorEastAsia" w:eastAsiaTheme="minorEastAsia" w:cstheme="minorEastAsia"/>
                <w:sz w:val="21"/>
                <w:szCs w:val="21"/>
                <w:highlight w:val="none"/>
                <w:lang w:val="en-US" w:eastAsia="zh-CN"/>
              </w:rPr>
              <w:t>平板台面釉料与胚体经高温一体烧结而成，表面釉面颜色和胚体颜色一致的同色透芯（或者黑坯）的实验室专用陶瓷台面，台面表面耐高温、耐腐蚀、耐磨、不脱色、不变色、美观大方。</w:t>
            </w:r>
          </w:p>
        </w:tc>
      </w:tr>
      <w:tr w14:paraId="012C4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78A633F">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1BE88FF">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264941B2">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3.柜体：深度</w:t>
            </w:r>
            <w:commentRangeStart w:id="166"/>
            <w:r>
              <w:rPr>
                <w:rFonts w:hint="eastAsia" w:asciiTheme="minorEastAsia" w:hAnsiTheme="minorEastAsia" w:eastAsiaTheme="minorEastAsia" w:cstheme="minorEastAsia"/>
                <w:sz w:val="21"/>
                <w:szCs w:val="21"/>
                <w:highlight w:val="none"/>
                <w:lang w:val="en-US" w:eastAsia="zh-CN"/>
              </w:rPr>
              <w:t>520mm</w:t>
            </w:r>
            <w:commentRangeEnd w:id="166"/>
            <w:r>
              <w:commentReference w:id="166"/>
            </w:r>
            <w:r>
              <w:rPr>
                <w:rFonts w:hint="eastAsia" w:asciiTheme="minorEastAsia" w:hAnsiTheme="minorEastAsia" w:eastAsiaTheme="minorEastAsia" w:cstheme="minorEastAsia"/>
                <w:sz w:val="21"/>
                <w:szCs w:val="21"/>
                <w:highlight w:val="none"/>
                <w:lang w:val="en-US" w:eastAsia="zh-CN"/>
              </w:rPr>
              <w:t>,长度有</w:t>
            </w:r>
            <w:commentRangeStart w:id="167"/>
            <w:r>
              <w:rPr>
                <w:rFonts w:hint="eastAsia" w:asciiTheme="minorEastAsia" w:hAnsiTheme="minorEastAsia" w:eastAsiaTheme="minorEastAsia" w:cstheme="minorEastAsia"/>
                <w:sz w:val="21"/>
                <w:szCs w:val="21"/>
                <w:highlight w:val="none"/>
                <w:lang w:val="en-US" w:eastAsia="zh-CN"/>
              </w:rPr>
              <w:t>450/600/900</w:t>
            </w:r>
            <w:commentRangeEnd w:id="167"/>
            <w:r>
              <w:commentReference w:id="167"/>
            </w:r>
            <w:r>
              <w:rPr>
                <w:rFonts w:hint="eastAsia" w:asciiTheme="minorEastAsia" w:hAnsiTheme="minorEastAsia" w:eastAsiaTheme="minorEastAsia" w:cstheme="minorEastAsia"/>
                <w:sz w:val="21"/>
                <w:szCs w:val="21"/>
                <w:highlight w:val="none"/>
                <w:lang w:val="en-US" w:eastAsia="zh-CN"/>
              </w:rPr>
              <w:t>等规格，高度</w:t>
            </w:r>
            <w:commentRangeStart w:id="168"/>
            <w:r>
              <w:rPr>
                <w:rFonts w:hint="eastAsia" w:asciiTheme="minorEastAsia" w:hAnsiTheme="minorEastAsia" w:eastAsiaTheme="minorEastAsia" w:cstheme="minorEastAsia"/>
                <w:sz w:val="21"/>
                <w:szCs w:val="21"/>
                <w:highlight w:val="none"/>
                <w:lang w:val="en-US" w:eastAsia="zh-CN"/>
              </w:rPr>
              <w:t>830mm</w:t>
            </w:r>
            <w:commentRangeEnd w:id="168"/>
            <w:r>
              <w:commentReference w:id="168"/>
            </w:r>
            <w:r>
              <w:rPr>
                <w:rFonts w:hint="eastAsia" w:asciiTheme="minorEastAsia" w:hAnsiTheme="minorEastAsia" w:eastAsiaTheme="minorEastAsia" w:cstheme="minorEastAsia"/>
                <w:sz w:val="21"/>
                <w:szCs w:val="21"/>
                <w:highlight w:val="none"/>
                <w:lang w:val="en-US" w:eastAsia="zh-CN"/>
              </w:rPr>
              <w:t>,主体材料不低于1.0mm厚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，柜体左侧板、右侧板和背侧钢板经折弯后的厚度为</w:t>
            </w:r>
            <w:commentRangeStart w:id="169"/>
            <w:r>
              <w:rPr>
                <w:rFonts w:hint="eastAsia" w:asciiTheme="minorEastAsia" w:hAnsiTheme="minorEastAsia" w:eastAsiaTheme="minorEastAsia" w:cstheme="minorEastAsia"/>
                <w:sz w:val="21"/>
                <w:szCs w:val="21"/>
                <w:highlight w:val="none"/>
                <w:lang w:val="en-US" w:eastAsia="zh-CN"/>
              </w:rPr>
              <w:t>20mm</w:t>
            </w:r>
            <w:commentRangeEnd w:id="169"/>
            <w:r>
              <w:commentReference w:id="169"/>
            </w:r>
            <w:r>
              <w:rPr>
                <w:rFonts w:hint="eastAsia" w:asciiTheme="minorEastAsia" w:hAnsiTheme="minorEastAsia" w:eastAsiaTheme="minorEastAsia" w:cstheme="minorEastAsia"/>
                <w:sz w:val="21"/>
                <w:szCs w:val="21"/>
                <w:highlight w:val="none"/>
                <w:lang w:val="en-US" w:eastAsia="zh-CN"/>
              </w:rPr>
              <w:t>。柜体内部四周焊接位置带有垂直加强筋，并冲有两排矩形孔，距离为</w:t>
            </w:r>
            <w:commentRangeStart w:id="170"/>
            <w:r>
              <w:rPr>
                <w:rFonts w:hint="eastAsia" w:asciiTheme="minorEastAsia" w:hAnsiTheme="minorEastAsia" w:eastAsiaTheme="minorEastAsia" w:cstheme="minorEastAsia"/>
                <w:sz w:val="21"/>
                <w:szCs w:val="21"/>
                <w:highlight w:val="none"/>
                <w:lang w:val="en-US" w:eastAsia="zh-CN"/>
              </w:rPr>
              <w:t>30mm,</w:t>
            </w:r>
            <w:commentRangeEnd w:id="170"/>
            <w:r>
              <w:commentReference w:id="170"/>
            </w:r>
            <w:r>
              <w:rPr>
                <w:rFonts w:hint="eastAsia" w:asciiTheme="minorEastAsia" w:hAnsiTheme="minorEastAsia" w:eastAsiaTheme="minorEastAsia" w:cstheme="minorEastAsia"/>
                <w:sz w:val="21"/>
                <w:szCs w:val="21"/>
                <w:highlight w:val="none"/>
                <w:lang w:val="en-US" w:eastAsia="zh-CN"/>
              </w:rPr>
              <w:t xml:space="preserve"> 用于固定层板扣。柜体类型有单门柜、双门柜、三抽柜等柜体；整体表面SEFA级别环氧树脂粉末喷涂，耐腐蚀性能优越，既能保证防腐性能，又能保证结构牢固紧密，长期负重不变形；</w:t>
            </w:r>
          </w:p>
        </w:tc>
      </w:tr>
      <w:tr w14:paraId="5CADE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9B3187D">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C96870E">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29C07364">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4.钢制抽屉框：采用不低于1.0mm厚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，经一体冲压成型，整体表面SEFA级别环氧树脂粉末喷涂，耐腐蚀性能优越，既能保证防腐性能，又能保证结构牢固紧密（可选配不同于柜体颜色）；</w:t>
            </w:r>
          </w:p>
        </w:tc>
      </w:tr>
      <w:tr w14:paraId="7C256C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F7B6C2A">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86FC200">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76A89B1B">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5.柜门：内开门，柜门外侧与柜体成整体平面形状；柜门采用双层结构，厚度为</w:t>
            </w:r>
            <w:commentRangeStart w:id="171"/>
            <w:r>
              <w:rPr>
                <w:rFonts w:hint="eastAsia" w:asciiTheme="minorEastAsia" w:hAnsiTheme="minorEastAsia" w:eastAsiaTheme="minorEastAsia" w:cstheme="minorEastAsia"/>
                <w:sz w:val="21"/>
                <w:szCs w:val="21"/>
                <w:highlight w:val="none"/>
                <w:lang w:val="en-US" w:eastAsia="zh-CN"/>
              </w:rPr>
              <w:t>20mm</w:t>
            </w:r>
            <w:commentRangeEnd w:id="171"/>
            <w:r>
              <w:commentReference w:id="171"/>
            </w:r>
            <w:r>
              <w:rPr>
                <w:rFonts w:hint="eastAsia" w:asciiTheme="minorEastAsia" w:hAnsiTheme="minorEastAsia" w:eastAsiaTheme="minorEastAsia" w:cstheme="minorEastAsia"/>
                <w:sz w:val="21"/>
                <w:szCs w:val="21"/>
                <w:highlight w:val="none"/>
                <w:lang w:val="en-US" w:eastAsia="zh-CN"/>
              </w:rPr>
              <w:t>，内板夹层装置蜂巢板，降低噪音，增强抗压性。内侧设有防撞橡胶垫，对门板闭合起减震作用。柜门内侧带有防撞贴。柜门与拉手为模具一体成型结构。柜门与柜体间缝隙不大于2mm，柜门面板颜色与柜体颜色一致（可选配色）；</w:t>
            </w:r>
          </w:p>
        </w:tc>
      </w:tr>
      <w:tr w14:paraId="5E126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86E7347">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4C8A71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680E02D4">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6.抽屉门：外侧与柜体成整体平面形状；抽屉面板采用双层结构，厚度为</w:t>
            </w:r>
            <w:commentRangeStart w:id="172"/>
            <w:r>
              <w:rPr>
                <w:rFonts w:hint="eastAsia" w:asciiTheme="minorEastAsia" w:hAnsiTheme="minorEastAsia" w:eastAsiaTheme="minorEastAsia" w:cstheme="minorEastAsia"/>
                <w:sz w:val="21"/>
                <w:szCs w:val="21"/>
                <w:highlight w:val="none"/>
                <w:lang w:val="en-US" w:eastAsia="zh-CN"/>
              </w:rPr>
              <w:t>20mm</w:t>
            </w:r>
            <w:commentRangeEnd w:id="172"/>
            <w:r>
              <w:commentReference w:id="172"/>
            </w:r>
            <w:r>
              <w:rPr>
                <w:rFonts w:hint="eastAsia" w:asciiTheme="minorEastAsia" w:hAnsiTheme="minorEastAsia" w:eastAsiaTheme="minorEastAsia" w:cstheme="minorEastAsia"/>
                <w:sz w:val="21"/>
                <w:szCs w:val="21"/>
                <w:highlight w:val="none"/>
                <w:lang w:val="en-US" w:eastAsia="zh-CN"/>
              </w:rPr>
              <w:t>，中间填充有隔音材料；抽屉面板内侧带有防撞贴，抽屉面板与拉手为模具一体成型结构，打开深度≥400mm。抽屉面板颜色与柜体颜色一致（可选配色）。</w:t>
            </w:r>
          </w:p>
        </w:tc>
      </w:tr>
      <w:tr w14:paraId="4DF6B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711410A">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D9C8939">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6576470C">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7.拉手：柜门拉手与柜门面板为模具一体成型结构、抽屉拉手与抽屉面板为模具一体成型结构，颜色与柜体颜色一致(可选配色）</w:t>
            </w:r>
          </w:p>
        </w:tc>
      </w:tr>
      <w:tr w14:paraId="4D570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8BAECE8">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463AF3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4531424F">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8.导轨：均采用内嵌式三节式静音钢珠滑轨，材料为镀锌钢板经镀锌、环氧树脂喷涂处理；拉出时无噪音，轻推抽屉即可锁住，轻轻一扣塑料锁即可将抽屉与滑轨分离；带缓冲阻尼，每套滑轨承重≥30kg</w:t>
            </w:r>
          </w:p>
        </w:tc>
      </w:tr>
      <w:tr w14:paraId="612C8E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5A96114">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52219FD">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7A30F7E2">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b w:val="0"/>
                <w:bCs w:val="0"/>
                <w:color w:val="auto"/>
                <w:sz w:val="21"/>
                <w:szCs w:val="21"/>
                <w:highlight w:val="none"/>
                <w:lang w:val="en-US" w:eastAsia="zh-CN"/>
              </w:rPr>
              <w:t>9.锌合金铰链:采用模具压铸锌合金组合而成。防腐不生锈、开启角度</w:t>
            </w:r>
            <w:commentRangeStart w:id="173"/>
            <w:r>
              <w:rPr>
                <w:rFonts w:hint="eastAsia" w:asciiTheme="minorEastAsia" w:hAnsiTheme="minorEastAsia" w:eastAsiaTheme="minorEastAsia" w:cstheme="minorEastAsia"/>
                <w:b w:val="0"/>
                <w:bCs w:val="0"/>
                <w:color w:val="auto"/>
                <w:sz w:val="21"/>
                <w:szCs w:val="21"/>
                <w:highlight w:val="none"/>
                <w:lang w:val="en-US" w:eastAsia="zh-CN"/>
              </w:rPr>
              <w:t>270℃</w:t>
            </w:r>
            <w:commentRangeEnd w:id="173"/>
            <w:r>
              <w:commentReference w:id="173"/>
            </w:r>
            <w:r>
              <w:rPr>
                <w:rFonts w:hint="eastAsia" w:asciiTheme="minorEastAsia" w:hAnsiTheme="minorEastAsia" w:eastAsiaTheme="minorEastAsia" w:cstheme="minorEastAsia"/>
                <w:b w:val="0"/>
                <w:bCs w:val="0"/>
                <w:color w:val="auto"/>
                <w:sz w:val="21"/>
                <w:szCs w:val="21"/>
                <w:highlight w:val="none"/>
                <w:lang w:val="en-US" w:eastAsia="zh-CN"/>
              </w:rPr>
              <w:t>，产品采用户外粉末经高温固化处理。</w:t>
            </w:r>
          </w:p>
        </w:tc>
      </w:tr>
      <w:tr w14:paraId="1A46B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7DAA700">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B946931">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54016DF4">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10.</w:t>
            </w:r>
            <w:r>
              <w:rPr>
                <w:rFonts w:hint="eastAsia" w:asciiTheme="minorEastAsia" w:hAnsiTheme="minorEastAsia" w:eastAsiaTheme="minorEastAsia" w:cstheme="minorEastAsia"/>
                <w:sz w:val="21"/>
                <w:szCs w:val="21"/>
                <w:highlight w:val="none"/>
                <w:lang w:val="en-US" w:eastAsia="zh-CN"/>
              </w:rPr>
              <w:t>层板：柜体加的一层活动隔板，将柜体分为两层，隔板可取出。材料同柜体，折弯成≥20mm厚的层板，并带有承重加强筋；层板由四个钢制层板扣支撑，承重≥50kg；层板可以以</w:t>
            </w:r>
            <w:commentRangeStart w:id="174"/>
            <w:r>
              <w:rPr>
                <w:rFonts w:hint="eastAsia" w:asciiTheme="minorEastAsia" w:hAnsiTheme="minorEastAsia" w:eastAsiaTheme="minorEastAsia" w:cstheme="minorEastAsia"/>
                <w:sz w:val="21"/>
                <w:szCs w:val="21"/>
                <w:highlight w:val="none"/>
                <w:lang w:val="en-US" w:eastAsia="zh-CN"/>
              </w:rPr>
              <w:t xml:space="preserve"> 30mm</w:t>
            </w:r>
            <w:commentRangeEnd w:id="174"/>
            <w:r>
              <w:commentReference w:id="174"/>
            </w:r>
            <w:r>
              <w:rPr>
                <w:rFonts w:hint="eastAsia" w:asciiTheme="minorEastAsia" w:hAnsiTheme="minorEastAsia" w:eastAsiaTheme="minorEastAsia" w:cstheme="minorEastAsia"/>
                <w:sz w:val="21"/>
                <w:szCs w:val="21"/>
                <w:highlight w:val="none"/>
                <w:lang w:val="en-US" w:eastAsia="zh-CN"/>
              </w:rPr>
              <w:t>距离做上下自由调节。</w:t>
            </w:r>
          </w:p>
        </w:tc>
      </w:tr>
      <w:tr w14:paraId="6B3EB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8718CBA">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CA1A4D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7DE8748B">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11.</w:t>
            </w:r>
            <w:r>
              <w:rPr>
                <w:rFonts w:hint="eastAsia" w:asciiTheme="minorEastAsia" w:hAnsiTheme="minorEastAsia" w:eastAsiaTheme="minorEastAsia" w:cstheme="minorEastAsia"/>
                <w:b w:val="0"/>
                <w:bCs w:val="0"/>
                <w:sz w:val="21"/>
                <w:szCs w:val="21"/>
                <w:highlight w:val="none"/>
                <w:lang w:val="en-US" w:eastAsia="zh-CN"/>
              </w:rPr>
              <w:t>平衡调节系统:采用M12螺栓压模成型地脚，保证可以任意调节实验台平衡性能。</w:t>
            </w:r>
          </w:p>
        </w:tc>
      </w:tr>
      <w:tr w14:paraId="2B675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5CD24924">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36</w:t>
            </w:r>
          </w:p>
        </w:tc>
        <w:tc>
          <w:tcPr>
            <w:tcW w:w="800" w:type="pct"/>
            <w:vMerge w:val="restart"/>
            <w:noWrap w:val="0"/>
            <w:vAlign w:val="center"/>
          </w:tcPr>
          <w:p w14:paraId="3382359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实验椅</w:t>
            </w: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62DB4F22">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1.尼龙加纤射出一体成型坐，背连接，后倾具备回弹力，有韧性，腰背支撑足；</w:t>
            </w:r>
          </w:p>
        </w:tc>
      </w:tr>
      <w:tr w14:paraId="37C197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21DCE7E">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C513903">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0C14D9C7">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2.背部一体成型海绵，表面采用</w:t>
            </w:r>
            <w:commentRangeStart w:id="175"/>
            <w:r>
              <w:rPr>
                <w:rFonts w:hint="eastAsia" w:asciiTheme="minorEastAsia" w:hAnsiTheme="minorEastAsia" w:eastAsiaTheme="minorEastAsia" w:cstheme="minorEastAsia"/>
                <w:b w:val="0"/>
                <w:bCs w:val="0"/>
                <w:sz w:val="21"/>
                <w:szCs w:val="21"/>
                <w:highlight w:val="none"/>
                <w:lang w:val="en-US" w:eastAsia="zh-CN"/>
              </w:rPr>
              <w:t>进口</w:t>
            </w:r>
            <w:commentRangeEnd w:id="175"/>
            <w:r>
              <w:commentReference w:id="175"/>
            </w:r>
            <w:r>
              <w:rPr>
                <w:rFonts w:hint="eastAsia" w:asciiTheme="minorEastAsia" w:hAnsiTheme="minorEastAsia" w:eastAsiaTheme="minorEastAsia" w:cstheme="minorEastAsia"/>
                <w:b w:val="0"/>
                <w:bCs w:val="0"/>
                <w:sz w:val="21"/>
                <w:szCs w:val="21"/>
                <w:highlight w:val="none"/>
                <w:lang w:val="en-US" w:eastAsia="zh-CN"/>
              </w:rPr>
              <w:t>超纤PU达到医用标准抗菌等级（背部整体光洁，无暗角，无暗缝藏灰藏垃圾，符合医用需求）；</w:t>
            </w:r>
          </w:p>
        </w:tc>
      </w:tr>
      <w:tr w14:paraId="15021C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730FBDA">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E716DD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3712699A">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3.坐垫一体成型海绵，表面采用</w:t>
            </w:r>
            <w:commentRangeStart w:id="176"/>
            <w:r>
              <w:rPr>
                <w:rFonts w:hint="eastAsia" w:asciiTheme="minorEastAsia" w:hAnsiTheme="minorEastAsia" w:eastAsiaTheme="minorEastAsia" w:cstheme="minorEastAsia"/>
                <w:b w:val="0"/>
                <w:bCs w:val="0"/>
                <w:sz w:val="21"/>
                <w:szCs w:val="21"/>
                <w:highlight w:val="none"/>
                <w:lang w:val="en-US" w:eastAsia="zh-CN"/>
              </w:rPr>
              <w:t>进口</w:t>
            </w:r>
            <w:commentRangeEnd w:id="176"/>
            <w:r>
              <w:commentReference w:id="176"/>
            </w:r>
            <w:r>
              <w:rPr>
                <w:rFonts w:hint="eastAsia" w:asciiTheme="minorEastAsia" w:hAnsiTheme="minorEastAsia" w:eastAsiaTheme="minorEastAsia" w:cstheme="minorEastAsia"/>
                <w:b w:val="0"/>
                <w:bCs w:val="0"/>
                <w:sz w:val="21"/>
                <w:szCs w:val="21"/>
                <w:highlight w:val="none"/>
                <w:lang w:val="en-US" w:eastAsia="zh-CN"/>
              </w:rPr>
              <w:t>超纤PU达到医用标准抗菌等级；</w:t>
            </w:r>
          </w:p>
        </w:tc>
      </w:tr>
      <w:tr w14:paraId="7FF736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311A17F">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63AD45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40DD0943">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4.升降扶手，主体支撑部分为尼龙加纤，接触面PU软面；</w:t>
            </w:r>
          </w:p>
        </w:tc>
      </w:tr>
      <w:tr w14:paraId="24614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31B1E96">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5DF012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31106801">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5.同步倾仰底盘；</w:t>
            </w:r>
          </w:p>
        </w:tc>
      </w:tr>
      <w:tr w14:paraId="51BB2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D87CCB4">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6287659">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10DFE775">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6.</w:t>
            </w:r>
            <w:commentRangeStart w:id="177"/>
            <w:r>
              <w:rPr>
                <w:rFonts w:hint="eastAsia" w:asciiTheme="minorEastAsia" w:hAnsiTheme="minorEastAsia" w:eastAsiaTheme="minorEastAsia" w:cstheme="minorEastAsia"/>
                <w:b w:val="0"/>
                <w:bCs w:val="0"/>
                <w:sz w:val="21"/>
                <w:szCs w:val="21"/>
                <w:highlight w:val="none"/>
                <w:lang w:val="en-US" w:eastAsia="zh-CN"/>
              </w:rPr>
              <w:t>100缩50</w:t>
            </w:r>
            <w:commentRangeEnd w:id="177"/>
            <w:r>
              <w:commentReference w:id="177"/>
            </w:r>
            <w:r>
              <w:rPr>
                <w:rFonts w:hint="eastAsia" w:asciiTheme="minorEastAsia" w:hAnsiTheme="minorEastAsia" w:eastAsiaTheme="minorEastAsia" w:cstheme="minorEastAsia"/>
                <w:b w:val="0"/>
                <w:bCs w:val="0"/>
                <w:sz w:val="21"/>
                <w:szCs w:val="21"/>
                <w:highlight w:val="none"/>
                <w:lang w:val="en-US" w:eastAsia="zh-CN"/>
              </w:rPr>
              <w:t>黑色三级中管，内置氮气</w:t>
            </w:r>
            <w:commentRangeStart w:id="178"/>
            <w:r>
              <w:rPr>
                <w:rFonts w:hint="eastAsia" w:asciiTheme="minorEastAsia" w:hAnsiTheme="minorEastAsia" w:eastAsiaTheme="minorEastAsia" w:cstheme="minorEastAsia"/>
                <w:b w:val="0"/>
                <w:bCs w:val="0"/>
                <w:sz w:val="21"/>
                <w:szCs w:val="21"/>
                <w:highlight w:val="none"/>
                <w:lang w:val="en-US" w:eastAsia="zh-CN"/>
              </w:rPr>
              <w:t>更完全稳定</w:t>
            </w:r>
            <w:commentRangeEnd w:id="178"/>
            <w:r>
              <w:commentReference w:id="178"/>
            </w:r>
          </w:p>
        </w:tc>
      </w:tr>
      <w:tr w14:paraId="78AF4D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06F9307">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653AB6A1">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7810CB6B">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 xml:space="preserve">7. </w:t>
            </w:r>
            <w:commentRangeStart w:id="179"/>
            <w:r>
              <w:rPr>
                <w:rFonts w:hint="eastAsia" w:asciiTheme="minorEastAsia" w:hAnsiTheme="minorEastAsia" w:eastAsiaTheme="minorEastAsia" w:cstheme="minorEastAsia"/>
                <w:b w:val="0"/>
                <w:bCs w:val="0"/>
                <w:sz w:val="21"/>
                <w:szCs w:val="21"/>
                <w:highlight w:val="none"/>
                <w:lang w:val="en-US" w:eastAsia="zh-CN"/>
              </w:rPr>
              <w:t>60MM</w:t>
            </w:r>
            <w:commentRangeEnd w:id="179"/>
            <w:r>
              <w:commentReference w:id="179"/>
            </w:r>
            <w:r>
              <w:rPr>
                <w:rFonts w:hint="eastAsia" w:asciiTheme="minorEastAsia" w:hAnsiTheme="minorEastAsia" w:eastAsiaTheme="minorEastAsia" w:cstheme="minorEastAsia"/>
                <w:b w:val="0"/>
                <w:bCs w:val="0"/>
                <w:sz w:val="21"/>
                <w:szCs w:val="21"/>
                <w:highlight w:val="none"/>
                <w:lang w:val="en-US" w:eastAsia="zh-CN"/>
              </w:rPr>
              <w:t>尼龙轮</w:t>
            </w:r>
          </w:p>
        </w:tc>
      </w:tr>
      <w:tr w14:paraId="135D8E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570D7F58">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37</w:t>
            </w:r>
          </w:p>
        </w:tc>
        <w:tc>
          <w:tcPr>
            <w:tcW w:w="800" w:type="pct"/>
            <w:vMerge w:val="restart"/>
            <w:noWrap w:val="0"/>
            <w:vAlign w:val="center"/>
          </w:tcPr>
          <w:p w14:paraId="235872E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台式洗眼器</w:t>
            </w: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0E472C59">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 xml:space="preserve">1.主体:加厚铜质H59-1；                                       </w:t>
            </w:r>
          </w:p>
          <w:p w14:paraId="5EDE677E">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洗眼喷头：加厚铜质环氧树脂涂层外加软性橡胶，出水经缓压处理呈泡沫状水柱，防止冲伤眼睛；</w:t>
            </w:r>
          </w:p>
          <w:p w14:paraId="189D45F4">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莲蓬头护罩：Φ70橡胶质护杯，以避免紧急使用时瞬间接触眼部造成碰撞二次伤害；</w:t>
            </w:r>
          </w:p>
          <w:p w14:paraId="3E60B0C1">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防尘盖： PP材质， 平常可防尘，使用时可随时被水冲开，并降低突然时短暂的高水压，防止冲伤眼睛，防尘盖有连接于护罩可防尘脱落。使用时自动被水冲开；</w:t>
            </w:r>
          </w:p>
          <w:p w14:paraId="2BC7825D">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水流锁定开关：水流开启，水流锁定功能一次完成，方便使用；</w:t>
            </w:r>
          </w:p>
          <w:p w14:paraId="5646320A">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前置过滤器：配有小型前置过滤器主要的去除管道所产生的沉淀杂质和细菌、微生物残骸、铁锈、沙泥等大于5微米以上的颗粒杂质，避免眼睛及人体肌肤受到伤害；</w:t>
            </w:r>
          </w:p>
          <w:p w14:paraId="5D42DD02">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供水软管:长度</w:t>
            </w:r>
            <w:commentRangeStart w:id="180"/>
            <w:r>
              <w:rPr>
                <w:rFonts w:hint="eastAsia" w:asciiTheme="minorEastAsia" w:hAnsiTheme="minorEastAsia" w:eastAsiaTheme="minorEastAsia" w:cstheme="minorEastAsia"/>
                <w:sz w:val="21"/>
                <w:szCs w:val="21"/>
                <w:highlight w:val="none"/>
                <w:lang w:val="en-US" w:eastAsia="zh-CN"/>
              </w:rPr>
              <w:t>1.5米</w:t>
            </w:r>
            <w:commentRangeEnd w:id="180"/>
            <w:r>
              <w:commentReference w:id="180"/>
            </w:r>
            <w:r>
              <w:rPr>
                <w:rFonts w:hint="eastAsia" w:asciiTheme="minorEastAsia" w:hAnsiTheme="minorEastAsia" w:eastAsiaTheme="minorEastAsia" w:cstheme="minorEastAsia"/>
                <w:sz w:val="21"/>
                <w:szCs w:val="21"/>
                <w:highlight w:val="none"/>
                <w:lang w:val="en-US" w:eastAsia="zh-CN"/>
              </w:rPr>
              <w:t>，软性PVC管外覆不锈钢网，外层包裹PE管，有效防止生锈、渗漏。</w:t>
            </w:r>
          </w:p>
          <w:p w14:paraId="69B64460">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洗眼量：＞6L/min；</w:t>
            </w:r>
          </w:p>
        </w:tc>
      </w:tr>
      <w:tr w14:paraId="4117E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16" w:hRule="atLeast"/>
        </w:trPr>
        <w:tc>
          <w:tcPr>
            <w:tcW w:w="506" w:type="pct"/>
            <w:vMerge w:val="continue"/>
            <w:noWrap w:val="0"/>
            <w:vAlign w:val="center"/>
          </w:tcPr>
          <w:p w14:paraId="0FAFD46D">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15CE571">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6F966C10">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▲2.</w:t>
            </w:r>
            <w:r>
              <w:rPr>
                <w:rFonts w:hint="eastAsia" w:asciiTheme="minorEastAsia" w:hAnsiTheme="minorEastAsia" w:eastAsiaTheme="minorEastAsia" w:cstheme="minorEastAsia"/>
                <w:b/>
                <w:bCs/>
                <w:color w:val="FF0000"/>
                <w:sz w:val="21"/>
                <w:szCs w:val="21"/>
                <w:highlight w:val="none"/>
                <w:lang w:eastAsia="zh-CN"/>
              </w:rPr>
              <w:t>洗眼器</w:t>
            </w:r>
            <w:r>
              <w:rPr>
                <w:rFonts w:hint="eastAsia" w:asciiTheme="minorEastAsia" w:hAnsiTheme="minorEastAsia" w:eastAsiaTheme="minorEastAsia" w:cstheme="minorEastAsia"/>
                <w:b/>
                <w:bCs/>
                <w:color w:val="FF0000"/>
                <w:sz w:val="21"/>
                <w:szCs w:val="21"/>
                <w:highlight w:val="none"/>
                <w:lang w:val="en-US" w:eastAsia="zh-CN"/>
              </w:rPr>
              <w:t>的质量要求：（1）依据GB/T38144.1-2019标准，在测试压力0.20MPa下， 测试时间3min/次， 提供冲洗液流量≥6.9L/min，能保持洗眼时间≥15min；</w:t>
            </w:r>
          </w:p>
          <w:p w14:paraId="11C54DA1">
            <w:pPr>
              <w:widowControl/>
              <w:spacing w:line="240" w:lineRule="auto"/>
              <w:jc w:val="left"/>
              <w:rPr>
                <w:rFonts w:hint="eastAsia" w:asciiTheme="minorEastAsia" w:hAnsiTheme="minorEastAsia" w:eastAsiaTheme="minorEastAsia" w:cstheme="minorEastAsia"/>
                <w:b/>
                <w:bCs/>
                <w:color w:val="FF0000"/>
                <w:kern w:val="2"/>
                <w:sz w:val="21"/>
                <w:szCs w:val="21"/>
                <w:highlight w:val="none"/>
                <w:lang w:val="en-US" w:eastAsia="zh-CN" w:bidi="ar-SA"/>
              </w:rPr>
            </w:pPr>
            <w:r>
              <w:rPr>
                <w:rFonts w:hint="eastAsia" w:asciiTheme="minorEastAsia" w:hAnsiTheme="minorEastAsia" w:eastAsiaTheme="minorEastAsia" w:cstheme="minorEastAsia"/>
                <w:b/>
                <w:bCs/>
                <w:color w:val="FF0000"/>
                <w:sz w:val="21"/>
                <w:szCs w:val="21"/>
                <w:highlight w:val="none"/>
                <w:lang w:val="en-US" w:eastAsia="zh-CN"/>
              </w:rPr>
              <w:t>（2）依据GB/T38144.1-2019标准，阀门在1s的时间内能完全打开。阀门一经打开，除使用者有意关闭的情况之外，能始终保持开启状态。</w:t>
            </w:r>
          </w:p>
          <w:p w14:paraId="783E31B0">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（3）依据GB/T38144.1-2019标准，喷头位于距离使用者站立的水平面的高度距离可调（</w:t>
            </w:r>
            <w:commentRangeStart w:id="181"/>
            <w:r>
              <w:rPr>
                <w:rFonts w:hint="eastAsia" w:asciiTheme="minorEastAsia" w:hAnsiTheme="minorEastAsia" w:eastAsiaTheme="minorEastAsia" w:cstheme="minorEastAsia"/>
                <w:b/>
                <w:bCs/>
                <w:color w:val="FF0000"/>
                <w:sz w:val="21"/>
                <w:szCs w:val="21"/>
                <w:highlight w:val="none"/>
                <w:lang w:val="en-US" w:eastAsia="zh-CN"/>
              </w:rPr>
              <w:t>838mm～1143mm</w:t>
            </w:r>
            <w:commentRangeEnd w:id="181"/>
            <w:r>
              <w:commentReference w:id="181"/>
            </w:r>
            <w:r>
              <w:rPr>
                <w:rFonts w:hint="eastAsia" w:asciiTheme="minorEastAsia" w:hAnsiTheme="minorEastAsia" w:eastAsiaTheme="minorEastAsia" w:cstheme="minorEastAsia"/>
                <w:b/>
                <w:bCs/>
                <w:color w:val="FF0000"/>
                <w:sz w:val="21"/>
                <w:szCs w:val="21"/>
                <w:highlight w:val="none"/>
                <w:lang w:val="en-US" w:eastAsia="zh-CN"/>
              </w:rPr>
              <w:t>），距离墙壁或最近的障碍物距离可调（≥153mm）。</w:t>
            </w:r>
          </w:p>
          <w:p w14:paraId="1AA35862">
            <w:pPr>
              <w:widowControl/>
              <w:numPr>
                <w:ilvl w:val="0"/>
                <w:numId w:val="0"/>
              </w:numPr>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color w:val="FF0000"/>
                <w:sz w:val="21"/>
                <w:szCs w:val="21"/>
                <w:highlight w:val="none"/>
                <w:lang w:val="en-US" w:eastAsia="zh-CN"/>
              </w:rPr>
              <w:t>（4）抗菌性：依据JC/T897-2014标准，要求≥12种细菌的检测，抗细菌率检测值≥99.99%；（菌种包括金黄色葡萄球菌、大肠埃希氏菌、肺炎克雷伯氏菌、恶臭假单胞菌、粪肠球菌、宋氏志贺氏菌）。</w:t>
            </w:r>
          </w:p>
          <w:p w14:paraId="558FD1D0">
            <w:pPr>
              <w:widowControl/>
              <w:numPr>
                <w:ilvl w:val="0"/>
                <w:numId w:val="0"/>
              </w:numPr>
              <w:spacing w:line="240" w:lineRule="auto"/>
              <w:jc w:val="left"/>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b/>
                <w:bCs/>
                <w:color w:val="FF0000"/>
                <w:sz w:val="21"/>
                <w:szCs w:val="21"/>
                <w:highlight w:val="none"/>
                <w:lang w:val="en-US" w:eastAsia="zh-CN"/>
              </w:rPr>
              <w:t>提供证明材料：提供委托人为投标人或产品制造商的第三方检测机构出具的带有CMA或CNAS标识的检测报告关键页（包括但不限于：报告的封面、首页、内容页）扫描件</w:t>
            </w:r>
            <w:del w:id="53" w:author="王秀子" w:date="2024-10-30T21:17:44Z">
              <w:r>
                <w:rPr>
                  <w:rFonts w:hint="eastAsia" w:asciiTheme="minorEastAsia" w:hAnsiTheme="minorEastAsia" w:eastAsiaTheme="minorEastAsia" w:cstheme="minorEastAsia"/>
                  <w:b/>
                  <w:bCs/>
                  <w:color w:val="FF0000"/>
                  <w:sz w:val="21"/>
                  <w:szCs w:val="21"/>
                  <w:highlight w:val="none"/>
                  <w:lang w:val="en-US" w:eastAsia="zh-CN"/>
                </w:rPr>
                <w:delText>，原件备查</w:delText>
              </w:r>
            </w:del>
            <w:r>
              <w:rPr>
                <w:rFonts w:hint="eastAsia" w:asciiTheme="minorEastAsia" w:hAnsiTheme="minorEastAsia" w:eastAsiaTheme="minorEastAsia" w:cstheme="minorEastAsia"/>
                <w:b/>
                <w:bCs/>
                <w:color w:val="FF0000"/>
                <w:sz w:val="21"/>
                <w:szCs w:val="21"/>
                <w:highlight w:val="none"/>
                <w:lang w:val="en-US" w:eastAsia="zh-CN"/>
              </w:rPr>
              <w:t>；</w:t>
            </w:r>
          </w:p>
        </w:tc>
      </w:tr>
      <w:tr w14:paraId="4754C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3C512B3F">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38</w:t>
            </w:r>
          </w:p>
        </w:tc>
        <w:tc>
          <w:tcPr>
            <w:tcW w:w="800" w:type="pct"/>
            <w:vMerge w:val="restart"/>
            <w:noWrap w:val="0"/>
            <w:vAlign w:val="center"/>
          </w:tcPr>
          <w:p w14:paraId="6D13CFE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天平台</w:t>
            </w: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1C364911">
            <w:pPr>
              <w:widowControl/>
              <w:spacing w:line="240" w:lineRule="auto"/>
              <w:jc w:val="left"/>
              <w:rPr>
                <w:rFonts w:hint="eastAsia" w:asciiTheme="minorEastAsia" w:hAnsiTheme="minorEastAsia" w:eastAsiaTheme="minorEastAsia" w:cstheme="minorEastAsia"/>
                <w:b/>
                <w:bCs/>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1.台面：采用</w:t>
            </w:r>
            <w:commentRangeStart w:id="182"/>
            <w:r>
              <w:rPr>
                <w:rFonts w:hint="eastAsia" w:asciiTheme="minorEastAsia" w:hAnsiTheme="minorEastAsia" w:eastAsiaTheme="minorEastAsia" w:cstheme="minorEastAsia"/>
                <w:sz w:val="21"/>
                <w:szCs w:val="21"/>
                <w:highlight w:val="none"/>
                <w:lang w:val="en-US" w:eastAsia="zh-CN"/>
              </w:rPr>
              <w:t>19mm实</w:t>
            </w:r>
            <w:commentRangeEnd w:id="182"/>
            <w:r>
              <w:commentReference w:id="182"/>
            </w:r>
            <w:r>
              <w:rPr>
                <w:rFonts w:hint="eastAsia" w:asciiTheme="minorEastAsia" w:hAnsiTheme="minorEastAsia" w:eastAsiaTheme="minorEastAsia" w:cstheme="minorEastAsia"/>
                <w:sz w:val="21"/>
                <w:szCs w:val="21"/>
                <w:highlight w:val="none"/>
                <w:lang w:val="en-US" w:eastAsia="zh-CN"/>
              </w:rPr>
              <w:t>芯理化板台面，内嵌</w:t>
            </w:r>
            <w:commentRangeStart w:id="183"/>
            <w:r>
              <w:rPr>
                <w:rFonts w:hint="eastAsia" w:asciiTheme="minorEastAsia" w:hAnsiTheme="minorEastAsia" w:eastAsiaTheme="minorEastAsia" w:cstheme="minorEastAsia"/>
                <w:sz w:val="21"/>
                <w:szCs w:val="21"/>
                <w:highlight w:val="none"/>
                <w:lang w:val="en-US" w:eastAsia="zh-CN"/>
              </w:rPr>
              <w:t>400*450*40mm</w:t>
            </w:r>
            <w:commentRangeEnd w:id="183"/>
            <w:r>
              <w:commentReference w:id="183"/>
            </w:r>
            <w:r>
              <w:rPr>
                <w:rFonts w:hint="eastAsia" w:asciiTheme="minorEastAsia" w:hAnsiTheme="minorEastAsia" w:eastAsiaTheme="minorEastAsia" w:cstheme="minorEastAsia"/>
                <w:sz w:val="21"/>
                <w:szCs w:val="21"/>
                <w:highlight w:val="none"/>
                <w:lang w:val="en-US" w:eastAsia="zh-CN"/>
              </w:rPr>
              <w:t>厚大理石</w:t>
            </w:r>
          </w:p>
        </w:tc>
      </w:tr>
      <w:tr w14:paraId="6D599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61E55C9">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885D464">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6E47B3D8">
            <w:pPr>
              <w:widowControl/>
              <w:spacing w:line="240" w:lineRule="auto"/>
              <w:jc w:val="left"/>
              <w:rPr>
                <w:rFonts w:hint="eastAsia" w:asciiTheme="minorEastAsia" w:hAnsiTheme="minorEastAsia" w:eastAsiaTheme="minorEastAsia" w:cstheme="minorEastAsia"/>
                <w:b/>
                <w:bCs/>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2.柜体：采用</w:t>
            </w:r>
            <w:commentRangeStart w:id="184"/>
            <w:r>
              <w:rPr>
                <w:rFonts w:hint="eastAsia" w:asciiTheme="minorEastAsia" w:hAnsiTheme="minorEastAsia" w:eastAsiaTheme="minorEastAsia" w:cstheme="minorEastAsia"/>
                <w:sz w:val="21"/>
                <w:szCs w:val="21"/>
                <w:highlight w:val="none"/>
                <w:lang w:val="en-US" w:eastAsia="zh-CN"/>
              </w:rPr>
              <w:t>1.0mm</w:t>
            </w:r>
            <w:commentRangeEnd w:id="184"/>
            <w:r>
              <w:commentReference w:id="184"/>
            </w:r>
            <w:commentRangeStart w:id="185"/>
            <w:r>
              <w:rPr>
                <w:rFonts w:hint="eastAsia" w:asciiTheme="minorEastAsia" w:hAnsiTheme="minorEastAsia" w:eastAsiaTheme="minorEastAsia" w:cstheme="minorEastAsia"/>
                <w:sz w:val="21"/>
                <w:szCs w:val="21"/>
                <w:highlight w:val="none"/>
                <w:lang w:val="en-US" w:eastAsia="zh-CN"/>
              </w:rPr>
              <w:t>优质</w:t>
            </w:r>
            <w:commentRangeEnd w:id="185"/>
            <w:r>
              <w:commentReference w:id="185"/>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经激光剪裁、定位打孔、后折弯焊接后成型，需酸洗磷化处理等十三道工序处理后经环氧树脂粉末粉末流水线自动喷涂，高温烘烤固化，表面需附着力高、硬度耐腐蚀性极强，外形美观。</w:t>
            </w:r>
          </w:p>
        </w:tc>
      </w:tr>
      <w:tr w14:paraId="22D12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47E0DC1">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892E456">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66509218">
            <w:pPr>
              <w:widowControl/>
              <w:spacing w:line="240" w:lineRule="auto"/>
              <w:jc w:val="left"/>
              <w:rPr>
                <w:rFonts w:hint="eastAsia" w:asciiTheme="minorEastAsia" w:hAnsiTheme="minorEastAsia" w:eastAsiaTheme="minorEastAsia" w:cstheme="minorEastAsia"/>
                <w:b/>
                <w:bCs/>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3.三级防震，适用于</w:t>
            </w:r>
            <w:commentRangeStart w:id="186"/>
            <w:r>
              <w:rPr>
                <w:rFonts w:hint="eastAsia" w:asciiTheme="minorEastAsia" w:hAnsiTheme="minorEastAsia" w:eastAsiaTheme="minorEastAsia" w:cstheme="minorEastAsia"/>
                <w:sz w:val="21"/>
                <w:szCs w:val="21"/>
                <w:highlight w:val="none"/>
                <w:lang w:val="en-US" w:eastAsia="zh-CN"/>
              </w:rPr>
              <w:t>最精密的</w:t>
            </w:r>
            <w:commentRangeEnd w:id="186"/>
            <w:r>
              <w:commentReference w:id="186"/>
            </w:r>
            <w:r>
              <w:rPr>
                <w:rFonts w:hint="eastAsia" w:asciiTheme="minorEastAsia" w:hAnsiTheme="minorEastAsia" w:eastAsiaTheme="minorEastAsia" w:cstheme="minorEastAsia"/>
                <w:sz w:val="21"/>
                <w:szCs w:val="21"/>
                <w:highlight w:val="none"/>
                <w:lang w:val="en-US" w:eastAsia="zh-CN"/>
              </w:rPr>
              <w:t>分析天平。</w:t>
            </w:r>
          </w:p>
        </w:tc>
      </w:tr>
      <w:tr w14:paraId="5703E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1A33CD5">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626393D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4CC6FC9D">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4.底部带可调平衡脚</w:t>
            </w:r>
          </w:p>
        </w:tc>
      </w:tr>
      <w:tr w14:paraId="011775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6B8F13E8">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39</w:t>
            </w:r>
          </w:p>
        </w:tc>
        <w:tc>
          <w:tcPr>
            <w:tcW w:w="800" w:type="pct"/>
            <w:vMerge w:val="restart"/>
            <w:noWrap w:val="0"/>
            <w:vAlign w:val="center"/>
          </w:tcPr>
          <w:p w14:paraId="47E51E6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val="en-US" w:eastAsia="zh-CN"/>
              </w:rPr>
              <w:t>窄边框</w:t>
            </w:r>
            <w:r>
              <w:rPr>
                <w:rFonts w:hint="eastAsia" w:asciiTheme="minorEastAsia" w:hAnsiTheme="minorEastAsia" w:eastAsiaTheme="minorEastAsia" w:cstheme="minorEastAsia"/>
                <w:sz w:val="21"/>
                <w:szCs w:val="21"/>
                <w:highlight w:val="none"/>
                <w:lang w:eastAsia="zh-CN"/>
              </w:rPr>
              <w:t>通风柜</w:t>
            </w: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4B687CAD">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1.技术描述：</w:t>
            </w:r>
          </w:p>
          <w:p w14:paraId="199CE900">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符合</w:t>
            </w:r>
            <w:commentRangeStart w:id="187"/>
            <w:r>
              <w:rPr>
                <w:rFonts w:hint="eastAsia" w:asciiTheme="minorEastAsia" w:hAnsiTheme="minorEastAsia" w:eastAsiaTheme="minorEastAsia" w:cstheme="minorEastAsia"/>
                <w:sz w:val="21"/>
                <w:szCs w:val="21"/>
                <w:highlight w:val="none"/>
                <w:lang w:val="en-US" w:eastAsia="zh-CN"/>
              </w:rPr>
              <w:t>EN14175-3：2019、ASHRAE 110</w:t>
            </w:r>
            <w:commentRangeEnd w:id="187"/>
            <w:r>
              <w:commentReference w:id="187"/>
            </w:r>
            <w:commentRangeStart w:id="188"/>
            <w:r>
              <w:rPr>
                <w:rFonts w:hint="eastAsia" w:asciiTheme="minorEastAsia" w:hAnsiTheme="minorEastAsia" w:eastAsiaTheme="minorEastAsia" w:cstheme="minorEastAsia"/>
                <w:sz w:val="21"/>
                <w:szCs w:val="21"/>
                <w:highlight w:val="none"/>
                <w:lang w:val="en-US" w:eastAsia="zh-CN"/>
              </w:rPr>
              <w:t>、GB24820-2009</w:t>
            </w:r>
            <w:commentRangeEnd w:id="188"/>
            <w:r>
              <w:commentReference w:id="188"/>
            </w:r>
            <w:r>
              <w:rPr>
                <w:rFonts w:hint="eastAsia" w:asciiTheme="minorEastAsia" w:hAnsiTheme="minorEastAsia" w:eastAsiaTheme="minorEastAsia" w:cstheme="minorEastAsia"/>
                <w:sz w:val="21"/>
                <w:szCs w:val="21"/>
                <w:highlight w:val="none"/>
                <w:lang w:val="en-US" w:eastAsia="zh-CN"/>
              </w:rPr>
              <w:t>标准</w:t>
            </w:r>
          </w:p>
          <w:p w14:paraId="323CC531">
            <w:pPr>
              <w:widowControl/>
              <w:spacing w:line="240" w:lineRule="auto"/>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通风柜的设计、制造、安装均依照</w:t>
            </w:r>
            <w:commentRangeStart w:id="189"/>
            <w:r>
              <w:rPr>
                <w:rFonts w:hint="eastAsia" w:asciiTheme="minorEastAsia" w:hAnsiTheme="minorEastAsia" w:eastAsiaTheme="minorEastAsia" w:cstheme="minorEastAsia"/>
                <w:sz w:val="21"/>
                <w:szCs w:val="21"/>
                <w:highlight w:val="none"/>
                <w:lang w:val="en-US" w:eastAsia="zh-CN"/>
              </w:rPr>
              <w:t>EN14175-3：2019、ASHRAE 110</w:t>
            </w:r>
            <w:commentRangeEnd w:id="189"/>
            <w:r>
              <w:commentReference w:id="189"/>
            </w:r>
            <w:r>
              <w:rPr>
                <w:rFonts w:hint="eastAsia" w:asciiTheme="minorEastAsia" w:hAnsiTheme="minorEastAsia" w:eastAsiaTheme="minorEastAsia" w:cstheme="minorEastAsia"/>
                <w:sz w:val="21"/>
                <w:szCs w:val="21"/>
                <w:highlight w:val="none"/>
                <w:lang w:val="en-US" w:eastAsia="zh-CN"/>
              </w:rPr>
              <w:t>规范标准，保证在设定面风速(0.5m/s)情况下，残留物浓度符合测试标准，保证实验人员身心健康：</w:t>
            </w:r>
          </w:p>
        </w:tc>
      </w:tr>
      <w:tr w14:paraId="4744BC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9B459F2">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82D9F5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43BE164E">
            <w:pPr>
              <w:widowControl/>
              <w:numPr>
                <w:ilvl w:val="0"/>
                <w:numId w:val="9"/>
              </w:numPr>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通风柜上柜主体结构：</w:t>
            </w:r>
          </w:p>
          <w:p w14:paraId="0FD57E5D">
            <w:pPr>
              <w:widowControl/>
              <w:numPr>
                <w:ilvl w:val="0"/>
                <w:numId w:val="0"/>
              </w:numPr>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2.1通风柜两侧的前端采用尺寸为</w:t>
            </w:r>
            <w:commentRangeStart w:id="190"/>
            <w:r>
              <w:rPr>
                <w:rFonts w:hint="eastAsia" w:asciiTheme="minorEastAsia" w:hAnsiTheme="minorEastAsia" w:eastAsiaTheme="minorEastAsia" w:cstheme="minorEastAsia"/>
                <w:sz w:val="21"/>
                <w:szCs w:val="21"/>
                <w:highlight w:val="none"/>
                <w:lang w:val="en-US" w:eastAsia="zh-CN"/>
              </w:rPr>
              <w:t>217*45mm</w:t>
            </w:r>
            <w:commentRangeEnd w:id="190"/>
            <w:r>
              <w:commentReference w:id="190"/>
            </w:r>
            <w:r>
              <w:rPr>
                <w:rFonts w:hint="eastAsia" w:asciiTheme="minorEastAsia" w:hAnsiTheme="minorEastAsia" w:eastAsiaTheme="minorEastAsia" w:cstheme="minorEastAsia"/>
                <w:sz w:val="21"/>
                <w:szCs w:val="21"/>
                <w:highlight w:val="none"/>
                <w:lang w:val="en-US" w:eastAsia="zh-CN"/>
              </w:rPr>
              <w:t>的铝合金型材作为立柱，铝材厚度≥2.2mm，支撑力强。立柱前部呈斜面，与立柱外侧形成</w:t>
            </w:r>
            <w:commentRangeStart w:id="191"/>
            <w:r>
              <w:rPr>
                <w:rFonts w:hint="eastAsia" w:asciiTheme="minorEastAsia" w:hAnsiTheme="minorEastAsia" w:eastAsiaTheme="minorEastAsia" w:cstheme="minorEastAsia"/>
                <w:sz w:val="21"/>
                <w:szCs w:val="21"/>
                <w:highlight w:val="none"/>
                <w:lang w:val="en-US" w:eastAsia="zh-CN"/>
              </w:rPr>
              <w:t>约45°</w:t>
            </w:r>
            <w:commentRangeEnd w:id="191"/>
            <w:r>
              <w:commentReference w:id="191"/>
            </w:r>
            <w:r>
              <w:rPr>
                <w:rFonts w:hint="eastAsia" w:asciiTheme="minorEastAsia" w:hAnsiTheme="minorEastAsia" w:eastAsiaTheme="minorEastAsia" w:cstheme="minorEastAsia"/>
                <w:sz w:val="21"/>
                <w:szCs w:val="21"/>
                <w:highlight w:val="none"/>
                <w:lang w:val="en-US" w:eastAsia="zh-CN"/>
              </w:rPr>
              <w:t>夹角，尖端部分倒角弧度为R2，既能满足窄边的电动门和排风控制器的安装，又能形成良好的排风气流效果。整体通风柜侧面使用面宽度为</w:t>
            </w:r>
            <w:commentRangeStart w:id="192"/>
            <w:r>
              <w:rPr>
                <w:rFonts w:hint="eastAsia" w:asciiTheme="minorEastAsia" w:hAnsiTheme="minorEastAsia" w:eastAsiaTheme="minorEastAsia" w:cstheme="minorEastAsia"/>
                <w:sz w:val="21"/>
                <w:szCs w:val="21"/>
                <w:highlight w:val="none"/>
                <w:lang w:val="en-US" w:eastAsia="zh-CN"/>
              </w:rPr>
              <w:t>45mm</w:t>
            </w:r>
            <w:commentRangeEnd w:id="192"/>
            <w:r>
              <w:commentReference w:id="192"/>
            </w:r>
            <w:r>
              <w:rPr>
                <w:rFonts w:hint="eastAsia" w:asciiTheme="minorEastAsia" w:hAnsiTheme="minorEastAsia" w:eastAsiaTheme="minorEastAsia" w:cstheme="minorEastAsia"/>
                <w:sz w:val="21"/>
                <w:szCs w:val="21"/>
                <w:highlight w:val="none"/>
                <w:lang w:val="en-US" w:eastAsia="zh-CN"/>
              </w:rPr>
              <w:t>，通风柜侧面结构的厚度与立柱宽度相同，通风柜内部使用空间的宽度不得低于1409mm，使通风柜内部拥有更大的操作空间。通风柜铝材依据GB/T 5237.4-2007 《铝合金建筑型材 第4部分：喷粉型材》检测，扭拧度和弯曲度等6项尺寸偏差、维氏韦氏硬度和抗拉强度等5项力学性能检测结果均为合格；铝合金中含镁（MG）、硅（Si）、铁（Fe≤0.24%）、锰（Mn≤0.03%）等8项金属的含量均符合标准要求；型材膜层局部厚度≥75μm，膜层压痕≥100，耐磨性＞0.8L/μm，膜层的干附着性、湿附着性、沸水附着性均达到最高级的0级，耐溶剂性达到最高级的4级，耐盐酸性和耐砂浆性检测结果均合格；</w:t>
            </w:r>
          </w:p>
          <w:p w14:paraId="0BF84469">
            <w:pPr>
              <w:widowControl/>
              <w:numPr>
                <w:ilvl w:val="0"/>
                <w:numId w:val="0"/>
              </w:numPr>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2.2主体材质为</w:t>
            </w:r>
            <w:commentRangeStart w:id="193"/>
            <w:r>
              <w:rPr>
                <w:rFonts w:hint="eastAsia" w:asciiTheme="minorEastAsia" w:hAnsiTheme="minorEastAsia" w:eastAsiaTheme="minorEastAsia" w:cstheme="minorEastAsia"/>
                <w:sz w:val="21"/>
                <w:szCs w:val="21"/>
                <w:highlight w:val="none"/>
                <w:lang w:val="en-US" w:eastAsia="zh-CN"/>
              </w:rPr>
              <w:t>1.0mm</w:t>
            </w:r>
            <w:commentRangeEnd w:id="193"/>
            <w:r>
              <w:commentReference w:id="193"/>
            </w:r>
            <w:r>
              <w:rPr>
                <w:rFonts w:hint="eastAsia" w:asciiTheme="minorEastAsia" w:hAnsiTheme="minorEastAsia" w:eastAsiaTheme="minorEastAsia" w:cstheme="minorEastAsia"/>
                <w:sz w:val="21"/>
                <w:szCs w:val="21"/>
                <w:highlight w:val="none"/>
                <w:lang w:val="en-US" w:eastAsia="zh-CN"/>
              </w:rPr>
              <w:t>厚的双面电解钢板，钢板及铝型材立柱均经过除油、酸洗、磷化、烘干、机械抛光等多道工序处理后，环氧树脂喷涂粉末静电喷涂经180°高温固化，涂层应无喷漏，表面光滑均匀、色泽一致、无流挂、皱皮、鼓泡、凹陷、压痕。</w:t>
            </w:r>
          </w:p>
          <w:p w14:paraId="641CE2CB">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b w:val="0"/>
                <w:bCs w:val="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2.3前立柱集成滑轨及传动配重结构：通风柜前铝合金立柱内部带有双重滑轨结构，内置有用于移动视窗和配重装置滑动的各4条滑轨，合计</w:t>
            </w:r>
            <w:commentRangeStart w:id="194"/>
            <w:r>
              <w:rPr>
                <w:rFonts w:hint="eastAsia" w:asciiTheme="minorEastAsia" w:hAnsiTheme="minorEastAsia" w:eastAsiaTheme="minorEastAsia" w:cstheme="minorEastAsia"/>
                <w:sz w:val="21"/>
                <w:szCs w:val="21"/>
                <w:highlight w:val="none"/>
                <w:lang w:val="en-US" w:eastAsia="zh-CN"/>
              </w:rPr>
              <w:t>8条</w:t>
            </w:r>
            <w:commentRangeEnd w:id="194"/>
            <w:r>
              <w:commentReference w:id="194"/>
            </w:r>
            <w:r>
              <w:rPr>
                <w:rFonts w:hint="eastAsia" w:asciiTheme="minorEastAsia" w:hAnsiTheme="minorEastAsia" w:eastAsiaTheme="minorEastAsia" w:cstheme="minorEastAsia"/>
                <w:sz w:val="21"/>
                <w:szCs w:val="21"/>
                <w:highlight w:val="none"/>
                <w:lang w:val="en-US" w:eastAsia="zh-CN"/>
              </w:rPr>
              <w:t>滑轨，确保各项组件滑动的稳固性。视窗的滑杆与配重组件通过同步带连接，两者均使用轨道式滑轮在铝合金立柱内滑动，通风柜视窗可实现无级停顿。配重组件外盒整体均为铝合金材质加工而成，内部灌入钢砂或钢板且可灵活按需调整重量，防腐防锈，承重耐用。滑道和滑轮均为PP材质，滑动摩擦力小，整体视窗上下移动轻便、顺畅、低噪。传动同步带应安装在铝合金立柱内，不得显露在通风柜内侧，避免被实验气体腐蚀；配重组件不得外露在通风柜背面，不得在移动时发生摇晃或碰撞，形成噪声。同步带为</w:t>
            </w:r>
            <w:commentRangeStart w:id="195"/>
            <w:r>
              <w:rPr>
                <w:rFonts w:hint="eastAsia" w:asciiTheme="minorEastAsia" w:hAnsiTheme="minorEastAsia" w:eastAsiaTheme="minorEastAsia" w:cstheme="minorEastAsia"/>
                <w:sz w:val="21"/>
                <w:szCs w:val="21"/>
                <w:highlight w:val="none"/>
                <w:lang w:val="en-US" w:eastAsia="zh-CN"/>
              </w:rPr>
              <w:t>5M</w:t>
            </w:r>
            <w:commentRangeEnd w:id="195"/>
            <w:r>
              <w:commentReference w:id="195"/>
            </w:r>
            <w:r>
              <w:rPr>
                <w:rFonts w:hint="eastAsia" w:asciiTheme="minorEastAsia" w:hAnsiTheme="minorEastAsia" w:eastAsiaTheme="minorEastAsia" w:cstheme="minorEastAsia"/>
                <w:sz w:val="21"/>
                <w:szCs w:val="21"/>
                <w:highlight w:val="none"/>
                <w:lang w:val="en-US" w:eastAsia="zh-CN"/>
              </w:rPr>
              <w:t>布面钢丝同步带，同步带应耐用、承重强、具备较强耐腐蚀性能；经拉伸测试最大力≥3400N，1%应变拉伸力≥1270N；经摩擦测试耐摩擦色牢度不低于5级；使用40%硫酸、20%盐酸、40%氢氟酸、饱和氢氧化钠溶液通过12小时点滴法进行耐化学试剂检测同步带表面均无可见变化。</w:t>
            </w:r>
          </w:p>
        </w:tc>
      </w:tr>
      <w:tr w14:paraId="45E4D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7F67716">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131CFB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408CEAB9">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3.通风柜上柜主体结构：下部的前铝材立柱为落地结构，与上柜的立柱款式保持一致，整体美观大气。</w:t>
            </w:r>
          </w:p>
          <w:p w14:paraId="347A3002">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3.1 承重钢架：采用1</w:t>
            </w:r>
            <w:commentRangeStart w:id="196"/>
            <w:r>
              <w:rPr>
                <w:rFonts w:hint="eastAsia" w:asciiTheme="minorEastAsia" w:hAnsiTheme="minorEastAsia" w:eastAsiaTheme="minorEastAsia" w:cstheme="minorEastAsia"/>
                <w:sz w:val="21"/>
                <w:szCs w:val="21"/>
                <w:highlight w:val="none"/>
                <w:lang w:val="en-US" w:eastAsia="zh-CN"/>
              </w:rPr>
              <w:t>.5mm</w:t>
            </w:r>
            <w:commentRangeEnd w:id="196"/>
            <w:r>
              <w:commentReference w:id="196"/>
            </w:r>
            <w:r>
              <w:rPr>
                <w:rFonts w:hint="eastAsia" w:asciiTheme="minorEastAsia" w:hAnsiTheme="minorEastAsia" w:eastAsiaTheme="minorEastAsia" w:cstheme="minorEastAsia"/>
                <w:sz w:val="21"/>
                <w:szCs w:val="21"/>
                <w:highlight w:val="none"/>
                <w:lang w:val="en-US" w:eastAsia="zh-CN"/>
              </w:rPr>
              <w:t>的钢板折弯成</w:t>
            </w:r>
            <w:commentRangeStart w:id="197"/>
            <w:r>
              <w:rPr>
                <w:rFonts w:hint="eastAsia" w:asciiTheme="minorEastAsia" w:hAnsiTheme="minorEastAsia" w:eastAsiaTheme="minorEastAsia" w:cstheme="minorEastAsia"/>
                <w:sz w:val="21"/>
                <w:szCs w:val="21"/>
                <w:highlight w:val="none"/>
                <w:lang w:val="en-US" w:eastAsia="zh-CN"/>
              </w:rPr>
              <w:t>30*60和30*40</w:t>
            </w:r>
            <w:commentRangeEnd w:id="197"/>
            <w:r>
              <w:commentReference w:id="197"/>
            </w:r>
            <w:r>
              <w:rPr>
                <w:rFonts w:hint="eastAsia" w:asciiTheme="minorEastAsia" w:hAnsiTheme="minorEastAsia" w:eastAsiaTheme="minorEastAsia" w:cstheme="minorEastAsia"/>
                <w:sz w:val="21"/>
                <w:szCs w:val="21"/>
                <w:highlight w:val="none"/>
                <w:lang w:val="en-US" w:eastAsia="zh-CN"/>
              </w:rPr>
              <w:t>的管状结构，焊接部分打磨、抛光处理平滑过渡，焊点无毛刺及假焊，表面经过除油、酸洗、磷化、烘干、机械抛光等多道工序处理后，环氧树脂喷涂粉末静电喷涂经180°高温固化，表面光滑均匀、色泽一致、无流挂、皱皮、鼓泡、凹陷、压痕。承重钢架前部与台面板连接处，使用截面为</w:t>
            </w:r>
            <w:commentRangeStart w:id="198"/>
            <w:r>
              <w:rPr>
                <w:rFonts w:hint="eastAsia" w:asciiTheme="minorEastAsia" w:hAnsiTheme="minorEastAsia" w:eastAsiaTheme="minorEastAsia" w:cstheme="minorEastAsia"/>
                <w:sz w:val="21"/>
                <w:szCs w:val="21"/>
                <w:highlight w:val="none"/>
                <w:lang w:val="en-US" w:eastAsia="zh-CN"/>
              </w:rPr>
              <w:t>92*33mm</w:t>
            </w:r>
            <w:commentRangeEnd w:id="198"/>
            <w:r>
              <w:commentReference w:id="198"/>
            </w:r>
            <w:r>
              <w:rPr>
                <w:rFonts w:hint="eastAsia" w:asciiTheme="minorEastAsia" w:hAnsiTheme="minorEastAsia" w:eastAsiaTheme="minorEastAsia" w:cstheme="minorEastAsia"/>
                <w:sz w:val="21"/>
                <w:szCs w:val="21"/>
                <w:highlight w:val="none"/>
                <w:lang w:val="en-US" w:eastAsia="zh-CN"/>
              </w:rPr>
              <w:t>的铝型材作为台面挡板，铝材外壁厚度≥2.0mm。挡板铝材的锐角部分朝外呈圆弧形，前半部分圆弧倒角约为R10，后半部分圆弧倒角约为R25，使台面与活动视窗之间的气流通道更顺畅、更便于排风，避免行程气流死角。挡板后侧高度为</w:t>
            </w:r>
            <w:commentRangeStart w:id="199"/>
            <w:r>
              <w:rPr>
                <w:rFonts w:hint="eastAsia" w:asciiTheme="minorEastAsia" w:hAnsiTheme="minorEastAsia" w:eastAsiaTheme="minorEastAsia" w:cstheme="minorEastAsia"/>
                <w:sz w:val="21"/>
                <w:szCs w:val="21"/>
                <w:highlight w:val="none"/>
                <w:lang w:val="en-US" w:eastAsia="zh-CN"/>
              </w:rPr>
              <w:t>33mm</w:t>
            </w:r>
            <w:commentRangeEnd w:id="199"/>
            <w:r>
              <w:commentReference w:id="199"/>
            </w:r>
            <w:r>
              <w:rPr>
                <w:rFonts w:hint="eastAsia" w:asciiTheme="minorEastAsia" w:hAnsiTheme="minorEastAsia" w:eastAsiaTheme="minorEastAsia" w:cstheme="minorEastAsia"/>
                <w:sz w:val="21"/>
                <w:szCs w:val="21"/>
                <w:highlight w:val="none"/>
                <w:lang w:val="en-US" w:eastAsia="zh-CN"/>
              </w:rPr>
              <w:t>，适用于常见的各类通风柜台面板，且预留空间可按需增加桌面补风的功能，升级为补风型通风柜。</w:t>
            </w:r>
          </w:p>
          <w:p w14:paraId="55D92155">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3.2 设备带：设备带中集成安装有空气开关和国标插座，空气开关和插座应带弹性保护盖，在不使用的情况下保护盖自然处于关闭状态，达成防水溅、防尘的功能。</w:t>
            </w:r>
          </w:p>
          <w:p w14:paraId="0275E3A9">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3.3功能下柜：根据</w:t>
            </w:r>
            <w:del w:id="54" w:author="王秀子" w:date="2024-10-30T22:16:01Z">
              <w:r>
                <w:rPr>
                  <w:rFonts w:hint="default" w:asciiTheme="minorEastAsia" w:hAnsiTheme="minorEastAsia" w:eastAsiaTheme="minorEastAsia" w:cstheme="minorEastAsia"/>
                  <w:sz w:val="21"/>
                  <w:szCs w:val="21"/>
                  <w:highlight w:val="none"/>
                  <w:lang w:val="en-US" w:eastAsia="zh-CN"/>
                </w:rPr>
                <w:delText>客户</w:delText>
              </w:r>
            </w:del>
            <w:ins w:id="55" w:author="王秀子" w:date="2024-10-30T22:16:02Z">
              <w:r>
                <w:rPr>
                  <w:rFonts w:hint="eastAsia" w:asciiTheme="minorEastAsia" w:hAnsiTheme="minorEastAsia" w:eastAsiaTheme="minorEastAsia" w:cstheme="minorEastAsia"/>
                  <w:sz w:val="21"/>
                  <w:szCs w:val="21"/>
                  <w:highlight w:val="none"/>
                  <w:lang w:val="en-US" w:eastAsia="zh-CN"/>
                </w:rPr>
                <w:t>采购人</w:t>
              </w:r>
            </w:ins>
            <w:r>
              <w:rPr>
                <w:rFonts w:hint="eastAsia" w:asciiTheme="minorEastAsia" w:hAnsiTheme="minorEastAsia" w:eastAsiaTheme="minorEastAsia" w:cstheme="minorEastAsia"/>
                <w:sz w:val="21"/>
                <w:szCs w:val="21"/>
                <w:highlight w:val="none"/>
                <w:lang w:val="en-US" w:eastAsia="zh-CN"/>
              </w:rPr>
              <w:t>需求配置不同功能的可活动组合柜体，柜体均应为完整独立的落地型全钢制柜体设计，用于存放试剂、药剂等化学品或资料、仪器等；整体柜体采用</w:t>
            </w:r>
            <w:commentRangeStart w:id="200"/>
            <w:r>
              <w:rPr>
                <w:rFonts w:hint="eastAsia" w:asciiTheme="minorEastAsia" w:hAnsiTheme="minorEastAsia" w:eastAsiaTheme="minorEastAsia" w:cstheme="minorEastAsia"/>
                <w:sz w:val="21"/>
                <w:szCs w:val="21"/>
                <w:highlight w:val="none"/>
                <w:lang w:val="en-US" w:eastAsia="zh-CN"/>
              </w:rPr>
              <w:t>1.0mm</w:t>
            </w:r>
            <w:commentRangeEnd w:id="200"/>
            <w:r>
              <w:commentReference w:id="200"/>
            </w:r>
            <w:r>
              <w:rPr>
                <w:rFonts w:hint="eastAsia" w:asciiTheme="minorEastAsia" w:hAnsiTheme="minorEastAsia" w:eastAsiaTheme="minorEastAsia" w:cstheme="minorEastAsia"/>
                <w:sz w:val="21"/>
                <w:szCs w:val="21"/>
                <w:highlight w:val="none"/>
                <w:lang w:val="en-US" w:eastAsia="zh-CN"/>
              </w:rPr>
              <w:t>厚双面电解钢板制作，内外双层门板扣合式结构，门板内填充隔音材料，门板上带有一体折弯拉手。下柜储物柜表面经过除油、酸洗、磷化、烘干、机械抛光等多道工序处理后，环氧树脂喷涂粉末静电喷涂经</w:t>
            </w:r>
            <w:commentRangeStart w:id="201"/>
            <w:r>
              <w:rPr>
                <w:rFonts w:hint="eastAsia" w:asciiTheme="minorEastAsia" w:hAnsiTheme="minorEastAsia" w:eastAsiaTheme="minorEastAsia" w:cstheme="minorEastAsia"/>
                <w:sz w:val="21"/>
                <w:szCs w:val="21"/>
                <w:highlight w:val="none"/>
                <w:lang w:val="en-US" w:eastAsia="zh-CN"/>
              </w:rPr>
              <w:t>180°</w:t>
            </w:r>
            <w:commentRangeEnd w:id="201"/>
            <w:r>
              <w:commentReference w:id="201"/>
            </w:r>
            <w:r>
              <w:rPr>
                <w:rFonts w:hint="eastAsia" w:asciiTheme="minorEastAsia" w:hAnsiTheme="minorEastAsia" w:eastAsiaTheme="minorEastAsia" w:cstheme="minorEastAsia"/>
                <w:sz w:val="21"/>
                <w:szCs w:val="21"/>
                <w:highlight w:val="none"/>
                <w:lang w:val="en-US" w:eastAsia="zh-CN"/>
              </w:rPr>
              <w:t>高温固化，依据GB 24820-2009 《实验室家具通用技术条件》的标准检测，窄边框通风柜的金属喷漆涂层的冲击强度符合标准要求，硬度≥2H，耐24小时乙酸盐雾试验评级≥10级，涂层附着力不低于1级；储物柜拉门经30kg/10次的拉门强度试验、80N/10次的拉门水平静荷载试验、3.0kg/10次的拉门猛开试验结果均为合格，拉门经2.0kg循环50000次耐久性试验结果合格；储物柜经过载试验、主体结构和底架的强度试验、空载稳定性试验结果均为合格；</w:t>
            </w:r>
          </w:p>
          <w:p w14:paraId="357E4944">
            <w:pPr>
              <w:widowControl/>
              <w:spacing w:line="240" w:lineRule="auto"/>
              <w:jc w:val="left"/>
              <w:rPr>
                <w:rFonts w:hint="eastAsia" w:asciiTheme="minorEastAsia" w:hAnsiTheme="minorEastAsia" w:eastAsiaTheme="minorEastAsia" w:cstheme="minorEastAsia"/>
                <w:b/>
                <w:bCs/>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3.4 下柜合页：采用304不锈钢板，通过模具一体冲压及折弯组装成型，厚度不低于1.8mm带六个安装螺丝孔位。其中外沿四个孔位为椭圆形设计，方便在安装时门板的上下、左右调节，便于门板调节贴合柜身；中部两个孔位为标准圆孔，便于柜门在调节完毕后的锁定。 合页外露杆柱采取全封焊圆弧打磨处理，杆柱表面不刮手，且外观不得看到内杆的转轴。</w:t>
            </w:r>
          </w:p>
        </w:tc>
      </w:tr>
      <w:tr w14:paraId="2D70D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0BA28C3">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037B77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74E579AD">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4.通风柜阻燃导流板：采用阻燃、防爆、耐腐蚀、耐高温，一体透芯，从里到外为同一材质。厚度：采用</w:t>
            </w:r>
            <w:commentRangeStart w:id="202"/>
            <w:r>
              <w:rPr>
                <w:rFonts w:hint="eastAsia" w:asciiTheme="minorEastAsia" w:hAnsiTheme="minorEastAsia" w:eastAsiaTheme="minorEastAsia" w:cstheme="minorEastAsia"/>
                <w:sz w:val="21"/>
                <w:szCs w:val="21"/>
                <w:highlight w:val="none"/>
                <w:lang w:val="en-US" w:eastAsia="zh-CN"/>
              </w:rPr>
              <w:t>5mm</w:t>
            </w:r>
            <w:commentRangeEnd w:id="202"/>
            <w:r>
              <w:commentReference w:id="202"/>
            </w:r>
            <w:r>
              <w:rPr>
                <w:rFonts w:hint="eastAsia" w:asciiTheme="minorEastAsia" w:hAnsiTheme="minorEastAsia" w:eastAsiaTheme="minorEastAsia" w:cstheme="minorEastAsia"/>
                <w:sz w:val="21"/>
                <w:szCs w:val="21"/>
                <w:highlight w:val="none"/>
                <w:lang w:val="en-US" w:eastAsia="zh-CN"/>
              </w:rPr>
              <w:t>厚乳白色实验室专用通风柜陶瓷纤维板。导流板固定座：采用耐蚀塑料材质(聚丙烯、聚氯乙烯或其它更佳的耐蚀塑料)，或采用厚1.5mm(±3%)的316不锈钢材质制作；</w:t>
            </w:r>
          </w:p>
        </w:tc>
      </w:tr>
      <w:tr w14:paraId="31EEC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F0AD4CB">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64E353F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18600E80">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5.通风柜视窗：视窗分为移门视窗和固定视窗两部分。视窗内嵌于前立柱内，固定视窗高度≥510mm，玻璃采用</w:t>
            </w:r>
            <w:commentRangeStart w:id="203"/>
            <w:r>
              <w:rPr>
                <w:rFonts w:hint="eastAsia" w:asciiTheme="minorEastAsia" w:hAnsiTheme="minorEastAsia" w:eastAsiaTheme="minorEastAsia" w:cstheme="minorEastAsia"/>
                <w:sz w:val="21"/>
                <w:szCs w:val="21"/>
                <w:highlight w:val="none"/>
                <w:lang w:val="en-US" w:eastAsia="zh-CN"/>
              </w:rPr>
              <w:t>5mm</w:t>
            </w:r>
            <w:commentRangeEnd w:id="203"/>
            <w:r>
              <w:commentReference w:id="203"/>
            </w:r>
            <w:r>
              <w:rPr>
                <w:rFonts w:hint="eastAsia" w:asciiTheme="minorEastAsia" w:hAnsiTheme="minorEastAsia" w:eastAsiaTheme="minorEastAsia" w:cstheme="minorEastAsia"/>
                <w:sz w:val="21"/>
                <w:szCs w:val="21"/>
                <w:highlight w:val="none"/>
                <w:lang w:val="en-US" w:eastAsia="zh-CN"/>
              </w:rPr>
              <w:t>厚安全钢化玻璃，玻璃应光洁平滑不应有裂纹、疙瘩、麻点，防爆性能良好，玻璃意外破碎后不会完全碎裂飞溅，玻璃外沿采用全铝合金边框包围。移门视窗高度≥800mm，移门视窗最大开启高度不得低于790mm。移门开启/关闭轻便灵活，无卡阻，并可在任意位置停留，开启/关闭移门的力量不应大于19N。移门视窗玻璃采用3+3mm厚夹胶玻璃，透明度高，玻璃中间层的胶膜坚韧且附着力强，受冲击玻璃破碎后，碎片不会脱落，与胶膜粘合在一起，整体不易贯穿，与普通玻璃相比更具有耐震、防爆的性能，安全性能更高。移门视窗边框采用铝合金型材作整体包围；移门下部的铝材横梁作弧度设计，横梁铝材截面尺寸为</w:t>
            </w:r>
            <w:commentRangeStart w:id="204"/>
            <w:r>
              <w:rPr>
                <w:rFonts w:hint="eastAsia" w:asciiTheme="minorEastAsia" w:hAnsiTheme="minorEastAsia" w:eastAsiaTheme="minorEastAsia" w:cstheme="minorEastAsia"/>
                <w:sz w:val="21"/>
                <w:szCs w:val="21"/>
                <w:highlight w:val="none"/>
                <w:lang w:val="en-US" w:eastAsia="zh-CN"/>
              </w:rPr>
              <w:t>45*19mm</w:t>
            </w:r>
            <w:commentRangeEnd w:id="204"/>
            <w:r>
              <w:commentReference w:id="204"/>
            </w:r>
            <w:r>
              <w:rPr>
                <w:rFonts w:hint="eastAsia" w:asciiTheme="minorEastAsia" w:hAnsiTheme="minorEastAsia" w:eastAsiaTheme="minorEastAsia" w:cstheme="minorEastAsia"/>
                <w:sz w:val="21"/>
                <w:szCs w:val="21"/>
                <w:highlight w:val="none"/>
                <w:lang w:val="en-US" w:eastAsia="zh-CN"/>
              </w:rPr>
              <w:t>，铝材厚度≥1.2mm，横梁内侧弧度为R30，底部弧度为R1.5；拉手作水滴状弧度设计，铝材厚度≥1.4mm，拉手顶部圆弧≥R8，底部圆弧为≥R16，内外两侧均为由内往外行程圆弧凹面，便于通风柜在排风时的气体流动，避免形成风流死角。移门侧面通过专用合金扣件连接滑杆，可在不拆卸通风柜主体结构的情况下安装或拆卸视窗组件，便于检修。合金扣件可以对视窗和滑杆之间的距离作微调，使移门能居中固定在通风柜的正面空间。移门视窗的横梁、立柱、拉手由同一个铝合金压铸插件连接，插件下部自带红外线感应装置的安装槽位。</w:t>
            </w:r>
          </w:p>
          <w:p w14:paraId="3730A2CA">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视窗移门限高装置：通风柜两侧前立柱分别装有限高模块，避免视窗抬升到过高位置，保障实验人员在操作通风柜时，视窗能有效保护其颈部和头部的安全。限高模块为铝合金材质，自上往下呈坡型，标准安装高度为台面以上</w:t>
            </w:r>
            <w:commentRangeStart w:id="205"/>
            <w:r>
              <w:rPr>
                <w:rFonts w:hint="eastAsia" w:asciiTheme="minorEastAsia" w:hAnsiTheme="minorEastAsia" w:eastAsiaTheme="minorEastAsia" w:cstheme="minorEastAsia"/>
                <w:sz w:val="21"/>
                <w:szCs w:val="21"/>
                <w:highlight w:val="none"/>
                <w:lang w:val="en-US" w:eastAsia="zh-CN"/>
              </w:rPr>
              <w:t>500mm</w:t>
            </w:r>
            <w:commentRangeEnd w:id="205"/>
            <w:r>
              <w:commentReference w:id="205"/>
            </w:r>
            <w:r>
              <w:rPr>
                <w:rFonts w:hint="eastAsia" w:asciiTheme="minorEastAsia" w:hAnsiTheme="minorEastAsia" w:eastAsiaTheme="minorEastAsia" w:cstheme="minorEastAsia"/>
                <w:sz w:val="21"/>
                <w:szCs w:val="21"/>
                <w:highlight w:val="none"/>
                <w:lang w:val="en-US" w:eastAsia="zh-CN"/>
              </w:rPr>
              <w:t>，亦可设定定制化高度；视窗的拉手上装有限位杆，限位杆分别凸出在拉手连接件的两侧，视窗拉手的中部装有限高解除装置。当视窗提升到设定高度时将被限高装置阻挡，须手动解除限高装置后方可继续提升到更大高度；当视窗从限高模块以上位置下降时，由于限高模块的坡型设计，视窗能自如顺畅地下降，限高装置不会造成限制。</w:t>
            </w:r>
          </w:p>
        </w:tc>
      </w:tr>
      <w:tr w14:paraId="35447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E2C69D9">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1BE578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6805E823">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6.通风柜补风系统：应具有补风系统，操作台前边缘设有进风口，确保任何移门高度状态下流入通风柜腔体内的气流趋于稳定和持久。</w:t>
            </w:r>
          </w:p>
        </w:tc>
      </w:tr>
      <w:tr w14:paraId="3DF0F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6843270">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65172CF">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11467DC7">
            <w:pPr>
              <w:widowControl/>
              <w:numPr>
                <w:ilvl w:val="0"/>
                <w:numId w:val="0"/>
              </w:numPr>
              <w:spacing w:line="240" w:lineRule="auto"/>
              <w:ind w:left="0" w:leftChars="0" w:firstLine="0" w:firstLineChars="0"/>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b w:val="0"/>
                <w:bCs w:val="0"/>
                <w:color w:val="auto"/>
                <w:sz w:val="21"/>
                <w:szCs w:val="21"/>
                <w:highlight w:val="none"/>
                <w:lang w:val="en-US" w:eastAsia="zh-CN"/>
              </w:rPr>
              <w:t>7.带导流口型集气罩：采用PP材料一体注塑成型，整体高弧度设计，产品强度高，降低排风过程中产生的风噪。集气罩顶部的排风口处带有双层壁结构的回流槽，回流槽槽宽≥12mm，回流槽一侧带有废液导流口，导流口内径≥8mm，导流口孔位为下陷式设计，配套废液管使用，能收集排风管内的冷凝废液并自动排出通风柜，避免冷凝废液回流到通风柜内造成的柜体腐蚀或实验器材受损。集气罩经检测，其耐冲击性能≥5.0KJ/㎡，依照GB/T 11547-2008《塑料 耐液体化学试剂性能的测试》使用40%氢氟酸、40%硫酸、40%硝酸、40%氢氧化钠、35%盐酸、30%过氧化氢、25%氢氧化铵、20%碳酸钠、10%次氯酸钠、10%硫化钠、5%苯酚等14种常见化学试剂常温浸泡24小时，集气罩表面均无明显变化。</w:t>
            </w:r>
          </w:p>
        </w:tc>
      </w:tr>
      <w:tr w14:paraId="48693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F326BCD">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C2CCAE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0F4EABDB">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8.通风柜内部空间：满足以下使用需求：</w:t>
            </w:r>
          </w:p>
          <w:p w14:paraId="79D183AA">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宽度1.5米通风柜内部横向操作空间不得小于1400mm；</w:t>
            </w:r>
          </w:p>
          <w:p w14:paraId="661E98D5">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宽度1.8米通风柜内部横向操作空间不得小于1700mm；</w:t>
            </w:r>
            <w:r>
              <w:rPr>
                <w:rFonts w:hint="eastAsia" w:asciiTheme="minorEastAsia" w:hAnsiTheme="minorEastAsia" w:eastAsiaTheme="minorEastAsia" w:cstheme="minorEastAsia"/>
                <w:b w:val="0"/>
                <w:kern w:val="2"/>
                <w:sz w:val="21"/>
                <w:szCs w:val="21"/>
                <w:highlight w:val="none"/>
                <w:lang w:val="en-US" w:eastAsia="zh-CN" w:bidi="ar-SA"/>
              </w:rPr>
              <w:t>视窗玻璃到导流板深度不得小于700mm；</w:t>
            </w:r>
          </w:p>
        </w:tc>
      </w:tr>
      <w:tr w14:paraId="5524A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1E187F4">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C5A5AE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614D2594">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9.平均面风速值：工作开口高度在</w:t>
            </w:r>
            <w:commentRangeStart w:id="206"/>
            <w:r>
              <w:rPr>
                <w:rFonts w:hint="eastAsia" w:asciiTheme="minorEastAsia" w:hAnsiTheme="minorEastAsia" w:eastAsiaTheme="minorEastAsia" w:cstheme="minorEastAsia"/>
                <w:sz w:val="21"/>
                <w:szCs w:val="21"/>
                <w:highlight w:val="none"/>
                <w:lang w:val="en-US" w:eastAsia="zh-CN"/>
              </w:rPr>
              <w:t>457mm-500mm</w:t>
            </w:r>
            <w:commentRangeEnd w:id="206"/>
            <w:r>
              <w:commentReference w:id="206"/>
            </w:r>
            <w:r>
              <w:rPr>
                <w:rFonts w:hint="eastAsia" w:asciiTheme="minorEastAsia" w:hAnsiTheme="minorEastAsia" w:eastAsiaTheme="minorEastAsia" w:cstheme="minorEastAsia"/>
                <w:sz w:val="21"/>
                <w:szCs w:val="21"/>
                <w:highlight w:val="none"/>
                <w:lang w:val="en-US" w:eastAsia="zh-CN"/>
              </w:rPr>
              <w:t>范围，平均面风速值在</w:t>
            </w:r>
            <w:commentRangeStart w:id="207"/>
            <w:r>
              <w:rPr>
                <w:rFonts w:hint="eastAsia" w:asciiTheme="minorEastAsia" w:hAnsiTheme="minorEastAsia" w:eastAsiaTheme="minorEastAsia" w:cstheme="minorEastAsia"/>
                <w:sz w:val="21"/>
                <w:szCs w:val="21"/>
                <w:highlight w:val="none"/>
                <w:lang w:val="en-US" w:eastAsia="zh-CN"/>
              </w:rPr>
              <w:t>0.49m/s-0.51m/s</w:t>
            </w:r>
            <w:commentRangeEnd w:id="207"/>
            <w:r>
              <w:commentReference w:id="207"/>
            </w:r>
            <w:r>
              <w:rPr>
                <w:rFonts w:hint="eastAsia" w:asciiTheme="minorEastAsia" w:hAnsiTheme="minorEastAsia" w:eastAsiaTheme="minorEastAsia" w:cstheme="minorEastAsia"/>
                <w:sz w:val="21"/>
                <w:szCs w:val="21"/>
                <w:highlight w:val="none"/>
                <w:lang w:val="en-US" w:eastAsia="zh-CN"/>
              </w:rPr>
              <w:t>，计算开口面风速算数平均值，其最大值与算数平均值的偏差小于20%，其最小值与算数平均值偏差小于13%；</w:t>
            </w:r>
          </w:p>
        </w:tc>
      </w:tr>
      <w:tr w14:paraId="04D295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0723B7A">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C623714">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39C08ADF">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10.台面材料：采用厚度≥20mm陶瓷台面，产品为一次烧铸成型陶瓷台面，应具有耐腐蚀、耐各种强酸碱和有机溶剂的侵蚀，具有一定韧性、耐冲击、和耐高温性能。台面应由托台面支架支持，与台面较好组合，有足够的承重能力。</w:t>
            </w:r>
          </w:p>
        </w:tc>
      </w:tr>
      <w:tr w14:paraId="5E8AD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D19C438">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4948234">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020EB749">
            <w:pPr>
              <w:widowControl/>
              <w:spacing w:line="240" w:lineRule="auto"/>
              <w:jc w:val="left"/>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11.通风柜泄压孔：配置有泄压孔，当通风柜内部压力不能及时从风阀排出时，可以通过泄压孔泄压，从而确保实验室人员的安全。</w:t>
            </w:r>
          </w:p>
        </w:tc>
      </w:tr>
      <w:tr w14:paraId="2690E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AA03470">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92A6C66">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01BB6B5A">
            <w:pPr>
              <w:widowControl/>
              <w:spacing w:line="240" w:lineRule="auto"/>
              <w:jc w:val="left"/>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12.伺服面板系统：可以根据具体需求进行定制（台面、水槽、废液收集、水、电、气配件等）。能够兼容所有的控制阀，并可在有限空间内实现多元化功能的扩展，实验室内增加设备使用点时，只需更换局部的模块，就能精确的和预留点相连接。通风柜外部配置伺服功能面板。功能面板根据需求应包括电、水、气等末端接口及遥控阀、控制器等；</w:t>
            </w:r>
          </w:p>
        </w:tc>
      </w:tr>
      <w:tr w14:paraId="5B58B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7CEF2C0">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CDA664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78499F41">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13.通风柜电器系统：</w:t>
            </w:r>
          </w:p>
          <w:p w14:paraId="00D52284">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照明装置：采用LED灯，灯光确保足够的光照强度，快速启动类型；配有PC防护罩，不与柜内气体直接接触，易更换，安全可靠。</w:t>
            </w:r>
          </w:p>
          <w:p w14:paraId="6F70F35F">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电路模块面板：插座：插座面板可满足设备接入，满足10A、16A设备接入，常规为配制3个220V/10A,1个220V/16A,每个插座面板配有一个透明视窗的防护面板。</w:t>
            </w:r>
          </w:p>
          <w:p w14:paraId="310CD837">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断路器：电路控制面板放置在通风柜外部功能区，每台通风柜应配有一个单独的电路控制单元，作为单台通风柜的电路总控及功能分控；配置有独立的漏电保护器，</w:t>
            </w:r>
            <w:commentRangeStart w:id="208"/>
            <w:r>
              <w:rPr>
                <w:rFonts w:hint="eastAsia" w:asciiTheme="minorEastAsia" w:hAnsiTheme="minorEastAsia" w:eastAsiaTheme="minorEastAsia" w:cstheme="minorEastAsia"/>
                <w:sz w:val="21"/>
                <w:szCs w:val="21"/>
                <w:highlight w:val="none"/>
                <w:lang w:val="en-US" w:eastAsia="zh-CN"/>
              </w:rPr>
              <w:t>符合CCC认证</w:t>
            </w:r>
            <w:commentRangeEnd w:id="208"/>
            <w:r>
              <w:commentReference w:id="208"/>
            </w:r>
            <w:r>
              <w:rPr>
                <w:rFonts w:hint="eastAsia" w:asciiTheme="minorEastAsia" w:hAnsiTheme="minorEastAsia" w:eastAsiaTheme="minorEastAsia" w:cstheme="minorEastAsia"/>
                <w:sz w:val="21"/>
                <w:szCs w:val="21"/>
                <w:highlight w:val="none"/>
                <w:lang w:val="en-US" w:eastAsia="zh-CN"/>
              </w:rPr>
              <w:t>，当一个通风柜发生电路故障时，不影响其他通风柜的正常使用；</w:t>
            </w:r>
          </w:p>
          <w:p w14:paraId="666FCA62">
            <w:pPr>
              <w:widowControl/>
              <w:spacing w:line="240" w:lineRule="auto"/>
              <w:jc w:val="left"/>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紧急停止按钮：具有急停断电功能，紧急停止按钮安装在外部功能面板上，位置应明显并方便操作；主要用途是实验室人员在操作时，如遇紧急情况可以强制性停止通风柜系统的按钮，防止误操作的安全保障。</w:t>
            </w:r>
          </w:p>
        </w:tc>
      </w:tr>
      <w:tr w14:paraId="290667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F25DC1A">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DBFCCD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106D1D52">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14.通风柜上下水:配置水斗、水嘴；</w:t>
            </w:r>
          </w:p>
          <w:p w14:paraId="6627BD40">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水斗：采用高密度PP材质，耐强酸、强碱，稳定性强，具有弹性，韧性，不易老化；</w:t>
            </w:r>
          </w:p>
          <w:p w14:paraId="1E07ED77">
            <w:pPr>
              <w:widowControl/>
              <w:spacing w:line="240" w:lineRule="auto"/>
              <w:jc w:val="left"/>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水嘴：主体采用加厚铜质，环氧树脂涂层，耐腐蚀，耐热，防紫外线敷设，陶瓷阀芯可满足</w:t>
            </w:r>
            <w:commentRangeStart w:id="209"/>
            <w:r>
              <w:rPr>
                <w:rFonts w:hint="eastAsia" w:asciiTheme="minorEastAsia" w:hAnsiTheme="minorEastAsia" w:eastAsiaTheme="minorEastAsia" w:cstheme="minorEastAsia"/>
                <w:sz w:val="21"/>
                <w:szCs w:val="21"/>
                <w:highlight w:val="none"/>
                <w:lang w:val="en-US" w:eastAsia="zh-CN"/>
              </w:rPr>
              <w:t>90°</w:t>
            </w:r>
            <w:commentRangeEnd w:id="209"/>
            <w:r>
              <w:commentReference w:id="209"/>
            </w:r>
            <w:r>
              <w:rPr>
                <w:rFonts w:hint="eastAsia" w:asciiTheme="minorEastAsia" w:hAnsiTheme="minorEastAsia" w:eastAsiaTheme="minorEastAsia" w:cstheme="minorEastAsia"/>
                <w:sz w:val="21"/>
                <w:szCs w:val="21"/>
                <w:highlight w:val="none"/>
                <w:lang w:val="en-US" w:eastAsia="zh-CN"/>
              </w:rPr>
              <w:t>旋转，静态最大耐压</w:t>
            </w:r>
            <w:commentRangeStart w:id="210"/>
            <w:r>
              <w:rPr>
                <w:rFonts w:hint="eastAsia" w:asciiTheme="minorEastAsia" w:hAnsiTheme="minorEastAsia" w:eastAsiaTheme="minorEastAsia" w:cstheme="minorEastAsia"/>
                <w:sz w:val="21"/>
                <w:szCs w:val="21"/>
                <w:highlight w:val="none"/>
                <w:lang w:val="en-US" w:eastAsia="zh-CN"/>
              </w:rPr>
              <w:t>10Bar</w:t>
            </w:r>
            <w:commentRangeEnd w:id="210"/>
            <w:r>
              <w:commentReference w:id="210"/>
            </w:r>
            <w:r>
              <w:rPr>
                <w:rFonts w:hint="eastAsia" w:asciiTheme="minorEastAsia" w:hAnsiTheme="minorEastAsia" w:eastAsiaTheme="minorEastAsia" w:cstheme="minorEastAsia"/>
                <w:sz w:val="21"/>
                <w:szCs w:val="21"/>
                <w:highlight w:val="none"/>
                <w:lang w:val="en-US" w:eastAsia="zh-CN"/>
              </w:rPr>
              <w:t>。满足人体工程学设计，水嘴为铜质可拆卸。</w:t>
            </w:r>
          </w:p>
        </w:tc>
      </w:tr>
      <w:tr w14:paraId="7C3BD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07" w:hRule="atLeast"/>
        </w:trPr>
        <w:tc>
          <w:tcPr>
            <w:tcW w:w="506" w:type="pct"/>
            <w:vMerge w:val="continue"/>
            <w:noWrap w:val="0"/>
            <w:vAlign w:val="center"/>
          </w:tcPr>
          <w:p w14:paraId="520CB215">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B05C26B">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595CB0B6">
            <w:pPr>
              <w:widowControl/>
              <w:numPr>
                <w:ilvl w:val="0"/>
                <w:numId w:val="0"/>
              </w:numPr>
              <w:spacing w:line="240" w:lineRule="auto"/>
              <w:jc w:val="left"/>
              <w:rPr>
                <w:rFonts w:hint="eastAsia" w:asciiTheme="minorEastAsia" w:hAnsiTheme="minorEastAsia" w:eastAsiaTheme="minorEastAsia" w:cstheme="minorEastAsia"/>
                <w:b/>
                <w:bCs/>
                <w:color w:val="FF0000"/>
                <w:kern w:val="2"/>
                <w:sz w:val="21"/>
                <w:szCs w:val="21"/>
                <w:highlight w:val="none"/>
                <w:lang w:val="en-US" w:eastAsia="zh-CN" w:bidi="ar-SA"/>
              </w:rPr>
            </w:pPr>
            <w:r>
              <w:rPr>
                <w:rFonts w:hint="eastAsia" w:asciiTheme="minorEastAsia" w:hAnsiTheme="minorEastAsia" w:eastAsiaTheme="minorEastAsia" w:cstheme="minorEastAsia"/>
                <w:b/>
                <w:bCs/>
                <w:color w:val="FF0000"/>
                <w:sz w:val="21"/>
                <w:szCs w:val="21"/>
                <w:highlight w:val="none"/>
                <w:lang w:val="en-US" w:eastAsia="zh-CN"/>
              </w:rPr>
              <w:t>▲15.</w:t>
            </w:r>
            <w:r>
              <w:rPr>
                <w:rFonts w:hint="eastAsia" w:asciiTheme="minorEastAsia" w:hAnsiTheme="minorEastAsia" w:eastAsiaTheme="minorEastAsia" w:cstheme="minorEastAsia"/>
                <w:b/>
                <w:bCs/>
                <w:color w:val="FF0000"/>
                <w:kern w:val="2"/>
                <w:sz w:val="21"/>
                <w:szCs w:val="21"/>
                <w:highlight w:val="none"/>
                <w:lang w:val="en-US" w:eastAsia="zh-CN" w:bidi="ar-SA"/>
              </w:rPr>
              <w:t>窄边框通风柜的质量要求：</w:t>
            </w:r>
          </w:p>
          <w:p w14:paraId="17B9F980">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（1）性能要求1：依据</w:t>
            </w:r>
            <w:commentRangeStart w:id="211"/>
            <w:r>
              <w:rPr>
                <w:rFonts w:hint="eastAsia" w:asciiTheme="minorEastAsia" w:hAnsiTheme="minorEastAsia" w:eastAsiaTheme="minorEastAsia" w:cstheme="minorEastAsia"/>
                <w:b/>
                <w:bCs/>
                <w:color w:val="FF0000"/>
                <w:kern w:val="0"/>
                <w:sz w:val="21"/>
                <w:szCs w:val="21"/>
                <w:highlight w:val="none"/>
                <w:lang w:val="en-US" w:eastAsia="zh-CN" w:bidi="ar-SA"/>
              </w:rPr>
              <w:t>EN14175-3:2019</w:t>
            </w:r>
            <w:commentRangeEnd w:id="211"/>
            <w:r>
              <w:commentReference w:id="211"/>
            </w:r>
            <w:r>
              <w:rPr>
                <w:rFonts w:hint="eastAsia" w:asciiTheme="minorEastAsia" w:hAnsiTheme="minorEastAsia" w:eastAsiaTheme="minorEastAsia" w:cstheme="minorEastAsia"/>
                <w:b/>
                <w:bCs/>
                <w:color w:val="FF0000"/>
                <w:kern w:val="0"/>
                <w:sz w:val="21"/>
                <w:szCs w:val="21"/>
                <w:highlight w:val="none"/>
                <w:lang w:val="en-US" w:eastAsia="zh-CN" w:bidi="ar-SA"/>
              </w:rPr>
              <w:t>标准，在视窗移门开启高度500mm条件下，符合以下性能要求：</w:t>
            </w:r>
          </w:p>
          <w:p w14:paraId="394EF3BE">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（a）平均面风速：通风柜的平均面风速为0.3m/s±5%；排风量不大于750m</w:t>
            </w:r>
            <w:r>
              <w:rPr>
                <w:rFonts w:hint="eastAsia" w:asciiTheme="minorEastAsia" w:hAnsiTheme="minorEastAsia" w:eastAsiaTheme="minorEastAsia" w:cstheme="minorEastAsia"/>
                <w:b/>
                <w:bCs/>
                <w:color w:val="FF0000"/>
                <w:kern w:val="0"/>
                <w:sz w:val="21"/>
                <w:szCs w:val="21"/>
                <w:highlight w:val="none"/>
                <w:vertAlign w:val="superscript"/>
                <w:lang w:val="en-US" w:eastAsia="zh-CN" w:bidi="ar-SA"/>
              </w:rPr>
              <w:t>3</w:t>
            </w:r>
            <w:r>
              <w:rPr>
                <w:rFonts w:hint="eastAsia" w:asciiTheme="minorEastAsia" w:hAnsiTheme="minorEastAsia" w:eastAsiaTheme="minorEastAsia" w:cstheme="minorEastAsia"/>
                <w:b/>
                <w:bCs/>
                <w:color w:val="FF0000"/>
                <w:kern w:val="0"/>
                <w:sz w:val="21"/>
                <w:szCs w:val="21"/>
                <w:highlight w:val="none"/>
                <w:lang w:val="en-US" w:eastAsia="zh-CN" w:bidi="ar-SA"/>
              </w:rPr>
              <w:t>/h;</w:t>
            </w:r>
          </w:p>
          <w:p w14:paraId="19A20687">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（b）浓度-内测量面试验，6个采样位置检测的SF</w:t>
            </w:r>
            <w:r>
              <w:rPr>
                <w:rFonts w:hint="eastAsia" w:asciiTheme="minorEastAsia" w:hAnsiTheme="minorEastAsia" w:eastAsiaTheme="minorEastAsia" w:cstheme="minorEastAsia"/>
                <w:b/>
                <w:bCs/>
                <w:color w:val="FF0000"/>
                <w:kern w:val="0"/>
                <w:sz w:val="21"/>
                <w:szCs w:val="21"/>
                <w:highlight w:val="none"/>
                <w:vertAlign w:val="subscript"/>
                <w:lang w:val="en-US" w:eastAsia="zh-CN" w:bidi="ar-SA"/>
              </w:rPr>
              <w:t>6</w:t>
            </w:r>
            <w:r>
              <w:rPr>
                <w:rFonts w:hint="eastAsia" w:asciiTheme="minorEastAsia" w:hAnsiTheme="minorEastAsia" w:eastAsiaTheme="minorEastAsia" w:cstheme="minorEastAsia"/>
                <w:b/>
                <w:bCs/>
                <w:color w:val="FF0000"/>
                <w:kern w:val="0"/>
                <w:sz w:val="21"/>
                <w:szCs w:val="21"/>
                <w:highlight w:val="none"/>
                <w:lang w:val="en-US" w:eastAsia="zh-CN" w:bidi="ar-SA"/>
              </w:rPr>
              <w:t>平均浓度均低于0.01ppm的检测限值；</w:t>
            </w:r>
          </w:p>
          <w:p w14:paraId="209B6F8C">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（c）浓度-外测量面试验，打开视窗和关闭视窗检测的SF</w:t>
            </w:r>
            <w:r>
              <w:rPr>
                <w:rFonts w:hint="eastAsia" w:asciiTheme="minorEastAsia" w:hAnsiTheme="minorEastAsia" w:eastAsiaTheme="minorEastAsia" w:cstheme="minorEastAsia"/>
                <w:b/>
                <w:bCs/>
                <w:color w:val="FF0000"/>
                <w:kern w:val="0"/>
                <w:sz w:val="21"/>
                <w:szCs w:val="21"/>
                <w:highlight w:val="none"/>
                <w:vertAlign w:val="subscript"/>
                <w:lang w:val="en-US" w:eastAsia="zh-CN" w:bidi="ar-SA"/>
              </w:rPr>
              <w:t>6</w:t>
            </w:r>
            <w:r>
              <w:rPr>
                <w:rFonts w:hint="eastAsia" w:asciiTheme="minorEastAsia" w:hAnsiTheme="minorEastAsia" w:eastAsiaTheme="minorEastAsia" w:cstheme="minorEastAsia"/>
                <w:b/>
                <w:bCs/>
                <w:color w:val="FF0000"/>
                <w:kern w:val="0"/>
                <w:sz w:val="21"/>
                <w:szCs w:val="21"/>
                <w:highlight w:val="none"/>
                <w:lang w:val="en-US" w:eastAsia="zh-CN" w:bidi="ar-SA"/>
              </w:rPr>
              <w:t>平均浓度低于0.01ppm的检测限值；</w:t>
            </w:r>
          </w:p>
          <w:p w14:paraId="22147756">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（d）浓度-干扰试验，检测的SF</w:t>
            </w:r>
            <w:r>
              <w:rPr>
                <w:rFonts w:hint="eastAsia" w:asciiTheme="minorEastAsia" w:hAnsiTheme="minorEastAsia" w:eastAsiaTheme="minorEastAsia" w:cstheme="minorEastAsia"/>
                <w:b/>
                <w:bCs/>
                <w:color w:val="FF0000"/>
                <w:kern w:val="0"/>
                <w:sz w:val="21"/>
                <w:szCs w:val="21"/>
                <w:highlight w:val="none"/>
                <w:vertAlign w:val="subscript"/>
                <w:lang w:val="en-US" w:eastAsia="zh-CN" w:bidi="ar-SA"/>
              </w:rPr>
              <w:t>6</w:t>
            </w:r>
            <w:r>
              <w:rPr>
                <w:rFonts w:hint="eastAsia" w:asciiTheme="minorEastAsia" w:hAnsiTheme="minorEastAsia" w:eastAsiaTheme="minorEastAsia" w:cstheme="minorEastAsia"/>
                <w:b/>
                <w:bCs/>
                <w:color w:val="FF0000"/>
                <w:kern w:val="0"/>
                <w:sz w:val="21"/>
                <w:szCs w:val="21"/>
                <w:highlight w:val="none"/>
                <w:lang w:val="en-US" w:eastAsia="zh-CN" w:bidi="ar-SA"/>
              </w:rPr>
              <w:t>平均浓度低于0.1ppm，且峰值不高于0.5ppm；</w:t>
            </w:r>
          </w:p>
          <w:p w14:paraId="3A84860A">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（e）空气交换效率：检测气体喷射器按照外测量平面试验安置，空气交换效率不低于50%；</w:t>
            </w:r>
          </w:p>
          <w:p w14:paraId="5848CE52">
            <w:pPr>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（f）视窗悬吊：视窗悬吊情况下，断开一个悬挂装置时，视窗跌落距离不大于130mm。</w:t>
            </w:r>
          </w:p>
          <w:p w14:paraId="22D94AEC">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（g）视窗移位：沿着视窗边在左、中、右3个等距位置向上移动的作用力不大于28N，向下的作用力不应大于18N。</w:t>
            </w:r>
          </w:p>
          <w:p w14:paraId="019B6842">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（h）防溅漏：当视窗关闭至最小位置时，朝视窗喷射液体不应溢出到工作空间外部，飞溅在视窗内表面上的液体应从视窗内表面滴下，滴落在视窗底部边缘结构上，没有液体溢出。</w:t>
            </w:r>
          </w:p>
          <w:p w14:paraId="1898ECF2">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（i）照度：照度平均值不小于1200Lx，均匀性不小于0.85。</w:t>
            </w:r>
          </w:p>
          <w:p w14:paraId="55F78A75">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（2）性能要求2：依据</w:t>
            </w:r>
            <w:commentRangeStart w:id="212"/>
            <w:r>
              <w:rPr>
                <w:rFonts w:hint="eastAsia" w:asciiTheme="minorEastAsia" w:hAnsiTheme="minorEastAsia" w:eastAsiaTheme="minorEastAsia" w:cstheme="minorEastAsia"/>
                <w:b/>
                <w:bCs/>
                <w:color w:val="FF0000"/>
                <w:kern w:val="0"/>
                <w:sz w:val="21"/>
                <w:szCs w:val="21"/>
                <w:highlight w:val="none"/>
                <w:lang w:val="en-US" w:eastAsia="zh-CN" w:bidi="ar-SA"/>
              </w:rPr>
              <w:t>ANSI/ASHRAE110-2016</w:t>
            </w:r>
            <w:commentRangeEnd w:id="212"/>
            <w:r>
              <w:commentReference w:id="212"/>
            </w:r>
            <w:r>
              <w:rPr>
                <w:rFonts w:hint="eastAsia" w:asciiTheme="minorEastAsia" w:hAnsiTheme="minorEastAsia" w:eastAsiaTheme="minorEastAsia" w:cstheme="minorEastAsia"/>
                <w:b/>
                <w:bCs/>
                <w:color w:val="FF0000"/>
                <w:kern w:val="0"/>
                <w:sz w:val="21"/>
                <w:szCs w:val="21"/>
                <w:highlight w:val="none"/>
                <w:lang w:val="en-US" w:eastAsia="zh-CN" w:bidi="ar-SA"/>
              </w:rPr>
              <w:t>标准，在视窗移门开启高度500mm条件下，符合以下性能要求：</w:t>
            </w:r>
          </w:p>
          <w:p w14:paraId="42D7DD6A">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（a）横向气流垂直最大平均值不大于0.02m/s，水平最大平均值不大于0.04m/s；</w:t>
            </w:r>
          </w:p>
          <w:p w14:paraId="0E82B961">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（b）气流可视化测试，局部视觉流动显示，通风柜评级“高符合”，大体积视觉流动显示，通风柜评级“高符合”；</w:t>
            </w:r>
          </w:p>
          <w:p w14:paraId="1DA2D3D6">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（c）示踪气体浓度：左、中、右的泄露浓度平均值不得大于0.00ppm；</w:t>
            </w:r>
          </w:p>
          <w:p w14:paraId="354D8B18">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（d）视窗移动影响：泄露浓度平均值不得大于0.00ppm；</w:t>
            </w:r>
          </w:p>
          <w:p w14:paraId="44F3C6AA">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（e）周边扫描：泄露浓度平均值不得大于0.00ppm。</w:t>
            </w:r>
          </w:p>
          <w:p w14:paraId="7ACFDCB4">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（3）噪声：依据</w:t>
            </w:r>
            <w:commentRangeStart w:id="213"/>
            <w:r>
              <w:rPr>
                <w:rFonts w:hint="eastAsia" w:asciiTheme="minorEastAsia" w:hAnsiTheme="minorEastAsia" w:eastAsiaTheme="minorEastAsia" w:cstheme="minorEastAsia"/>
                <w:b/>
                <w:bCs/>
                <w:color w:val="FF0000"/>
                <w:kern w:val="0"/>
                <w:sz w:val="21"/>
                <w:szCs w:val="21"/>
                <w:highlight w:val="none"/>
                <w:lang w:val="en-US" w:eastAsia="zh-CN" w:bidi="ar-SA"/>
              </w:rPr>
              <w:t>EN14175-4：2004</w:t>
            </w:r>
            <w:commentRangeStart w:id="214"/>
            <w:r>
              <w:rPr>
                <w:rFonts w:hint="eastAsia" w:asciiTheme="minorEastAsia" w:hAnsiTheme="minorEastAsia" w:eastAsiaTheme="minorEastAsia" w:cstheme="minorEastAsia"/>
                <w:b/>
                <w:bCs/>
                <w:color w:val="FF0000"/>
                <w:kern w:val="0"/>
                <w:sz w:val="21"/>
                <w:szCs w:val="21"/>
                <w:highlight w:val="none"/>
                <w:lang w:val="en-US" w:eastAsia="zh-CN" w:bidi="ar-SA"/>
              </w:rPr>
              <w:t>+AC：2014</w:t>
            </w:r>
            <w:commentRangeEnd w:id="213"/>
            <w:r>
              <w:commentReference w:id="213"/>
            </w:r>
            <w:commentRangeEnd w:id="214"/>
            <w:r>
              <w:commentReference w:id="214"/>
            </w:r>
            <w:r>
              <w:rPr>
                <w:rFonts w:hint="eastAsia" w:asciiTheme="minorEastAsia" w:hAnsiTheme="minorEastAsia" w:eastAsiaTheme="minorEastAsia" w:cstheme="minorEastAsia"/>
                <w:b/>
                <w:bCs/>
                <w:color w:val="FF0000"/>
                <w:kern w:val="0"/>
                <w:sz w:val="21"/>
                <w:szCs w:val="21"/>
                <w:highlight w:val="none"/>
                <w:lang w:val="en-US" w:eastAsia="zh-CN" w:bidi="ar-SA"/>
              </w:rPr>
              <w:t>标准条款5.11，通风柜的噪声不大于55dB（A）。</w:t>
            </w:r>
          </w:p>
          <w:p w14:paraId="0C0988A5">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（4）阻力：依据JB/T6412-1999标准条款6.4和7.5，通风柜阻力不大于24Pa。</w:t>
            </w:r>
          </w:p>
          <w:p w14:paraId="63B34C29">
            <w:pPr>
              <w:widowControl w:val="0"/>
              <w:numPr>
                <w:ilvl w:val="0"/>
                <w:numId w:val="0"/>
              </w:numPr>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（5）流动显示：通风柜依照JB/ 6412-1999，在平均面风速0.401m/s、移门开启高度500mm的情况下，测试流动显示试验，当排风柜正常运行时，白色烟雾能全部通过排风口排出无外溢，符合标准要求。</w:t>
            </w:r>
          </w:p>
          <w:p w14:paraId="29ED6764">
            <w:pPr>
              <w:widowControl w:val="0"/>
              <w:numPr>
                <w:ilvl w:val="0"/>
                <w:numId w:val="0"/>
              </w:numPr>
              <w:ind w:left="0" w:leftChars="0" w:firstLine="0" w:firstLineChars="0"/>
              <w:jc w:val="left"/>
              <w:outlineLvl w:val="2"/>
              <w:rPr>
                <w:rFonts w:hint="eastAsia" w:asciiTheme="minorEastAsia" w:hAnsiTheme="minorEastAsia" w:eastAsiaTheme="minorEastAsia" w:cstheme="minorEastAsia"/>
                <w:b/>
                <w:kern w:val="2"/>
                <w:sz w:val="21"/>
                <w:szCs w:val="21"/>
                <w:highlight w:val="none"/>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提供证明材料：提供委托人为投标人或产品制造商的第三方检测机构出具的带有CMA或CNAS标识的检测报告关键页（包括但不限于：报告的封面、首页、内容页）扫描件</w:t>
            </w:r>
            <w:del w:id="56" w:author="王秀子" w:date="2024-10-30T21:17:44Z">
              <w:r>
                <w:rPr>
                  <w:rFonts w:hint="eastAsia" w:asciiTheme="minorEastAsia" w:hAnsiTheme="minorEastAsia" w:eastAsiaTheme="minorEastAsia" w:cstheme="minorEastAsia"/>
                  <w:b/>
                  <w:bCs/>
                  <w:color w:val="FF0000"/>
                  <w:kern w:val="0"/>
                  <w:sz w:val="21"/>
                  <w:szCs w:val="21"/>
                  <w:highlight w:val="none"/>
                  <w:lang w:val="en-US" w:eastAsia="zh-CN" w:bidi="ar-SA"/>
                </w:rPr>
                <w:delText>，原件备查</w:delText>
              </w:r>
            </w:del>
            <w:r>
              <w:rPr>
                <w:rFonts w:hint="eastAsia" w:asciiTheme="minorEastAsia" w:hAnsiTheme="minorEastAsia" w:eastAsiaTheme="minorEastAsia" w:cstheme="minorEastAsia"/>
                <w:b/>
                <w:bCs/>
                <w:color w:val="FF0000"/>
                <w:kern w:val="0"/>
                <w:sz w:val="21"/>
                <w:szCs w:val="21"/>
                <w:highlight w:val="none"/>
                <w:lang w:val="en-US" w:eastAsia="zh-CN" w:bidi="ar-SA"/>
              </w:rPr>
              <w:t>；</w:t>
            </w:r>
          </w:p>
        </w:tc>
      </w:tr>
      <w:tr w14:paraId="52632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1B675DAF">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40</w:t>
            </w:r>
          </w:p>
        </w:tc>
        <w:tc>
          <w:tcPr>
            <w:tcW w:w="800" w:type="pct"/>
            <w:vMerge w:val="restart"/>
            <w:noWrap w:val="0"/>
            <w:vAlign w:val="center"/>
          </w:tcPr>
          <w:p w14:paraId="00F75AA5">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万向抽气罩</w:t>
            </w: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253811EB">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1.结构组成：</w:t>
            </w:r>
          </w:p>
          <w:p w14:paraId="749047EA">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主体材质：选用高密度PP材质，保证了耐用性和防腐蚀性能。</w:t>
            </w:r>
          </w:p>
          <w:p w14:paraId="76DC6DD6">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固定底座：采用高密度PP材质。固定基座的结构与固定方式应能确保移动风罩安装及使用时的稳定</w:t>
            </w:r>
          </w:p>
          <w:p w14:paraId="197E0D00">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连接杆：使用304不锈钢材质，保证结构强度和防腐蚀性能。</w:t>
            </w:r>
          </w:p>
          <w:p w14:paraId="1D3600EE">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罩体：高密度PC材质制成，Φ375mm。</w:t>
            </w:r>
          </w:p>
          <w:p w14:paraId="745A4D9B">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结构形式：三节关节连接而成，实现360°全方位旋转和上下左右任意角度调节。</w:t>
            </w:r>
          </w:p>
        </w:tc>
      </w:tr>
      <w:tr w14:paraId="73696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5F47E5A2">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720C8D7A">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58C47F93">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2.活动范围：</w:t>
            </w:r>
          </w:p>
          <w:p w14:paraId="7582FE62">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最大活动半径：最大活动半径可达</w:t>
            </w:r>
            <w:commentRangeStart w:id="215"/>
            <w:r>
              <w:rPr>
                <w:rFonts w:hint="eastAsia" w:asciiTheme="minorEastAsia" w:hAnsiTheme="minorEastAsia" w:eastAsiaTheme="minorEastAsia" w:cstheme="minorEastAsia"/>
                <w:sz w:val="21"/>
                <w:szCs w:val="21"/>
                <w:highlight w:val="none"/>
                <w:lang w:val="en-US" w:eastAsia="zh-CN"/>
              </w:rPr>
              <w:t>1200mm。</w:t>
            </w:r>
            <w:commentRangeEnd w:id="215"/>
            <w:r>
              <w:commentReference w:id="215"/>
            </w:r>
          </w:p>
        </w:tc>
      </w:tr>
      <w:tr w14:paraId="4B4230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5CEE216C">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7A9FD973">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48C10C37">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3.关节灵活性：</w:t>
            </w:r>
          </w:p>
          <w:p w14:paraId="6DBCE943">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关节材质：高密度PP，可360度自由旋转并能调节方向。</w:t>
            </w:r>
          </w:p>
          <w:p w14:paraId="4C0C4A95">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关节密封：配备高密度橡胶密封圈，确保接缝处密封良好，防止漏气，并减少运行噪音。</w:t>
            </w:r>
          </w:p>
        </w:tc>
      </w:tr>
      <w:tr w14:paraId="0DD2A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79950F37">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6B06C5F1">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3E7A1FDE">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4.风量控制：</w:t>
            </w:r>
          </w:p>
          <w:p w14:paraId="1EE3F7A0">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气流调节阀：具备手动调节气流量的功能，可在一定范围内精确控制吸入气体的速度。</w:t>
            </w:r>
          </w:p>
        </w:tc>
      </w:tr>
      <w:tr w14:paraId="565F4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3" w:hRule="atLeast"/>
        </w:trPr>
        <w:tc>
          <w:tcPr>
            <w:tcW w:w="506" w:type="pct"/>
            <w:vMerge w:val="continue"/>
            <w:noWrap w:val="0"/>
            <w:vAlign w:val="top"/>
          </w:tcPr>
          <w:p w14:paraId="7C0DCE30">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1A660144">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12A28412">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5.管道直径：</w:t>
            </w:r>
          </w:p>
          <w:p w14:paraId="55047E8D">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风管直径：</w:t>
            </w:r>
            <w:commentRangeStart w:id="216"/>
            <w:r>
              <w:rPr>
                <w:rFonts w:hint="eastAsia" w:asciiTheme="minorEastAsia" w:hAnsiTheme="minorEastAsia" w:eastAsiaTheme="minorEastAsia" w:cstheme="minorEastAsia"/>
                <w:sz w:val="21"/>
                <w:szCs w:val="21"/>
                <w:highlight w:val="none"/>
                <w:lang w:val="en-US" w:eastAsia="zh-CN"/>
              </w:rPr>
              <w:t>直径为Φ75mm。</w:t>
            </w:r>
          </w:p>
          <w:p w14:paraId="7A4EAA61">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底座管直径：直径为Φ90mm。</w:t>
            </w:r>
            <w:commentRangeEnd w:id="216"/>
            <w:r>
              <w:commentReference w:id="216"/>
            </w:r>
          </w:p>
        </w:tc>
      </w:tr>
      <w:tr w14:paraId="29FE47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2" w:hRule="atLeast"/>
        </w:trPr>
        <w:tc>
          <w:tcPr>
            <w:tcW w:w="506" w:type="pct"/>
            <w:vMerge w:val="continue"/>
            <w:noWrap w:val="0"/>
            <w:vAlign w:val="top"/>
          </w:tcPr>
          <w:p w14:paraId="63A674A5">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5DF0C86B">
            <w:pPr>
              <w:widowControl/>
              <w:spacing w:line="240" w:lineRule="auto"/>
              <w:jc w:val="left"/>
              <w:rPr>
                <w:rFonts w:hint="eastAsia" w:asciiTheme="minorEastAsia" w:hAnsiTheme="minorEastAsia" w:eastAsiaTheme="minorEastAsia" w:cstheme="minorEastAsia"/>
                <w:sz w:val="21"/>
                <w:szCs w:val="21"/>
                <w:highlight w:val="none"/>
                <w:lang w:val="en-US"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551B9B13">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▲6.万向排气罩的质量要求：</w:t>
            </w:r>
          </w:p>
          <w:p w14:paraId="0AA4D858">
            <w:pPr>
              <w:widowControl w:val="0"/>
              <w:jc w:val="left"/>
              <w:outlineLvl w:val="2"/>
              <w:rPr>
                <w:rFonts w:hint="eastAsia" w:asciiTheme="minorEastAsia" w:hAnsiTheme="minorEastAsia" w:eastAsiaTheme="minorEastAsia" w:cstheme="minorEastAsia"/>
                <w:b/>
                <w:bCs/>
                <w:color w:val="FF0000"/>
                <w:kern w:val="0"/>
                <w:sz w:val="21"/>
                <w:szCs w:val="21"/>
                <w:lang w:val="en-US" w:eastAsia="zh-CN" w:bidi="ar-SA"/>
              </w:rPr>
            </w:pPr>
            <w:r>
              <w:rPr>
                <w:rFonts w:hint="eastAsia" w:asciiTheme="minorEastAsia" w:hAnsiTheme="minorEastAsia" w:eastAsiaTheme="minorEastAsia" w:cstheme="minorEastAsia"/>
                <w:b/>
                <w:bCs/>
                <w:color w:val="FF0000"/>
                <w:kern w:val="0"/>
                <w:sz w:val="21"/>
                <w:szCs w:val="21"/>
                <w:highlight w:val="none"/>
                <w:lang w:val="en-US" w:eastAsia="zh-CN" w:bidi="ar-SA"/>
              </w:rPr>
              <w:t>（1）中性盐雾试验：依据GB/T10125-2021标准，检测结果在溶液浓度50g/L和溶液PH值6.7环境下，累计时间168h，外观无明显变化。</w:t>
            </w:r>
          </w:p>
          <w:p w14:paraId="1D363977">
            <w:pPr>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（2）耐老化性能：依据GB/T1865-2009,GB/T250-2008标准，累计时间≥</w:t>
            </w:r>
            <w:commentRangeStart w:id="217"/>
            <w:r>
              <w:rPr>
                <w:rFonts w:hint="eastAsia" w:asciiTheme="minorEastAsia" w:hAnsiTheme="minorEastAsia" w:eastAsiaTheme="minorEastAsia" w:cstheme="minorEastAsia"/>
                <w:b/>
                <w:bCs/>
                <w:color w:val="FF0000"/>
                <w:sz w:val="21"/>
                <w:szCs w:val="21"/>
                <w:highlight w:val="none"/>
                <w:lang w:val="en-US" w:eastAsia="zh-CN"/>
              </w:rPr>
              <w:t>500h</w:t>
            </w:r>
            <w:commentRangeEnd w:id="217"/>
            <w:r>
              <w:commentReference w:id="217"/>
            </w:r>
            <w:r>
              <w:rPr>
                <w:rFonts w:hint="eastAsia" w:asciiTheme="minorEastAsia" w:hAnsiTheme="minorEastAsia" w:eastAsiaTheme="minorEastAsia" w:cstheme="minorEastAsia"/>
                <w:b/>
                <w:bCs/>
                <w:color w:val="FF0000"/>
                <w:sz w:val="21"/>
                <w:szCs w:val="21"/>
                <w:highlight w:val="none"/>
                <w:lang w:val="en-US" w:eastAsia="zh-CN"/>
              </w:rPr>
              <w:t>，检测结果为灰卡5级。</w:t>
            </w:r>
          </w:p>
          <w:p w14:paraId="3C8AFF20">
            <w:pPr>
              <w:widowControl w:val="0"/>
              <w:jc w:val="left"/>
              <w:outlineLvl w:val="2"/>
              <w:rPr>
                <w:rFonts w:hint="eastAsia" w:asciiTheme="minorEastAsia" w:hAnsiTheme="minorEastAsia" w:eastAsiaTheme="minorEastAsia" w:cstheme="minorEastAsia"/>
                <w:b/>
                <w:bCs/>
                <w:color w:val="FF0000"/>
                <w:kern w:val="0"/>
                <w:sz w:val="21"/>
                <w:szCs w:val="21"/>
                <w:highlight w:val="none"/>
                <w:lang w:val="en-US" w:eastAsia="zh-CN" w:bidi="ar-SA"/>
              </w:rPr>
            </w:pPr>
            <w:r>
              <w:rPr>
                <w:rFonts w:hint="eastAsia" w:asciiTheme="minorEastAsia" w:hAnsiTheme="minorEastAsia" w:eastAsiaTheme="minorEastAsia" w:cstheme="minorEastAsia"/>
                <w:b/>
                <w:bCs/>
                <w:color w:val="FF0000"/>
                <w:kern w:val="2"/>
                <w:sz w:val="21"/>
                <w:szCs w:val="21"/>
                <w:highlight w:val="none"/>
                <w:lang w:val="en-US" w:eastAsia="zh-CN" w:bidi="ar-SA"/>
              </w:rPr>
              <w:t>（3）</w:t>
            </w:r>
            <w:r>
              <w:rPr>
                <w:rFonts w:hint="eastAsia" w:asciiTheme="minorEastAsia" w:hAnsiTheme="minorEastAsia" w:eastAsiaTheme="minorEastAsia" w:cstheme="minorEastAsia"/>
                <w:b/>
                <w:bCs/>
                <w:color w:val="FF0000"/>
                <w:kern w:val="0"/>
                <w:sz w:val="21"/>
                <w:szCs w:val="21"/>
                <w:highlight w:val="none"/>
                <w:lang w:val="en-US" w:eastAsia="zh-CN" w:bidi="ar-SA"/>
              </w:rPr>
              <w:t>抗菌性：依据JC/T897-2014标准，要求≥12种细菌的检测，抗细菌率检测值≥99.99%；（菌种包括金黄色葡萄球菌、大肠埃希氏菌、肺炎克雷伯氏菌、枯草芽孢杆菌、恶臭假单胞菌、粪肠球菌、宋氏志贺氏菌）。</w:t>
            </w:r>
          </w:p>
          <w:p w14:paraId="33C01D81">
            <w:pPr>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kern w:val="2"/>
                <w:sz w:val="21"/>
                <w:szCs w:val="21"/>
                <w:highlight w:val="none"/>
                <w:lang w:val="en-US" w:eastAsia="zh-CN" w:bidi="ar-SA"/>
              </w:rPr>
              <w:t xml:space="preserve"> （</w:t>
            </w:r>
            <w:r>
              <w:rPr>
                <w:rFonts w:hint="eastAsia" w:asciiTheme="minorEastAsia" w:hAnsiTheme="minorEastAsia" w:eastAsiaTheme="minorEastAsia" w:cstheme="minorEastAsia"/>
                <w:b/>
                <w:bCs/>
                <w:color w:val="FF0000"/>
                <w:sz w:val="21"/>
                <w:szCs w:val="21"/>
                <w:highlight w:val="none"/>
                <w:lang w:val="en-US" w:eastAsia="zh-CN"/>
              </w:rPr>
              <w:t>4） 弯曲弹性模量：依据GB/T9341-2008标准，检测结果≥1650MPa；简支梁缺口冲击强度：依据GB/T1043.1-2008标准，检测结果≥22KJ/m</w:t>
            </w:r>
            <w:r>
              <w:rPr>
                <w:rFonts w:hint="eastAsia" w:asciiTheme="minorEastAsia" w:hAnsiTheme="minorEastAsia" w:eastAsiaTheme="minorEastAsia" w:cstheme="minorEastAsia"/>
                <w:b/>
                <w:bCs/>
                <w:color w:val="FF0000"/>
                <w:sz w:val="21"/>
                <w:szCs w:val="21"/>
                <w:highlight w:val="none"/>
                <w:vertAlign w:val="superscript"/>
                <w:lang w:val="en-US" w:eastAsia="zh-CN"/>
              </w:rPr>
              <w:t>2</w:t>
            </w:r>
            <w:r>
              <w:rPr>
                <w:rFonts w:hint="eastAsia" w:asciiTheme="minorEastAsia" w:hAnsiTheme="minorEastAsia" w:eastAsiaTheme="minorEastAsia" w:cstheme="minorEastAsia"/>
                <w:b/>
                <w:bCs/>
                <w:color w:val="FF0000"/>
                <w:sz w:val="21"/>
                <w:szCs w:val="21"/>
                <w:highlight w:val="none"/>
                <w:vertAlign w:val="baseline"/>
                <w:lang w:val="en-US" w:eastAsia="zh-CN"/>
              </w:rPr>
              <w:t>；维卡软化温度：依据GB/T1633-2000标准，在升温速率50℃/h，静载荷10N环境下，检测结果</w:t>
            </w:r>
            <w:r>
              <w:rPr>
                <w:rFonts w:hint="eastAsia" w:asciiTheme="minorEastAsia" w:hAnsiTheme="minorEastAsia" w:eastAsiaTheme="minorEastAsia" w:cstheme="minorEastAsia"/>
                <w:b/>
                <w:bCs/>
                <w:color w:val="FF0000"/>
                <w:sz w:val="21"/>
                <w:szCs w:val="21"/>
                <w:highlight w:val="none"/>
                <w:lang w:val="en-US" w:eastAsia="zh-CN"/>
              </w:rPr>
              <w:t>≥</w:t>
            </w:r>
            <w:r>
              <w:rPr>
                <w:rFonts w:hint="eastAsia" w:asciiTheme="minorEastAsia" w:hAnsiTheme="minorEastAsia" w:eastAsiaTheme="minorEastAsia" w:cstheme="minorEastAsia"/>
                <w:b/>
                <w:bCs/>
                <w:color w:val="FF0000"/>
                <w:sz w:val="21"/>
                <w:szCs w:val="21"/>
                <w:highlight w:val="none"/>
                <w:vertAlign w:val="baseline"/>
                <w:lang w:val="en-US" w:eastAsia="zh-CN"/>
              </w:rPr>
              <w:t>145.0℃</w:t>
            </w:r>
            <w:r>
              <w:rPr>
                <w:rFonts w:hint="eastAsia" w:asciiTheme="minorEastAsia" w:hAnsiTheme="minorEastAsia" w:eastAsiaTheme="minorEastAsia" w:cstheme="minorEastAsia"/>
                <w:b/>
                <w:bCs/>
                <w:color w:val="FF0000"/>
                <w:sz w:val="21"/>
                <w:szCs w:val="21"/>
                <w:highlight w:val="none"/>
                <w:lang w:val="en-US" w:eastAsia="zh-CN"/>
              </w:rPr>
              <w:t>。</w:t>
            </w:r>
          </w:p>
          <w:p w14:paraId="267D0E43">
            <w:pP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提供证明材料：提供委托人为投标人或产品制造商的第三方检测机构出具的带有CMA或CNAS标识的检测报告关键页（包括但不限于：报告的封面、首页、内容页）扫描件</w:t>
            </w:r>
            <w:del w:id="57" w:author="王秀子" w:date="2024-10-30T21:17:44Z">
              <w:r>
                <w:rPr>
                  <w:rFonts w:hint="eastAsia" w:asciiTheme="minorEastAsia" w:hAnsiTheme="minorEastAsia" w:eastAsiaTheme="minorEastAsia" w:cstheme="minorEastAsia"/>
                  <w:b/>
                  <w:bCs/>
                  <w:color w:val="FF0000"/>
                  <w:sz w:val="21"/>
                  <w:szCs w:val="21"/>
                  <w:highlight w:val="none"/>
                  <w:lang w:val="en-US" w:eastAsia="zh-CN"/>
                </w:rPr>
                <w:delText>，原件备查</w:delText>
              </w:r>
            </w:del>
            <w:r>
              <w:rPr>
                <w:rFonts w:hint="eastAsia" w:asciiTheme="minorEastAsia" w:hAnsiTheme="minorEastAsia" w:eastAsiaTheme="minorEastAsia" w:cstheme="minorEastAsia"/>
                <w:b/>
                <w:bCs/>
                <w:color w:val="FF0000"/>
                <w:sz w:val="21"/>
                <w:szCs w:val="21"/>
                <w:highlight w:val="none"/>
                <w:lang w:val="en-US" w:eastAsia="zh-CN"/>
              </w:rPr>
              <w:t>；</w:t>
            </w:r>
          </w:p>
        </w:tc>
      </w:tr>
      <w:tr w14:paraId="6F7BC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noWrap w:val="0"/>
            <w:vAlign w:val="center"/>
          </w:tcPr>
          <w:p w14:paraId="32AC0DAB">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41</w:t>
            </w:r>
          </w:p>
        </w:tc>
        <w:tc>
          <w:tcPr>
            <w:tcW w:w="800" w:type="pct"/>
            <w:noWrap w:val="0"/>
            <w:vAlign w:val="center"/>
          </w:tcPr>
          <w:p w14:paraId="415E440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b w:val="0"/>
                <w:bCs w:val="0"/>
                <w:sz w:val="21"/>
                <w:szCs w:val="21"/>
                <w:highlight w:val="none"/>
                <w:lang w:val="en-US" w:eastAsia="zh-CN"/>
              </w:rPr>
              <w:t>原子吸收罩</w:t>
            </w:r>
          </w:p>
        </w:tc>
        <w:tc>
          <w:tcPr>
            <w:tcW w:w="3693" w:type="pct"/>
            <w:tcBorders>
              <w:top w:val="single" w:color="000000" w:sz="4" w:space="0"/>
              <w:left w:val="single" w:color="000000" w:sz="4" w:space="0"/>
              <w:bottom w:val="single" w:color="000000" w:sz="4" w:space="0"/>
              <w:right w:val="single" w:color="000000" w:sz="4" w:space="0"/>
            </w:tcBorders>
            <w:noWrap w:val="0"/>
            <w:vAlign w:val="center"/>
          </w:tcPr>
          <w:p w14:paraId="0E766075">
            <w:pPr>
              <w:widowControl/>
              <w:spacing w:line="240" w:lineRule="auto"/>
              <w:jc w:val="both"/>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b w:val="0"/>
                <w:bCs w:val="0"/>
                <w:sz w:val="21"/>
                <w:szCs w:val="21"/>
                <w:highlight w:val="none"/>
                <w:lang w:val="en-US" w:eastAsia="zh-CN"/>
              </w:rPr>
              <w:t>主体：采用厚度</w:t>
            </w:r>
            <w:commentRangeStart w:id="218"/>
            <w:r>
              <w:rPr>
                <w:rFonts w:hint="eastAsia" w:asciiTheme="minorEastAsia" w:hAnsiTheme="minorEastAsia" w:eastAsiaTheme="minorEastAsia" w:cstheme="minorEastAsia"/>
                <w:b w:val="0"/>
                <w:bCs w:val="0"/>
                <w:sz w:val="21"/>
                <w:szCs w:val="21"/>
                <w:highlight w:val="none"/>
                <w:lang w:val="en-US" w:eastAsia="zh-CN"/>
              </w:rPr>
              <w:t>1.0mm</w:t>
            </w:r>
            <w:commentRangeEnd w:id="218"/>
            <w:r>
              <w:commentReference w:id="218"/>
            </w:r>
            <w:r>
              <w:rPr>
                <w:rFonts w:hint="eastAsia" w:asciiTheme="minorEastAsia" w:hAnsiTheme="minorEastAsia" w:eastAsiaTheme="minorEastAsia" w:cstheme="minorEastAsia"/>
                <w:b w:val="0"/>
                <w:bCs w:val="0"/>
                <w:sz w:val="21"/>
                <w:szCs w:val="21"/>
                <w:highlight w:val="none"/>
                <w:lang w:val="en-US" w:eastAsia="zh-CN"/>
              </w:rPr>
              <w:t>SUS304不锈钢，激光焊接成形；耐腐蚀、耐热、防紫外线辐射，配置手动调节阀。</w:t>
            </w:r>
          </w:p>
        </w:tc>
      </w:tr>
      <w:tr w14:paraId="5596B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16B1EADB">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42</w:t>
            </w:r>
          </w:p>
        </w:tc>
        <w:tc>
          <w:tcPr>
            <w:tcW w:w="800" w:type="pct"/>
            <w:vMerge w:val="restart"/>
            <w:noWrap w:val="0"/>
            <w:vAlign w:val="center"/>
          </w:tcPr>
          <w:p w14:paraId="362AEF9B">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制剂储存柜</w:t>
            </w: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33A6DEB8">
            <w:pPr>
              <w:widowControl/>
              <w:spacing w:line="240" w:lineRule="auto"/>
              <w:jc w:val="left"/>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1.规格：全钢结构(全钢柜体+钢制门）。</w:t>
            </w:r>
          </w:p>
        </w:tc>
      </w:tr>
      <w:tr w14:paraId="13D3A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3287933">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F01EFFB">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5D78F852">
            <w:pPr>
              <w:widowControl/>
              <w:spacing w:line="240" w:lineRule="auto"/>
              <w:jc w:val="left"/>
              <w:rPr>
                <w:rFonts w:hint="eastAsia" w:asciiTheme="minorEastAsia" w:hAnsiTheme="minorEastAsia" w:eastAsiaTheme="minorEastAsia" w:cstheme="minorEastAsia"/>
                <w:color w:val="FF0000"/>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2.柜体：主体材料不低于1.0mm厚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，柜体左侧板、右侧板和背侧钢板经折弯后的厚度为</w:t>
            </w:r>
            <w:commentRangeStart w:id="219"/>
            <w:r>
              <w:rPr>
                <w:rFonts w:hint="eastAsia" w:asciiTheme="minorEastAsia" w:hAnsiTheme="minorEastAsia" w:eastAsiaTheme="minorEastAsia" w:cstheme="minorEastAsia"/>
                <w:sz w:val="21"/>
                <w:szCs w:val="21"/>
                <w:highlight w:val="none"/>
                <w:lang w:val="en-US" w:eastAsia="zh-CN"/>
              </w:rPr>
              <w:t>20mm</w:t>
            </w:r>
            <w:commentRangeEnd w:id="219"/>
            <w:r>
              <w:commentReference w:id="219"/>
            </w:r>
            <w:r>
              <w:rPr>
                <w:rFonts w:hint="eastAsia" w:asciiTheme="minorEastAsia" w:hAnsiTheme="minorEastAsia" w:eastAsiaTheme="minorEastAsia" w:cstheme="minorEastAsia"/>
                <w:sz w:val="21"/>
                <w:szCs w:val="21"/>
                <w:highlight w:val="none"/>
                <w:lang w:val="en-US" w:eastAsia="zh-CN"/>
              </w:rPr>
              <w:t>。柜体内部四周焊接位置带有垂直加强筋，并冲有两排矩形孔，距离为</w:t>
            </w:r>
            <w:commentRangeStart w:id="220"/>
            <w:r>
              <w:rPr>
                <w:rFonts w:hint="eastAsia" w:asciiTheme="minorEastAsia" w:hAnsiTheme="minorEastAsia" w:eastAsiaTheme="minorEastAsia" w:cstheme="minorEastAsia"/>
                <w:sz w:val="21"/>
                <w:szCs w:val="21"/>
                <w:highlight w:val="none"/>
                <w:lang w:val="en-US" w:eastAsia="zh-CN"/>
              </w:rPr>
              <w:t>30mm</w:t>
            </w:r>
            <w:commentRangeEnd w:id="220"/>
            <w:r>
              <w:commentReference w:id="220"/>
            </w:r>
            <w:r>
              <w:rPr>
                <w:rFonts w:hint="eastAsia" w:asciiTheme="minorEastAsia" w:hAnsiTheme="minorEastAsia" w:eastAsiaTheme="minorEastAsia" w:cstheme="minorEastAsia"/>
                <w:sz w:val="21"/>
                <w:szCs w:val="21"/>
                <w:highlight w:val="none"/>
                <w:lang w:val="en-US" w:eastAsia="zh-CN"/>
              </w:rPr>
              <w:t>, 用于固定层板扣；</w:t>
            </w:r>
          </w:p>
        </w:tc>
      </w:tr>
      <w:tr w14:paraId="2E82D8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31EC9E15">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896A3A3">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7D35CADA">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3.柜门为四开，上下两层。门板上开设有可视窗口，窗口玻璃采用</w:t>
            </w:r>
            <w:commentRangeStart w:id="221"/>
            <w:r>
              <w:rPr>
                <w:rFonts w:hint="eastAsia" w:asciiTheme="minorEastAsia" w:hAnsiTheme="minorEastAsia" w:eastAsiaTheme="minorEastAsia" w:cstheme="minorEastAsia"/>
                <w:sz w:val="21"/>
                <w:szCs w:val="21"/>
                <w:highlight w:val="none"/>
                <w:lang w:val="en-US" w:eastAsia="zh-CN"/>
              </w:rPr>
              <w:t>5mm</w:t>
            </w:r>
            <w:commentRangeEnd w:id="221"/>
            <w:r>
              <w:commentReference w:id="221"/>
            </w:r>
            <w:r>
              <w:rPr>
                <w:rFonts w:hint="eastAsia" w:asciiTheme="minorEastAsia" w:hAnsiTheme="minorEastAsia" w:eastAsiaTheme="minorEastAsia" w:cstheme="minorEastAsia"/>
                <w:sz w:val="21"/>
                <w:szCs w:val="21"/>
                <w:highlight w:val="none"/>
                <w:lang w:val="en-US" w:eastAsia="zh-CN"/>
              </w:rPr>
              <w:t>厚的钢化玻璃，下柜门板全钢结构。采用</w:t>
            </w:r>
            <w:commentRangeStart w:id="222"/>
            <w:r>
              <w:rPr>
                <w:rFonts w:hint="eastAsia" w:asciiTheme="minorEastAsia" w:hAnsiTheme="minorEastAsia" w:eastAsiaTheme="minorEastAsia" w:cstheme="minorEastAsia"/>
                <w:sz w:val="21"/>
                <w:szCs w:val="21"/>
                <w:highlight w:val="none"/>
                <w:lang w:val="en-US" w:eastAsia="zh-CN"/>
              </w:rPr>
              <w:t>1.0mm</w:t>
            </w:r>
            <w:commentRangeEnd w:id="222"/>
            <w:r>
              <w:commentReference w:id="222"/>
            </w:r>
            <w:commentRangeStart w:id="223"/>
            <w:r>
              <w:rPr>
                <w:rFonts w:hint="eastAsia" w:asciiTheme="minorEastAsia" w:hAnsiTheme="minorEastAsia" w:eastAsiaTheme="minorEastAsia" w:cstheme="minorEastAsia"/>
                <w:sz w:val="21"/>
                <w:szCs w:val="21"/>
                <w:highlight w:val="none"/>
                <w:lang w:val="en-US" w:eastAsia="zh-CN"/>
              </w:rPr>
              <w:t>优质</w:t>
            </w:r>
            <w:commentRangeEnd w:id="223"/>
            <w:r>
              <w:commentReference w:id="223"/>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，无焊连接可拆卸带减震垫。</w:t>
            </w:r>
          </w:p>
        </w:tc>
      </w:tr>
      <w:tr w14:paraId="7C045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DCB7A0F">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2875C9A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02A2D4E3">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4.层板：层板采用</w:t>
            </w:r>
            <w:commentRangeStart w:id="224"/>
            <w:r>
              <w:rPr>
                <w:rFonts w:hint="eastAsia" w:asciiTheme="minorEastAsia" w:hAnsiTheme="minorEastAsia" w:eastAsiaTheme="minorEastAsia" w:cstheme="minorEastAsia"/>
                <w:sz w:val="21"/>
                <w:szCs w:val="21"/>
                <w:highlight w:val="none"/>
                <w:lang w:val="en-US" w:eastAsia="zh-CN"/>
              </w:rPr>
              <w:t>1.0mm</w:t>
            </w:r>
            <w:commentRangeEnd w:id="224"/>
            <w:r>
              <w:commentReference w:id="224"/>
            </w:r>
            <w:commentRangeStart w:id="225"/>
            <w:r>
              <w:rPr>
                <w:rFonts w:hint="eastAsia" w:asciiTheme="minorEastAsia" w:hAnsiTheme="minorEastAsia" w:eastAsiaTheme="minorEastAsia" w:cstheme="minorEastAsia"/>
                <w:sz w:val="21"/>
                <w:szCs w:val="21"/>
                <w:highlight w:val="none"/>
                <w:lang w:val="en-US" w:eastAsia="zh-CN"/>
              </w:rPr>
              <w:t>优质</w:t>
            </w:r>
            <w:commentRangeEnd w:id="225"/>
            <w:r>
              <w:commentReference w:id="225"/>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sz w:val="21"/>
                <w:szCs w:val="21"/>
                <w:highlight w:val="none"/>
                <w:lang w:val="en-US" w:eastAsia="zh-CN"/>
              </w:rPr>
              <w:t>经激光剪裁、定位打孔、后折弯焊接后成型，整体表面SEFA级别环氧树脂粉末喷涂，耐腐蚀性能优越，既能保证防腐性能，又能保证结构牢固紧密，长期负重不变形；</w:t>
            </w:r>
          </w:p>
        </w:tc>
      </w:tr>
      <w:tr w14:paraId="15591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A83B487">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6ADD15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67935377">
            <w:pPr>
              <w:widowControl/>
              <w:spacing w:line="240" w:lineRule="auto"/>
              <w:jc w:val="left"/>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b w:val="0"/>
                <w:bCs w:val="0"/>
                <w:color w:val="auto"/>
                <w:sz w:val="21"/>
                <w:szCs w:val="21"/>
                <w:highlight w:val="none"/>
                <w:lang w:val="en-US" w:eastAsia="zh-CN"/>
              </w:rPr>
              <w:t>5.不锈钢合页：采用304不锈钢板，通过模具一体冲压及折弯组装成型，厚度不低于1.8mm带六个安装螺丝孔位。其中外沿四个孔位为椭圆形设计，方便在安装时门板的上下、左右调节，便于门板调节贴合柜身；中部两个孔位为标准圆孔，便于柜门在调节完毕后的锁定。</w:t>
            </w:r>
          </w:p>
          <w:p w14:paraId="3B9EAD9F">
            <w:pPr>
              <w:widowControl/>
              <w:spacing w:line="240" w:lineRule="auto"/>
              <w:jc w:val="left"/>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b w:val="0"/>
                <w:bCs w:val="0"/>
                <w:color w:val="auto"/>
                <w:sz w:val="21"/>
                <w:szCs w:val="21"/>
                <w:highlight w:val="none"/>
                <w:lang w:val="en-US" w:eastAsia="zh-CN"/>
              </w:rPr>
              <w:t>合页外露杆柱采取全封焊圆弧打磨处理，杆柱表面不刮手，且外观不得看到内杆的转轴。</w:t>
            </w:r>
          </w:p>
        </w:tc>
      </w:tr>
      <w:tr w14:paraId="62463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DF80A70">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83672C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24F3754D">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▲6.不锈钢合页的质量要求：不锈钢合页的材质依据GB/T11170-2008标准检测方法，经光谱仪分析C（%）、S（%）、P（%）、SI（%）、Mn（%）Cr（%）、Ni（%）的含量，相关化学成分均符合GB/T 20878-2007标准的要求，检测结果均为合格。</w:t>
            </w:r>
          </w:p>
          <w:p w14:paraId="6CBE2C10">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产品依据GB/T 3325-2017、QB/T 3832-1999、QB/T 3827-1999、QB/T 3826-1999标准检测方法，产品经检测为冲压件无脱层和裂缝，金属表面耐腐蚀性能分别经50小时乙酸盐雾和50小时中性盐雾连续喷雾测试，耐腐蚀等级均为10级。</w:t>
            </w:r>
          </w:p>
          <w:p w14:paraId="237023B6">
            <w:pPr>
              <w:widowControl/>
              <w:spacing w:line="240" w:lineRule="auto"/>
              <w:jc w:val="left"/>
              <w:rPr>
                <w:rFonts w:hint="eastAsia" w:asciiTheme="minorEastAsia" w:hAnsiTheme="minorEastAsia" w:eastAsiaTheme="minorEastAsia" w:cstheme="minorEastAsia"/>
                <w:b/>
                <w:bCs/>
                <w:color w:val="FF0000"/>
                <w:sz w:val="21"/>
                <w:szCs w:val="21"/>
                <w:highlight w:val="none"/>
                <w:lang w:val="en-US" w:eastAsia="zh-CN"/>
              </w:rPr>
            </w:pPr>
            <w:r>
              <w:rPr>
                <w:rFonts w:hint="eastAsia" w:asciiTheme="minorEastAsia" w:hAnsiTheme="minorEastAsia" w:eastAsiaTheme="minorEastAsia" w:cstheme="minorEastAsia"/>
                <w:b/>
                <w:bCs/>
                <w:color w:val="FF0000"/>
                <w:sz w:val="21"/>
                <w:szCs w:val="21"/>
                <w:highlight w:val="none"/>
                <w:lang w:val="en-US" w:eastAsia="zh-CN"/>
              </w:rPr>
              <w:t>合页的力学依据GB/T3325-2017标准检测方法，拉门垂直试验载荷不低于20KG，拉门水平加载试验加载力不低于60N，拉门猛关试验载荷不低于3KG，检测结果均合格。拉门耐久性试验循环次数不低于十万次，检测结果为符合。</w:t>
            </w:r>
          </w:p>
          <w:p w14:paraId="048941FF">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b/>
                <w:bCs/>
                <w:color w:val="FF0000"/>
                <w:sz w:val="21"/>
                <w:szCs w:val="21"/>
                <w:highlight w:val="none"/>
                <w:lang w:val="en-US" w:eastAsia="zh-CN"/>
              </w:rPr>
              <w:t>提供证明材料：提供委托人为投标人或产品制造商的第三方检测机构出具的带有CMA或CNAS标识的检测报告关键页（包括但不限于：报告的封面、首页、内容页）扫描件</w:t>
            </w:r>
            <w:del w:id="58" w:author="王秀子" w:date="2024-10-30T21:17:44Z">
              <w:r>
                <w:rPr>
                  <w:rFonts w:hint="eastAsia" w:asciiTheme="minorEastAsia" w:hAnsiTheme="minorEastAsia" w:eastAsiaTheme="minorEastAsia" w:cstheme="minorEastAsia"/>
                  <w:b/>
                  <w:bCs/>
                  <w:color w:val="FF0000"/>
                  <w:sz w:val="21"/>
                  <w:szCs w:val="21"/>
                  <w:highlight w:val="none"/>
                  <w:lang w:val="en-US" w:eastAsia="zh-CN"/>
                </w:rPr>
                <w:delText>，原件备查</w:delText>
              </w:r>
            </w:del>
            <w:r>
              <w:rPr>
                <w:rFonts w:hint="eastAsia" w:asciiTheme="minorEastAsia" w:hAnsiTheme="minorEastAsia" w:eastAsiaTheme="minorEastAsia" w:cstheme="minorEastAsia"/>
                <w:b/>
                <w:bCs/>
                <w:color w:val="FF0000"/>
                <w:sz w:val="21"/>
                <w:szCs w:val="21"/>
                <w:highlight w:val="none"/>
                <w:lang w:val="en-US" w:eastAsia="zh-CN"/>
              </w:rPr>
              <w:t>；</w:t>
            </w:r>
          </w:p>
        </w:tc>
      </w:tr>
      <w:tr w14:paraId="479534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3FF09454">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43</w:t>
            </w:r>
          </w:p>
        </w:tc>
        <w:tc>
          <w:tcPr>
            <w:tcW w:w="800" w:type="pct"/>
            <w:vMerge w:val="restart"/>
            <w:noWrap w:val="0"/>
            <w:vAlign w:val="center"/>
          </w:tcPr>
          <w:p w14:paraId="14DCCE16">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中转台</w:t>
            </w: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0F7D036A">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1.台面：采用≥19mm厚实芯理化板，基材采用酚醛树脂浸渗多层牛皮纸工艺，整体耐冲击、耐化学腐蚀，耐消毒浸洗剂、无翘曲变形、高承载、环保健康无有害物释放，防火阻燃。</w:t>
            </w:r>
          </w:p>
        </w:tc>
      </w:tr>
      <w:tr w14:paraId="407CD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12D0349">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C65436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7D0AF312">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2.柜体：主体材料不低于1.0mm厚</w:t>
            </w:r>
            <w:r>
              <w:rPr>
                <w:rFonts w:hint="eastAsia" w:asciiTheme="minorEastAsia" w:hAnsiTheme="minorEastAsia" w:eastAsiaTheme="minorEastAsia" w:cstheme="minorEastAsia"/>
                <w:b w:val="0"/>
                <w:bCs w:val="0"/>
                <w:color w:val="auto"/>
                <w:sz w:val="21"/>
                <w:szCs w:val="21"/>
                <w:highlight w:val="none"/>
                <w:lang w:val="en-US" w:eastAsia="zh-CN"/>
              </w:rPr>
              <w:t>双面电解钢板</w:t>
            </w:r>
            <w:r>
              <w:rPr>
                <w:rFonts w:hint="eastAsia" w:asciiTheme="minorEastAsia" w:hAnsiTheme="minorEastAsia" w:eastAsiaTheme="minorEastAsia" w:cstheme="minorEastAsia"/>
                <w:kern w:val="2"/>
                <w:sz w:val="21"/>
                <w:szCs w:val="21"/>
                <w:highlight w:val="none"/>
                <w:lang w:val="en-US" w:eastAsia="zh-CN" w:bidi="ar-SA"/>
              </w:rPr>
              <w:t>，整体表面SEFA级别环氧树脂粉末喷涂，耐腐蚀性能优越，既能保证防腐性能，又能保证结构牢固紧密，长期负重不变形</w:t>
            </w:r>
          </w:p>
        </w:tc>
      </w:tr>
      <w:tr w14:paraId="5489E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605BEFE">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7F4DE3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071C0A3C">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3.平衡调节系统:采用M12螺栓压模成型地脚，保证可以任意调节实验台平衡性能。</w:t>
            </w:r>
          </w:p>
        </w:tc>
      </w:tr>
      <w:tr w14:paraId="4D575D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noWrap w:val="0"/>
            <w:vAlign w:val="center"/>
          </w:tcPr>
          <w:p w14:paraId="648324B2">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44</w:t>
            </w:r>
          </w:p>
        </w:tc>
        <w:tc>
          <w:tcPr>
            <w:tcW w:w="800" w:type="pct"/>
            <w:noWrap w:val="0"/>
            <w:vAlign w:val="center"/>
          </w:tcPr>
          <w:p w14:paraId="0218DFB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功能柱</w:t>
            </w: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7460B21B">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由两根</w:t>
            </w:r>
            <w:commentRangeStart w:id="226"/>
            <w:r>
              <w:rPr>
                <w:rFonts w:hint="eastAsia" w:asciiTheme="minorEastAsia" w:hAnsiTheme="minorEastAsia" w:eastAsiaTheme="minorEastAsia" w:cstheme="minorEastAsia"/>
                <w:sz w:val="21"/>
                <w:szCs w:val="21"/>
                <w:highlight w:val="none"/>
                <w:lang w:val="en-US" w:eastAsia="zh-CN"/>
              </w:rPr>
              <w:t>38*25*2mm</w:t>
            </w:r>
            <w:commentRangeEnd w:id="226"/>
            <w:r>
              <w:commentReference w:id="226"/>
            </w:r>
            <w:r>
              <w:rPr>
                <w:rFonts w:hint="eastAsia" w:asciiTheme="minorEastAsia" w:hAnsiTheme="minorEastAsia" w:eastAsiaTheme="minorEastAsia" w:cstheme="minorEastAsia"/>
                <w:sz w:val="21"/>
                <w:szCs w:val="21"/>
                <w:highlight w:val="none"/>
                <w:lang w:val="en-US" w:eastAsia="zh-CN"/>
              </w:rPr>
              <w:t>厚医用工业铝型材、壹根</w:t>
            </w:r>
            <w:commentRangeStart w:id="227"/>
            <w:r>
              <w:rPr>
                <w:rFonts w:hint="eastAsia" w:asciiTheme="minorEastAsia" w:hAnsiTheme="minorEastAsia" w:eastAsiaTheme="minorEastAsia" w:cstheme="minorEastAsia"/>
                <w:sz w:val="21"/>
                <w:szCs w:val="21"/>
                <w:highlight w:val="none"/>
                <w:lang w:val="en-US" w:eastAsia="zh-CN"/>
              </w:rPr>
              <w:t>76*25*2mm</w:t>
            </w:r>
            <w:commentRangeEnd w:id="227"/>
            <w:r>
              <w:commentReference w:id="227"/>
            </w:r>
            <w:r>
              <w:rPr>
                <w:rFonts w:hint="eastAsia" w:asciiTheme="minorEastAsia" w:hAnsiTheme="minorEastAsia" w:eastAsiaTheme="minorEastAsia" w:cstheme="minorEastAsia"/>
                <w:sz w:val="21"/>
                <w:szCs w:val="21"/>
                <w:highlight w:val="none"/>
                <w:lang w:val="en-US" w:eastAsia="zh-CN"/>
              </w:rPr>
              <w:t>厚医用工业铝型材、三侧功能板</w:t>
            </w:r>
            <w:commentRangeStart w:id="228"/>
            <w:r>
              <w:rPr>
                <w:rFonts w:hint="eastAsia" w:asciiTheme="minorEastAsia" w:hAnsiTheme="minorEastAsia" w:eastAsiaTheme="minorEastAsia" w:cstheme="minorEastAsia"/>
                <w:sz w:val="21"/>
                <w:szCs w:val="21"/>
                <w:highlight w:val="none"/>
                <w:lang w:val="en-US" w:eastAsia="zh-CN"/>
              </w:rPr>
              <w:t>1.0mm</w:t>
            </w:r>
            <w:commentRangeEnd w:id="228"/>
            <w:r>
              <w:commentReference w:id="228"/>
            </w:r>
            <w:r>
              <w:rPr>
                <w:rFonts w:hint="eastAsia" w:asciiTheme="minorEastAsia" w:hAnsiTheme="minorEastAsia" w:eastAsiaTheme="minorEastAsia" w:cstheme="minorEastAsia"/>
                <w:sz w:val="21"/>
                <w:szCs w:val="21"/>
                <w:highlight w:val="none"/>
                <w:lang w:val="en-US" w:eastAsia="zh-CN"/>
              </w:rPr>
              <w:t>厚双面电解钢板及上下端盖3.0mm厚双面电解钢板制做成</w:t>
            </w:r>
            <w:commentRangeStart w:id="229"/>
            <w:r>
              <w:rPr>
                <w:rFonts w:hint="eastAsia" w:asciiTheme="minorEastAsia" w:hAnsiTheme="minorEastAsia" w:eastAsiaTheme="minorEastAsia" w:cstheme="minorEastAsia"/>
                <w:sz w:val="21"/>
                <w:szCs w:val="21"/>
                <w:highlight w:val="none"/>
                <w:lang w:val="en-US" w:eastAsia="zh-CN"/>
              </w:rPr>
              <w:t>300*150*L</w:t>
            </w:r>
            <w:commentRangeEnd w:id="229"/>
            <w:r>
              <w:commentReference w:id="229"/>
            </w:r>
            <w:r>
              <w:rPr>
                <w:rFonts w:hint="eastAsia" w:asciiTheme="minorEastAsia" w:hAnsiTheme="minorEastAsia" w:eastAsiaTheme="minorEastAsia" w:cstheme="minorEastAsia"/>
                <w:sz w:val="21"/>
                <w:szCs w:val="21"/>
                <w:highlight w:val="none"/>
                <w:lang w:val="en-US" w:eastAsia="zh-CN"/>
              </w:rPr>
              <w:t>的六菱柱，可单独延伸加长，用于电路从吊顶上部引至实验台，还可安装供气管路及阀门等，功能更加强大，表面SEFA级别环氧树脂粉末喷涂，耐腐蚀性能优越；</w:t>
            </w:r>
          </w:p>
        </w:tc>
      </w:tr>
      <w:tr w14:paraId="653FE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2" w:hRule="atLeast"/>
        </w:trPr>
        <w:tc>
          <w:tcPr>
            <w:tcW w:w="506" w:type="pct"/>
            <w:vMerge w:val="restart"/>
            <w:noWrap w:val="0"/>
            <w:vAlign w:val="center"/>
          </w:tcPr>
          <w:p w14:paraId="1F80AC79">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45</w:t>
            </w:r>
          </w:p>
        </w:tc>
        <w:tc>
          <w:tcPr>
            <w:tcW w:w="800" w:type="pct"/>
            <w:vMerge w:val="restart"/>
            <w:noWrap w:val="0"/>
            <w:vAlign w:val="center"/>
          </w:tcPr>
          <w:p w14:paraId="62EEDEA4">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防爆气瓶柜（智能双瓶款）</w:t>
            </w: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790A1369">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1.主要材质：</w:t>
            </w:r>
            <w:r>
              <w:rPr>
                <w:rFonts w:hint="eastAsia" w:asciiTheme="minorEastAsia" w:hAnsiTheme="minorEastAsia" w:eastAsiaTheme="minorEastAsia" w:cstheme="minorEastAsia"/>
                <w:i w:val="0"/>
                <w:iCs w:val="0"/>
                <w:color w:val="000000"/>
                <w:kern w:val="0"/>
                <w:sz w:val="21"/>
                <w:szCs w:val="21"/>
                <w:u w:val="none"/>
                <w:lang w:val="en-US" w:eastAsia="zh-CN" w:bidi="ar"/>
              </w:rPr>
              <w:t>采用</w:t>
            </w:r>
            <w:commentRangeStart w:id="230"/>
            <w:r>
              <w:rPr>
                <w:rFonts w:hint="eastAsia" w:asciiTheme="minorEastAsia" w:hAnsiTheme="minorEastAsia" w:eastAsiaTheme="minorEastAsia" w:cstheme="minorEastAsia"/>
                <w:i w:val="0"/>
                <w:iCs w:val="0"/>
                <w:color w:val="000000"/>
                <w:kern w:val="0"/>
                <w:sz w:val="21"/>
                <w:szCs w:val="21"/>
                <w:u w:val="none"/>
                <w:lang w:val="en-US" w:eastAsia="zh-CN" w:bidi="ar"/>
              </w:rPr>
              <w:t>优质</w:t>
            </w:r>
            <w:commentRangeEnd w:id="230"/>
            <w:r>
              <w:commentReference w:id="230"/>
            </w:r>
            <w:r>
              <w:rPr>
                <w:rFonts w:hint="eastAsia" w:asciiTheme="minorEastAsia" w:hAnsiTheme="minorEastAsia" w:eastAsiaTheme="minorEastAsia" w:cstheme="minorEastAsia"/>
                <w:i w:val="0"/>
                <w:iCs w:val="0"/>
                <w:color w:val="000000"/>
                <w:kern w:val="0"/>
                <w:sz w:val="21"/>
                <w:szCs w:val="21"/>
                <w:u w:val="none"/>
                <w:lang w:val="en-US" w:eastAsia="zh-CN" w:bidi="ar"/>
              </w:rPr>
              <w:t>双面电解钢板，经酸洗磷化处理，表面通过环氧树脂静电喷涂，达到防酸碱及防锈之效果；</w:t>
            </w:r>
          </w:p>
        </w:tc>
      </w:tr>
      <w:tr w14:paraId="38590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FFA9D33">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3F3E393">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4B002E60">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2.</w:t>
            </w:r>
            <w:r>
              <w:rPr>
                <w:rFonts w:hint="eastAsia" w:asciiTheme="minorEastAsia" w:hAnsiTheme="minorEastAsia" w:eastAsiaTheme="minorEastAsia" w:cstheme="minorEastAsia"/>
                <w:i w:val="0"/>
                <w:iCs w:val="0"/>
                <w:color w:val="000000"/>
                <w:kern w:val="0"/>
                <w:sz w:val="21"/>
                <w:szCs w:val="21"/>
                <w:u w:val="none"/>
                <w:lang w:val="en-US" w:eastAsia="zh-CN" w:bidi="ar"/>
              </w:rPr>
              <w:t>容量：</w:t>
            </w:r>
            <w:commentRangeStart w:id="231"/>
            <w:r>
              <w:rPr>
                <w:rFonts w:hint="eastAsia" w:asciiTheme="minorEastAsia" w:hAnsiTheme="minorEastAsia" w:eastAsiaTheme="minorEastAsia" w:cstheme="minorEastAsia"/>
                <w:i w:val="0"/>
                <w:iCs w:val="0"/>
                <w:color w:val="000000"/>
                <w:kern w:val="0"/>
                <w:sz w:val="21"/>
                <w:szCs w:val="21"/>
                <w:u w:val="none"/>
                <w:lang w:val="en-US" w:eastAsia="zh-CN" w:bidi="ar"/>
              </w:rPr>
              <w:t>可储存2只气瓶</w:t>
            </w:r>
            <w:r>
              <w:rPr>
                <w:rFonts w:hint="eastAsia" w:asciiTheme="minorEastAsia" w:hAnsiTheme="minorEastAsia" w:eastAsiaTheme="minorEastAsia" w:cstheme="minorEastAsia"/>
                <w:kern w:val="2"/>
                <w:sz w:val="21"/>
                <w:szCs w:val="21"/>
                <w:highlight w:val="none"/>
                <w:lang w:val="en-US" w:eastAsia="zh-CN" w:bidi="ar-SA"/>
              </w:rPr>
              <w:t>；</w:t>
            </w:r>
            <w:commentRangeEnd w:id="231"/>
            <w:r>
              <w:commentReference w:id="231"/>
            </w:r>
          </w:p>
        </w:tc>
      </w:tr>
      <w:tr w14:paraId="49CE7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6B8547B">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1B00EAE1">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4B724BEC">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3.</w:t>
            </w:r>
            <w:r>
              <w:rPr>
                <w:rFonts w:hint="eastAsia" w:asciiTheme="minorEastAsia" w:hAnsiTheme="minorEastAsia" w:eastAsiaTheme="minorEastAsia" w:cstheme="minorEastAsia"/>
                <w:i w:val="0"/>
                <w:iCs w:val="0"/>
                <w:color w:val="000000"/>
                <w:kern w:val="0"/>
                <w:sz w:val="21"/>
                <w:szCs w:val="21"/>
                <w:u w:val="none"/>
                <w:lang w:val="en-US" w:eastAsia="zh-CN" w:bidi="ar"/>
              </w:rPr>
              <w:t>报警器：报警装置可识别：可燃式气体（如甲烷、乙炔、煤气、氢气等）等，采用专用可燃气体探测器，空气扩散采样，当达到芯片切点设定的浓度时，将自动报警。</w:t>
            </w:r>
          </w:p>
        </w:tc>
      </w:tr>
      <w:tr w14:paraId="3B868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1469FF5">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0F747E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tcBorders>
              <w:top w:val="single" w:color="000000" w:sz="4" w:space="0"/>
              <w:left w:val="single" w:color="000000" w:sz="4" w:space="0"/>
              <w:bottom w:val="single" w:color="000000" w:sz="4" w:space="0"/>
              <w:right w:val="single" w:color="000000" w:sz="4" w:space="0"/>
            </w:tcBorders>
            <w:noWrap w:val="0"/>
            <w:vAlign w:val="top"/>
          </w:tcPr>
          <w:p w14:paraId="7B54B4ED">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4.</w:t>
            </w:r>
            <w:r>
              <w:rPr>
                <w:rFonts w:hint="eastAsia" w:asciiTheme="minorEastAsia" w:hAnsiTheme="minorEastAsia" w:eastAsiaTheme="minorEastAsia" w:cstheme="minorEastAsia"/>
                <w:i w:val="0"/>
                <w:iCs w:val="0"/>
                <w:color w:val="000000"/>
                <w:kern w:val="0"/>
                <w:sz w:val="21"/>
                <w:szCs w:val="21"/>
                <w:u w:val="none"/>
                <w:lang w:val="en-US" w:eastAsia="zh-CN" w:bidi="ar"/>
              </w:rPr>
              <w:t>采用可脱卸铰链，正面带视窗，视窗为防爆玻璃；</w:t>
            </w:r>
          </w:p>
        </w:tc>
      </w:tr>
      <w:tr w14:paraId="21A9C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7937EF7D">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7F82336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44536E5B">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5.</w:t>
            </w:r>
            <w:r>
              <w:rPr>
                <w:rFonts w:hint="eastAsia" w:asciiTheme="minorEastAsia" w:hAnsiTheme="minorEastAsia" w:eastAsiaTheme="minorEastAsia" w:cstheme="minorEastAsia"/>
                <w:i w:val="0"/>
                <w:iCs w:val="0"/>
                <w:color w:val="000000"/>
                <w:kern w:val="0"/>
                <w:sz w:val="21"/>
                <w:szCs w:val="21"/>
                <w:u w:val="none"/>
                <w:lang w:val="en-US" w:eastAsia="zh-CN" w:bidi="ar"/>
              </w:rPr>
              <w:t>柜体侧面设有PASS孔，保证柜内气体流动</w:t>
            </w:r>
            <w:r>
              <w:rPr>
                <w:rFonts w:hint="eastAsia" w:asciiTheme="minorEastAsia" w:hAnsiTheme="minorEastAsia" w:eastAsiaTheme="minorEastAsia" w:cstheme="minorEastAsia"/>
                <w:kern w:val="2"/>
                <w:sz w:val="21"/>
                <w:szCs w:val="21"/>
                <w:highlight w:val="none"/>
                <w:lang w:val="en-US" w:eastAsia="zh-CN" w:bidi="ar-SA"/>
              </w:rPr>
              <w:t>；</w:t>
            </w:r>
          </w:p>
        </w:tc>
      </w:tr>
      <w:tr w14:paraId="060F9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6F0EFE46">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2C02999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0C3742B5">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6.</w:t>
            </w:r>
            <w:r>
              <w:rPr>
                <w:rFonts w:hint="eastAsia" w:asciiTheme="minorEastAsia" w:hAnsiTheme="minorEastAsia" w:eastAsiaTheme="minorEastAsia" w:cstheme="minorEastAsia"/>
                <w:i w:val="0"/>
                <w:iCs w:val="0"/>
                <w:color w:val="000000"/>
                <w:kern w:val="0"/>
                <w:sz w:val="21"/>
                <w:szCs w:val="21"/>
                <w:u w:val="none"/>
                <w:lang w:val="en-US" w:eastAsia="zh-CN" w:bidi="ar"/>
              </w:rPr>
              <w:t>踏板：柜体底部设有可调节踏板，方便气瓶装卸；</w:t>
            </w:r>
          </w:p>
        </w:tc>
      </w:tr>
      <w:tr w14:paraId="3BC54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4844696C">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55DA9833">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520101DA">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7.</w:t>
            </w:r>
            <w:r>
              <w:rPr>
                <w:rFonts w:hint="eastAsia" w:asciiTheme="minorEastAsia" w:hAnsiTheme="minorEastAsia" w:eastAsiaTheme="minorEastAsia" w:cstheme="minorEastAsia"/>
                <w:i w:val="0"/>
                <w:iCs w:val="0"/>
                <w:color w:val="000000"/>
                <w:kern w:val="0"/>
                <w:sz w:val="21"/>
                <w:szCs w:val="21"/>
                <w:u w:val="none"/>
                <w:lang w:val="en-US" w:eastAsia="zh-CN" w:bidi="ar"/>
              </w:rPr>
              <w:t>拉手：采用嵌入式高强度拉手；</w:t>
            </w:r>
          </w:p>
        </w:tc>
      </w:tr>
      <w:tr w14:paraId="236F2B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28E2BD9C">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6DB0363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490B43F4">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8.</w:t>
            </w:r>
            <w:r>
              <w:rPr>
                <w:rFonts w:hint="eastAsia" w:asciiTheme="minorEastAsia" w:hAnsiTheme="minorEastAsia" w:eastAsiaTheme="minorEastAsia" w:cstheme="minorEastAsia"/>
                <w:i w:val="0"/>
                <w:iCs w:val="0"/>
                <w:color w:val="000000"/>
                <w:kern w:val="0"/>
                <w:sz w:val="21"/>
                <w:szCs w:val="21"/>
                <w:u w:val="none"/>
                <w:lang w:val="en-US" w:eastAsia="zh-CN" w:bidi="ar"/>
              </w:rPr>
              <w:t>声光报警系统：当柜内传感器检测到气体泄漏时，会自动触发红灯闪烁和报警轰鸣声，同时自动排风；</w:t>
            </w:r>
          </w:p>
        </w:tc>
      </w:tr>
      <w:tr w14:paraId="7628C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478EE48B">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6A4AFFF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075A357F">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9.</w:t>
            </w:r>
            <w:r>
              <w:rPr>
                <w:rFonts w:hint="eastAsia" w:asciiTheme="minorEastAsia" w:hAnsiTheme="minorEastAsia" w:eastAsiaTheme="minorEastAsia" w:cstheme="minorEastAsia"/>
                <w:i w:val="0"/>
                <w:iCs w:val="0"/>
                <w:color w:val="000000"/>
                <w:kern w:val="0"/>
                <w:sz w:val="21"/>
                <w:szCs w:val="21"/>
                <w:u w:val="none"/>
                <w:lang w:val="en-US" w:eastAsia="zh-CN" w:bidi="ar"/>
              </w:rPr>
              <w:t>自动排风系统：当柜内传感器检测到气体泄漏并报警的同时，顶部风机会自动工作，将气体通过排风管排出室外，保证工作区域的人身安全。</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commentRangeStart w:id="232"/>
            <w:r>
              <w:rPr>
                <w:rFonts w:hint="eastAsia" w:asciiTheme="minorEastAsia" w:hAnsiTheme="minorEastAsia" w:eastAsiaTheme="minorEastAsia" w:cstheme="minorEastAsia"/>
                <w:i w:val="0"/>
                <w:iCs w:val="0"/>
                <w:color w:val="000000"/>
                <w:kern w:val="0"/>
                <w:sz w:val="21"/>
                <w:szCs w:val="21"/>
                <w:u w:val="none"/>
                <w:lang w:val="en-US" w:eastAsia="zh-CN" w:bidi="ar"/>
              </w:rPr>
              <w:t>备注：可燃气体</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 xml:space="preserve">煤气CO、液化石油气、乙炔C2H2、丙炔C3H4、丁炔C4H6、甲烷CH4、乙烷C2H6、丙烷C3H8、丁烷C4H10、环丙烷C3H6、乙烯C2H4、丙烯C3H6、丁烯C4H8、丁二烯C4H6、氯乙烯C2H3CL、氯丙烯C3H5CL、氢气H2、硫化氢H2S、磷化氢PH3、甲胺CH3NH2、乙胺CH3CH2NH2、苯胺C6H5NH2、二甲胺（OH3）2HN、甲醛HCHO、乙醛C2H4O、一氧化碳CO、甲苯C6H5CH3 </w:t>
            </w:r>
            <w:commentRangeStart w:id="233"/>
            <w:r>
              <w:rPr>
                <w:rFonts w:hint="eastAsia" w:asciiTheme="minorEastAsia" w:hAnsiTheme="minorEastAsia" w:eastAsiaTheme="minorEastAsia" w:cstheme="minorEastAsia"/>
                <w:i w:val="0"/>
                <w:iCs w:val="0"/>
                <w:color w:val="000000"/>
                <w:kern w:val="0"/>
                <w:sz w:val="21"/>
                <w:szCs w:val="21"/>
                <w:u w:val="none"/>
                <w:lang w:val="en-US" w:eastAsia="zh-CN" w:bidi="ar"/>
              </w:rPr>
              <w:t xml:space="preserve"> 。。。。。。 </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commentRangeEnd w:id="233"/>
            <w:r>
              <w:commentReference w:id="233"/>
            </w:r>
            <w:r>
              <w:rPr>
                <w:rFonts w:hint="eastAsia" w:asciiTheme="minorEastAsia" w:hAnsiTheme="minorEastAsia" w:eastAsiaTheme="minorEastAsia" w:cstheme="minorEastAsia"/>
                <w:i w:val="0"/>
                <w:iCs w:val="0"/>
                <w:color w:val="000000"/>
                <w:kern w:val="0"/>
                <w:sz w:val="21"/>
                <w:szCs w:val="21"/>
                <w:u w:val="none"/>
                <w:lang w:val="en-US" w:eastAsia="zh-CN" w:bidi="ar"/>
              </w:rPr>
              <w:t>备注：有毒有害气体</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二氧化硫SO2、三氧化硫是SO3、一氧化氮NO、二氧化氮NO2、三氧化二氮N2O3、四氧化二氮N2O4、五氧化二氮N2O5、一氧化二氮N2O、臭氧、氟比氢、氯、氯化氢、有机卤化物、碳氢化合物、笨、甲醛、挥发酚、汞蒸气、沙林、氡气、光气。</w:t>
            </w:r>
            <w:commentRangeEnd w:id="232"/>
            <w:r>
              <w:commentReference w:id="232"/>
            </w:r>
          </w:p>
        </w:tc>
      </w:tr>
      <w:tr w14:paraId="4F330C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07D07F46">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46</w:t>
            </w:r>
          </w:p>
        </w:tc>
        <w:tc>
          <w:tcPr>
            <w:tcW w:w="800" w:type="pct"/>
            <w:vMerge w:val="restart"/>
            <w:noWrap w:val="0"/>
            <w:vAlign w:val="center"/>
          </w:tcPr>
          <w:p w14:paraId="15B384BB">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防爆气瓶柜（单瓶款）</w:t>
            </w:r>
          </w:p>
          <w:p w14:paraId="2F9AE08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79B7FC70">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1.主要材质：</w:t>
            </w:r>
            <w:r>
              <w:rPr>
                <w:rFonts w:hint="eastAsia" w:asciiTheme="minorEastAsia" w:hAnsiTheme="minorEastAsia" w:eastAsiaTheme="minorEastAsia" w:cstheme="minorEastAsia"/>
                <w:i w:val="0"/>
                <w:iCs w:val="0"/>
                <w:color w:val="000000"/>
                <w:kern w:val="0"/>
                <w:sz w:val="21"/>
                <w:szCs w:val="21"/>
                <w:u w:val="none"/>
                <w:lang w:val="en-US" w:eastAsia="zh-CN" w:bidi="ar"/>
              </w:rPr>
              <w:t>采用</w:t>
            </w:r>
            <w:commentRangeStart w:id="234"/>
            <w:r>
              <w:rPr>
                <w:rFonts w:hint="eastAsia" w:asciiTheme="minorEastAsia" w:hAnsiTheme="minorEastAsia" w:eastAsiaTheme="minorEastAsia" w:cstheme="minorEastAsia"/>
                <w:i w:val="0"/>
                <w:iCs w:val="0"/>
                <w:color w:val="000000"/>
                <w:kern w:val="0"/>
                <w:sz w:val="21"/>
                <w:szCs w:val="21"/>
                <w:u w:val="none"/>
                <w:lang w:val="en-US" w:eastAsia="zh-CN" w:bidi="ar"/>
              </w:rPr>
              <w:t>优质</w:t>
            </w:r>
            <w:commentRangeEnd w:id="234"/>
            <w:r>
              <w:commentReference w:id="234"/>
            </w:r>
            <w:r>
              <w:rPr>
                <w:rFonts w:hint="eastAsia" w:asciiTheme="minorEastAsia" w:hAnsiTheme="minorEastAsia" w:eastAsiaTheme="minorEastAsia" w:cstheme="minorEastAsia"/>
                <w:i w:val="0"/>
                <w:iCs w:val="0"/>
                <w:color w:val="000000"/>
                <w:kern w:val="0"/>
                <w:sz w:val="21"/>
                <w:szCs w:val="21"/>
                <w:u w:val="none"/>
                <w:lang w:val="en-US" w:eastAsia="zh-CN" w:bidi="ar"/>
              </w:rPr>
              <w:t>双面电解钢板，经酸洗磷化处理，表面通过环氧树脂静电喷涂，达到防酸碱及防锈之效果；</w:t>
            </w:r>
          </w:p>
        </w:tc>
      </w:tr>
      <w:tr w14:paraId="2A42A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6A2F651">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p>
        </w:tc>
        <w:tc>
          <w:tcPr>
            <w:tcW w:w="800" w:type="pct"/>
            <w:vMerge w:val="continue"/>
            <w:noWrap w:val="0"/>
            <w:vAlign w:val="center"/>
          </w:tcPr>
          <w:p w14:paraId="6FE5135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2D75FDCA">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2.</w:t>
            </w:r>
            <w:r>
              <w:rPr>
                <w:rFonts w:hint="eastAsia" w:asciiTheme="minorEastAsia" w:hAnsiTheme="minorEastAsia" w:eastAsiaTheme="minorEastAsia" w:cstheme="minorEastAsia"/>
                <w:i w:val="0"/>
                <w:iCs w:val="0"/>
                <w:color w:val="000000"/>
                <w:kern w:val="0"/>
                <w:sz w:val="21"/>
                <w:szCs w:val="21"/>
                <w:u w:val="none"/>
                <w:lang w:val="en-US" w:eastAsia="zh-CN" w:bidi="ar"/>
              </w:rPr>
              <w:t>容量：</w:t>
            </w:r>
            <w:commentRangeStart w:id="235"/>
            <w:r>
              <w:rPr>
                <w:rFonts w:hint="eastAsia" w:asciiTheme="minorEastAsia" w:hAnsiTheme="minorEastAsia" w:eastAsiaTheme="minorEastAsia" w:cstheme="minorEastAsia"/>
                <w:i w:val="0"/>
                <w:iCs w:val="0"/>
                <w:color w:val="000000"/>
                <w:kern w:val="0"/>
                <w:sz w:val="21"/>
                <w:szCs w:val="21"/>
                <w:u w:val="none"/>
                <w:lang w:val="en-US" w:eastAsia="zh-CN" w:bidi="ar"/>
              </w:rPr>
              <w:t>可储存2只气瓶</w:t>
            </w:r>
            <w:r>
              <w:rPr>
                <w:rFonts w:hint="eastAsia" w:asciiTheme="minorEastAsia" w:hAnsiTheme="minorEastAsia" w:eastAsiaTheme="minorEastAsia" w:cstheme="minorEastAsia"/>
                <w:kern w:val="2"/>
                <w:sz w:val="21"/>
                <w:szCs w:val="21"/>
                <w:highlight w:val="none"/>
                <w:lang w:val="en-US" w:eastAsia="zh-CN" w:bidi="ar-SA"/>
              </w:rPr>
              <w:t>；</w:t>
            </w:r>
            <w:commentRangeEnd w:id="235"/>
            <w:r>
              <w:commentReference w:id="235"/>
            </w:r>
          </w:p>
        </w:tc>
      </w:tr>
      <w:tr w14:paraId="1C0C00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52B412E">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203C661">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3D2F3DE2">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3.</w:t>
            </w:r>
            <w:r>
              <w:rPr>
                <w:rFonts w:hint="eastAsia" w:asciiTheme="minorEastAsia" w:hAnsiTheme="minorEastAsia" w:eastAsiaTheme="minorEastAsia" w:cstheme="minorEastAsia"/>
                <w:i w:val="0"/>
                <w:iCs w:val="0"/>
                <w:color w:val="000000"/>
                <w:kern w:val="0"/>
                <w:sz w:val="21"/>
                <w:szCs w:val="21"/>
                <w:u w:val="none"/>
                <w:lang w:val="en-US" w:eastAsia="zh-CN" w:bidi="ar"/>
              </w:rPr>
              <w:t>报警器：报警装置可识别：可燃式气体（如甲烷、乙炔、煤气、氢气等）等，采用专用可燃气体探测器，空气扩散采样，当达到芯片切点设定的浓度时，将自动报警。</w:t>
            </w:r>
          </w:p>
        </w:tc>
      </w:tr>
      <w:tr w14:paraId="6EBF1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0F5E444">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80AC35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1384F20">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4.</w:t>
            </w:r>
            <w:r>
              <w:rPr>
                <w:rFonts w:hint="eastAsia" w:asciiTheme="minorEastAsia" w:hAnsiTheme="minorEastAsia" w:eastAsiaTheme="minorEastAsia" w:cstheme="minorEastAsia"/>
                <w:i w:val="0"/>
                <w:iCs w:val="0"/>
                <w:color w:val="000000"/>
                <w:kern w:val="0"/>
                <w:sz w:val="21"/>
                <w:szCs w:val="21"/>
                <w:u w:val="none"/>
                <w:lang w:val="en-US" w:eastAsia="zh-CN" w:bidi="ar"/>
              </w:rPr>
              <w:t>采用可脱卸铰链，正面带视窗，视窗为防爆玻璃；</w:t>
            </w:r>
          </w:p>
        </w:tc>
      </w:tr>
      <w:tr w14:paraId="6145E4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39FD969">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FACCBAE">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1AA0EF85">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5.</w:t>
            </w:r>
            <w:r>
              <w:rPr>
                <w:rFonts w:hint="eastAsia" w:asciiTheme="minorEastAsia" w:hAnsiTheme="minorEastAsia" w:eastAsiaTheme="minorEastAsia" w:cstheme="minorEastAsia"/>
                <w:i w:val="0"/>
                <w:iCs w:val="0"/>
                <w:color w:val="000000"/>
                <w:kern w:val="0"/>
                <w:sz w:val="21"/>
                <w:szCs w:val="21"/>
                <w:u w:val="none"/>
                <w:lang w:val="en-US" w:eastAsia="zh-CN" w:bidi="ar"/>
              </w:rPr>
              <w:t>柜体侧面设有PASS孔，保证柜内气体流动</w:t>
            </w:r>
            <w:r>
              <w:rPr>
                <w:rFonts w:hint="eastAsia" w:asciiTheme="minorEastAsia" w:hAnsiTheme="minorEastAsia" w:eastAsiaTheme="minorEastAsia" w:cstheme="minorEastAsia"/>
                <w:kern w:val="2"/>
                <w:sz w:val="21"/>
                <w:szCs w:val="21"/>
                <w:highlight w:val="none"/>
                <w:lang w:val="en-US" w:eastAsia="zh-CN" w:bidi="ar-SA"/>
              </w:rPr>
              <w:t>；</w:t>
            </w:r>
          </w:p>
        </w:tc>
      </w:tr>
      <w:tr w14:paraId="01D92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04FB121">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3F43C4B">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283BB0E6">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6.</w:t>
            </w:r>
            <w:r>
              <w:rPr>
                <w:rFonts w:hint="eastAsia" w:asciiTheme="minorEastAsia" w:hAnsiTheme="minorEastAsia" w:eastAsiaTheme="minorEastAsia" w:cstheme="minorEastAsia"/>
                <w:i w:val="0"/>
                <w:iCs w:val="0"/>
                <w:color w:val="000000"/>
                <w:kern w:val="0"/>
                <w:sz w:val="21"/>
                <w:szCs w:val="21"/>
                <w:u w:val="none"/>
                <w:lang w:val="en-US" w:eastAsia="zh-CN" w:bidi="ar"/>
              </w:rPr>
              <w:t>踏板：柜体底部设有可调节踏板，方便气瓶装卸；</w:t>
            </w:r>
          </w:p>
        </w:tc>
      </w:tr>
      <w:tr w14:paraId="3BC6D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62A91CF">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50F6F69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1E8C4DAB">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7.</w:t>
            </w:r>
            <w:r>
              <w:rPr>
                <w:rFonts w:hint="eastAsia" w:asciiTheme="minorEastAsia" w:hAnsiTheme="minorEastAsia" w:eastAsiaTheme="minorEastAsia" w:cstheme="minorEastAsia"/>
                <w:i w:val="0"/>
                <w:iCs w:val="0"/>
                <w:color w:val="000000"/>
                <w:kern w:val="0"/>
                <w:sz w:val="21"/>
                <w:szCs w:val="21"/>
                <w:u w:val="none"/>
                <w:lang w:val="en-US" w:eastAsia="zh-CN" w:bidi="ar"/>
              </w:rPr>
              <w:t>拉手：采用嵌入式高强度拉手；</w:t>
            </w:r>
          </w:p>
        </w:tc>
      </w:tr>
      <w:tr w14:paraId="0D4FC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9" w:hRule="atLeast"/>
        </w:trPr>
        <w:tc>
          <w:tcPr>
            <w:tcW w:w="506" w:type="pct"/>
            <w:vMerge w:val="continue"/>
            <w:noWrap w:val="0"/>
            <w:vAlign w:val="center"/>
          </w:tcPr>
          <w:p w14:paraId="41B5BF63">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6BEEEA43">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327B03E2">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8.</w:t>
            </w:r>
            <w:r>
              <w:rPr>
                <w:rFonts w:hint="eastAsia" w:asciiTheme="minorEastAsia" w:hAnsiTheme="minorEastAsia" w:eastAsiaTheme="minorEastAsia" w:cstheme="minorEastAsia"/>
                <w:i w:val="0"/>
                <w:iCs w:val="0"/>
                <w:color w:val="000000"/>
                <w:kern w:val="0"/>
                <w:sz w:val="21"/>
                <w:szCs w:val="21"/>
                <w:u w:val="none"/>
                <w:lang w:val="en-US" w:eastAsia="zh-CN" w:bidi="ar"/>
              </w:rPr>
              <w:t>声光报警系统：当柜内传感器检测到气体泄漏时，会自动触发红灯闪烁和报警轰鸣声，同时自动排风；</w:t>
            </w:r>
          </w:p>
        </w:tc>
      </w:tr>
      <w:tr w14:paraId="742E4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top"/>
          </w:tcPr>
          <w:p w14:paraId="3183BDDA">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5FB7030D">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7E924F45">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9.</w:t>
            </w:r>
            <w:r>
              <w:rPr>
                <w:rFonts w:hint="eastAsia" w:asciiTheme="minorEastAsia" w:hAnsiTheme="minorEastAsia" w:eastAsiaTheme="minorEastAsia" w:cstheme="minorEastAsia"/>
                <w:i w:val="0"/>
                <w:iCs w:val="0"/>
                <w:color w:val="000000"/>
                <w:kern w:val="0"/>
                <w:sz w:val="21"/>
                <w:szCs w:val="21"/>
                <w:u w:val="none"/>
                <w:lang w:val="en-US" w:eastAsia="zh-CN" w:bidi="ar"/>
              </w:rPr>
              <w:t>自动排风系统：当柜内传感器检测到气体泄漏并报警的同时，顶部风机会自动工作，将气体通过排风管排出室外，保证工作区域的人身安全。</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备注：可燃气体</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 xml:space="preserve">煤气CO、液化石油气、乙炔C2H2、丙炔C3H4、丁炔C4H6、甲烷CH4、乙烷C2H6、丙烷C3H8、丁烷C4H10、环丙烷C3H6、乙烯C2H4、丙烯C3H6、丁烯C4H8、丁二烯C4H6、氯乙烯C2H3CL、氯丙烯C3H5CL、氢气H2、硫化氢H2S、磷化氢PH3、甲胺CH3NH2、乙胺CH3CH2NH2、苯胺C6H5NH2、二甲胺（OH3）2HN、甲醛HCHO、乙醛C2H4O、一氧化碳CO、甲苯C6H5CH3  。。。。。。 </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备注：有毒有害气体</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二氧化硫SO2、三氧化硫是SO3、一氧化氮NO、二氧化氮NO2、三氧化二氮N2O3、四氧化二氮N2O4、五氧化二氮N2O5、一氧化二氮N2O、臭氧、氟比氢、氯、氯化氢、有机卤化物、碳氢化合物、笨、甲醛、挥发酚、汞蒸气、沙林、氡气、光气。</w:t>
            </w:r>
          </w:p>
        </w:tc>
      </w:tr>
      <w:tr w14:paraId="10F51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5640FED5">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sz w:val="21"/>
                <w:szCs w:val="21"/>
                <w:highlight w:val="none"/>
                <w:lang w:val="en-US" w:eastAsia="zh-CN"/>
              </w:rPr>
              <w:t>47</w:t>
            </w:r>
          </w:p>
        </w:tc>
        <w:tc>
          <w:tcPr>
            <w:tcW w:w="800" w:type="pct"/>
            <w:vMerge w:val="restart"/>
            <w:noWrap w:val="0"/>
            <w:vAlign w:val="center"/>
          </w:tcPr>
          <w:p w14:paraId="76D5546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防爆气瓶柜（双瓶款）</w:t>
            </w:r>
          </w:p>
          <w:p w14:paraId="76B50F5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5F62D007">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1.主要材质：</w:t>
            </w:r>
            <w:r>
              <w:rPr>
                <w:rFonts w:hint="eastAsia" w:asciiTheme="minorEastAsia" w:hAnsiTheme="minorEastAsia" w:eastAsiaTheme="minorEastAsia" w:cstheme="minorEastAsia"/>
                <w:i w:val="0"/>
                <w:iCs w:val="0"/>
                <w:color w:val="000000"/>
                <w:kern w:val="0"/>
                <w:sz w:val="21"/>
                <w:szCs w:val="21"/>
                <w:u w:val="none"/>
                <w:lang w:val="en-US" w:eastAsia="zh-CN" w:bidi="ar"/>
              </w:rPr>
              <w:t>采用</w:t>
            </w:r>
            <w:commentRangeStart w:id="236"/>
            <w:r>
              <w:rPr>
                <w:rFonts w:hint="eastAsia" w:asciiTheme="minorEastAsia" w:hAnsiTheme="minorEastAsia" w:eastAsiaTheme="minorEastAsia" w:cstheme="minorEastAsia"/>
                <w:i w:val="0"/>
                <w:iCs w:val="0"/>
                <w:color w:val="000000"/>
                <w:kern w:val="0"/>
                <w:sz w:val="21"/>
                <w:szCs w:val="21"/>
                <w:u w:val="none"/>
                <w:lang w:val="en-US" w:eastAsia="zh-CN" w:bidi="ar"/>
              </w:rPr>
              <w:t>优质</w:t>
            </w:r>
            <w:commentRangeEnd w:id="236"/>
            <w:r>
              <w:commentReference w:id="236"/>
            </w:r>
            <w:r>
              <w:rPr>
                <w:rFonts w:hint="eastAsia" w:asciiTheme="minorEastAsia" w:hAnsiTheme="minorEastAsia" w:eastAsiaTheme="minorEastAsia" w:cstheme="minorEastAsia"/>
                <w:i w:val="0"/>
                <w:iCs w:val="0"/>
                <w:color w:val="000000"/>
                <w:kern w:val="0"/>
                <w:sz w:val="21"/>
                <w:szCs w:val="21"/>
                <w:u w:val="none"/>
                <w:lang w:val="en-US" w:eastAsia="zh-CN" w:bidi="ar"/>
              </w:rPr>
              <w:t>双面电解钢板，经酸洗磷化处理，表面通过环氧树脂静电喷涂，达到防酸碱及防锈之效果；</w:t>
            </w:r>
          </w:p>
        </w:tc>
      </w:tr>
      <w:tr w14:paraId="15076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AA7BEB4">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4BC73CD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304F16FB">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2.</w:t>
            </w:r>
            <w:r>
              <w:rPr>
                <w:rFonts w:hint="eastAsia" w:asciiTheme="minorEastAsia" w:hAnsiTheme="minorEastAsia" w:eastAsiaTheme="minorEastAsia" w:cstheme="minorEastAsia"/>
                <w:i w:val="0"/>
                <w:iCs w:val="0"/>
                <w:color w:val="000000"/>
                <w:kern w:val="0"/>
                <w:sz w:val="21"/>
                <w:szCs w:val="21"/>
                <w:u w:val="none"/>
                <w:lang w:val="en-US" w:eastAsia="zh-CN" w:bidi="ar"/>
              </w:rPr>
              <w:t>容量：</w:t>
            </w:r>
            <w:commentRangeStart w:id="237"/>
            <w:r>
              <w:rPr>
                <w:rFonts w:hint="eastAsia" w:asciiTheme="minorEastAsia" w:hAnsiTheme="minorEastAsia" w:eastAsiaTheme="minorEastAsia" w:cstheme="minorEastAsia"/>
                <w:i w:val="0"/>
                <w:iCs w:val="0"/>
                <w:color w:val="000000"/>
                <w:kern w:val="0"/>
                <w:sz w:val="21"/>
                <w:szCs w:val="21"/>
                <w:u w:val="none"/>
                <w:lang w:val="en-US" w:eastAsia="zh-CN" w:bidi="ar"/>
              </w:rPr>
              <w:t>可储存2只气瓶</w:t>
            </w:r>
            <w:r>
              <w:rPr>
                <w:rFonts w:hint="eastAsia" w:asciiTheme="minorEastAsia" w:hAnsiTheme="minorEastAsia" w:eastAsiaTheme="minorEastAsia" w:cstheme="minorEastAsia"/>
                <w:kern w:val="2"/>
                <w:sz w:val="21"/>
                <w:szCs w:val="21"/>
                <w:highlight w:val="none"/>
                <w:lang w:val="en-US" w:eastAsia="zh-CN" w:bidi="ar-SA"/>
              </w:rPr>
              <w:t>；</w:t>
            </w:r>
            <w:commentRangeEnd w:id="237"/>
            <w:r>
              <w:commentReference w:id="237"/>
            </w:r>
          </w:p>
        </w:tc>
      </w:tr>
      <w:tr w14:paraId="45891B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3CC85C4">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D21295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682B6835">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3.</w:t>
            </w:r>
            <w:r>
              <w:rPr>
                <w:rFonts w:hint="eastAsia" w:asciiTheme="minorEastAsia" w:hAnsiTheme="minorEastAsia" w:eastAsiaTheme="minorEastAsia" w:cstheme="minorEastAsia"/>
                <w:i w:val="0"/>
                <w:iCs w:val="0"/>
                <w:color w:val="000000"/>
                <w:kern w:val="0"/>
                <w:sz w:val="21"/>
                <w:szCs w:val="21"/>
                <w:u w:val="none"/>
                <w:lang w:val="en-US" w:eastAsia="zh-CN" w:bidi="ar"/>
              </w:rPr>
              <w:t>报警器：</w:t>
            </w:r>
            <w:commentRangeStart w:id="238"/>
            <w:r>
              <w:rPr>
                <w:rFonts w:hint="eastAsia" w:asciiTheme="minorEastAsia" w:hAnsiTheme="minorEastAsia" w:eastAsiaTheme="minorEastAsia" w:cstheme="minorEastAsia"/>
                <w:i w:val="0"/>
                <w:iCs w:val="0"/>
                <w:color w:val="000000"/>
                <w:kern w:val="0"/>
                <w:sz w:val="21"/>
                <w:szCs w:val="21"/>
                <w:u w:val="none"/>
                <w:lang w:val="en-US" w:eastAsia="zh-CN" w:bidi="ar"/>
              </w:rPr>
              <w:t>不带报警器；</w:t>
            </w:r>
            <w:commentRangeEnd w:id="238"/>
            <w:r>
              <w:commentReference w:id="238"/>
            </w:r>
          </w:p>
        </w:tc>
      </w:tr>
      <w:tr w14:paraId="4FEF53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9E5CE9E">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6859B9A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793C50AE">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4.</w:t>
            </w:r>
            <w:r>
              <w:rPr>
                <w:rFonts w:hint="eastAsia" w:asciiTheme="minorEastAsia" w:hAnsiTheme="minorEastAsia" w:eastAsiaTheme="minorEastAsia" w:cstheme="minorEastAsia"/>
                <w:i w:val="0"/>
                <w:iCs w:val="0"/>
                <w:color w:val="000000"/>
                <w:kern w:val="0"/>
                <w:sz w:val="21"/>
                <w:szCs w:val="21"/>
                <w:u w:val="none"/>
                <w:lang w:val="en-US" w:eastAsia="zh-CN" w:bidi="ar"/>
              </w:rPr>
              <w:t>采用可脱卸铰链，正面带视窗，视窗为防爆玻璃；</w:t>
            </w:r>
          </w:p>
        </w:tc>
      </w:tr>
      <w:tr w14:paraId="1FBED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67538EE">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7CDF97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3E94146E">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5.</w:t>
            </w:r>
            <w:r>
              <w:rPr>
                <w:rFonts w:hint="eastAsia" w:asciiTheme="minorEastAsia" w:hAnsiTheme="minorEastAsia" w:eastAsiaTheme="minorEastAsia" w:cstheme="minorEastAsia"/>
                <w:i w:val="0"/>
                <w:iCs w:val="0"/>
                <w:color w:val="000000"/>
                <w:kern w:val="0"/>
                <w:sz w:val="21"/>
                <w:szCs w:val="21"/>
                <w:u w:val="none"/>
                <w:lang w:val="en-US" w:eastAsia="zh-CN" w:bidi="ar"/>
              </w:rPr>
              <w:t>柜体侧面设有PASS孔，保证柜内气体流动</w:t>
            </w:r>
            <w:r>
              <w:rPr>
                <w:rFonts w:hint="eastAsia" w:asciiTheme="minorEastAsia" w:hAnsiTheme="minorEastAsia" w:eastAsiaTheme="minorEastAsia" w:cstheme="minorEastAsia"/>
                <w:kern w:val="2"/>
                <w:sz w:val="21"/>
                <w:szCs w:val="21"/>
                <w:highlight w:val="none"/>
                <w:lang w:val="en-US" w:eastAsia="zh-CN" w:bidi="ar-SA"/>
              </w:rPr>
              <w:t>；</w:t>
            </w:r>
          </w:p>
        </w:tc>
      </w:tr>
      <w:tr w14:paraId="2921F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04F1980D">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534A8C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1C8D9318">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6.</w:t>
            </w:r>
            <w:r>
              <w:rPr>
                <w:rFonts w:hint="eastAsia" w:asciiTheme="minorEastAsia" w:hAnsiTheme="minorEastAsia" w:eastAsiaTheme="minorEastAsia" w:cstheme="minorEastAsia"/>
                <w:i w:val="0"/>
                <w:iCs w:val="0"/>
                <w:color w:val="000000"/>
                <w:kern w:val="0"/>
                <w:sz w:val="21"/>
                <w:szCs w:val="21"/>
                <w:u w:val="none"/>
                <w:lang w:val="en-US" w:eastAsia="zh-CN" w:bidi="ar"/>
              </w:rPr>
              <w:t>踏板：柜体底部设有可调节踏板，方便气瓶装卸；</w:t>
            </w:r>
          </w:p>
        </w:tc>
      </w:tr>
      <w:tr w14:paraId="588B5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9D298DB">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0B8912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03A5FFA3">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7.</w:t>
            </w:r>
            <w:r>
              <w:rPr>
                <w:rFonts w:hint="eastAsia" w:asciiTheme="minorEastAsia" w:hAnsiTheme="minorEastAsia" w:eastAsiaTheme="minorEastAsia" w:cstheme="minorEastAsia"/>
                <w:i w:val="0"/>
                <w:iCs w:val="0"/>
                <w:color w:val="000000"/>
                <w:kern w:val="0"/>
                <w:sz w:val="21"/>
                <w:szCs w:val="21"/>
                <w:u w:val="none"/>
                <w:lang w:val="en-US" w:eastAsia="zh-CN" w:bidi="ar"/>
              </w:rPr>
              <w:t>拉手：采用嵌入式高强度拉手；</w:t>
            </w:r>
          </w:p>
        </w:tc>
      </w:tr>
      <w:tr w14:paraId="6D5B13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1" w:hRule="atLeast"/>
        </w:trPr>
        <w:tc>
          <w:tcPr>
            <w:tcW w:w="506" w:type="pct"/>
            <w:vMerge w:val="restart"/>
            <w:noWrap w:val="0"/>
            <w:vAlign w:val="center"/>
          </w:tcPr>
          <w:p w14:paraId="3062CFEC">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48</w:t>
            </w:r>
          </w:p>
        </w:tc>
        <w:tc>
          <w:tcPr>
            <w:tcW w:w="800" w:type="pct"/>
            <w:vMerge w:val="restart"/>
            <w:noWrap w:val="0"/>
            <w:vAlign w:val="center"/>
          </w:tcPr>
          <w:p w14:paraId="6AC3A6D1">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易制毒型防爆柜</w:t>
            </w:r>
          </w:p>
        </w:tc>
        <w:tc>
          <w:tcPr>
            <w:tcW w:w="3693" w:type="pct"/>
            <w:noWrap w:val="0"/>
            <w:vAlign w:val="top"/>
          </w:tcPr>
          <w:p w14:paraId="7D9707E7">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w:t>
            </w:r>
            <w:commentRangeStart w:id="239"/>
            <w:r>
              <w:rPr>
                <w:rFonts w:hint="eastAsia" w:asciiTheme="minorEastAsia" w:hAnsiTheme="minorEastAsia" w:eastAsiaTheme="minorEastAsia" w:cstheme="minorEastAsia"/>
                <w:i w:val="0"/>
                <w:iCs w:val="0"/>
                <w:color w:val="000000"/>
                <w:kern w:val="0"/>
                <w:sz w:val="21"/>
                <w:szCs w:val="21"/>
                <w:u w:val="none"/>
                <w:lang w:val="en-US" w:eastAsia="zh-CN" w:bidi="ar"/>
              </w:rPr>
              <w:t>规格：(H)165*(W)109*(D)46cm</w:t>
            </w:r>
            <w:commentRangeEnd w:id="239"/>
            <w:r>
              <w:commentReference w:id="239"/>
            </w:r>
          </w:p>
        </w:tc>
      </w:tr>
      <w:tr w14:paraId="68AEE3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043B3EE">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06C2C00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4C718940">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2.重量：</w:t>
            </w:r>
            <w:commentRangeStart w:id="240"/>
            <w:r>
              <w:rPr>
                <w:rFonts w:hint="eastAsia" w:asciiTheme="minorEastAsia" w:hAnsiTheme="minorEastAsia" w:eastAsiaTheme="minorEastAsia" w:cstheme="minorEastAsia"/>
                <w:i w:val="0"/>
                <w:iCs w:val="0"/>
                <w:color w:val="000000"/>
                <w:kern w:val="0"/>
                <w:sz w:val="21"/>
                <w:szCs w:val="21"/>
                <w:u w:val="none"/>
                <w:lang w:val="en-US" w:eastAsia="zh-CN" w:bidi="ar"/>
              </w:rPr>
              <w:t>138kg</w:t>
            </w:r>
            <w:commentRangeEnd w:id="240"/>
            <w:r>
              <w:commentReference w:id="240"/>
            </w:r>
          </w:p>
        </w:tc>
      </w:tr>
      <w:tr w14:paraId="57CD1C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2E494104">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7BD47B3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45D69081">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3.容积：</w:t>
            </w:r>
            <w:commentRangeStart w:id="241"/>
            <w:r>
              <w:rPr>
                <w:rFonts w:hint="eastAsia" w:asciiTheme="minorEastAsia" w:hAnsiTheme="minorEastAsia" w:eastAsiaTheme="minorEastAsia" w:cstheme="minorEastAsia"/>
                <w:i w:val="0"/>
                <w:iCs w:val="0"/>
                <w:color w:val="000000"/>
                <w:kern w:val="0"/>
                <w:sz w:val="21"/>
                <w:szCs w:val="21"/>
                <w:u w:val="none"/>
                <w:lang w:val="en-US" w:eastAsia="zh-CN" w:bidi="ar"/>
              </w:rPr>
              <w:t>45GAL/170L</w:t>
            </w:r>
            <w:commentRangeEnd w:id="241"/>
            <w:r>
              <w:commentReference w:id="241"/>
            </w:r>
          </w:p>
        </w:tc>
      </w:tr>
      <w:tr w14:paraId="401D1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EBD0C53">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center"/>
          </w:tcPr>
          <w:p w14:paraId="398CD88C">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40712DC9">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4.门类型：双门/手动</w:t>
            </w:r>
          </w:p>
        </w:tc>
      </w:tr>
      <w:tr w14:paraId="71CC0C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6" w:hRule="atLeast"/>
        </w:trPr>
        <w:tc>
          <w:tcPr>
            <w:tcW w:w="506" w:type="pct"/>
            <w:vMerge w:val="continue"/>
            <w:noWrap w:val="0"/>
            <w:vAlign w:val="top"/>
          </w:tcPr>
          <w:p w14:paraId="0DBEA728">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361E10F9">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283B0490">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5.可调层板：</w:t>
            </w:r>
            <w:commentRangeStart w:id="242"/>
            <w:r>
              <w:rPr>
                <w:rFonts w:hint="eastAsia" w:asciiTheme="minorEastAsia" w:hAnsiTheme="minorEastAsia" w:eastAsiaTheme="minorEastAsia" w:cstheme="minorEastAsia"/>
                <w:i w:val="0"/>
                <w:iCs w:val="0"/>
                <w:color w:val="000000"/>
                <w:kern w:val="0"/>
                <w:sz w:val="21"/>
                <w:szCs w:val="21"/>
                <w:u w:val="none"/>
                <w:lang w:val="en-US" w:eastAsia="zh-CN" w:bidi="ar"/>
              </w:rPr>
              <w:t>2块</w:t>
            </w:r>
            <w:commentRangeEnd w:id="242"/>
            <w:r>
              <w:commentReference w:id="242"/>
            </w:r>
          </w:p>
        </w:tc>
      </w:tr>
      <w:tr w14:paraId="34A42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27" w:hRule="atLeast"/>
        </w:trPr>
        <w:tc>
          <w:tcPr>
            <w:tcW w:w="506" w:type="pct"/>
            <w:vMerge w:val="continue"/>
            <w:noWrap w:val="0"/>
            <w:vAlign w:val="top"/>
          </w:tcPr>
          <w:p w14:paraId="42F4E399">
            <w:pPr>
              <w:widowControl/>
              <w:spacing w:line="240" w:lineRule="auto"/>
              <w:jc w:val="center"/>
              <w:rPr>
                <w:rFonts w:hint="eastAsia" w:asciiTheme="minorEastAsia" w:hAnsiTheme="minorEastAsia" w:eastAsiaTheme="minorEastAsia" w:cstheme="minorEastAsia"/>
                <w:sz w:val="21"/>
                <w:szCs w:val="21"/>
                <w:highlight w:val="none"/>
                <w:lang w:val="en-US" w:eastAsia="zh-CN"/>
              </w:rPr>
            </w:pPr>
          </w:p>
        </w:tc>
        <w:tc>
          <w:tcPr>
            <w:tcW w:w="800" w:type="pct"/>
            <w:vMerge w:val="continue"/>
            <w:noWrap w:val="0"/>
            <w:vAlign w:val="top"/>
          </w:tcPr>
          <w:p w14:paraId="0FC6DF6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p>
        </w:tc>
        <w:tc>
          <w:tcPr>
            <w:tcW w:w="3693" w:type="pct"/>
            <w:noWrap w:val="0"/>
            <w:vAlign w:val="top"/>
          </w:tcPr>
          <w:p w14:paraId="30271A0C">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6.产品特性：</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6.1</w:t>
            </w:r>
            <w:commentRangeStart w:id="243"/>
            <w:r>
              <w:rPr>
                <w:rFonts w:hint="eastAsia" w:asciiTheme="minorEastAsia" w:hAnsiTheme="minorEastAsia" w:eastAsiaTheme="minorEastAsia" w:cstheme="minorEastAsia"/>
                <w:i w:val="0"/>
                <w:iCs w:val="0"/>
                <w:color w:val="000000"/>
                <w:kern w:val="0"/>
                <w:sz w:val="21"/>
                <w:szCs w:val="21"/>
                <w:u w:val="none"/>
                <w:lang w:val="en-US" w:eastAsia="zh-CN" w:bidi="ar"/>
              </w:rPr>
              <w:t>高性能的</w:t>
            </w:r>
            <w:commentRangeEnd w:id="243"/>
            <w:commentRangeStart w:id="244"/>
            <w:r>
              <w:commentReference w:id="243"/>
            </w:r>
            <w:r>
              <w:rPr>
                <w:rFonts w:hint="eastAsia" w:asciiTheme="minorEastAsia" w:hAnsiTheme="minorEastAsia" w:eastAsiaTheme="minorEastAsia" w:cstheme="minorEastAsia"/>
                <w:i w:val="0"/>
                <w:iCs w:val="0"/>
                <w:color w:val="000000"/>
                <w:kern w:val="0"/>
                <w:sz w:val="21"/>
                <w:szCs w:val="21"/>
                <w:u w:val="none"/>
                <w:lang w:val="en-US" w:eastAsia="zh-CN" w:bidi="ar"/>
              </w:rPr>
              <w:t>MIANN</w:t>
            </w:r>
            <w:commentRangeEnd w:id="244"/>
            <w:r>
              <w:commentReference w:id="244"/>
            </w:r>
            <w:r>
              <w:rPr>
                <w:rFonts w:hint="eastAsia" w:asciiTheme="minorEastAsia" w:hAnsiTheme="minorEastAsia" w:eastAsiaTheme="minorEastAsia" w:cstheme="minorEastAsia"/>
                <w:i w:val="0"/>
                <w:iCs w:val="0"/>
                <w:color w:val="000000"/>
                <w:kern w:val="0"/>
                <w:sz w:val="21"/>
                <w:szCs w:val="21"/>
                <w:u w:val="none"/>
                <w:lang w:val="en-US" w:eastAsia="zh-CN" w:bidi="ar"/>
              </w:rPr>
              <w:t>安全柜</w:t>
            </w:r>
            <w:commentRangeStart w:id="245"/>
            <w:r>
              <w:rPr>
                <w:rFonts w:hint="eastAsia" w:asciiTheme="minorEastAsia" w:hAnsiTheme="minorEastAsia" w:eastAsiaTheme="minorEastAsia" w:cstheme="minorEastAsia"/>
                <w:i w:val="0"/>
                <w:iCs w:val="0"/>
                <w:color w:val="000000"/>
                <w:kern w:val="0"/>
                <w:sz w:val="21"/>
                <w:szCs w:val="21"/>
                <w:u w:val="none"/>
                <w:lang w:val="en-US" w:eastAsia="zh-CN" w:bidi="ar"/>
              </w:rPr>
              <w:t>通过欧盟CE权威认证</w:t>
            </w:r>
            <w:commentRangeEnd w:id="245"/>
            <w:r>
              <w:commentReference w:id="245"/>
            </w:r>
            <w:r>
              <w:rPr>
                <w:rFonts w:hint="eastAsia" w:asciiTheme="minorEastAsia" w:hAnsiTheme="minorEastAsia" w:eastAsiaTheme="minorEastAsia" w:cstheme="minorEastAsia"/>
                <w:i w:val="0"/>
                <w:iCs w:val="0"/>
                <w:color w:val="000000"/>
                <w:kern w:val="0"/>
                <w:sz w:val="21"/>
                <w:szCs w:val="21"/>
                <w:u w:val="none"/>
                <w:lang w:val="en-US" w:eastAsia="zh-CN" w:bidi="ar"/>
              </w:rPr>
              <w:t>，达到OSHA标准），符合</w:t>
            </w:r>
            <w:commentRangeStart w:id="246"/>
            <w:r>
              <w:rPr>
                <w:rFonts w:hint="eastAsia" w:asciiTheme="minorEastAsia" w:hAnsiTheme="minorEastAsia" w:eastAsiaTheme="minorEastAsia" w:cstheme="minorEastAsia"/>
                <w:i w:val="0"/>
                <w:iCs w:val="0"/>
                <w:color w:val="000000"/>
                <w:kern w:val="0"/>
                <w:sz w:val="21"/>
                <w:szCs w:val="21"/>
                <w:u w:val="none"/>
                <w:lang w:val="en-US" w:eastAsia="zh-CN" w:bidi="ar"/>
              </w:rPr>
              <w:t>NFPA第30条规定的</w:t>
            </w:r>
            <w:commentRangeEnd w:id="246"/>
            <w:r>
              <w:commentReference w:id="246"/>
            </w:r>
            <w:r>
              <w:rPr>
                <w:rFonts w:hint="eastAsia" w:asciiTheme="minorEastAsia" w:hAnsiTheme="minorEastAsia" w:eastAsiaTheme="minorEastAsia" w:cstheme="minorEastAsia"/>
                <w:i w:val="0"/>
                <w:iCs w:val="0"/>
                <w:color w:val="000000"/>
                <w:kern w:val="0"/>
                <w:sz w:val="21"/>
                <w:szCs w:val="21"/>
                <w:u w:val="none"/>
                <w:lang w:val="en-US" w:eastAsia="zh-CN" w:bidi="ar"/>
              </w:rPr>
              <w:t>要求用于规范存储易燃易爆液体及危险化学品。</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6.2</w:t>
            </w:r>
            <w:commentRangeStart w:id="247"/>
            <w:r>
              <w:rPr>
                <w:rFonts w:hint="eastAsia" w:asciiTheme="minorEastAsia" w:hAnsiTheme="minorEastAsia" w:eastAsiaTheme="minorEastAsia" w:cstheme="minorEastAsia"/>
                <w:i w:val="0"/>
                <w:iCs w:val="0"/>
                <w:color w:val="000000"/>
                <w:kern w:val="0"/>
                <w:sz w:val="21"/>
                <w:szCs w:val="21"/>
                <w:u w:val="none"/>
                <w:lang w:val="en-US" w:eastAsia="zh-CN" w:bidi="ar"/>
              </w:rPr>
              <w:t>MIANN</w:t>
            </w:r>
            <w:commentRangeEnd w:id="247"/>
            <w:r>
              <w:commentReference w:id="247"/>
            </w:r>
            <w:r>
              <w:rPr>
                <w:rFonts w:hint="eastAsia" w:asciiTheme="minorEastAsia" w:hAnsiTheme="minorEastAsia" w:eastAsiaTheme="minorEastAsia" w:cstheme="minorEastAsia"/>
                <w:i w:val="0"/>
                <w:iCs w:val="0"/>
                <w:color w:val="000000"/>
                <w:kern w:val="0"/>
                <w:sz w:val="21"/>
                <w:szCs w:val="21"/>
                <w:u w:val="none"/>
                <w:lang w:val="en-US" w:eastAsia="zh-CN" w:bidi="ar"/>
              </w:rPr>
              <w:t>防火安全柜整体为双层防火钢板构造，两层钢板之间间隔40mm，内填特种防火材料，防火性能更为卓越。</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6.3采用</w:t>
            </w:r>
            <w:commentRangeStart w:id="248"/>
            <w:r>
              <w:rPr>
                <w:rFonts w:hint="eastAsia" w:asciiTheme="minorEastAsia" w:hAnsiTheme="minorEastAsia" w:eastAsiaTheme="minorEastAsia" w:cstheme="minorEastAsia"/>
                <w:i w:val="0"/>
                <w:iCs w:val="0"/>
                <w:color w:val="000000"/>
                <w:kern w:val="0"/>
                <w:sz w:val="21"/>
                <w:szCs w:val="21"/>
                <w:u w:val="none"/>
                <w:lang w:val="en-US" w:eastAsia="zh-CN" w:bidi="ar"/>
              </w:rPr>
              <w:t>优质</w:t>
            </w:r>
            <w:commentRangeEnd w:id="248"/>
            <w:r>
              <w:commentReference w:id="248"/>
            </w:r>
            <w:r>
              <w:rPr>
                <w:rFonts w:hint="eastAsia" w:asciiTheme="minorEastAsia" w:hAnsiTheme="minorEastAsia" w:eastAsiaTheme="minorEastAsia" w:cstheme="minorEastAsia"/>
                <w:i w:val="0"/>
                <w:iCs w:val="0"/>
                <w:color w:val="000000"/>
                <w:kern w:val="0"/>
                <w:sz w:val="21"/>
                <w:szCs w:val="21"/>
                <w:u w:val="none"/>
                <w:lang w:val="en-US" w:eastAsia="zh-CN" w:bidi="ar"/>
              </w:rPr>
              <w:t xml:space="preserve">双面电解钢板，增加强度，防火性能更好。 </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6.4柜身底部</w:t>
            </w:r>
            <w:commentRangeStart w:id="249"/>
            <w:r>
              <w:rPr>
                <w:rFonts w:hint="eastAsia" w:asciiTheme="minorEastAsia" w:hAnsiTheme="minorEastAsia" w:eastAsiaTheme="minorEastAsia" w:cstheme="minorEastAsia"/>
                <w:i w:val="0"/>
                <w:iCs w:val="0"/>
                <w:color w:val="000000"/>
                <w:kern w:val="0"/>
                <w:sz w:val="21"/>
                <w:szCs w:val="21"/>
                <w:u w:val="none"/>
                <w:lang w:val="en-US" w:eastAsia="zh-CN" w:bidi="ar"/>
              </w:rPr>
              <w:t>50mm</w:t>
            </w:r>
            <w:commentRangeEnd w:id="249"/>
            <w:r>
              <w:commentReference w:id="249"/>
            </w:r>
            <w:r>
              <w:rPr>
                <w:rFonts w:hint="eastAsia" w:asciiTheme="minorEastAsia" w:hAnsiTheme="minorEastAsia" w:eastAsiaTheme="minorEastAsia" w:cstheme="minorEastAsia"/>
                <w:i w:val="0"/>
                <w:iCs w:val="0"/>
                <w:color w:val="000000"/>
                <w:kern w:val="0"/>
                <w:sz w:val="21"/>
                <w:szCs w:val="21"/>
                <w:u w:val="none"/>
                <w:lang w:val="en-US" w:eastAsia="zh-CN" w:bidi="ar"/>
              </w:rPr>
              <w:t>高的防漏液槽最大可能的防止化学液体的外溢。</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6.5独有的镀锌层板，防腐蚀，防液漏，最大可承托</w:t>
            </w:r>
            <w:commentRangeStart w:id="250"/>
            <w:r>
              <w:rPr>
                <w:rFonts w:hint="eastAsia" w:asciiTheme="minorEastAsia" w:hAnsiTheme="minorEastAsia" w:eastAsiaTheme="minorEastAsia" w:cstheme="minorEastAsia"/>
                <w:i w:val="0"/>
                <w:iCs w:val="0"/>
                <w:color w:val="000000"/>
                <w:kern w:val="0"/>
                <w:sz w:val="21"/>
                <w:szCs w:val="21"/>
                <w:u w:val="none"/>
                <w:lang w:val="en-US" w:eastAsia="zh-CN" w:bidi="ar"/>
              </w:rPr>
              <w:t>400lbs</w:t>
            </w:r>
            <w:commentRangeEnd w:id="250"/>
            <w:r>
              <w:commentReference w:id="250"/>
            </w:r>
            <w:r>
              <w:rPr>
                <w:rFonts w:hint="eastAsia" w:asciiTheme="minorEastAsia" w:hAnsiTheme="minorEastAsia" w:eastAsiaTheme="minorEastAsia" w:cstheme="minorEastAsia"/>
                <w:i w:val="0"/>
                <w:iCs w:val="0"/>
                <w:color w:val="000000"/>
                <w:kern w:val="0"/>
                <w:sz w:val="21"/>
                <w:szCs w:val="21"/>
                <w:u w:val="none"/>
                <w:lang w:val="en-US" w:eastAsia="zh-CN" w:bidi="ar"/>
              </w:rPr>
              <w:t>的钢制安全罐。</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6.6柜体内外都喷涂有持久的，无铅的环氧树脂漆，最大程度的增加抗化学品的能力。</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 xml:space="preserve">6.7标有三种语言的高可见度标签，耐腐蚀。 </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6.8两个可带有防火装置的通风口，分别位于柜身的两侧。</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6.9可调节垫片若干，确保柜体稳固。</w:t>
            </w:r>
          </w:p>
        </w:tc>
      </w:tr>
      <w:tr w14:paraId="4F215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5A771C98">
            <w:pPr>
              <w:widowControl/>
              <w:spacing w:line="240" w:lineRule="auto"/>
              <w:jc w:val="center"/>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49</w:t>
            </w:r>
          </w:p>
        </w:tc>
        <w:tc>
          <w:tcPr>
            <w:tcW w:w="800" w:type="pct"/>
            <w:vMerge w:val="restart"/>
            <w:noWrap w:val="0"/>
            <w:vAlign w:val="center"/>
          </w:tcPr>
          <w:p w14:paraId="5E04AC26">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耐酸碱型防爆柜</w:t>
            </w:r>
          </w:p>
        </w:tc>
        <w:tc>
          <w:tcPr>
            <w:tcW w:w="3693" w:type="pct"/>
            <w:noWrap w:val="0"/>
            <w:vAlign w:val="top"/>
          </w:tcPr>
          <w:p w14:paraId="2A5152FE">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1.规格：</w:t>
            </w:r>
            <w:commentRangeStart w:id="251"/>
            <w:r>
              <w:rPr>
                <w:rFonts w:hint="eastAsia" w:asciiTheme="minorEastAsia" w:hAnsiTheme="minorEastAsia" w:eastAsiaTheme="minorEastAsia" w:cstheme="minorEastAsia"/>
                <w:i w:val="0"/>
                <w:iCs w:val="0"/>
                <w:color w:val="000000"/>
                <w:kern w:val="0"/>
                <w:sz w:val="21"/>
                <w:szCs w:val="21"/>
                <w:u w:val="none"/>
                <w:lang w:val="en-US" w:eastAsia="zh-CN" w:bidi="ar"/>
              </w:rPr>
              <w:t>(H)1650*(W)1090*(D)460mm</w:t>
            </w:r>
            <w:commentRangeEnd w:id="251"/>
            <w:r>
              <w:commentReference w:id="251"/>
            </w:r>
          </w:p>
        </w:tc>
      </w:tr>
      <w:tr w14:paraId="350161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517212A6">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p>
        </w:tc>
        <w:tc>
          <w:tcPr>
            <w:tcW w:w="800" w:type="pct"/>
            <w:vMerge w:val="continue"/>
            <w:noWrap w:val="0"/>
            <w:vAlign w:val="center"/>
          </w:tcPr>
          <w:p w14:paraId="6200DDC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6C2A9107">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2.门类型：双门/手动：柜门根据需要可定制为左开门或右开门，各种大小尺寸双门或单门式样均可订做。</w:t>
            </w:r>
          </w:p>
        </w:tc>
      </w:tr>
      <w:tr w14:paraId="515B6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43784152">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p>
        </w:tc>
        <w:tc>
          <w:tcPr>
            <w:tcW w:w="800" w:type="pct"/>
            <w:vMerge w:val="continue"/>
            <w:noWrap w:val="0"/>
            <w:vAlign w:val="center"/>
          </w:tcPr>
          <w:p w14:paraId="4DE35EF3">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2867F365">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3.可调层板：</w:t>
            </w:r>
            <w:commentRangeStart w:id="252"/>
            <w:r>
              <w:rPr>
                <w:rFonts w:hint="eastAsia" w:asciiTheme="minorEastAsia" w:hAnsiTheme="minorEastAsia" w:eastAsiaTheme="minorEastAsia" w:cstheme="minorEastAsia"/>
                <w:i w:val="0"/>
                <w:iCs w:val="0"/>
                <w:color w:val="000000"/>
                <w:kern w:val="0"/>
                <w:sz w:val="21"/>
                <w:szCs w:val="21"/>
                <w:u w:val="none"/>
                <w:lang w:val="en-US" w:eastAsia="zh-CN" w:bidi="ar"/>
              </w:rPr>
              <w:t>2块</w:t>
            </w:r>
            <w:commentRangeEnd w:id="252"/>
            <w:r>
              <w:commentReference w:id="252"/>
            </w:r>
          </w:p>
        </w:tc>
      </w:tr>
      <w:tr w14:paraId="4D33DA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A871A3D">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p>
        </w:tc>
        <w:tc>
          <w:tcPr>
            <w:tcW w:w="800" w:type="pct"/>
            <w:vMerge w:val="continue"/>
            <w:noWrap w:val="0"/>
            <w:vAlign w:val="center"/>
          </w:tcPr>
          <w:p w14:paraId="22D38CA3">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3648AAC9">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4.重量：</w:t>
            </w:r>
            <w:commentRangeStart w:id="253"/>
            <w:r>
              <w:rPr>
                <w:rFonts w:hint="eastAsia" w:asciiTheme="minorEastAsia" w:hAnsiTheme="minorEastAsia" w:eastAsiaTheme="minorEastAsia" w:cstheme="minorEastAsia"/>
                <w:i w:val="0"/>
                <w:iCs w:val="0"/>
                <w:color w:val="000000"/>
                <w:kern w:val="0"/>
                <w:sz w:val="21"/>
                <w:szCs w:val="21"/>
                <w:u w:val="none"/>
                <w:lang w:val="en-US" w:eastAsia="zh-CN" w:bidi="ar"/>
              </w:rPr>
              <w:t>80KG</w:t>
            </w:r>
            <w:commentRangeEnd w:id="253"/>
            <w:r>
              <w:commentReference w:id="253"/>
            </w:r>
          </w:p>
        </w:tc>
      </w:tr>
      <w:tr w14:paraId="5709B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7118D8B">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p>
        </w:tc>
        <w:tc>
          <w:tcPr>
            <w:tcW w:w="800" w:type="pct"/>
            <w:vMerge w:val="continue"/>
            <w:noWrap w:val="0"/>
            <w:vAlign w:val="center"/>
          </w:tcPr>
          <w:p w14:paraId="3F8AA2EA">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07EDC263">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5.采用PP（聚丙烯）材料，具有十年以上的使用寿命。</w:t>
            </w:r>
          </w:p>
        </w:tc>
      </w:tr>
      <w:tr w14:paraId="78329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9EE013D">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p>
        </w:tc>
        <w:tc>
          <w:tcPr>
            <w:tcW w:w="800" w:type="pct"/>
            <w:vMerge w:val="continue"/>
            <w:noWrap w:val="0"/>
            <w:vAlign w:val="center"/>
          </w:tcPr>
          <w:p w14:paraId="5CE18146">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6B0A4E4D">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6.配备聚丙烯防泄漏托盘，可单独取出，便于清洁。</w:t>
            </w:r>
          </w:p>
        </w:tc>
      </w:tr>
      <w:tr w14:paraId="11355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7C674BB5">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p>
        </w:tc>
        <w:tc>
          <w:tcPr>
            <w:tcW w:w="800" w:type="pct"/>
            <w:vMerge w:val="continue"/>
            <w:noWrap w:val="0"/>
            <w:vAlign w:val="center"/>
          </w:tcPr>
          <w:p w14:paraId="0E528768">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32EE9464">
            <w:pPr>
              <w:widowControl/>
              <w:spacing w:line="240" w:lineRule="auto"/>
              <w:jc w:val="left"/>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7.为提高操作安全度，化学品柜还可以使用挂锁提供额外的防护。</w:t>
            </w:r>
          </w:p>
        </w:tc>
      </w:tr>
      <w:tr w14:paraId="370D8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69E63E32">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p>
        </w:tc>
        <w:tc>
          <w:tcPr>
            <w:tcW w:w="800" w:type="pct"/>
            <w:vMerge w:val="continue"/>
            <w:noWrap w:val="0"/>
            <w:vAlign w:val="center"/>
          </w:tcPr>
          <w:p w14:paraId="1A27B183">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4ECAF1BC">
            <w:pPr>
              <w:widowControl/>
              <w:spacing w:line="240" w:lineRule="auto"/>
              <w:jc w:val="left"/>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8.醒目的腐蚀性化学品标志。</w:t>
            </w:r>
          </w:p>
        </w:tc>
      </w:tr>
      <w:tr w14:paraId="51098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4D878E6">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p>
        </w:tc>
        <w:tc>
          <w:tcPr>
            <w:tcW w:w="800" w:type="pct"/>
            <w:vMerge w:val="continue"/>
            <w:noWrap w:val="0"/>
            <w:vAlign w:val="center"/>
          </w:tcPr>
          <w:p w14:paraId="14EE1F94">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5E58D3A6">
            <w:pPr>
              <w:widowControl/>
              <w:spacing w:line="240" w:lineRule="auto"/>
              <w:jc w:val="left"/>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9.可以用于各种腐蚀性化学品的存储，如硫酸，硝酸，乙酸，硫磺酸等，保护操作者及周围人群安全。</w:t>
            </w:r>
          </w:p>
        </w:tc>
      </w:tr>
      <w:tr w14:paraId="6DD876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noWrap w:val="0"/>
            <w:vAlign w:val="center"/>
          </w:tcPr>
          <w:p w14:paraId="160AF04D">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50</w:t>
            </w:r>
          </w:p>
        </w:tc>
        <w:tc>
          <w:tcPr>
            <w:tcW w:w="800" w:type="pct"/>
            <w:vMerge w:val="restart"/>
            <w:noWrap w:val="0"/>
            <w:vAlign w:val="center"/>
          </w:tcPr>
          <w:p w14:paraId="4366BA46">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不锈钢实验凳</w:t>
            </w:r>
          </w:p>
        </w:tc>
        <w:tc>
          <w:tcPr>
            <w:tcW w:w="3693" w:type="pct"/>
            <w:noWrap w:val="0"/>
            <w:vAlign w:val="top"/>
          </w:tcPr>
          <w:p w14:paraId="4698F0E8">
            <w:pPr>
              <w:widowControl/>
              <w:spacing w:line="240" w:lineRule="auto"/>
              <w:jc w:val="left"/>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1.规格：常规</w:t>
            </w:r>
          </w:p>
        </w:tc>
      </w:tr>
      <w:tr w14:paraId="5F530F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17" w:hRule="atLeast"/>
        </w:trPr>
        <w:tc>
          <w:tcPr>
            <w:tcW w:w="506" w:type="pct"/>
            <w:vMerge w:val="continue"/>
            <w:tcBorders>
              <w:bottom w:val="single" w:color="auto" w:sz="4" w:space="0"/>
            </w:tcBorders>
            <w:noWrap w:val="0"/>
            <w:vAlign w:val="center"/>
          </w:tcPr>
          <w:p w14:paraId="60BC274E">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p>
        </w:tc>
        <w:tc>
          <w:tcPr>
            <w:tcW w:w="800" w:type="pct"/>
            <w:vMerge w:val="continue"/>
            <w:noWrap w:val="0"/>
            <w:vAlign w:val="center"/>
          </w:tcPr>
          <w:p w14:paraId="627E10B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7580D047">
            <w:pPr>
              <w:widowControl/>
              <w:spacing w:line="240" w:lineRule="auto"/>
              <w:jc w:val="left"/>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主要材料说明：整体采用304不锈钢；具有对于金黄色葡萄球菌、大肠杆菌具有一定的抗菌性；满足医院控感要求的耐医用清洗剂、消毒剂的腐蚀，具有耐紫外线消毒及抗老化性能，具备防水防渗透能力，对于医院环境中的污染物具有优秀的易清洁性能，并且耐磨性强，符合医院高频次使用环境。</w:t>
            </w:r>
          </w:p>
        </w:tc>
      </w:tr>
      <w:tr w14:paraId="665F62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2" w:hRule="atLeast"/>
        </w:trPr>
        <w:tc>
          <w:tcPr>
            <w:tcW w:w="506" w:type="pct"/>
            <w:vMerge w:val="restart"/>
            <w:tcBorders>
              <w:top w:val="single" w:color="auto" w:sz="4" w:space="0"/>
            </w:tcBorders>
            <w:noWrap w:val="0"/>
            <w:vAlign w:val="center"/>
          </w:tcPr>
          <w:p w14:paraId="1DBB3E7B">
            <w:pPr>
              <w:widowControl/>
              <w:spacing w:line="360" w:lineRule="auto"/>
              <w:jc w:val="center"/>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lang w:val="en-US" w:eastAsia="zh-CN" w:bidi="ar-SA"/>
              </w:rPr>
              <w:t>51</w:t>
            </w:r>
          </w:p>
        </w:tc>
        <w:tc>
          <w:tcPr>
            <w:tcW w:w="800" w:type="pct"/>
            <w:vMerge w:val="restart"/>
            <w:noWrap w:val="0"/>
            <w:vAlign w:val="center"/>
          </w:tcPr>
          <w:p w14:paraId="3CD31AB2">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贴膏剂晾干架子</w:t>
            </w:r>
          </w:p>
        </w:tc>
        <w:tc>
          <w:tcPr>
            <w:tcW w:w="3693" w:type="pct"/>
            <w:noWrap w:val="0"/>
            <w:vAlign w:val="top"/>
          </w:tcPr>
          <w:p w14:paraId="0C3295FF">
            <w:pPr>
              <w:widowControl/>
              <w:spacing w:line="240" w:lineRule="auto"/>
              <w:jc w:val="left"/>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1.规格：</w:t>
            </w:r>
            <w:commentRangeStart w:id="254"/>
            <w:r>
              <w:rPr>
                <w:rFonts w:hint="eastAsia" w:asciiTheme="minorEastAsia" w:hAnsiTheme="minorEastAsia" w:eastAsiaTheme="minorEastAsia" w:cstheme="minorEastAsia"/>
                <w:i w:val="0"/>
                <w:iCs w:val="0"/>
                <w:color w:val="000000"/>
                <w:kern w:val="0"/>
                <w:sz w:val="21"/>
                <w:szCs w:val="21"/>
                <w:u w:val="none"/>
                <w:lang w:val="en-US" w:eastAsia="zh-CN" w:bidi="ar"/>
              </w:rPr>
              <w:t>1400W*500D*1200H</w:t>
            </w:r>
            <w:commentRangeEnd w:id="254"/>
            <w:r>
              <w:commentReference w:id="254"/>
            </w:r>
          </w:p>
        </w:tc>
      </w:tr>
      <w:tr w14:paraId="6985D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noWrap w:val="0"/>
            <w:vAlign w:val="center"/>
          </w:tcPr>
          <w:p w14:paraId="14CA6F78">
            <w:pPr>
              <w:widowControl/>
              <w:spacing w:line="360" w:lineRule="auto"/>
              <w:jc w:val="left"/>
              <w:rPr>
                <w:rFonts w:hint="eastAsia" w:asciiTheme="minorEastAsia" w:hAnsiTheme="minorEastAsia" w:eastAsiaTheme="minorEastAsia" w:cstheme="minorEastAsia"/>
                <w:kern w:val="2"/>
                <w:sz w:val="21"/>
                <w:szCs w:val="21"/>
                <w:highlight w:val="none"/>
                <w:lang w:val="en-US" w:eastAsia="zh-CN" w:bidi="ar-SA"/>
              </w:rPr>
            </w:pPr>
          </w:p>
        </w:tc>
        <w:tc>
          <w:tcPr>
            <w:tcW w:w="800" w:type="pct"/>
            <w:vMerge w:val="continue"/>
            <w:noWrap w:val="0"/>
            <w:vAlign w:val="center"/>
          </w:tcPr>
          <w:p w14:paraId="4BA890D4">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3A3DC53C">
            <w:pPr>
              <w:widowControl/>
              <w:spacing w:line="240" w:lineRule="auto"/>
              <w:jc w:val="left"/>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2.主要材料说明：采用 304 不锈钢管材；加强管料用国标</w:t>
            </w:r>
            <w:commentRangeStart w:id="255"/>
            <w:r>
              <w:rPr>
                <w:rFonts w:hint="eastAsia" w:asciiTheme="minorEastAsia" w:hAnsiTheme="minorEastAsia" w:eastAsiaTheme="minorEastAsia" w:cstheme="minorEastAsia"/>
                <w:i w:val="0"/>
                <w:iCs w:val="0"/>
                <w:color w:val="000000"/>
                <w:kern w:val="0"/>
                <w:sz w:val="21"/>
                <w:szCs w:val="21"/>
                <w:u w:val="none"/>
                <w:lang w:val="en-US" w:eastAsia="zh-CN" w:bidi="ar"/>
              </w:rPr>
              <w:t>1.0mm</w:t>
            </w:r>
            <w:commentRangeEnd w:id="255"/>
            <w:r>
              <w:commentReference w:id="255"/>
            </w:r>
            <w:r>
              <w:rPr>
                <w:rFonts w:hint="eastAsia" w:asciiTheme="minorEastAsia" w:hAnsiTheme="minorEastAsia" w:eastAsiaTheme="minorEastAsia" w:cstheme="minorEastAsia"/>
                <w:i w:val="0"/>
                <w:iCs w:val="0"/>
                <w:color w:val="000000"/>
                <w:kern w:val="0"/>
                <w:sz w:val="21"/>
                <w:szCs w:val="21"/>
                <w:u w:val="none"/>
                <w:lang w:val="en-US" w:eastAsia="zh-CN" w:bidi="ar"/>
              </w:rPr>
              <w:t>；</w:t>
            </w:r>
          </w:p>
        </w:tc>
      </w:tr>
      <w:tr w14:paraId="209BDE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tcBorders>
              <w:bottom w:val="single" w:color="auto" w:sz="4" w:space="0"/>
            </w:tcBorders>
            <w:noWrap w:val="0"/>
            <w:vAlign w:val="center"/>
          </w:tcPr>
          <w:p w14:paraId="380BDAF6">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p>
        </w:tc>
        <w:tc>
          <w:tcPr>
            <w:tcW w:w="800" w:type="pct"/>
            <w:vMerge w:val="continue"/>
            <w:noWrap w:val="0"/>
            <w:vAlign w:val="center"/>
          </w:tcPr>
          <w:p w14:paraId="2A58604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59DDEBFF">
            <w:pPr>
              <w:widowControl/>
              <w:spacing w:line="240" w:lineRule="auto"/>
              <w:jc w:val="left"/>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3.结构/配置：</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3.1整体结构</w:t>
            </w:r>
            <w:commentRangeStart w:id="256"/>
            <w:r>
              <w:rPr>
                <w:rFonts w:hint="eastAsia" w:asciiTheme="minorEastAsia" w:hAnsiTheme="minorEastAsia" w:eastAsiaTheme="minorEastAsia" w:cstheme="minorEastAsia"/>
                <w:i w:val="0"/>
                <w:iCs w:val="0"/>
                <w:color w:val="000000"/>
                <w:kern w:val="0"/>
                <w:sz w:val="21"/>
                <w:szCs w:val="21"/>
                <w:u w:val="none"/>
                <w:lang w:val="en-US" w:eastAsia="zh-CN" w:bidi="ar"/>
              </w:rPr>
              <w:t>8层</w:t>
            </w:r>
            <w:commentRangeEnd w:id="256"/>
            <w:r>
              <w:commentReference w:id="256"/>
            </w:r>
            <w:r>
              <w:rPr>
                <w:rFonts w:hint="eastAsia" w:asciiTheme="minorEastAsia" w:hAnsiTheme="minorEastAsia" w:eastAsiaTheme="minorEastAsia" w:cstheme="minorEastAsia"/>
                <w:i w:val="0"/>
                <w:iCs w:val="0"/>
                <w:color w:val="000000"/>
                <w:kern w:val="0"/>
                <w:sz w:val="21"/>
                <w:szCs w:val="21"/>
                <w:u w:val="none"/>
                <w:lang w:val="en-US" w:eastAsia="zh-CN" w:bidi="ar"/>
              </w:rPr>
              <w:t>，带多孔托盘，每层放两个托盘</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3.2配置静音防滑轮。</w:t>
            </w:r>
          </w:p>
        </w:tc>
      </w:tr>
      <w:tr w14:paraId="2AF30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restart"/>
            <w:tcBorders>
              <w:top w:val="single" w:color="auto" w:sz="4" w:space="0"/>
              <w:bottom w:val="single" w:color="auto" w:sz="4" w:space="0"/>
            </w:tcBorders>
            <w:noWrap w:val="0"/>
            <w:vAlign w:val="center"/>
          </w:tcPr>
          <w:p w14:paraId="072678DD">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52</w:t>
            </w:r>
          </w:p>
        </w:tc>
        <w:tc>
          <w:tcPr>
            <w:tcW w:w="800" w:type="pct"/>
            <w:vMerge w:val="restart"/>
            <w:noWrap w:val="0"/>
            <w:vAlign w:val="center"/>
          </w:tcPr>
          <w:p w14:paraId="4FC2BBB9">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i w:val="0"/>
                <w:iCs w:val="0"/>
                <w:color w:val="000000"/>
                <w:kern w:val="0"/>
                <w:sz w:val="21"/>
                <w:szCs w:val="21"/>
                <w:u w:val="none"/>
                <w:lang w:val="en-US" w:eastAsia="zh-CN" w:bidi="ar"/>
              </w:rPr>
              <w:t>不锈钢辅料柜</w:t>
            </w:r>
          </w:p>
        </w:tc>
        <w:tc>
          <w:tcPr>
            <w:tcW w:w="3693" w:type="pct"/>
            <w:noWrap w:val="0"/>
            <w:vAlign w:val="top"/>
          </w:tcPr>
          <w:p w14:paraId="128F6785">
            <w:pPr>
              <w:widowControl/>
              <w:spacing w:line="240" w:lineRule="auto"/>
              <w:jc w:val="left"/>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1.规格：</w:t>
            </w:r>
            <w:commentRangeStart w:id="257"/>
            <w:r>
              <w:rPr>
                <w:rFonts w:hint="eastAsia" w:asciiTheme="minorEastAsia" w:hAnsiTheme="minorEastAsia" w:eastAsiaTheme="minorEastAsia" w:cstheme="minorEastAsia"/>
                <w:i w:val="0"/>
                <w:iCs w:val="0"/>
                <w:color w:val="000000"/>
                <w:kern w:val="0"/>
                <w:sz w:val="21"/>
                <w:szCs w:val="21"/>
                <w:u w:val="none"/>
                <w:lang w:val="en-US" w:eastAsia="zh-CN" w:bidi="ar"/>
              </w:rPr>
              <w:t>1100W*500D*1600H</w:t>
            </w:r>
            <w:commentRangeEnd w:id="257"/>
            <w:r>
              <w:commentReference w:id="257"/>
            </w:r>
          </w:p>
        </w:tc>
      </w:tr>
      <w:tr w14:paraId="7DF50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tcBorders>
              <w:top w:val="single" w:color="auto" w:sz="4" w:space="0"/>
              <w:bottom w:val="single" w:color="auto" w:sz="4" w:space="0"/>
            </w:tcBorders>
            <w:noWrap w:val="0"/>
            <w:vAlign w:val="center"/>
          </w:tcPr>
          <w:p w14:paraId="65835ED9">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p>
        </w:tc>
        <w:tc>
          <w:tcPr>
            <w:tcW w:w="800" w:type="pct"/>
            <w:vMerge w:val="continue"/>
            <w:noWrap w:val="0"/>
            <w:vAlign w:val="center"/>
          </w:tcPr>
          <w:p w14:paraId="12C92164">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0454559A">
            <w:pPr>
              <w:widowControl/>
              <w:spacing w:line="240" w:lineRule="auto"/>
              <w:jc w:val="left"/>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 xml:space="preserve">2.主要材料说明：采用 304 不锈钢板材，侧板、门板、顶板、底板、层板用国标 </w:t>
            </w:r>
            <w:commentRangeStart w:id="258"/>
            <w:r>
              <w:rPr>
                <w:rFonts w:hint="eastAsia" w:asciiTheme="minorEastAsia" w:hAnsiTheme="minorEastAsia" w:eastAsiaTheme="minorEastAsia" w:cstheme="minorEastAsia"/>
                <w:i w:val="0"/>
                <w:iCs w:val="0"/>
                <w:color w:val="000000"/>
                <w:kern w:val="0"/>
                <w:sz w:val="21"/>
                <w:szCs w:val="21"/>
                <w:u w:val="none"/>
                <w:lang w:val="en-US" w:eastAsia="zh-CN" w:bidi="ar"/>
              </w:rPr>
              <w:t>0.8mm，加强管料用国标1.0mm</w:t>
            </w:r>
            <w:commentRangeEnd w:id="258"/>
            <w:r>
              <w:commentReference w:id="258"/>
            </w:r>
            <w:r>
              <w:rPr>
                <w:rFonts w:hint="eastAsia" w:asciiTheme="minorEastAsia" w:hAnsiTheme="minorEastAsia" w:eastAsiaTheme="minorEastAsia" w:cstheme="minorEastAsia"/>
                <w:i w:val="0"/>
                <w:iCs w:val="0"/>
                <w:color w:val="000000"/>
                <w:kern w:val="0"/>
                <w:sz w:val="21"/>
                <w:szCs w:val="21"/>
                <w:u w:val="none"/>
                <w:lang w:val="en-US" w:eastAsia="zh-CN" w:bidi="ar"/>
              </w:rPr>
              <w:t>；</w:t>
            </w:r>
          </w:p>
        </w:tc>
      </w:tr>
      <w:tr w14:paraId="1C2F4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tcBorders>
              <w:top w:val="single" w:color="auto" w:sz="4" w:space="0"/>
              <w:bottom w:val="single" w:color="auto" w:sz="4" w:space="0"/>
            </w:tcBorders>
            <w:noWrap w:val="0"/>
            <w:vAlign w:val="center"/>
          </w:tcPr>
          <w:p w14:paraId="59BCFB53">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p>
        </w:tc>
        <w:tc>
          <w:tcPr>
            <w:tcW w:w="800" w:type="pct"/>
            <w:vMerge w:val="continue"/>
            <w:noWrap w:val="0"/>
            <w:vAlign w:val="center"/>
          </w:tcPr>
          <w:p w14:paraId="5989D8CD">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73D5C020">
            <w:pPr>
              <w:widowControl/>
              <w:spacing w:line="240" w:lineRule="auto"/>
              <w:jc w:val="left"/>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3.结构/配置：</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 xml:space="preserve">3.1辅料柜上下分二对掩门，上下层门为不锈钢双面门板夹 </w:t>
            </w:r>
            <w:commentRangeStart w:id="259"/>
            <w:r>
              <w:rPr>
                <w:rFonts w:hint="eastAsia" w:asciiTheme="minorEastAsia" w:hAnsiTheme="minorEastAsia" w:eastAsiaTheme="minorEastAsia" w:cstheme="minorEastAsia"/>
                <w:i w:val="0"/>
                <w:iCs w:val="0"/>
                <w:color w:val="000000"/>
                <w:kern w:val="0"/>
                <w:sz w:val="21"/>
                <w:szCs w:val="21"/>
                <w:u w:val="none"/>
                <w:lang w:val="en-US" w:eastAsia="zh-CN" w:bidi="ar"/>
              </w:rPr>
              <w:t xml:space="preserve">5mm </w:t>
            </w:r>
            <w:commentRangeEnd w:id="259"/>
            <w:r>
              <w:commentReference w:id="259"/>
            </w:r>
            <w:r>
              <w:rPr>
                <w:rFonts w:hint="eastAsia" w:asciiTheme="minorEastAsia" w:hAnsiTheme="minorEastAsia" w:eastAsiaTheme="minorEastAsia" w:cstheme="minorEastAsia"/>
                <w:i w:val="0"/>
                <w:iCs w:val="0"/>
                <w:color w:val="000000"/>
                <w:kern w:val="0"/>
                <w:sz w:val="21"/>
                <w:szCs w:val="21"/>
                <w:u w:val="none"/>
                <w:lang w:val="en-US" w:eastAsia="zh-CN" w:bidi="ar"/>
              </w:rPr>
              <w:t>玻璃，内均分三层；</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3.2层板可自由拆卸，逐级调整高度，这样可以分类存放不同大小的物品；</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3.3上下门各配一把锁，柜门为双层结构,带缓冲功能；</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3.4配置：主柜（上不锈钢框玻璃门内配 2 块活动层板，下不锈钢掩门内配 2块活动层板），每层可承重</w:t>
            </w:r>
            <w:commentRangeStart w:id="260"/>
            <w:r>
              <w:rPr>
                <w:rFonts w:hint="eastAsia" w:asciiTheme="minorEastAsia" w:hAnsiTheme="minorEastAsia" w:eastAsiaTheme="minorEastAsia" w:cstheme="minorEastAsia"/>
                <w:i w:val="0"/>
                <w:iCs w:val="0"/>
                <w:color w:val="000000"/>
                <w:kern w:val="0"/>
                <w:sz w:val="21"/>
                <w:szCs w:val="21"/>
                <w:u w:val="none"/>
                <w:lang w:val="en-US" w:eastAsia="zh-CN" w:bidi="ar"/>
              </w:rPr>
              <w:t>50kg</w:t>
            </w:r>
            <w:commentRangeEnd w:id="260"/>
            <w:r>
              <w:commentReference w:id="260"/>
            </w:r>
            <w:r>
              <w:rPr>
                <w:rFonts w:hint="eastAsia" w:asciiTheme="minorEastAsia" w:hAnsiTheme="minorEastAsia" w:eastAsiaTheme="minorEastAsia" w:cstheme="minorEastAsia"/>
                <w:i w:val="0"/>
                <w:iCs w:val="0"/>
                <w:color w:val="000000"/>
                <w:kern w:val="0"/>
                <w:sz w:val="21"/>
                <w:szCs w:val="21"/>
                <w:u w:val="none"/>
                <w:lang w:val="en-US" w:eastAsia="zh-CN" w:bidi="ar"/>
              </w:rPr>
              <w:t>；</w:t>
            </w:r>
          </w:p>
        </w:tc>
      </w:tr>
      <w:tr w14:paraId="73FBF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tcBorders>
              <w:top w:val="single" w:color="auto" w:sz="4" w:space="0"/>
              <w:bottom w:val="single" w:color="auto" w:sz="4" w:space="0"/>
            </w:tcBorders>
            <w:noWrap w:val="0"/>
            <w:vAlign w:val="center"/>
          </w:tcPr>
          <w:p w14:paraId="1BEECCA3">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p>
        </w:tc>
        <w:tc>
          <w:tcPr>
            <w:tcW w:w="800" w:type="pct"/>
            <w:vMerge w:val="continue"/>
            <w:noWrap w:val="0"/>
            <w:vAlign w:val="center"/>
          </w:tcPr>
          <w:p w14:paraId="2D58B835">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5389283A">
            <w:pPr>
              <w:widowControl/>
              <w:spacing w:line="240" w:lineRule="auto"/>
              <w:jc w:val="left"/>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4.五金配件：拉手、门铰</w:t>
            </w:r>
          </w:p>
        </w:tc>
      </w:tr>
      <w:tr w14:paraId="7CF9B3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6" w:type="pct"/>
            <w:vMerge w:val="continue"/>
            <w:tcBorders>
              <w:top w:val="single" w:color="auto" w:sz="4" w:space="0"/>
              <w:bottom w:val="single" w:color="auto" w:sz="4" w:space="0"/>
            </w:tcBorders>
            <w:noWrap w:val="0"/>
            <w:vAlign w:val="center"/>
          </w:tcPr>
          <w:p w14:paraId="73F0308E">
            <w:pPr>
              <w:widowControl/>
              <w:spacing w:line="240" w:lineRule="auto"/>
              <w:jc w:val="center"/>
              <w:rPr>
                <w:rFonts w:hint="eastAsia" w:asciiTheme="minorEastAsia" w:hAnsiTheme="minorEastAsia" w:eastAsiaTheme="minorEastAsia" w:cstheme="minorEastAsia"/>
                <w:kern w:val="2"/>
                <w:sz w:val="21"/>
                <w:szCs w:val="21"/>
                <w:highlight w:val="none"/>
                <w:lang w:val="en-US" w:eastAsia="zh-CN" w:bidi="ar-SA"/>
              </w:rPr>
            </w:pPr>
          </w:p>
        </w:tc>
        <w:tc>
          <w:tcPr>
            <w:tcW w:w="800" w:type="pct"/>
            <w:vMerge w:val="continue"/>
            <w:noWrap w:val="0"/>
            <w:vAlign w:val="center"/>
          </w:tcPr>
          <w:p w14:paraId="02E136C7">
            <w:pPr>
              <w:keepNext w:val="0"/>
              <w:keepLines w:val="0"/>
              <w:pageBreakBefore w:val="0"/>
              <w:widowControl/>
              <w:kinsoku/>
              <w:wordWrap w:val="0"/>
              <w:overflowPunct/>
              <w:topLinePunct w:val="0"/>
              <w:autoSpaceDE/>
              <w:autoSpaceDN/>
              <w:bidi w:val="0"/>
              <w:adjustRightInd/>
              <w:snapToGrid/>
              <w:spacing w:line="240" w:lineRule="auto"/>
              <w:jc w:val="center"/>
              <w:textAlignment w:val="auto"/>
              <w:rPr>
                <w:rFonts w:hint="eastAsia" w:asciiTheme="minorEastAsia" w:hAnsiTheme="minorEastAsia" w:eastAsiaTheme="minorEastAsia" w:cstheme="minorEastAsia"/>
                <w:kern w:val="2"/>
                <w:sz w:val="21"/>
                <w:szCs w:val="21"/>
                <w:highlight w:val="none"/>
                <w:lang w:val="en-US" w:eastAsia="zh-CN" w:bidi="ar-SA"/>
              </w:rPr>
            </w:pPr>
          </w:p>
        </w:tc>
        <w:tc>
          <w:tcPr>
            <w:tcW w:w="3693" w:type="pct"/>
            <w:noWrap w:val="0"/>
            <w:vAlign w:val="top"/>
          </w:tcPr>
          <w:p w14:paraId="02E1F081">
            <w:pPr>
              <w:widowControl/>
              <w:spacing w:line="240" w:lineRule="auto"/>
              <w:jc w:val="left"/>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5.工艺/其它说明：所有工件经数控激光切割、模具冲压、数控折弯、亚弧焊接、机器打磨、抛光、拉丝而成。</w:t>
            </w:r>
          </w:p>
        </w:tc>
      </w:tr>
    </w:tbl>
    <w:p w14:paraId="257090B2">
      <w:pPr>
        <w:rPr>
          <w:b/>
          <w:szCs w:val="21"/>
          <w:highlight w:val="none"/>
        </w:rPr>
      </w:pPr>
    </w:p>
    <w:p w14:paraId="4F908D8F">
      <w:pPr>
        <w:rPr>
          <w:b/>
          <w:szCs w:val="21"/>
          <w:highlight w:val="none"/>
        </w:rPr>
      </w:pPr>
    </w:p>
    <w:p w14:paraId="17BF9605">
      <w:pPr>
        <w:pStyle w:val="3"/>
        <w:spacing w:before="120" w:beforeLines="50" w:after="120" w:afterLines="50"/>
        <w:rPr>
          <w:sz w:val="28"/>
          <w:szCs w:val="28"/>
          <w:highlight w:val="none"/>
        </w:rPr>
      </w:pPr>
      <w:r>
        <w:rPr>
          <w:rFonts w:hint="eastAsia"/>
          <w:sz w:val="28"/>
          <w:szCs w:val="28"/>
          <w:highlight w:val="none"/>
        </w:rPr>
        <w:t>五、商务要求</w:t>
      </w:r>
    </w:p>
    <w:p w14:paraId="07B94160">
      <w:pPr>
        <w:ind w:firstLine="422" w:firstLineChars="200"/>
        <w:rPr>
          <w:rFonts w:hint="eastAsia"/>
          <w:b/>
          <w:highlight w:val="none"/>
        </w:rPr>
      </w:pPr>
      <w:r>
        <w:rPr>
          <w:rFonts w:hint="eastAsia"/>
          <w:b/>
          <w:szCs w:val="21"/>
          <w:highlight w:val="none"/>
        </w:rPr>
        <w:t>说明：</w:t>
      </w:r>
      <w:r>
        <w:rPr>
          <w:b/>
          <w:highlight w:val="none"/>
        </w:rPr>
        <w:t>1</w:t>
      </w:r>
      <w:r>
        <w:rPr>
          <w:rFonts w:hint="eastAsia"/>
          <w:b/>
          <w:highlight w:val="none"/>
        </w:rPr>
        <w:t>、评分时，如对一项招标商务要求（以划分框为准）中的内容存在两处（或以上）负偏离的，在评分时只作一项负偏离扣分。</w:t>
      </w:r>
    </w:p>
    <w:p w14:paraId="280584A0">
      <w:pPr>
        <w:ind w:firstLine="422" w:firstLineChars="200"/>
        <w:rPr>
          <w:rFonts w:hint="eastAsia"/>
          <w:b/>
          <w:highlight w:val="none"/>
        </w:rPr>
      </w:pPr>
      <w:r>
        <w:rPr>
          <w:b/>
          <w:szCs w:val="21"/>
          <w:highlight w:val="none"/>
        </w:rPr>
        <w:t>2</w:t>
      </w:r>
      <w:r>
        <w:rPr>
          <w:rFonts w:hint="eastAsia"/>
          <w:b/>
          <w:szCs w:val="21"/>
          <w:highlight w:val="none"/>
        </w:rPr>
        <w:t>、带★号条款为不可偏离条款，不作为评分准则中的评分内容</w:t>
      </w:r>
      <w:r>
        <w:rPr>
          <w:rFonts w:hint="eastAsia"/>
          <w:b/>
          <w:szCs w:val="21"/>
          <w:highlight w:val="none"/>
          <w:lang w:eastAsia="zh-CN"/>
        </w:rPr>
        <w:t>，</w:t>
      </w:r>
      <w:r>
        <w:rPr>
          <w:rFonts w:hint="eastAsia"/>
          <w:b/>
          <w:szCs w:val="21"/>
          <w:highlight w:val="none"/>
        </w:rPr>
        <w:t>如未响应或出现负偏离的，将作投标无效处理；带“</w:t>
      </w:r>
      <w:r>
        <w:rPr>
          <w:highlight w:val="none"/>
        </w:rPr>
        <w:t>▲</w:t>
      </w:r>
      <w:r>
        <w:rPr>
          <w:rFonts w:hint="eastAsia"/>
          <w:b/>
          <w:szCs w:val="21"/>
          <w:highlight w:val="none"/>
        </w:rPr>
        <w:t>”指标项为重要参数，负偏离时依相关评分准则内容作重点扣分处理。</w:t>
      </w:r>
    </w:p>
    <w:tbl>
      <w:tblPr>
        <w:tblStyle w:val="43"/>
        <w:tblpPr w:leftFromText="180" w:rightFromText="180" w:vertAnchor="text" w:horzAnchor="page" w:tblpX="1818" w:tblpY="803"/>
        <w:tblOverlap w:val="never"/>
        <w:tblW w:w="84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3"/>
        <w:gridCol w:w="1503"/>
        <w:gridCol w:w="6088"/>
      </w:tblGrid>
      <w:tr w14:paraId="504D9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13" w:type="dxa"/>
            <w:tcBorders>
              <w:top w:val="single" w:color="auto" w:sz="4" w:space="0"/>
              <w:left w:val="single" w:color="auto" w:sz="4" w:space="0"/>
              <w:bottom w:val="single" w:color="auto" w:sz="4" w:space="0"/>
              <w:right w:val="single" w:color="auto" w:sz="4" w:space="0"/>
            </w:tcBorders>
            <w:noWrap w:val="0"/>
            <w:vAlign w:val="center"/>
          </w:tcPr>
          <w:p w14:paraId="796C9366">
            <w:pPr>
              <w:keepNext w:val="0"/>
              <w:keepLines w:val="0"/>
              <w:pageBreakBefore w:val="0"/>
              <w:widowControl/>
              <w:kinsoku/>
              <w:wordWrap/>
              <w:overflowPunct/>
              <w:topLinePunct w:val="0"/>
              <w:bidi w:val="0"/>
              <w:snapToGrid/>
              <w:spacing w:line="360" w:lineRule="exact"/>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序号</w:t>
            </w:r>
          </w:p>
        </w:tc>
        <w:tc>
          <w:tcPr>
            <w:tcW w:w="1503" w:type="dxa"/>
            <w:tcBorders>
              <w:top w:val="single" w:color="auto" w:sz="4" w:space="0"/>
              <w:left w:val="single" w:color="auto" w:sz="4" w:space="0"/>
              <w:bottom w:val="single" w:color="auto" w:sz="4" w:space="0"/>
              <w:right w:val="single" w:color="auto" w:sz="4" w:space="0"/>
            </w:tcBorders>
            <w:noWrap w:val="0"/>
            <w:vAlign w:val="center"/>
          </w:tcPr>
          <w:p w14:paraId="2247E2A7">
            <w:pPr>
              <w:keepNext w:val="0"/>
              <w:keepLines w:val="0"/>
              <w:pageBreakBefore w:val="0"/>
              <w:widowControl/>
              <w:kinsoku/>
              <w:wordWrap/>
              <w:overflowPunct/>
              <w:topLinePunct w:val="0"/>
              <w:bidi w:val="0"/>
              <w:snapToGrid/>
              <w:spacing w:line="360" w:lineRule="exact"/>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目录</w:t>
            </w:r>
          </w:p>
        </w:tc>
        <w:tc>
          <w:tcPr>
            <w:tcW w:w="6088" w:type="dxa"/>
            <w:tcBorders>
              <w:top w:val="single" w:color="auto" w:sz="4" w:space="0"/>
              <w:left w:val="single" w:color="auto" w:sz="4" w:space="0"/>
              <w:bottom w:val="single" w:color="auto" w:sz="4" w:space="0"/>
              <w:right w:val="single" w:color="auto" w:sz="4" w:space="0"/>
            </w:tcBorders>
            <w:noWrap w:val="0"/>
            <w:vAlign w:val="center"/>
          </w:tcPr>
          <w:p w14:paraId="46CFD24C">
            <w:pPr>
              <w:keepNext w:val="0"/>
              <w:keepLines w:val="0"/>
              <w:pageBreakBefore w:val="0"/>
              <w:widowControl/>
              <w:kinsoku/>
              <w:wordWrap/>
              <w:overflowPunct/>
              <w:topLinePunct w:val="0"/>
              <w:bidi w:val="0"/>
              <w:snapToGrid/>
              <w:spacing w:line="360" w:lineRule="exact"/>
              <w:jc w:val="center"/>
              <w:rPr>
                <w:rFonts w:hint="default" w:asciiTheme="minorEastAsia" w:hAnsiTheme="minorEastAsia" w:eastAsiaTheme="minorEastAsia" w:cstheme="minorEastAsia"/>
                <w:b/>
                <w:sz w:val="21"/>
                <w:szCs w:val="21"/>
                <w:lang w:val="en-US" w:eastAsia="zh-CN"/>
              </w:rPr>
            </w:pPr>
            <w:r>
              <w:rPr>
                <w:rFonts w:hint="eastAsia" w:asciiTheme="minorEastAsia" w:hAnsiTheme="minorEastAsia" w:eastAsiaTheme="minorEastAsia" w:cstheme="minorEastAsia"/>
                <w:b/>
                <w:sz w:val="21"/>
                <w:szCs w:val="21"/>
                <w:lang w:val="en-US" w:eastAsia="zh-CN"/>
              </w:rPr>
              <w:t>招标商务要求</w:t>
            </w:r>
          </w:p>
        </w:tc>
      </w:tr>
      <w:tr w14:paraId="036EE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404" w:type="dxa"/>
            <w:gridSpan w:val="3"/>
            <w:tcBorders>
              <w:top w:val="single" w:color="auto" w:sz="4" w:space="0"/>
              <w:left w:val="single" w:color="auto" w:sz="4" w:space="0"/>
              <w:bottom w:val="single" w:color="auto" w:sz="4" w:space="0"/>
              <w:right w:val="single" w:color="auto" w:sz="4" w:space="0"/>
            </w:tcBorders>
            <w:noWrap w:val="0"/>
            <w:vAlign w:val="top"/>
          </w:tcPr>
          <w:p w14:paraId="58D87705">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（一）</w:t>
            </w:r>
            <w:commentRangeStart w:id="261"/>
            <w:r>
              <w:rPr>
                <w:rFonts w:hint="eastAsia" w:asciiTheme="minorEastAsia" w:hAnsiTheme="minorEastAsia" w:eastAsiaTheme="minorEastAsia" w:cstheme="minorEastAsia"/>
                <w:b/>
                <w:sz w:val="21"/>
                <w:szCs w:val="21"/>
              </w:rPr>
              <w:t>免费保修期</w:t>
            </w:r>
            <w:commentRangeEnd w:id="261"/>
            <w:r>
              <w:commentReference w:id="261"/>
            </w:r>
            <w:r>
              <w:rPr>
                <w:rFonts w:hint="eastAsia" w:asciiTheme="minorEastAsia" w:hAnsiTheme="minorEastAsia" w:eastAsiaTheme="minorEastAsia" w:cstheme="minorEastAsia"/>
                <w:b/>
                <w:sz w:val="21"/>
                <w:szCs w:val="21"/>
              </w:rPr>
              <w:t>内售后服务要求</w:t>
            </w:r>
          </w:p>
        </w:tc>
      </w:tr>
      <w:tr w14:paraId="1BA9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813" w:type="dxa"/>
            <w:tcBorders>
              <w:top w:val="single" w:color="auto" w:sz="4" w:space="0"/>
              <w:left w:val="single" w:color="auto" w:sz="4" w:space="0"/>
              <w:bottom w:val="single" w:color="auto" w:sz="4" w:space="0"/>
              <w:right w:val="single" w:color="auto" w:sz="4" w:space="0"/>
            </w:tcBorders>
            <w:noWrap w:val="0"/>
            <w:vAlign w:val="center"/>
          </w:tcPr>
          <w:p w14:paraId="00CFC8B5">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1</w:t>
            </w:r>
          </w:p>
        </w:tc>
        <w:tc>
          <w:tcPr>
            <w:tcW w:w="1503" w:type="dxa"/>
            <w:tcBorders>
              <w:top w:val="single" w:color="auto" w:sz="4" w:space="0"/>
              <w:left w:val="single" w:color="auto" w:sz="4" w:space="0"/>
              <w:bottom w:val="single" w:color="auto" w:sz="4" w:space="0"/>
              <w:right w:val="single" w:color="auto" w:sz="4" w:space="0"/>
            </w:tcBorders>
            <w:noWrap w:val="0"/>
            <w:vAlign w:val="center"/>
          </w:tcPr>
          <w:p w14:paraId="16805DE5">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rPr>
              <w:t>★</w:t>
            </w:r>
            <w:r>
              <w:rPr>
                <w:rFonts w:hint="eastAsia" w:asciiTheme="minorEastAsia" w:hAnsiTheme="minorEastAsia" w:eastAsiaTheme="minorEastAsia" w:cstheme="minorEastAsia"/>
                <w:sz w:val="21"/>
                <w:szCs w:val="21"/>
              </w:rPr>
              <w:t>免费质保期</w:t>
            </w:r>
          </w:p>
        </w:tc>
        <w:tc>
          <w:tcPr>
            <w:tcW w:w="6088" w:type="dxa"/>
            <w:tcBorders>
              <w:top w:val="single" w:color="auto" w:sz="4" w:space="0"/>
              <w:left w:val="single" w:color="auto" w:sz="4" w:space="0"/>
              <w:bottom w:val="single" w:color="auto" w:sz="4" w:space="0"/>
              <w:right w:val="single" w:color="auto" w:sz="4" w:space="0"/>
            </w:tcBorders>
            <w:noWrap w:val="0"/>
            <w:vAlign w:val="center"/>
          </w:tcPr>
          <w:p w14:paraId="646F043B">
            <w:pPr>
              <w:pStyle w:val="478"/>
              <w:keepNext w:val="0"/>
              <w:keepLines w:val="0"/>
              <w:pageBreakBefore w:val="0"/>
              <w:tabs>
                <w:tab w:val="left" w:pos="2944"/>
              </w:tabs>
              <w:kinsoku/>
              <w:wordWrap/>
              <w:overflowPunct/>
              <w:topLinePunct w:val="0"/>
              <w:bidi w:val="0"/>
              <w:snapToGrid/>
              <w:spacing w:before="53" w:line="360" w:lineRule="exact"/>
              <w:ind w:left="107" w:right="-15"/>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bCs/>
                <w:sz w:val="21"/>
                <w:szCs w:val="21"/>
              </w:rPr>
              <w:t>货物</w:t>
            </w:r>
            <w:r>
              <w:rPr>
                <w:rFonts w:hint="eastAsia" w:asciiTheme="minorEastAsia" w:hAnsiTheme="minorEastAsia" w:eastAsiaTheme="minorEastAsia" w:cstheme="minorEastAsia"/>
                <w:sz w:val="21"/>
                <w:szCs w:val="21"/>
              </w:rPr>
              <w:t>免费质保期</w:t>
            </w:r>
            <w:r>
              <w:rPr>
                <w:rFonts w:hint="eastAsia" w:asciiTheme="minorEastAsia" w:hAnsiTheme="minorEastAsia" w:eastAsiaTheme="minorEastAsia" w:cstheme="minorEastAsia"/>
                <w:bCs/>
                <w:sz w:val="21"/>
                <w:szCs w:val="21"/>
                <w:u w:val="single"/>
              </w:rPr>
              <w:t xml:space="preserve">  </w:t>
            </w:r>
            <w:r>
              <w:rPr>
                <w:rFonts w:hint="eastAsia" w:asciiTheme="minorEastAsia" w:hAnsiTheme="minorEastAsia" w:eastAsiaTheme="minorEastAsia" w:cstheme="minorEastAsia"/>
                <w:bCs/>
                <w:sz w:val="21"/>
                <w:szCs w:val="21"/>
                <w:u w:val="single"/>
                <w:lang w:val="en-US" w:eastAsia="zh-CN"/>
              </w:rPr>
              <w:t>5</w:t>
            </w:r>
            <w:r>
              <w:rPr>
                <w:rFonts w:hint="eastAsia" w:asciiTheme="minorEastAsia" w:hAnsiTheme="minorEastAsia" w:eastAsiaTheme="minorEastAsia" w:cstheme="minorEastAsia"/>
                <w:bCs/>
                <w:sz w:val="21"/>
                <w:szCs w:val="21"/>
                <w:u w:val="single"/>
              </w:rPr>
              <w:t xml:space="preserve">  </w:t>
            </w:r>
            <w:r>
              <w:rPr>
                <w:rFonts w:hint="eastAsia" w:asciiTheme="minorEastAsia" w:hAnsiTheme="minorEastAsia" w:eastAsiaTheme="minorEastAsia" w:cstheme="minorEastAsia"/>
                <w:bCs/>
                <w:sz w:val="21"/>
                <w:szCs w:val="21"/>
              </w:rPr>
              <w:t>年，时间自最终验收合格并交付使用之日起计算。</w:t>
            </w:r>
            <w:r>
              <w:rPr>
                <w:rFonts w:hint="eastAsia" w:asciiTheme="minorEastAsia" w:hAnsiTheme="minorEastAsia" w:eastAsiaTheme="minorEastAsia" w:cstheme="minorEastAsia"/>
                <w:sz w:val="21"/>
                <w:szCs w:val="21"/>
              </w:rPr>
              <w:t>中标</w:t>
            </w:r>
            <w:r>
              <w:rPr>
                <w:rFonts w:hint="eastAsia" w:asciiTheme="minorEastAsia" w:hAnsiTheme="minorEastAsia" w:eastAsiaTheme="minorEastAsia" w:cstheme="minorEastAsia"/>
                <w:spacing w:val="-3"/>
                <w:sz w:val="21"/>
                <w:szCs w:val="21"/>
              </w:rPr>
              <w:t>人</w:t>
            </w:r>
            <w:r>
              <w:rPr>
                <w:rFonts w:hint="eastAsia" w:asciiTheme="minorEastAsia" w:hAnsiTheme="minorEastAsia" w:eastAsiaTheme="minorEastAsia" w:cstheme="minorEastAsia"/>
                <w:sz w:val="21"/>
                <w:szCs w:val="21"/>
              </w:rPr>
              <w:t>向</w:t>
            </w:r>
            <w:r>
              <w:rPr>
                <w:rFonts w:hint="eastAsia" w:asciiTheme="minorEastAsia" w:hAnsiTheme="minorEastAsia" w:eastAsiaTheme="minorEastAsia" w:cstheme="minorEastAsia"/>
                <w:spacing w:val="-3"/>
                <w:sz w:val="21"/>
                <w:szCs w:val="21"/>
              </w:rPr>
              <w:t>采</w:t>
            </w:r>
            <w:r>
              <w:rPr>
                <w:rFonts w:hint="eastAsia" w:asciiTheme="minorEastAsia" w:hAnsiTheme="minorEastAsia" w:eastAsiaTheme="minorEastAsia" w:cstheme="minorEastAsia"/>
                <w:sz w:val="21"/>
                <w:szCs w:val="21"/>
              </w:rPr>
              <w:t>购</w:t>
            </w:r>
            <w:r>
              <w:rPr>
                <w:rFonts w:hint="eastAsia" w:asciiTheme="minorEastAsia" w:hAnsiTheme="minorEastAsia" w:eastAsiaTheme="minorEastAsia" w:cstheme="minorEastAsia"/>
                <w:spacing w:val="-3"/>
                <w:sz w:val="21"/>
                <w:szCs w:val="21"/>
              </w:rPr>
              <w:t>人</w:t>
            </w:r>
            <w:r>
              <w:rPr>
                <w:rFonts w:hint="eastAsia" w:asciiTheme="minorEastAsia" w:hAnsiTheme="minorEastAsia" w:eastAsiaTheme="minorEastAsia" w:cstheme="minorEastAsia"/>
                <w:sz w:val="21"/>
                <w:szCs w:val="21"/>
              </w:rPr>
              <w:t>提</w:t>
            </w:r>
            <w:r>
              <w:rPr>
                <w:rFonts w:hint="eastAsia" w:asciiTheme="minorEastAsia" w:hAnsiTheme="minorEastAsia" w:eastAsiaTheme="minorEastAsia" w:cstheme="minorEastAsia"/>
                <w:spacing w:val="-3"/>
                <w:sz w:val="21"/>
                <w:szCs w:val="21"/>
              </w:rPr>
              <w:t>供上</w:t>
            </w:r>
            <w:r>
              <w:rPr>
                <w:rFonts w:hint="eastAsia" w:asciiTheme="minorEastAsia" w:hAnsiTheme="minorEastAsia" w:eastAsiaTheme="minorEastAsia" w:cstheme="minorEastAsia"/>
                <w:sz w:val="21"/>
                <w:szCs w:val="21"/>
              </w:rPr>
              <w:t>门免</w:t>
            </w:r>
            <w:r>
              <w:rPr>
                <w:rFonts w:hint="eastAsia" w:asciiTheme="minorEastAsia" w:hAnsiTheme="minorEastAsia" w:eastAsiaTheme="minorEastAsia" w:cstheme="minorEastAsia"/>
                <w:spacing w:val="-3"/>
                <w:sz w:val="21"/>
                <w:szCs w:val="21"/>
              </w:rPr>
              <w:t>费质保服</w:t>
            </w:r>
            <w:r>
              <w:rPr>
                <w:rFonts w:hint="eastAsia" w:asciiTheme="minorEastAsia" w:hAnsiTheme="minorEastAsia" w:eastAsiaTheme="minorEastAsia" w:cstheme="minorEastAsia"/>
                <w:sz w:val="21"/>
                <w:szCs w:val="21"/>
              </w:rPr>
              <w:t>务和技</w:t>
            </w:r>
            <w:r>
              <w:rPr>
                <w:rFonts w:hint="eastAsia" w:asciiTheme="minorEastAsia" w:hAnsiTheme="minorEastAsia" w:eastAsiaTheme="minorEastAsia" w:cstheme="minorEastAsia"/>
                <w:spacing w:val="-3"/>
                <w:sz w:val="21"/>
                <w:szCs w:val="21"/>
              </w:rPr>
              <w:t>术</w:t>
            </w:r>
            <w:r>
              <w:rPr>
                <w:rFonts w:hint="eastAsia" w:asciiTheme="minorEastAsia" w:hAnsiTheme="minorEastAsia" w:eastAsiaTheme="minorEastAsia" w:cstheme="minorEastAsia"/>
                <w:sz w:val="21"/>
                <w:szCs w:val="21"/>
              </w:rPr>
              <w:t>支</w:t>
            </w:r>
            <w:r>
              <w:rPr>
                <w:rFonts w:hint="eastAsia" w:asciiTheme="minorEastAsia" w:hAnsiTheme="minorEastAsia" w:eastAsiaTheme="minorEastAsia" w:cstheme="minorEastAsia"/>
                <w:spacing w:val="-3"/>
                <w:sz w:val="21"/>
                <w:szCs w:val="21"/>
              </w:rPr>
              <w:t>持。</w:t>
            </w:r>
            <w:r>
              <w:rPr>
                <w:rFonts w:hint="eastAsia" w:asciiTheme="minorEastAsia" w:hAnsiTheme="minorEastAsia" w:eastAsiaTheme="minorEastAsia" w:cstheme="minorEastAsia"/>
                <w:sz w:val="21"/>
                <w:szCs w:val="21"/>
              </w:rPr>
              <w:t>免</w:t>
            </w:r>
            <w:r>
              <w:rPr>
                <w:rFonts w:hint="eastAsia" w:asciiTheme="minorEastAsia" w:hAnsiTheme="minorEastAsia" w:eastAsiaTheme="minorEastAsia" w:cstheme="minorEastAsia"/>
                <w:spacing w:val="-3"/>
                <w:sz w:val="21"/>
                <w:szCs w:val="21"/>
              </w:rPr>
              <w:t>费质保</w:t>
            </w:r>
            <w:r>
              <w:rPr>
                <w:rFonts w:hint="eastAsia" w:asciiTheme="minorEastAsia" w:hAnsiTheme="minorEastAsia" w:eastAsiaTheme="minorEastAsia" w:cstheme="minorEastAsia"/>
                <w:sz w:val="21"/>
                <w:szCs w:val="21"/>
              </w:rPr>
              <w:t>期</w:t>
            </w:r>
            <w:r>
              <w:rPr>
                <w:rFonts w:hint="eastAsia" w:asciiTheme="minorEastAsia" w:hAnsiTheme="minorEastAsia" w:eastAsiaTheme="minorEastAsia" w:cstheme="minorEastAsia"/>
                <w:spacing w:val="-3"/>
                <w:sz w:val="21"/>
                <w:szCs w:val="21"/>
              </w:rPr>
              <w:t>内</w:t>
            </w:r>
            <w:r>
              <w:rPr>
                <w:rFonts w:hint="eastAsia" w:asciiTheme="minorEastAsia" w:hAnsiTheme="minorEastAsia" w:eastAsiaTheme="minorEastAsia" w:cstheme="minorEastAsia"/>
                <w:sz w:val="21"/>
                <w:szCs w:val="21"/>
              </w:rPr>
              <w:t>， 所有货物保修</w:t>
            </w:r>
            <w:r>
              <w:rPr>
                <w:rFonts w:hint="eastAsia" w:asciiTheme="minorEastAsia" w:hAnsiTheme="minorEastAsia" w:eastAsiaTheme="minorEastAsia" w:cstheme="minorEastAsia"/>
                <w:spacing w:val="4"/>
                <w:sz w:val="21"/>
                <w:szCs w:val="21"/>
              </w:rPr>
              <w:t>服</w:t>
            </w:r>
            <w:r>
              <w:rPr>
                <w:rFonts w:hint="eastAsia" w:asciiTheme="minorEastAsia" w:hAnsiTheme="minorEastAsia" w:eastAsiaTheme="minorEastAsia" w:cstheme="minorEastAsia"/>
                <w:sz w:val="21"/>
                <w:szCs w:val="21"/>
              </w:rPr>
              <w:t>务方式均为中标人派员</w:t>
            </w:r>
            <w:r>
              <w:rPr>
                <w:rFonts w:hint="eastAsia" w:asciiTheme="minorEastAsia" w:hAnsiTheme="minorEastAsia" w:eastAsiaTheme="minorEastAsia" w:cstheme="minorEastAsia"/>
                <w:spacing w:val="4"/>
                <w:sz w:val="21"/>
                <w:szCs w:val="21"/>
              </w:rPr>
              <w:t>到</w:t>
            </w:r>
            <w:r>
              <w:rPr>
                <w:rFonts w:hint="eastAsia" w:asciiTheme="minorEastAsia" w:hAnsiTheme="minorEastAsia" w:eastAsiaTheme="minorEastAsia" w:cstheme="minorEastAsia"/>
                <w:sz w:val="21"/>
                <w:szCs w:val="21"/>
              </w:rPr>
              <w:t>用户货物使</w:t>
            </w:r>
            <w:r>
              <w:rPr>
                <w:rFonts w:hint="eastAsia" w:asciiTheme="minorEastAsia" w:hAnsiTheme="minorEastAsia" w:eastAsiaTheme="minorEastAsia" w:cstheme="minorEastAsia"/>
                <w:spacing w:val="4"/>
                <w:sz w:val="21"/>
                <w:szCs w:val="21"/>
              </w:rPr>
              <w:t>用</w:t>
            </w:r>
            <w:r>
              <w:rPr>
                <w:rFonts w:hint="eastAsia" w:asciiTheme="minorEastAsia" w:hAnsiTheme="minorEastAsia" w:eastAsiaTheme="minorEastAsia" w:cstheme="minorEastAsia"/>
                <w:sz w:val="21"/>
                <w:szCs w:val="21"/>
              </w:rPr>
              <w:t>现场进</w:t>
            </w:r>
            <w:r>
              <w:rPr>
                <w:rFonts w:hint="eastAsia" w:asciiTheme="minorEastAsia" w:hAnsiTheme="minorEastAsia" w:eastAsiaTheme="minorEastAsia" w:cstheme="minorEastAsia"/>
                <w:spacing w:val="-3"/>
                <w:sz w:val="21"/>
                <w:szCs w:val="21"/>
              </w:rPr>
              <w:t>行</w:t>
            </w:r>
            <w:r>
              <w:rPr>
                <w:rFonts w:hint="eastAsia" w:asciiTheme="minorEastAsia" w:hAnsiTheme="minorEastAsia" w:eastAsiaTheme="minorEastAsia" w:cstheme="minorEastAsia"/>
                <w:sz w:val="21"/>
                <w:szCs w:val="21"/>
              </w:rPr>
              <w:t>保</w:t>
            </w:r>
            <w:r>
              <w:rPr>
                <w:rFonts w:hint="eastAsia" w:asciiTheme="minorEastAsia" w:hAnsiTheme="minorEastAsia" w:eastAsiaTheme="minorEastAsia" w:cstheme="minorEastAsia"/>
                <w:spacing w:val="-3"/>
                <w:sz w:val="21"/>
                <w:szCs w:val="21"/>
              </w:rPr>
              <w:t>修</w:t>
            </w:r>
            <w:r>
              <w:rPr>
                <w:rFonts w:hint="eastAsia" w:asciiTheme="minorEastAsia" w:hAnsiTheme="minorEastAsia" w:eastAsiaTheme="minorEastAsia" w:cstheme="minorEastAsia"/>
                <w:spacing w:val="-60"/>
                <w:sz w:val="21"/>
                <w:szCs w:val="21"/>
              </w:rPr>
              <w:t>，质</w:t>
            </w:r>
            <w:r>
              <w:rPr>
                <w:rFonts w:hint="eastAsia" w:asciiTheme="minorEastAsia" w:hAnsiTheme="minorEastAsia" w:eastAsiaTheme="minorEastAsia" w:cstheme="minorEastAsia"/>
                <w:spacing w:val="-3"/>
                <w:sz w:val="21"/>
                <w:szCs w:val="21"/>
              </w:rPr>
              <w:t>保期</w:t>
            </w:r>
            <w:r>
              <w:rPr>
                <w:rFonts w:hint="eastAsia" w:asciiTheme="minorEastAsia" w:hAnsiTheme="minorEastAsia" w:eastAsiaTheme="minorEastAsia" w:cstheme="minorEastAsia"/>
                <w:sz w:val="21"/>
                <w:szCs w:val="21"/>
              </w:rPr>
              <w:t>内</w:t>
            </w:r>
            <w:r>
              <w:rPr>
                <w:rFonts w:hint="eastAsia" w:asciiTheme="minorEastAsia" w:hAnsiTheme="minorEastAsia" w:eastAsiaTheme="minorEastAsia" w:cstheme="minorEastAsia"/>
                <w:spacing w:val="-3"/>
                <w:sz w:val="21"/>
                <w:szCs w:val="21"/>
              </w:rPr>
              <w:t>产</w:t>
            </w:r>
            <w:r>
              <w:rPr>
                <w:rFonts w:hint="eastAsia" w:asciiTheme="minorEastAsia" w:hAnsiTheme="minorEastAsia" w:eastAsiaTheme="minorEastAsia" w:cstheme="minorEastAsia"/>
                <w:sz w:val="21"/>
                <w:szCs w:val="21"/>
              </w:rPr>
              <w:t>生的</w:t>
            </w:r>
            <w:r>
              <w:rPr>
                <w:rFonts w:hint="eastAsia" w:asciiTheme="minorEastAsia" w:hAnsiTheme="minorEastAsia" w:eastAsiaTheme="minorEastAsia" w:cstheme="minorEastAsia"/>
                <w:spacing w:val="-3"/>
                <w:sz w:val="21"/>
                <w:szCs w:val="21"/>
              </w:rPr>
              <w:t>一</w:t>
            </w:r>
            <w:r>
              <w:rPr>
                <w:rFonts w:hint="eastAsia" w:asciiTheme="minorEastAsia" w:hAnsiTheme="minorEastAsia" w:eastAsiaTheme="minorEastAsia" w:cstheme="minorEastAsia"/>
                <w:sz w:val="21"/>
                <w:szCs w:val="21"/>
              </w:rPr>
              <w:t>切</w:t>
            </w:r>
            <w:r>
              <w:rPr>
                <w:rFonts w:hint="eastAsia" w:asciiTheme="minorEastAsia" w:hAnsiTheme="minorEastAsia" w:eastAsiaTheme="minorEastAsia" w:cstheme="minorEastAsia"/>
                <w:spacing w:val="-3"/>
                <w:sz w:val="21"/>
                <w:szCs w:val="21"/>
              </w:rPr>
              <w:t>费</w:t>
            </w:r>
            <w:r>
              <w:rPr>
                <w:rFonts w:hint="eastAsia" w:asciiTheme="minorEastAsia" w:hAnsiTheme="minorEastAsia" w:eastAsiaTheme="minorEastAsia" w:cstheme="minorEastAsia"/>
                <w:sz w:val="21"/>
                <w:szCs w:val="21"/>
              </w:rPr>
              <w:t>用</w:t>
            </w:r>
            <w:r>
              <w:rPr>
                <w:rFonts w:hint="eastAsia" w:asciiTheme="minorEastAsia" w:hAnsiTheme="minorEastAsia" w:eastAsiaTheme="minorEastAsia" w:cstheme="minorEastAsia"/>
                <w:spacing w:val="-3"/>
                <w:sz w:val="21"/>
                <w:szCs w:val="21"/>
              </w:rPr>
              <w:t>均</w:t>
            </w:r>
            <w:r>
              <w:rPr>
                <w:rFonts w:hint="eastAsia" w:asciiTheme="minorEastAsia" w:hAnsiTheme="minorEastAsia" w:eastAsiaTheme="minorEastAsia" w:cstheme="minorEastAsia"/>
                <w:sz w:val="21"/>
                <w:szCs w:val="21"/>
              </w:rPr>
              <w:t>由</w:t>
            </w:r>
            <w:r>
              <w:rPr>
                <w:rFonts w:hint="eastAsia" w:asciiTheme="minorEastAsia" w:hAnsiTheme="minorEastAsia" w:eastAsiaTheme="minorEastAsia" w:cstheme="minorEastAsia"/>
                <w:spacing w:val="-3"/>
                <w:sz w:val="21"/>
                <w:szCs w:val="21"/>
              </w:rPr>
              <w:t>中</w:t>
            </w:r>
            <w:r>
              <w:rPr>
                <w:rFonts w:hint="eastAsia" w:asciiTheme="minorEastAsia" w:hAnsiTheme="minorEastAsia" w:eastAsiaTheme="minorEastAsia" w:cstheme="minorEastAsia"/>
                <w:sz w:val="21"/>
                <w:szCs w:val="21"/>
              </w:rPr>
              <w:t>标</w:t>
            </w:r>
            <w:r>
              <w:rPr>
                <w:rFonts w:hint="eastAsia" w:asciiTheme="minorEastAsia" w:hAnsiTheme="minorEastAsia" w:eastAsiaTheme="minorEastAsia" w:cstheme="minorEastAsia"/>
                <w:spacing w:val="-3"/>
                <w:sz w:val="21"/>
                <w:szCs w:val="21"/>
              </w:rPr>
              <w:t>人</w:t>
            </w:r>
            <w:r>
              <w:rPr>
                <w:rFonts w:hint="eastAsia" w:asciiTheme="minorEastAsia" w:hAnsiTheme="minorEastAsia" w:eastAsiaTheme="minorEastAsia" w:cstheme="minorEastAsia"/>
                <w:sz w:val="21"/>
                <w:szCs w:val="21"/>
              </w:rPr>
              <w:t>承</w:t>
            </w:r>
            <w:r>
              <w:rPr>
                <w:rFonts w:hint="eastAsia" w:asciiTheme="minorEastAsia" w:hAnsiTheme="minorEastAsia" w:eastAsiaTheme="minorEastAsia" w:cstheme="minorEastAsia"/>
                <w:spacing w:val="-60"/>
                <w:sz w:val="21"/>
                <w:szCs w:val="21"/>
              </w:rPr>
              <w:t>担</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z w:val="21"/>
                <w:szCs w:val="21"/>
              </w:rPr>
              <w:t>含需要</w:t>
            </w:r>
            <w:r>
              <w:rPr>
                <w:rFonts w:hint="eastAsia" w:asciiTheme="minorEastAsia" w:hAnsiTheme="minorEastAsia" w:eastAsiaTheme="minorEastAsia" w:cstheme="minorEastAsia"/>
                <w:spacing w:val="-3"/>
                <w:sz w:val="21"/>
                <w:szCs w:val="21"/>
              </w:rPr>
              <w:t>返</w:t>
            </w:r>
            <w:r>
              <w:rPr>
                <w:rFonts w:hint="eastAsia" w:asciiTheme="minorEastAsia" w:hAnsiTheme="minorEastAsia" w:eastAsiaTheme="minorEastAsia" w:cstheme="minorEastAsia"/>
                <w:sz w:val="21"/>
                <w:szCs w:val="21"/>
              </w:rPr>
              <w:t>原</w:t>
            </w:r>
            <w:r>
              <w:rPr>
                <w:rFonts w:hint="eastAsia" w:asciiTheme="minorEastAsia" w:hAnsiTheme="minorEastAsia" w:eastAsiaTheme="minorEastAsia" w:cstheme="minorEastAsia"/>
                <w:spacing w:val="-3"/>
                <w:sz w:val="21"/>
                <w:szCs w:val="21"/>
              </w:rPr>
              <w:t>厂</w:t>
            </w:r>
            <w:r>
              <w:rPr>
                <w:rFonts w:hint="eastAsia" w:asciiTheme="minorEastAsia" w:hAnsiTheme="minorEastAsia" w:eastAsiaTheme="minorEastAsia" w:cstheme="minorEastAsia"/>
                <w:sz w:val="21"/>
                <w:szCs w:val="21"/>
              </w:rPr>
              <w:t>修</w:t>
            </w:r>
            <w:r>
              <w:rPr>
                <w:rFonts w:hint="eastAsia" w:asciiTheme="minorEastAsia" w:hAnsiTheme="minorEastAsia" w:eastAsiaTheme="minorEastAsia" w:cstheme="minorEastAsia"/>
                <w:spacing w:val="-3"/>
                <w:sz w:val="21"/>
                <w:szCs w:val="21"/>
              </w:rPr>
              <w:t>理</w:t>
            </w:r>
            <w:r>
              <w:rPr>
                <w:rFonts w:hint="eastAsia" w:asciiTheme="minorEastAsia" w:hAnsiTheme="minorEastAsia" w:eastAsiaTheme="minorEastAsia" w:cstheme="minorEastAsia"/>
                <w:sz w:val="21"/>
                <w:szCs w:val="21"/>
              </w:rPr>
              <w:t>的</w:t>
            </w:r>
            <w:r>
              <w:rPr>
                <w:rFonts w:hint="eastAsia" w:asciiTheme="minorEastAsia" w:hAnsiTheme="minorEastAsia" w:eastAsiaTheme="minorEastAsia" w:cstheme="minorEastAsia"/>
                <w:spacing w:val="-3"/>
                <w:sz w:val="21"/>
                <w:szCs w:val="21"/>
              </w:rPr>
              <w:t>所</w:t>
            </w:r>
            <w:r>
              <w:rPr>
                <w:rFonts w:hint="eastAsia" w:asciiTheme="minorEastAsia" w:hAnsiTheme="minorEastAsia" w:eastAsiaTheme="minorEastAsia" w:cstheme="minorEastAsia"/>
                <w:sz w:val="21"/>
                <w:szCs w:val="21"/>
              </w:rPr>
              <w:t>有</w:t>
            </w:r>
            <w:r>
              <w:rPr>
                <w:rFonts w:hint="eastAsia" w:asciiTheme="minorEastAsia" w:hAnsiTheme="minorEastAsia" w:eastAsiaTheme="minorEastAsia" w:cstheme="minorEastAsia"/>
                <w:spacing w:val="-3"/>
                <w:sz w:val="21"/>
                <w:szCs w:val="21"/>
              </w:rPr>
              <w:t>费</w:t>
            </w:r>
            <w:r>
              <w:rPr>
                <w:rFonts w:hint="eastAsia" w:asciiTheme="minorEastAsia" w:hAnsiTheme="minorEastAsia" w:eastAsiaTheme="minorEastAsia" w:cstheme="minorEastAsia"/>
                <w:sz w:val="21"/>
                <w:szCs w:val="21"/>
              </w:rPr>
              <w:t>用</w:t>
            </w:r>
            <w:r>
              <w:rPr>
                <w:rFonts w:hint="eastAsia" w:asciiTheme="minorEastAsia" w:hAnsiTheme="minorEastAsia" w:eastAsiaTheme="minorEastAsia" w:cstheme="minorEastAsia"/>
                <w:spacing w:val="-106"/>
                <w:sz w:val="21"/>
                <w:szCs w:val="21"/>
              </w:rPr>
              <w:t>）</w:t>
            </w:r>
            <w:r>
              <w:rPr>
                <w:rFonts w:hint="eastAsia" w:asciiTheme="minorEastAsia" w:hAnsiTheme="minorEastAsia" w:eastAsiaTheme="minorEastAsia" w:cstheme="minorEastAsia"/>
                <w:spacing w:val="-17"/>
                <w:sz w:val="21"/>
                <w:szCs w:val="21"/>
              </w:rPr>
              <w:t>。</w:t>
            </w:r>
          </w:p>
        </w:tc>
      </w:tr>
      <w:tr w14:paraId="03F18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trPr>
        <w:tc>
          <w:tcPr>
            <w:tcW w:w="813" w:type="dxa"/>
            <w:tcBorders>
              <w:top w:val="single" w:color="auto" w:sz="4" w:space="0"/>
              <w:left w:val="single" w:color="auto" w:sz="4" w:space="0"/>
              <w:bottom w:val="single" w:color="auto" w:sz="4" w:space="0"/>
              <w:right w:val="single" w:color="auto" w:sz="4" w:space="0"/>
            </w:tcBorders>
            <w:noWrap w:val="0"/>
            <w:vAlign w:val="center"/>
          </w:tcPr>
          <w:p w14:paraId="014F3747">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2</w:t>
            </w:r>
          </w:p>
        </w:tc>
        <w:tc>
          <w:tcPr>
            <w:tcW w:w="1503" w:type="dxa"/>
            <w:tcBorders>
              <w:top w:val="single" w:color="auto" w:sz="4" w:space="0"/>
              <w:left w:val="single" w:color="auto" w:sz="4" w:space="0"/>
              <w:bottom w:val="single" w:color="auto" w:sz="4" w:space="0"/>
              <w:right w:val="single" w:color="auto" w:sz="4" w:space="0"/>
            </w:tcBorders>
            <w:noWrap w:val="0"/>
            <w:vAlign w:val="top"/>
          </w:tcPr>
          <w:p w14:paraId="0E015248">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维修响应及故障解决时间</w:t>
            </w:r>
          </w:p>
        </w:tc>
        <w:tc>
          <w:tcPr>
            <w:tcW w:w="6088" w:type="dxa"/>
            <w:tcBorders>
              <w:top w:val="single" w:color="auto" w:sz="4" w:space="0"/>
              <w:left w:val="single" w:color="auto" w:sz="4" w:space="0"/>
              <w:bottom w:val="single" w:color="auto" w:sz="4" w:space="0"/>
              <w:right w:val="single" w:color="auto" w:sz="4" w:space="0"/>
            </w:tcBorders>
            <w:noWrap w:val="0"/>
            <w:vAlign w:val="top"/>
          </w:tcPr>
          <w:p w14:paraId="36EAA474">
            <w:pPr>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Cs/>
                <w:sz w:val="21"/>
                <w:szCs w:val="21"/>
              </w:rPr>
              <w:t>在</w:t>
            </w:r>
            <w:r>
              <w:rPr>
                <w:rFonts w:hint="eastAsia" w:asciiTheme="minorEastAsia" w:hAnsiTheme="minorEastAsia" w:eastAsiaTheme="minorEastAsia" w:cstheme="minorEastAsia"/>
                <w:sz w:val="21"/>
                <w:szCs w:val="21"/>
              </w:rPr>
              <w:t>质保期</w:t>
            </w:r>
            <w:r>
              <w:rPr>
                <w:rFonts w:hint="eastAsia" w:asciiTheme="minorEastAsia" w:hAnsiTheme="minorEastAsia" w:eastAsiaTheme="minorEastAsia" w:cstheme="minorEastAsia"/>
                <w:bCs/>
                <w:sz w:val="21"/>
                <w:szCs w:val="21"/>
              </w:rPr>
              <w:t>内，一旦发生质量问题，投标人保证在接到通知</w:t>
            </w:r>
            <w:r>
              <w:rPr>
                <w:rFonts w:hint="eastAsia" w:asciiTheme="minorEastAsia" w:hAnsiTheme="minorEastAsia" w:eastAsiaTheme="minorEastAsia" w:cstheme="minorEastAsia"/>
                <w:bCs/>
                <w:sz w:val="21"/>
                <w:szCs w:val="21"/>
                <w:u w:val="single"/>
              </w:rPr>
              <w:t xml:space="preserve"> 24 小时</w:t>
            </w:r>
            <w:r>
              <w:rPr>
                <w:rFonts w:hint="eastAsia" w:asciiTheme="minorEastAsia" w:hAnsiTheme="minorEastAsia" w:eastAsiaTheme="minorEastAsia" w:cstheme="minorEastAsia"/>
                <w:bCs/>
                <w:sz w:val="21"/>
                <w:szCs w:val="21"/>
              </w:rPr>
              <w:t>内赶到现场进行修理或更换。</w:t>
            </w:r>
          </w:p>
        </w:tc>
      </w:tr>
      <w:tr w14:paraId="07AB8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813" w:type="dxa"/>
            <w:vMerge w:val="restart"/>
            <w:tcBorders>
              <w:top w:val="single" w:color="auto" w:sz="4" w:space="0"/>
              <w:left w:val="single" w:color="auto" w:sz="4" w:space="0"/>
              <w:right w:val="single" w:color="auto" w:sz="4" w:space="0"/>
            </w:tcBorders>
            <w:noWrap w:val="0"/>
            <w:vAlign w:val="center"/>
          </w:tcPr>
          <w:p w14:paraId="49C00131">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3</w:t>
            </w:r>
          </w:p>
        </w:tc>
        <w:tc>
          <w:tcPr>
            <w:tcW w:w="1503" w:type="dxa"/>
            <w:vMerge w:val="restart"/>
            <w:tcBorders>
              <w:top w:val="single" w:color="auto" w:sz="4" w:space="0"/>
              <w:left w:val="single" w:color="auto" w:sz="4" w:space="0"/>
              <w:right w:val="single" w:color="auto" w:sz="4" w:space="0"/>
            </w:tcBorders>
            <w:noWrap w:val="0"/>
            <w:vAlign w:val="center"/>
          </w:tcPr>
          <w:p w14:paraId="03F28D33">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售后服务要求</w:t>
            </w:r>
          </w:p>
        </w:tc>
        <w:tc>
          <w:tcPr>
            <w:tcW w:w="6088" w:type="dxa"/>
            <w:tcBorders>
              <w:top w:val="single" w:color="auto" w:sz="4" w:space="0"/>
              <w:left w:val="single" w:color="auto" w:sz="4" w:space="0"/>
              <w:bottom w:val="single" w:color="auto" w:sz="4" w:space="0"/>
              <w:right w:val="single" w:color="auto" w:sz="4" w:space="0"/>
            </w:tcBorders>
            <w:noWrap w:val="0"/>
            <w:vAlign w:val="top"/>
          </w:tcPr>
          <w:p w14:paraId="236D5C50">
            <w:pPr>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kern w:val="0"/>
                <w:sz w:val="21"/>
                <w:szCs w:val="21"/>
                <w:lang w:val="zh-CN"/>
              </w:rPr>
              <w:t>3.1投标人需为本项目配备足够的售后服务力量。</w:t>
            </w:r>
          </w:p>
        </w:tc>
      </w:tr>
      <w:tr w14:paraId="0B30E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13" w:type="dxa"/>
            <w:vMerge w:val="continue"/>
            <w:tcBorders>
              <w:left w:val="single" w:color="auto" w:sz="4" w:space="0"/>
              <w:right w:val="single" w:color="auto" w:sz="4" w:space="0"/>
            </w:tcBorders>
            <w:noWrap w:val="0"/>
            <w:vAlign w:val="center"/>
          </w:tcPr>
          <w:p w14:paraId="6C201B5D">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b/>
                <w:sz w:val="21"/>
                <w:szCs w:val="21"/>
              </w:rPr>
            </w:pPr>
          </w:p>
        </w:tc>
        <w:tc>
          <w:tcPr>
            <w:tcW w:w="1503" w:type="dxa"/>
            <w:vMerge w:val="continue"/>
            <w:tcBorders>
              <w:left w:val="single" w:color="auto" w:sz="4" w:space="0"/>
              <w:right w:val="single" w:color="auto" w:sz="4" w:space="0"/>
            </w:tcBorders>
            <w:noWrap w:val="0"/>
            <w:vAlign w:val="center"/>
          </w:tcPr>
          <w:p w14:paraId="2B7F4C3A">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sz w:val="21"/>
                <w:szCs w:val="21"/>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542E9C3C">
            <w:pPr>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zh-CN"/>
              </w:rPr>
              <w:t>3.2投标人售后服务响应时间：电话响应时间要求</w:t>
            </w:r>
            <w:r>
              <w:rPr>
                <w:rFonts w:hint="eastAsia" w:asciiTheme="minorEastAsia" w:hAnsiTheme="minorEastAsia" w:eastAsiaTheme="minorEastAsia" w:cstheme="minorEastAsia"/>
                <w:bCs/>
                <w:sz w:val="21"/>
                <w:szCs w:val="21"/>
                <w:u w:val="single"/>
              </w:rPr>
              <w:t xml:space="preserve"> 1小时</w:t>
            </w:r>
            <w:r>
              <w:rPr>
                <w:rFonts w:hint="eastAsia" w:asciiTheme="minorEastAsia" w:hAnsiTheme="minorEastAsia" w:eastAsiaTheme="minorEastAsia" w:cstheme="minorEastAsia"/>
                <w:kern w:val="0"/>
                <w:sz w:val="21"/>
                <w:szCs w:val="21"/>
                <w:lang w:val="zh-CN"/>
              </w:rPr>
              <w:t>内，到场响应时间要求</w:t>
            </w:r>
            <w:r>
              <w:rPr>
                <w:rFonts w:hint="eastAsia" w:asciiTheme="minorEastAsia" w:hAnsiTheme="minorEastAsia" w:eastAsiaTheme="minorEastAsia" w:cstheme="minorEastAsia"/>
                <w:bCs/>
                <w:sz w:val="21"/>
                <w:szCs w:val="21"/>
                <w:u w:val="single"/>
              </w:rPr>
              <w:t xml:space="preserve"> 24小时</w:t>
            </w:r>
            <w:r>
              <w:rPr>
                <w:rFonts w:hint="eastAsia" w:asciiTheme="minorEastAsia" w:hAnsiTheme="minorEastAsia" w:eastAsiaTheme="minorEastAsia" w:cstheme="minorEastAsia"/>
                <w:kern w:val="0"/>
                <w:sz w:val="21"/>
                <w:szCs w:val="21"/>
                <w:lang w:val="zh-CN"/>
              </w:rPr>
              <w:t>内（指从接到报障至到达故障现场的时间）。</w:t>
            </w:r>
          </w:p>
        </w:tc>
      </w:tr>
      <w:tr w14:paraId="400B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13" w:type="dxa"/>
            <w:vMerge w:val="continue"/>
            <w:tcBorders>
              <w:left w:val="single" w:color="auto" w:sz="4" w:space="0"/>
              <w:right w:val="single" w:color="auto" w:sz="4" w:space="0"/>
            </w:tcBorders>
            <w:noWrap w:val="0"/>
            <w:vAlign w:val="center"/>
          </w:tcPr>
          <w:p w14:paraId="336EE250">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b/>
                <w:sz w:val="21"/>
                <w:szCs w:val="21"/>
              </w:rPr>
            </w:pPr>
          </w:p>
        </w:tc>
        <w:tc>
          <w:tcPr>
            <w:tcW w:w="1503" w:type="dxa"/>
            <w:vMerge w:val="continue"/>
            <w:tcBorders>
              <w:left w:val="single" w:color="auto" w:sz="4" w:space="0"/>
              <w:right w:val="single" w:color="auto" w:sz="4" w:space="0"/>
            </w:tcBorders>
            <w:noWrap w:val="0"/>
            <w:vAlign w:val="center"/>
          </w:tcPr>
          <w:p w14:paraId="45CC9767">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sz w:val="21"/>
                <w:szCs w:val="21"/>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57803592">
            <w:pPr>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zh-CN"/>
              </w:rPr>
              <w:t>3.3投标人</w:t>
            </w:r>
            <w:commentRangeStart w:id="262"/>
            <w:r>
              <w:rPr>
                <w:rFonts w:hint="eastAsia" w:asciiTheme="minorEastAsia" w:hAnsiTheme="minorEastAsia" w:eastAsiaTheme="minorEastAsia" w:cstheme="minorEastAsia"/>
                <w:kern w:val="0"/>
                <w:sz w:val="21"/>
                <w:szCs w:val="21"/>
                <w:lang w:val="zh-CN"/>
              </w:rPr>
              <w:t>必须</w:t>
            </w:r>
            <w:commentRangeEnd w:id="262"/>
            <w:r>
              <w:commentReference w:id="262"/>
            </w:r>
            <w:commentRangeStart w:id="263"/>
            <w:r>
              <w:rPr>
                <w:rFonts w:hint="eastAsia" w:asciiTheme="minorEastAsia" w:hAnsiTheme="minorEastAsia" w:eastAsiaTheme="minorEastAsia" w:cstheme="minorEastAsia"/>
                <w:kern w:val="0"/>
                <w:sz w:val="21"/>
                <w:szCs w:val="21"/>
                <w:lang w:val="zh-CN"/>
              </w:rPr>
              <w:t>提供承诺函</w:t>
            </w:r>
            <w:commentRangeEnd w:id="263"/>
            <w:r>
              <w:commentReference w:id="263"/>
            </w:r>
            <w:r>
              <w:rPr>
                <w:rFonts w:hint="eastAsia" w:asciiTheme="minorEastAsia" w:hAnsiTheme="minorEastAsia" w:eastAsiaTheme="minorEastAsia" w:cstheme="minorEastAsia"/>
                <w:kern w:val="0"/>
                <w:sz w:val="21"/>
                <w:szCs w:val="21"/>
                <w:lang w:val="zh-CN"/>
              </w:rPr>
              <w:t>，保证常备</w:t>
            </w:r>
            <w:commentRangeStart w:id="264"/>
            <w:r>
              <w:rPr>
                <w:rFonts w:hint="eastAsia" w:asciiTheme="minorEastAsia" w:hAnsiTheme="minorEastAsia" w:eastAsiaTheme="minorEastAsia" w:cstheme="minorEastAsia"/>
                <w:kern w:val="0"/>
                <w:sz w:val="21"/>
                <w:szCs w:val="21"/>
                <w:lang w:val="zh-CN"/>
              </w:rPr>
              <w:t>1%</w:t>
            </w:r>
            <w:commentRangeEnd w:id="264"/>
            <w:r>
              <w:commentReference w:id="264"/>
            </w:r>
            <w:r>
              <w:rPr>
                <w:rFonts w:hint="eastAsia" w:asciiTheme="minorEastAsia" w:hAnsiTheme="minorEastAsia" w:eastAsiaTheme="minorEastAsia" w:cstheme="minorEastAsia"/>
                <w:kern w:val="0"/>
                <w:sz w:val="21"/>
                <w:szCs w:val="21"/>
                <w:lang w:val="zh-CN"/>
              </w:rPr>
              <w:t>的全新备品，一旦货物出现问题全新备品能在</w:t>
            </w:r>
            <w:r>
              <w:rPr>
                <w:rFonts w:hint="eastAsia" w:asciiTheme="minorEastAsia" w:hAnsiTheme="minorEastAsia" w:eastAsiaTheme="minorEastAsia" w:cstheme="minorEastAsia"/>
                <w:bCs/>
                <w:sz w:val="21"/>
                <w:szCs w:val="21"/>
                <w:u w:val="single"/>
              </w:rPr>
              <w:t>12小时</w:t>
            </w:r>
            <w:r>
              <w:rPr>
                <w:rFonts w:hint="eastAsia" w:asciiTheme="minorEastAsia" w:hAnsiTheme="minorEastAsia" w:eastAsiaTheme="minorEastAsia" w:cstheme="minorEastAsia"/>
                <w:kern w:val="0"/>
                <w:sz w:val="21"/>
                <w:szCs w:val="21"/>
                <w:lang w:val="zh-CN"/>
              </w:rPr>
              <w:t>内到现场，</w:t>
            </w:r>
            <w:r>
              <w:rPr>
                <w:rFonts w:hint="eastAsia" w:asciiTheme="minorEastAsia" w:hAnsiTheme="minorEastAsia" w:eastAsiaTheme="minorEastAsia" w:cstheme="minorEastAsia"/>
                <w:bCs/>
                <w:sz w:val="21"/>
                <w:szCs w:val="21"/>
                <w:u w:val="single"/>
              </w:rPr>
              <w:t xml:space="preserve"> 1 小时</w:t>
            </w:r>
            <w:r>
              <w:rPr>
                <w:rFonts w:hint="eastAsia" w:asciiTheme="minorEastAsia" w:hAnsiTheme="minorEastAsia" w:eastAsiaTheme="minorEastAsia" w:cstheme="minorEastAsia"/>
                <w:kern w:val="0"/>
                <w:sz w:val="21"/>
                <w:szCs w:val="21"/>
                <w:lang w:val="zh-CN"/>
              </w:rPr>
              <w:t>内解决相关问题。</w:t>
            </w:r>
          </w:p>
        </w:tc>
      </w:tr>
      <w:tr w14:paraId="09FCB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813" w:type="dxa"/>
            <w:vMerge w:val="continue"/>
            <w:tcBorders>
              <w:left w:val="single" w:color="auto" w:sz="4" w:space="0"/>
              <w:right w:val="single" w:color="auto" w:sz="4" w:space="0"/>
            </w:tcBorders>
            <w:noWrap w:val="0"/>
            <w:vAlign w:val="center"/>
          </w:tcPr>
          <w:p w14:paraId="0A67E845">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b/>
                <w:sz w:val="21"/>
                <w:szCs w:val="21"/>
              </w:rPr>
            </w:pPr>
          </w:p>
        </w:tc>
        <w:tc>
          <w:tcPr>
            <w:tcW w:w="1503" w:type="dxa"/>
            <w:vMerge w:val="continue"/>
            <w:tcBorders>
              <w:left w:val="single" w:color="auto" w:sz="4" w:space="0"/>
              <w:right w:val="single" w:color="auto" w:sz="4" w:space="0"/>
            </w:tcBorders>
            <w:noWrap w:val="0"/>
            <w:vAlign w:val="center"/>
          </w:tcPr>
          <w:p w14:paraId="7494ACC9">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sz w:val="21"/>
                <w:szCs w:val="21"/>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0F25562F">
            <w:pPr>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zh-CN"/>
              </w:rPr>
              <w:t>3.4投标人免费提供技术支持热线电话。</w:t>
            </w:r>
          </w:p>
        </w:tc>
      </w:tr>
      <w:tr w14:paraId="30BEC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813" w:type="dxa"/>
            <w:vMerge w:val="continue"/>
            <w:tcBorders>
              <w:left w:val="single" w:color="auto" w:sz="4" w:space="0"/>
              <w:right w:val="single" w:color="auto" w:sz="4" w:space="0"/>
            </w:tcBorders>
            <w:noWrap w:val="0"/>
            <w:vAlign w:val="center"/>
          </w:tcPr>
          <w:p w14:paraId="5B0D3CBF">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b/>
                <w:sz w:val="21"/>
                <w:szCs w:val="21"/>
              </w:rPr>
            </w:pPr>
          </w:p>
        </w:tc>
        <w:tc>
          <w:tcPr>
            <w:tcW w:w="1503" w:type="dxa"/>
            <w:vMerge w:val="continue"/>
            <w:tcBorders>
              <w:left w:val="single" w:color="auto" w:sz="4" w:space="0"/>
              <w:right w:val="single" w:color="auto" w:sz="4" w:space="0"/>
            </w:tcBorders>
            <w:noWrap w:val="0"/>
            <w:vAlign w:val="center"/>
          </w:tcPr>
          <w:p w14:paraId="318D6567">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sz w:val="21"/>
                <w:szCs w:val="21"/>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662E8B81">
            <w:pPr>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zh-CN"/>
              </w:rPr>
              <w:t>3.</w:t>
            </w:r>
            <w:r>
              <w:rPr>
                <w:rFonts w:hint="eastAsia" w:asciiTheme="minorEastAsia" w:hAnsiTheme="minorEastAsia" w:eastAsiaTheme="minorEastAsia" w:cstheme="minorEastAsia"/>
                <w:kern w:val="0"/>
                <w:sz w:val="21"/>
                <w:szCs w:val="21"/>
              </w:rPr>
              <w:t>5</w:t>
            </w:r>
            <w:r>
              <w:rPr>
                <w:rFonts w:hint="eastAsia" w:asciiTheme="minorEastAsia" w:hAnsiTheme="minorEastAsia" w:eastAsiaTheme="minorEastAsia" w:cstheme="minorEastAsia"/>
                <w:kern w:val="0"/>
                <w:sz w:val="21"/>
                <w:szCs w:val="21"/>
                <w:lang w:val="zh-CN"/>
              </w:rPr>
              <w:t>投标人提供该货物的技术使用说明书，并指导在使用时的操作注意事项等。</w:t>
            </w:r>
          </w:p>
        </w:tc>
      </w:tr>
      <w:tr w14:paraId="576B4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13" w:type="dxa"/>
            <w:vMerge w:val="continue"/>
            <w:tcBorders>
              <w:left w:val="single" w:color="auto" w:sz="4" w:space="0"/>
              <w:right w:val="single" w:color="auto" w:sz="4" w:space="0"/>
            </w:tcBorders>
            <w:noWrap w:val="0"/>
            <w:vAlign w:val="center"/>
          </w:tcPr>
          <w:p w14:paraId="48BDDC68">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b/>
                <w:sz w:val="21"/>
                <w:szCs w:val="21"/>
              </w:rPr>
            </w:pPr>
          </w:p>
        </w:tc>
        <w:tc>
          <w:tcPr>
            <w:tcW w:w="1503" w:type="dxa"/>
            <w:vMerge w:val="continue"/>
            <w:tcBorders>
              <w:left w:val="single" w:color="auto" w:sz="4" w:space="0"/>
              <w:right w:val="single" w:color="auto" w:sz="4" w:space="0"/>
            </w:tcBorders>
            <w:noWrap w:val="0"/>
            <w:vAlign w:val="center"/>
          </w:tcPr>
          <w:p w14:paraId="3C3CD41D">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sz w:val="21"/>
                <w:szCs w:val="21"/>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59C6BEA6">
            <w:pPr>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zh-CN"/>
              </w:rPr>
              <w:t>3.</w:t>
            </w:r>
            <w:r>
              <w:rPr>
                <w:rFonts w:hint="eastAsia" w:asciiTheme="minorEastAsia" w:hAnsiTheme="minorEastAsia" w:eastAsiaTheme="minorEastAsia" w:cstheme="minorEastAsia"/>
                <w:kern w:val="0"/>
                <w:sz w:val="21"/>
                <w:szCs w:val="21"/>
              </w:rPr>
              <w:t>6</w:t>
            </w:r>
            <w:r>
              <w:rPr>
                <w:rFonts w:hint="eastAsia" w:asciiTheme="minorEastAsia" w:hAnsiTheme="minorEastAsia" w:eastAsiaTheme="minorEastAsia" w:cstheme="minorEastAsia"/>
                <w:sz w:val="21"/>
                <w:szCs w:val="21"/>
              </w:rPr>
              <w:t>维护保养：中标人应定期对产品进行预维护保养，每年</w:t>
            </w:r>
            <w:r>
              <w:rPr>
                <w:rFonts w:hint="eastAsia" w:asciiTheme="minorEastAsia" w:hAnsiTheme="minorEastAsia" w:eastAsiaTheme="minorEastAsia" w:cstheme="minorEastAsia"/>
                <w:sz w:val="21"/>
                <w:szCs w:val="21"/>
                <w:u w:val="single"/>
              </w:rPr>
              <w:t xml:space="preserve"> </w:t>
            </w:r>
            <w:r>
              <w:rPr>
                <w:rFonts w:hint="eastAsia" w:asciiTheme="minorEastAsia" w:hAnsiTheme="minorEastAsia" w:eastAsiaTheme="minorEastAsia" w:cstheme="minorEastAsia"/>
                <w:color w:val="auto"/>
                <w:sz w:val="21"/>
                <w:szCs w:val="21"/>
                <w:u w:val="single"/>
              </w:rPr>
              <w:t xml:space="preserve"> 2  </w:t>
            </w:r>
            <w:r>
              <w:rPr>
                <w:rFonts w:hint="eastAsia" w:asciiTheme="minorEastAsia" w:hAnsiTheme="minorEastAsia" w:eastAsiaTheme="minorEastAsia" w:cstheme="minorEastAsia"/>
                <w:color w:val="auto"/>
                <w:sz w:val="21"/>
                <w:szCs w:val="21"/>
              </w:rPr>
              <w:t>次，以防患于未然</w:t>
            </w:r>
            <w:r>
              <w:rPr>
                <w:rFonts w:hint="eastAsia" w:asciiTheme="minorEastAsia" w:hAnsiTheme="minorEastAsia" w:eastAsiaTheme="minorEastAsia" w:cstheme="minorEastAsia"/>
                <w:color w:val="auto"/>
                <w:kern w:val="0"/>
                <w:sz w:val="21"/>
                <w:szCs w:val="21"/>
                <w:lang w:val="zh-CN"/>
              </w:rPr>
              <w:t>。</w:t>
            </w:r>
          </w:p>
        </w:tc>
      </w:tr>
      <w:tr w14:paraId="025B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13" w:type="dxa"/>
            <w:vMerge w:val="restart"/>
            <w:tcBorders>
              <w:top w:val="single" w:color="auto" w:sz="4" w:space="0"/>
              <w:left w:val="single" w:color="auto" w:sz="4" w:space="0"/>
              <w:right w:val="single" w:color="auto" w:sz="4" w:space="0"/>
            </w:tcBorders>
            <w:noWrap w:val="0"/>
            <w:vAlign w:val="center"/>
          </w:tcPr>
          <w:p w14:paraId="788D2C70">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4</w:t>
            </w:r>
          </w:p>
        </w:tc>
        <w:tc>
          <w:tcPr>
            <w:tcW w:w="1503" w:type="dxa"/>
            <w:vMerge w:val="restart"/>
            <w:tcBorders>
              <w:top w:val="single" w:color="auto" w:sz="4" w:space="0"/>
              <w:left w:val="single" w:color="auto" w:sz="4" w:space="0"/>
              <w:right w:val="single" w:color="auto" w:sz="4" w:space="0"/>
            </w:tcBorders>
            <w:noWrap w:val="0"/>
            <w:vAlign w:val="center"/>
          </w:tcPr>
          <w:p w14:paraId="29ED9975">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sz w:val="21"/>
                <w:szCs w:val="21"/>
              </w:rPr>
              <w:t>其他</w:t>
            </w:r>
          </w:p>
        </w:tc>
        <w:tc>
          <w:tcPr>
            <w:tcW w:w="6088" w:type="dxa"/>
            <w:tcBorders>
              <w:top w:val="single" w:color="auto" w:sz="4" w:space="0"/>
              <w:left w:val="single" w:color="auto" w:sz="4" w:space="0"/>
              <w:bottom w:val="single" w:color="auto" w:sz="4" w:space="0"/>
              <w:right w:val="single" w:color="auto" w:sz="4" w:space="0"/>
            </w:tcBorders>
            <w:noWrap w:val="0"/>
            <w:vAlign w:val="center"/>
          </w:tcPr>
          <w:p w14:paraId="6273D468">
            <w:pPr>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kern w:val="0"/>
                <w:sz w:val="21"/>
                <w:szCs w:val="21"/>
                <w:lang w:bidi="ar"/>
              </w:rPr>
              <w:t>4.1免费质保期内，产品因质量问题而引起的损坏，中标人应对产品予以维修或更换，全部服务费和更换产品或配件的费用均由中标人承担。免费质保期内维修或更换产品数量达产品总量的</w:t>
            </w:r>
            <w:r>
              <w:rPr>
                <w:rStyle w:val="196"/>
                <w:rFonts w:hint="eastAsia" w:asciiTheme="minorEastAsia" w:hAnsiTheme="minorEastAsia" w:eastAsiaTheme="minorEastAsia" w:cstheme="minorEastAsia"/>
                <w:color w:val="auto"/>
                <w:sz w:val="21"/>
                <w:szCs w:val="21"/>
                <w:lang w:bidi="ar"/>
              </w:rPr>
              <w:t>5%时</w:t>
            </w:r>
            <w:r>
              <w:rPr>
                <w:rFonts w:hint="eastAsia" w:asciiTheme="minorEastAsia" w:hAnsiTheme="minorEastAsia" w:eastAsiaTheme="minorEastAsia" w:cstheme="minorEastAsia"/>
                <w:kern w:val="0"/>
                <w:sz w:val="21"/>
                <w:szCs w:val="21"/>
                <w:lang w:bidi="ar"/>
              </w:rPr>
              <w:t>，</w:t>
            </w:r>
            <w:commentRangeStart w:id="265"/>
            <w:r>
              <w:rPr>
                <w:rFonts w:hint="eastAsia" w:asciiTheme="minorEastAsia" w:hAnsiTheme="minorEastAsia" w:eastAsiaTheme="minorEastAsia" w:cstheme="minorEastAsia"/>
                <w:kern w:val="0"/>
                <w:sz w:val="21"/>
                <w:szCs w:val="21"/>
                <w:lang w:bidi="ar"/>
              </w:rPr>
              <w:t>免费保修期</w:t>
            </w:r>
            <w:commentRangeEnd w:id="265"/>
            <w:r>
              <w:commentReference w:id="265"/>
            </w:r>
            <w:r>
              <w:rPr>
                <w:rFonts w:hint="eastAsia" w:asciiTheme="minorEastAsia" w:hAnsiTheme="minorEastAsia" w:eastAsiaTheme="minorEastAsia" w:cstheme="minorEastAsia"/>
                <w:kern w:val="0"/>
                <w:sz w:val="21"/>
                <w:szCs w:val="21"/>
                <w:lang w:bidi="ar"/>
              </w:rPr>
              <w:t>延长</w:t>
            </w:r>
            <w:r>
              <w:rPr>
                <w:rStyle w:val="196"/>
                <w:rFonts w:hint="eastAsia" w:asciiTheme="minorEastAsia" w:hAnsiTheme="minorEastAsia" w:eastAsiaTheme="minorEastAsia" w:cstheme="minorEastAsia"/>
                <w:color w:val="auto"/>
                <w:sz w:val="21"/>
                <w:szCs w:val="21"/>
                <w:lang w:bidi="ar"/>
              </w:rPr>
              <w:t>1</w:t>
            </w:r>
            <w:r>
              <w:rPr>
                <w:rFonts w:hint="eastAsia" w:asciiTheme="minorEastAsia" w:hAnsiTheme="minorEastAsia" w:eastAsiaTheme="minorEastAsia" w:cstheme="minorEastAsia"/>
                <w:kern w:val="0"/>
                <w:sz w:val="21"/>
                <w:szCs w:val="21"/>
                <w:lang w:bidi="ar"/>
              </w:rPr>
              <w:t>年。</w:t>
            </w:r>
          </w:p>
        </w:tc>
      </w:tr>
      <w:tr w14:paraId="2BEC9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13" w:type="dxa"/>
            <w:vMerge w:val="continue"/>
            <w:tcBorders>
              <w:left w:val="single" w:color="auto" w:sz="4" w:space="0"/>
              <w:right w:val="single" w:color="auto" w:sz="4" w:space="0"/>
            </w:tcBorders>
            <w:noWrap w:val="0"/>
            <w:vAlign w:val="center"/>
          </w:tcPr>
          <w:p w14:paraId="7212C58F">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b/>
                <w:sz w:val="21"/>
                <w:szCs w:val="21"/>
              </w:rPr>
            </w:pPr>
          </w:p>
        </w:tc>
        <w:tc>
          <w:tcPr>
            <w:tcW w:w="1503" w:type="dxa"/>
            <w:vMerge w:val="continue"/>
            <w:tcBorders>
              <w:left w:val="single" w:color="auto" w:sz="4" w:space="0"/>
              <w:right w:val="single" w:color="auto" w:sz="4" w:space="0"/>
            </w:tcBorders>
            <w:noWrap w:val="0"/>
            <w:vAlign w:val="center"/>
          </w:tcPr>
          <w:p w14:paraId="2362A76C">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sz w:val="21"/>
                <w:szCs w:val="21"/>
              </w:rPr>
            </w:pPr>
          </w:p>
        </w:tc>
        <w:tc>
          <w:tcPr>
            <w:tcW w:w="6088" w:type="dxa"/>
            <w:tcBorders>
              <w:top w:val="single" w:color="auto" w:sz="4" w:space="0"/>
              <w:left w:val="single" w:color="auto" w:sz="4" w:space="0"/>
              <w:bottom w:val="single" w:color="auto" w:sz="4" w:space="0"/>
              <w:right w:val="single" w:color="auto" w:sz="4" w:space="0"/>
            </w:tcBorders>
            <w:noWrap w:val="0"/>
            <w:vAlign w:val="center"/>
          </w:tcPr>
          <w:p w14:paraId="5C934D80">
            <w:pPr>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kern w:val="0"/>
                <w:sz w:val="21"/>
                <w:szCs w:val="21"/>
                <w:lang w:bidi="ar"/>
              </w:rPr>
              <w:t>4.2</w:t>
            </w:r>
            <w:commentRangeStart w:id="266"/>
            <w:r>
              <w:rPr>
                <w:rFonts w:hint="eastAsia" w:asciiTheme="minorEastAsia" w:hAnsiTheme="minorEastAsia" w:eastAsiaTheme="minorEastAsia" w:cstheme="minorEastAsia"/>
                <w:kern w:val="0"/>
                <w:sz w:val="21"/>
                <w:szCs w:val="21"/>
                <w:lang w:bidi="ar"/>
              </w:rPr>
              <w:t>免费保修期</w:t>
            </w:r>
            <w:commentRangeEnd w:id="266"/>
            <w:r>
              <w:commentReference w:id="266"/>
            </w:r>
            <w:r>
              <w:rPr>
                <w:rFonts w:hint="eastAsia" w:asciiTheme="minorEastAsia" w:hAnsiTheme="minorEastAsia" w:eastAsiaTheme="minorEastAsia" w:cstheme="minorEastAsia"/>
                <w:kern w:val="0"/>
                <w:sz w:val="21"/>
                <w:szCs w:val="21"/>
                <w:lang w:bidi="ar"/>
              </w:rPr>
              <w:t>内，如中标人售后服务响应时间超出承诺时间，每次扣除</w:t>
            </w:r>
            <w:commentRangeStart w:id="267"/>
            <w:r>
              <w:rPr>
                <w:rFonts w:hint="eastAsia" w:asciiTheme="minorEastAsia" w:hAnsiTheme="minorEastAsia" w:eastAsiaTheme="minorEastAsia" w:cstheme="minorEastAsia"/>
                <w:kern w:val="0"/>
                <w:sz w:val="21"/>
                <w:szCs w:val="21"/>
                <w:lang w:bidi="ar"/>
              </w:rPr>
              <w:t>质保金</w:t>
            </w:r>
            <w:r>
              <w:rPr>
                <w:rStyle w:val="196"/>
                <w:rFonts w:hint="eastAsia" w:asciiTheme="minorEastAsia" w:hAnsiTheme="minorEastAsia" w:eastAsiaTheme="minorEastAsia" w:cstheme="minorEastAsia"/>
                <w:color w:val="auto"/>
                <w:sz w:val="21"/>
                <w:szCs w:val="21"/>
                <w:lang w:bidi="ar"/>
              </w:rPr>
              <w:t>2%</w:t>
            </w:r>
            <w:r>
              <w:rPr>
                <w:rFonts w:hint="eastAsia" w:asciiTheme="minorEastAsia" w:hAnsiTheme="minorEastAsia" w:eastAsiaTheme="minorEastAsia" w:cstheme="minorEastAsia"/>
                <w:kern w:val="0"/>
                <w:sz w:val="21"/>
                <w:szCs w:val="21"/>
                <w:lang w:bidi="ar"/>
              </w:rPr>
              <w:t>，超出三次采购人有权没收质保金。</w:t>
            </w:r>
            <w:commentRangeEnd w:id="267"/>
            <w:r>
              <w:commentReference w:id="267"/>
            </w:r>
          </w:p>
        </w:tc>
      </w:tr>
      <w:tr w14:paraId="5528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813" w:type="dxa"/>
            <w:vMerge w:val="continue"/>
            <w:tcBorders>
              <w:left w:val="single" w:color="auto" w:sz="4" w:space="0"/>
              <w:bottom w:val="single" w:color="auto" w:sz="4" w:space="0"/>
              <w:right w:val="single" w:color="auto" w:sz="4" w:space="0"/>
            </w:tcBorders>
            <w:noWrap w:val="0"/>
            <w:vAlign w:val="center"/>
          </w:tcPr>
          <w:p w14:paraId="34B6FF6C">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b/>
                <w:sz w:val="21"/>
                <w:szCs w:val="21"/>
              </w:rPr>
            </w:pPr>
          </w:p>
        </w:tc>
        <w:tc>
          <w:tcPr>
            <w:tcW w:w="1503" w:type="dxa"/>
            <w:vMerge w:val="continue"/>
            <w:tcBorders>
              <w:left w:val="single" w:color="auto" w:sz="4" w:space="0"/>
              <w:bottom w:val="single" w:color="auto" w:sz="4" w:space="0"/>
              <w:right w:val="single" w:color="auto" w:sz="4" w:space="0"/>
            </w:tcBorders>
            <w:noWrap w:val="0"/>
            <w:vAlign w:val="center"/>
          </w:tcPr>
          <w:p w14:paraId="2FB5B6FC">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sz w:val="21"/>
                <w:szCs w:val="21"/>
              </w:rPr>
            </w:pPr>
          </w:p>
        </w:tc>
        <w:tc>
          <w:tcPr>
            <w:tcW w:w="6088" w:type="dxa"/>
            <w:tcBorders>
              <w:top w:val="single" w:color="auto" w:sz="4" w:space="0"/>
              <w:left w:val="single" w:color="auto" w:sz="4" w:space="0"/>
              <w:bottom w:val="single" w:color="auto" w:sz="4" w:space="0"/>
              <w:right w:val="single" w:color="auto" w:sz="4" w:space="0"/>
            </w:tcBorders>
            <w:noWrap w:val="0"/>
            <w:vAlign w:val="center"/>
          </w:tcPr>
          <w:p w14:paraId="4CA9F7D3">
            <w:pPr>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bCs/>
                <w:sz w:val="21"/>
                <w:szCs w:val="21"/>
              </w:rPr>
            </w:pPr>
            <w:r>
              <w:rPr>
                <w:rFonts w:hint="eastAsia" w:asciiTheme="minorEastAsia" w:hAnsiTheme="minorEastAsia" w:eastAsiaTheme="minorEastAsia" w:cstheme="minorEastAsia"/>
                <w:kern w:val="0"/>
                <w:sz w:val="21"/>
                <w:szCs w:val="21"/>
                <w:lang w:bidi="ar"/>
              </w:rPr>
              <w:t>4.3</w:t>
            </w:r>
            <w:commentRangeStart w:id="268"/>
            <w:r>
              <w:rPr>
                <w:rFonts w:hint="eastAsia" w:asciiTheme="minorEastAsia" w:hAnsiTheme="minorEastAsia" w:eastAsiaTheme="minorEastAsia" w:cstheme="minorEastAsia"/>
                <w:sz w:val="21"/>
                <w:szCs w:val="21"/>
              </w:rPr>
              <w:t>免费保修期</w:t>
            </w:r>
            <w:commentRangeEnd w:id="268"/>
            <w:r>
              <w:commentReference w:id="268"/>
            </w:r>
            <w:r>
              <w:rPr>
                <w:rFonts w:hint="eastAsia" w:asciiTheme="minorEastAsia" w:hAnsiTheme="minorEastAsia" w:eastAsiaTheme="minorEastAsia" w:cstheme="minorEastAsia"/>
                <w:sz w:val="21"/>
                <w:szCs w:val="21"/>
              </w:rPr>
              <w:t>后中标人继续支持维修，并按成本价标准收取服务、维修、产品及零件等费用。</w:t>
            </w:r>
          </w:p>
        </w:tc>
      </w:tr>
      <w:tr w14:paraId="374DA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8404" w:type="dxa"/>
            <w:gridSpan w:val="3"/>
            <w:tcBorders>
              <w:top w:val="single" w:color="auto" w:sz="4" w:space="0"/>
              <w:left w:val="single" w:color="auto" w:sz="4" w:space="0"/>
              <w:bottom w:val="single" w:color="auto" w:sz="4" w:space="0"/>
              <w:right w:val="single" w:color="auto" w:sz="4" w:space="0"/>
            </w:tcBorders>
            <w:noWrap w:val="0"/>
            <w:vAlign w:val="top"/>
          </w:tcPr>
          <w:p w14:paraId="785FDE37">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b/>
                <w:sz w:val="21"/>
                <w:szCs w:val="21"/>
              </w:rPr>
            </w:pPr>
            <w:r>
              <w:rPr>
                <w:rFonts w:hint="eastAsia" w:asciiTheme="minorEastAsia" w:hAnsiTheme="minorEastAsia" w:eastAsiaTheme="minorEastAsia" w:cstheme="minorEastAsia"/>
                <w:b/>
                <w:sz w:val="21"/>
                <w:szCs w:val="21"/>
              </w:rPr>
              <w:t>（二）</w:t>
            </w:r>
            <w:commentRangeStart w:id="269"/>
            <w:r>
              <w:rPr>
                <w:rFonts w:hint="eastAsia" w:asciiTheme="minorEastAsia" w:hAnsiTheme="minorEastAsia" w:eastAsiaTheme="minorEastAsia" w:cstheme="minorEastAsia"/>
                <w:b/>
                <w:sz w:val="21"/>
                <w:szCs w:val="21"/>
              </w:rPr>
              <w:t>免费保修期</w:t>
            </w:r>
            <w:commentRangeEnd w:id="269"/>
            <w:r>
              <w:commentReference w:id="269"/>
            </w:r>
            <w:r>
              <w:rPr>
                <w:rFonts w:hint="eastAsia" w:asciiTheme="minorEastAsia" w:hAnsiTheme="minorEastAsia" w:eastAsiaTheme="minorEastAsia" w:cstheme="minorEastAsia"/>
                <w:b/>
                <w:sz w:val="21"/>
                <w:szCs w:val="21"/>
              </w:rPr>
              <w:t>外售后服务要求</w:t>
            </w:r>
          </w:p>
        </w:tc>
      </w:tr>
      <w:tr w14:paraId="3D3C8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13" w:type="dxa"/>
            <w:tcBorders>
              <w:top w:val="single" w:color="auto" w:sz="4" w:space="0"/>
              <w:left w:val="single" w:color="auto" w:sz="4" w:space="0"/>
              <w:bottom w:val="single" w:color="auto" w:sz="4" w:space="0"/>
              <w:right w:val="single" w:color="auto" w:sz="4" w:space="0"/>
            </w:tcBorders>
            <w:noWrap w:val="0"/>
            <w:vAlign w:val="center"/>
          </w:tcPr>
          <w:p w14:paraId="417D04A0">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1</w:t>
            </w:r>
          </w:p>
        </w:tc>
        <w:tc>
          <w:tcPr>
            <w:tcW w:w="1503" w:type="dxa"/>
            <w:tcBorders>
              <w:top w:val="single" w:color="auto" w:sz="4" w:space="0"/>
              <w:left w:val="single" w:color="auto" w:sz="4" w:space="0"/>
              <w:bottom w:val="single" w:color="auto" w:sz="4" w:space="0"/>
              <w:right w:val="single" w:color="auto" w:sz="4" w:space="0"/>
            </w:tcBorders>
            <w:noWrap w:val="0"/>
            <w:vAlign w:val="center"/>
          </w:tcPr>
          <w:p w14:paraId="2250DB5E">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commentRangeStart w:id="270"/>
            <w:r>
              <w:rPr>
                <w:rFonts w:hint="eastAsia" w:asciiTheme="minorEastAsia" w:hAnsiTheme="minorEastAsia" w:eastAsiaTheme="minorEastAsia" w:cstheme="minorEastAsia"/>
                <w:kern w:val="0"/>
                <w:sz w:val="21"/>
                <w:szCs w:val="21"/>
                <w:lang w:val="zh-CN"/>
              </w:rPr>
              <w:t>免费保修期</w:t>
            </w:r>
            <w:commentRangeEnd w:id="270"/>
            <w:r>
              <w:commentReference w:id="270"/>
            </w:r>
            <w:r>
              <w:rPr>
                <w:rFonts w:hint="eastAsia" w:asciiTheme="minorEastAsia" w:hAnsiTheme="minorEastAsia" w:eastAsiaTheme="minorEastAsia" w:cstheme="minorEastAsia"/>
                <w:kern w:val="0"/>
                <w:sz w:val="21"/>
                <w:szCs w:val="21"/>
                <w:lang w:val="zh-CN"/>
              </w:rPr>
              <w:t>外售后服务</w:t>
            </w:r>
          </w:p>
        </w:tc>
        <w:tc>
          <w:tcPr>
            <w:tcW w:w="6088" w:type="dxa"/>
            <w:tcBorders>
              <w:top w:val="single" w:color="auto" w:sz="4" w:space="0"/>
              <w:left w:val="single" w:color="auto" w:sz="4" w:space="0"/>
              <w:bottom w:val="single" w:color="auto" w:sz="4" w:space="0"/>
              <w:right w:val="single" w:color="auto" w:sz="4" w:space="0"/>
            </w:tcBorders>
            <w:noWrap w:val="0"/>
            <w:vAlign w:val="top"/>
          </w:tcPr>
          <w:p w14:paraId="1DD59A73">
            <w:pPr>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超过质保期的维修服务中标方应提供只收取维修材料费用的维修服务。</w:t>
            </w:r>
          </w:p>
        </w:tc>
      </w:tr>
      <w:tr w14:paraId="18F2C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13" w:type="dxa"/>
            <w:tcBorders>
              <w:top w:val="single" w:color="auto" w:sz="4" w:space="0"/>
              <w:left w:val="single" w:color="auto" w:sz="4" w:space="0"/>
              <w:bottom w:val="single" w:color="auto" w:sz="4" w:space="0"/>
              <w:right w:val="single" w:color="auto" w:sz="4" w:space="0"/>
            </w:tcBorders>
            <w:noWrap w:val="0"/>
            <w:vAlign w:val="center"/>
          </w:tcPr>
          <w:p w14:paraId="4E8FB1E9">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2</w:t>
            </w:r>
          </w:p>
        </w:tc>
        <w:tc>
          <w:tcPr>
            <w:tcW w:w="1503" w:type="dxa"/>
            <w:tcBorders>
              <w:top w:val="single" w:color="auto" w:sz="4" w:space="0"/>
              <w:left w:val="single" w:color="auto" w:sz="4" w:space="0"/>
              <w:bottom w:val="single" w:color="auto" w:sz="4" w:space="0"/>
              <w:right w:val="single" w:color="auto" w:sz="4" w:space="0"/>
            </w:tcBorders>
            <w:noWrap w:val="0"/>
            <w:vAlign w:val="center"/>
          </w:tcPr>
          <w:p w14:paraId="2D6FEDED">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热线服务</w:t>
            </w:r>
          </w:p>
        </w:tc>
        <w:tc>
          <w:tcPr>
            <w:tcW w:w="6088" w:type="dxa"/>
            <w:tcBorders>
              <w:top w:val="single" w:color="auto" w:sz="4" w:space="0"/>
              <w:left w:val="single" w:color="auto" w:sz="4" w:space="0"/>
              <w:bottom w:val="single" w:color="auto" w:sz="4" w:space="0"/>
              <w:right w:val="single" w:color="auto" w:sz="4" w:space="0"/>
            </w:tcBorders>
            <w:noWrap w:val="0"/>
            <w:vAlign w:val="top"/>
          </w:tcPr>
          <w:p w14:paraId="104986A4">
            <w:pPr>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卖方免费提供技术支持热线电话并且免费提供email技术支持，并且在</w:t>
            </w:r>
            <w:r>
              <w:rPr>
                <w:rFonts w:hint="eastAsia" w:asciiTheme="minorEastAsia" w:hAnsiTheme="minorEastAsia" w:eastAsiaTheme="minorEastAsia" w:cstheme="minorEastAsia"/>
                <w:bCs/>
                <w:sz w:val="21"/>
                <w:szCs w:val="21"/>
                <w:u w:val="single"/>
              </w:rPr>
              <w:t xml:space="preserve"> 12 小时</w:t>
            </w:r>
            <w:r>
              <w:rPr>
                <w:rFonts w:hint="eastAsia" w:asciiTheme="minorEastAsia" w:hAnsiTheme="minorEastAsia" w:eastAsiaTheme="minorEastAsia" w:cstheme="minorEastAsia"/>
                <w:kern w:val="0"/>
                <w:sz w:val="21"/>
                <w:szCs w:val="21"/>
                <w:lang w:val="zh-CN"/>
              </w:rPr>
              <w:t>内回复。</w:t>
            </w:r>
          </w:p>
        </w:tc>
      </w:tr>
      <w:tr w14:paraId="191A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13" w:type="dxa"/>
            <w:tcBorders>
              <w:top w:val="single" w:color="auto" w:sz="4" w:space="0"/>
              <w:left w:val="single" w:color="auto" w:sz="4" w:space="0"/>
              <w:bottom w:val="single" w:color="auto" w:sz="4" w:space="0"/>
              <w:right w:val="single" w:color="auto" w:sz="4" w:space="0"/>
            </w:tcBorders>
            <w:noWrap w:val="0"/>
            <w:vAlign w:val="center"/>
          </w:tcPr>
          <w:p w14:paraId="3065E940">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3</w:t>
            </w:r>
          </w:p>
        </w:tc>
        <w:tc>
          <w:tcPr>
            <w:tcW w:w="1503" w:type="dxa"/>
            <w:tcBorders>
              <w:top w:val="single" w:color="auto" w:sz="4" w:space="0"/>
              <w:left w:val="single" w:color="auto" w:sz="4" w:space="0"/>
              <w:bottom w:val="single" w:color="auto" w:sz="4" w:space="0"/>
              <w:right w:val="single" w:color="auto" w:sz="4" w:space="0"/>
            </w:tcBorders>
            <w:noWrap w:val="0"/>
            <w:vAlign w:val="center"/>
          </w:tcPr>
          <w:p w14:paraId="33B72047">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备品备件</w:t>
            </w:r>
          </w:p>
        </w:tc>
        <w:tc>
          <w:tcPr>
            <w:tcW w:w="6088" w:type="dxa"/>
            <w:tcBorders>
              <w:top w:val="single" w:color="auto" w:sz="4" w:space="0"/>
              <w:left w:val="single" w:color="auto" w:sz="4" w:space="0"/>
              <w:bottom w:val="single" w:color="auto" w:sz="4" w:space="0"/>
              <w:right w:val="single" w:color="auto" w:sz="4" w:space="0"/>
            </w:tcBorders>
            <w:noWrap w:val="0"/>
            <w:vAlign w:val="top"/>
          </w:tcPr>
          <w:p w14:paraId="469D611F">
            <w:pPr>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所投备零配件成本优惠价格保障长期、有效的供应。</w:t>
            </w:r>
          </w:p>
        </w:tc>
      </w:tr>
      <w:tr w14:paraId="17C93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404" w:type="dxa"/>
            <w:gridSpan w:val="3"/>
            <w:tcBorders>
              <w:top w:val="single" w:color="auto" w:sz="4" w:space="0"/>
              <w:left w:val="single" w:color="auto" w:sz="4" w:space="0"/>
              <w:bottom w:val="single" w:color="auto" w:sz="4" w:space="0"/>
              <w:right w:val="single" w:color="auto" w:sz="4" w:space="0"/>
            </w:tcBorders>
            <w:noWrap w:val="0"/>
            <w:vAlign w:val="top"/>
          </w:tcPr>
          <w:p w14:paraId="6D8D9559">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b/>
                <w:sz w:val="21"/>
                <w:szCs w:val="21"/>
              </w:rPr>
              <w:t>（三）其他商务要求</w:t>
            </w:r>
          </w:p>
        </w:tc>
      </w:tr>
      <w:tr w14:paraId="71554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813" w:type="dxa"/>
            <w:vMerge w:val="restart"/>
            <w:tcBorders>
              <w:top w:val="single" w:color="auto" w:sz="4" w:space="0"/>
              <w:left w:val="single" w:color="auto" w:sz="4" w:space="0"/>
              <w:right w:val="single" w:color="auto" w:sz="4" w:space="0"/>
            </w:tcBorders>
            <w:noWrap w:val="0"/>
            <w:vAlign w:val="center"/>
          </w:tcPr>
          <w:p w14:paraId="56C6BD41">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1</w:t>
            </w:r>
          </w:p>
        </w:tc>
        <w:tc>
          <w:tcPr>
            <w:tcW w:w="1503" w:type="dxa"/>
            <w:vMerge w:val="restart"/>
            <w:tcBorders>
              <w:top w:val="single" w:color="auto" w:sz="4" w:space="0"/>
              <w:left w:val="single" w:color="auto" w:sz="4" w:space="0"/>
              <w:right w:val="single" w:color="auto" w:sz="4" w:space="0"/>
            </w:tcBorders>
            <w:noWrap w:val="0"/>
            <w:vAlign w:val="center"/>
          </w:tcPr>
          <w:p w14:paraId="3A339FD2">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b w:val="0"/>
                <w:bCs w:val="0"/>
                <w:kern w:val="0"/>
                <w:sz w:val="21"/>
                <w:szCs w:val="21"/>
                <w:lang w:val="zh-CN"/>
              </w:rPr>
            </w:pPr>
            <w:r>
              <w:rPr>
                <w:rFonts w:hint="eastAsia" w:asciiTheme="minorEastAsia" w:hAnsiTheme="minorEastAsia" w:eastAsiaTheme="minorEastAsia" w:cstheme="minorEastAsia"/>
                <w:b w:val="0"/>
                <w:bCs w:val="0"/>
                <w:kern w:val="0"/>
                <w:sz w:val="21"/>
                <w:szCs w:val="21"/>
                <w:lang w:val="zh-CN"/>
              </w:rPr>
              <w:t>关于交货</w:t>
            </w:r>
          </w:p>
        </w:tc>
        <w:tc>
          <w:tcPr>
            <w:tcW w:w="6088" w:type="dxa"/>
            <w:tcBorders>
              <w:top w:val="single" w:color="auto" w:sz="4" w:space="0"/>
              <w:left w:val="single" w:color="auto" w:sz="4" w:space="0"/>
              <w:bottom w:val="single" w:color="auto" w:sz="4" w:space="0"/>
              <w:right w:val="single" w:color="auto" w:sz="4" w:space="0"/>
            </w:tcBorders>
            <w:noWrap w:val="0"/>
            <w:vAlign w:val="top"/>
          </w:tcPr>
          <w:p w14:paraId="58BA0EF7">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b w:val="0"/>
                <w:bCs w:val="0"/>
                <w:kern w:val="0"/>
                <w:sz w:val="21"/>
                <w:szCs w:val="21"/>
                <w:lang w:val="zh-CN"/>
              </w:rPr>
            </w:pPr>
            <w:r>
              <w:rPr>
                <w:rFonts w:hint="eastAsia" w:asciiTheme="minorEastAsia" w:hAnsiTheme="minorEastAsia" w:eastAsiaTheme="minorEastAsia" w:cstheme="minorEastAsia"/>
                <w:b w:val="0"/>
                <w:bCs w:val="0"/>
                <w:kern w:val="0"/>
                <w:sz w:val="21"/>
                <w:szCs w:val="21"/>
              </w:rPr>
              <w:t>★</w:t>
            </w:r>
            <w:r>
              <w:rPr>
                <w:rFonts w:hint="eastAsia" w:asciiTheme="minorEastAsia" w:hAnsiTheme="minorEastAsia" w:eastAsiaTheme="minorEastAsia" w:cstheme="minorEastAsia"/>
                <w:b w:val="0"/>
                <w:bCs w:val="0"/>
                <w:kern w:val="0"/>
                <w:sz w:val="21"/>
                <w:szCs w:val="21"/>
                <w:lang w:val="zh-CN"/>
              </w:rPr>
              <w:t>1.1交货期：合同签订后</w:t>
            </w:r>
            <w:r>
              <w:rPr>
                <w:rFonts w:hint="eastAsia" w:asciiTheme="minorEastAsia" w:hAnsiTheme="minorEastAsia" w:eastAsiaTheme="minorEastAsia" w:cstheme="minorEastAsia"/>
                <w:b w:val="0"/>
                <w:bCs w:val="0"/>
                <w:kern w:val="0"/>
                <w:sz w:val="21"/>
                <w:szCs w:val="21"/>
                <w:lang w:val="en-US" w:eastAsia="zh-CN"/>
              </w:rPr>
              <w:t>接采购人通知</w:t>
            </w:r>
            <w:r>
              <w:rPr>
                <w:rFonts w:hint="eastAsia" w:asciiTheme="minorEastAsia" w:hAnsiTheme="minorEastAsia" w:eastAsiaTheme="minorEastAsia" w:cstheme="minorEastAsia"/>
                <w:b w:val="0"/>
                <w:bCs w:val="0"/>
                <w:kern w:val="0"/>
                <w:sz w:val="21"/>
                <w:szCs w:val="21"/>
                <w:u w:val="single"/>
                <w:lang w:val="zh-CN"/>
              </w:rPr>
              <w:t xml:space="preserve">  </w:t>
            </w:r>
            <w:r>
              <w:rPr>
                <w:rFonts w:hint="eastAsia" w:asciiTheme="minorEastAsia" w:hAnsiTheme="minorEastAsia" w:eastAsiaTheme="minorEastAsia" w:cstheme="minorEastAsia"/>
                <w:b w:val="0"/>
                <w:bCs w:val="0"/>
                <w:color w:val="auto"/>
                <w:kern w:val="0"/>
                <w:sz w:val="21"/>
                <w:szCs w:val="21"/>
                <w:u w:val="single"/>
                <w:lang w:val="en-US" w:eastAsia="zh-CN"/>
              </w:rPr>
              <w:t>50</w:t>
            </w:r>
            <w:r>
              <w:rPr>
                <w:rFonts w:hint="eastAsia" w:asciiTheme="minorEastAsia" w:hAnsiTheme="minorEastAsia" w:eastAsiaTheme="minorEastAsia" w:cstheme="minorEastAsia"/>
                <w:b w:val="0"/>
                <w:bCs w:val="0"/>
                <w:color w:val="auto"/>
                <w:kern w:val="0"/>
                <w:sz w:val="21"/>
                <w:szCs w:val="21"/>
                <w:u w:val="single"/>
                <w:lang w:val="zh-CN"/>
              </w:rPr>
              <w:t xml:space="preserve"> </w:t>
            </w:r>
            <w:r>
              <w:rPr>
                <w:rFonts w:hint="eastAsia" w:asciiTheme="minorEastAsia" w:hAnsiTheme="minorEastAsia" w:eastAsiaTheme="minorEastAsia" w:cstheme="minorEastAsia"/>
                <w:b w:val="0"/>
                <w:bCs w:val="0"/>
                <w:kern w:val="0"/>
                <w:sz w:val="21"/>
                <w:szCs w:val="21"/>
                <w:u w:val="single"/>
                <w:lang w:val="zh-CN"/>
              </w:rPr>
              <w:t xml:space="preserve"> </w:t>
            </w:r>
            <w:r>
              <w:rPr>
                <w:rFonts w:hint="eastAsia" w:asciiTheme="minorEastAsia" w:hAnsiTheme="minorEastAsia" w:eastAsiaTheme="minorEastAsia" w:cstheme="minorEastAsia"/>
                <w:b w:val="0"/>
                <w:bCs w:val="0"/>
                <w:kern w:val="0"/>
                <w:sz w:val="21"/>
                <w:szCs w:val="21"/>
                <w:lang w:val="zh-CN"/>
              </w:rPr>
              <w:t>日内（自然日）交付并通过采购人验收。交货地点：采购人指定地点。</w:t>
            </w:r>
          </w:p>
        </w:tc>
      </w:tr>
      <w:tr w14:paraId="3173F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813" w:type="dxa"/>
            <w:vMerge w:val="continue"/>
            <w:tcBorders>
              <w:left w:val="single" w:color="auto" w:sz="4" w:space="0"/>
              <w:right w:val="single" w:color="auto" w:sz="4" w:space="0"/>
            </w:tcBorders>
            <w:noWrap w:val="0"/>
            <w:vAlign w:val="center"/>
          </w:tcPr>
          <w:p w14:paraId="6E33C239">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1503" w:type="dxa"/>
            <w:vMerge w:val="continue"/>
            <w:tcBorders>
              <w:left w:val="single" w:color="auto" w:sz="4" w:space="0"/>
              <w:right w:val="single" w:color="auto" w:sz="4" w:space="0"/>
            </w:tcBorders>
            <w:noWrap w:val="0"/>
            <w:vAlign w:val="center"/>
          </w:tcPr>
          <w:p w14:paraId="4AEC8A9C">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b w:val="0"/>
                <w:bCs w:val="0"/>
                <w:kern w:val="0"/>
                <w:sz w:val="21"/>
                <w:szCs w:val="21"/>
                <w:lang w:val="zh-CN"/>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4E2B466F">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b w:val="0"/>
                <w:bCs w:val="0"/>
                <w:kern w:val="0"/>
                <w:sz w:val="21"/>
                <w:szCs w:val="21"/>
                <w:lang w:val="zh-CN"/>
              </w:rPr>
            </w:pPr>
            <w:r>
              <w:rPr>
                <w:rFonts w:hint="eastAsia" w:asciiTheme="minorEastAsia" w:hAnsiTheme="minorEastAsia" w:eastAsiaTheme="minorEastAsia" w:cstheme="minorEastAsia"/>
                <w:b w:val="0"/>
                <w:bCs w:val="0"/>
                <w:kern w:val="0"/>
                <w:sz w:val="21"/>
                <w:szCs w:val="21"/>
                <w:lang w:val="zh-CN"/>
              </w:rPr>
              <w:t>1.2投标人</w:t>
            </w:r>
            <w:commentRangeStart w:id="271"/>
            <w:r>
              <w:rPr>
                <w:rFonts w:hint="eastAsia" w:asciiTheme="minorEastAsia" w:hAnsiTheme="minorEastAsia" w:eastAsiaTheme="minorEastAsia" w:cstheme="minorEastAsia"/>
                <w:b w:val="0"/>
                <w:bCs w:val="0"/>
                <w:kern w:val="0"/>
                <w:sz w:val="21"/>
                <w:szCs w:val="21"/>
                <w:lang w:val="zh-CN"/>
              </w:rPr>
              <w:t>必须</w:t>
            </w:r>
            <w:commentRangeEnd w:id="271"/>
            <w:r>
              <w:commentReference w:id="271"/>
            </w:r>
            <w:r>
              <w:rPr>
                <w:rFonts w:hint="eastAsia" w:asciiTheme="minorEastAsia" w:hAnsiTheme="minorEastAsia" w:eastAsiaTheme="minorEastAsia" w:cstheme="minorEastAsia"/>
                <w:b w:val="0"/>
                <w:bCs w:val="0"/>
                <w:kern w:val="0"/>
                <w:sz w:val="21"/>
                <w:szCs w:val="21"/>
                <w:lang w:val="zh-CN"/>
              </w:rPr>
              <w:t>承担的</w:t>
            </w:r>
            <w:commentRangeStart w:id="272"/>
            <w:r>
              <w:rPr>
                <w:rFonts w:hint="eastAsia" w:asciiTheme="minorEastAsia" w:hAnsiTheme="minorEastAsia" w:eastAsiaTheme="minorEastAsia" w:cstheme="minorEastAsia"/>
                <w:b w:val="0"/>
                <w:bCs w:val="0"/>
                <w:kern w:val="0"/>
                <w:sz w:val="21"/>
                <w:szCs w:val="21"/>
                <w:lang w:val="zh-CN"/>
              </w:rPr>
              <w:t>设备</w:t>
            </w:r>
            <w:commentRangeEnd w:id="272"/>
            <w:r>
              <w:commentReference w:id="272"/>
            </w:r>
            <w:r>
              <w:rPr>
                <w:rFonts w:hint="eastAsia" w:asciiTheme="minorEastAsia" w:hAnsiTheme="minorEastAsia" w:eastAsiaTheme="minorEastAsia" w:cstheme="minorEastAsia"/>
                <w:b w:val="0"/>
                <w:bCs w:val="0"/>
                <w:kern w:val="0"/>
                <w:sz w:val="21"/>
                <w:szCs w:val="21"/>
                <w:lang w:val="zh-CN"/>
              </w:rPr>
              <w:t>运输、安装调试、验收检测和提供设备操作说明书、图纸等其他类似的义务。</w:t>
            </w:r>
          </w:p>
        </w:tc>
      </w:tr>
      <w:tr w14:paraId="4B2B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2" w:hRule="atLeast"/>
        </w:trPr>
        <w:tc>
          <w:tcPr>
            <w:tcW w:w="813" w:type="dxa"/>
            <w:vMerge w:val="continue"/>
            <w:tcBorders>
              <w:left w:val="single" w:color="auto" w:sz="4" w:space="0"/>
              <w:bottom w:val="single" w:color="auto" w:sz="4" w:space="0"/>
              <w:right w:val="single" w:color="auto" w:sz="4" w:space="0"/>
            </w:tcBorders>
            <w:noWrap w:val="0"/>
            <w:vAlign w:val="center"/>
          </w:tcPr>
          <w:p w14:paraId="63A4692B">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1503" w:type="dxa"/>
            <w:vMerge w:val="continue"/>
            <w:tcBorders>
              <w:left w:val="single" w:color="auto" w:sz="4" w:space="0"/>
              <w:bottom w:val="single" w:color="auto" w:sz="4" w:space="0"/>
              <w:right w:val="single" w:color="auto" w:sz="4" w:space="0"/>
            </w:tcBorders>
            <w:noWrap w:val="0"/>
            <w:vAlign w:val="center"/>
          </w:tcPr>
          <w:p w14:paraId="729FB000">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b w:val="0"/>
                <w:bCs w:val="0"/>
                <w:kern w:val="0"/>
                <w:sz w:val="21"/>
                <w:szCs w:val="21"/>
                <w:lang w:val="zh-CN"/>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291F61F7">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b w:val="0"/>
                <w:bCs w:val="0"/>
                <w:kern w:val="0"/>
                <w:sz w:val="21"/>
                <w:szCs w:val="21"/>
                <w:highlight w:val="none"/>
                <w:lang w:val="zh-CN"/>
              </w:rPr>
            </w:pPr>
            <w:r>
              <w:rPr>
                <w:rFonts w:hint="eastAsia" w:asciiTheme="minorEastAsia" w:hAnsiTheme="minorEastAsia" w:eastAsiaTheme="minorEastAsia" w:cstheme="minorEastAsia"/>
                <w:b w:val="0"/>
                <w:bCs w:val="0"/>
                <w:kern w:val="0"/>
                <w:sz w:val="21"/>
                <w:szCs w:val="21"/>
                <w:lang w:val="zh-CN"/>
              </w:rPr>
              <w:t>1.3当货物抵达交货地点时，由投标人自行安排的工作人员和货运方验收货物并签收运单，采</w:t>
            </w:r>
            <w:r>
              <w:rPr>
                <w:rFonts w:hint="eastAsia" w:asciiTheme="minorEastAsia" w:hAnsiTheme="minorEastAsia" w:eastAsiaTheme="minorEastAsia" w:cstheme="minorEastAsia"/>
                <w:b w:val="0"/>
                <w:bCs w:val="0"/>
                <w:kern w:val="0"/>
                <w:sz w:val="21"/>
                <w:szCs w:val="21"/>
                <w:highlight w:val="none"/>
                <w:lang w:val="zh-CN"/>
              </w:rPr>
              <w:t>购人提供存放地点，对于货物运输过程出现的问题以及其他问题不负任何责任。</w:t>
            </w:r>
          </w:p>
          <w:p w14:paraId="52AA4078">
            <w:pPr>
              <w:pStyle w:val="4"/>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b w:val="0"/>
                <w:bCs w:val="0"/>
                <w:sz w:val="21"/>
                <w:szCs w:val="21"/>
                <w:lang w:val="en-US" w:eastAsia="zh-CN"/>
              </w:rPr>
            </w:pPr>
            <w:commentRangeStart w:id="273"/>
            <w:r>
              <w:rPr>
                <w:rFonts w:hint="eastAsia" w:asciiTheme="minorEastAsia" w:hAnsiTheme="minorEastAsia" w:eastAsiaTheme="minorEastAsia" w:cstheme="minorEastAsia"/>
                <w:b w:val="0"/>
                <w:bCs w:val="0"/>
                <w:kern w:val="0"/>
                <w:sz w:val="21"/>
                <w:szCs w:val="21"/>
                <w:highlight w:val="none"/>
                <w:lang w:val="en-US" w:eastAsia="zh-CN"/>
              </w:rPr>
              <w:t>1.4</w:t>
            </w:r>
            <w:commentRangeEnd w:id="273"/>
            <w:r>
              <w:rPr>
                <w:highlight w:val="none"/>
              </w:rPr>
              <w:commentReference w:id="273"/>
            </w:r>
            <w:r>
              <w:rPr>
                <w:rFonts w:hint="eastAsia" w:asciiTheme="minorEastAsia" w:hAnsiTheme="minorEastAsia" w:eastAsiaTheme="minorEastAsia" w:cstheme="minorEastAsia"/>
                <w:b w:val="0"/>
                <w:bCs w:val="0"/>
                <w:kern w:val="0"/>
                <w:sz w:val="21"/>
                <w:szCs w:val="21"/>
                <w:highlight w:val="none"/>
                <w:lang w:val="en-US" w:eastAsia="zh-CN"/>
              </w:rPr>
              <w:t>中标单位所提供的应标评分样品由采购人保管，中标单位在下单生产前</w:t>
            </w:r>
            <w:commentRangeStart w:id="274"/>
            <w:r>
              <w:rPr>
                <w:rFonts w:hint="eastAsia" w:asciiTheme="minorEastAsia" w:hAnsiTheme="minorEastAsia" w:eastAsiaTheme="minorEastAsia" w:cstheme="minorEastAsia"/>
                <w:b w:val="0"/>
                <w:bCs w:val="0"/>
                <w:kern w:val="0"/>
                <w:sz w:val="21"/>
                <w:szCs w:val="21"/>
                <w:highlight w:val="none"/>
                <w:lang w:val="en-US" w:eastAsia="zh-CN"/>
              </w:rPr>
              <w:t>必须</w:t>
            </w:r>
            <w:commentRangeEnd w:id="274"/>
            <w:r>
              <w:rPr>
                <w:highlight w:val="none"/>
              </w:rPr>
              <w:commentReference w:id="274"/>
            </w:r>
            <w:r>
              <w:rPr>
                <w:rFonts w:hint="eastAsia" w:asciiTheme="minorEastAsia" w:hAnsiTheme="minorEastAsia" w:eastAsiaTheme="minorEastAsia" w:cstheme="minorEastAsia"/>
                <w:b w:val="0"/>
                <w:bCs w:val="0"/>
                <w:kern w:val="0"/>
                <w:sz w:val="21"/>
                <w:szCs w:val="21"/>
                <w:highlight w:val="none"/>
                <w:lang w:val="en-US" w:eastAsia="zh-CN"/>
              </w:rPr>
              <w:t>提供清单内主要产品材料小样供采购单位确认，并以此作为交付产品的验收标准之一;不限于(台面、脚轮、锁具等五金配件)</w:t>
            </w:r>
          </w:p>
        </w:tc>
      </w:tr>
      <w:tr w14:paraId="072F8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0" w:hRule="atLeast"/>
        </w:trPr>
        <w:tc>
          <w:tcPr>
            <w:tcW w:w="813" w:type="dxa"/>
            <w:tcBorders>
              <w:top w:val="single" w:color="auto" w:sz="4" w:space="0"/>
              <w:left w:val="single" w:color="auto" w:sz="4" w:space="0"/>
              <w:bottom w:val="single" w:color="auto" w:sz="4" w:space="0"/>
              <w:right w:val="single" w:color="auto" w:sz="4" w:space="0"/>
            </w:tcBorders>
            <w:noWrap w:val="0"/>
            <w:vAlign w:val="center"/>
          </w:tcPr>
          <w:p w14:paraId="4A02451F">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2</w:t>
            </w:r>
          </w:p>
        </w:tc>
        <w:tc>
          <w:tcPr>
            <w:tcW w:w="1503" w:type="dxa"/>
            <w:tcBorders>
              <w:top w:val="single" w:color="auto" w:sz="4" w:space="0"/>
              <w:left w:val="single" w:color="auto" w:sz="4" w:space="0"/>
              <w:bottom w:val="single" w:color="auto" w:sz="4" w:space="0"/>
              <w:right w:val="single" w:color="auto" w:sz="4" w:space="0"/>
            </w:tcBorders>
            <w:noWrap w:val="0"/>
            <w:vAlign w:val="top"/>
          </w:tcPr>
          <w:p w14:paraId="63A6CA25">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p w14:paraId="61832C50">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p w14:paraId="2D39CA46">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报价方式及要求</w:t>
            </w:r>
          </w:p>
          <w:p w14:paraId="719AFF6F">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53A32566">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del w:id="59" w:author="王秀子" w:date="2024-10-30T22:34:10Z">
              <w:r>
                <w:rPr>
                  <w:rFonts w:hint="eastAsia" w:asciiTheme="minorEastAsia" w:hAnsiTheme="minorEastAsia" w:eastAsiaTheme="minorEastAsia" w:cstheme="minorEastAsia"/>
                  <w:kern w:val="0"/>
                  <w:sz w:val="21"/>
                  <w:szCs w:val="21"/>
                  <w:lang w:val="zh-CN"/>
                </w:rPr>
                <w:delText>国产产品：</w:delText>
              </w:r>
            </w:del>
            <w:r>
              <w:rPr>
                <w:rFonts w:hint="eastAsia" w:asciiTheme="minorEastAsia" w:hAnsiTheme="minorEastAsia" w:eastAsiaTheme="minorEastAsia" w:cstheme="minorEastAsia"/>
                <w:kern w:val="0"/>
                <w:sz w:val="21"/>
                <w:szCs w:val="21"/>
                <w:lang w:val="zh-CN"/>
              </w:rPr>
              <w:t>投标报价</w:t>
            </w:r>
            <w:commentRangeStart w:id="275"/>
            <w:r>
              <w:rPr>
                <w:rFonts w:hint="eastAsia" w:asciiTheme="minorEastAsia" w:hAnsiTheme="minorEastAsia" w:eastAsiaTheme="minorEastAsia" w:cstheme="minorEastAsia"/>
                <w:kern w:val="0"/>
                <w:sz w:val="21"/>
                <w:szCs w:val="21"/>
                <w:lang w:val="zh-CN"/>
              </w:rPr>
              <w:t>必须</w:t>
            </w:r>
            <w:commentRangeEnd w:id="275"/>
            <w:r>
              <w:commentReference w:id="275"/>
            </w:r>
            <w:r>
              <w:rPr>
                <w:rFonts w:hint="eastAsia" w:asciiTheme="minorEastAsia" w:hAnsiTheme="minorEastAsia" w:eastAsiaTheme="minorEastAsia" w:cstheme="minorEastAsia"/>
                <w:kern w:val="0"/>
                <w:sz w:val="21"/>
                <w:szCs w:val="21"/>
                <w:lang w:val="zh-CN"/>
              </w:rPr>
              <w:t>是人民币含税价（投标价包含所有费用，包含但不限于货物价格、税费、招标范围内所有设备、安装中的相关费用（包括安装过程中损耗、额外材料、设计费等）、辅助设施及配件费、包装、运输、装卸、安装、调试、技术指导、培训、咨询、服务、保险、检测、</w:t>
            </w:r>
            <w:commentRangeStart w:id="276"/>
            <w:r>
              <w:rPr>
                <w:rFonts w:hint="eastAsia" w:asciiTheme="minorEastAsia" w:hAnsiTheme="minorEastAsia" w:eastAsiaTheme="minorEastAsia" w:cstheme="minorEastAsia"/>
                <w:kern w:val="0"/>
                <w:sz w:val="21"/>
                <w:szCs w:val="21"/>
                <w:lang w:val="zh-CN"/>
              </w:rPr>
              <w:t>验收合格</w:t>
            </w:r>
            <w:commentRangeEnd w:id="276"/>
            <w:r>
              <w:commentReference w:id="276"/>
            </w:r>
            <w:r>
              <w:rPr>
                <w:rFonts w:hint="eastAsia" w:asciiTheme="minorEastAsia" w:hAnsiTheme="minorEastAsia" w:eastAsiaTheme="minorEastAsia" w:cstheme="minorEastAsia"/>
                <w:kern w:val="0"/>
                <w:sz w:val="21"/>
                <w:szCs w:val="21"/>
                <w:lang w:val="zh-CN"/>
              </w:rPr>
              <w:t>交付使用之前以及技术和售后服务、质保期退运返修等其他所有费用）。</w:t>
            </w:r>
          </w:p>
        </w:tc>
      </w:tr>
      <w:tr w14:paraId="7890D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3" w:type="dxa"/>
            <w:tcBorders>
              <w:top w:val="single" w:color="auto" w:sz="4" w:space="0"/>
              <w:left w:val="single" w:color="auto" w:sz="4" w:space="0"/>
              <w:bottom w:val="single" w:color="auto" w:sz="4" w:space="0"/>
              <w:right w:val="single" w:color="auto" w:sz="4" w:space="0"/>
            </w:tcBorders>
            <w:noWrap w:val="0"/>
            <w:vAlign w:val="center"/>
          </w:tcPr>
          <w:p w14:paraId="493BDAF2">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3</w:t>
            </w:r>
          </w:p>
        </w:tc>
        <w:tc>
          <w:tcPr>
            <w:tcW w:w="1503" w:type="dxa"/>
            <w:tcBorders>
              <w:top w:val="single" w:color="auto" w:sz="4" w:space="0"/>
              <w:left w:val="single" w:color="auto" w:sz="4" w:space="0"/>
              <w:bottom w:val="single" w:color="auto" w:sz="4" w:space="0"/>
              <w:right w:val="single" w:color="auto" w:sz="4" w:space="0"/>
            </w:tcBorders>
            <w:noWrap w:val="0"/>
            <w:vAlign w:val="center"/>
          </w:tcPr>
          <w:p w14:paraId="7CAC88C5">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付款方式</w:t>
            </w:r>
          </w:p>
        </w:tc>
        <w:tc>
          <w:tcPr>
            <w:tcW w:w="6088" w:type="dxa"/>
            <w:tcBorders>
              <w:top w:val="single" w:color="auto" w:sz="4" w:space="0"/>
              <w:left w:val="single" w:color="auto" w:sz="4" w:space="0"/>
              <w:bottom w:val="single" w:color="auto" w:sz="4" w:space="0"/>
              <w:right w:val="single" w:color="auto" w:sz="4" w:space="0"/>
            </w:tcBorders>
            <w:noWrap w:val="0"/>
            <w:vAlign w:val="top"/>
          </w:tcPr>
          <w:p w14:paraId="1CFC1E01">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commentRangeStart w:id="277"/>
            <w:r>
              <w:rPr>
                <w:rFonts w:hint="eastAsia" w:asciiTheme="minorEastAsia" w:hAnsiTheme="minorEastAsia" w:eastAsiaTheme="minorEastAsia" w:cstheme="minorEastAsia"/>
                <w:kern w:val="0"/>
                <w:sz w:val="21"/>
                <w:szCs w:val="21"/>
                <w:lang w:val="zh-CN"/>
              </w:rPr>
              <w:t>签订合同后，采购人向中标人支付项目</w:t>
            </w:r>
            <w:r>
              <w:rPr>
                <w:rFonts w:hint="eastAsia" w:asciiTheme="minorEastAsia" w:hAnsiTheme="minorEastAsia" w:eastAsiaTheme="minorEastAsia" w:cstheme="minorEastAsia"/>
                <w:kern w:val="0"/>
                <w:sz w:val="21"/>
                <w:szCs w:val="21"/>
                <w:lang w:val="en-US" w:eastAsia="zh-CN"/>
              </w:rPr>
              <w:t>合同总</w:t>
            </w:r>
            <w:r>
              <w:rPr>
                <w:rFonts w:hint="eastAsia" w:asciiTheme="minorEastAsia" w:hAnsiTheme="minorEastAsia" w:eastAsiaTheme="minorEastAsia" w:cstheme="minorEastAsia"/>
                <w:kern w:val="0"/>
                <w:sz w:val="21"/>
                <w:szCs w:val="21"/>
                <w:lang w:val="zh-CN"/>
              </w:rPr>
              <w:t>金额的</w:t>
            </w:r>
            <w:r>
              <w:rPr>
                <w:rFonts w:hint="eastAsia" w:asciiTheme="minorEastAsia" w:hAnsiTheme="minorEastAsia" w:eastAsiaTheme="minorEastAsia" w:cstheme="minorEastAsia"/>
                <w:kern w:val="0"/>
                <w:sz w:val="21"/>
                <w:szCs w:val="21"/>
                <w:lang w:val="en-US" w:eastAsia="zh-CN"/>
              </w:rPr>
              <w:t>50</w:t>
            </w:r>
            <w:r>
              <w:rPr>
                <w:rFonts w:hint="eastAsia" w:asciiTheme="minorEastAsia" w:hAnsiTheme="minorEastAsia" w:eastAsiaTheme="minorEastAsia" w:cstheme="minorEastAsia"/>
                <w:kern w:val="0"/>
                <w:sz w:val="21"/>
                <w:szCs w:val="21"/>
                <w:lang w:val="zh-CN"/>
              </w:rPr>
              <w:t>%作为预付款。货物全部安装验收合格后，采购人向中标人支付项</w:t>
            </w:r>
            <w:r>
              <w:rPr>
                <w:rFonts w:hint="eastAsia" w:asciiTheme="minorEastAsia" w:hAnsiTheme="minorEastAsia" w:eastAsiaTheme="minorEastAsia" w:cstheme="minorEastAsia"/>
                <w:kern w:val="0"/>
                <w:sz w:val="21"/>
                <w:szCs w:val="21"/>
                <w:lang w:val="en-US" w:eastAsia="zh-CN"/>
              </w:rPr>
              <w:t>合同总</w:t>
            </w:r>
            <w:r>
              <w:rPr>
                <w:rFonts w:hint="eastAsia" w:asciiTheme="minorEastAsia" w:hAnsiTheme="minorEastAsia" w:eastAsiaTheme="minorEastAsia" w:cstheme="minorEastAsia"/>
                <w:kern w:val="0"/>
                <w:sz w:val="21"/>
                <w:szCs w:val="21"/>
                <w:lang w:val="zh-CN"/>
              </w:rPr>
              <w:t>金额的</w:t>
            </w:r>
            <w:r>
              <w:rPr>
                <w:rFonts w:hint="eastAsia" w:asciiTheme="minorEastAsia" w:hAnsiTheme="minorEastAsia" w:eastAsiaTheme="minorEastAsia" w:cstheme="minorEastAsia"/>
                <w:kern w:val="0"/>
                <w:sz w:val="21"/>
                <w:szCs w:val="21"/>
                <w:lang w:val="en-US" w:eastAsia="zh-CN"/>
              </w:rPr>
              <w:t>50</w:t>
            </w:r>
            <w:r>
              <w:rPr>
                <w:rFonts w:hint="eastAsia" w:asciiTheme="minorEastAsia" w:hAnsiTheme="minorEastAsia" w:eastAsiaTheme="minorEastAsia" w:cstheme="minorEastAsia"/>
                <w:kern w:val="0"/>
                <w:sz w:val="21"/>
                <w:szCs w:val="21"/>
                <w:lang w:val="zh-CN"/>
              </w:rPr>
              <w:t>%货款。中标人应向采购人提交正规税务发票，作为付款前提条件。</w:t>
            </w:r>
            <w:commentRangeEnd w:id="277"/>
            <w:r>
              <w:commentReference w:id="277"/>
            </w:r>
          </w:p>
        </w:tc>
      </w:tr>
      <w:tr w14:paraId="38C07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813" w:type="dxa"/>
            <w:vMerge w:val="restart"/>
            <w:tcBorders>
              <w:top w:val="single" w:color="auto" w:sz="4" w:space="0"/>
              <w:left w:val="single" w:color="auto" w:sz="4" w:space="0"/>
              <w:bottom w:val="single" w:color="auto" w:sz="4" w:space="0"/>
              <w:right w:val="single" w:color="auto" w:sz="4" w:space="0"/>
            </w:tcBorders>
            <w:noWrap w:val="0"/>
            <w:vAlign w:val="center"/>
          </w:tcPr>
          <w:p w14:paraId="2C808E2B">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4</w:t>
            </w:r>
          </w:p>
        </w:tc>
        <w:tc>
          <w:tcPr>
            <w:tcW w:w="1503" w:type="dxa"/>
            <w:vMerge w:val="restart"/>
            <w:tcBorders>
              <w:top w:val="single" w:color="auto" w:sz="4" w:space="0"/>
              <w:left w:val="single" w:color="auto" w:sz="4" w:space="0"/>
              <w:bottom w:val="single" w:color="auto" w:sz="4" w:space="0"/>
              <w:right w:val="single" w:color="auto" w:sz="4" w:space="0"/>
            </w:tcBorders>
            <w:noWrap w:val="0"/>
            <w:vAlign w:val="center"/>
          </w:tcPr>
          <w:p w14:paraId="6D586F0D">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培训要求</w:t>
            </w:r>
          </w:p>
        </w:tc>
        <w:tc>
          <w:tcPr>
            <w:tcW w:w="6088" w:type="dxa"/>
            <w:tcBorders>
              <w:top w:val="single" w:color="auto" w:sz="4" w:space="0"/>
              <w:left w:val="single" w:color="auto" w:sz="4" w:space="0"/>
              <w:bottom w:val="single" w:color="auto" w:sz="4" w:space="0"/>
              <w:right w:val="single" w:color="auto" w:sz="4" w:space="0"/>
            </w:tcBorders>
            <w:noWrap w:val="0"/>
            <w:vAlign w:val="top"/>
          </w:tcPr>
          <w:p w14:paraId="168AB39A">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4.1满足24小时热线服务。</w:t>
            </w:r>
          </w:p>
        </w:tc>
      </w:tr>
      <w:tr w14:paraId="636B0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813" w:type="dxa"/>
            <w:vMerge w:val="continue"/>
            <w:tcBorders>
              <w:top w:val="single" w:color="auto" w:sz="4" w:space="0"/>
              <w:left w:val="single" w:color="auto" w:sz="4" w:space="0"/>
              <w:bottom w:val="single" w:color="auto" w:sz="4" w:space="0"/>
              <w:right w:val="single" w:color="auto" w:sz="4" w:space="0"/>
            </w:tcBorders>
            <w:noWrap w:val="0"/>
            <w:vAlign w:val="center"/>
          </w:tcPr>
          <w:p w14:paraId="7433857B">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1503" w:type="dxa"/>
            <w:vMerge w:val="continue"/>
            <w:tcBorders>
              <w:top w:val="single" w:color="auto" w:sz="4" w:space="0"/>
              <w:left w:val="single" w:color="auto" w:sz="4" w:space="0"/>
              <w:bottom w:val="single" w:color="auto" w:sz="4" w:space="0"/>
              <w:right w:val="single" w:color="auto" w:sz="4" w:space="0"/>
            </w:tcBorders>
            <w:noWrap w:val="0"/>
            <w:vAlign w:val="center"/>
          </w:tcPr>
          <w:p w14:paraId="6E4E7598">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43AC9294">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4.2为保证投标人所提供的货物和设备安全、可靠运行，便于采购人的运行维护，</w:t>
            </w:r>
            <w:commentRangeStart w:id="278"/>
            <w:r>
              <w:rPr>
                <w:rFonts w:hint="eastAsia" w:asciiTheme="minorEastAsia" w:hAnsiTheme="minorEastAsia" w:eastAsiaTheme="minorEastAsia" w:cstheme="minorEastAsia"/>
                <w:kern w:val="0"/>
                <w:sz w:val="21"/>
                <w:szCs w:val="21"/>
                <w:lang w:val="zh-CN"/>
              </w:rPr>
              <w:t>必须</w:t>
            </w:r>
            <w:commentRangeEnd w:id="278"/>
            <w:r>
              <w:commentReference w:id="278"/>
            </w:r>
            <w:r>
              <w:rPr>
                <w:rFonts w:hint="eastAsia" w:asciiTheme="minorEastAsia" w:hAnsiTheme="minorEastAsia" w:eastAsiaTheme="minorEastAsia" w:cstheme="minorEastAsia"/>
                <w:kern w:val="0"/>
                <w:sz w:val="21"/>
                <w:szCs w:val="21"/>
                <w:lang w:val="zh-CN"/>
              </w:rPr>
              <w:t>对采购人培训合格的维护和管理人员。</w:t>
            </w:r>
          </w:p>
        </w:tc>
      </w:tr>
      <w:tr w14:paraId="4CB1D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813" w:type="dxa"/>
            <w:vMerge w:val="continue"/>
            <w:tcBorders>
              <w:top w:val="single" w:color="auto" w:sz="4" w:space="0"/>
              <w:left w:val="single" w:color="auto" w:sz="4" w:space="0"/>
              <w:bottom w:val="single" w:color="auto" w:sz="4" w:space="0"/>
              <w:right w:val="single" w:color="auto" w:sz="4" w:space="0"/>
            </w:tcBorders>
            <w:noWrap w:val="0"/>
            <w:vAlign w:val="center"/>
          </w:tcPr>
          <w:p w14:paraId="5D464819">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1503" w:type="dxa"/>
            <w:vMerge w:val="continue"/>
            <w:tcBorders>
              <w:top w:val="single" w:color="auto" w:sz="4" w:space="0"/>
              <w:left w:val="single" w:color="auto" w:sz="4" w:space="0"/>
              <w:bottom w:val="single" w:color="auto" w:sz="4" w:space="0"/>
              <w:right w:val="single" w:color="auto" w:sz="4" w:space="0"/>
            </w:tcBorders>
            <w:noWrap w:val="0"/>
            <w:vAlign w:val="center"/>
          </w:tcPr>
          <w:p w14:paraId="3983CB61">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52896967">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4.3投标人负责对采购人提供至少一次现场技术培训，以便工作人员在培训后能熟练地掌握系统的维护工作，并能及时排除大部分的系统障碍。</w:t>
            </w:r>
          </w:p>
        </w:tc>
      </w:tr>
      <w:tr w14:paraId="034B1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813" w:type="dxa"/>
            <w:tcBorders>
              <w:top w:val="single" w:color="auto" w:sz="4" w:space="0"/>
              <w:left w:val="single" w:color="auto" w:sz="4" w:space="0"/>
              <w:bottom w:val="single" w:color="auto" w:sz="4" w:space="0"/>
              <w:right w:val="single" w:color="auto" w:sz="4" w:space="0"/>
            </w:tcBorders>
            <w:noWrap w:val="0"/>
            <w:vAlign w:val="center"/>
          </w:tcPr>
          <w:p w14:paraId="693351C9">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5</w:t>
            </w:r>
          </w:p>
        </w:tc>
        <w:tc>
          <w:tcPr>
            <w:tcW w:w="1503" w:type="dxa"/>
            <w:tcBorders>
              <w:top w:val="single" w:color="auto" w:sz="4" w:space="0"/>
              <w:left w:val="single" w:color="auto" w:sz="4" w:space="0"/>
              <w:bottom w:val="single" w:color="auto" w:sz="4" w:space="0"/>
              <w:right w:val="single" w:color="auto" w:sz="4" w:space="0"/>
            </w:tcBorders>
            <w:noWrap w:val="0"/>
            <w:vAlign w:val="top"/>
          </w:tcPr>
          <w:p w14:paraId="0D30DA77">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p w14:paraId="3E9D2A4A">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运输及包装方式的要求</w:t>
            </w:r>
          </w:p>
        </w:tc>
        <w:tc>
          <w:tcPr>
            <w:tcW w:w="6088" w:type="dxa"/>
            <w:tcBorders>
              <w:top w:val="single" w:color="auto" w:sz="4" w:space="0"/>
              <w:left w:val="single" w:color="auto" w:sz="4" w:space="0"/>
              <w:bottom w:val="single" w:color="auto" w:sz="4" w:space="0"/>
              <w:right w:val="single" w:color="auto" w:sz="4" w:space="0"/>
            </w:tcBorders>
            <w:noWrap w:val="0"/>
            <w:vAlign w:val="top"/>
          </w:tcPr>
          <w:p w14:paraId="6A7D6290">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5.1设备的包装、运输由投标人负责，投标人应对任何由于不当包装或防护措施不利而导致的商品损坏、损失、费用增长等后果负责。</w:t>
            </w:r>
          </w:p>
        </w:tc>
      </w:tr>
      <w:tr w14:paraId="7B1E7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13" w:type="dxa"/>
            <w:vMerge w:val="restart"/>
            <w:tcBorders>
              <w:top w:val="single" w:color="auto" w:sz="4" w:space="0"/>
              <w:left w:val="single" w:color="auto" w:sz="4" w:space="0"/>
              <w:bottom w:val="single" w:color="auto" w:sz="4" w:space="0"/>
              <w:right w:val="single" w:color="auto" w:sz="4" w:space="0"/>
            </w:tcBorders>
            <w:noWrap w:val="0"/>
            <w:vAlign w:val="center"/>
          </w:tcPr>
          <w:p w14:paraId="43604EFA">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6</w:t>
            </w:r>
          </w:p>
        </w:tc>
        <w:tc>
          <w:tcPr>
            <w:tcW w:w="1503" w:type="dxa"/>
            <w:vMerge w:val="restart"/>
            <w:tcBorders>
              <w:top w:val="single" w:color="auto" w:sz="4" w:space="0"/>
              <w:left w:val="single" w:color="auto" w:sz="4" w:space="0"/>
              <w:bottom w:val="single" w:color="auto" w:sz="4" w:space="0"/>
              <w:right w:val="single" w:color="auto" w:sz="4" w:space="0"/>
            </w:tcBorders>
            <w:noWrap w:val="0"/>
            <w:vAlign w:val="center"/>
          </w:tcPr>
          <w:p w14:paraId="67F7D55B">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安装、调试和验收</w:t>
            </w:r>
          </w:p>
        </w:tc>
        <w:tc>
          <w:tcPr>
            <w:tcW w:w="6088" w:type="dxa"/>
            <w:tcBorders>
              <w:top w:val="single" w:color="auto" w:sz="4" w:space="0"/>
              <w:left w:val="single" w:color="auto" w:sz="4" w:space="0"/>
              <w:bottom w:val="single" w:color="auto" w:sz="4" w:space="0"/>
              <w:right w:val="single" w:color="auto" w:sz="4" w:space="0"/>
            </w:tcBorders>
            <w:noWrap w:val="0"/>
            <w:vAlign w:val="top"/>
          </w:tcPr>
          <w:p w14:paraId="3ACFE74D">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6.1投标人货物经过双方检验认可后，签署验收报告，产品保修期自验收合格之日起算，由投标人提供产品保修文件。</w:t>
            </w:r>
          </w:p>
        </w:tc>
      </w:tr>
      <w:tr w14:paraId="1E793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3" w:hRule="atLeast"/>
        </w:trPr>
        <w:tc>
          <w:tcPr>
            <w:tcW w:w="813" w:type="dxa"/>
            <w:vMerge w:val="continue"/>
            <w:tcBorders>
              <w:top w:val="single" w:color="auto" w:sz="4" w:space="0"/>
              <w:left w:val="single" w:color="auto" w:sz="4" w:space="0"/>
              <w:bottom w:val="single" w:color="auto" w:sz="4" w:space="0"/>
              <w:right w:val="single" w:color="auto" w:sz="4" w:space="0"/>
            </w:tcBorders>
            <w:noWrap w:val="0"/>
            <w:vAlign w:val="center"/>
          </w:tcPr>
          <w:p w14:paraId="3C04F9FF">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1503" w:type="dxa"/>
            <w:vMerge w:val="continue"/>
            <w:tcBorders>
              <w:top w:val="single" w:color="auto" w:sz="4" w:space="0"/>
              <w:left w:val="single" w:color="auto" w:sz="4" w:space="0"/>
              <w:bottom w:val="single" w:color="auto" w:sz="4" w:space="0"/>
              <w:right w:val="single" w:color="auto" w:sz="4" w:space="0"/>
            </w:tcBorders>
            <w:noWrap w:val="0"/>
            <w:vAlign w:val="top"/>
          </w:tcPr>
          <w:p w14:paraId="04C10183">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7E430110">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6.2当满足以下条件时，采购人才向投标人签发货物验收报告：</w:t>
            </w:r>
          </w:p>
          <w:p w14:paraId="4E7D958B">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a、投标人已按照合同规定提供了全部产品及完整的技术资料。</w:t>
            </w:r>
          </w:p>
          <w:p w14:paraId="01CE3030">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b、货物符合</w:t>
            </w:r>
            <w:commentRangeStart w:id="279"/>
            <w:r>
              <w:rPr>
                <w:rFonts w:hint="eastAsia" w:asciiTheme="minorEastAsia" w:hAnsiTheme="minorEastAsia" w:eastAsiaTheme="minorEastAsia" w:cstheme="minorEastAsia"/>
                <w:kern w:val="0"/>
                <w:sz w:val="21"/>
                <w:szCs w:val="21"/>
                <w:lang w:val="zh-CN"/>
              </w:rPr>
              <w:t>招标文件技术</w:t>
            </w:r>
            <w:del w:id="60" w:author="王秀子" w:date="2024-10-30T22:35:23Z">
              <w:r>
                <w:rPr>
                  <w:rFonts w:hint="eastAsia" w:asciiTheme="minorEastAsia" w:hAnsiTheme="minorEastAsia" w:eastAsiaTheme="minorEastAsia" w:cstheme="minorEastAsia"/>
                  <w:kern w:val="0"/>
                  <w:sz w:val="21"/>
                  <w:szCs w:val="21"/>
                  <w:lang w:val="zh-CN"/>
                </w:rPr>
                <w:delText>规格书的</w:delText>
              </w:r>
            </w:del>
            <w:r>
              <w:rPr>
                <w:rFonts w:hint="eastAsia" w:asciiTheme="minorEastAsia" w:hAnsiTheme="minorEastAsia" w:eastAsiaTheme="minorEastAsia" w:cstheme="minorEastAsia"/>
                <w:kern w:val="0"/>
                <w:sz w:val="21"/>
                <w:szCs w:val="21"/>
                <w:lang w:val="zh-CN"/>
              </w:rPr>
              <w:t>要求</w:t>
            </w:r>
            <w:ins w:id="61" w:author="王秀子" w:date="2024-10-30T22:35:26Z">
              <w:r>
                <w:rPr>
                  <w:rFonts w:hint="eastAsia" w:asciiTheme="minorEastAsia" w:hAnsiTheme="minorEastAsia" w:eastAsiaTheme="minorEastAsia" w:cstheme="minorEastAsia"/>
                  <w:kern w:val="0"/>
                  <w:sz w:val="21"/>
                  <w:szCs w:val="21"/>
                  <w:lang w:val="en-US" w:eastAsia="zh-CN"/>
                </w:rPr>
                <w:t>或投标</w:t>
              </w:r>
            </w:ins>
            <w:ins w:id="62" w:author="王秀子" w:date="2024-10-30T22:35:27Z">
              <w:r>
                <w:rPr>
                  <w:rFonts w:hint="eastAsia" w:asciiTheme="minorEastAsia" w:hAnsiTheme="minorEastAsia" w:eastAsiaTheme="minorEastAsia" w:cstheme="minorEastAsia"/>
                  <w:kern w:val="0"/>
                  <w:sz w:val="21"/>
                  <w:szCs w:val="21"/>
                  <w:lang w:val="en-US" w:eastAsia="zh-CN"/>
                </w:rPr>
                <w:t>文件</w:t>
              </w:r>
            </w:ins>
            <w:ins w:id="63" w:author="王秀子" w:date="2024-10-30T22:35:28Z">
              <w:r>
                <w:rPr>
                  <w:rFonts w:hint="eastAsia" w:asciiTheme="minorEastAsia" w:hAnsiTheme="minorEastAsia" w:eastAsiaTheme="minorEastAsia" w:cstheme="minorEastAsia"/>
                  <w:kern w:val="0"/>
                  <w:sz w:val="21"/>
                  <w:szCs w:val="21"/>
                  <w:lang w:val="en-US" w:eastAsia="zh-CN"/>
                </w:rPr>
                <w:t>响应</w:t>
              </w:r>
              <w:commentRangeEnd w:id="279"/>
            </w:ins>
            <w:r>
              <w:commentReference w:id="279"/>
            </w:r>
            <w:r>
              <w:rPr>
                <w:rFonts w:hint="eastAsia" w:asciiTheme="minorEastAsia" w:hAnsiTheme="minorEastAsia" w:eastAsiaTheme="minorEastAsia" w:cstheme="minorEastAsia"/>
                <w:kern w:val="0"/>
                <w:sz w:val="21"/>
                <w:szCs w:val="21"/>
                <w:lang w:val="zh-CN"/>
              </w:rPr>
              <w:t>，性能满足要求。</w:t>
            </w:r>
          </w:p>
          <w:p w14:paraId="55FCED47">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c、货物具备产品合格证。</w:t>
            </w:r>
          </w:p>
        </w:tc>
      </w:tr>
      <w:tr w14:paraId="4A8F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13" w:type="dxa"/>
            <w:vMerge w:val="continue"/>
            <w:tcBorders>
              <w:top w:val="single" w:color="auto" w:sz="4" w:space="0"/>
              <w:left w:val="single" w:color="auto" w:sz="4" w:space="0"/>
              <w:bottom w:val="single" w:color="auto" w:sz="4" w:space="0"/>
              <w:right w:val="single" w:color="auto" w:sz="4" w:space="0"/>
            </w:tcBorders>
            <w:noWrap w:val="0"/>
            <w:vAlign w:val="center"/>
          </w:tcPr>
          <w:p w14:paraId="1E0E2339">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1503" w:type="dxa"/>
            <w:vMerge w:val="continue"/>
            <w:tcBorders>
              <w:top w:val="single" w:color="auto" w:sz="4" w:space="0"/>
              <w:left w:val="single" w:color="auto" w:sz="4" w:space="0"/>
              <w:bottom w:val="single" w:color="auto" w:sz="4" w:space="0"/>
              <w:right w:val="single" w:color="auto" w:sz="4" w:space="0"/>
            </w:tcBorders>
            <w:noWrap w:val="0"/>
            <w:vAlign w:val="top"/>
          </w:tcPr>
          <w:p w14:paraId="2B53B7AB">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49F869E0">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6.3投标人技术工程师负责现场的免费安装、调试。</w:t>
            </w:r>
          </w:p>
        </w:tc>
      </w:tr>
      <w:tr w14:paraId="0272E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13" w:type="dxa"/>
            <w:vMerge w:val="continue"/>
            <w:tcBorders>
              <w:top w:val="single" w:color="auto" w:sz="4" w:space="0"/>
              <w:left w:val="single" w:color="auto" w:sz="4" w:space="0"/>
              <w:bottom w:val="single" w:color="auto" w:sz="4" w:space="0"/>
              <w:right w:val="single" w:color="auto" w:sz="4" w:space="0"/>
            </w:tcBorders>
            <w:noWrap w:val="0"/>
            <w:vAlign w:val="center"/>
          </w:tcPr>
          <w:p w14:paraId="1784C053">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1503" w:type="dxa"/>
            <w:vMerge w:val="continue"/>
            <w:tcBorders>
              <w:top w:val="single" w:color="auto" w:sz="4" w:space="0"/>
              <w:left w:val="single" w:color="auto" w:sz="4" w:space="0"/>
              <w:bottom w:val="single" w:color="auto" w:sz="4" w:space="0"/>
              <w:right w:val="single" w:color="auto" w:sz="4" w:space="0"/>
            </w:tcBorders>
            <w:noWrap w:val="0"/>
            <w:vAlign w:val="top"/>
          </w:tcPr>
          <w:p w14:paraId="1FE4057D">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3C020BBE">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6.4货物和设备运抵安装现场后，采购人将与投标人共同开箱验收, 如投标人届时不派人来,则验收结果应以采购人和当地商检人员的验收报告为最终验收结果。验收时发现短缺、破损, 采购人有权要求投标人立即补发和负责更换。</w:t>
            </w:r>
          </w:p>
        </w:tc>
      </w:tr>
      <w:tr w14:paraId="53B13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13" w:type="dxa"/>
            <w:vMerge w:val="continue"/>
            <w:tcBorders>
              <w:top w:val="single" w:color="auto" w:sz="4" w:space="0"/>
              <w:left w:val="single" w:color="auto" w:sz="4" w:space="0"/>
              <w:bottom w:val="single" w:color="auto" w:sz="4" w:space="0"/>
              <w:right w:val="single" w:color="auto" w:sz="4" w:space="0"/>
            </w:tcBorders>
            <w:noWrap w:val="0"/>
            <w:vAlign w:val="center"/>
          </w:tcPr>
          <w:p w14:paraId="451A9480">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1503" w:type="dxa"/>
            <w:vMerge w:val="continue"/>
            <w:tcBorders>
              <w:top w:val="single" w:color="auto" w:sz="4" w:space="0"/>
              <w:left w:val="single" w:color="auto" w:sz="4" w:space="0"/>
              <w:bottom w:val="single" w:color="auto" w:sz="4" w:space="0"/>
              <w:right w:val="single" w:color="auto" w:sz="4" w:space="0"/>
            </w:tcBorders>
            <w:noWrap w:val="0"/>
            <w:vAlign w:val="top"/>
          </w:tcPr>
          <w:p w14:paraId="0963A72A">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5FCCB664">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commentRangeStart w:id="280"/>
            <w:r>
              <w:rPr>
                <w:rFonts w:hint="eastAsia" w:asciiTheme="minorEastAsia" w:hAnsiTheme="minorEastAsia" w:eastAsiaTheme="minorEastAsia" w:cstheme="minorEastAsia"/>
                <w:kern w:val="0"/>
                <w:sz w:val="21"/>
                <w:szCs w:val="21"/>
                <w:lang w:val="zh-CN"/>
              </w:rPr>
              <w:t>6.5投标人应提出货物和设备测试的内容、项目、指标和方法,投标人有责任对采购人的技术人员提出的问题作出解答。测试应进行详细记录, 货物和设备测试结束后, 由投标人技术人员签字后交给采购人验收。</w:t>
            </w:r>
            <w:commentRangeEnd w:id="280"/>
            <w:r>
              <w:commentReference w:id="280"/>
            </w:r>
          </w:p>
        </w:tc>
      </w:tr>
      <w:tr w14:paraId="50AF8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13" w:type="dxa"/>
            <w:vMerge w:val="continue"/>
            <w:tcBorders>
              <w:top w:val="single" w:color="auto" w:sz="4" w:space="0"/>
              <w:left w:val="single" w:color="auto" w:sz="4" w:space="0"/>
              <w:bottom w:val="single" w:color="auto" w:sz="4" w:space="0"/>
              <w:right w:val="single" w:color="auto" w:sz="4" w:space="0"/>
            </w:tcBorders>
            <w:noWrap w:val="0"/>
            <w:vAlign w:val="center"/>
          </w:tcPr>
          <w:p w14:paraId="3D850CB2">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1503" w:type="dxa"/>
            <w:vMerge w:val="continue"/>
            <w:tcBorders>
              <w:top w:val="single" w:color="auto" w:sz="4" w:space="0"/>
              <w:left w:val="single" w:color="auto" w:sz="4" w:space="0"/>
              <w:bottom w:val="single" w:color="auto" w:sz="4" w:space="0"/>
              <w:right w:val="single" w:color="auto" w:sz="4" w:space="0"/>
            </w:tcBorders>
            <w:noWrap w:val="0"/>
            <w:vAlign w:val="top"/>
          </w:tcPr>
          <w:p w14:paraId="2A428968">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4BCB9885">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6.6</w:t>
            </w:r>
            <w:commentRangeStart w:id="281"/>
            <w:r>
              <w:rPr>
                <w:rFonts w:hint="eastAsia" w:asciiTheme="minorEastAsia" w:hAnsiTheme="minorEastAsia" w:eastAsiaTheme="minorEastAsia" w:cstheme="minorEastAsia"/>
                <w:kern w:val="0"/>
                <w:sz w:val="21"/>
                <w:szCs w:val="21"/>
                <w:lang w:val="zh-CN"/>
              </w:rPr>
              <w:t>保修期</w:t>
            </w:r>
            <w:commentRangeEnd w:id="281"/>
            <w:r>
              <w:commentReference w:id="281"/>
            </w:r>
            <w:r>
              <w:rPr>
                <w:rFonts w:hint="eastAsia" w:asciiTheme="minorEastAsia" w:hAnsiTheme="minorEastAsia" w:eastAsiaTheme="minorEastAsia" w:cstheme="minorEastAsia"/>
                <w:kern w:val="0"/>
                <w:sz w:val="21"/>
                <w:szCs w:val="21"/>
                <w:lang w:val="zh-CN"/>
              </w:rPr>
              <w:t>自最终安装验收合格后开始，</w:t>
            </w:r>
            <w:commentRangeStart w:id="282"/>
            <w:r>
              <w:rPr>
                <w:rFonts w:hint="eastAsia" w:asciiTheme="minorEastAsia" w:hAnsiTheme="minorEastAsia" w:eastAsiaTheme="minorEastAsia" w:cstheme="minorEastAsia"/>
                <w:kern w:val="0"/>
                <w:sz w:val="21"/>
                <w:szCs w:val="21"/>
                <w:lang w:val="zh-CN"/>
              </w:rPr>
              <w:t>保修期</w:t>
            </w:r>
            <w:commentRangeEnd w:id="282"/>
            <w:r>
              <w:commentReference w:id="282"/>
            </w:r>
            <w:r>
              <w:rPr>
                <w:rFonts w:hint="eastAsia" w:asciiTheme="minorEastAsia" w:hAnsiTheme="minorEastAsia" w:eastAsiaTheme="minorEastAsia" w:cstheme="minorEastAsia"/>
                <w:kern w:val="0"/>
                <w:sz w:val="21"/>
                <w:szCs w:val="21"/>
                <w:lang w:val="zh-CN"/>
              </w:rPr>
              <w:t>内卖方要保修除消耗品以外的所有部件。在</w:t>
            </w:r>
            <w:commentRangeStart w:id="283"/>
            <w:r>
              <w:rPr>
                <w:rFonts w:hint="eastAsia" w:asciiTheme="minorEastAsia" w:hAnsiTheme="minorEastAsia" w:eastAsiaTheme="minorEastAsia" w:cstheme="minorEastAsia"/>
                <w:kern w:val="0"/>
                <w:sz w:val="21"/>
                <w:szCs w:val="21"/>
                <w:lang w:val="zh-CN"/>
              </w:rPr>
              <w:t>保修期</w:t>
            </w:r>
            <w:commentRangeEnd w:id="283"/>
            <w:r>
              <w:commentReference w:id="283"/>
            </w:r>
            <w:r>
              <w:rPr>
                <w:rFonts w:hint="eastAsia" w:asciiTheme="minorEastAsia" w:hAnsiTheme="minorEastAsia" w:eastAsiaTheme="minorEastAsia" w:cstheme="minorEastAsia"/>
                <w:kern w:val="0"/>
                <w:sz w:val="21"/>
                <w:szCs w:val="21"/>
                <w:lang w:val="zh-CN"/>
              </w:rPr>
              <w:t>内，如果货物和设备发生故障，投标人要调查故障原因并修复直至满足最终验收指标和性能的要求，或者更换整个或部分有缺陷的材料。</w:t>
            </w:r>
            <w:commentRangeStart w:id="284"/>
            <w:r>
              <w:rPr>
                <w:rFonts w:hint="eastAsia" w:asciiTheme="minorEastAsia" w:hAnsiTheme="minorEastAsia" w:eastAsiaTheme="minorEastAsia" w:cstheme="minorEastAsia"/>
                <w:kern w:val="0"/>
                <w:sz w:val="21"/>
                <w:szCs w:val="21"/>
                <w:lang w:val="zh-CN"/>
              </w:rPr>
              <w:t>以上</w:t>
            </w:r>
            <w:ins w:id="64" w:author="王秀子" w:date="2024-10-30T22:37:46Z">
              <w:r>
                <w:rPr>
                  <w:rFonts w:hint="eastAsia" w:ascii="宋体" w:hAnsi="宋体" w:eastAsia="宋体" w:cs="宋体"/>
                  <w:snapToGrid w:val="0"/>
                  <w:color w:val="auto"/>
                  <w:kern w:val="0"/>
                  <w:szCs w:val="21"/>
                  <w:highlight w:val="none"/>
                  <w:lang w:val="en-US" w:eastAsia="zh-CN"/>
                </w:rPr>
                <w:t>涉及的费用</w:t>
              </w:r>
            </w:ins>
            <w:r>
              <w:rPr>
                <w:rFonts w:hint="eastAsia" w:asciiTheme="minorEastAsia" w:hAnsiTheme="minorEastAsia" w:eastAsiaTheme="minorEastAsia" w:cstheme="minorEastAsia"/>
                <w:kern w:val="0"/>
                <w:sz w:val="21"/>
                <w:szCs w:val="21"/>
                <w:lang w:val="zh-CN"/>
              </w:rPr>
              <w:t>都应</w:t>
            </w:r>
            <w:ins w:id="65" w:author="王秀子" w:date="2024-10-30T22:37:50Z">
              <w:del w:id="66" w:author="王秀子" w:date="2024-10-16T20:24:30Z">
                <w:r>
                  <w:rPr>
                    <w:rFonts w:hint="default" w:ascii="宋体" w:hAnsi="宋体" w:eastAsia="宋体" w:cs="宋体"/>
                    <w:snapToGrid w:val="0"/>
                    <w:color w:val="auto"/>
                    <w:kern w:val="0"/>
                    <w:szCs w:val="21"/>
                    <w:highlight w:val="none"/>
                    <w:lang w:val="en-US" w:eastAsia="zh-CN"/>
                  </w:rPr>
                  <w:delText>是免费的。</w:delText>
                </w:r>
              </w:del>
            </w:ins>
            <w:ins w:id="67" w:author="王秀子" w:date="2024-10-30T22:37:50Z">
              <w:r>
                <w:rPr>
                  <w:rFonts w:hint="eastAsia" w:ascii="宋体" w:hAnsi="宋体" w:eastAsia="宋体" w:cs="宋体"/>
                  <w:snapToGrid w:val="0"/>
                  <w:color w:val="auto"/>
                  <w:kern w:val="0"/>
                  <w:szCs w:val="21"/>
                  <w:highlight w:val="none"/>
                  <w:lang w:val="en-US" w:eastAsia="zh-CN"/>
                </w:rPr>
                <w:t>包含在本项目投标报价中。</w:t>
              </w:r>
            </w:ins>
            <w:del w:id="68" w:author="王秀子" w:date="2024-10-30T22:37:50Z">
              <w:r>
                <w:rPr>
                  <w:rFonts w:hint="eastAsia" w:asciiTheme="minorEastAsia" w:hAnsiTheme="minorEastAsia" w:eastAsiaTheme="minorEastAsia" w:cstheme="minorEastAsia"/>
                  <w:kern w:val="0"/>
                  <w:sz w:val="21"/>
                  <w:szCs w:val="21"/>
                  <w:lang w:val="zh-CN"/>
                </w:rPr>
                <w:delText>是免费的</w:delText>
              </w:r>
            </w:del>
            <w:r>
              <w:rPr>
                <w:rFonts w:hint="eastAsia" w:asciiTheme="minorEastAsia" w:hAnsiTheme="minorEastAsia" w:eastAsiaTheme="minorEastAsia" w:cstheme="minorEastAsia"/>
                <w:kern w:val="0"/>
                <w:sz w:val="21"/>
                <w:szCs w:val="21"/>
                <w:lang w:val="zh-CN"/>
              </w:rPr>
              <w:t>。</w:t>
            </w:r>
            <w:commentRangeEnd w:id="284"/>
            <w:r>
              <w:commentReference w:id="284"/>
            </w:r>
          </w:p>
        </w:tc>
      </w:tr>
      <w:tr w14:paraId="4562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 w:hRule="atLeast"/>
        </w:trPr>
        <w:tc>
          <w:tcPr>
            <w:tcW w:w="813" w:type="dxa"/>
            <w:vMerge w:val="restart"/>
            <w:tcBorders>
              <w:top w:val="single" w:color="auto" w:sz="4" w:space="0"/>
              <w:left w:val="single" w:color="auto" w:sz="4" w:space="0"/>
              <w:right w:val="single" w:color="auto" w:sz="4" w:space="0"/>
            </w:tcBorders>
            <w:noWrap w:val="0"/>
            <w:vAlign w:val="center"/>
          </w:tcPr>
          <w:p w14:paraId="5AF62E95">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7</w:t>
            </w:r>
          </w:p>
        </w:tc>
        <w:tc>
          <w:tcPr>
            <w:tcW w:w="1503" w:type="dxa"/>
            <w:vMerge w:val="restart"/>
            <w:tcBorders>
              <w:top w:val="single" w:color="auto" w:sz="4" w:space="0"/>
              <w:left w:val="single" w:color="auto" w:sz="4" w:space="0"/>
              <w:right w:val="single" w:color="auto" w:sz="4" w:space="0"/>
            </w:tcBorders>
            <w:noWrap w:val="0"/>
            <w:vAlign w:val="top"/>
          </w:tcPr>
          <w:p w14:paraId="3136F958">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p w14:paraId="147123CE">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p w14:paraId="5DC34293">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p w14:paraId="5D6C4548">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p w14:paraId="248F2BB9">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关于违约</w:t>
            </w:r>
          </w:p>
        </w:tc>
        <w:tc>
          <w:tcPr>
            <w:tcW w:w="6088" w:type="dxa"/>
            <w:tcBorders>
              <w:top w:val="single" w:color="auto" w:sz="4" w:space="0"/>
              <w:left w:val="single" w:color="auto" w:sz="4" w:space="0"/>
              <w:bottom w:val="single" w:color="auto" w:sz="4" w:space="0"/>
              <w:right w:val="single" w:color="auto" w:sz="4" w:space="0"/>
            </w:tcBorders>
            <w:noWrap w:val="0"/>
            <w:vAlign w:val="top"/>
          </w:tcPr>
          <w:p w14:paraId="6076A057">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7.1中标人不能交货的，投标人</w:t>
            </w:r>
            <w:commentRangeStart w:id="285"/>
            <w:r>
              <w:rPr>
                <w:rFonts w:hint="eastAsia" w:asciiTheme="minorEastAsia" w:hAnsiTheme="minorEastAsia" w:eastAsiaTheme="minorEastAsia" w:cstheme="minorEastAsia"/>
                <w:kern w:val="0"/>
                <w:sz w:val="21"/>
                <w:szCs w:val="21"/>
                <w:lang w:val="zh-CN"/>
              </w:rPr>
              <w:t>须</w:t>
            </w:r>
            <w:commentRangeEnd w:id="285"/>
            <w:r>
              <w:commentReference w:id="285"/>
            </w:r>
            <w:r>
              <w:rPr>
                <w:rFonts w:hint="eastAsia" w:asciiTheme="minorEastAsia" w:hAnsiTheme="minorEastAsia" w:eastAsiaTheme="minorEastAsia" w:cstheme="minorEastAsia"/>
                <w:kern w:val="0"/>
                <w:sz w:val="21"/>
                <w:szCs w:val="21"/>
                <w:lang w:val="zh-CN"/>
              </w:rPr>
              <w:t>偿付不能交付部分货款的</w:t>
            </w:r>
            <w:r>
              <w:rPr>
                <w:rFonts w:hint="eastAsia" w:asciiTheme="minorEastAsia" w:hAnsiTheme="minorEastAsia" w:eastAsiaTheme="minorEastAsia" w:cstheme="minorEastAsia"/>
                <w:kern w:val="0"/>
                <w:sz w:val="21"/>
                <w:szCs w:val="21"/>
                <w:u w:val="single"/>
                <w:lang w:val="zh-CN"/>
              </w:rPr>
              <w:t xml:space="preserve">  10  </w:t>
            </w:r>
            <w:r>
              <w:rPr>
                <w:rFonts w:hint="eastAsia" w:asciiTheme="minorEastAsia" w:hAnsiTheme="minorEastAsia" w:eastAsiaTheme="minorEastAsia" w:cstheme="minorEastAsia"/>
                <w:kern w:val="0"/>
                <w:sz w:val="21"/>
                <w:szCs w:val="21"/>
                <w:lang w:val="zh-CN"/>
              </w:rPr>
              <w:t>%的违约金，并按主管部门相关规定处理。如采购人已支付定金（合同金额的</w:t>
            </w:r>
            <w:r>
              <w:rPr>
                <w:rFonts w:hint="eastAsia" w:asciiTheme="minorEastAsia" w:hAnsiTheme="minorEastAsia" w:eastAsiaTheme="minorEastAsia" w:cstheme="minorEastAsia"/>
                <w:kern w:val="0"/>
                <w:sz w:val="21"/>
                <w:szCs w:val="21"/>
                <w:lang w:val="en-US" w:eastAsia="zh-CN"/>
              </w:rPr>
              <w:t>5</w:t>
            </w:r>
            <w:r>
              <w:rPr>
                <w:rFonts w:hint="eastAsia" w:asciiTheme="minorEastAsia" w:hAnsiTheme="minorEastAsia" w:eastAsiaTheme="minorEastAsia" w:cstheme="minorEastAsia"/>
                <w:kern w:val="0"/>
                <w:sz w:val="21"/>
                <w:szCs w:val="21"/>
                <w:lang w:val="zh-CN"/>
              </w:rPr>
              <w:t>0%），投标人</w:t>
            </w:r>
            <w:commentRangeStart w:id="286"/>
            <w:r>
              <w:rPr>
                <w:rFonts w:hint="eastAsia" w:asciiTheme="minorEastAsia" w:hAnsiTheme="minorEastAsia" w:eastAsiaTheme="minorEastAsia" w:cstheme="minorEastAsia"/>
                <w:kern w:val="0"/>
                <w:sz w:val="21"/>
                <w:szCs w:val="21"/>
                <w:lang w:val="zh-CN"/>
              </w:rPr>
              <w:t>须</w:t>
            </w:r>
            <w:commentRangeEnd w:id="286"/>
            <w:r>
              <w:commentReference w:id="286"/>
            </w:r>
            <w:r>
              <w:rPr>
                <w:rFonts w:hint="eastAsia" w:asciiTheme="minorEastAsia" w:hAnsiTheme="minorEastAsia" w:eastAsiaTheme="minorEastAsia" w:cstheme="minorEastAsia"/>
                <w:kern w:val="0"/>
                <w:sz w:val="21"/>
                <w:szCs w:val="21"/>
                <w:lang w:val="zh-CN"/>
              </w:rPr>
              <w:t>无条件退还不能交货部分的货物定金（为货款的</w:t>
            </w:r>
            <w:r>
              <w:rPr>
                <w:rFonts w:hint="eastAsia" w:asciiTheme="minorEastAsia" w:hAnsiTheme="minorEastAsia" w:eastAsiaTheme="minorEastAsia" w:cstheme="minorEastAsia"/>
                <w:kern w:val="0"/>
                <w:sz w:val="21"/>
                <w:szCs w:val="21"/>
                <w:lang w:val="en-US" w:eastAsia="zh-CN"/>
              </w:rPr>
              <w:t>5</w:t>
            </w:r>
            <w:r>
              <w:rPr>
                <w:rFonts w:hint="eastAsia" w:asciiTheme="minorEastAsia" w:hAnsiTheme="minorEastAsia" w:eastAsiaTheme="minorEastAsia" w:cstheme="minorEastAsia"/>
                <w:kern w:val="0"/>
                <w:sz w:val="21"/>
                <w:szCs w:val="21"/>
                <w:lang w:val="zh-CN"/>
              </w:rPr>
              <w:t xml:space="preserve">0%）。 </w:t>
            </w:r>
          </w:p>
        </w:tc>
      </w:tr>
      <w:tr w14:paraId="1313A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 w:hRule="atLeast"/>
        </w:trPr>
        <w:tc>
          <w:tcPr>
            <w:tcW w:w="813" w:type="dxa"/>
            <w:vMerge w:val="continue"/>
            <w:tcBorders>
              <w:left w:val="single" w:color="auto" w:sz="4" w:space="0"/>
              <w:right w:val="single" w:color="auto" w:sz="4" w:space="0"/>
            </w:tcBorders>
            <w:noWrap w:val="0"/>
            <w:vAlign w:val="center"/>
          </w:tcPr>
          <w:p w14:paraId="08FD9F06">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1503" w:type="dxa"/>
            <w:vMerge w:val="continue"/>
            <w:tcBorders>
              <w:left w:val="single" w:color="auto" w:sz="4" w:space="0"/>
              <w:right w:val="single" w:color="auto" w:sz="4" w:space="0"/>
            </w:tcBorders>
            <w:noWrap w:val="0"/>
            <w:vAlign w:val="top"/>
          </w:tcPr>
          <w:p w14:paraId="37EBB2B0">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43E6F464">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7.2中标人逾期交货的，将被没收履约保证金并按主管部门相关规定处理。</w:t>
            </w:r>
          </w:p>
        </w:tc>
      </w:tr>
      <w:tr w14:paraId="12A36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 w:hRule="atLeast"/>
        </w:trPr>
        <w:tc>
          <w:tcPr>
            <w:tcW w:w="813" w:type="dxa"/>
            <w:vMerge w:val="continue"/>
            <w:tcBorders>
              <w:left w:val="single" w:color="auto" w:sz="4" w:space="0"/>
              <w:right w:val="single" w:color="auto" w:sz="4" w:space="0"/>
            </w:tcBorders>
            <w:noWrap w:val="0"/>
            <w:vAlign w:val="center"/>
          </w:tcPr>
          <w:p w14:paraId="644569CC">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1503" w:type="dxa"/>
            <w:vMerge w:val="continue"/>
            <w:tcBorders>
              <w:left w:val="single" w:color="auto" w:sz="4" w:space="0"/>
              <w:right w:val="single" w:color="auto" w:sz="4" w:space="0"/>
            </w:tcBorders>
            <w:noWrap w:val="0"/>
            <w:vAlign w:val="top"/>
          </w:tcPr>
          <w:p w14:paraId="130D5138">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706DDAD2">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7.3中标人所交付产品</w:t>
            </w:r>
            <w:r>
              <w:rPr>
                <w:rFonts w:hint="eastAsia" w:asciiTheme="minorEastAsia" w:hAnsiTheme="minorEastAsia" w:eastAsiaTheme="minorEastAsia" w:cstheme="minorEastAsia"/>
                <w:kern w:val="0"/>
                <w:sz w:val="21"/>
                <w:szCs w:val="21"/>
                <w:lang w:val="en-US" w:eastAsia="zh-CN"/>
              </w:rPr>
              <w:t>及</w:t>
            </w:r>
            <w:r>
              <w:rPr>
                <w:rFonts w:hint="eastAsia" w:asciiTheme="minorEastAsia" w:hAnsiTheme="minorEastAsia" w:eastAsiaTheme="minorEastAsia" w:cstheme="minorEastAsia"/>
                <w:kern w:val="0"/>
                <w:sz w:val="21"/>
                <w:szCs w:val="21"/>
                <w:lang w:val="zh-CN"/>
              </w:rPr>
              <w:t>服务不符合其投标承诺的，或在投标阶段为了中标而盲目虚假承诺、低价恶性竞争，在履约阶段则通过偷工减料、以次充好而获取利润的，将被没收履约保证金，并被</w:t>
            </w:r>
            <w:ins w:id="69" w:author="王秀子" w:date="2024-10-30T22:38:14Z">
              <w:del w:id="70" w:author="王秀子" w:date="2024-10-16T20:27:33Z">
                <w:r>
                  <w:rPr>
                    <w:rFonts w:hint="default" w:ascii="宋体" w:hAnsi="宋体" w:eastAsia="宋体" w:cs="宋体"/>
                    <w:snapToGrid w:val="0"/>
                    <w:color w:val="auto"/>
                    <w:kern w:val="0"/>
                    <w:szCs w:val="21"/>
                    <w:highlight w:val="none"/>
                    <w:lang w:val="en-US" w:eastAsia="zh-CN"/>
                  </w:rPr>
                  <w:delText>深圳市政府采购中心</w:delText>
                </w:r>
              </w:del>
            </w:ins>
            <w:ins w:id="71" w:author="王秀子" w:date="2024-10-30T22:38:14Z">
              <w:r>
                <w:rPr>
                  <w:rFonts w:hint="eastAsia" w:ascii="宋体" w:hAnsi="宋体" w:eastAsia="宋体" w:cs="宋体"/>
                  <w:snapToGrid w:val="0"/>
                  <w:color w:val="auto"/>
                  <w:kern w:val="0"/>
                  <w:szCs w:val="21"/>
                  <w:highlight w:val="none"/>
                  <w:lang w:val="en-US" w:eastAsia="zh-CN"/>
                </w:rPr>
                <w:t>履约评价</w:t>
              </w:r>
            </w:ins>
            <w:ins w:id="72" w:author="王秀子" w:date="2024-10-30T22:38:18Z">
              <w:r>
                <w:rPr>
                  <w:rFonts w:hint="eastAsia" w:ascii="宋体" w:hAnsi="宋体" w:eastAsia="宋体" w:cs="宋体"/>
                  <w:snapToGrid w:val="0"/>
                  <w:color w:val="auto"/>
                  <w:kern w:val="0"/>
                  <w:szCs w:val="21"/>
                  <w:highlight w:val="none"/>
                  <w:lang w:val="en-US" w:eastAsia="zh-CN"/>
                </w:rPr>
                <w:t>实施</w:t>
              </w:r>
            </w:ins>
            <w:ins w:id="73" w:author="王秀子" w:date="2024-10-30T22:38:14Z">
              <w:r>
                <w:rPr>
                  <w:rFonts w:hint="eastAsia" w:ascii="宋体" w:hAnsi="宋体" w:eastAsia="宋体" w:cs="宋体"/>
                  <w:snapToGrid w:val="0"/>
                  <w:color w:val="auto"/>
                  <w:kern w:val="0"/>
                  <w:szCs w:val="21"/>
                  <w:highlight w:val="none"/>
                  <w:lang w:val="en-US" w:eastAsia="zh-CN"/>
                </w:rPr>
                <w:t>机构</w:t>
              </w:r>
            </w:ins>
            <w:del w:id="74" w:author="王秀子" w:date="2024-10-30T22:38:14Z">
              <w:r>
                <w:rPr>
                  <w:rFonts w:hint="eastAsia" w:asciiTheme="minorEastAsia" w:hAnsiTheme="minorEastAsia" w:eastAsiaTheme="minorEastAsia" w:cstheme="minorEastAsia"/>
                  <w:kern w:val="0"/>
                  <w:sz w:val="21"/>
                  <w:szCs w:val="21"/>
                  <w:lang w:val="zh-CN"/>
                </w:rPr>
                <w:delText>深圳市政府采购中心</w:delText>
              </w:r>
            </w:del>
            <w:r>
              <w:rPr>
                <w:rFonts w:hint="eastAsia" w:asciiTheme="minorEastAsia" w:hAnsiTheme="minorEastAsia" w:eastAsiaTheme="minorEastAsia" w:cstheme="minorEastAsia"/>
                <w:kern w:val="0"/>
                <w:sz w:val="21"/>
                <w:szCs w:val="21"/>
                <w:lang w:val="zh-CN"/>
              </w:rPr>
              <w:t>评为履约等级“差”并按主管部门相关规定处理。</w:t>
            </w:r>
          </w:p>
        </w:tc>
      </w:tr>
      <w:tr w14:paraId="6006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13" w:type="dxa"/>
            <w:vMerge w:val="restart"/>
            <w:tcBorders>
              <w:top w:val="single" w:color="auto" w:sz="4" w:space="0"/>
              <w:left w:val="single" w:color="auto" w:sz="4" w:space="0"/>
              <w:right w:val="single" w:color="auto" w:sz="4" w:space="0"/>
            </w:tcBorders>
            <w:noWrap w:val="0"/>
            <w:vAlign w:val="center"/>
          </w:tcPr>
          <w:p w14:paraId="20E89077">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8</w:t>
            </w:r>
          </w:p>
        </w:tc>
        <w:tc>
          <w:tcPr>
            <w:tcW w:w="1503" w:type="dxa"/>
            <w:vMerge w:val="restart"/>
            <w:tcBorders>
              <w:top w:val="single" w:color="auto" w:sz="4" w:space="0"/>
              <w:left w:val="single" w:color="auto" w:sz="4" w:space="0"/>
              <w:right w:val="single" w:color="auto" w:sz="4" w:space="0"/>
            </w:tcBorders>
            <w:noWrap w:val="0"/>
            <w:vAlign w:val="top"/>
          </w:tcPr>
          <w:p w14:paraId="149F0BC5">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p w14:paraId="37449E13">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p w14:paraId="2A0BF1EA">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关于质量及知识产权要求</w:t>
            </w:r>
          </w:p>
        </w:tc>
        <w:tc>
          <w:tcPr>
            <w:tcW w:w="6088" w:type="dxa"/>
            <w:tcBorders>
              <w:top w:val="single" w:color="auto" w:sz="4" w:space="0"/>
              <w:left w:val="single" w:color="auto" w:sz="4" w:space="0"/>
              <w:bottom w:val="single" w:color="auto" w:sz="4" w:space="0"/>
              <w:right w:val="single" w:color="auto" w:sz="4" w:space="0"/>
            </w:tcBorders>
            <w:noWrap w:val="0"/>
            <w:vAlign w:val="top"/>
          </w:tcPr>
          <w:p w14:paraId="28B879F5">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8.1卖方提供完好、全新的原包装产品（包括零配件），随机技术资料齐全。产品符合国家质量检测标准，</w:t>
            </w:r>
            <w:commentRangeStart w:id="287"/>
            <w:r>
              <w:rPr>
                <w:rFonts w:hint="eastAsia" w:asciiTheme="minorEastAsia" w:hAnsiTheme="minorEastAsia" w:eastAsiaTheme="minorEastAsia" w:cstheme="minorEastAsia"/>
                <w:kern w:val="0"/>
                <w:sz w:val="21"/>
                <w:szCs w:val="21"/>
                <w:lang w:val="zh-CN"/>
              </w:rPr>
              <w:t>必须</w:t>
            </w:r>
            <w:commentRangeEnd w:id="287"/>
            <w:r>
              <w:commentReference w:id="287"/>
            </w:r>
            <w:r>
              <w:rPr>
                <w:rFonts w:hint="eastAsia" w:asciiTheme="minorEastAsia" w:hAnsiTheme="minorEastAsia" w:eastAsiaTheme="minorEastAsia" w:cstheme="minorEastAsia"/>
                <w:kern w:val="0"/>
                <w:sz w:val="21"/>
                <w:szCs w:val="21"/>
                <w:lang w:val="zh-CN"/>
              </w:rPr>
              <w:t>具有生产日期、厂名、厂址、产品合格证等。</w:t>
            </w:r>
          </w:p>
        </w:tc>
      </w:tr>
      <w:tr w14:paraId="7E579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13" w:type="dxa"/>
            <w:vMerge w:val="continue"/>
            <w:tcBorders>
              <w:left w:val="single" w:color="auto" w:sz="4" w:space="0"/>
              <w:right w:val="single" w:color="auto" w:sz="4" w:space="0"/>
            </w:tcBorders>
            <w:noWrap w:val="0"/>
            <w:vAlign w:val="center"/>
          </w:tcPr>
          <w:p w14:paraId="21602D43">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1503" w:type="dxa"/>
            <w:vMerge w:val="continue"/>
            <w:tcBorders>
              <w:left w:val="single" w:color="auto" w:sz="4" w:space="0"/>
              <w:right w:val="single" w:color="auto" w:sz="4" w:space="0"/>
            </w:tcBorders>
            <w:noWrap w:val="0"/>
            <w:vAlign w:val="top"/>
          </w:tcPr>
          <w:p w14:paraId="043A33BA">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7EA273D4">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8.2</w:t>
            </w:r>
            <w:r>
              <w:rPr>
                <w:rFonts w:hint="eastAsia" w:asciiTheme="minorEastAsia" w:hAnsiTheme="minorEastAsia" w:eastAsiaTheme="minorEastAsia" w:cstheme="minorEastAsia"/>
                <w:kern w:val="0"/>
                <w:sz w:val="21"/>
                <w:szCs w:val="21"/>
                <w:lang w:val="en-US" w:eastAsia="zh-CN"/>
              </w:rPr>
              <w:t>投标人需具有良好的知识产权管理体系，</w:t>
            </w:r>
            <w:r>
              <w:rPr>
                <w:rFonts w:hint="eastAsia" w:asciiTheme="minorEastAsia" w:hAnsiTheme="minorEastAsia" w:eastAsiaTheme="minorEastAsia" w:cstheme="minorEastAsia"/>
                <w:kern w:val="0"/>
                <w:sz w:val="21"/>
                <w:szCs w:val="21"/>
                <w:lang w:val="zh-CN"/>
              </w:rPr>
              <w:t>买方在中国使用该货物或货物的任何一部分时，免受第三方提出的侵犯其专利权、商标权或工业设计权等知识产权的起诉或司法干预。如果发生上述起诉或干预，则其法律责任均由</w:t>
            </w:r>
            <w:del w:id="75" w:author="王秀子" w:date="2024-10-30T22:38:32Z">
              <w:r>
                <w:rPr>
                  <w:rFonts w:hint="default" w:asciiTheme="minorEastAsia" w:hAnsiTheme="minorEastAsia" w:eastAsiaTheme="minorEastAsia" w:cstheme="minorEastAsia"/>
                  <w:kern w:val="0"/>
                  <w:sz w:val="21"/>
                  <w:szCs w:val="21"/>
                  <w:lang w:val="en-US"/>
                </w:rPr>
                <w:delText>卖方</w:delText>
              </w:r>
            </w:del>
            <w:ins w:id="76" w:author="王秀子" w:date="2024-10-30T22:38:34Z">
              <w:r>
                <w:rPr>
                  <w:rFonts w:hint="eastAsia" w:asciiTheme="minorEastAsia" w:hAnsiTheme="minorEastAsia" w:eastAsiaTheme="minorEastAsia" w:cstheme="minorEastAsia"/>
                  <w:kern w:val="0"/>
                  <w:sz w:val="21"/>
                  <w:szCs w:val="21"/>
                  <w:lang w:val="en-US" w:eastAsia="zh-CN"/>
                </w:rPr>
                <w:t>投标人</w:t>
              </w:r>
            </w:ins>
            <w:r>
              <w:rPr>
                <w:rFonts w:hint="eastAsia" w:asciiTheme="minorEastAsia" w:hAnsiTheme="minorEastAsia" w:eastAsiaTheme="minorEastAsia" w:cstheme="minorEastAsia"/>
                <w:kern w:val="0"/>
                <w:sz w:val="21"/>
                <w:szCs w:val="21"/>
                <w:lang w:val="zh-CN"/>
              </w:rPr>
              <w:t>负责。</w:t>
            </w:r>
          </w:p>
        </w:tc>
      </w:tr>
      <w:tr w14:paraId="16B4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13" w:type="dxa"/>
            <w:tcBorders>
              <w:left w:val="single" w:color="auto" w:sz="4" w:space="0"/>
              <w:right w:val="single" w:color="auto" w:sz="4" w:space="0"/>
            </w:tcBorders>
            <w:noWrap w:val="0"/>
            <w:vAlign w:val="center"/>
          </w:tcPr>
          <w:p w14:paraId="50831565">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rPr>
              <w:t>9</w:t>
            </w:r>
          </w:p>
        </w:tc>
        <w:tc>
          <w:tcPr>
            <w:tcW w:w="1503" w:type="dxa"/>
            <w:tcBorders>
              <w:left w:val="single" w:color="auto" w:sz="4" w:space="0"/>
              <w:right w:val="single" w:color="auto" w:sz="4" w:space="0"/>
            </w:tcBorders>
            <w:noWrap w:val="0"/>
            <w:vAlign w:val="center"/>
          </w:tcPr>
          <w:p w14:paraId="77F5E842">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color w:val="auto"/>
                <w:kern w:val="0"/>
                <w:sz w:val="21"/>
                <w:szCs w:val="21"/>
                <w:lang w:val="zh-CN"/>
              </w:rPr>
            </w:pPr>
            <w:r>
              <w:rPr>
                <w:rFonts w:hint="eastAsia" w:asciiTheme="minorEastAsia" w:hAnsiTheme="minorEastAsia" w:eastAsiaTheme="minorEastAsia" w:cstheme="minorEastAsia"/>
                <w:color w:val="auto"/>
                <w:kern w:val="0"/>
                <w:sz w:val="21"/>
                <w:szCs w:val="21"/>
                <w:lang w:val="zh-CN"/>
              </w:rPr>
              <w:t>关于安全</w:t>
            </w:r>
          </w:p>
        </w:tc>
        <w:tc>
          <w:tcPr>
            <w:tcW w:w="6088" w:type="dxa"/>
            <w:tcBorders>
              <w:top w:val="single" w:color="auto" w:sz="4" w:space="0"/>
              <w:left w:val="single" w:color="auto" w:sz="4" w:space="0"/>
              <w:bottom w:val="single" w:color="auto" w:sz="4" w:space="0"/>
              <w:right w:val="single" w:color="auto" w:sz="4" w:space="0"/>
            </w:tcBorders>
            <w:noWrap w:val="0"/>
            <w:vAlign w:val="top"/>
          </w:tcPr>
          <w:p w14:paraId="36366BFE">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color w:val="auto"/>
                <w:kern w:val="0"/>
                <w:sz w:val="21"/>
                <w:szCs w:val="21"/>
                <w:lang w:val="zh-CN"/>
              </w:rPr>
            </w:pPr>
            <w:r>
              <w:rPr>
                <w:rFonts w:hint="eastAsia" w:asciiTheme="minorEastAsia" w:hAnsiTheme="minorEastAsia" w:eastAsiaTheme="minorEastAsia" w:cstheme="minorEastAsia"/>
                <w:bCs/>
                <w:color w:val="auto"/>
                <w:sz w:val="21"/>
                <w:szCs w:val="21"/>
              </w:rPr>
              <w:t>在项目验收前的</w:t>
            </w:r>
            <w:r>
              <w:rPr>
                <w:rFonts w:hint="eastAsia" w:asciiTheme="minorEastAsia" w:hAnsiTheme="minorEastAsia" w:eastAsiaTheme="minorEastAsia" w:cstheme="minorEastAsia"/>
                <w:bCs/>
                <w:color w:val="auto"/>
                <w:sz w:val="21"/>
                <w:szCs w:val="21"/>
                <w:lang w:val="en-US" w:eastAsia="zh-CN"/>
              </w:rPr>
              <w:t>生产、</w:t>
            </w:r>
            <w:r>
              <w:rPr>
                <w:rFonts w:hint="eastAsia" w:asciiTheme="minorEastAsia" w:hAnsiTheme="minorEastAsia" w:eastAsiaTheme="minorEastAsia" w:cstheme="minorEastAsia"/>
                <w:bCs/>
                <w:color w:val="auto"/>
                <w:sz w:val="21"/>
                <w:szCs w:val="21"/>
              </w:rPr>
              <w:t>送货期和项目验收后的</w:t>
            </w:r>
            <w:commentRangeStart w:id="288"/>
            <w:r>
              <w:rPr>
                <w:rFonts w:hint="eastAsia" w:asciiTheme="minorEastAsia" w:hAnsiTheme="minorEastAsia" w:eastAsiaTheme="minorEastAsia" w:cstheme="minorEastAsia"/>
                <w:bCs/>
                <w:color w:val="auto"/>
                <w:sz w:val="21"/>
                <w:szCs w:val="21"/>
              </w:rPr>
              <w:t>免费售后服务保修期</w:t>
            </w:r>
            <w:commentRangeEnd w:id="288"/>
            <w:r>
              <w:commentReference w:id="288"/>
            </w:r>
            <w:r>
              <w:rPr>
                <w:rFonts w:hint="eastAsia" w:asciiTheme="minorEastAsia" w:hAnsiTheme="minorEastAsia" w:eastAsiaTheme="minorEastAsia" w:cstheme="minorEastAsia"/>
                <w:bCs/>
                <w:color w:val="auto"/>
                <w:sz w:val="21"/>
                <w:szCs w:val="21"/>
              </w:rPr>
              <w:t>内，中标人都应严格履行安全生产工作管理制度</w:t>
            </w:r>
            <w:r>
              <w:rPr>
                <w:rFonts w:hint="eastAsia" w:asciiTheme="minorEastAsia" w:hAnsiTheme="minorEastAsia" w:eastAsiaTheme="minorEastAsia" w:cstheme="minorEastAsia"/>
                <w:bCs/>
                <w:color w:val="auto"/>
                <w:sz w:val="21"/>
                <w:szCs w:val="21"/>
                <w:lang w:eastAsia="zh-CN"/>
              </w:rPr>
              <w:t>（</w:t>
            </w:r>
            <w:r>
              <w:rPr>
                <w:rFonts w:hint="eastAsia" w:asciiTheme="minorEastAsia" w:hAnsiTheme="minorEastAsia" w:eastAsiaTheme="minorEastAsia" w:cstheme="minorEastAsia"/>
                <w:bCs/>
                <w:color w:val="auto"/>
                <w:sz w:val="21"/>
                <w:szCs w:val="21"/>
                <w:lang w:val="en-US" w:eastAsia="zh-CN"/>
              </w:rPr>
              <w:t>投标人应就生产、送货、安装、验收、服务中突发事件的提供相关应急预案等</w:t>
            </w:r>
            <w:r>
              <w:rPr>
                <w:rFonts w:hint="eastAsia" w:asciiTheme="minorEastAsia" w:hAnsiTheme="minorEastAsia" w:eastAsiaTheme="minorEastAsia" w:cstheme="minorEastAsia"/>
                <w:bCs/>
                <w:color w:val="auto"/>
                <w:sz w:val="21"/>
                <w:szCs w:val="21"/>
                <w:lang w:eastAsia="zh-CN"/>
              </w:rPr>
              <w:t>）</w:t>
            </w:r>
            <w:r>
              <w:rPr>
                <w:rFonts w:hint="eastAsia" w:asciiTheme="minorEastAsia" w:hAnsiTheme="minorEastAsia" w:eastAsiaTheme="minorEastAsia" w:cstheme="minorEastAsia"/>
                <w:bCs/>
                <w:color w:val="auto"/>
                <w:sz w:val="21"/>
                <w:szCs w:val="21"/>
              </w:rPr>
              <w:t>，在</w:t>
            </w:r>
            <w:r>
              <w:rPr>
                <w:rFonts w:hint="eastAsia" w:asciiTheme="minorEastAsia" w:hAnsiTheme="minorEastAsia" w:eastAsiaTheme="minorEastAsia" w:cstheme="minorEastAsia"/>
                <w:bCs/>
                <w:color w:val="auto"/>
                <w:sz w:val="21"/>
                <w:szCs w:val="21"/>
                <w:lang w:val="en-US" w:eastAsia="zh-CN"/>
              </w:rPr>
              <w:t>生产、</w:t>
            </w:r>
            <w:r>
              <w:rPr>
                <w:rFonts w:hint="eastAsia" w:asciiTheme="minorEastAsia" w:hAnsiTheme="minorEastAsia" w:eastAsiaTheme="minorEastAsia" w:cstheme="minorEastAsia"/>
                <w:bCs/>
                <w:color w:val="auto"/>
                <w:sz w:val="21"/>
                <w:szCs w:val="21"/>
              </w:rPr>
              <w:t>送货、搬运、安装等整个服务过程中造成的任何人员和财产损失风险均由中标人全部负责。</w:t>
            </w:r>
          </w:p>
        </w:tc>
      </w:tr>
      <w:tr w14:paraId="74570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13" w:type="dxa"/>
            <w:vMerge w:val="restart"/>
            <w:tcBorders>
              <w:left w:val="single" w:color="auto" w:sz="4" w:space="0"/>
              <w:right w:val="single" w:color="auto" w:sz="4" w:space="0"/>
            </w:tcBorders>
            <w:noWrap w:val="0"/>
            <w:vAlign w:val="center"/>
          </w:tcPr>
          <w:p w14:paraId="0AB3EFD5">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 w:val="21"/>
                <w:szCs w:val="21"/>
              </w:rPr>
              <w:t>10</w:t>
            </w:r>
          </w:p>
        </w:tc>
        <w:tc>
          <w:tcPr>
            <w:tcW w:w="1503" w:type="dxa"/>
            <w:vMerge w:val="restart"/>
            <w:tcBorders>
              <w:left w:val="single" w:color="auto" w:sz="4" w:space="0"/>
              <w:right w:val="single" w:color="auto" w:sz="4" w:space="0"/>
            </w:tcBorders>
            <w:noWrap w:val="0"/>
            <w:vAlign w:val="center"/>
          </w:tcPr>
          <w:p w14:paraId="264E18D4">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其他</w:t>
            </w:r>
          </w:p>
        </w:tc>
        <w:tc>
          <w:tcPr>
            <w:tcW w:w="6088" w:type="dxa"/>
            <w:tcBorders>
              <w:top w:val="single" w:color="auto" w:sz="4" w:space="0"/>
              <w:left w:val="single" w:color="auto" w:sz="4" w:space="0"/>
              <w:bottom w:val="single" w:color="auto" w:sz="4" w:space="0"/>
              <w:right w:val="single" w:color="auto" w:sz="4" w:space="0"/>
            </w:tcBorders>
            <w:noWrap w:val="0"/>
            <w:vAlign w:val="top"/>
          </w:tcPr>
          <w:p w14:paraId="46E97567">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en-US" w:eastAsia="zh-CN"/>
              </w:rPr>
              <w:t>10</w:t>
            </w:r>
            <w:r>
              <w:rPr>
                <w:rFonts w:hint="eastAsia" w:asciiTheme="minorEastAsia" w:hAnsiTheme="minorEastAsia" w:eastAsiaTheme="minorEastAsia" w:cstheme="minorEastAsia"/>
                <w:kern w:val="0"/>
                <w:sz w:val="21"/>
                <w:szCs w:val="21"/>
                <w:lang w:val="zh-CN"/>
              </w:rPr>
              <w:t>.1投标人</w:t>
            </w:r>
            <w:commentRangeStart w:id="289"/>
            <w:r>
              <w:rPr>
                <w:rFonts w:hint="eastAsia" w:asciiTheme="minorEastAsia" w:hAnsiTheme="minorEastAsia" w:eastAsiaTheme="minorEastAsia" w:cstheme="minorEastAsia"/>
                <w:kern w:val="0"/>
                <w:sz w:val="21"/>
                <w:szCs w:val="21"/>
                <w:lang w:val="zh-CN"/>
              </w:rPr>
              <w:t>必须</w:t>
            </w:r>
            <w:commentRangeEnd w:id="289"/>
            <w:r>
              <w:commentReference w:id="289"/>
            </w:r>
            <w:r>
              <w:rPr>
                <w:rFonts w:hint="eastAsia" w:asciiTheme="minorEastAsia" w:hAnsiTheme="minorEastAsia" w:eastAsiaTheme="minorEastAsia" w:cstheme="minorEastAsia"/>
                <w:kern w:val="0"/>
                <w:sz w:val="21"/>
                <w:szCs w:val="21"/>
                <w:lang w:val="zh-CN"/>
              </w:rPr>
              <w:t>提供全新的原厂原装货物和完善的服务。</w:t>
            </w:r>
          </w:p>
        </w:tc>
      </w:tr>
      <w:tr w14:paraId="46ECE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13" w:type="dxa"/>
            <w:vMerge w:val="continue"/>
            <w:tcBorders>
              <w:left w:val="single" w:color="auto" w:sz="4" w:space="0"/>
              <w:right w:val="single" w:color="auto" w:sz="4" w:space="0"/>
            </w:tcBorders>
            <w:noWrap w:val="0"/>
            <w:vAlign w:val="center"/>
          </w:tcPr>
          <w:p w14:paraId="3FD4F90F">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1503" w:type="dxa"/>
            <w:vMerge w:val="continue"/>
            <w:tcBorders>
              <w:left w:val="single" w:color="auto" w:sz="4" w:space="0"/>
              <w:right w:val="single" w:color="auto" w:sz="4" w:space="0"/>
            </w:tcBorders>
            <w:noWrap w:val="0"/>
            <w:vAlign w:val="top"/>
          </w:tcPr>
          <w:p w14:paraId="35537B8E">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56952707">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en-US" w:eastAsia="zh-CN"/>
              </w:rPr>
              <w:t>10</w:t>
            </w:r>
            <w:r>
              <w:rPr>
                <w:rFonts w:hint="eastAsia" w:asciiTheme="minorEastAsia" w:hAnsiTheme="minorEastAsia" w:eastAsiaTheme="minorEastAsia" w:cstheme="minorEastAsia"/>
                <w:kern w:val="0"/>
                <w:sz w:val="21"/>
                <w:szCs w:val="21"/>
                <w:lang w:val="zh-CN"/>
              </w:rPr>
              <w:t>.2伴随服务（费用包含在</w:t>
            </w:r>
            <w:commentRangeStart w:id="290"/>
            <w:r>
              <w:rPr>
                <w:rFonts w:hint="eastAsia" w:asciiTheme="minorEastAsia" w:hAnsiTheme="minorEastAsia" w:eastAsiaTheme="minorEastAsia" w:cstheme="minorEastAsia"/>
                <w:kern w:val="0"/>
                <w:sz w:val="21"/>
                <w:szCs w:val="21"/>
                <w:lang w:val="zh-CN"/>
              </w:rPr>
              <w:t>各子包</w:t>
            </w:r>
            <w:commentRangeEnd w:id="290"/>
            <w:r>
              <w:commentReference w:id="290"/>
            </w:r>
            <w:r>
              <w:rPr>
                <w:rFonts w:hint="eastAsia" w:asciiTheme="minorEastAsia" w:hAnsiTheme="minorEastAsia" w:eastAsiaTheme="minorEastAsia" w:cstheme="minorEastAsia"/>
                <w:kern w:val="0"/>
                <w:sz w:val="21"/>
                <w:szCs w:val="21"/>
                <w:lang w:val="zh-CN"/>
              </w:rPr>
              <w:t>投标总价内）：全部设备的技术设计、运输、安装调试、人员培训、售后服务、含税等费用。</w:t>
            </w:r>
          </w:p>
        </w:tc>
      </w:tr>
      <w:tr w14:paraId="30CAD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13" w:type="dxa"/>
            <w:vMerge w:val="continue"/>
            <w:tcBorders>
              <w:left w:val="single" w:color="auto" w:sz="4" w:space="0"/>
              <w:right w:val="single" w:color="auto" w:sz="4" w:space="0"/>
            </w:tcBorders>
            <w:noWrap w:val="0"/>
            <w:vAlign w:val="center"/>
          </w:tcPr>
          <w:p w14:paraId="2013238F">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1503" w:type="dxa"/>
            <w:vMerge w:val="continue"/>
            <w:tcBorders>
              <w:left w:val="single" w:color="auto" w:sz="4" w:space="0"/>
              <w:right w:val="single" w:color="auto" w:sz="4" w:space="0"/>
            </w:tcBorders>
            <w:noWrap w:val="0"/>
            <w:vAlign w:val="top"/>
          </w:tcPr>
          <w:p w14:paraId="5B2B3D3C">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6088" w:type="dxa"/>
            <w:tcBorders>
              <w:top w:val="single" w:color="auto" w:sz="4" w:space="0"/>
              <w:left w:val="single" w:color="auto" w:sz="4" w:space="0"/>
              <w:bottom w:val="single" w:color="auto" w:sz="4" w:space="0"/>
              <w:right w:val="single" w:color="auto" w:sz="4" w:space="0"/>
            </w:tcBorders>
            <w:noWrap w:val="0"/>
            <w:vAlign w:val="top"/>
          </w:tcPr>
          <w:p w14:paraId="70192994">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en-US" w:eastAsia="zh-CN"/>
              </w:rPr>
              <w:t>10</w:t>
            </w:r>
            <w:r>
              <w:rPr>
                <w:rFonts w:hint="eastAsia" w:asciiTheme="minorEastAsia" w:hAnsiTheme="minorEastAsia" w:eastAsiaTheme="minorEastAsia" w:cstheme="minorEastAsia"/>
                <w:kern w:val="0"/>
                <w:sz w:val="21"/>
                <w:szCs w:val="21"/>
                <w:lang w:val="zh-CN"/>
              </w:rPr>
              <w:t>.3投标人在投标文件中应</w:t>
            </w:r>
            <w:commentRangeStart w:id="291"/>
            <w:r>
              <w:rPr>
                <w:rFonts w:hint="eastAsia" w:asciiTheme="minorEastAsia" w:hAnsiTheme="minorEastAsia" w:eastAsiaTheme="minorEastAsia" w:cstheme="minorEastAsia"/>
                <w:kern w:val="0"/>
                <w:sz w:val="21"/>
                <w:szCs w:val="21"/>
                <w:lang w:val="zh-CN"/>
              </w:rPr>
              <w:t>对所投货物进行详细说明及提供详细随机配置清单。</w:t>
            </w:r>
            <w:commentRangeEnd w:id="291"/>
            <w:r>
              <w:commentReference w:id="291"/>
            </w:r>
          </w:p>
        </w:tc>
      </w:tr>
      <w:tr w14:paraId="4E414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13" w:type="dxa"/>
            <w:vMerge w:val="continue"/>
            <w:tcBorders>
              <w:left w:val="single" w:color="auto" w:sz="4" w:space="0"/>
              <w:right w:val="single" w:color="auto" w:sz="4" w:space="0"/>
            </w:tcBorders>
            <w:noWrap w:val="0"/>
            <w:vAlign w:val="center"/>
          </w:tcPr>
          <w:p w14:paraId="23EA1CD8">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1503" w:type="dxa"/>
            <w:vMerge w:val="continue"/>
            <w:tcBorders>
              <w:left w:val="single" w:color="auto" w:sz="4" w:space="0"/>
              <w:right w:val="single" w:color="auto" w:sz="4" w:space="0"/>
            </w:tcBorders>
            <w:noWrap w:val="0"/>
            <w:vAlign w:val="top"/>
          </w:tcPr>
          <w:p w14:paraId="4776008E">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tc>
        <w:tc>
          <w:tcPr>
            <w:tcW w:w="6088" w:type="dxa"/>
            <w:tcBorders>
              <w:top w:val="single" w:color="auto" w:sz="4" w:space="0"/>
              <w:left w:val="single" w:color="auto" w:sz="4" w:space="0"/>
              <w:bottom w:val="single" w:color="auto" w:sz="4" w:space="0"/>
              <w:right w:val="single" w:color="auto" w:sz="4" w:space="0"/>
            </w:tcBorders>
            <w:noWrap w:val="0"/>
            <w:vAlign w:val="center"/>
          </w:tcPr>
          <w:p w14:paraId="3DF6CF41">
            <w:pPr>
              <w:keepNext w:val="0"/>
              <w:keepLines w:val="0"/>
              <w:pageBreakBefore w:val="0"/>
              <w:kinsoku/>
              <w:wordWrap/>
              <w:overflowPunct/>
              <w:topLinePunct w:val="0"/>
              <w:bidi w:val="0"/>
              <w:snapToGrid/>
              <w:spacing w:line="360" w:lineRule="exact"/>
              <w:jc w:val="left"/>
              <w:rPr>
                <w:rFonts w:hint="eastAsia" w:asciiTheme="minorEastAsia" w:hAnsiTheme="minorEastAsia" w:eastAsiaTheme="minorEastAsia" w:cstheme="minorEastAsia"/>
                <w:b w:val="0"/>
                <w:bCs/>
                <w:sz w:val="21"/>
                <w:szCs w:val="21"/>
                <w:lang w:val="zh-CN"/>
              </w:rPr>
            </w:pPr>
            <w:r>
              <w:rPr>
                <w:rFonts w:hint="eastAsia" w:asciiTheme="minorEastAsia" w:hAnsiTheme="minorEastAsia" w:eastAsiaTheme="minorEastAsia" w:cstheme="minorEastAsia"/>
                <w:sz w:val="21"/>
                <w:szCs w:val="21"/>
                <w:lang w:val="en-US" w:eastAsia="zh-CN"/>
              </w:rPr>
              <w:t>10</w:t>
            </w:r>
            <w:r>
              <w:rPr>
                <w:rFonts w:hint="eastAsia" w:asciiTheme="minorEastAsia" w:hAnsiTheme="minorEastAsia" w:eastAsiaTheme="minorEastAsia" w:cstheme="minorEastAsia"/>
                <w:sz w:val="21"/>
                <w:szCs w:val="21"/>
              </w:rPr>
              <w:t>.4验收过程中，采购人将随机抽样送招标人指定的第三方检测机构进行检测</w:t>
            </w:r>
            <w:commentRangeStart w:id="292"/>
            <w:r>
              <w:rPr>
                <w:rFonts w:hint="eastAsia" w:asciiTheme="minorEastAsia" w:hAnsiTheme="minorEastAsia" w:eastAsiaTheme="minorEastAsia" w:cstheme="minorEastAsia"/>
                <w:sz w:val="21"/>
                <w:szCs w:val="21"/>
              </w:rPr>
              <w:t>，费用由中标人承担</w:t>
            </w:r>
            <w:commentRangeEnd w:id="292"/>
            <w:r>
              <w:commentReference w:id="292"/>
            </w:r>
            <w:r>
              <w:rPr>
                <w:rFonts w:hint="eastAsia" w:asciiTheme="minorEastAsia" w:hAnsiTheme="minorEastAsia" w:eastAsiaTheme="minorEastAsia" w:cstheme="minorEastAsia"/>
                <w:sz w:val="21"/>
                <w:szCs w:val="21"/>
              </w:rPr>
              <w:t>，检测结果如与</w:t>
            </w:r>
            <w:commentRangeStart w:id="293"/>
            <w:r>
              <w:rPr>
                <w:rFonts w:hint="eastAsia" w:asciiTheme="minorEastAsia" w:hAnsiTheme="minorEastAsia" w:eastAsiaTheme="minorEastAsia" w:cstheme="minorEastAsia"/>
                <w:sz w:val="21"/>
                <w:szCs w:val="21"/>
              </w:rPr>
              <w:t>招标要求</w:t>
            </w:r>
            <w:commentRangeEnd w:id="293"/>
            <w:r>
              <w:commentReference w:id="293"/>
            </w:r>
            <w:r>
              <w:rPr>
                <w:rFonts w:hint="eastAsia" w:asciiTheme="minorEastAsia" w:hAnsiTheme="minorEastAsia" w:eastAsiaTheme="minorEastAsia" w:cstheme="minorEastAsia"/>
                <w:sz w:val="21"/>
                <w:szCs w:val="21"/>
              </w:rPr>
              <w:t>不一致的，采购人有权不予验收并要求供货单位整改，</w:t>
            </w:r>
            <w:commentRangeStart w:id="294"/>
            <w:r>
              <w:rPr>
                <w:rFonts w:hint="eastAsia" w:asciiTheme="minorEastAsia" w:hAnsiTheme="minorEastAsia" w:eastAsiaTheme="minorEastAsia" w:cstheme="minorEastAsia"/>
                <w:sz w:val="21"/>
                <w:szCs w:val="21"/>
              </w:rPr>
              <w:t>投标人需将此项检测费用考虑进投标报价中。</w:t>
            </w:r>
            <w:commentRangeEnd w:id="294"/>
            <w:r>
              <w:commentReference w:id="294"/>
            </w:r>
          </w:p>
          <w:p w14:paraId="69C65A26">
            <w:pPr>
              <w:pStyle w:val="4"/>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b w:val="0"/>
                <w:bCs/>
                <w:sz w:val="21"/>
                <w:szCs w:val="21"/>
                <w:highlight w:val="none"/>
                <w:lang w:val="zh-CN"/>
              </w:rPr>
            </w:pPr>
            <w:commentRangeStart w:id="295"/>
            <w:r>
              <w:rPr>
                <w:rFonts w:hint="eastAsia" w:asciiTheme="minorEastAsia" w:hAnsiTheme="minorEastAsia" w:eastAsiaTheme="minorEastAsia" w:cstheme="minorEastAsia"/>
                <w:b w:val="0"/>
                <w:bCs/>
                <w:sz w:val="21"/>
                <w:szCs w:val="21"/>
                <w:highlight w:val="yellow"/>
                <w:lang w:val="zh-CN" w:eastAsia="zh-CN"/>
              </w:rPr>
              <w:t>1</w:t>
            </w:r>
            <w:r>
              <w:rPr>
                <w:rFonts w:hint="eastAsia" w:asciiTheme="minorEastAsia" w:hAnsiTheme="minorEastAsia" w:eastAsiaTheme="minorEastAsia" w:cstheme="minorEastAsia"/>
                <w:b w:val="0"/>
                <w:bCs/>
                <w:sz w:val="21"/>
                <w:szCs w:val="21"/>
                <w:highlight w:val="none"/>
                <w:lang w:val="zh-CN" w:eastAsia="zh-CN"/>
              </w:rPr>
              <w:t>0.5</w:t>
            </w:r>
            <w:commentRangeEnd w:id="295"/>
            <w:r>
              <w:rPr>
                <w:highlight w:val="none"/>
              </w:rPr>
              <w:commentReference w:id="295"/>
            </w:r>
            <w:r>
              <w:rPr>
                <w:rFonts w:hint="eastAsia" w:asciiTheme="minorEastAsia" w:hAnsiTheme="minorEastAsia" w:eastAsiaTheme="minorEastAsia" w:cstheme="minorEastAsia"/>
                <w:b w:val="0"/>
                <w:bCs/>
                <w:sz w:val="21"/>
                <w:szCs w:val="21"/>
                <w:highlight w:val="none"/>
                <w:lang w:val="zh-CN"/>
              </w:rPr>
              <w:t>监</w:t>
            </w:r>
            <w:r>
              <w:rPr>
                <w:rFonts w:hint="eastAsia" w:asciiTheme="minorEastAsia" w:hAnsiTheme="minorEastAsia" w:eastAsiaTheme="minorEastAsia" w:cstheme="minorEastAsia"/>
                <w:b w:val="0"/>
                <w:bCs/>
                <w:sz w:val="21"/>
                <w:szCs w:val="21"/>
                <w:highlight w:val="none"/>
                <w:lang w:val="zh-CN"/>
              </w:rPr>
              <w:t>督抽样及检测工作：</w:t>
            </w:r>
          </w:p>
          <w:p w14:paraId="4C3EED8A">
            <w:pPr>
              <w:pStyle w:val="4"/>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b w:val="0"/>
                <w:bCs/>
                <w:sz w:val="21"/>
                <w:szCs w:val="21"/>
                <w:highlight w:val="none"/>
                <w:lang w:val="zh-CN"/>
              </w:rPr>
            </w:pPr>
            <w:r>
              <w:rPr>
                <w:rFonts w:hint="eastAsia" w:asciiTheme="minorEastAsia" w:hAnsiTheme="minorEastAsia" w:eastAsiaTheme="minorEastAsia" w:cstheme="minorEastAsia"/>
                <w:b w:val="0"/>
                <w:bCs/>
                <w:sz w:val="21"/>
                <w:szCs w:val="21"/>
                <w:highlight w:val="none"/>
                <w:lang w:val="zh-CN"/>
              </w:rPr>
              <w:t>根据甲方</w:t>
            </w:r>
            <w:r>
              <w:rPr>
                <w:rFonts w:hint="eastAsia" w:asciiTheme="minorEastAsia" w:hAnsiTheme="minorEastAsia" w:eastAsiaTheme="minorEastAsia" w:cstheme="minorEastAsia"/>
                <w:b w:val="0"/>
                <w:bCs/>
                <w:sz w:val="21"/>
                <w:szCs w:val="21"/>
                <w:highlight w:val="none"/>
                <w:lang w:val="zh-CN" w:eastAsia="zh-CN"/>
              </w:rPr>
              <w:t>招标引入的中标监理单位</w:t>
            </w:r>
            <w:r>
              <w:rPr>
                <w:rFonts w:hint="eastAsia" w:asciiTheme="minorEastAsia" w:hAnsiTheme="minorEastAsia" w:eastAsiaTheme="minorEastAsia" w:cstheme="minorEastAsia"/>
                <w:b w:val="0"/>
                <w:bCs/>
                <w:sz w:val="21"/>
                <w:szCs w:val="21"/>
                <w:highlight w:val="none"/>
                <w:lang w:val="zh-CN"/>
              </w:rPr>
              <w:t>的要求，按产品品类进行抽检，原材料每一批次抽检数量不低于3个，半成品检测数量不低于5个，成品检测数量不低于5个。实际检测数量应根据甲方实际需求及实际采购情况合理调整。</w:t>
            </w:r>
          </w:p>
          <w:p w14:paraId="3596BCE7">
            <w:pPr>
              <w:pStyle w:val="4"/>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b w:val="0"/>
                <w:bCs/>
                <w:sz w:val="21"/>
                <w:szCs w:val="21"/>
                <w:highlight w:val="none"/>
                <w:lang w:val="zh-CN"/>
              </w:rPr>
            </w:pPr>
            <w:r>
              <w:rPr>
                <w:rFonts w:hint="eastAsia" w:asciiTheme="minorEastAsia" w:hAnsiTheme="minorEastAsia" w:eastAsiaTheme="minorEastAsia" w:cstheme="minorEastAsia"/>
                <w:b w:val="0"/>
                <w:bCs/>
                <w:sz w:val="21"/>
                <w:szCs w:val="21"/>
                <w:highlight w:val="none"/>
                <w:lang w:val="zh-CN"/>
              </w:rPr>
              <w:t>检测范围为覆盖不同品类的家具产品，以及甲方提出的检测内容，检测内容包括但不限于环保测试（含甲醛、 TVOC 、苯系物等致癌有机物、重金属等）、安全测试（含力学强度、稳定性测试）、理化性能（含家具表面耐腐蚀、耐磨、耐划痕原材料、半成品、成品及安装完成后进行的初始检测费</w:t>
            </w:r>
            <w:commentRangeStart w:id="296"/>
            <w:r>
              <w:rPr>
                <w:rFonts w:hint="eastAsia" w:asciiTheme="minorEastAsia" w:hAnsiTheme="minorEastAsia" w:eastAsiaTheme="minorEastAsia" w:cstheme="minorEastAsia"/>
                <w:b w:val="0"/>
                <w:bCs/>
                <w:sz w:val="21"/>
                <w:szCs w:val="21"/>
                <w:highlight w:val="none"/>
                <w:lang w:val="zh-CN"/>
              </w:rPr>
              <w:t>，由</w:t>
            </w:r>
            <w:r>
              <w:rPr>
                <w:rFonts w:hint="eastAsia" w:asciiTheme="minorEastAsia" w:hAnsiTheme="minorEastAsia" w:eastAsiaTheme="minorEastAsia" w:cstheme="minorEastAsia"/>
                <w:b w:val="0"/>
                <w:bCs/>
                <w:sz w:val="21"/>
                <w:szCs w:val="21"/>
                <w:highlight w:val="none"/>
                <w:lang w:val="zh-CN" w:eastAsia="zh-CN"/>
              </w:rPr>
              <w:t>中标</w:t>
            </w:r>
            <w:r>
              <w:rPr>
                <w:rFonts w:hint="eastAsia" w:asciiTheme="minorEastAsia" w:hAnsiTheme="minorEastAsia" w:eastAsiaTheme="minorEastAsia" w:cstheme="minorEastAsia"/>
                <w:b w:val="0"/>
                <w:bCs/>
                <w:sz w:val="21"/>
                <w:szCs w:val="21"/>
                <w:highlight w:val="none"/>
                <w:lang w:val="zh-CN"/>
              </w:rPr>
              <w:t>供应商支付，初始检测方案中的检测费比例不超过中标价的1%</w:t>
            </w:r>
            <w:commentRangeEnd w:id="296"/>
            <w:r>
              <w:commentReference w:id="296"/>
            </w:r>
            <w:r>
              <w:rPr>
                <w:rFonts w:hint="eastAsia" w:asciiTheme="minorEastAsia" w:hAnsiTheme="minorEastAsia" w:eastAsiaTheme="minorEastAsia" w:cstheme="minorEastAsia"/>
                <w:b w:val="0"/>
                <w:bCs/>
                <w:sz w:val="21"/>
                <w:szCs w:val="21"/>
                <w:highlight w:val="none"/>
                <w:lang w:val="zh-CN"/>
              </w:rPr>
              <w:t>。</w:t>
            </w:r>
          </w:p>
          <w:p w14:paraId="47071BD6">
            <w:pPr>
              <w:pStyle w:val="4"/>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sz w:val="21"/>
                <w:szCs w:val="21"/>
                <w:lang w:val="zh-CN"/>
              </w:rPr>
            </w:pPr>
            <w:r>
              <w:rPr>
                <w:rFonts w:hint="eastAsia" w:asciiTheme="minorEastAsia" w:hAnsiTheme="minorEastAsia" w:eastAsiaTheme="minorEastAsia" w:cstheme="minorEastAsia"/>
                <w:b w:val="0"/>
                <w:bCs/>
                <w:sz w:val="21"/>
                <w:szCs w:val="21"/>
                <w:highlight w:val="none"/>
                <w:lang w:val="zh-CN"/>
              </w:rPr>
              <w:t>抽样样品如检测不合格，</w:t>
            </w:r>
            <w:r>
              <w:rPr>
                <w:rFonts w:hint="eastAsia" w:asciiTheme="minorEastAsia" w:hAnsiTheme="minorEastAsia" w:eastAsiaTheme="minorEastAsia" w:cstheme="minorEastAsia"/>
                <w:b w:val="0"/>
                <w:bCs/>
                <w:sz w:val="21"/>
                <w:szCs w:val="21"/>
                <w:highlight w:val="none"/>
                <w:lang w:val="zh-CN" w:eastAsia="zh-CN"/>
              </w:rPr>
              <w:t>中标</w:t>
            </w:r>
            <w:r>
              <w:rPr>
                <w:rFonts w:hint="eastAsia" w:asciiTheme="minorEastAsia" w:hAnsiTheme="minorEastAsia" w:eastAsiaTheme="minorEastAsia" w:cstheme="minorEastAsia"/>
                <w:b w:val="0"/>
                <w:bCs/>
                <w:sz w:val="21"/>
                <w:szCs w:val="21"/>
                <w:highlight w:val="none"/>
                <w:lang w:val="zh-CN"/>
              </w:rPr>
              <w:t>供应商进行整改并跟进整改过程。整改完成后进行复检，直至检测结果合格为止。</w:t>
            </w:r>
            <w:commentRangeStart w:id="297"/>
            <w:r>
              <w:rPr>
                <w:rFonts w:hint="eastAsia" w:asciiTheme="minorEastAsia" w:hAnsiTheme="minorEastAsia" w:eastAsiaTheme="minorEastAsia" w:cstheme="minorEastAsia"/>
                <w:b w:val="0"/>
                <w:bCs/>
                <w:sz w:val="21"/>
                <w:szCs w:val="21"/>
                <w:highlight w:val="none"/>
                <w:lang w:val="zh-CN"/>
              </w:rPr>
              <w:t>因检测不合格产生的复检费用由该</w:t>
            </w:r>
            <w:r>
              <w:rPr>
                <w:rFonts w:hint="eastAsia" w:asciiTheme="minorEastAsia" w:hAnsiTheme="minorEastAsia" w:eastAsiaTheme="minorEastAsia" w:cstheme="minorEastAsia"/>
                <w:b w:val="0"/>
                <w:bCs/>
                <w:sz w:val="21"/>
                <w:szCs w:val="21"/>
                <w:highlight w:val="none"/>
                <w:lang w:val="zh-CN" w:eastAsia="zh-CN"/>
              </w:rPr>
              <w:t>项目</w:t>
            </w:r>
            <w:r>
              <w:rPr>
                <w:rFonts w:hint="eastAsia" w:asciiTheme="minorEastAsia" w:hAnsiTheme="minorEastAsia" w:eastAsiaTheme="minorEastAsia" w:cstheme="minorEastAsia"/>
                <w:b w:val="0"/>
                <w:bCs/>
                <w:sz w:val="21"/>
                <w:szCs w:val="21"/>
                <w:highlight w:val="none"/>
                <w:lang w:val="zh-CN"/>
              </w:rPr>
              <w:t>供应商承担。</w:t>
            </w:r>
            <w:commentRangeEnd w:id="297"/>
            <w:r>
              <w:commentReference w:id="297"/>
            </w:r>
          </w:p>
        </w:tc>
      </w:tr>
      <w:tr w14:paraId="2BBDF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813" w:type="dxa"/>
            <w:tcBorders>
              <w:left w:val="single" w:color="auto" w:sz="4" w:space="0"/>
              <w:bottom w:val="single" w:color="auto" w:sz="4" w:space="0"/>
              <w:right w:val="single" w:color="auto" w:sz="4" w:space="0"/>
            </w:tcBorders>
            <w:noWrap w:val="0"/>
            <w:vAlign w:val="center"/>
          </w:tcPr>
          <w:p w14:paraId="5BA46A07">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en-US" w:eastAsia="zh-CN"/>
              </w:rPr>
            </w:pPr>
            <w:r>
              <w:rPr>
                <w:rFonts w:hint="eastAsia" w:asciiTheme="minorEastAsia" w:hAnsiTheme="minorEastAsia" w:eastAsiaTheme="minorEastAsia" w:cstheme="minorEastAsia"/>
                <w:kern w:val="0"/>
                <w:sz w:val="21"/>
                <w:szCs w:val="21"/>
                <w:lang w:val="en-US" w:eastAsia="zh-CN"/>
              </w:rPr>
              <w:t>11</w:t>
            </w:r>
          </w:p>
        </w:tc>
        <w:tc>
          <w:tcPr>
            <w:tcW w:w="1503" w:type="dxa"/>
            <w:tcBorders>
              <w:left w:val="single" w:color="auto" w:sz="4" w:space="0"/>
              <w:bottom w:val="single" w:color="auto" w:sz="4" w:space="0"/>
              <w:right w:val="single" w:color="auto" w:sz="4" w:space="0"/>
            </w:tcBorders>
            <w:noWrap w:val="0"/>
            <w:vAlign w:val="top"/>
          </w:tcPr>
          <w:p w14:paraId="5ED35CDA">
            <w:pPr>
              <w:keepNext w:val="0"/>
              <w:keepLines w:val="0"/>
              <w:pageBreakBefore w:val="0"/>
              <w:kinsoku/>
              <w:wordWrap/>
              <w:overflowPunct/>
              <w:topLinePunct w:val="0"/>
              <w:bidi w:val="0"/>
              <w:snapToGrid/>
              <w:spacing w:line="360" w:lineRule="exact"/>
              <w:jc w:val="center"/>
              <w:rPr>
                <w:rFonts w:hint="eastAsia" w:asciiTheme="minorEastAsia" w:hAnsiTheme="minorEastAsia" w:eastAsiaTheme="minorEastAsia" w:cstheme="minorEastAsia"/>
                <w:kern w:val="0"/>
                <w:sz w:val="21"/>
                <w:szCs w:val="21"/>
                <w:lang w:val="zh-CN"/>
              </w:rPr>
            </w:pPr>
          </w:p>
          <w:p w14:paraId="209D4771">
            <w:pPr>
              <w:keepNext w:val="0"/>
              <w:keepLines w:val="0"/>
              <w:pageBreakBefore w:val="0"/>
              <w:kinsoku/>
              <w:wordWrap/>
              <w:overflowPunct/>
              <w:topLinePunct w:val="0"/>
              <w:bidi w:val="0"/>
              <w:snapToGrid/>
              <w:spacing w:line="360" w:lineRule="exact"/>
              <w:jc w:val="both"/>
              <w:rPr>
                <w:rFonts w:hint="eastAsia" w:asciiTheme="minorEastAsia" w:hAnsiTheme="minorEastAsia" w:eastAsiaTheme="minorEastAsia" w:cstheme="minorEastAsia"/>
                <w:kern w:val="0"/>
                <w:sz w:val="21"/>
                <w:szCs w:val="21"/>
                <w:lang w:val="zh-CN"/>
              </w:rPr>
            </w:pPr>
            <w:r>
              <w:rPr>
                <w:rFonts w:hint="eastAsia" w:asciiTheme="minorEastAsia" w:hAnsiTheme="minorEastAsia" w:eastAsiaTheme="minorEastAsia" w:cstheme="minorEastAsia"/>
                <w:kern w:val="0"/>
                <w:sz w:val="21"/>
                <w:szCs w:val="21"/>
                <w:lang w:val="zh-CN"/>
              </w:rPr>
              <w:t>履约保证金</w:t>
            </w:r>
          </w:p>
        </w:tc>
        <w:tc>
          <w:tcPr>
            <w:tcW w:w="6088" w:type="dxa"/>
            <w:tcBorders>
              <w:top w:val="single" w:color="auto" w:sz="4" w:space="0"/>
              <w:left w:val="single" w:color="auto" w:sz="4" w:space="0"/>
              <w:bottom w:val="single" w:color="auto" w:sz="4" w:space="0"/>
              <w:right w:val="single" w:color="auto" w:sz="4" w:space="0"/>
            </w:tcBorders>
            <w:noWrap w:val="0"/>
            <w:vAlign w:val="center"/>
          </w:tcPr>
          <w:p w14:paraId="31C6168C">
            <w:pPr>
              <w:pStyle w:val="16"/>
              <w:keepNext w:val="0"/>
              <w:keepLines w:val="0"/>
              <w:pageBreakBefore w:val="0"/>
              <w:kinsoku/>
              <w:wordWrap/>
              <w:overflowPunct/>
              <w:topLinePunct w:val="0"/>
              <w:bidi w:val="0"/>
              <w:snapToGrid/>
              <w:spacing w:line="360" w:lineRule="exact"/>
              <w:rPr>
                <w:rFonts w:hint="eastAsia" w:asciiTheme="minorEastAsia" w:hAnsiTheme="minorEastAsia" w:eastAsiaTheme="minorEastAsia" w:cstheme="minorEastAsia"/>
                <w:b/>
                <w:bCs/>
                <w:color w:val="FF0000"/>
                <w:sz w:val="21"/>
                <w:szCs w:val="21"/>
                <w:lang w:val="en-US" w:eastAsia="zh-CN"/>
              </w:rPr>
            </w:pPr>
            <w:commentRangeStart w:id="298"/>
            <w:r>
              <w:rPr>
                <w:rFonts w:hint="eastAsia" w:asciiTheme="minorEastAsia" w:hAnsiTheme="minorEastAsia" w:eastAsiaTheme="minorEastAsia" w:cstheme="minorEastAsia"/>
                <w:kern w:val="0"/>
                <w:sz w:val="21"/>
                <w:szCs w:val="21"/>
                <w:lang w:val="en-US" w:eastAsia="zh-CN" w:bidi="ar-SA"/>
              </w:rPr>
              <w:t>合同金额的3%，投标供应商自主选择以支票、汇票、本票、保函等形式缴纳或提交。履约保证金在项目验收合格一年后按原方式无息退还。采购人逾期退还履约保证金的，向中标人每日偿付履约保证金的 0.1‰的利息。因中标人原因而未能达到本项目验收标准或验收不通过的，履约保证金不予退还。</w:t>
            </w:r>
            <w:commentRangeEnd w:id="298"/>
            <w:r>
              <w:commentReference w:id="298"/>
            </w:r>
          </w:p>
        </w:tc>
      </w:tr>
    </w:tbl>
    <w:p w14:paraId="0C36D2ED">
      <w:pPr>
        <w:pStyle w:val="7"/>
        <w:spacing w:before="60" w:beforeLines="25" w:after="60" w:afterLines="25"/>
        <w:ind w:firstLine="0" w:firstLineChars="0"/>
        <w:rPr>
          <w:rFonts w:ascii="宋体" w:hAnsi="宋体"/>
          <w:szCs w:val="21"/>
          <w:highlight w:val="none"/>
        </w:rPr>
      </w:pPr>
    </w:p>
    <w:p w14:paraId="0913A1E1">
      <w:pPr>
        <w:pStyle w:val="3"/>
        <w:spacing w:before="120" w:beforeLines="50" w:after="120" w:afterLines="50"/>
        <w:rPr>
          <w:sz w:val="28"/>
          <w:szCs w:val="28"/>
          <w:highlight w:val="none"/>
        </w:rPr>
      </w:pPr>
      <w:r>
        <w:rPr>
          <w:rFonts w:hint="eastAsia"/>
          <w:sz w:val="28"/>
          <w:szCs w:val="28"/>
          <w:highlight w:val="none"/>
        </w:rPr>
        <w:t>六、其他重要条款</w:t>
      </w:r>
    </w:p>
    <w:p w14:paraId="0E4A3353">
      <w:pPr>
        <w:ind w:firstLine="420" w:firstLineChars="200"/>
        <w:rPr>
          <w:bCs/>
          <w:szCs w:val="21"/>
          <w:highlight w:val="none"/>
        </w:rPr>
      </w:pPr>
      <w:r>
        <w:rPr>
          <w:rFonts w:hint="eastAsia"/>
          <w:bCs/>
          <w:szCs w:val="21"/>
          <w:highlight w:val="none"/>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001E90C7">
      <w:pPr>
        <w:pStyle w:val="7"/>
        <w:spacing w:before="60" w:beforeLines="25" w:after="60" w:afterLines="25"/>
        <w:ind w:firstLine="392" w:firstLineChars="187"/>
        <w:rPr>
          <w:rFonts w:ascii="宋体" w:hAnsi="宋体"/>
          <w:szCs w:val="21"/>
          <w:highlight w:val="none"/>
        </w:rPr>
      </w:pPr>
      <w:r>
        <w:rPr>
          <w:bCs/>
          <w:szCs w:val="21"/>
          <w:highlight w:val="none"/>
        </w:rPr>
        <w:t>2</w:t>
      </w:r>
      <w:r>
        <w:rPr>
          <w:rFonts w:hint="eastAsia"/>
          <w:bCs/>
          <w:szCs w:val="21"/>
          <w:highlight w:val="none"/>
        </w:rPr>
        <w:t>、投标人应充分了解项目的位置、情况、道路及任何其它足以影响投标报价的情况，任何因忽视或误解项目情况而导致的索赔或服务期限延长申请将不获批准。</w:t>
      </w:r>
    </w:p>
    <w:p w14:paraId="30E7C000">
      <w:pPr>
        <w:ind w:firstLine="420" w:firstLineChars="200"/>
        <w:rPr>
          <w:bCs/>
          <w:szCs w:val="21"/>
          <w:highlight w:val="none"/>
        </w:rPr>
      </w:pPr>
      <w:r>
        <w:rPr>
          <w:bCs/>
          <w:szCs w:val="21"/>
          <w:highlight w:val="none"/>
        </w:rPr>
        <w:t>3</w:t>
      </w:r>
      <w:r>
        <w:rPr>
          <w:rFonts w:hint="eastAsia"/>
          <w:bCs/>
          <w:szCs w:val="21"/>
          <w:highlight w:val="none"/>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5CD4D70C">
      <w:pPr>
        <w:ind w:firstLine="420" w:firstLineChars="200"/>
        <w:rPr>
          <w:bCs/>
          <w:szCs w:val="21"/>
          <w:highlight w:val="none"/>
        </w:rPr>
      </w:pPr>
      <w:r>
        <w:rPr>
          <w:rFonts w:hint="eastAsia"/>
          <w:bCs/>
          <w:szCs w:val="21"/>
          <w:highlight w:val="none"/>
          <w:lang w:val="en-US" w:eastAsia="zh-CN"/>
        </w:rPr>
        <w:t>4</w:t>
      </w:r>
      <w:r>
        <w:rPr>
          <w:rFonts w:hint="eastAsia"/>
          <w:bCs/>
          <w:szCs w:val="21"/>
          <w:highlight w:val="none"/>
        </w:rPr>
        <w:t>、除政府采购合同继续履行将损害国家利益和社会公共利益外，双方当事人不得擅自变更、中止或者终止合同。</w:t>
      </w:r>
    </w:p>
    <w:p w14:paraId="18BDC364">
      <w:pPr>
        <w:ind w:firstLine="420" w:firstLineChars="200"/>
        <w:rPr>
          <w:rFonts w:hint="eastAsia" w:eastAsia="宋体"/>
          <w:bCs/>
          <w:szCs w:val="21"/>
          <w:highlight w:val="none"/>
          <w:lang w:val="en-US" w:eastAsia="zh-CN"/>
        </w:rPr>
      </w:pPr>
      <w:r>
        <w:rPr>
          <w:rFonts w:hint="eastAsia"/>
          <w:bCs/>
          <w:szCs w:val="21"/>
          <w:highlight w:val="none"/>
          <w:lang w:val="en-US" w:eastAsia="zh-CN"/>
        </w:rPr>
        <w:t>5</w:t>
      </w:r>
      <w:r>
        <w:rPr>
          <w:rFonts w:hint="eastAsia"/>
          <w:bCs/>
          <w:szCs w:val="21"/>
          <w:highlight w:val="none"/>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bCs/>
          <w:szCs w:val="21"/>
          <w:highlight w:val="none"/>
          <w:lang w:val="en-US" w:eastAsia="zh-CN"/>
        </w:rPr>
        <w:t>。</w:t>
      </w:r>
    </w:p>
    <w:p w14:paraId="77E9FB8C">
      <w:pPr>
        <w:pStyle w:val="18"/>
        <w:rPr>
          <w:rFonts w:ascii="宋体" w:hAnsi="宋体"/>
          <w:highlight w:val="none"/>
        </w:rPr>
      </w:pPr>
    </w:p>
    <w:p w14:paraId="1BA0386F">
      <w:pPr>
        <w:pStyle w:val="3"/>
        <w:spacing w:before="120" w:beforeLines="50" w:after="120" w:afterLines="50"/>
        <w:ind w:firstLine="420"/>
        <w:rPr>
          <w:sz w:val="28"/>
          <w:szCs w:val="28"/>
          <w:highlight w:val="none"/>
        </w:rPr>
      </w:pPr>
      <w:r>
        <w:rPr>
          <w:rFonts w:hint="eastAsia" w:ascii="宋体" w:hAnsi="宋体"/>
          <w:b/>
          <w:bCs/>
          <w:kern w:val="0"/>
          <w:sz w:val="28"/>
          <w:szCs w:val="28"/>
          <w:highlight w:val="none"/>
        </w:rPr>
        <w:t>七、</w:t>
      </w:r>
      <w:r>
        <w:rPr>
          <w:rFonts w:hint="eastAsia"/>
          <w:sz w:val="28"/>
          <w:szCs w:val="28"/>
          <w:highlight w:val="none"/>
        </w:rPr>
        <w:t>样品要求</w:t>
      </w:r>
    </w:p>
    <w:p w14:paraId="2579ED50">
      <w:pPr>
        <w:ind w:firstLine="420" w:firstLineChars="200"/>
        <w:rPr>
          <w:rFonts w:ascii="宋体" w:hAnsi="宋体" w:cs="宋体"/>
          <w:kern w:val="0"/>
          <w:szCs w:val="18"/>
          <w:highlight w:val="none"/>
        </w:rPr>
      </w:pPr>
      <w:r>
        <w:rPr>
          <w:rFonts w:hint="eastAsia" w:ascii="宋体" w:hAnsi="宋体" w:cs="宋体"/>
          <w:kern w:val="0"/>
          <w:szCs w:val="18"/>
          <w:highlight w:val="none"/>
        </w:rPr>
        <w:t>（一）一般性规定和要求</w:t>
      </w:r>
    </w:p>
    <w:p w14:paraId="22479F51">
      <w:pPr>
        <w:ind w:firstLine="420" w:firstLineChars="200"/>
        <w:rPr>
          <w:rFonts w:ascii="宋体" w:hAnsi="宋体" w:cs="宋体"/>
          <w:kern w:val="0"/>
          <w:szCs w:val="18"/>
          <w:highlight w:val="none"/>
        </w:rPr>
      </w:pPr>
      <w:r>
        <w:rPr>
          <w:rFonts w:hint="eastAsia" w:ascii="宋体" w:hAnsi="宋体" w:cs="宋体"/>
          <w:kern w:val="0"/>
          <w:szCs w:val="18"/>
          <w:highlight w:val="none"/>
        </w:rPr>
        <w:t>1、投标样品上需标注“项目名称及项目编号、样品编号、样品名称”等信息，但</w:t>
      </w:r>
      <w:r>
        <w:rPr>
          <w:rFonts w:ascii="宋体" w:hAnsi="宋体" w:cs="宋体"/>
          <w:kern w:val="0"/>
          <w:szCs w:val="18"/>
          <w:highlight w:val="none"/>
        </w:rPr>
        <w:t>不</w:t>
      </w:r>
      <w:r>
        <w:rPr>
          <w:rFonts w:hint="eastAsia" w:ascii="宋体" w:hAnsi="宋体" w:cs="宋体"/>
          <w:kern w:val="0"/>
          <w:szCs w:val="18"/>
          <w:highlight w:val="none"/>
        </w:rPr>
        <w:t>得显示指向</w:t>
      </w:r>
      <w:r>
        <w:rPr>
          <w:rFonts w:ascii="宋体" w:hAnsi="宋体" w:cs="宋体"/>
          <w:kern w:val="0"/>
          <w:szCs w:val="18"/>
          <w:highlight w:val="none"/>
        </w:rPr>
        <w:t>任何</w:t>
      </w:r>
      <w:r>
        <w:rPr>
          <w:rFonts w:hint="eastAsia" w:ascii="宋体" w:hAnsi="宋体" w:cs="宋体"/>
          <w:kern w:val="0"/>
          <w:szCs w:val="18"/>
          <w:highlight w:val="none"/>
        </w:rPr>
        <w:t>投标供应商的信息、</w:t>
      </w:r>
      <w:r>
        <w:rPr>
          <w:rFonts w:ascii="宋体" w:hAnsi="宋体" w:cs="宋体"/>
          <w:kern w:val="0"/>
          <w:szCs w:val="18"/>
          <w:highlight w:val="none"/>
        </w:rPr>
        <w:t>生产厂家</w:t>
      </w:r>
      <w:r>
        <w:rPr>
          <w:rFonts w:hint="eastAsia" w:ascii="宋体" w:hAnsi="宋体" w:cs="宋体"/>
          <w:kern w:val="0"/>
          <w:szCs w:val="18"/>
          <w:highlight w:val="none"/>
        </w:rPr>
        <w:t>的</w:t>
      </w:r>
      <w:r>
        <w:rPr>
          <w:rFonts w:ascii="宋体" w:hAnsi="宋体" w:cs="宋体"/>
          <w:kern w:val="0"/>
          <w:szCs w:val="18"/>
          <w:highlight w:val="none"/>
        </w:rPr>
        <w:t>商标，或者</w:t>
      </w:r>
      <w:r>
        <w:rPr>
          <w:rFonts w:hint="eastAsia" w:ascii="宋体" w:hAnsi="宋体" w:cs="宋体"/>
          <w:kern w:val="0"/>
          <w:szCs w:val="18"/>
          <w:highlight w:val="none"/>
        </w:rPr>
        <w:t>其他</w:t>
      </w:r>
      <w:r>
        <w:rPr>
          <w:rFonts w:ascii="宋体" w:hAnsi="宋体" w:cs="宋体"/>
          <w:kern w:val="0"/>
          <w:szCs w:val="18"/>
          <w:highlight w:val="none"/>
        </w:rPr>
        <w:t>的标记标识</w:t>
      </w:r>
      <w:r>
        <w:rPr>
          <w:rFonts w:hint="eastAsia" w:ascii="宋体" w:hAnsi="宋体" w:cs="宋体"/>
          <w:kern w:val="0"/>
          <w:szCs w:val="18"/>
          <w:highlight w:val="none"/>
        </w:rPr>
        <w:t>。需要安装的投标样品需为安装完整的成品，由投标供应商自行组织安装。</w:t>
      </w:r>
    </w:p>
    <w:p w14:paraId="7766DD28">
      <w:pPr>
        <w:ind w:firstLine="420" w:firstLineChars="200"/>
        <w:rPr>
          <w:rFonts w:ascii="宋体" w:hAnsi="宋体" w:cs="宋体"/>
          <w:kern w:val="0"/>
          <w:szCs w:val="18"/>
          <w:highlight w:val="none"/>
        </w:rPr>
      </w:pPr>
      <w:r>
        <w:rPr>
          <w:rFonts w:hint="eastAsia" w:ascii="宋体" w:hAnsi="宋体" w:cs="宋体"/>
          <w:kern w:val="0"/>
          <w:szCs w:val="18"/>
          <w:highlight w:val="none"/>
        </w:rPr>
        <w:t>2、样品递交签到：</w:t>
      </w:r>
    </w:p>
    <w:p w14:paraId="17DB58A7">
      <w:pPr>
        <w:ind w:firstLine="420" w:firstLineChars="200"/>
        <w:rPr>
          <w:b/>
          <w:bCs/>
          <w:color w:val="FF0000"/>
          <w:highlight w:val="none"/>
        </w:rPr>
      </w:pPr>
      <w:r>
        <w:rPr>
          <w:rFonts w:hint="eastAsia"/>
          <w:bCs/>
          <w:szCs w:val="21"/>
          <w:highlight w:val="none"/>
        </w:rPr>
        <w:t>投标供应商授权人需在</w:t>
      </w:r>
      <w:r>
        <w:rPr>
          <w:rFonts w:ascii="宋体" w:hAnsi="宋体" w:cs="宋体"/>
          <w:b/>
          <w:bCs/>
          <w:color w:val="FF0000"/>
          <w:szCs w:val="21"/>
          <w:highlight w:val="none"/>
        </w:rPr>
        <w:t>本项目开标当日</w:t>
      </w:r>
      <w:r>
        <w:rPr>
          <w:rFonts w:hint="eastAsia" w:ascii="宋体" w:hAnsi="宋体" w:cs="宋体"/>
          <w:b/>
          <w:bCs/>
          <w:color w:val="FF0000"/>
          <w:szCs w:val="21"/>
          <w:highlight w:val="none"/>
        </w:rPr>
        <w:t>9:15-9:30（投标截止时间为上午时适用）,14:15-14:30</w:t>
      </w:r>
      <w:r>
        <w:rPr>
          <w:rFonts w:ascii="宋体" w:hAnsi="宋体" w:cs="宋体"/>
          <w:b/>
          <w:bCs/>
          <w:color w:val="FF0000"/>
          <w:szCs w:val="21"/>
          <w:highlight w:val="none"/>
        </w:rPr>
        <w:t>（投标截止时间为下午时适用）到签到地点（</w:t>
      </w:r>
      <w:r>
        <w:rPr>
          <w:rFonts w:hint="eastAsia" w:ascii="宋体" w:hAnsi="宋体" w:cs="宋体"/>
          <w:b/>
          <w:bCs/>
          <w:color w:val="FF0000"/>
          <w:szCs w:val="21"/>
          <w:highlight w:val="none"/>
        </w:rPr>
        <w:t>深圳市南山区西丽街道沙河西路3185号智谷产业园A座深圳交易集团总部大楼3楼</w:t>
      </w:r>
      <w:r>
        <w:rPr>
          <w:rFonts w:ascii="宋体" w:hAnsi="宋体" w:cs="宋体"/>
          <w:b/>
          <w:bCs/>
          <w:color w:val="FF0000"/>
          <w:szCs w:val="21"/>
          <w:highlight w:val="none"/>
        </w:rPr>
        <w:t>）</w:t>
      </w:r>
      <w:r>
        <w:rPr>
          <w:rFonts w:hint="eastAsia"/>
          <w:bCs/>
          <w:szCs w:val="21"/>
          <w:highlight w:val="none"/>
        </w:rPr>
        <w:t>，提供</w:t>
      </w:r>
      <w:r>
        <w:rPr>
          <w:rFonts w:hint="eastAsia" w:ascii="宋体" w:hAnsi="宋体" w:cs="仿宋_GB2312"/>
          <w:szCs w:val="21"/>
          <w:highlight w:val="none"/>
        </w:rPr>
        <w:t>样品放置授权委托书</w:t>
      </w:r>
      <w:r>
        <w:rPr>
          <w:rFonts w:hint="eastAsia"/>
          <w:bCs/>
          <w:szCs w:val="21"/>
          <w:highlight w:val="none"/>
        </w:rPr>
        <w:t>（盖公章）</w:t>
      </w:r>
      <w:r>
        <w:rPr>
          <w:rFonts w:hint="eastAsia"/>
          <w:highlight w:val="none"/>
        </w:rPr>
        <w:t>（授权委托书模板详见附件：</w:t>
      </w:r>
      <w:r>
        <w:rPr>
          <w:rFonts w:hint="eastAsia" w:ascii="宋体" w:hAnsi="宋体" w:cs="仿宋_GB2312"/>
          <w:szCs w:val="21"/>
          <w:highlight w:val="none"/>
        </w:rPr>
        <w:t>样品放置授权委托书</w:t>
      </w:r>
      <w:r>
        <w:rPr>
          <w:rFonts w:hint="eastAsia"/>
          <w:highlight w:val="none"/>
        </w:rPr>
        <w:t>）</w:t>
      </w:r>
      <w:r>
        <w:rPr>
          <w:rFonts w:hint="eastAsia"/>
          <w:bCs/>
          <w:szCs w:val="21"/>
          <w:highlight w:val="none"/>
        </w:rPr>
        <w:t>、</w:t>
      </w:r>
      <w:r>
        <w:rPr>
          <w:rFonts w:hint="eastAsia" w:ascii="Times New Roman" w:eastAsia="宋体"/>
          <w:bCs/>
          <w:szCs w:val="21"/>
          <w:highlight w:val="none"/>
          <w:lang w:val="en-US" w:eastAsia="zh-CN"/>
        </w:rPr>
        <w:t>身份证明材料原件和复印件（中国国籍人员，请提供代理人身份证，港澳台居民可提供来往通行证；非中国国籍人员，可提供公安部门认可的身份证明材料）</w:t>
      </w:r>
      <w:r>
        <w:rPr>
          <w:rFonts w:hint="eastAsia"/>
          <w:bCs/>
          <w:szCs w:val="21"/>
          <w:highlight w:val="none"/>
          <w:lang w:val="en-US" w:eastAsia="zh-CN"/>
        </w:rPr>
        <w:t>、样品清单（盖公章）</w:t>
      </w:r>
      <w:r>
        <w:rPr>
          <w:rFonts w:hint="eastAsia"/>
          <w:bCs/>
          <w:szCs w:val="21"/>
          <w:highlight w:val="none"/>
        </w:rPr>
        <w:t>，按深圳公共资源交易中心（深圳交易集团有限公司政府采购业务分公司）工作人员指引进行样品递交签到。</w:t>
      </w:r>
    </w:p>
    <w:p w14:paraId="64D4CB43">
      <w:pPr>
        <w:ind w:firstLine="420" w:firstLineChars="200"/>
        <w:rPr>
          <w:rFonts w:ascii="宋体" w:hAnsi="宋体" w:cs="宋体"/>
          <w:kern w:val="0"/>
          <w:szCs w:val="18"/>
          <w:highlight w:val="none"/>
        </w:rPr>
      </w:pPr>
      <w:r>
        <w:rPr>
          <w:rFonts w:hint="eastAsia"/>
          <w:bCs/>
          <w:szCs w:val="21"/>
          <w:highlight w:val="none"/>
        </w:rPr>
        <w:t>特别注意事项：（1）上述资料提供不齐全，不予签到；（2）签到时间截止后，不再受理签到；（3）未进行签到的，样品不予接收。</w:t>
      </w:r>
    </w:p>
    <w:p w14:paraId="58534727">
      <w:pPr>
        <w:ind w:firstLine="420" w:firstLineChars="200"/>
        <w:rPr>
          <w:rFonts w:ascii="宋体" w:hAnsi="宋体" w:cs="宋体"/>
          <w:kern w:val="0"/>
          <w:szCs w:val="18"/>
          <w:highlight w:val="none"/>
        </w:rPr>
      </w:pPr>
      <w:r>
        <w:rPr>
          <w:rFonts w:hint="eastAsia" w:ascii="宋体" w:hAnsi="宋体" w:cs="宋体"/>
          <w:kern w:val="0"/>
          <w:szCs w:val="18"/>
          <w:highlight w:val="none"/>
        </w:rPr>
        <w:t xml:space="preserve">3、本项目投标截止时间后进行投标样品接收。投标样品接收需进行身份核对、样品核对、登记确认、顺序编号。 </w:t>
      </w:r>
    </w:p>
    <w:p w14:paraId="12BD64B9">
      <w:pPr>
        <w:ind w:firstLine="420" w:firstLineChars="200"/>
        <w:rPr>
          <w:rFonts w:ascii="宋体" w:hAnsi="宋体" w:cs="宋体"/>
          <w:kern w:val="0"/>
          <w:szCs w:val="18"/>
          <w:highlight w:val="none"/>
        </w:rPr>
      </w:pPr>
      <w:r>
        <w:rPr>
          <w:rFonts w:hint="eastAsia" w:ascii="宋体" w:hAnsi="宋体" w:cs="宋体"/>
          <w:kern w:val="0"/>
          <w:szCs w:val="18"/>
          <w:highlight w:val="none"/>
        </w:rPr>
        <w:t>（1）身份核对。深圳公共资源交易中心（深圳交易集团有限公司政府采购业务分公司）工作人员核对投标供应商授权委托人提供的“</w:t>
      </w:r>
      <w:r>
        <w:rPr>
          <w:rFonts w:hint="eastAsia" w:ascii="宋体" w:hAnsi="宋体" w:cs="仿宋_GB2312"/>
          <w:szCs w:val="21"/>
          <w:highlight w:val="none"/>
        </w:rPr>
        <w:t>样品放置授权委托书</w:t>
      </w:r>
      <w:r>
        <w:rPr>
          <w:rFonts w:hint="eastAsia" w:ascii="宋体" w:hAnsi="宋体" w:cs="宋体"/>
          <w:kern w:val="0"/>
          <w:szCs w:val="18"/>
          <w:highlight w:val="none"/>
        </w:rPr>
        <w:t>（盖公章）、授权委托人身份证原件和复印件”。资料不齐全的，不得接收投标样品。</w:t>
      </w:r>
    </w:p>
    <w:p w14:paraId="2B0DCED4">
      <w:pPr>
        <w:ind w:firstLine="420" w:firstLineChars="200"/>
        <w:rPr>
          <w:rFonts w:ascii="宋体" w:hAnsi="宋体" w:cs="宋体"/>
          <w:kern w:val="0"/>
          <w:szCs w:val="18"/>
          <w:highlight w:val="none"/>
        </w:rPr>
      </w:pPr>
      <w:r>
        <w:rPr>
          <w:rFonts w:hint="eastAsia" w:ascii="宋体" w:hAnsi="宋体" w:cs="宋体"/>
          <w:kern w:val="0"/>
          <w:szCs w:val="18"/>
          <w:highlight w:val="none"/>
        </w:rPr>
        <w:t>（2）样品核对。深圳公共资源交易中心（深圳交易集团有限公司政府采购业务分公司）工作人员将投标样品与投标供应商提供的《样品清单》（盖公章）进行一一核对。有不一致的或损坏情况的，将要求供应商授权委托人在《样品清单》上注明。</w:t>
      </w:r>
    </w:p>
    <w:p w14:paraId="7DF0D2A3">
      <w:pPr>
        <w:ind w:firstLine="420" w:firstLineChars="200"/>
        <w:rPr>
          <w:rFonts w:ascii="宋体" w:hAnsi="宋体" w:cs="宋体"/>
          <w:kern w:val="0"/>
          <w:szCs w:val="18"/>
          <w:highlight w:val="none"/>
        </w:rPr>
      </w:pPr>
      <w:r>
        <w:rPr>
          <w:rFonts w:hint="eastAsia" w:ascii="宋体" w:hAnsi="宋体" w:cs="宋体"/>
          <w:kern w:val="0"/>
          <w:szCs w:val="18"/>
          <w:highlight w:val="none"/>
        </w:rPr>
        <w:t>（3）登记确认。在完成身份核对及样品核对后，投标供应商授权委托人需在《样品接收登记表》上登记确认。</w:t>
      </w:r>
    </w:p>
    <w:p w14:paraId="5E20F4F5">
      <w:pPr>
        <w:ind w:firstLine="420" w:firstLineChars="200"/>
        <w:rPr>
          <w:rFonts w:ascii="宋体" w:hAnsi="宋体" w:cs="宋体"/>
          <w:kern w:val="0"/>
          <w:szCs w:val="18"/>
          <w:highlight w:val="none"/>
        </w:rPr>
      </w:pPr>
      <w:r>
        <w:rPr>
          <w:rFonts w:hint="eastAsia" w:ascii="宋体" w:hAnsi="宋体" w:cs="宋体"/>
          <w:kern w:val="0"/>
          <w:szCs w:val="18"/>
          <w:highlight w:val="none"/>
        </w:rPr>
        <w:t>（4）顺序编号。深圳公共资源交易中心（深圳交易集团有限公司政府采购业务分公司）工作人员按投标样品接收的先后顺序进行编号。</w:t>
      </w:r>
    </w:p>
    <w:p w14:paraId="2CCBBB23">
      <w:pPr>
        <w:ind w:firstLine="420" w:firstLineChars="200"/>
        <w:rPr>
          <w:rFonts w:ascii="宋体" w:hAnsi="宋体" w:cs="宋体"/>
          <w:kern w:val="0"/>
          <w:szCs w:val="18"/>
          <w:highlight w:val="none"/>
        </w:rPr>
      </w:pPr>
      <w:r>
        <w:rPr>
          <w:rFonts w:hint="eastAsia" w:ascii="宋体" w:hAnsi="宋体" w:cs="宋体"/>
          <w:kern w:val="0"/>
          <w:szCs w:val="18"/>
          <w:highlight w:val="none"/>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立场，不得在摆样现场滞留。</w:t>
      </w:r>
    </w:p>
    <w:p w14:paraId="68403395">
      <w:pPr>
        <w:ind w:firstLine="420" w:firstLineChars="200"/>
        <w:rPr>
          <w:rFonts w:ascii="宋体" w:hAnsi="宋体" w:cs="宋体"/>
          <w:kern w:val="0"/>
          <w:szCs w:val="18"/>
          <w:highlight w:val="none"/>
        </w:rPr>
      </w:pPr>
      <w:r>
        <w:rPr>
          <w:rFonts w:hint="eastAsia" w:ascii="宋体" w:hAnsi="宋体" w:cs="宋体"/>
          <w:kern w:val="0"/>
          <w:szCs w:val="18"/>
          <w:highlight w:val="none"/>
        </w:rPr>
        <w:t>5、样品的退回：（1）未中标的供应商投标样品，</w:t>
      </w:r>
      <w:r>
        <w:rPr>
          <w:rFonts w:hint="eastAsia"/>
          <w:highlight w:val="none"/>
        </w:rPr>
        <w:t>由</w:t>
      </w:r>
      <w:r>
        <w:rPr>
          <w:rFonts w:hint="eastAsia" w:ascii="宋体" w:hAnsi="宋体" w:cs="宋体"/>
          <w:kern w:val="0"/>
          <w:szCs w:val="18"/>
          <w:highlight w:val="none"/>
        </w:rPr>
        <w:t>供应商出具授权委托书及被授权人身份证在项目结果公告发布后的三个工作日内办理退回手续。（2）中标的供应商投标样品，要求采购人代表凭中标通知书复印件及身份证在中标通知书发放后三个工作日内办理领取手续。</w:t>
      </w:r>
    </w:p>
    <w:p w14:paraId="6FCC43FB">
      <w:pPr>
        <w:ind w:firstLine="420" w:firstLineChars="200"/>
        <w:rPr>
          <w:rFonts w:ascii="宋体" w:hAnsi="宋体" w:cs="宋体"/>
          <w:kern w:val="0"/>
          <w:szCs w:val="18"/>
          <w:highlight w:val="none"/>
        </w:rPr>
      </w:pPr>
      <w:r>
        <w:rPr>
          <w:rFonts w:hint="eastAsia" w:ascii="宋体" w:hAnsi="宋体" w:cs="宋体"/>
          <w:kern w:val="0"/>
          <w:szCs w:val="18"/>
          <w:highlight w:val="none"/>
        </w:rPr>
        <w:t>投标样品移交时，深圳公共资源交易中心（深圳交易集团有限公司政府采购业务分公司）工作人员将再次核对供应商授权委托人或采购人代表身份、核对《样品清单》，签字确认后并取走样品。</w:t>
      </w:r>
    </w:p>
    <w:p w14:paraId="5F030DDE">
      <w:pPr>
        <w:ind w:firstLine="420" w:firstLineChars="200"/>
        <w:rPr>
          <w:rFonts w:ascii="宋体" w:hAnsi="宋体" w:cs="宋体"/>
          <w:kern w:val="0"/>
          <w:szCs w:val="18"/>
          <w:highlight w:val="none"/>
        </w:rPr>
      </w:pPr>
      <w:r>
        <w:rPr>
          <w:rFonts w:hint="eastAsia" w:ascii="宋体" w:hAnsi="宋体" w:cs="宋体"/>
          <w:kern w:val="0"/>
          <w:szCs w:val="18"/>
          <w:highlight w:val="none"/>
        </w:rPr>
        <w:t>6、未能及时退回的样品的处理：</w:t>
      </w:r>
    </w:p>
    <w:p w14:paraId="146F2BC1">
      <w:pPr>
        <w:ind w:firstLine="420" w:firstLineChars="200"/>
        <w:rPr>
          <w:rFonts w:ascii="宋体" w:hAnsi="宋体" w:cs="宋体"/>
          <w:kern w:val="0"/>
          <w:szCs w:val="18"/>
          <w:highlight w:val="none"/>
        </w:rPr>
      </w:pPr>
      <w:r>
        <w:rPr>
          <w:rFonts w:hint="eastAsia" w:ascii="宋体" w:hAnsi="宋体" w:cs="宋体"/>
          <w:kern w:val="0"/>
          <w:szCs w:val="18"/>
          <w:highlight w:val="none"/>
        </w:rPr>
        <w:t>（1）未中标供应商未在规定时间内（项目结果公告发布后的三个工作日内）内取回投标样品的，视为放弃取回，深圳公共资源交易中心（深圳交易集团有限公司政府采购业务分公司）将定期清理。</w:t>
      </w:r>
    </w:p>
    <w:p w14:paraId="15DA8AA1">
      <w:pPr>
        <w:ind w:firstLine="420" w:firstLineChars="200"/>
        <w:rPr>
          <w:rFonts w:ascii="宋体" w:hAnsi="宋体" w:cs="宋体"/>
          <w:kern w:val="0"/>
          <w:szCs w:val="18"/>
          <w:highlight w:val="none"/>
        </w:rPr>
      </w:pPr>
      <w:r>
        <w:rPr>
          <w:rFonts w:hint="eastAsia" w:ascii="宋体" w:hAnsi="宋体" w:cs="宋体"/>
          <w:kern w:val="0"/>
          <w:szCs w:val="18"/>
          <w:highlight w:val="none"/>
        </w:rPr>
        <w:t>（2）采购人未在规定时间内（中标通知书发放后三个工作日内）内领取中标供应商投标样品的，视同采购人主动放弃取回，深圳公共资源交易中心（深圳交易集团有限公司政府采购业务分公司）将定期清理。</w:t>
      </w:r>
    </w:p>
    <w:p w14:paraId="75E8CE10">
      <w:pPr>
        <w:ind w:firstLine="420" w:firstLineChars="200"/>
        <w:rPr>
          <w:rFonts w:ascii="宋体" w:hAnsi="宋体" w:cs="宋体"/>
          <w:kern w:val="0"/>
          <w:szCs w:val="18"/>
          <w:highlight w:val="none"/>
        </w:rPr>
      </w:pPr>
      <w:commentRangeStart w:id="299"/>
      <w:r>
        <w:rPr>
          <w:rFonts w:hint="eastAsia" w:ascii="宋体" w:hAnsi="宋体" w:cs="宋体"/>
          <w:kern w:val="0"/>
          <w:szCs w:val="18"/>
          <w:highlight w:val="none"/>
        </w:rPr>
        <w:t>（二）样品清单：</w:t>
      </w:r>
      <w:commentRangeEnd w:id="299"/>
      <w:r>
        <w:commentReference w:id="299"/>
      </w:r>
    </w:p>
    <w:tbl>
      <w:tblPr>
        <w:tblStyle w:val="4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7"/>
        <w:gridCol w:w="1134"/>
        <w:gridCol w:w="820"/>
        <w:gridCol w:w="851"/>
        <w:gridCol w:w="1417"/>
      </w:tblGrid>
      <w:tr w14:paraId="0116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7" w:type="dxa"/>
            <w:vAlign w:val="center"/>
          </w:tcPr>
          <w:p w14:paraId="40480E6E">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序号</w:t>
            </w:r>
          </w:p>
        </w:tc>
        <w:tc>
          <w:tcPr>
            <w:tcW w:w="1134" w:type="dxa"/>
            <w:vAlign w:val="center"/>
          </w:tcPr>
          <w:p w14:paraId="5502D101">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名称</w:t>
            </w:r>
          </w:p>
        </w:tc>
        <w:tc>
          <w:tcPr>
            <w:tcW w:w="820" w:type="dxa"/>
            <w:vAlign w:val="center"/>
          </w:tcPr>
          <w:p w14:paraId="1A1352BE">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数量</w:t>
            </w:r>
          </w:p>
        </w:tc>
        <w:tc>
          <w:tcPr>
            <w:tcW w:w="851" w:type="dxa"/>
          </w:tcPr>
          <w:p w14:paraId="7988B9B8">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单位</w:t>
            </w:r>
          </w:p>
        </w:tc>
        <w:tc>
          <w:tcPr>
            <w:tcW w:w="1417" w:type="dxa"/>
          </w:tcPr>
          <w:p w14:paraId="3EA6FFA2">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规格</w:t>
            </w:r>
          </w:p>
        </w:tc>
      </w:tr>
      <w:tr w14:paraId="445AC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687" w:type="dxa"/>
            <w:vAlign w:val="center"/>
          </w:tcPr>
          <w:p w14:paraId="108AA1B1">
            <w:pPr>
              <w:jc w:val="center"/>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1</w:t>
            </w:r>
          </w:p>
        </w:tc>
        <w:tc>
          <w:tcPr>
            <w:tcW w:w="1134" w:type="dxa"/>
            <w:vAlign w:val="center"/>
          </w:tcPr>
          <w:p w14:paraId="61CD0F3D">
            <w:pPr>
              <w:jc w:val="left"/>
              <w:rPr>
                <w:rFonts w:ascii="宋体" w:hAnsi="宋体"/>
                <w:bCs/>
                <w:snapToGrid w:val="0"/>
                <w:color w:val="000000"/>
                <w:kern w:val="0"/>
                <w:szCs w:val="21"/>
                <w:highlight w:val="none"/>
              </w:rPr>
            </w:pPr>
          </w:p>
        </w:tc>
        <w:tc>
          <w:tcPr>
            <w:tcW w:w="820" w:type="dxa"/>
            <w:vAlign w:val="center"/>
          </w:tcPr>
          <w:p w14:paraId="5B82895E">
            <w:pPr>
              <w:jc w:val="left"/>
              <w:rPr>
                <w:rFonts w:ascii="宋体" w:hAnsi="宋体"/>
                <w:bCs/>
                <w:snapToGrid w:val="0"/>
                <w:color w:val="000000"/>
                <w:kern w:val="0"/>
                <w:szCs w:val="21"/>
                <w:highlight w:val="none"/>
              </w:rPr>
            </w:pPr>
          </w:p>
        </w:tc>
        <w:tc>
          <w:tcPr>
            <w:tcW w:w="851" w:type="dxa"/>
          </w:tcPr>
          <w:p w14:paraId="1AB28B86">
            <w:pPr>
              <w:jc w:val="left"/>
              <w:rPr>
                <w:rFonts w:ascii="宋体" w:hAnsi="宋体"/>
                <w:bCs/>
                <w:snapToGrid w:val="0"/>
                <w:color w:val="000000"/>
                <w:kern w:val="0"/>
                <w:szCs w:val="21"/>
                <w:highlight w:val="none"/>
              </w:rPr>
            </w:pPr>
          </w:p>
        </w:tc>
        <w:tc>
          <w:tcPr>
            <w:tcW w:w="1417" w:type="dxa"/>
          </w:tcPr>
          <w:p w14:paraId="08D38ACE">
            <w:pPr>
              <w:jc w:val="left"/>
              <w:rPr>
                <w:rFonts w:ascii="宋体" w:hAnsi="宋体"/>
                <w:bCs/>
                <w:snapToGrid w:val="0"/>
                <w:color w:val="000000"/>
                <w:kern w:val="0"/>
                <w:szCs w:val="21"/>
                <w:highlight w:val="none"/>
              </w:rPr>
            </w:pPr>
          </w:p>
        </w:tc>
      </w:tr>
      <w:tr w14:paraId="61AE9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687" w:type="dxa"/>
            <w:vAlign w:val="center"/>
          </w:tcPr>
          <w:p w14:paraId="576A2189">
            <w:pPr>
              <w:ind w:firstLine="210" w:firstLineChars="100"/>
              <w:rPr>
                <w:rFonts w:ascii="宋体" w:hAnsi="宋体"/>
                <w:bCs/>
                <w:snapToGrid w:val="0"/>
                <w:color w:val="000000"/>
                <w:kern w:val="0"/>
                <w:szCs w:val="21"/>
                <w:highlight w:val="none"/>
              </w:rPr>
            </w:pPr>
            <w:r>
              <w:rPr>
                <w:rFonts w:hint="eastAsia" w:ascii="宋体" w:hAnsi="宋体"/>
                <w:bCs/>
                <w:snapToGrid w:val="0"/>
                <w:color w:val="000000"/>
                <w:kern w:val="0"/>
                <w:szCs w:val="21"/>
                <w:highlight w:val="none"/>
              </w:rPr>
              <w:t>2</w:t>
            </w:r>
          </w:p>
        </w:tc>
        <w:tc>
          <w:tcPr>
            <w:tcW w:w="1134" w:type="dxa"/>
            <w:vAlign w:val="center"/>
          </w:tcPr>
          <w:p w14:paraId="3AC9A87D">
            <w:pPr>
              <w:jc w:val="left"/>
              <w:rPr>
                <w:rFonts w:ascii="宋体" w:hAnsi="宋体"/>
                <w:bCs/>
                <w:snapToGrid w:val="0"/>
                <w:color w:val="000000"/>
                <w:kern w:val="0"/>
                <w:szCs w:val="21"/>
                <w:highlight w:val="none"/>
              </w:rPr>
            </w:pPr>
          </w:p>
        </w:tc>
        <w:tc>
          <w:tcPr>
            <w:tcW w:w="820" w:type="dxa"/>
            <w:vAlign w:val="center"/>
          </w:tcPr>
          <w:p w14:paraId="4F6A0A3E">
            <w:pPr>
              <w:jc w:val="left"/>
              <w:rPr>
                <w:rFonts w:ascii="宋体" w:hAnsi="宋体"/>
                <w:bCs/>
                <w:snapToGrid w:val="0"/>
                <w:color w:val="000000"/>
                <w:kern w:val="0"/>
                <w:szCs w:val="21"/>
                <w:highlight w:val="none"/>
              </w:rPr>
            </w:pPr>
          </w:p>
        </w:tc>
        <w:tc>
          <w:tcPr>
            <w:tcW w:w="851" w:type="dxa"/>
          </w:tcPr>
          <w:p w14:paraId="7756AA79">
            <w:pPr>
              <w:jc w:val="left"/>
              <w:rPr>
                <w:rFonts w:ascii="宋体" w:hAnsi="宋体"/>
                <w:bCs/>
                <w:snapToGrid w:val="0"/>
                <w:color w:val="000000"/>
                <w:kern w:val="0"/>
                <w:szCs w:val="21"/>
                <w:highlight w:val="none"/>
              </w:rPr>
            </w:pPr>
          </w:p>
        </w:tc>
        <w:tc>
          <w:tcPr>
            <w:tcW w:w="1417" w:type="dxa"/>
          </w:tcPr>
          <w:p w14:paraId="626157D8">
            <w:pPr>
              <w:jc w:val="left"/>
              <w:rPr>
                <w:rFonts w:ascii="宋体" w:hAnsi="宋体"/>
                <w:bCs/>
                <w:snapToGrid w:val="0"/>
                <w:color w:val="000000"/>
                <w:kern w:val="0"/>
                <w:szCs w:val="21"/>
                <w:highlight w:val="none"/>
              </w:rPr>
            </w:pPr>
          </w:p>
        </w:tc>
      </w:tr>
      <w:tr w14:paraId="01EE8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687" w:type="dxa"/>
            <w:vAlign w:val="center"/>
          </w:tcPr>
          <w:p w14:paraId="37E8D166">
            <w:pPr>
              <w:ind w:firstLine="210" w:firstLineChars="100"/>
              <w:rPr>
                <w:rFonts w:ascii="宋体" w:hAnsi="宋体"/>
                <w:bCs/>
                <w:snapToGrid w:val="0"/>
                <w:kern w:val="0"/>
                <w:szCs w:val="21"/>
                <w:highlight w:val="none"/>
              </w:rPr>
            </w:pPr>
            <w:r>
              <w:rPr>
                <w:rFonts w:hint="eastAsia" w:ascii="宋体" w:hAnsi="宋体"/>
                <w:bCs/>
                <w:snapToGrid w:val="0"/>
                <w:kern w:val="0"/>
                <w:szCs w:val="21"/>
                <w:highlight w:val="none"/>
              </w:rPr>
              <w:t>3</w:t>
            </w:r>
          </w:p>
        </w:tc>
        <w:tc>
          <w:tcPr>
            <w:tcW w:w="1134" w:type="dxa"/>
            <w:vAlign w:val="center"/>
          </w:tcPr>
          <w:p w14:paraId="10F2DE49">
            <w:pPr>
              <w:jc w:val="left"/>
              <w:rPr>
                <w:rFonts w:ascii="宋体" w:hAnsi="宋体"/>
                <w:bCs/>
                <w:snapToGrid w:val="0"/>
                <w:kern w:val="0"/>
                <w:szCs w:val="21"/>
                <w:highlight w:val="none"/>
              </w:rPr>
            </w:pPr>
          </w:p>
        </w:tc>
        <w:tc>
          <w:tcPr>
            <w:tcW w:w="820" w:type="dxa"/>
            <w:vAlign w:val="center"/>
          </w:tcPr>
          <w:p w14:paraId="604B9F50">
            <w:pPr>
              <w:jc w:val="left"/>
              <w:rPr>
                <w:rFonts w:ascii="宋体" w:hAnsi="宋体"/>
                <w:bCs/>
                <w:snapToGrid w:val="0"/>
                <w:kern w:val="0"/>
                <w:szCs w:val="21"/>
                <w:highlight w:val="none"/>
              </w:rPr>
            </w:pPr>
          </w:p>
        </w:tc>
        <w:tc>
          <w:tcPr>
            <w:tcW w:w="851" w:type="dxa"/>
          </w:tcPr>
          <w:p w14:paraId="13DE07B8">
            <w:pPr>
              <w:jc w:val="left"/>
              <w:rPr>
                <w:rFonts w:ascii="宋体" w:hAnsi="宋体"/>
                <w:bCs/>
                <w:snapToGrid w:val="0"/>
                <w:kern w:val="0"/>
                <w:szCs w:val="21"/>
                <w:highlight w:val="none"/>
              </w:rPr>
            </w:pPr>
          </w:p>
        </w:tc>
        <w:tc>
          <w:tcPr>
            <w:tcW w:w="1417" w:type="dxa"/>
          </w:tcPr>
          <w:p w14:paraId="42F98ABE">
            <w:pPr>
              <w:jc w:val="left"/>
              <w:rPr>
                <w:rFonts w:ascii="宋体" w:hAnsi="宋体"/>
                <w:bCs/>
                <w:snapToGrid w:val="0"/>
                <w:kern w:val="0"/>
                <w:szCs w:val="21"/>
                <w:highlight w:val="none"/>
              </w:rPr>
            </w:pPr>
          </w:p>
        </w:tc>
      </w:tr>
    </w:tbl>
    <w:p w14:paraId="565D8BF7">
      <w:pPr>
        <w:rPr>
          <w:rFonts w:hint="eastAsia"/>
          <w:color w:val="FF0000"/>
          <w:szCs w:val="21"/>
          <w:highlight w:val="none"/>
        </w:rPr>
      </w:pPr>
    </w:p>
    <w:tbl>
      <w:tblPr>
        <w:tblStyle w:val="4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2"/>
        <w:gridCol w:w="1420"/>
        <w:gridCol w:w="1300"/>
        <w:gridCol w:w="2612"/>
        <w:gridCol w:w="2082"/>
      </w:tblGrid>
      <w:tr w14:paraId="64C56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652" w:type="pct"/>
            <w:noWrap w:val="0"/>
            <w:vAlign w:val="center"/>
          </w:tcPr>
          <w:p w14:paraId="21DDCDE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heme="minorEastAsia" w:hAnsiTheme="minorEastAsia" w:eastAsiaTheme="minorEastAsia" w:cstheme="minorEastAsia"/>
                <w:color w:val="auto"/>
                <w:sz w:val="21"/>
                <w:szCs w:val="21"/>
                <w:lang w:eastAsia="zh-CN"/>
              </w:rPr>
            </w:pPr>
            <w:r>
              <w:rPr>
                <w:rFonts w:hint="eastAsia" w:asciiTheme="minorEastAsia" w:hAnsiTheme="minorEastAsia" w:eastAsiaTheme="minorEastAsia" w:cstheme="minorEastAsia"/>
                <w:color w:val="auto"/>
                <w:sz w:val="21"/>
                <w:szCs w:val="21"/>
                <w:lang w:val="en-US" w:eastAsia="zh-CN"/>
              </w:rPr>
              <w:t>序号</w:t>
            </w:r>
          </w:p>
        </w:tc>
        <w:tc>
          <w:tcPr>
            <w:tcW w:w="832" w:type="pct"/>
            <w:noWrap w:val="0"/>
            <w:vAlign w:val="center"/>
          </w:tcPr>
          <w:p w14:paraId="1DB45F64">
            <w:pPr>
              <w:keepNext w:val="0"/>
              <w:keepLines w:val="0"/>
              <w:pageBreakBefore w:val="0"/>
              <w:widowControl w:val="0"/>
              <w:kinsoku/>
              <w:wordWrap/>
              <w:overflowPunct/>
              <w:topLinePunct w:val="0"/>
              <w:autoSpaceDE/>
              <w:autoSpaceDN/>
              <w:bidi w:val="0"/>
              <w:adjustRightInd/>
              <w:snapToGrid/>
              <w:spacing w:line="360" w:lineRule="exact"/>
              <w:ind w:firstLine="105" w:firstLineChars="50"/>
              <w:jc w:val="center"/>
              <w:textAlignment w:val="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sz w:val="21"/>
                <w:szCs w:val="21"/>
              </w:rPr>
              <w:t>样品名称</w:t>
            </w:r>
          </w:p>
        </w:tc>
        <w:tc>
          <w:tcPr>
            <w:tcW w:w="762" w:type="pct"/>
            <w:noWrap w:val="0"/>
            <w:vAlign w:val="center"/>
          </w:tcPr>
          <w:p w14:paraId="223D5CCB">
            <w:pPr>
              <w:keepNext w:val="0"/>
              <w:keepLines w:val="0"/>
              <w:pageBreakBefore w:val="0"/>
              <w:widowControl w:val="0"/>
              <w:kinsoku/>
              <w:wordWrap/>
              <w:overflowPunct/>
              <w:topLinePunct w:val="0"/>
              <w:autoSpaceDE/>
              <w:autoSpaceDN/>
              <w:bidi w:val="0"/>
              <w:adjustRightInd/>
              <w:snapToGrid/>
              <w:spacing w:line="360" w:lineRule="exact"/>
              <w:ind w:firstLine="105" w:firstLineChars="50"/>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数量要求</w:t>
            </w:r>
          </w:p>
        </w:tc>
        <w:tc>
          <w:tcPr>
            <w:tcW w:w="1531" w:type="pct"/>
            <w:noWrap w:val="0"/>
            <w:vAlign w:val="center"/>
          </w:tcPr>
          <w:p w14:paraId="171B130E">
            <w:pPr>
              <w:keepNext w:val="0"/>
              <w:keepLines w:val="0"/>
              <w:pageBreakBefore w:val="0"/>
              <w:widowControl w:val="0"/>
              <w:kinsoku/>
              <w:wordWrap/>
              <w:overflowPunct/>
              <w:topLinePunct w:val="0"/>
              <w:autoSpaceDE/>
              <w:autoSpaceDN/>
              <w:bidi w:val="0"/>
              <w:adjustRightInd/>
              <w:snapToGrid/>
              <w:spacing w:line="360" w:lineRule="exact"/>
              <w:ind w:firstLine="630" w:firstLineChars="300"/>
              <w:textAlignment w:val="auto"/>
              <w:rPr>
                <w:rFonts w:hint="eastAsia" w:asciiTheme="minorEastAsia" w:hAnsiTheme="minorEastAsia" w:eastAsiaTheme="minorEastAsia" w:cstheme="minorEastAsia"/>
                <w:color w:val="auto"/>
                <w:sz w:val="21"/>
                <w:szCs w:val="21"/>
              </w:rPr>
            </w:pPr>
            <w:commentRangeStart w:id="300"/>
            <w:r>
              <w:rPr>
                <w:rFonts w:hint="eastAsia" w:asciiTheme="minorEastAsia" w:hAnsiTheme="minorEastAsia" w:eastAsiaTheme="minorEastAsia" w:cstheme="minorEastAsia"/>
                <w:color w:val="auto"/>
                <w:sz w:val="21"/>
                <w:szCs w:val="21"/>
              </w:rPr>
              <w:t>规格要求（mm）</w:t>
            </w:r>
            <w:commentRangeEnd w:id="300"/>
            <w:r>
              <w:commentReference w:id="300"/>
            </w:r>
          </w:p>
        </w:tc>
        <w:tc>
          <w:tcPr>
            <w:tcW w:w="1220" w:type="pct"/>
            <w:noWrap w:val="0"/>
            <w:vAlign w:val="center"/>
          </w:tcPr>
          <w:p w14:paraId="3E3097E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heme="minorEastAsia" w:hAnsiTheme="minorEastAsia" w:eastAsiaTheme="minorEastAsia" w:cstheme="minorEastAsia"/>
                <w:color w:val="auto"/>
                <w:sz w:val="21"/>
                <w:szCs w:val="21"/>
              </w:rPr>
            </w:pPr>
            <w:commentRangeStart w:id="301"/>
            <w:r>
              <w:rPr>
                <w:rFonts w:hint="eastAsia" w:asciiTheme="minorEastAsia" w:hAnsiTheme="minorEastAsia" w:eastAsiaTheme="minorEastAsia" w:cstheme="minorEastAsia"/>
                <w:color w:val="auto"/>
                <w:sz w:val="21"/>
                <w:szCs w:val="21"/>
              </w:rPr>
              <w:t>样品制作的标准和要求</w:t>
            </w:r>
            <w:commentRangeEnd w:id="301"/>
            <w:r>
              <w:commentReference w:id="301"/>
            </w:r>
          </w:p>
        </w:tc>
      </w:tr>
      <w:tr w14:paraId="719B8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652" w:type="pct"/>
            <w:noWrap w:val="0"/>
            <w:vAlign w:val="center"/>
          </w:tcPr>
          <w:p w14:paraId="5CD1237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1</w:t>
            </w:r>
          </w:p>
        </w:tc>
        <w:tc>
          <w:tcPr>
            <w:tcW w:w="832" w:type="pct"/>
            <w:noWrap w:val="0"/>
            <w:vAlign w:val="center"/>
          </w:tcPr>
          <w:p w14:paraId="6E4E5812">
            <w:pPr>
              <w:keepNext w:val="0"/>
              <w:keepLines w:val="0"/>
              <w:pageBreakBefore w:val="0"/>
              <w:widowControl w:val="0"/>
              <w:kinsoku/>
              <w:wordWrap/>
              <w:overflowPunct/>
              <w:topLinePunct w:val="0"/>
              <w:autoSpaceDE/>
              <w:autoSpaceDN/>
              <w:bidi w:val="0"/>
              <w:adjustRightInd/>
              <w:snapToGrid/>
              <w:spacing w:line="360" w:lineRule="exact"/>
              <w:ind w:firstLine="105" w:firstLineChars="50"/>
              <w:jc w:val="center"/>
              <w:textAlignment w:val="auto"/>
              <w:rPr>
                <w:rFonts w:hint="eastAsia" w:asciiTheme="minorEastAsia" w:hAnsiTheme="minorEastAsia" w:eastAsiaTheme="minorEastAsia" w:cstheme="minorEastAsia"/>
                <w:color w:val="auto"/>
                <w:sz w:val="21"/>
                <w:szCs w:val="21"/>
                <w:lang w:eastAsia="zh-CN"/>
              </w:rPr>
            </w:pPr>
            <w:r>
              <w:rPr>
                <w:rFonts w:hint="eastAsia" w:asciiTheme="minorEastAsia" w:hAnsiTheme="minorEastAsia" w:eastAsiaTheme="minorEastAsia" w:cstheme="minorEastAsia"/>
                <w:color w:val="auto"/>
                <w:sz w:val="21"/>
                <w:szCs w:val="21"/>
                <w:lang w:val="en-US" w:eastAsia="zh-CN"/>
              </w:rPr>
              <w:t>陶瓷台面</w:t>
            </w:r>
          </w:p>
        </w:tc>
        <w:tc>
          <w:tcPr>
            <w:tcW w:w="762" w:type="pct"/>
            <w:noWrap w:val="0"/>
            <w:vAlign w:val="center"/>
          </w:tcPr>
          <w:p w14:paraId="3D13A50B">
            <w:pPr>
              <w:keepNext w:val="0"/>
              <w:keepLines w:val="0"/>
              <w:pageBreakBefore w:val="0"/>
              <w:widowControl w:val="0"/>
              <w:kinsoku/>
              <w:wordWrap/>
              <w:overflowPunct/>
              <w:topLinePunct w:val="0"/>
              <w:autoSpaceDE/>
              <w:autoSpaceDN/>
              <w:bidi w:val="0"/>
              <w:adjustRightInd/>
              <w:snapToGrid/>
              <w:spacing w:line="360" w:lineRule="exact"/>
              <w:ind w:firstLine="105" w:firstLineChars="50"/>
              <w:jc w:val="center"/>
              <w:textAlignment w:val="auto"/>
              <w:rPr>
                <w:rFonts w:hint="eastAsia" w:asciiTheme="minorEastAsia" w:hAnsiTheme="minorEastAsia" w:eastAsiaTheme="minorEastAsia" w:cstheme="minorEastAsia"/>
                <w:color w:val="auto"/>
                <w:sz w:val="21"/>
                <w:szCs w:val="21"/>
                <w:lang w:eastAsia="zh-CN"/>
              </w:rPr>
            </w:pPr>
            <w:r>
              <w:rPr>
                <w:rFonts w:hint="eastAsia" w:asciiTheme="minorEastAsia" w:hAnsiTheme="minorEastAsia" w:eastAsiaTheme="minorEastAsia" w:cstheme="minorEastAsia"/>
                <w:color w:val="auto"/>
                <w:sz w:val="21"/>
                <w:szCs w:val="21"/>
              </w:rPr>
              <w:t>1</w:t>
            </w:r>
            <w:r>
              <w:rPr>
                <w:rFonts w:hint="eastAsia" w:asciiTheme="minorEastAsia" w:hAnsiTheme="minorEastAsia" w:eastAsiaTheme="minorEastAsia" w:cstheme="minorEastAsia"/>
                <w:color w:val="auto"/>
                <w:sz w:val="21"/>
                <w:szCs w:val="21"/>
                <w:lang w:val="en-US" w:eastAsia="zh-CN"/>
              </w:rPr>
              <w:t>块</w:t>
            </w:r>
          </w:p>
        </w:tc>
        <w:tc>
          <w:tcPr>
            <w:tcW w:w="1531" w:type="pct"/>
            <w:noWrap w:val="0"/>
            <w:vAlign w:val="center"/>
          </w:tcPr>
          <w:p w14:paraId="6E56A3E3">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(W)200*(D)200*(H)20mm</w:t>
            </w:r>
          </w:p>
        </w:tc>
        <w:tc>
          <w:tcPr>
            <w:tcW w:w="1220" w:type="pct"/>
            <w:noWrap w:val="0"/>
            <w:vAlign w:val="center"/>
          </w:tcPr>
          <w:p w14:paraId="7460246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满足技术参数要求</w:t>
            </w:r>
          </w:p>
        </w:tc>
      </w:tr>
      <w:tr w14:paraId="1709B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652" w:type="pct"/>
            <w:noWrap w:val="0"/>
            <w:vAlign w:val="center"/>
          </w:tcPr>
          <w:p w14:paraId="504162F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2</w:t>
            </w:r>
          </w:p>
        </w:tc>
        <w:tc>
          <w:tcPr>
            <w:tcW w:w="832" w:type="pct"/>
            <w:noWrap w:val="0"/>
            <w:vAlign w:val="center"/>
          </w:tcPr>
          <w:p w14:paraId="7E8A0058">
            <w:pPr>
              <w:keepNext w:val="0"/>
              <w:keepLines w:val="0"/>
              <w:pageBreakBefore w:val="0"/>
              <w:widowControl w:val="0"/>
              <w:kinsoku/>
              <w:wordWrap/>
              <w:overflowPunct/>
              <w:topLinePunct w:val="0"/>
              <w:autoSpaceDE/>
              <w:autoSpaceDN/>
              <w:bidi w:val="0"/>
              <w:adjustRightInd/>
              <w:snapToGrid/>
              <w:spacing w:line="360" w:lineRule="exact"/>
              <w:ind w:firstLine="105" w:firstLineChars="50"/>
              <w:jc w:val="center"/>
              <w:textAlignment w:val="auto"/>
              <w:rPr>
                <w:rFonts w:hint="eastAsia" w:asciiTheme="minorEastAsia" w:hAnsiTheme="minorEastAsia" w:eastAsiaTheme="minorEastAsia" w:cstheme="minorEastAsia"/>
                <w:color w:val="auto"/>
                <w:sz w:val="21"/>
                <w:szCs w:val="21"/>
                <w:lang w:eastAsia="zh-CN"/>
              </w:rPr>
            </w:pPr>
            <w:r>
              <w:rPr>
                <w:rFonts w:hint="eastAsia" w:asciiTheme="minorEastAsia" w:hAnsiTheme="minorEastAsia" w:eastAsiaTheme="minorEastAsia" w:cstheme="minorEastAsia"/>
                <w:color w:val="auto"/>
                <w:sz w:val="21"/>
                <w:szCs w:val="21"/>
                <w:lang w:val="en-US" w:eastAsia="zh-CN"/>
              </w:rPr>
              <w:t>锌合金铰链</w:t>
            </w:r>
          </w:p>
        </w:tc>
        <w:tc>
          <w:tcPr>
            <w:tcW w:w="762" w:type="pct"/>
            <w:noWrap w:val="0"/>
            <w:vAlign w:val="center"/>
          </w:tcPr>
          <w:p w14:paraId="45222CF8">
            <w:pPr>
              <w:keepNext w:val="0"/>
              <w:keepLines w:val="0"/>
              <w:pageBreakBefore w:val="0"/>
              <w:widowControl w:val="0"/>
              <w:kinsoku/>
              <w:wordWrap/>
              <w:overflowPunct/>
              <w:topLinePunct w:val="0"/>
              <w:autoSpaceDE/>
              <w:autoSpaceDN/>
              <w:bidi w:val="0"/>
              <w:adjustRightInd/>
              <w:snapToGrid/>
              <w:spacing w:line="360" w:lineRule="exact"/>
              <w:ind w:firstLine="105" w:firstLineChars="50"/>
              <w:jc w:val="center"/>
              <w:textAlignment w:val="auto"/>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rPr>
              <w:t>1</w:t>
            </w:r>
            <w:r>
              <w:rPr>
                <w:rFonts w:hint="eastAsia" w:asciiTheme="minorEastAsia" w:hAnsiTheme="minorEastAsia" w:eastAsiaTheme="minorEastAsia" w:cstheme="minorEastAsia"/>
                <w:color w:val="auto"/>
                <w:sz w:val="21"/>
                <w:szCs w:val="21"/>
                <w:lang w:val="en-US" w:eastAsia="zh-CN"/>
              </w:rPr>
              <w:t>个</w:t>
            </w:r>
          </w:p>
        </w:tc>
        <w:tc>
          <w:tcPr>
            <w:tcW w:w="1531" w:type="pct"/>
            <w:noWrap w:val="0"/>
            <w:vAlign w:val="center"/>
          </w:tcPr>
          <w:p w14:paraId="1A8D2FC5">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可开启角度270度，展开长度110mm</w:t>
            </w:r>
          </w:p>
        </w:tc>
        <w:tc>
          <w:tcPr>
            <w:tcW w:w="1220" w:type="pct"/>
            <w:noWrap w:val="0"/>
            <w:vAlign w:val="center"/>
          </w:tcPr>
          <w:p w14:paraId="128EF0C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满足技术参数要求</w:t>
            </w:r>
          </w:p>
        </w:tc>
      </w:tr>
      <w:tr w14:paraId="06DC7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652" w:type="pct"/>
            <w:noWrap w:val="0"/>
            <w:vAlign w:val="center"/>
          </w:tcPr>
          <w:p w14:paraId="7B72F84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3</w:t>
            </w:r>
          </w:p>
        </w:tc>
        <w:tc>
          <w:tcPr>
            <w:tcW w:w="832" w:type="pct"/>
            <w:noWrap w:val="0"/>
            <w:vAlign w:val="center"/>
          </w:tcPr>
          <w:p w14:paraId="4C97B68A">
            <w:pPr>
              <w:keepNext w:val="0"/>
              <w:keepLines w:val="0"/>
              <w:pageBreakBefore w:val="0"/>
              <w:widowControl w:val="0"/>
              <w:kinsoku/>
              <w:wordWrap/>
              <w:overflowPunct/>
              <w:topLinePunct w:val="0"/>
              <w:autoSpaceDE/>
              <w:autoSpaceDN/>
              <w:bidi w:val="0"/>
              <w:adjustRightInd/>
              <w:snapToGrid/>
              <w:spacing w:line="360" w:lineRule="exact"/>
              <w:ind w:firstLine="105" w:firstLineChars="50"/>
              <w:jc w:val="center"/>
              <w:textAlignment w:val="auto"/>
              <w:rPr>
                <w:rFonts w:hint="eastAsia" w:asciiTheme="minorEastAsia" w:hAnsiTheme="minorEastAsia" w:eastAsiaTheme="minorEastAsia" w:cstheme="minorEastAsia"/>
                <w:color w:val="auto"/>
                <w:sz w:val="21"/>
                <w:szCs w:val="21"/>
                <w:lang w:eastAsia="zh-CN"/>
              </w:rPr>
            </w:pPr>
            <w:r>
              <w:rPr>
                <w:rFonts w:hint="eastAsia" w:asciiTheme="minorEastAsia" w:hAnsiTheme="minorEastAsia" w:eastAsiaTheme="minorEastAsia" w:cstheme="minorEastAsia"/>
                <w:color w:val="auto"/>
                <w:sz w:val="21"/>
                <w:szCs w:val="21"/>
                <w:lang w:val="en-US" w:eastAsia="zh-CN"/>
              </w:rPr>
              <w:t>不锈钢合页</w:t>
            </w:r>
          </w:p>
        </w:tc>
        <w:tc>
          <w:tcPr>
            <w:tcW w:w="762" w:type="pct"/>
            <w:noWrap w:val="0"/>
            <w:vAlign w:val="center"/>
          </w:tcPr>
          <w:p w14:paraId="13BDBF1C">
            <w:pPr>
              <w:keepNext w:val="0"/>
              <w:keepLines w:val="0"/>
              <w:pageBreakBefore w:val="0"/>
              <w:widowControl w:val="0"/>
              <w:kinsoku/>
              <w:wordWrap/>
              <w:overflowPunct/>
              <w:topLinePunct w:val="0"/>
              <w:autoSpaceDE/>
              <w:autoSpaceDN/>
              <w:bidi w:val="0"/>
              <w:adjustRightInd/>
              <w:snapToGrid/>
              <w:spacing w:line="360" w:lineRule="exact"/>
              <w:ind w:firstLine="105" w:firstLineChars="50"/>
              <w:jc w:val="center"/>
              <w:textAlignment w:val="auto"/>
              <w:rPr>
                <w:rFonts w:hint="eastAsia" w:asciiTheme="minorEastAsia" w:hAnsiTheme="minorEastAsia" w:eastAsiaTheme="minorEastAsia" w:cstheme="minorEastAsia"/>
                <w:color w:val="auto"/>
                <w:sz w:val="21"/>
                <w:szCs w:val="21"/>
                <w:lang w:eastAsia="zh-CN"/>
              </w:rPr>
            </w:pPr>
            <w:r>
              <w:rPr>
                <w:rFonts w:hint="eastAsia" w:asciiTheme="minorEastAsia" w:hAnsiTheme="minorEastAsia" w:eastAsiaTheme="minorEastAsia" w:cstheme="minorEastAsia"/>
                <w:color w:val="auto"/>
                <w:sz w:val="21"/>
                <w:szCs w:val="21"/>
              </w:rPr>
              <w:t>1</w:t>
            </w:r>
            <w:r>
              <w:rPr>
                <w:rFonts w:hint="eastAsia" w:asciiTheme="minorEastAsia" w:hAnsiTheme="minorEastAsia" w:eastAsiaTheme="minorEastAsia" w:cstheme="minorEastAsia"/>
                <w:color w:val="auto"/>
                <w:sz w:val="21"/>
                <w:szCs w:val="21"/>
                <w:lang w:val="en-US" w:eastAsia="zh-CN"/>
              </w:rPr>
              <w:t>个</w:t>
            </w:r>
          </w:p>
        </w:tc>
        <w:tc>
          <w:tcPr>
            <w:tcW w:w="1531" w:type="pct"/>
            <w:noWrap w:val="0"/>
            <w:vAlign w:val="center"/>
          </w:tcPr>
          <w:p w14:paraId="69591FB6">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Theme="minorEastAsia" w:hAnsiTheme="minorEastAsia" w:eastAsiaTheme="minorEastAsia" w:cstheme="minorEastAsia"/>
                <w:color w:val="auto"/>
                <w:sz w:val="21"/>
                <w:szCs w:val="21"/>
                <w:lang w:val="en-US" w:eastAsia="zh-CN"/>
              </w:rPr>
            </w:pPr>
            <w:r>
              <w:rPr>
                <w:rFonts w:hint="eastAsia" w:asciiTheme="minorEastAsia" w:hAnsiTheme="minorEastAsia" w:eastAsiaTheme="minorEastAsia" w:cstheme="minorEastAsia"/>
                <w:color w:val="auto"/>
                <w:sz w:val="21"/>
                <w:szCs w:val="21"/>
                <w:lang w:val="en-US" w:eastAsia="zh-CN"/>
              </w:rPr>
              <w:t>展开尺寸(W)47*(D)63*(H)1.8mm，螺丝孔为攻牙孔</w:t>
            </w:r>
          </w:p>
        </w:tc>
        <w:tc>
          <w:tcPr>
            <w:tcW w:w="1220" w:type="pct"/>
            <w:noWrap w:val="0"/>
            <w:vAlign w:val="center"/>
          </w:tcPr>
          <w:p w14:paraId="3B7318A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满足技术参数要求</w:t>
            </w:r>
          </w:p>
        </w:tc>
      </w:tr>
    </w:tbl>
    <w:p w14:paraId="1D1DE225">
      <w:pPr>
        <w:rPr>
          <w:color w:val="FF0000"/>
          <w:szCs w:val="21"/>
          <w:highlight w:val="none"/>
        </w:rPr>
      </w:pPr>
      <w:r>
        <w:rPr>
          <w:rFonts w:hint="eastAsia"/>
          <w:color w:val="FF0000"/>
          <w:szCs w:val="21"/>
          <w:highlight w:val="none"/>
        </w:rPr>
        <w:t>备注：投标样品将作为履约验收的参考。</w:t>
      </w:r>
    </w:p>
    <w:p w14:paraId="6014FBD5">
      <w:pPr>
        <w:rPr>
          <w:rFonts w:ascii="宋体" w:hAnsi="宋体" w:cs="仿宋_GB2312"/>
          <w:szCs w:val="21"/>
          <w:highlight w:val="none"/>
        </w:rPr>
      </w:pPr>
      <w:bookmarkStart w:id="45" w:name="_Hlk72167863"/>
      <w:bookmarkStart w:id="46" w:name="_Hlk106183334"/>
    </w:p>
    <w:p w14:paraId="4AE2EE63">
      <w:pPr>
        <w:pStyle w:val="19"/>
        <w:rPr>
          <w:highlight w:val="none"/>
        </w:rPr>
      </w:pPr>
    </w:p>
    <w:p w14:paraId="0A509551">
      <w:pPr>
        <w:ind w:firstLine="420" w:firstLineChars="200"/>
        <w:rPr>
          <w:rFonts w:ascii="微软雅黑" w:hAnsi="微软雅黑" w:eastAsia="微软雅黑" w:cs="微软雅黑"/>
          <w:b/>
          <w:bCs/>
          <w:highlight w:val="none"/>
        </w:rPr>
      </w:pPr>
      <w:r>
        <w:rPr>
          <w:rFonts w:hint="eastAsia" w:ascii="宋体" w:hAnsi="宋体" w:cs="仿宋_GB2312"/>
          <w:szCs w:val="21"/>
          <w:highlight w:val="none"/>
        </w:rPr>
        <w:t>（三）</w:t>
      </w:r>
      <w:bookmarkEnd w:id="45"/>
      <w:r>
        <w:rPr>
          <w:rFonts w:hint="eastAsia" w:ascii="宋体" w:hAnsi="宋体" w:cs="仿宋_GB2312"/>
          <w:szCs w:val="21"/>
          <w:highlight w:val="none"/>
        </w:rPr>
        <w:t>附件：样品放置授权委托书</w:t>
      </w:r>
    </w:p>
    <w:p w14:paraId="2713EBA8">
      <w:pPr>
        <w:jc w:val="center"/>
        <w:rPr>
          <w:rFonts w:ascii="宋体" w:hAnsi="宋体" w:cs="微软雅黑"/>
          <w:sz w:val="32"/>
          <w:szCs w:val="40"/>
          <w:highlight w:val="none"/>
        </w:rPr>
      </w:pPr>
      <w:bookmarkStart w:id="47" w:name="_Hlk106183283"/>
      <w:bookmarkStart w:id="48" w:name="_Hlk106278670"/>
      <w:r>
        <w:rPr>
          <w:rFonts w:hint="eastAsia" w:ascii="宋体" w:hAnsi="宋体" w:cs="微软雅黑"/>
          <w:sz w:val="32"/>
          <w:szCs w:val="40"/>
          <w:highlight w:val="none"/>
        </w:rPr>
        <w:t>样品放置授权委托书</w:t>
      </w:r>
    </w:p>
    <w:bookmarkEnd w:id="47"/>
    <w:p w14:paraId="6D8CF5FB">
      <w:pPr>
        <w:spacing w:line="360" w:lineRule="auto"/>
        <w:ind w:firstLine="440" w:firstLineChars="200"/>
        <w:rPr>
          <w:sz w:val="22"/>
          <w:szCs w:val="22"/>
          <w:highlight w:val="none"/>
        </w:rPr>
      </w:pPr>
      <w:r>
        <w:rPr>
          <w:rFonts w:hint="eastAsia"/>
          <w:sz w:val="22"/>
          <w:szCs w:val="22"/>
          <w:highlight w:val="none"/>
        </w:rPr>
        <w:t>本授权委托书声明：我</w:t>
      </w:r>
      <w:r>
        <w:rPr>
          <w:rFonts w:hint="eastAsia"/>
          <w:sz w:val="22"/>
          <w:szCs w:val="22"/>
          <w:highlight w:val="none"/>
          <w:u w:val="single"/>
        </w:rPr>
        <w:t xml:space="preserve">           </w:t>
      </w:r>
      <w:r>
        <w:rPr>
          <w:rFonts w:hint="eastAsia"/>
          <w:sz w:val="22"/>
          <w:szCs w:val="22"/>
          <w:highlight w:val="none"/>
        </w:rPr>
        <w:t>（姓名）系</w:t>
      </w:r>
      <w:r>
        <w:rPr>
          <w:rFonts w:hint="eastAsia"/>
          <w:sz w:val="22"/>
          <w:szCs w:val="22"/>
          <w:highlight w:val="none"/>
          <w:u w:val="single"/>
        </w:rPr>
        <w:t xml:space="preserve">             </w:t>
      </w:r>
      <w:r>
        <w:rPr>
          <w:rFonts w:hint="eastAsia"/>
          <w:sz w:val="22"/>
          <w:szCs w:val="22"/>
          <w:highlight w:val="none"/>
        </w:rPr>
        <w:t>（投标人名称）的法定代表人（负责人），现授权委托</w:t>
      </w:r>
      <w:r>
        <w:rPr>
          <w:rFonts w:hint="eastAsia"/>
          <w:sz w:val="22"/>
          <w:szCs w:val="22"/>
          <w:highlight w:val="none"/>
          <w:u w:val="single"/>
        </w:rPr>
        <w:t xml:space="preserve">            </w:t>
      </w:r>
      <w:r>
        <w:rPr>
          <w:rFonts w:hint="eastAsia"/>
          <w:sz w:val="22"/>
          <w:szCs w:val="22"/>
          <w:highlight w:val="none"/>
        </w:rPr>
        <w:t>（姓名）为我单位参与</w:t>
      </w:r>
      <w:r>
        <w:rPr>
          <w:rFonts w:hint="eastAsia"/>
          <w:sz w:val="22"/>
          <w:szCs w:val="22"/>
          <w:highlight w:val="none"/>
          <w:u w:val="single"/>
        </w:rPr>
        <w:t>（此处填写项目名称）</w:t>
      </w:r>
      <w:r>
        <w:rPr>
          <w:rFonts w:hint="eastAsia"/>
          <w:sz w:val="22"/>
          <w:szCs w:val="22"/>
          <w:highlight w:val="none"/>
        </w:rPr>
        <w:t>项目，项目编号：</w:t>
      </w:r>
      <w:r>
        <w:rPr>
          <w:sz w:val="22"/>
          <w:szCs w:val="22"/>
          <w:highlight w:val="none"/>
          <w:u w:val="single"/>
        </w:rPr>
        <w:t xml:space="preserve">   </w:t>
      </w:r>
      <w:r>
        <w:rPr>
          <w:rFonts w:hint="eastAsia"/>
          <w:sz w:val="22"/>
          <w:szCs w:val="22"/>
          <w:highlight w:val="none"/>
          <w:u w:val="single"/>
        </w:rPr>
        <w:t xml:space="preserve">      （此处填写项目编号）</w:t>
      </w:r>
      <w:r>
        <w:rPr>
          <w:rFonts w:hint="eastAsia"/>
          <w:sz w:val="22"/>
          <w:szCs w:val="22"/>
          <w:highlight w:val="none"/>
        </w:rPr>
        <w:t>样品放置工作的授权委托代理人，代理人全权代表我参与项目样品放置，样品放置的内容我均承认。</w:t>
      </w:r>
    </w:p>
    <w:p w14:paraId="70B11238">
      <w:pPr>
        <w:spacing w:line="360" w:lineRule="auto"/>
        <w:ind w:firstLine="420"/>
        <w:rPr>
          <w:sz w:val="22"/>
          <w:szCs w:val="22"/>
          <w:highlight w:val="none"/>
        </w:rPr>
      </w:pPr>
      <w:r>
        <w:rPr>
          <w:rFonts w:hint="eastAsia"/>
          <w:sz w:val="22"/>
          <w:szCs w:val="22"/>
          <w:highlight w:val="none"/>
        </w:rPr>
        <w:t>代理人无转委托权，特此委托。</w:t>
      </w:r>
    </w:p>
    <w:p w14:paraId="4786A98E">
      <w:pPr>
        <w:spacing w:line="360" w:lineRule="auto"/>
        <w:ind w:firstLine="420"/>
        <w:rPr>
          <w:sz w:val="22"/>
          <w:szCs w:val="22"/>
          <w:highlight w:val="none"/>
        </w:rPr>
      </w:pPr>
    </w:p>
    <w:p w14:paraId="3A72E646">
      <w:pPr>
        <w:spacing w:line="360" w:lineRule="auto"/>
        <w:ind w:left="540" w:leftChars="257"/>
        <w:rPr>
          <w:sz w:val="22"/>
          <w:szCs w:val="22"/>
          <w:highlight w:val="none"/>
          <w:u w:val="single"/>
        </w:rPr>
      </w:pPr>
      <w:r>
        <w:rPr>
          <w:rFonts w:hint="eastAsia"/>
          <w:sz w:val="22"/>
          <w:szCs w:val="22"/>
          <w:highlight w:val="none"/>
        </w:rPr>
        <w:t>代理人：</w:t>
      </w:r>
      <w:r>
        <w:rPr>
          <w:rFonts w:hint="eastAsia"/>
          <w:sz w:val="22"/>
          <w:szCs w:val="22"/>
          <w:highlight w:val="none"/>
          <w:u w:val="single"/>
        </w:rPr>
        <w:t xml:space="preserve">             </w:t>
      </w:r>
    </w:p>
    <w:p w14:paraId="6C70046B">
      <w:pPr>
        <w:spacing w:line="360" w:lineRule="auto"/>
        <w:ind w:left="540" w:leftChars="257"/>
        <w:rPr>
          <w:sz w:val="22"/>
          <w:szCs w:val="22"/>
          <w:highlight w:val="none"/>
        </w:rPr>
      </w:pPr>
      <w:r>
        <w:rPr>
          <w:rFonts w:hint="eastAsia"/>
          <w:sz w:val="22"/>
          <w:szCs w:val="22"/>
          <w:highlight w:val="none"/>
        </w:rPr>
        <w:t>联系电话：</w:t>
      </w:r>
      <w:r>
        <w:rPr>
          <w:rFonts w:hint="eastAsia"/>
          <w:sz w:val="22"/>
          <w:szCs w:val="22"/>
          <w:highlight w:val="none"/>
          <w:u w:val="single"/>
        </w:rPr>
        <w:t xml:space="preserve">            </w:t>
      </w:r>
      <w:r>
        <w:rPr>
          <w:rFonts w:hint="eastAsia"/>
          <w:sz w:val="22"/>
          <w:szCs w:val="22"/>
          <w:highlight w:val="none"/>
        </w:rPr>
        <w:t xml:space="preserve">  手机：</w:t>
      </w:r>
      <w:r>
        <w:rPr>
          <w:rFonts w:hint="eastAsia"/>
          <w:sz w:val="22"/>
          <w:szCs w:val="22"/>
          <w:highlight w:val="none"/>
          <w:u w:val="single"/>
        </w:rPr>
        <w:t xml:space="preserve">                   </w:t>
      </w:r>
    </w:p>
    <w:p w14:paraId="78786E82">
      <w:pPr>
        <w:spacing w:line="360" w:lineRule="auto"/>
        <w:ind w:left="540" w:leftChars="257"/>
        <w:rPr>
          <w:sz w:val="22"/>
          <w:szCs w:val="22"/>
          <w:highlight w:val="none"/>
          <w:u w:val="single"/>
        </w:rPr>
      </w:pPr>
      <w:r>
        <w:rPr>
          <w:rFonts w:hint="eastAsia"/>
          <w:sz w:val="22"/>
          <w:szCs w:val="22"/>
          <w:highlight w:val="none"/>
        </w:rPr>
        <w:t>身份证号码：</w:t>
      </w:r>
      <w:r>
        <w:rPr>
          <w:rFonts w:hint="eastAsia"/>
          <w:sz w:val="22"/>
          <w:szCs w:val="22"/>
          <w:highlight w:val="none"/>
          <w:u w:val="single"/>
        </w:rPr>
        <w:t xml:space="preserve">                        </w:t>
      </w:r>
      <w:r>
        <w:rPr>
          <w:rFonts w:hint="eastAsia"/>
          <w:sz w:val="22"/>
          <w:szCs w:val="22"/>
          <w:highlight w:val="none"/>
        </w:rPr>
        <w:t>职务：</w:t>
      </w:r>
      <w:r>
        <w:rPr>
          <w:rFonts w:hint="eastAsia"/>
          <w:sz w:val="22"/>
          <w:szCs w:val="22"/>
          <w:highlight w:val="none"/>
          <w:u w:val="single"/>
        </w:rPr>
        <w:t xml:space="preserve">       </w:t>
      </w:r>
    </w:p>
    <w:p w14:paraId="721946E5">
      <w:pPr>
        <w:spacing w:line="360" w:lineRule="auto"/>
        <w:ind w:left="540" w:leftChars="257"/>
        <w:rPr>
          <w:sz w:val="22"/>
          <w:szCs w:val="22"/>
          <w:highlight w:val="none"/>
        </w:rPr>
      </w:pPr>
      <w:r>
        <w:rPr>
          <w:rFonts w:hint="eastAsia"/>
          <w:sz w:val="22"/>
          <w:szCs w:val="22"/>
          <w:highlight w:val="none"/>
        </w:rPr>
        <w:t>授权委托日期：</w:t>
      </w:r>
      <w:r>
        <w:rPr>
          <w:rFonts w:hint="eastAsia"/>
          <w:sz w:val="22"/>
          <w:szCs w:val="22"/>
          <w:highlight w:val="none"/>
          <w:u w:val="single"/>
        </w:rPr>
        <w:t xml:space="preserve">         </w:t>
      </w:r>
      <w:r>
        <w:rPr>
          <w:rFonts w:hint="eastAsia"/>
          <w:sz w:val="22"/>
          <w:szCs w:val="22"/>
          <w:highlight w:val="none"/>
        </w:rPr>
        <w:t>年</w:t>
      </w:r>
      <w:r>
        <w:rPr>
          <w:rFonts w:hint="eastAsia"/>
          <w:sz w:val="22"/>
          <w:szCs w:val="22"/>
          <w:highlight w:val="none"/>
          <w:u w:val="single"/>
        </w:rPr>
        <w:t xml:space="preserve">     </w:t>
      </w:r>
      <w:r>
        <w:rPr>
          <w:rFonts w:hint="eastAsia"/>
          <w:sz w:val="22"/>
          <w:szCs w:val="22"/>
          <w:highlight w:val="none"/>
        </w:rPr>
        <w:t xml:space="preserve">月 </w:t>
      </w:r>
      <w:r>
        <w:rPr>
          <w:rFonts w:hint="eastAsia"/>
          <w:sz w:val="22"/>
          <w:szCs w:val="22"/>
          <w:highlight w:val="none"/>
          <w:u w:val="single"/>
        </w:rPr>
        <w:t xml:space="preserve">      </w:t>
      </w:r>
      <w:r>
        <w:rPr>
          <w:rFonts w:hint="eastAsia"/>
          <w:sz w:val="22"/>
          <w:szCs w:val="22"/>
          <w:highlight w:val="none"/>
        </w:rPr>
        <w:t>日</w:t>
      </w:r>
    </w:p>
    <w:p w14:paraId="5C2A6099">
      <w:pPr>
        <w:rPr>
          <w:sz w:val="22"/>
          <w:szCs w:val="28"/>
          <w:highlight w:val="none"/>
        </w:rPr>
      </w:pPr>
    </w:p>
    <w:p w14:paraId="2F97DF40">
      <w:pPr>
        <w:spacing w:line="360" w:lineRule="auto"/>
        <w:ind w:firstLine="442" w:firstLineChars="200"/>
        <w:rPr>
          <w:b/>
          <w:color w:val="FF0000"/>
          <w:sz w:val="22"/>
          <w:szCs w:val="22"/>
          <w:highlight w:val="none"/>
        </w:rPr>
      </w:pPr>
      <w:r>
        <w:rPr>
          <w:rFonts w:hint="eastAsia"/>
          <w:b/>
          <w:color w:val="FF0000"/>
          <w:sz w:val="22"/>
          <w:szCs w:val="22"/>
          <w:highlight w:val="none"/>
        </w:rPr>
        <w:t>附：中国国籍人员，请提供代理人身份证扫描件（正反两面），港澳台居民可提供来往通行证扫描件；非中国国籍人员，可提供公安部门认可的身份证明材料扫描件。要求投标供应商同时提供上述身份证明材料扫描件作为附件方为有效。</w:t>
      </w:r>
    </w:p>
    <w:p w14:paraId="10909E0E">
      <w:pPr>
        <w:spacing w:line="360" w:lineRule="auto"/>
        <w:ind w:firstLine="420"/>
        <w:jc w:val="right"/>
        <w:rPr>
          <w:sz w:val="22"/>
          <w:szCs w:val="22"/>
          <w:highlight w:val="none"/>
        </w:rPr>
      </w:pPr>
    </w:p>
    <w:p w14:paraId="44AFBE1E">
      <w:pPr>
        <w:spacing w:line="360" w:lineRule="auto"/>
        <w:ind w:firstLine="420"/>
        <w:jc w:val="right"/>
        <w:rPr>
          <w:sz w:val="22"/>
          <w:szCs w:val="22"/>
          <w:highlight w:val="none"/>
        </w:rPr>
      </w:pPr>
      <w:r>
        <w:rPr>
          <w:rFonts w:hint="eastAsia"/>
          <w:sz w:val="22"/>
          <w:szCs w:val="22"/>
          <w:highlight w:val="none"/>
        </w:rPr>
        <w:t>（此处填写投标人名称）公司（加盖投标人公章）</w:t>
      </w:r>
    </w:p>
    <w:p w14:paraId="6D91304D">
      <w:pPr>
        <w:spacing w:line="360" w:lineRule="auto"/>
        <w:ind w:firstLine="420"/>
        <w:jc w:val="right"/>
        <w:rPr>
          <w:sz w:val="22"/>
          <w:szCs w:val="22"/>
          <w:highlight w:val="none"/>
        </w:rPr>
      </w:pPr>
      <w:r>
        <w:rPr>
          <w:rFonts w:hint="eastAsia"/>
          <w:sz w:val="22"/>
          <w:szCs w:val="22"/>
          <w:highlight w:val="none"/>
        </w:rPr>
        <w:t>XX年XX月XX日</w:t>
      </w:r>
      <w:bookmarkEnd w:id="46"/>
      <w:bookmarkEnd w:id="48"/>
    </w:p>
    <w:p w14:paraId="72E184A5">
      <w:pPr>
        <w:rPr>
          <w:rFonts w:ascii="宋体" w:hAnsi="宋体"/>
          <w:bCs/>
          <w:color w:val="000000"/>
          <w:szCs w:val="21"/>
          <w:highlight w:val="none"/>
        </w:rPr>
      </w:pPr>
    </w:p>
    <w:p w14:paraId="714F4EF4">
      <w:pPr>
        <w:rPr>
          <w:rFonts w:hint="eastAsia"/>
          <w:kern w:val="2"/>
          <w:highlight w:val="none"/>
        </w:rPr>
      </w:pPr>
      <w:r>
        <w:rPr>
          <w:rFonts w:hint="eastAsia"/>
          <w:kern w:val="2"/>
          <w:highlight w:val="none"/>
        </w:rPr>
        <w:br w:type="page"/>
      </w:r>
    </w:p>
    <w:p w14:paraId="3353381F">
      <w:pPr>
        <w:pStyle w:val="3"/>
        <w:rPr>
          <w:kern w:val="2"/>
          <w:highlight w:val="none"/>
        </w:rPr>
      </w:pPr>
      <w:r>
        <w:rPr>
          <w:rFonts w:hint="eastAsia"/>
          <w:kern w:val="2"/>
          <w:highlight w:val="none"/>
        </w:rPr>
        <w:t>第四章</w:t>
      </w:r>
      <w:r>
        <w:rPr>
          <w:kern w:val="2"/>
          <w:highlight w:val="none"/>
        </w:rPr>
        <w:t xml:space="preserve"> </w:t>
      </w:r>
      <w:r>
        <w:rPr>
          <w:rFonts w:hint="eastAsia"/>
          <w:kern w:val="2"/>
          <w:highlight w:val="none"/>
        </w:rPr>
        <w:t xml:space="preserve"> 投标文件组成要求及格式</w:t>
      </w:r>
    </w:p>
    <w:p w14:paraId="77F4EED5">
      <w:pPr>
        <w:rPr>
          <w:rStyle w:val="59"/>
          <w:sz w:val="24"/>
          <w:highlight w:val="none"/>
        </w:rPr>
      </w:pPr>
      <w:r>
        <w:rPr>
          <w:rStyle w:val="59"/>
          <w:rFonts w:hint="eastAsia"/>
          <w:sz w:val="24"/>
          <w:highlight w:val="none"/>
        </w:rPr>
        <w:t>特别提醒：</w:t>
      </w:r>
    </w:p>
    <w:p w14:paraId="66A6150D">
      <w:pPr>
        <w:ind w:firstLine="480" w:firstLineChars="200"/>
        <w:rPr>
          <w:rFonts w:ascii="仿宋_GB2312" w:eastAsia="仿宋_GB2312"/>
          <w:sz w:val="24"/>
          <w:highlight w:val="none"/>
        </w:rPr>
      </w:pPr>
      <w:r>
        <w:rPr>
          <w:rFonts w:hint="eastAsia" w:ascii="仿宋_GB2312" w:eastAsia="仿宋_GB2312"/>
          <w:sz w:val="24"/>
          <w:highlight w:val="none"/>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54837C2B">
      <w:pPr>
        <w:rPr>
          <w:rFonts w:ascii="仿宋_GB2312" w:eastAsia="仿宋_GB2312"/>
          <w:sz w:val="24"/>
          <w:highlight w:val="none"/>
        </w:rPr>
      </w:pPr>
      <w:r>
        <w:rPr>
          <w:rFonts w:hint="eastAsia" w:ascii="仿宋_GB2312" w:eastAsia="仿宋_GB2312"/>
          <w:sz w:val="24"/>
          <w:highlight w:val="none"/>
        </w:rPr>
        <w:t xml:space="preserve">    投标文件正文（信息公开部分）必须编制于“正文（公开部分）”部分，投标文件附件（非信息公开部分）必须编制于“附件（不公开部分）”部分，如下图所示。</w:t>
      </w:r>
    </w:p>
    <w:p w14:paraId="78C53093">
      <w:pPr>
        <w:widowControl/>
        <w:jc w:val="left"/>
        <w:rPr>
          <w:rFonts w:ascii="宋体" w:hAnsi="宋体" w:cs="宋体"/>
          <w:kern w:val="0"/>
          <w:sz w:val="24"/>
          <w:highlight w:val="none"/>
        </w:rPr>
      </w:pPr>
      <w:r>
        <w:rPr>
          <w:highlight w:val="none"/>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1"/>
                    <a:stretch>
                      <a:fillRect/>
                    </a:stretch>
                  </pic:blipFill>
                  <pic:spPr>
                    <a:xfrm>
                      <a:off x="0" y="0"/>
                      <a:ext cx="5162550" cy="4011295"/>
                    </a:xfrm>
                    <a:prstGeom prst="rect">
                      <a:avLst/>
                    </a:prstGeom>
                  </pic:spPr>
                </pic:pic>
              </a:graphicData>
            </a:graphic>
          </wp:inline>
        </w:drawing>
      </w:r>
    </w:p>
    <w:p w14:paraId="5FD6821B">
      <w:pPr>
        <w:ind w:firstLine="480" w:firstLineChars="200"/>
        <w:rPr>
          <w:rFonts w:ascii="仿宋_GB2312" w:eastAsia="仿宋_GB2312"/>
          <w:sz w:val="24"/>
          <w:highlight w:val="none"/>
        </w:rPr>
      </w:pPr>
      <w:bookmarkStart w:id="49" w:name="_Hlk72257167"/>
      <w:r>
        <w:rPr>
          <w:rFonts w:hint="eastAsia" w:ascii="仿宋_GB2312" w:eastAsia="仿宋_GB2312"/>
          <w:sz w:val="24"/>
          <w:highlight w:val="none"/>
        </w:rPr>
        <w:t>政府集中采购机构公布投标文件正文（信息公开部分）时为计算机截取信息自动公布，</w:t>
      </w:r>
      <w:r>
        <w:rPr>
          <w:rFonts w:hint="eastAsia" w:ascii="仿宋_GB2312" w:eastAsia="仿宋_GB2312"/>
          <w:b/>
          <w:bCs/>
          <w:sz w:val="24"/>
          <w:highlight w:val="none"/>
        </w:rPr>
        <w:t>如投标人误将涉及个人隐私的信息放入投标文件正文，相关后果由投标人自负；</w:t>
      </w:r>
      <w:r>
        <w:rPr>
          <w:rFonts w:hint="eastAsia" w:ascii="仿宋_GB2312" w:eastAsia="仿宋_GB2312"/>
          <w:b/>
          <w:bCs/>
          <w:color w:val="FF0000"/>
          <w:sz w:val="24"/>
          <w:highlight w:val="none"/>
        </w:rPr>
        <w:t>如投标人将必须放于投标文件正文（信息公开部分）的内容放入投标文件附件（非信息公开部分），将作投标无效处理。</w:t>
      </w:r>
    </w:p>
    <w:bookmarkEnd w:id="49"/>
    <w:p w14:paraId="43C1C4CF">
      <w:pPr>
        <w:rPr>
          <w:rFonts w:ascii="仿宋_GB2312" w:eastAsia="仿宋_GB2312"/>
          <w:sz w:val="24"/>
          <w:highlight w:val="none"/>
        </w:rPr>
      </w:pPr>
      <w:r>
        <w:rPr>
          <w:rFonts w:ascii="仿宋_GB2312" w:eastAsia="仿宋_GB2312"/>
          <w:sz w:val="24"/>
          <w:highlight w:val="none"/>
        </w:rPr>
        <w:br w:type="page"/>
      </w:r>
    </w:p>
    <w:p w14:paraId="67B7689C">
      <w:pPr>
        <w:pStyle w:val="18"/>
        <w:rPr>
          <w:highlight w:val="none"/>
        </w:rPr>
      </w:pPr>
    </w:p>
    <w:p w14:paraId="22156996">
      <w:pPr>
        <w:outlineLvl w:val="0"/>
        <w:rPr>
          <w:rStyle w:val="59"/>
          <w:sz w:val="28"/>
          <w:szCs w:val="28"/>
          <w:highlight w:val="none"/>
        </w:rPr>
      </w:pPr>
      <w:r>
        <w:rPr>
          <w:rStyle w:val="59"/>
          <w:rFonts w:hint="eastAsia"/>
          <w:sz w:val="28"/>
          <w:szCs w:val="28"/>
          <w:highlight w:val="none"/>
        </w:rPr>
        <w:t>投标文件组成：</w:t>
      </w:r>
    </w:p>
    <w:p w14:paraId="4226C4D7">
      <w:pPr>
        <w:ind w:firstLine="1200" w:firstLineChars="500"/>
        <w:outlineLvl w:val="0"/>
        <w:rPr>
          <w:rFonts w:ascii="宋体" w:hAnsi="宋体"/>
          <w:sz w:val="24"/>
          <w:highlight w:val="none"/>
        </w:rPr>
      </w:pPr>
      <w:bookmarkStart w:id="50" w:name="_Hlk72257253"/>
      <w:r>
        <w:rPr>
          <w:rFonts w:hint="eastAsia" w:ascii="宋体" w:hAnsi="宋体"/>
          <w:sz w:val="24"/>
          <w:highlight w:val="none"/>
        </w:rPr>
        <w:t>1.投标文件正文</w:t>
      </w:r>
      <w:r>
        <w:rPr>
          <w:rFonts w:hint="eastAsia" w:ascii="宋体" w:hAnsi="宋体"/>
          <w:b/>
          <w:color w:val="FF0000"/>
          <w:sz w:val="24"/>
          <w:highlight w:val="none"/>
        </w:rPr>
        <w:t>（信息公开部分）</w:t>
      </w:r>
      <w:r>
        <w:rPr>
          <w:rFonts w:hint="eastAsia" w:ascii="宋体" w:hAnsi="宋体"/>
          <w:sz w:val="24"/>
          <w:highlight w:val="none"/>
        </w:rPr>
        <w:t>，主要包括以下内容：</w:t>
      </w:r>
    </w:p>
    <w:p w14:paraId="6D74B8EB">
      <w:pPr>
        <w:ind w:left="718" w:leftChars="342" w:firstLine="1417" w:firstLineChars="675"/>
        <w:rPr>
          <w:szCs w:val="21"/>
          <w:highlight w:val="none"/>
        </w:rPr>
      </w:pPr>
      <w:r>
        <w:rPr>
          <w:rFonts w:hint="eastAsia"/>
          <w:szCs w:val="21"/>
          <w:highlight w:val="none"/>
        </w:rPr>
        <w:t>（1）</w:t>
      </w:r>
      <w:bookmarkStart w:id="51" w:name="_Hlk72070784"/>
      <w:r>
        <w:rPr>
          <w:rFonts w:hint="eastAsia"/>
          <w:szCs w:val="21"/>
          <w:highlight w:val="none"/>
        </w:rPr>
        <w:t>投标函</w:t>
      </w:r>
      <w:bookmarkEnd w:id="51"/>
    </w:p>
    <w:p w14:paraId="3795277D">
      <w:pPr>
        <w:ind w:left="718" w:leftChars="342" w:firstLine="1417" w:firstLineChars="675"/>
        <w:rPr>
          <w:szCs w:val="21"/>
          <w:highlight w:val="none"/>
        </w:rPr>
      </w:pPr>
      <w:r>
        <w:rPr>
          <w:rFonts w:hint="eastAsia"/>
          <w:szCs w:val="21"/>
          <w:highlight w:val="none"/>
        </w:rPr>
        <w:t>（2）</w:t>
      </w:r>
      <w:bookmarkStart w:id="52" w:name="_Hlk72062521"/>
      <w:r>
        <w:rPr>
          <w:rFonts w:hint="eastAsia"/>
          <w:szCs w:val="21"/>
          <w:highlight w:val="none"/>
        </w:rPr>
        <w:t>政府采购投标及履约承诺函</w:t>
      </w:r>
      <w:bookmarkEnd w:id="52"/>
    </w:p>
    <w:p w14:paraId="03AAE6AC">
      <w:pPr>
        <w:ind w:left="718" w:leftChars="342" w:firstLine="1417" w:firstLineChars="675"/>
        <w:rPr>
          <w:szCs w:val="21"/>
          <w:highlight w:val="none"/>
        </w:rPr>
      </w:pPr>
      <w:r>
        <w:rPr>
          <w:rFonts w:hint="eastAsia"/>
          <w:szCs w:val="21"/>
          <w:highlight w:val="none"/>
        </w:rPr>
        <w:t>（</w:t>
      </w:r>
      <w:r>
        <w:rPr>
          <w:szCs w:val="21"/>
          <w:highlight w:val="none"/>
        </w:rPr>
        <w:t>3</w:t>
      </w:r>
      <w:r>
        <w:rPr>
          <w:rFonts w:hint="eastAsia"/>
          <w:szCs w:val="21"/>
          <w:highlight w:val="none"/>
        </w:rPr>
        <w:t>）投标人情况及资格证明文件</w:t>
      </w:r>
    </w:p>
    <w:p w14:paraId="42C29879">
      <w:pPr>
        <w:ind w:left="718" w:leftChars="342" w:firstLine="1417" w:firstLineChars="675"/>
        <w:rPr>
          <w:szCs w:val="21"/>
          <w:highlight w:val="none"/>
        </w:rPr>
      </w:pPr>
      <w:bookmarkStart w:id="53" w:name="_Hlk72257201"/>
      <w:r>
        <w:rPr>
          <w:rFonts w:hint="eastAsia"/>
          <w:szCs w:val="21"/>
          <w:highlight w:val="none"/>
        </w:rPr>
        <w:t>（</w:t>
      </w:r>
      <w:r>
        <w:rPr>
          <w:szCs w:val="21"/>
          <w:highlight w:val="none"/>
        </w:rPr>
        <w:t>4</w:t>
      </w:r>
      <w:r>
        <w:rPr>
          <w:rFonts w:hint="eastAsia"/>
          <w:szCs w:val="21"/>
          <w:highlight w:val="none"/>
        </w:rPr>
        <w:t>）项目详细报价</w:t>
      </w:r>
    </w:p>
    <w:bookmarkEnd w:id="53"/>
    <w:p w14:paraId="57E0B05D">
      <w:pPr>
        <w:ind w:left="718" w:leftChars="342" w:firstLine="1417" w:firstLineChars="675"/>
        <w:rPr>
          <w:rFonts w:hint="eastAsia" w:eastAsia="宋体"/>
          <w:szCs w:val="21"/>
          <w:highlight w:val="none"/>
          <w:lang w:eastAsia="zh-CN"/>
        </w:rPr>
      </w:pPr>
      <w:r>
        <w:rPr>
          <w:rFonts w:hint="eastAsia"/>
          <w:szCs w:val="21"/>
          <w:highlight w:val="none"/>
        </w:rPr>
        <w:t>（5）</w:t>
      </w:r>
      <w:r>
        <w:rPr>
          <w:rFonts w:hint="eastAsia" w:eastAsia="宋体"/>
          <w:szCs w:val="21"/>
          <w:highlight w:val="none"/>
          <w:lang w:eastAsia="zh-CN"/>
        </w:rPr>
        <w:t>供应商认证情况（格式自定）</w:t>
      </w:r>
    </w:p>
    <w:p w14:paraId="76B8FC4F">
      <w:pPr>
        <w:ind w:left="718" w:leftChars="342" w:firstLine="1417" w:firstLineChars="675"/>
        <w:rPr>
          <w:szCs w:val="21"/>
          <w:highlight w:val="none"/>
        </w:rPr>
      </w:pPr>
      <w:r>
        <w:rPr>
          <w:rFonts w:hint="eastAsia"/>
          <w:szCs w:val="21"/>
          <w:highlight w:val="none"/>
        </w:rPr>
        <w:t>（6）奖项（格式自定）</w:t>
      </w:r>
    </w:p>
    <w:p w14:paraId="4A85EBE0">
      <w:pPr>
        <w:ind w:left="718" w:leftChars="342" w:firstLine="1417" w:firstLineChars="675"/>
        <w:jc w:val="left"/>
        <w:rPr>
          <w:rFonts w:hint="eastAsia"/>
          <w:highlight w:val="none"/>
        </w:rPr>
      </w:pPr>
      <w:r>
        <w:rPr>
          <w:rFonts w:hint="eastAsia"/>
          <w:szCs w:val="21"/>
          <w:highlight w:val="none"/>
        </w:rPr>
        <w:t>（7）</w:t>
      </w:r>
      <w:r>
        <w:rPr>
          <w:rFonts w:hint="eastAsia" w:eastAsia="宋体"/>
          <w:szCs w:val="21"/>
          <w:highlight w:val="none"/>
          <w:lang w:eastAsia="zh-CN"/>
        </w:rPr>
        <w:t>供应商同类业绩</w:t>
      </w:r>
    </w:p>
    <w:p w14:paraId="47C134ED">
      <w:pPr>
        <w:pStyle w:val="18"/>
        <w:rPr>
          <w:highlight w:val="none"/>
        </w:rPr>
      </w:pPr>
    </w:p>
    <w:p w14:paraId="3AC509C5">
      <w:pPr>
        <w:ind w:firstLine="1200" w:firstLineChars="500"/>
        <w:outlineLvl w:val="0"/>
        <w:rPr>
          <w:rFonts w:ascii="宋体" w:hAnsi="宋体"/>
          <w:sz w:val="24"/>
          <w:highlight w:val="none"/>
        </w:rPr>
      </w:pPr>
      <w:r>
        <w:rPr>
          <w:rFonts w:hint="eastAsia" w:ascii="宋体" w:hAnsi="宋体"/>
          <w:sz w:val="24"/>
          <w:highlight w:val="none"/>
        </w:rPr>
        <w:t>2.投标文件附件</w:t>
      </w:r>
      <w:r>
        <w:rPr>
          <w:rFonts w:hint="eastAsia" w:ascii="宋体" w:hAnsi="宋体"/>
          <w:b/>
          <w:color w:val="FF0000"/>
          <w:sz w:val="24"/>
          <w:highlight w:val="none"/>
        </w:rPr>
        <w:t>（信息不公开部分）</w:t>
      </w:r>
      <w:r>
        <w:rPr>
          <w:rFonts w:hint="eastAsia" w:ascii="宋体" w:hAnsi="宋体"/>
          <w:sz w:val="24"/>
          <w:highlight w:val="none"/>
        </w:rPr>
        <w:t>：主要包括以下内容：</w:t>
      </w:r>
    </w:p>
    <w:p w14:paraId="35CEFD9A">
      <w:pPr>
        <w:ind w:firstLine="2100" w:firstLineChars="1000"/>
        <w:rPr>
          <w:szCs w:val="21"/>
          <w:highlight w:val="none"/>
        </w:rPr>
      </w:pPr>
      <w:r>
        <w:rPr>
          <w:rFonts w:hint="eastAsia"/>
          <w:szCs w:val="21"/>
          <w:highlight w:val="none"/>
        </w:rPr>
        <w:t>（1）法定代表人（负责人）证明书</w:t>
      </w:r>
    </w:p>
    <w:p w14:paraId="6020FE79">
      <w:pPr>
        <w:ind w:left="718" w:leftChars="342" w:firstLine="1417" w:firstLineChars="675"/>
        <w:rPr>
          <w:szCs w:val="21"/>
          <w:highlight w:val="none"/>
        </w:rPr>
      </w:pPr>
      <w:r>
        <w:rPr>
          <w:rFonts w:hint="eastAsia"/>
          <w:szCs w:val="21"/>
          <w:highlight w:val="none"/>
        </w:rPr>
        <w:t>（2）投标文件签署授权委托书</w:t>
      </w:r>
    </w:p>
    <w:p w14:paraId="077A1A98">
      <w:pPr>
        <w:ind w:left="718" w:leftChars="342" w:firstLine="1417" w:firstLineChars="675"/>
        <w:rPr>
          <w:szCs w:val="21"/>
          <w:highlight w:val="none"/>
        </w:rPr>
      </w:pPr>
      <w:r>
        <w:rPr>
          <w:rFonts w:hint="eastAsia"/>
          <w:szCs w:val="21"/>
          <w:highlight w:val="none"/>
        </w:rPr>
        <w:t>（3）实质性条款响应情况表</w:t>
      </w:r>
    </w:p>
    <w:p w14:paraId="32A33C97">
      <w:pPr>
        <w:ind w:left="718" w:leftChars="342" w:firstLine="1417" w:firstLineChars="675"/>
        <w:rPr>
          <w:szCs w:val="21"/>
          <w:highlight w:val="none"/>
        </w:rPr>
      </w:pPr>
      <w:r>
        <w:rPr>
          <w:rFonts w:hint="eastAsia"/>
          <w:szCs w:val="21"/>
          <w:highlight w:val="none"/>
        </w:rPr>
        <w:t>（</w:t>
      </w:r>
      <w:r>
        <w:rPr>
          <w:szCs w:val="21"/>
          <w:highlight w:val="none"/>
        </w:rPr>
        <w:t>4</w:t>
      </w:r>
      <w:r>
        <w:rPr>
          <w:rFonts w:hint="eastAsia"/>
          <w:szCs w:val="21"/>
          <w:highlight w:val="none"/>
        </w:rPr>
        <w:t>）技术要求偏离表</w:t>
      </w:r>
    </w:p>
    <w:p w14:paraId="70DAE85B">
      <w:pPr>
        <w:ind w:left="718" w:leftChars="342" w:firstLine="1417" w:firstLineChars="675"/>
        <w:rPr>
          <w:szCs w:val="21"/>
          <w:highlight w:val="none"/>
        </w:rPr>
      </w:pPr>
      <w:r>
        <w:rPr>
          <w:rFonts w:hint="eastAsia"/>
          <w:szCs w:val="21"/>
          <w:highlight w:val="none"/>
        </w:rPr>
        <w:t>（</w:t>
      </w:r>
      <w:r>
        <w:rPr>
          <w:szCs w:val="21"/>
          <w:highlight w:val="none"/>
        </w:rPr>
        <w:t>5</w:t>
      </w:r>
      <w:r>
        <w:rPr>
          <w:rFonts w:hint="eastAsia"/>
          <w:szCs w:val="21"/>
          <w:highlight w:val="none"/>
        </w:rPr>
        <w:t>）商务要求偏离表</w:t>
      </w:r>
    </w:p>
    <w:p w14:paraId="21540D03">
      <w:pPr>
        <w:ind w:left="718" w:leftChars="342" w:firstLine="1417" w:firstLineChars="675"/>
        <w:rPr>
          <w:szCs w:val="21"/>
          <w:highlight w:val="none"/>
        </w:rPr>
      </w:pPr>
      <w:r>
        <w:rPr>
          <w:rFonts w:hint="eastAsia"/>
          <w:szCs w:val="21"/>
          <w:highlight w:val="none"/>
        </w:rPr>
        <w:t>（</w:t>
      </w:r>
      <w:r>
        <w:rPr>
          <w:szCs w:val="21"/>
          <w:highlight w:val="none"/>
        </w:rPr>
        <w:t>6</w:t>
      </w:r>
      <w:r>
        <w:rPr>
          <w:rFonts w:hint="eastAsia"/>
          <w:szCs w:val="21"/>
          <w:highlight w:val="none"/>
        </w:rPr>
        <w:t>）技术保障措施（格式自定）</w:t>
      </w:r>
    </w:p>
    <w:p w14:paraId="766E7BCB">
      <w:pPr>
        <w:ind w:left="718" w:leftChars="342" w:firstLine="1417" w:firstLineChars="675"/>
        <w:rPr>
          <w:szCs w:val="21"/>
          <w:highlight w:val="none"/>
        </w:rPr>
      </w:pPr>
      <w:r>
        <w:rPr>
          <w:rFonts w:hint="eastAsia"/>
          <w:szCs w:val="21"/>
          <w:highlight w:val="none"/>
        </w:rPr>
        <w:t>（7）施工安全保障措施（格式自定）</w:t>
      </w:r>
    </w:p>
    <w:p w14:paraId="4B91DAFC">
      <w:pPr>
        <w:ind w:left="718" w:leftChars="342" w:firstLine="1417" w:firstLineChars="675"/>
        <w:rPr>
          <w:rFonts w:hint="eastAsia"/>
          <w:szCs w:val="21"/>
          <w:highlight w:val="none"/>
        </w:rPr>
      </w:pPr>
      <w:r>
        <w:rPr>
          <w:rFonts w:hint="eastAsia"/>
          <w:szCs w:val="21"/>
          <w:highlight w:val="none"/>
        </w:rPr>
        <w:t>（8）检测报告</w:t>
      </w:r>
      <w:r>
        <w:rPr>
          <w:rFonts w:hint="eastAsia"/>
          <w:highlight w:val="none"/>
        </w:rPr>
        <w:t>（格式自定）</w:t>
      </w:r>
    </w:p>
    <w:p w14:paraId="66D8397F">
      <w:pPr>
        <w:ind w:left="718" w:leftChars="342" w:firstLine="1417" w:firstLineChars="675"/>
        <w:rPr>
          <w:rFonts w:hint="eastAsia"/>
          <w:szCs w:val="21"/>
          <w:highlight w:val="none"/>
        </w:rPr>
      </w:pPr>
      <w:r>
        <w:rPr>
          <w:rFonts w:hint="eastAsia"/>
          <w:szCs w:val="21"/>
          <w:highlight w:val="none"/>
        </w:rPr>
        <w:t>（</w:t>
      </w:r>
      <w:r>
        <w:rPr>
          <w:rFonts w:hint="eastAsia"/>
          <w:szCs w:val="21"/>
          <w:highlight w:val="none"/>
          <w:lang w:val="en-US" w:eastAsia="zh-CN"/>
        </w:rPr>
        <w:t>9</w:t>
      </w:r>
      <w:r>
        <w:rPr>
          <w:rFonts w:hint="eastAsia"/>
          <w:szCs w:val="21"/>
          <w:highlight w:val="none"/>
        </w:rPr>
        <w:t>）节能环保情况（格式自定）</w:t>
      </w:r>
    </w:p>
    <w:p w14:paraId="435CC5E4">
      <w:pPr>
        <w:ind w:left="718" w:leftChars="342" w:firstLine="1417" w:firstLineChars="675"/>
        <w:rPr>
          <w:rFonts w:hint="eastAsia"/>
          <w:szCs w:val="21"/>
          <w:highlight w:val="none"/>
        </w:rPr>
      </w:pPr>
      <w:r>
        <w:rPr>
          <w:rFonts w:hint="eastAsia"/>
          <w:szCs w:val="21"/>
          <w:highlight w:val="none"/>
        </w:rPr>
        <w:t>（</w:t>
      </w:r>
      <w:r>
        <w:rPr>
          <w:rFonts w:hint="eastAsia"/>
          <w:szCs w:val="21"/>
          <w:highlight w:val="none"/>
          <w:lang w:val="en-US" w:eastAsia="zh-CN"/>
        </w:rPr>
        <w:t>10</w:t>
      </w:r>
      <w:r>
        <w:rPr>
          <w:rFonts w:hint="eastAsia"/>
          <w:szCs w:val="21"/>
          <w:highlight w:val="none"/>
        </w:rPr>
        <w:t>）绿色采购情况（格式自定）</w:t>
      </w:r>
    </w:p>
    <w:p w14:paraId="29BF39CF">
      <w:pPr>
        <w:ind w:left="718" w:leftChars="342" w:firstLine="1417" w:firstLineChars="675"/>
        <w:rPr>
          <w:szCs w:val="21"/>
          <w:highlight w:val="none"/>
        </w:rPr>
      </w:pPr>
      <w:r>
        <w:rPr>
          <w:rFonts w:hint="eastAsia"/>
          <w:szCs w:val="21"/>
          <w:highlight w:val="none"/>
        </w:rPr>
        <w:t>（</w:t>
      </w:r>
      <w:r>
        <w:rPr>
          <w:rFonts w:hint="eastAsia"/>
          <w:szCs w:val="21"/>
          <w:highlight w:val="none"/>
          <w:lang w:val="en-US" w:eastAsia="zh-CN"/>
        </w:rPr>
        <w:t>11</w:t>
      </w:r>
      <w:r>
        <w:rPr>
          <w:rFonts w:hint="eastAsia"/>
          <w:szCs w:val="21"/>
          <w:highlight w:val="none"/>
        </w:rPr>
        <w:t>）投标人认为需要加以说明的其他内容（格式自定）</w:t>
      </w:r>
    </w:p>
    <w:bookmarkEnd w:id="50"/>
    <w:p w14:paraId="71292943">
      <w:pPr>
        <w:ind w:left="718" w:leftChars="342" w:firstLine="1417" w:firstLineChars="675"/>
        <w:rPr>
          <w:szCs w:val="21"/>
          <w:highlight w:val="none"/>
        </w:rPr>
      </w:pPr>
    </w:p>
    <w:p w14:paraId="03A46DE8">
      <w:pPr>
        <w:ind w:firstLine="426" w:firstLineChars="202"/>
        <w:rPr>
          <w:rFonts w:ascii="宋体" w:hAnsi="宋体"/>
          <w:b/>
          <w:szCs w:val="21"/>
          <w:highlight w:val="none"/>
        </w:rPr>
      </w:pPr>
      <w:bookmarkStart w:id="54" w:name="_Hlk72257771"/>
      <w:r>
        <w:rPr>
          <w:rFonts w:hint="eastAsia" w:ascii="宋体" w:hAnsi="宋体"/>
          <w:b/>
          <w:szCs w:val="21"/>
          <w:highlight w:val="none"/>
        </w:rPr>
        <w:t>备注：</w:t>
      </w:r>
    </w:p>
    <w:p w14:paraId="325FCE08">
      <w:pPr>
        <w:ind w:firstLine="426" w:firstLineChars="202"/>
        <w:rPr>
          <w:rFonts w:ascii="宋体" w:hAnsi="宋体"/>
          <w:b/>
          <w:szCs w:val="21"/>
          <w:highlight w:val="none"/>
        </w:rPr>
      </w:pPr>
      <w:r>
        <w:rPr>
          <w:rFonts w:hint="eastAsia" w:ascii="宋体" w:hAnsi="宋体"/>
          <w:b/>
          <w:szCs w:val="21"/>
          <w:highlight w:val="none"/>
        </w:rPr>
        <w:t>1.本项目为网上电子投标项目，投标文件不需法人或授权委托人另行签字，无需加盖单位公章，招标文件另有规定的除外。</w:t>
      </w:r>
    </w:p>
    <w:p w14:paraId="7B18D3E2">
      <w:pPr>
        <w:ind w:firstLine="422" w:firstLineChars="200"/>
        <w:rPr>
          <w:rFonts w:ascii="宋体" w:hAnsi="宋体"/>
          <w:color w:val="FF0000"/>
          <w:sz w:val="24"/>
          <w:highlight w:val="none"/>
        </w:rPr>
      </w:pPr>
      <w:bookmarkStart w:id="55" w:name="_Hlk72263559"/>
      <w:r>
        <w:rPr>
          <w:rFonts w:hint="eastAsia" w:ascii="宋体" w:hAnsi="宋体"/>
          <w:b/>
          <w:szCs w:val="21"/>
          <w:highlight w:val="none"/>
        </w:rPr>
        <w:t>2.关于填写“开标一览表”的说明：“开标一览表”中除“投标总价”外，其他信息不作评审依据。</w:t>
      </w:r>
      <w:bookmarkEnd w:id="54"/>
      <w:bookmarkEnd w:id="55"/>
    </w:p>
    <w:p w14:paraId="480070B9">
      <w:pPr>
        <w:rPr>
          <w:rFonts w:ascii="宋体" w:hAnsi="宋体"/>
          <w:color w:val="FF0000"/>
          <w:sz w:val="24"/>
          <w:highlight w:val="none"/>
        </w:rPr>
      </w:pPr>
    </w:p>
    <w:p w14:paraId="07666046">
      <w:pPr>
        <w:rPr>
          <w:rFonts w:ascii="宋体" w:hAnsi="宋体"/>
          <w:color w:val="FF0000"/>
          <w:sz w:val="24"/>
          <w:highlight w:val="none"/>
        </w:rPr>
        <w:sectPr>
          <w:pgSz w:w="11907" w:h="16840"/>
          <w:pgMar w:top="1440" w:right="1797" w:bottom="1440" w:left="1797" w:header="851" w:footer="992" w:gutter="0"/>
          <w:cols w:space="425" w:num="1"/>
          <w:titlePg/>
          <w:docGrid w:linePitch="462" w:charSpace="0"/>
        </w:sectPr>
      </w:pPr>
    </w:p>
    <w:p w14:paraId="6C6772FD">
      <w:pPr>
        <w:outlineLvl w:val="1"/>
        <w:rPr>
          <w:rFonts w:ascii="宋体" w:hAnsi="宋体"/>
          <w:b/>
          <w:color w:val="FF0000"/>
          <w:sz w:val="28"/>
          <w:szCs w:val="28"/>
          <w:highlight w:val="none"/>
        </w:rPr>
      </w:pPr>
      <w:r>
        <w:rPr>
          <w:rFonts w:hint="eastAsia" w:ascii="宋体" w:hAnsi="宋体"/>
          <w:b/>
          <w:color w:val="FF0000"/>
          <w:sz w:val="28"/>
          <w:szCs w:val="28"/>
          <w:highlight w:val="none"/>
        </w:rPr>
        <w:t>投标文件正文（信息公开部分）</w:t>
      </w:r>
    </w:p>
    <w:p w14:paraId="746CBF89">
      <w:pPr>
        <w:pStyle w:val="4"/>
        <w:jc w:val="center"/>
        <w:rPr>
          <w:rFonts w:ascii="黑体" w:eastAsia="黑体"/>
          <w:b w:val="0"/>
          <w:sz w:val="24"/>
          <w:highlight w:val="none"/>
        </w:rPr>
      </w:pPr>
      <w:r>
        <w:rPr>
          <w:rFonts w:hint="eastAsia" w:ascii="黑体" w:eastAsia="黑体"/>
          <w:b w:val="0"/>
          <w:sz w:val="24"/>
          <w:highlight w:val="none"/>
        </w:rPr>
        <w:t>一、投标函</w:t>
      </w:r>
    </w:p>
    <w:p w14:paraId="1352BF99">
      <w:pPr>
        <w:spacing w:line="360" w:lineRule="auto"/>
        <w:rPr>
          <w:rFonts w:ascii="宋体" w:hAnsi="宋体"/>
          <w:szCs w:val="21"/>
          <w:highlight w:val="none"/>
        </w:rPr>
      </w:pPr>
      <w:bookmarkStart w:id="56" w:name="_Hlk72257506"/>
      <w:r>
        <w:rPr>
          <w:rFonts w:hint="eastAsia" w:ascii="宋体" w:hAnsi="宋体"/>
          <w:szCs w:val="21"/>
          <w:highlight w:val="none"/>
        </w:rPr>
        <w:t>致：</w:t>
      </w:r>
      <w:r>
        <w:rPr>
          <w:rFonts w:hint="eastAsia" w:ascii="宋体" w:hAnsi="宋体"/>
          <w:szCs w:val="21"/>
          <w:highlight w:val="none"/>
          <w:u w:val="single"/>
        </w:rPr>
        <w:t xml:space="preserve">  </w:t>
      </w:r>
      <w:r>
        <w:rPr>
          <w:rFonts w:hint="eastAsia" w:ascii="宋体" w:hAnsi="宋体"/>
          <w:color w:val="FF0000"/>
          <w:szCs w:val="21"/>
          <w:highlight w:val="none"/>
          <w:u w:val="single"/>
        </w:rPr>
        <w:t>深圳公共资源交易中心</w:t>
      </w:r>
      <w:r>
        <w:rPr>
          <w:rFonts w:hint="eastAsia" w:ascii="宋体" w:hAnsi="宋体"/>
          <w:szCs w:val="21"/>
          <w:highlight w:val="none"/>
          <w:u w:val="single"/>
        </w:rPr>
        <w:t xml:space="preserve">  </w:t>
      </w:r>
    </w:p>
    <w:p w14:paraId="541DE51E">
      <w:pPr>
        <w:ind w:firstLine="420" w:firstLineChars="200"/>
        <w:rPr>
          <w:rFonts w:ascii="宋体" w:hAnsi="宋体"/>
          <w:szCs w:val="21"/>
          <w:highlight w:val="none"/>
        </w:rPr>
      </w:pPr>
      <w:bookmarkStart w:id="57" w:name="_Hlk73818812"/>
      <w:r>
        <w:rPr>
          <w:rFonts w:hint="eastAsia"/>
          <w:szCs w:val="21"/>
          <w:highlight w:val="none"/>
        </w:rPr>
        <w:t>1、根据已收到贵单位的项目编号为</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rPr>
        <w:t xml:space="preserve">  </w:t>
      </w:r>
      <w:r>
        <w:rPr>
          <w:rFonts w:hint="eastAsia"/>
          <w:szCs w:val="21"/>
          <w:highlight w:val="none"/>
        </w:rPr>
        <w:t>的</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lang w:eastAsia="zh-CN"/>
        </w:rPr>
        <w:t>（</w:t>
      </w:r>
      <w:r>
        <w:rPr>
          <w:rFonts w:hint="eastAsia"/>
          <w:szCs w:val="21"/>
          <w:highlight w:val="none"/>
          <w:u w:val="thick"/>
        </w:rPr>
        <w:t>项目</w:t>
      </w:r>
      <w:r>
        <w:rPr>
          <w:rFonts w:hint="eastAsia"/>
          <w:szCs w:val="21"/>
          <w:highlight w:val="none"/>
          <w:u w:val="thick"/>
          <w:lang w:val="en-US" w:eastAsia="zh-CN"/>
        </w:rPr>
        <w:t>名称</w:t>
      </w:r>
      <w:r>
        <w:rPr>
          <w:rFonts w:hint="eastAsia"/>
          <w:szCs w:val="21"/>
          <w:highlight w:val="none"/>
          <w:u w:val="thick"/>
          <w:lang w:eastAsia="zh-CN"/>
        </w:rPr>
        <w:t>）</w:t>
      </w:r>
      <w:r>
        <w:rPr>
          <w:rFonts w:hint="eastAsia"/>
          <w:szCs w:val="21"/>
          <w:highlight w:val="none"/>
          <w:u w:val="thick"/>
        </w:rPr>
        <w:t xml:space="preserve">          </w:t>
      </w:r>
      <w:r>
        <w:rPr>
          <w:rFonts w:hint="eastAsia"/>
          <w:szCs w:val="21"/>
          <w:highlight w:val="none"/>
        </w:rPr>
        <w:t>项目的招标文件，遵照《深圳经济特区政府采购条例》和《深圳网上政府采购管理暂行办法》等有关规定，我单位经研究上述招标文件的专用条款及通用条款后，</w:t>
      </w:r>
      <w:bookmarkStart w:id="58" w:name="_Hlk72263588"/>
      <w:r>
        <w:rPr>
          <w:rFonts w:hint="eastAsia"/>
          <w:szCs w:val="21"/>
          <w:highlight w:val="none"/>
        </w:rPr>
        <w:t>愿意按照招标文件要求承包上述项目并修补其任何缺陷。</w:t>
      </w:r>
      <w:bookmarkEnd w:id="58"/>
    </w:p>
    <w:p w14:paraId="5A707AFD">
      <w:pPr>
        <w:ind w:firstLine="420" w:firstLineChars="200"/>
        <w:rPr>
          <w:rFonts w:ascii="宋体" w:hAnsi="宋体"/>
          <w:szCs w:val="21"/>
          <w:highlight w:val="none"/>
        </w:rPr>
      </w:pPr>
      <w:r>
        <w:rPr>
          <w:rFonts w:ascii="宋体" w:hAnsi="宋体"/>
          <w:szCs w:val="21"/>
          <w:highlight w:val="none"/>
        </w:rPr>
        <w:t>2</w:t>
      </w:r>
      <w:r>
        <w:rPr>
          <w:rFonts w:hint="eastAsia" w:ascii="宋体" w:hAnsi="宋体"/>
          <w:szCs w:val="21"/>
          <w:highlight w:val="none"/>
        </w:rPr>
        <w:t>、</w:t>
      </w:r>
      <w:bookmarkStart w:id="59" w:name="_Hlk73819847"/>
      <w:r>
        <w:rPr>
          <w:rFonts w:hint="eastAsia" w:ascii="宋体" w:hAnsi="宋体"/>
          <w:szCs w:val="21"/>
          <w:highlight w:val="none"/>
        </w:rPr>
        <w:t>投标价格见</w:t>
      </w:r>
      <w:r>
        <w:rPr>
          <w:rFonts w:hint="eastAsia"/>
          <w:szCs w:val="21"/>
          <w:highlight w:val="none"/>
        </w:rPr>
        <w:t>投标书编制软件中《开标一览表》中填写的投标总价。</w:t>
      </w:r>
      <w:bookmarkEnd w:id="59"/>
    </w:p>
    <w:p w14:paraId="47F17704">
      <w:pPr>
        <w:ind w:firstLine="420" w:firstLineChars="200"/>
        <w:rPr>
          <w:rFonts w:ascii="宋体" w:hAnsi="宋体"/>
          <w:szCs w:val="21"/>
          <w:highlight w:val="none"/>
        </w:rPr>
      </w:pPr>
      <w:r>
        <w:rPr>
          <w:rFonts w:hint="eastAsia" w:ascii="宋体" w:hAnsi="宋体"/>
          <w:szCs w:val="21"/>
          <w:highlight w:val="none"/>
        </w:rPr>
        <w:t>3、如果我单位中标，我单位将按照招标文件的要求足额提交履约担保。</w:t>
      </w:r>
    </w:p>
    <w:p w14:paraId="1BDE8F3F">
      <w:pPr>
        <w:ind w:firstLine="420" w:firstLineChars="200"/>
        <w:rPr>
          <w:rFonts w:ascii="宋体" w:hAnsi="宋体"/>
          <w:szCs w:val="21"/>
          <w:highlight w:val="none"/>
        </w:rPr>
      </w:pPr>
      <w:r>
        <w:rPr>
          <w:rFonts w:hint="eastAsia" w:ascii="宋体" w:hAnsi="宋体"/>
          <w:szCs w:val="21"/>
          <w:highlight w:val="none"/>
        </w:rPr>
        <w:t>4、我单位同意所递交的投标文件在“对通用条款的补充内容”中明确的投标有效期内有效，在此期间内我单位的投标有可能中标，我方将受此约束。</w:t>
      </w:r>
    </w:p>
    <w:p w14:paraId="15B821B9">
      <w:pPr>
        <w:ind w:firstLine="420" w:firstLineChars="200"/>
        <w:rPr>
          <w:rFonts w:ascii="宋体" w:hAnsi="宋体"/>
          <w:szCs w:val="21"/>
          <w:highlight w:val="none"/>
        </w:rPr>
      </w:pPr>
      <w:r>
        <w:rPr>
          <w:rFonts w:hint="eastAsia" w:ascii="宋体" w:hAnsi="宋体"/>
          <w:szCs w:val="21"/>
          <w:highlight w:val="none"/>
        </w:rPr>
        <w:t>5、除非另外达成协议并生效，贵单位的中标通知书和本投标文件将构成合同的重要内容。</w:t>
      </w:r>
    </w:p>
    <w:p w14:paraId="566F23F5">
      <w:pPr>
        <w:ind w:left="420" w:leftChars="200" w:firstLine="0" w:firstLineChars="0"/>
        <w:rPr>
          <w:rFonts w:ascii="宋体" w:hAnsi="宋体"/>
          <w:b/>
          <w:szCs w:val="21"/>
          <w:highlight w:val="none"/>
        </w:rPr>
      </w:pPr>
      <w:r>
        <w:rPr>
          <w:rFonts w:hint="eastAsia" w:ascii="宋体" w:hAnsi="宋体"/>
          <w:szCs w:val="21"/>
          <w:highlight w:val="none"/>
        </w:rPr>
        <w:t>6、我单位理解贵单位将不受必须接受所收到的最低报价或其它任何投标文件的约束。</w:t>
      </w:r>
      <w:bookmarkEnd w:id="57"/>
      <w:r>
        <w:rPr>
          <w:rFonts w:hint="eastAsia" w:ascii="宋体" w:hAnsi="宋体"/>
          <w:b/>
          <w:szCs w:val="21"/>
          <w:highlight w:val="none"/>
        </w:rPr>
        <w:t>7</w:t>
      </w:r>
      <w:r>
        <w:rPr>
          <w:rFonts w:ascii="宋体" w:hAnsi="宋体"/>
          <w:b/>
          <w:szCs w:val="21"/>
          <w:highlight w:val="none"/>
        </w:rPr>
        <w:t>、如我单位提交样品，且未在规定时间内取回样品的，视同放弃取回，同意深圳公共资源交易中心对我单位提交的样品进行清理。</w:t>
      </w:r>
    </w:p>
    <w:p w14:paraId="6BDB613B">
      <w:pPr>
        <w:ind w:left="420" w:leftChars="200" w:firstLine="210" w:firstLineChars="100"/>
        <w:rPr>
          <w:rFonts w:hint="eastAsia"/>
          <w:szCs w:val="21"/>
          <w:highlight w:val="none"/>
          <w:u w:val="none"/>
          <w:lang w:eastAsia="zh-CN"/>
        </w:rPr>
      </w:pPr>
      <w:r>
        <w:rPr>
          <w:rFonts w:hint="eastAsia"/>
          <w:szCs w:val="21"/>
          <w:highlight w:val="none"/>
        </w:rPr>
        <w:t>投标人：</w:t>
      </w:r>
      <w:r>
        <w:rPr>
          <w:rFonts w:hint="eastAsia"/>
          <w:szCs w:val="21"/>
          <w:highlight w:val="none"/>
          <w:u w:val="thick"/>
        </w:rPr>
        <w:t xml:space="preserve">                   </w:t>
      </w:r>
      <w:r>
        <w:rPr>
          <w:rFonts w:hint="eastAsia"/>
          <w:szCs w:val="21"/>
          <w:highlight w:val="none"/>
        </w:rPr>
        <w:t xml:space="preserve">  </w:t>
      </w:r>
      <w:r>
        <w:rPr>
          <w:rFonts w:hint="eastAsia"/>
          <w:szCs w:val="21"/>
          <w:highlight w:val="none"/>
          <w:lang w:eastAsia="zh-CN"/>
        </w:rPr>
        <w:t>；</w:t>
      </w:r>
      <w:r>
        <w:rPr>
          <w:rFonts w:hint="eastAsia"/>
          <w:szCs w:val="21"/>
          <w:highlight w:val="none"/>
        </w:rPr>
        <w:t xml:space="preserve">  单位地址：</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rPr>
        <w:t xml:space="preserve">        </w:t>
      </w:r>
      <w:r>
        <w:rPr>
          <w:rFonts w:hint="eastAsia"/>
          <w:szCs w:val="21"/>
          <w:highlight w:val="none"/>
          <w:u w:val="none"/>
          <w:lang w:eastAsia="zh-CN"/>
        </w:rPr>
        <w:t>；</w:t>
      </w:r>
    </w:p>
    <w:p w14:paraId="0A6BB4E6">
      <w:pPr>
        <w:ind w:left="420" w:leftChars="200" w:firstLine="210" w:firstLineChars="100"/>
        <w:rPr>
          <w:rFonts w:hint="eastAsia"/>
          <w:szCs w:val="21"/>
          <w:highlight w:val="none"/>
          <w:u w:val="none"/>
          <w:lang w:eastAsia="zh-CN"/>
        </w:rPr>
      </w:pPr>
      <w:r>
        <w:rPr>
          <w:rFonts w:hint="eastAsia"/>
          <w:szCs w:val="21"/>
          <w:highlight w:val="none"/>
        </w:rPr>
        <w:t>法定代表人（负责人）或其</w:t>
      </w:r>
      <w:r>
        <w:rPr>
          <w:rFonts w:hint="eastAsia"/>
          <w:szCs w:val="21"/>
          <w:highlight w:val="none"/>
          <w:lang w:val="en-US" w:eastAsia="zh-CN"/>
        </w:rPr>
        <w:t>授权</w:t>
      </w:r>
      <w:r>
        <w:rPr>
          <w:rFonts w:hint="eastAsia"/>
          <w:szCs w:val="21"/>
          <w:highlight w:val="none"/>
        </w:rPr>
        <w:t>委托代理人：</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none"/>
          <w:lang w:eastAsia="zh-CN"/>
        </w:rPr>
        <w:t>；</w:t>
      </w:r>
    </w:p>
    <w:p w14:paraId="698C08B7">
      <w:pPr>
        <w:ind w:left="420" w:leftChars="200" w:firstLine="210" w:firstLineChars="100"/>
        <w:rPr>
          <w:rFonts w:hint="eastAsia"/>
          <w:szCs w:val="21"/>
          <w:highlight w:val="none"/>
          <w:u w:val="none"/>
          <w:lang w:eastAsia="zh-CN"/>
        </w:rPr>
      </w:pPr>
      <w:r>
        <w:rPr>
          <w:rFonts w:hint="eastAsia" w:ascii="Times New Roman" w:eastAsia="宋体"/>
          <w:szCs w:val="21"/>
          <w:highlight w:val="none"/>
          <w:lang w:val="en-US" w:eastAsia="zh-CN"/>
        </w:rPr>
        <w:t>开户银行名称：</w:t>
      </w:r>
      <w:r>
        <w:rPr>
          <w:rFonts w:hint="eastAsia"/>
          <w:szCs w:val="21"/>
          <w:highlight w:val="none"/>
          <w:u w:val="thick"/>
        </w:rPr>
        <w:t xml:space="preserve">                        </w:t>
      </w:r>
      <w:r>
        <w:rPr>
          <w:rFonts w:hint="eastAsia"/>
          <w:szCs w:val="21"/>
          <w:highlight w:val="none"/>
          <w:u w:val="none"/>
          <w:lang w:eastAsia="zh-CN"/>
        </w:rPr>
        <w:t>；</w:t>
      </w:r>
    </w:p>
    <w:p w14:paraId="662FB1FC">
      <w:pPr>
        <w:ind w:left="420" w:leftChars="200" w:firstLine="210" w:firstLineChars="100"/>
        <w:rPr>
          <w:rFonts w:hint="eastAsia"/>
          <w:szCs w:val="21"/>
          <w:highlight w:val="none"/>
          <w:u w:val="none"/>
          <w:lang w:eastAsia="zh-CN"/>
        </w:rPr>
      </w:pPr>
      <w:r>
        <w:rPr>
          <w:rFonts w:hint="eastAsia" w:ascii="Times New Roman" w:eastAsia="宋体"/>
          <w:szCs w:val="21"/>
          <w:highlight w:val="none"/>
          <w:lang w:val="en-US" w:eastAsia="zh-CN"/>
        </w:rPr>
        <w:t>开户银行账号：</w:t>
      </w:r>
      <w:r>
        <w:rPr>
          <w:rFonts w:hint="eastAsia"/>
          <w:szCs w:val="21"/>
          <w:highlight w:val="none"/>
          <w:u w:val="thick"/>
        </w:rPr>
        <w:t xml:space="preserve">      </w:t>
      </w:r>
      <w:r>
        <w:rPr>
          <w:rFonts w:hint="eastAsia"/>
          <w:szCs w:val="21"/>
          <w:highlight w:val="none"/>
          <w:u w:val="thick"/>
          <w:lang w:val="en-US" w:eastAsia="zh-CN"/>
        </w:rPr>
        <w:t xml:space="preserve">            </w:t>
      </w:r>
      <w:r>
        <w:rPr>
          <w:rFonts w:hint="eastAsia"/>
          <w:szCs w:val="21"/>
          <w:highlight w:val="none"/>
          <w:u w:val="thick"/>
        </w:rPr>
        <w:t xml:space="preserve">      </w:t>
      </w:r>
      <w:r>
        <w:rPr>
          <w:rFonts w:hint="eastAsia"/>
          <w:szCs w:val="21"/>
          <w:highlight w:val="none"/>
          <w:u w:val="none"/>
          <w:lang w:eastAsia="zh-CN"/>
        </w:rPr>
        <w:t>；</w:t>
      </w:r>
    </w:p>
    <w:p w14:paraId="7F130A22">
      <w:pPr>
        <w:ind w:left="420" w:leftChars="200" w:firstLine="210" w:firstLineChars="100"/>
        <w:rPr>
          <w:rFonts w:hint="eastAsia"/>
          <w:szCs w:val="21"/>
          <w:highlight w:val="none"/>
          <w:u w:val="none"/>
        </w:rPr>
      </w:pPr>
      <w:r>
        <w:rPr>
          <w:rFonts w:hint="eastAsia"/>
          <w:szCs w:val="21"/>
          <w:highlight w:val="none"/>
        </w:rPr>
        <w:t>邮政编码：</w:t>
      </w:r>
      <w:r>
        <w:rPr>
          <w:rFonts w:hint="eastAsia"/>
          <w:szCs w:val="21"/>
          <w:highlight w:val="none"/>
          <w:u w:val="thick"/>
        </w:rPr>
        <w:t xml:space="preserve">          </w:t>
      </w:r>
      <w:r>
        <w:rPr>
          <w:rFonts w:hint="eastAsia"/>
          <w:szCs w:val="21"/>
          <w:highlight w:val="none"/>
        </w:rPr>
        <w:t xml:space="preserve">  电话</w:t>
      </w:r>
      <w:r>
        <w:rPr>
          <w:rFonts w:hint="eastAsia"/>
          <w:szCs w:val="21"/>
          <w:highlight w:val="none"/>
          <w:u w:val="none"/>
        </w:rPr>
        <w:t>：</w:t>
      </w:r>
      <w:r>
        <w:rPr>
          <w:rFonts w:hint="eastAsia"/>
          <w:szCs w:val="21"/>
          <w:highlight w:val="none"/>
          <w:u w:val="thick"/>
        </w:rPr>
        <w:t xml:space="preserve">           </w:t>
      </w:r>
      <w:r>
        <w:rPr>
          <w:rFonts w:hint="eastAsia"/>
          <w:szCs w:val="21"/>
          <w:highlight w:val="none"/>
        </w:rPr>
        <w:t xml:space="preserve"> 传真：</w:t>
      </w:r>
      <w:r>
        <w:rPr>
          <w:rFonts w:hint="eastAsia"/>
          <w:szCs w:val="21"/>
          <w:highlight w:val="none"/>
          <w:u w:val="thick"/>
        </w:rPr>
        <w:t xml:space="preserve">                            </w:t>
      </w:r>
      <w:r>
        <w:rPr>
          <w:rFonts w:hint="eastAsia"/>
          <w:szCs w:val="21"/>
          <w:highlight w:val="none"/>
          <w:u w:val="none"/>
          <w:lang w:eastAsia="zh-CN"/>
        </w:rPr>
        <w:t>；</w:t>
      </w:r>
      <w:r>
        <w:rPr>
          <w:rFonts w:hint="eastAsia"/>
          <w:szCs w:val="21"/>
          <w:highlight w:val="none"/>
          <w:u w:val="none"/>
        </w:rPr>
        <w:t xml:space="preserve">     </w:t>
      </w:r>
    </w:p>
    <w:p w14:paraId="4E3B0E11">
      <w:pPr>
        <w:ind w:left="420" w:leftChars="200" w:firstLine="210" w:firstLineChars="100"/>
        <w:rPr>
          <w:sz w:val="24"/>
          <w:highlight w:val="none"/>
        </w:rPr>
      </w:pPr>
      <w:r>
        <w:rPr>
          <w:rFonts w:hint="eastAsia" w:ascii="宋体" w:hAnsi="宋体"/>
          <w:szCs w:val="21"/>
          <w:highlight w:val="none"/>
        </w:rPr>
        <w:t>日期：</w:t>
      </w:r>
      <w:r>
        <w:rPr>
          <w:rFonts w:hint="eastAsia" w:ascii="宋体" w:hAnsi="宋体"/>
          <w:szCs w:val="21"/>
          <w:highlight w:val="none"/>
          <w:u w:val="thick"/>
        </w:rPr>
        <w:t xml:space="preserve">       </w:t>
      </w:r>
      <w:r>
        <w:rPr>
          <w:rFonts w:hint="eastAsia" w:ascii="宋体" w:hAnsi="宋体"/>
          <w:szCs w:val="21"/>
          <w:highlight w:val="none"/>
        </w:rPr>
        <w:t>年</w:t>
      </w:r>
      <w:r>
        <w:rPr>
          <w:rFonts w:hint="eastAsia" w:ascii="宋体" w:hAnsi="宋体"/>
          <w:szCs w:val="21"/>
          <w:highlight w:val="none"/>
          <w:u w:val="thick"/>
        </w:rPr>
        <w:t xml:space="preserve">     </w:t>
      </w:r>
      <w:r>
        <w:rPr>
          <w:rFonts w:hint="eastAsia" w:ascii="宋体" w:hAnsi="宋体"/>
          <w:szCs w:val="21"/>
          <w:highlight w:val="none"/>
        </w:rPr>
        <w:t>月</w:t>
      </w:r>
      <w:r>
        <w:rPr>
          <w:rFonts w:hint="eastAsia" w:ascii="宋体" w:hAnsi="宋体"/>
          <w:szCs w:val="21"/>
          <w:highlight w:val="none"/>
          <w:u w:val="thick"/>
        </w:rPr>
        <w:t xml:space="preserve">    </w:t>
      </w:r>
      <w:r>
        <w:rPr>
          <w:rFonts w:hint="eastAsia" w:ascii="宋体" w:hAnsi="宋体"/>
          <w:szCs w:val="21"/>
          <w:highlight w:val="none"/>
        </w:rPr>
        <w:t>日</w:t>
      </w:r>
      <w:r>
        <w:rPr>
          <w:rFonts w:hint="eastAsia"/>
          <w:sz w:val="24"/>
          <w:highlight w:val="none"/>
        </w:rPr>
        <w:t xml:space="preserve">                                </w:t>
      </w:r>
    </w:p>
    <w:p w14:paraId="3270DAF7">
      <w:pPr>
        <w:rPr>
          <w:rFonts w:ascii="黑体" w:hAnsi="宋体" w:eastAsia="黑体"/>
          <w:highlight w:val="none"/>
        </w:rPr>
      </w:pPr>
    </w:p>
    <w:p w14:paraId="5EFA7A05">
      <w:pPr>
        <w:rPr>
          <w:rFonts w:ascii="黑体" w:hAnsi="宋体" w:eastAsia="黑体"/>
          <w:highlight w:val="none"/>
        </w:rPr>
      </w:pPr>
    </w:p>
    <w:bookmarkEnd w:id="56"/>
    <w:p w14:paraId="45A802F6">
      <w:pPr>
        <w:pStyle w:val="4"/>
        <w:jc w:val="center"/>
        <w:rPr>
          <w:rFonts w:ascii="黑体" w:eastAsia="黑体"/>
          <w:b w:val="0"/>
          <w:sz w:val="24"/>
          <w:highlight w:val="none"/>
        </w:rPr>
      </w:pPr>
      <w:r>
        <w:rPr>
          <w:rFonts w:hint="eastAsia" w:ascii="黑体" w:eastAsia="黑体"/>
          <w:b w:val="0"/>
          <w:sz w:val="24"/>
          <w:highlight w:val="none"/>
        </w:rPr>
        <w:t>二、政府采购投标及履约承诺函</w:t>
      </w:r>
    </w:p>
    <w:p w14:paraId="6D19F162">
      <w:pPr>
        <w:rPr>
          <w:rFonts w:ascii="宋体" w:hAnsi="宋体"/>
          <w:color w:val="FF0000"/>
          <w:szCs w:val="21"/>
          <w:highlight w:val="none"/>
        </w:rPr>
      </w:pPr>
      <w:bookmarkStart w:id="60" w:name="_Hlk72257530"/>
      <w:r>
        <w:rPr>
          <w:rFonts w:hint="eastAsia" w:ascii="宋体" w:hAnsi="宋体"/>
          <w:color w:val="FF0000"/>
          <w:szCs w:val="21"/>
          <w:highlight w:val="none"/>
        </w:rPr>
        <w:t>致：</w:t>
      </w:r>
      <w:r>
        <w:rPr>
          <w:rFonts w:hint="eastAsia" w:ascii="宋体" w:hAnsi="宋体"/>
          <w:color w:val="FF0000"/>
          <w:szCs w:val="21"/>
          <w:highlight w:val="none"/>
          <w:u w:val="single"/>
        </w:rPr>
        <w:t>深圳公共资源交易中心</w:t>
      </w:r>
    </w:p>
    <w:p w14:paraId="7B6475AA">
      <w:pPr>
        <w:ind w:right="-815" w:firstLine="420" w:firstLineChars="200"/>
        <w:rPr>
          <w:rFonts w:ascii="宋体" w:hAnsi="宋体"/>
          <w:szCs w:val="21"/>
          <w:highlight w:val="none"/>
        </w:rPr>
      </w:pPr>
      <w:r>
        <w:rPr>
          <w:rFonts w:hint="eastAsia" w:ascii="宋体" w:hAnsi="宋体"/>
          <w:szCs w:val="21"/>
          <w:highlight w:val="none"/>
        </w:rPr>
        <w:t>我单位承诺：</w:t>
      </w:r>
    </w:p>
    <w:p w14:paraId="761A0D54">
      <w:pPr>
        <w:ind w:firstLine="420" w:firstLineChars="200"/>
        <w:rPr>
          <w:rFonts w:hint="eastAsia" w:ascii="宋体" w:hAnsi="宋体"/>
          <w:b/>
          <w:szCs w:val="21"/>
          <w:highlight w:val="none"/>
        </w:rPr>
      </w:pPr>
      <w:r>
        <w:rPr>
          <w:rFonts w:hint="eastAsia" w:ascii="宋体" w:hAnsi="宋体"/>
          <w:b w:val="0"/>
          <w:bCs/>
          <w:szCs w:val="21"/>
          <w:highlight w:val="none"/>
        </w:rPr>
        <w:t>1.我单位参与本项目所投标（响应）的货物、工程或服务，不存在侵犯知识产权的情况。</w:t>
      </w:r>
    </w:p>
    <w:p w14:paraId="2A91B0B9">
      <w:pPr>
        <w:ind w:firstLine="420" w:firstLineChars="200"/>
        <w:rPr>
          <w:rFonts w:ascii="宋体" w:hAnsi="宋体"/>
          <w:szCs w:val="21"/>
          <w:highlight w:val="none"/>
        </w:rPr>
      </w:pPr>
      <w:r>
        <w:rPr>
          <w:rFonts w:hint="eastAsia" w:ascii="宋体" w:hAnsi="宋体"/>
          <w:szCs w:val="21"/>
          <w:highlight w:val="none"/>
        </w:rPr>
        <w:t>2.我单位参与本项目</w:t>
      </w:r>
      <w:r>
        <w:rPr>
          <w:rFonts w:hint="eastAsia"/>
          <w:highlight w:val="none"/>
        </w:rPr>
        <w:t>政府采购活动时不存在被有关部门禁止参与政府采购活动且在有效期内的情况。符合招标文件关于联合体及进口产品的相关资格要求。</w:t>
      </w:r>
    </w:p>
    <w:p w14:paraId="1028AB71">
      <w:pPr>
        <w:ind w:firstLine="420" w:firstLineChars="200"/>
        <w:rPr>
          <w:rFonts w:ascii="宋体" w:hAnsi="宋体"/>
          <w:szCs w:val="21"/>
          <w:highlight w:val="none"/>
        </w:rPr>
      </w:pPr>
      <w:r>
        <w:rPr>
          <w:rFonts w:hint="eastAsia" w:ascii="宋体" w:hAnsi="宋体"/>
          <w:szCs w:val="21"/>
          <w:highlight w:val="none"/>
        </w:rPr>
        <w:t>3.我单位具备《中华人民共和国政府采购法》第二十二条第一款的条件。</w:t>
      </w:r>
    </w:p>
    <w:p w14:paraId="180AA1AF">
      <w:pPr>
        <w:ind w:firstLine="420" w:firstLineChars="200"/>
        <w:rPr>
          <w:rFonts w:hint="eastAsia"/>
          <w:highlight w:val="none"/>
        </w:rPr>
      </w:pPr>
      <w:r>
        <w:rPr>
          <w:rFonts w:hint="eastAsia" w:ascii="宋体" w:hAnsi="宋体"/>
          <w:szCs w:val="21"/>
          <w:highlight w:val="none"/>
        </w:rPr>
        <w:t>4.我单位</w:t>
      </w:r>
      <w:r>
        <w:rPr>
          <w:rFonts w:hint="eastAsia"/>
          <w:highlight w:val="none"/>
        </w:rPr>
        <w:t>未被列入失信被执行人、重大税收违法案件当事人名单、政府采购严重违法失信行为记录名单。</w:t>
      </w:r>
    </w:p>
    <w:p w14:paraId="5171826B">
      <w:pPr>
        <w:ind w:firstLine="420" w:firstLineChars="200"/>
        <w:rPr>
          <w:rFonts w:hint="default" w:eastAsia="宋体"/>
          <w:color w:val="FF0000"/>
          <w:highlight w:val="none"/>
          <w:lang w:val="en-US" w:eastAsia="zh-CN"/>
        </w:rPr>
      </w:pPr>
      <w:r>
        <w:rPr>
          <w:rFonts w:hint="eastAsia"/>
          <w:color w:val="FF0000"/>
          <w:highlight w:val="none"/>
          <w:lang w:val="en-US" w:eastAsia="zh-CN"/>
        </w:rPr>
        <w:t>5.我单位不存在《深圳市财政局政府采购供应商信用信息管理办法》（深财规〔2023〕3号）列明的严重违法失信行为。</w:t>
      </w:r>
    </w:p>
    <w:p w14:paraId="658AE8AA">
      <w:pPr>
        <w:ind w:firstLine="420" w:firstLineChars="200"/>
        <w:rPr>
          <w:rFonts w:ascii="宋体" w:hAnsi="宋体"/>
          <w:szCs w:val="21"/>
          <w:highlight w:val="none"/>
        </w:rPr>
      </w:pPr>
      <w:r>
        <w:rPr>
          <w:rFonts w:hint="eastAsia" w:ascii="宋体" w:hAnsi="宋体"/>
          <w:szCs w:val="21"/>
          <w:highlight w:val="none"/>
          <w:lang w:val="en-US" w:eastAsia="zh-CN"/>
        </w:rPr>
        <w:t>6</w:t>
      </w:r>
      <w:r>
        <w:rPr>
          <w:rFonts w:hint="eastAsia" w:ascii="宋体" w:hAnsi="宋体"/>
          <w:szCs w:val="21"/>
          <w:highlight w:val="none"/>
        </w:rPr>
        <w:t>.</w:t>
      </w:r>
      <w:bookmarkStart w:id="61" w:name="_Hlk72587269"/>
      <w:bookmarkStart w:id="62" w:name="_Hlk72587299"/>
      <w:r>
        <w:rPr>
          <w:rFonts w:hint="eastAsia" w:ascii="宋体" w:hAnsi="宋体"/>
          <w:szCs w:val="21"/>
          <w:highlight w:val="none"/>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61"/>
      <w:r>
        <w:rPr>
          <w:rFonts w:hint="eastAsia" w:ascii="宋体" w:hAnsi="宋体"/>
          <w:szCs w:val="21"/>
          <w:highlight w:val="none"/>
        </w:rPr>
        <w:t>。</w:t>
      </w:r>
    </w:p>
    <w:bookmarkEnd w:id="62"/>
    <w:p w14:paraId="0AF62B39">
      <w:pPr>
        <w:ind w:firstLine="420" w:firstLineChars="200"/>
        <w:rPr>
          <w:rFonts w:ascii="宋体" w:hAnsi="宋体"/>
          <w:szCs w:val="21"/>
          <w:highlight w:val="none"/>
        </w:rPr>
      </w:pPr>
      <w:r>
        <w:rPr>
          <w:rFonts w:hint="eastAsia" w:ascii="宋体" w:hAnsi="宋体"/>
          <w:szCs w:val="21"/>
          <w:highlight w:val="none"/>
          <w:lang w:val="en-US" w:eastAsia="zh-CN"/>
        </w:rPr>
        <w:t>7</w:t>
      </w:r>
      <w:r>
        <w:rPr>
          <w:rFonts w:hint="eastAsia" w:ascii="宋体" w:hAnsi="宋体"/>
          <w:szCs w:val="21"/>
          <w:highlight w:val="none"/>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484334CA">
      <w:pPr>
        <w:ind w:firstLine="420" w:firstLineChars="200"/>
        <w:rPr>
          <w:rFonts w:ascii="宋体" w:hAnsi="宋体"/>
          <w:szCs w:val="21"/>
          <w:highlight w:val="none"/>
        </w:rPr>
      </w:pPr>
      <w:r>
        <w:rPr>
          <w:rFonts w:hint="eastAsia" w:ascii="宋体" w:hAnsi="宋体"/>
          <w:szCs w:val="21"/>
          <w:highlight w:val="none"/>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4083BF9C">
      <w:pPr>
        <w:ind w:firstLine="420" w:firstLineChars="200"/>
        <w:rPr>
          <w:rFonts w:ascii="宋体" w:hAnsi="宋体"/>
          <w:szCs w:val="21"/>
          <w:highlight w:val="none"/>
        </w:rPr>
      </w:pPr>
      <w:r>
        <w:rPr>
          <w:rFonts w:hint="eastAsia" w:ascii="宋体" w:hAnsi="宋体"/>
          <w:szCs w:val="21"/>
          <w:highlight w:val="none"/>
          <w:lang w:val="en-US" w:eastAsia="zh-CN"/>
        </w:rPr>
        <w:t>8</w:t>
      </w:r>
      <w:r>
        <w:rPr>
          <w:rFonts w:hint="eastAsia" w:ascii="宋体" w:hAnsi="宋体"/>
          <w:szCs w:val="21"/>
          <w:highlight w:val="none"/>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0B804D1C">
      <w:pPr>
        <w:ind w:firstLine="420" w:firstLineChars="200"/>
        <w:rPr>
          <w:rFonts w:ascii="宋体" w:hAnsi="宋体"/>
          <w:szCs w:val="21"/>
          <w:highlight w:val="none"/>
        </w:rPr>
      </w:pPr>
      <w:r>
        <w:rPr>
          <w:rFonts w:hint="eastAsia" w:ascii="宋体" w:hAnsi="宋体"/>
          <w:szCs w:val="21"/>
          <w:highlight w:val="none"/>
          <w:lang w:val="en-US" w:eastAsia="zh-CN"/>
        </w:rPr>
        <w:t>9</w:t>
      </w:r>
      <w:r>
        <w:rPr>
          <w:rFonts w:hint="eastAsia" w:ascii="宋体" w:hAnsi="宋体"/>
          <w:szCs w:val="21"/>
          <w:highlight w:val="none"/>
        </w:rPr>
        <w:t>.我单位承诺中标后项目不转包，未经采购人同意不进行分包。</w:t>
      </w:r>
    </w:p>
    <w:p w14:paraId="395766AC">
      <w:pPr>
        <w:ind w:firstLine="420" w:firstLineChars="200"/>
        <w:rPr>
          <w:rFonts w:ascii="宋体" w:hAnsi="宋体"/>
          <w:highlight w:val="none"/>
        </w:rPr>
      </w:pPr>
      <w:r>
        <w:rPr>
          <w:rFonts w:hint="eastAsia" w:ascii="宋体" w:hAnsi="宋体"/>
          <w:szCs w:val="21"/>
          <w:highlight w:val="none"/>
          <w:lang w:val="en-US" w:eastAsia="zh-CN"/>
        </w:rPr>
        <w:t>10</w:t>
      </w:r>
      <w:r>
        <w:rPr>
          <w:rFonts w:ascii="宋体" w:hAnsi="宋体"/>
          <w:szCs w:val="21"/>
          <w:highlight w:val="none"/>
        </w:rPr>
        <w:t>.</w:t>
      </w:r>
      <w:r>
        <w:rPr>
          <w:rFonts w:hint="eastAsia" w:ascii="宋体" w:hAnsi="宋体"/>
          <w:highlight w:val="none"/>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4615437E">
      <w:pPr>
        <w:ind w:firstLine="420" w:firstLineChars="200"/>
        <w:rPr>
          <w:rFonts w:hint="eastAsia" w:ascii="宋体" w:hAnsi="宋体" w:eastAsia="宋体"/>
          <w:highlight w:val="none"/>
          <w:lang w:val="en-US" w:eastAsia="zh-CN"/>
        </w:rPr>
      </w:pPr>
      <w:r>
        <w:rPr>
          <w:rFonts w:hint="eastAsia" w:ascii="宋体" w:hAnsi="宋体"/>
          <w:highlight w:val="none"/>
        </w:rPr>
        <w:t>1</w:t>
      </w:r>
      <w:r>
        <w:rPr>
          <w:rFonts w:hint="eastAsia" w:ascii="宋体" w:hAnsi="宋体"/>
          <w:highlight w:val="none"/>
          <w:lang w:val="en-US" w:eastAsia="zh-CN"/>
        </w:rPr>
        <w:t>1</w:t>
      </w:r>
      <w:r>
        <w:rPr>
          <w:rFonts w:ascii="宋体" w:hAnsi="宋体"/>
          <w:highlight w:val="none"/>
        </w:rPr>
        <w:t>.</w:t>
      </w:r>
      <w:r>
        <w:rPr>
          <w:rFonts w:hint="eastAsia" w:ascii="宋体" w:hAnsi="宋体"/>
          <w:highlight w:val="none"/>
        </w:rPr>
        <w:t>我单位保证，若所投货物涉及</w:t>
      </w:r>
      <w:r>
        <w:rPr>
          <w:rFonts w:ascii="宋体" w:hAnsi="宋体"/>
          <w:highlight w:val="none"/>
        </w:rPr>
        <w:t>《</w:t>
      </w:r>
      <w:r>
        <w:rPr>
          <w:rFonts w:hint="eastAsia" w:ascii="宋体" w:hAnsi="宋体"/>
          <w:highlight w:val="none"/>
        </w:rPr>
        <w:t>财政部生态环境部关于印发节能产品政府采购品目清单的通知》（财库〔20</w:t>
      </w:r>
      <w:r>
        <w:rPr>
          <w:rFonts w:ascii="宋体" w:hAnsi="宋体"/>
          <w:highlight w:val="none"/>
        </w:rPr>
        <w:t>19</w:t>
      </w:r>
      <w:r>
        <w:rPr>
          <w:rFonts w:hint="eastAsia" w:ascii="宋体" w:hAnsi="宋体"/>
          <w:highlight w:val="none"/>
        </w:rPr>
        <w:t>〕</w:t>
      </w:r>
      <w:r>
        <w:rPr>
          <w:rFonts w:ascii="宋体" w:hAnsi="宋体"/>
          <w:highlight w:val="none"/>
        </w:rPr>
        <w:t>19</w:t>
      </w:r>
      <w:r>
        <w:rPr>
          <w:rFonts w:hint="eastAsia" w:ascii="宋体" w:hAnsi="宋体"/>
          <w:highlight w:val="none"/>
        </w:rPr>
        <w:t>号）列明的政府采购强制产品，则所投该产品符合节能产品的认证要求。</w:t>
      </w:r>
      <w:r>
        <w:rPr>
          <w:rFonts w:hint="eastAsia" w:ascii="宋体" w:hAnsi="宋体"/>
          <w:highlight w:val="none"/>
          <w:lang w:val="en-US" w:eastAsia="zh-CN"/>
        </w:rPr>
        <w:t>若所投产品包括数据中心相关设备的，应满足</w:t>
      </w:r>
      <w:r>
        <w:rPr>
          <w:rFonts w:hint="eastAsia"/>
          <w:highlight w:val="none"/>
        </w:rPr>
        <w:t>《财政部 生态环境部 工业和信息化部关于印发&lt;绿色数据中心政府采购需求标准（试行）&gt;的通知》</w:t>
      </w:r>
      <w:r>
        <w:rPr>
          <w:rFonts w:hint="eastAsia"/>
          <w:highlight w:val="none"/>
          <w:lang w:eastAsia="zh-CN"/>
        </w:rPr>
        <w:t>（</w:t>
      </w:r>
      <w:r>
        <w:rPr>
          <w:rFonts w:hint="eastAsia"/>
          <w:highlight w:val="none"/>
        </w:rPr>
        <w:t>财库〔2023〕7号）</w:t>
      </w:r>
      <w:r>
        <w:rPr>
          <w:rFonts w:hint="eastAsia"/>
          <w:highlight w:val="none"/>
          <w:lang w:val="en-US" w:eastAsia="zh-CN"/>
        </w:rPr>
        <w:t>要求。若所投产品涉及国家强制性标准的，所投产品应符合国家强制性标准相关要求。</w:t>
      </w:r>
    </w:p>
    <w:p w14:paraId="41C27447">
      <w:pPr>
        <w:ind w:firstLine="420" w:firstLineChars="200"/>
        <w:rPr>
          <w:rFonts w:ascii="宋体" w:hAnsi="宋体"/>
          <w:b w:val="0"/>
          <w:bCs/>
          <w:highlight w:val="none"/>
        </w:rPr>
      </w:pPr>
      <w:r>
        <w:rPr>
          <w:rFonts w:hint="eastAsia" w:ascii="宋体" w:hAnsi="宋体" w:cs="宋体"/>
          <w:b w:val="0"/>
          <w:bCs/>
          <w:kern w:val="0"/>
          <w:szCs w:val="21"/>
          <w:highlight w:val="none"/>
        </w:rPr>
        <w:t>1</w:t>
      </w:r>
      <w:r>
        <w:rPr>
          <w:rFonts w:hint="eastAsia" w:ascii="宋体" w:hAnsi="宋体" w:cs="宋体"/>
          <w:b w:val="0"/>
          <w:bCs/>
          <w:kern w:val="0"/>
          <w:szCs w:val="21"/>
          <w:highlight w:val="none"/>
          <w:lang w:val="en-US" w:eastAsia="zh-CN"/>
        </w:rPr>
        <w:t>2</w:t>
      </w:r>
      <w:r>
        <w:rPr>
          <w:rFonts w:hint="eastAsia" w:ascii="宋体" w:hAnsi="宋体" w:cs="宋体"/>
          <w:b w:val="0"/>
          <w:bCs/>
          <w:kern w:val="0"/>
          <w:szCs w:val="21"/>
          <w:highlight w:val="none"/>
        </w:rPr>
        <w:t>.</w:t>
      </w:r>
      <w:r>
        <w:rPr>
          <w:rFonts w:hint="eastAsia" w:ascii="宋体" w:hAnsi="宋体"/>
          <w:b w:val="0"/>
          <w:bCs/>
          <w:highlight w:val="none"/>
        </w:rPr>
        <w:t>我单位已知悉并同意中标（成交）结果信息公示（公开）的内容。</w:t>
      </w:r>
    </w:p>
    <w:p w14:paraId="6AEB43E3">
      <w:pPr>
        <w:ind w:firstLine="420" w:firstLineChars="200"/>
        <w:rPr>
          <w:rFonts w:hint="eastAsia" w:ascii="宋体" w:hAnsi="宋体" w:eastAsia="宋体" w:cs="宋体"/>
          <w:b/>
          <w:color w:val="FF0000"/>
          <w:kern w:val="0"/>
          <w:szCs w:val="21"/>
          <w:highlight w:val="none"/>
          <w:lang w:eastAsia="zh-CN"/>
        </w:rPr>
      </w:pPr>
      <w:r>
        <w:rPr>
          <w:rFonts w:hint="eastAsia" w:ascii="宋体" w:hAnsi="宋体"/>
          <w:b w:val="0"/>
          <w:bCs/>
          <w:highlight w:val="none"/>
        </w:rPr>
        <w:t>1</w:t>
      </w:r>
      <w:r>
        <w:rPr>
          <w:rFonts w:hint="eastAsia" w:ascii="宋体" w:hAnsi="宋体"/>
          <w:b w:val="0"/>
          <w:bCs/>
          <w:highlight w:val="none"/>
          <w:lang w:val="en-US" w:eastAsia="zh-CN"/>
        </w:rPr>
        <w:t>3</w:t>
      </w:r>
      <w:r>
        <w:rPr>
          <w:rFonts w:ascii="宋体" w:hAnsi="宋体"/>
          <w:b w:val="0"/>
          <w:bCs/>
          <w:highlight w:val="none"/>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hint="eastAsia" w:ascii="宋体" w:hAnsi="宋体"/>
          <w:b w:val="0"/>
          <w:bCs/>
          <w:color w:val="FF0000"/>
          <w:highlight w:val="none"/>
          <w:lang w:val="en-US" w:eastAsia="zh-CN"/>
        </w:rPr>
        <w:t>若</w:t>
      </w:r>
      <w:r>
        <w:rPr>
          <w:rFonts w:hint="eastAsia" w:ascii="宋体" w:hAnsi="宋体"/>
          <w:b w:val="0"/>
          <w:bCs/>
          <w:color w:val="FF0000"/>
          <w:highlight w:val="none"/>
        </w:rPr>
        <w:t>存在“不同供应商的董事、股东或其他高级管理人员为同一人的”情形的，</w:t>
      </w:r>
      <w:r>
        <w:rPr>
          <w:rFonts w:hint="eastAsia" w:ascii="宋体" w:hAnsi="宋体"/>
          <w:b w:val="0"/>
          <w:bCs/>
          <w:color w:val="FF0000"/>
          <w:highlight w:val="none"/>
          <w:lang w:val="en-US" w:eastAsia="zh-CN"/>
        </w:rPr>
        <w:t>我单位保证</w:t>
      </w:r>
      <w:r>
        <w:rPr>
          <w:rFonts w:hint="eastAsia" w:ascii="宋体" w:hAnsi="宋体"/>
          <w:b w:val="0"/>
          <w:bCs/>
          <w:color w:val="FF0000"/>
          <w:highlight w:val="none"/>
        </w:rPr>
        <w:t>不存在串通投标、恶意串通或者视为串通投标的情形</w:t>
      </w:r>
      <w:r>
        <w:rPr>
          <w:rFonts w:hint="eastAsia" w:ascii="宋体" w:hAnsi="宋体"/>
          <w:b w:val="0"/>
          <w:bCs/>
          <w:color w:val="FF0000"/>
          <w:highlight w:val="none"/>
          <w:lang w:eastAsia="zh-CN"/>
        </w:rPr>
        <w:t>。</w:t>
      </w:r>
    </w:p>
    <w:p w14:paraId="1DFF5772">
      <w:pPr>
        <w:ind w:firstLine="422" w:firstLineChars="200"/>
        <w:rPr>
          <w:rFonts w:hint="eastAsia" w:ascii="宋体" w:hAnsi="宋体"/>
          <w:b/>
          <w:highlight w:val="none"/>
          <w:lang w:val="en-US" w:eastAsia="zh-CN"/>
        </w:rPr>
      </w:pPr>
      <w:r>
        <w:rPr>
          <w:rFonts w:hint="eastAsia" w:ascii="宋体" w:hAnsi="宋体"/>
          <w:b/>
          <w:highlight w:val="none"/>
          <w:lang w:val="en-US" w:eastAsia="zh-CN"/>
        </w:rPr>
        <w:t>14.我单位清楚，如存在违反投标承诺行为情节严重的，将根据《深圳市财政局关于印发&lt;深圳市财政局政府采购供应商信用信息管理办法&gt;的通知》，依法被列入失信信息。</w:t>
      </w:r>
    </w:p>
    <w:p w14:paraId="0CE6F551">
      <w:pPr>
        <w:ind w:firstLine="420" w:firstLineChars="200"/>
        <w:rPr>
          <w:rFonts w:hint="default" w:ascii="宋体" w:hAnsi="宋体"/>
          <w:bCs/>
          <w:highlight w:val="none"/>
          <w:lang w:val="en-US"/>
        </w:rPr>
      </w:pPr>
      <w:r>
        <w:rPr>
          <w:rFonts w:hint="default" w:ascii="宋体" w:hAnsi="宋体"/>
          <w:b w:val="0"/>
          <w:bCs/>
          <w:highlight w:val="none"/>
          <w:lang w:val="en-US" w:eastAsia="zh-CN"/>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14:paraId="0781BA2C">
      <w:pPr>
        <w:ind w:firstLine="420" w:firstLineChars="200"/>
        <w:rPr>
          <w:rFonts w:ascii="宋体" w:hAnsi="宋体"/>
          <w:szCs w:val="21"/>
          <w:highlight w:val="none"/>
        </w:rPr>
      </w:pPr>
      <w:r>
        <w:rPr>
          <w:rFonts w:hint="eastAsia" w:ascii="宋体" w:hAnsi="宋体"/>
          <w:szCs w:val="21"/>
          <w:highlight w:val="none"/>
        </w:rPr>
        <w:t>以上承诺，如有违反，愿依照国家相关法律法规处理，并承担由此给采购人带来的损失。</w:t>
      </w:r>
    </w:p>
    <w:p w14:paraId="3B7ACA3B">
      <w:pPr>
        <w:spacing w:before="60" w:beforeLines="25" w:after="60" w:afterLines="25"/>
        <w:ind w:firstLine="5460" w:firstLineChars="2600"/>
        <w:rPr>
          <w:rFonts w:ascii="宋体" w:hAnsi="宋体"/>
          <w:szCs w:val="21"/>
          <w:highlight w:val="none"/>
        </w:rPr>
      </w:pPr>
      <w:r>
        <w:rPr>
          <w:rFonts w:hint="eastAsia" w:ascii="宋体" w:hAnsi="宋体"/>
          <w:szCs w:val="21"/>
          <w:highlight w:val="none"/>
        </w:rPr>
        <w:t xml:space="preserve">                                    </w:t>
      </w:r>
    </w:p>
    <w:bookmarkEnd w:id="60"/>
    <w:p w14:paraId="7A6D8E19">
      <w:pPr>
        <w:spacing w:before="60" w:beforeLines="25" w:after="60" w:afterLines="25"/>
        <w:ind w:firstLine="5460" w:firstLineChars="2600"/>
        <w:rPr>
          <w:rFonts w:hint="eastAsia" w:eastAsia="宋体"/>
          <w:color w:val="FF0000"/>
          <w:highlight w:val="none"/>
          <w:u w:val="none"/>
          <w:lang w:eastAsia="zh-CN"/>
        </w:rPr>
      </w:pPr>
      <w:r>
        <w:rPr>
          <w:rFonts w:hint="eastAsia"/>
          <w:color w:val="FF0000"/>
          <w:szCs w:val="21"/>
          <w:highlight w:val="none"/>
        </w:rPr>
        <w:t>投标人</w:t>
      </w:r>
      <w:r>
        <w:rPr>
          <w:rFonts w:hint="eastAsia"/>
          <w:color w:val="FF0000"/>
          <w:szCs w:val="21"/>
          <w:highlight w:val="none"/>
          <w:u w:val="none"/>
        </w:rPr>
        <w:t>：</w:t>
      </w:r>
      <w:r>
        <w:rPr>
          <w:rFonts w:hint="eastAsia"/>
          <w:color w:val="FF0000"/>
          <w:szCs w:val="21"/>
          <w:highlight w:val="none"/>
          <w:u w:val="thick"/>
        </w:rPr>
        <w:t xml:space="preserve">            </w:t>
      </w:r>
      <w:r>
        <w:rPr>
          <w:rFonts w:hint="eastAsia"/>
          <w:color w:val="FF0000"/>
          <w:szCs w:val="21"/>
          <w:highlight w:val="none"/>
          <w:u w:val="thick"/>
          <w:lang w:val="en-US" w:eastAsia="zh-CN"/>
        </w:rPr>
        <w:t xml:space="preserve">             </w:t>
      </w:r>
      <w:r>
        <w:rPr>
          <w:rFonts w:hint="eastAsia"/>
          <w:color w:val="FF0000"/>
          <w:szCs w:val="21"/>
          <w:highlight w:val="none"/>
          <w:u w:val="thick"/>
        </w:rPr>
        <w:t xml:space="preserve">  </w:t>
      </w:r>
      <w:r>
        <w:rPr>
          <w:rFonts w:hint="eastAsia"/>
          <w:color w:val="FF0000"/>
          <w:szCs w:val="21"/>
          <w:highlight w:val="none"/>
          <w:u w:val="none"/>
          <w:lang w:val="en-US" w:eastAsia="zh-CN"/>
        </w:rPr>
        <w:t>.</w:t>
      </w:r>
    </w:p>
    <w:p w14:paraId="29D3F948">
      <w:pPr>
        <w:ind w:firstLine="645"/>
        <w:rPr>
          <w:rFonts w:ascii="宋体" w:hAnsi="宋体"/>
          <w:color w:val="FF0000"/>
          <w:szCs w:val="21"/>
          <w:highlight w:val="none"/>
        </w:rPr>
      </w:pPr>
      <w:r>
        <w:rPr>
          <w:rFonts w:hint="eastAsia" w:ascii="宋体" w:hAnsi="宋体"/>
          <w:color w:val="FF0000"/>
          <w:szCs w:val="21"/>
          <w:highlight w:val="none"/>
        </w:rPr>
        <w:t xml:space="preserve">                                              日期：</w:t>
      </w:r>
      <w:r>
        <w:rPr>
          <w:rFonts w:hint="eastAsia"/>
          <w:color w:val="FF0000"/>
          <w:szCs w:val="21"/>
          <w:highlight w:val="none"/>
          <w:u w:val="thick"/>
        </w:rPr>
        <w:t xml:space="preserve"> </w:t>
      </w:r>
      <w:r>
        <w:rPr>
          <w:rFonts w:hint="eastAsia"/>
          <w:color w:val="FF0000"/>
          <w:szCs w:val="21"/>
          <w:highlight w:val="none"/>
          <w:u w:val="thick"/>
          <w:lang w:val="en-US" w:eastAsia="zh-CN"/>
        </w:rPr>
        <w:t xml:space="preserve">    </w:t>
      </w:r>
      <w:r>
        <w:rPr>
          <w:rFonts w:hint="eastAsia"/>
          <w:color w:val="FF0000"/>
          <w:szCs w:val="21"/>
          <w:highlight w:val="none"/>
          <w:u w:val="thick"/>
        </w:rPr>
        <w:t xml:space="preserve">   </w:t>
      </w:r>
      <w:r>
        <w:rPr>
          <w:rFonts w:hint="eastAsia" w:ascii="宋体" w:hAnsi="宋体"/>
          <w:color w:val="FF0000"/>
          <w:szCs w:val="21"/>
          <w:highlight w:val="none"/>
        </w:rPr>
        <w:t>年</w:t>
      </w:r>
      <w:r>
        <w:rPr>
          <w:rFonts w:hint="eastAsia"/>
          <w:color w:val="FF0000"/>
          <w:szCs w:val="21"/>
          <w:highlight w:val="none"/>
          <w:u w:val="thick"/>
        </w:rPr>
        <w:t xml:space="preserve">  </w:t>
      </w:r>
      <w:r>
        <w:rPr>
          <w:rFonts w:hint="eastAsia"/>
          <w:color w:val="FF0000"/>
          <w:szCs w:val="21"/>
          <w:highlight w:val="none"/>
          <w:u w:val="thick"/>
          <w:lang w:val="en-US" w:eastAsia="zh-CN"/>
        </w:rPr>
        <w:t xml:space="preserve">    </w:t>
      </w:r>
      <w:r>
        <w:rPr>
          <w:rFonts w:hint="eastAsia"/>
          <w:color w:val="FF0000"/>
          <w:szCs w:val="21"/>
          <w:highlight w:val="none"/>
          <w:u w:val="thick"/>
        </w:rPr>
        <w:t xml:space="preserve"> </w:t>
      </w:r>
      <w:r>
        <w:rPr>
          <w:rFonts w:hint="eastAsia" w:ascii="宋体" w:hAnsi="宋体"/>
          <w:color w:val="FF0000"/>
          <w:szCs w:val="21"/>
          <w:highlight w:val="none"/>
        </w:rPr>
        <w:t>月</w:t>
      </w:r>
      <w:r>
        <w:rPr>
          <w:rFonts w:hint="eastAsia"/>
          <w:color w:val="FF0000"/>
          <w:szCs w:val="21"/>
          <w:highlight w:val="none"/>
          <w:u w:val="thick"/>
        </w:rPr>
        <w:t xml:space="preserve"> </w:t>
      </w:r>
      <w:r>
        <w:rPr>
          <w:rFonts w:hint="eastAsia"/>
          <w:color w:val="FF0000"/>
          <w:szCs w:val="21"/>
          <w:highlight w:val="none"/>
          <w:u w:val="thick"/>
          <w:lang w:val="en-US" w:eastAsia="zh-CN"/>
        </w:rPr>
        <w:t xml:space="preserve">    </w:t>
      </w:r>
      <w:r>
        <w:rPr>
          <w:rFonts w:hint="eastAsia"/>
          <w:color w:val="FF0000"/>
          <w:szCs w:val="21"/>
          <w:highlight w:val="none"/>
          <w:u w:val="thick"/>
        </w:rPr>
        <w:t xml:space="preserve">  </w:t>
      </w:r>
      <w:r>
        <w:rPr>
          <w:rFonts w:hint="eastAsia" w:ascii="宋体" w:hAnsi="宋体"/>
          <w:color w:val="FF0000"/>
          <w:szCs w:val="21"/>
          <w:highlight w:val="none"/>
        </w:rPr>
        <w:t>日</w:t>
      </w:r>
    </w:p>
    <w:p w14:paraId="7B91FDBE">
      <w:pPr>
        <w:ind w:firstLine="482" w:firstLineChars="200"/>
        <w:jc w:val="center"/>
        <w:rPr>
          <w:rFonts w:hAnsi="宋体"/>
          <w:b/>
          <w:bCs/>
          <w:sz w:val="24"/>
          <w:highlight w:val="none"/>
        </w:rPr>
      </w:pPr>
    </w:p>
    <w:p w14:paraId="6736F6E7">
      <w:pPr>
        <w:pStyle w:val="4"/>
        <w:jc w:val="center"/>
        <w:rPr>
          <w:rFonts w:ascii="黑体" w:eastAsia="黑体"/>
          <w:b w:val="0"/>
          <w:sz w:val="24"/>
          <w:szCs w:val="24"/>
          <w:highlight w:val="none"/>
        </w:rPr>
      </w:pPr>
      <w:r>
        <w:rPr>
          <w:rFonts w:hint="eastAsia" w:ascii="黑体" w:eastAsia="黑体"/>
          <w:b w:val="0"/>
          <w:sz w:val="24"/>
          <w:szCs w:val="24"/>
          <w:highlight w:val="none"/>
        </w:rPr>
        <w:t>三、投标人情况及资格证明文件</w:t>
      </w:r>
    </w:p>
    <w:p w14:paraId="45753AF1">
      <w:pPr>
        <w:ind w:firstLine="2640" w:firstLineChars="1100"/>
        <w:outlineLvl w:val="3"/>
        <w:rPr>
          <w:rFonts w:ascii="黑体" w:hAnsi="宋体" w:eastAsia="黑体"/>
          <w:bCs/>
          <w:kern w:val="0"/>
          <w:sz w:val="24"/>
          <w:szCs w:val="32"/>
          <w:highlight w:val="none"/>
        </w:rPr>
      </w:pPr>
      <w:bookmarkStart w:id="63" w:name="_Hlk72257590"/>
      <w:r>
        <w:rPr>
          <w:rFonts w:hint="eastAsia" w:ascii="黑体" w:hAnsi="宋体" w:eastAsia="黑体"/>
          <w:bCs/>
          <w:kern w:val="0"/>
          <w:sz w:val="24"/>
          <w:szCs w:val="32"/>
          <w:highlight w:val="none"/>
        </w:rPr>
        <w:t>（一）投标人资格证明文件</w:t>
      </w:r>
    </w:p>
    <w:p w14:paraId="7919901F">
      <w:pPr>
        <w:spacing w:before="120" w:beforeLines="50"/>
        <w:ind w:firstLine="422" w:firstLineChars="200"/>
        <w:rPr>
          <w:b/>
          <w:bCs/>
          <w:color w:val="FF0000"/>
          <w:highlight w:val="none"/>
        </w:rPr>
      </w:pPr>
      <w:r>
        <w:rPr>
          <w:rFonts w:hint="eastAsia"/>
          <w:b/>
          <w:bCs/>
          <w:color w:val="FF0000"/>
          <w:highlight w:val="none"/>
        </w:rPr>
        <w:t>（特别提示：投标人须按本招标文件第一册第一章招标公告 “申请人的资格要求”（即投标人资格要求）提供相关的资格证明资料，未提供或提供不完整、不符合要求的，将作投标无效处理</w:t>
      </w:r>
      <w:r>
        <w:rPr>
          <w:rFonts w:hint="eastAsia"/>
          <w:b/>
          <w:bCs/>
          <w:color w:val="FF0000"/>
          <w:highlight w:val="none"/>
          <w:lang w:eastAsia="zh-CN"/>
        </w:rPr>
        <w:t>，</w:t>
      </w:r>
      <w:r>
        <w:rPr>
          <w:rFonts w:hint="eastAsia"/>
          <w:b/>
          <w:bCs/>
          <w:color w:val="FF0000"/>
          <w:highlight w:val="none"/>
          <w:lang w:val="en-US" w:eastAsia="zh-CN"/>
        </w:rPr>
        <w:t>其中要求提供《政府采购投标及履约承诺函》且已在“二、政府采购投标及履约承诺函”章节中提供了，此处可不重复提供</w:t>
      </w:r>
      <w:r>
        <w:rPr>
          <w:rFonts w:hint="eastAsia"/>
          <w:b/>
          <w:bCs/>
          <w:color w:val="FF0000"/>
          <w:highlight w:val="none"/>
        </w:rPr>
        <w:t>。）</w:t>
      </w:r>
    </w:p>
    <w:p w14:paraId="4CAEDC76">
      <w:pPr>
        <w:rPr>
          <w:b/>
          <w:bCs/>
          <w:sz w:val="24"/>
          <w:highlight w:val="none"/>
        </w:rPr>
      </w:pPr>
    </w:p>
    <w:p w14:paraId="0D484F76">
      <w:pPr>
        <w:ind w:firstLine="480" w:firstLineChars="200"/>
        <w:outlineLvl w:val="3"/>
        <w:rPr>
          <w:rFonts w:ascii="黑体" w:hAnsi="宋体" w:eastAsia="黑体"/>
          <w:bCs/>
          <w:kern w:val="0"/>
          <w:sz w:val="24"/>
          <w:szCs w:val="32"/>
          <w:highlight w:val="none"/>
        </w:rPr>
      </w:pPr>
      <w:bookmarkStart w:id="64" w:name="_Hlk72257908"/>
      <w:r>
        <w:rPr>
          <w:rFonts w:hint="eastAsia" w:ascii="黑体" w:hAnsi="宋体" w:eastAsia="黑体"/>
          <w:bCs/>
          <w:kern w:val="0"/>
          <w:sz w:val="24"/>
          <w:szCs w:val="32"/>
          <w:highlight w:val="none"/>
        </w:rPr>
        <w:t>（二）中小企业声明函、残疾人福利性单位声明函及监狱企业声明函</w:t>
      </w:r>
    </w:p>
    <w:bookmarkEnd w:id="63"/>
    <w:p w14:paraId="150FA9CD">
      <w:pPr>
        <w:ind w:firstLine="0" w:firstLineChars="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填写指引：</w:t>
      </w:r>
    </w:p>
    <w:p w14:paraId="6C97AFC0">
      <w:pPr>
        <w:ind w:firstLine="420" w:firstLineChars="200"/>
        <w:outlineLvl w:val="3"/>
        <w:rPr>
          <w:rFonts w:ascii="黑体" w:hAnsi="黑体" w:eastAsia="黑体"/>
          <w:color w:val="FF0000"/>
          <w:szCs w:val="21"/>
          <w:highlight w:val="none"/>
        </w:rPr>
      </w:pPr>
      <w:r>
        <w:rPr>
          <w:rFonts w:hint="eastAsia" w:ascii="黑体" w:hAnsi="宋体" w:eastAsia="黑体"/>
          <w:bCs/>
          <w:color w:val="FF0000"/>
          <w:kern w:val="0"/>
          <w:szCs w:val="21"/>
          <w:highlight w:val="none"/>
        </w:rPr>
        <w:t>1、该部分内容由供应商根据自身实际情况填写，</w:t>
      </w:r>
      <w:r>
        <w:rPr>
          <w:rFonts w:hint="eastAsia" w:ascii="黑体" w:hAnsi="黑体" w:eastAsia="黑体"/>
          <w:color w:val="FF0000"/>
          <w:szCs w:val="21"/>
          <w:highlight w:val="none"/>
        </w:rPr>
        <w:t>投标（响应）供应商对《中小企业声明函》的真实性负责。投标（响应）供应商应当核实投标（响应）的货物制造商的相关信息，如对相关信息了解不充分，或者不能确定相关信息真实、准确的，不建议出具《中小企业声明函》</w:t>
      </w:r>
      <w:r>
        <w:rPr>
          <w:rFonts w:hint="eastAsia" w:ascii="黑体" w:hAnsi="黑体" w:eastAsia="黑体"/>
          <w:color w:val="FF0000"/>
          <w:szCs w:val="21"/>
          <w:highlight w:val="none"/>
          <w:lang w:eastAsia="zh-CN"/>
        </w:rPr>
        <w:t>；</w:t>
      </w:r>
      <w:r>
        <w:rPr>
          <w:rFonts w:hint="eastAsia" w:ascii="黑体" w:hAnsi="黑体" w:eastAsia="黑体"/>
          <w:color w:val="FF0000"/>
          <w:szCs w:val="21"/>
          <w:highlight w:val="none"/>
        </w:rPr>
        <w:t>如供应商提供的《中小企业声明函》存在所属行业或划型不实的，属于提供虚假材料谋取中标、成交，依照《中华人民共和国政府采购法》第七十七条的规定，将处以采购金额千分之五以上千分之十以下的罚款，列入不良行为记录名单，在一至三年内禁止参加政府采购活动，有违法所得的，并处没收违法所得，情节严重的，由工商行政管理机关吊销营业执照；构成犯罪的，依法追究刑事责任。</w:t>
      </w:r>
    </w:p>
    <w:p w14:paraId="3AF237A0">
      <w:pPr>
        <w:ind w:firstLine="420" w:firstLineChars="200"/>
        <w:outlineLvl w:val="3"/>
        <w:rPr>
          <w:rFonts w:ascii="黑体" w:hAnsi="黑体" w:eastAsia="黑体"/>
          <w:color w:val="FF0000"/>
          <w:szCs w:val="21"/>
          <w:highlight w:val="none"/>
        </w:rPr>
      </w:pPr>
      <w:r>
        <w:rPr>
          <w:rFonts w:hint="eastAsia" w:ascii="黑体" w:hAnsi="黑体" w:eastAsia="黑体"/>
          <w:color w:val="FF0000"/>
          <w:szCs w:val="21"/>
          <w:highlight w:val="none"/>
        </w:rPr>
        <w:t>2、该部分内容填写需要参考的相关文件：</w:t>
      </w:r>
    </w:p>
    <w:p w14:paraId="79A8F27A">
      <w:pPr>
        <w:ind w:firstLine="420" w:firstLineChars="200"/>
        <w:outlineLvl w:val="3"/>
        <w:rPr>
          <w:rFonts w:hint="eastAsia" w:ascii="黑体" w:hAnsi="黑体" w:eastAsia="黑体"/>
          <w:color w:val="FF0000"/>
          <w:szCs w:val="21"/>
          <w:highlight w:val="none"/>
        </w:rPr>
      </w:pPr>
      <w:r>
        <w:rPr>
          <w:rFonts w:hint="eastAsia" w:ascii="黑体" w:hAnsi="黑体" w:eastAsia="黑体"/>
          <w:color w:val="FF0000"/>
          <w:szCs w:val="21"/>
          <w:highlight w:val="none"/>
        </w:rPr>
        <w:t>(</w:t>
      </w:r>
      <w:r>
        <w:rPr>
          <w:rFonts w:ascii="黑体" w:hAnsi="黑体" w:eastAsia="黑体"/>
          <w:color w:val="FF0000"/>
          <w:szCs w:val="21"/>
          <w:highlight w:val="none"/>
        </w:rPr>
        <w:t>1</w:t>
      </w:r>
      <w:r>
        <w:rPr>
          <w:rFonts w:hint="eastAsia" w:ascii="黑体" w:hAnsi="黑体" w:eastAsia="黑体"/>
          <w:color w:val="FF0000"/>
          <w:szCs w:val="21"/>
          <w:highlight w:val="none"/>
        </w:rPr>
        <w:t>)财政部《政府采购促进中小企业发展管理办法》（财库〔2020〕46号）；</w:t>
      </w:r>
    </w:p>
    <w:p w14:paraId="1EDBA77F">
      <w:pPr>
        <w:ind w:firstLine="420" w:firstLineChars="200"/>
        <w:outlineLvl w:val="3"/>
        <w:rPr>
          <w:rFonts w:hint="eastAsia" w:ascii="黑体" w:hAnsi="黑体" w:eastAsia="黑体"/>
          <w:color w:val="FF0000"/>
          <w:szCs w:val="21"/>
          <w:highlight w:val="none"/>
        </w:rPr>
      </w:pPr>
      <w:r>
        <w:rPr>
          <w:rFonts w:hint="eastAsia" w:ascii="黑体" w:hAnsi="黑体" w:eastAsia="黑体"/>
          <w:color w:val="FF0000"/>
          <w:szCs w:val="21"/>
          <w:highlight w:val="none"/>
        </w:rPr>
        <w:t>(</w:t>
      </w:r>
      <w:r>
        <w:rPr>
          <w:rFonts w:ascii="黑体" w:hAnsi="黑体" w:eastAsia="黑体"/>
          <w:color w:val="FF0000"/>
          <w:szCs w:val="21"/>
          <w:highlight w:val="none"/>
        </w:rPr>
        <w:t>2</w:t>
      </w:r>
      <w:r>
        <w:rPr>
          <w:rFonts w:hint="eastAsia" w:ascii="黑体" w:hAnsi="黑体" w:eastAsia="黑体"/>
          <w:color w:val="FF0000"/>
          <w:szCs w:val="21"/>
          <w:highlight w:val="none"/>
        </w:rPr>
        <w:t>)《工业和信息化部、国家统计局、国家发展和改革委员会、财政部关于印发中小企业划型标准规定的通知》（工信部联企业〔2011〕300 号，以下简称3</w:t>
      </w:r>
      <w:r>
        <w:rPr>
          <w:rFonts w:ascii="黑体" w:hAnsi="黑体" w:eastAsia="黑体"/>
          <w:color w:val="FF0000"/>
          <w:szCs w:val="21"/>
          <w:highlight w:val="none"/>
        </w:rPr>
        <w:t>00</w:t>
      </w:r>
      <w:r>
        <w:rPr>
          <w:rFonts w:hint="eastAsia" w:ascii="黑体" w:hAnsi="黑体" w:eastAsia="黑体"/>
          <w:color w:val="FF0000"/>
          <w:szCs w:val="21"/>
          <w:highlight w:val="none"/>
        </w:rPr>
        <w:t>号文）</w:t>
      </w:r>
      <w:r>
        <w:rPr>
          <w:rFonts w:hint="eastAsia" w:ascii="黑体" w:hAnsi="黑体" w:eastAsia="黑体"/>
          <w:color w:val="FF0000"/>
          <w:szCs w:val="21"/>
          <w:highlight w:val="none"/>
          <w:lang w:eastAsia="zh-CN"/>
        </w:rPr>
        <w:t>；</w:t>
      </w:r>
    </w:p>
    <w:p w14:paraId="2AA363C0">
      <w:pPr>
        <w:ind w:firstLine="420" w:firstLineChars="200"/>
        <w:outlineLvl w:val="3"/>
        <w:rPr>
          <w:rFonts w:hint="eastAsia" w:ascii="黑体" w:hAnsi="黑体" w:eastAsia="黑体"/>
          <w:color w:val="FF0000"/>
          <w:szCs w:val="21"/>
          <w:highlight w:val="none"/>
          <w:lang w:eastAsia="zh-CN"/>
        </w:rPr>
      </w:pPr>
      <w:r>
        <w:rPr>
          <w:rFonts w:hint="eastAsia" w:ascii="黑体" w:hAnsi="黑体" w:eastAsia="黑体"/>
          <w:color w:val="FF0000"/>
          <w:szCs w:val="21"/>
          <w:highlight w:val="none"/>
        </w:rPr>
        <w:t>(3)《统计上大中小微型企业划分办法(2017)》（国统字〔2017〕213 号）</w:t>
      </w:r>
      <w:r>
        <w:rPr>
          <w:rFonts w:hint="eastAsia" w:ascii="黑体" w:hAnsi="黑体" w:eastAsia="黑体"/>
          <w:color w:val="FF0000"/>
          <w:szCs w:val="21"/>
          <w:highlight w:val="none"/>
          <w:lang w:eastAsia="zh-CN"/>
        </w:rPr>
        <w:t>；</w:t>
      </w:r>
    </w:p>
    <w:p w14:paraId="5C992BC8">
      <w:pPr>
        <w:ind w:firstLine="420" w:firstLineChars="200"/>
        <w:outlineLvl w:val="3"/>
        <w:rPr>
          <w:rFonts w:hint="eastAsia" w:ascii="黑体" w:hAnsi="黑体" w:eastAsia="黑体"/>
          <w:color w:val="FF0000"/>
          <w:szCs w:val="21"/>
          <w:highlight w:val="none"/>
          <w:lang w:eastAsia="zh-CN"/>
        </w:rPr>
      </w:pPr>
      <w:r>
        <w:rPr>
          <w:rFonts w:hint="eastAsia" w:ascii="黑体" w:hAnsi="黑体" w:eastAsia="黑体"/>
          <w:color w:val="FF0000"/>
          <w:szCs w:val="21"/>
          <w:highlight w:val="none"/>
        </w:rPr>
        <w:t>(4)《关于促进残疾人就业政府采购政策的通知》（财库〔2017〕141号）</w:t>
      </w:r>
      <w:r>
        <w:rPr>
          <w:rFonts w:hint="eastAsia" w:ascii="黑体" w:hAnsi="黑体" w:eastAsia="黑体"/>
          <w:color w:val="FF0000"/>
          <w:szCs w:val="21"/>
          <w:highlight w:val="none"/>
          <w:lang w:eastAsia="zh-CN"/>
        </w:rPr>
        <w:t>；</w:t>
      </w:r>
    </w:p>
    <w:p w14:paraId="5237B8DC">
      <w:pPr>
        <w:ind w:firstLine="420" w:firstLineChars="200"/>
        <w:outlineLvl w:val="3"/>
        <w:rPr>
          <w:rFonts w:ascii="黑体" w:hAnsi="黑体" w:eastAsia="黑体"/>
          <w:color w:val="FF0000"/>
          <w:szCs w:val="21"/>
          <w:highlight w:val="none"/>
        </w:rPr>
      </w:pPr>
      <w:r>
        <w:rPr>
          <w:rFonts w:hint="eastAsia" w:ascii="黑体" w:hAnsi="黑体" w:eastAsia="黑体"/>
          <w:color w:val="FF0000"/>
          <w:szCs w:val="21"/>
          <w:highlight w:val="none"/>
        </w:rPr>
        <w:t>(5)《关于政府采购支持监狱企业发展有关问题的通知》（财库〔2014〕68号）</w:t>
      </w:r>
    </w:p>
    <w:p w14:paraId="27A000B2">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3、请依照提供的格式和内容填写声明函，不要随意变更格式；声明函不需要盖章或签字；</w:t>
      </w:r>
      <w:r>
        <w:rPr>
          <w:rFonts w:hint="eastAsia" w:ascii="黑体" w:hAnsi="黑体" w:eastAsia="黑体"/>
          <w:color w:val="FF0000"/>
          <w:szCs w:val="21"/>
          <w:highlight w:val="none"/>
        </w:rPr>
        <w:t>满足多项优惠政策的投标人，不重复享受多项价格扣除政策。</w:t>
      </w:r>
    </w:p>
    <w:p w14:paraId="1F58C354">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4、声明函具体填写要求：</w:t>
      </w:r>
    </w:p>
    <w:p w14:paraId="785EE69A">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（1）声明是中小企业须填写《中小企业声明函》的以下内容：</w:t>
      </w:r>
    </w:p>
    <w:p w14:paraId="4128C70B">
      <w:pPr>
        <w:ind w:firstLine="420" w:firstLineChars="200"/>
        <w:outlineLvl w:val="3"/>
        <w:rPr>
          <w:rFonts w:hint="eastAsia" w:ascii="黑体" w:hAnsi="宋体" w:eastAsia="黑体"/>
          <w:bCs/>
          <w:color w:val="FF0000"/>
          <w:kern w:val="0"/>
          <w:szCs w:val="21"/>
          <w:highlight w:val="none"/>
        </w:rPr>
      </w:pPr>
      <w:r>
        <w:rPr>
          <w:rFonts w:hint="eastAsia" w:ascii="黑体" w:hAnsi="宋体" w:eastAsia="黑体"/>
          <w:bCs/>
          <w:color w:val="FF0000"/>
          <w:kern w:val="0"/>
          <w:szCs w:val="21"/>
          <w:highlight w:val="none"/>
        </w:rPr>
        <w:t>第一处，在“单位名称”下划线处</w:t>
      </w:r>
      <w:r>
        <w:rPr>
          <w:rFonts w:hint="eastAsia" w:ascii="黑体" w:hAnsi="宋体" w:eastAsia="黑体"/>
          <w:bCs/>
          <w:color w:val="FF0000"/>
          <w:kern w:val="0"/>
          <w:szCs w:val="21"/>
          <w:highlight w:val="none"/>
          <w:lang w:val="en-US" w:eastAsia="zh-CN"/>
        </w:rPr>
        <w:t>应填写采购人名称</w:t>
      </w:r>
      <w:r>
        <w:rPr>
          <w:rFonts w:hint="eastAsia" w:ascii="黑体" w:hAnsi="宋体" w:eastAsia="黑体"/>
          <w:bCs/>
          <w:color w:val="FF0000"/>
          <w:kern w:val="0"/>
          <w:szCs w:val="21"/>
          <w:highlight w:val="none"/>
        </w:rPr>
        <w:t>（深圳公共资源交易中心不是本项目的采购人，而是组织实施机构）；</w:t>
      </w:r>
    </w:p>
    <w:p w14:paraId="62E7CD32">
      <w:pPr>
        <w:ind w:firstLine="420" w:firstLineChars="200"/>
        <w:outlineLvl w:val="3"/>
        <w:rPr>
          <w:rFonts w:hint="eastAsia" w:ascii="黑体" w:hAnsi="宋体" w:eastAsia="黑体"/>
          <w:bCs/>
          <w:color w:val="FF0000"/>
          <w:kern w:val="0"/>
          <w:szCs w:val="21"/>
          <w:highlight w:val="none"/>
        </w:rPr>
      </w:pPr>
      <w:r>
        <w:rPr>
          <w:rFonts w:hint="eastAsia" w:ascii="黑体" w:hAnsi="宋体" w:eastAsia="黑体"/>
          <w:bCs/>
          <w:color w:val="FF0000"/>
          <w:kern w:val="0"/>
          <w:szCs w:val="21"/>
          <w:highlight w:val="none"/>
        </w:rPr>
        <w:t>第二处，在“项目名称”下划线处</w:t>
      </w:r>
      <w:r>
        <w:rPr>
          <w:rFonts w:hint="eastAsia" w:ascii="黑体" w:hAnsi="宋体" w:eastAsia="黑体"/>
          <w:bCs/>
          <w:color w:val="FF0000"/>
          <w:kern w:val="0"/>
          <w:szCs w:val="21"/>
          <w:highlight w:val="none"/>
          <w:lang w:val="en-US" w:eastAsia="zh-CN"/>
        </w:rPr>
        <w:t>应按照采购文件中确定的项目名称填写。对于分包方式面向中小企业采购的项目，应标明中小企业的具体分包内容；对于以联合体方式面向中小企业采购的项目，应标明联合体中中小企业所承担的具体内容</w:t>
      </w:r>
      <w:r>
        <w:rPr>
          <w:rFonts w:hint="eastAsia" w:ascii="黑体" w:hAnsi="宋体" w:eastAsia="黑体"/>
          <w:bCs/>
          <w:color w:val="FF0000"/>
          <w:kern w:val="0"/>
          <w:szCs w:val="21"/>
          <w:highlight w:val="none"/>
        </w:rPr>
        <w:t>；</w:t>
      </w:r>
    </w:p>
    <w:p w14:paraId="4E99066B">
      <w:pPr>
        <w:ind w:firstLine="420" w:firstLineChars="200"/>
        <w:outlineLvl w:val="3"/>
        <w:rPr>
          <w:rFonts w:hint="eastAsia" w:ascii="黑体" w:hAnsi="宋体" w:eastAsia="黑体"/>
          <w:bCs/>
          <w:color w:val="FF0000"/>
          <w:kern w:val="0"/>
          <w:szCs w:val="21"/>
          <w:highlight w:val="none"/>
        </w:rPr>
      </w:pPr>
      <w:r>
        <w:rPr>
          <w:rFonts w:hint="eastAsia" w:ascii="黑体" w:hAnsi="宋体" w:eastAsia="黑体"/>
          <w:bCs/>
          <w:color w:val="FF0000"/>
          <w:kern w:val="0"/>
          <w:szCs w:val="21"/>
          <w:highlight w:val="none"/>
        </w:rPr>
        <w:t>第三处，在“标的名称”下划线处</w:t>
      </w:r>
      <w:r>
        <w:rPr>
          <w:rFonts w:hint="eastAsia" w:ascii="黑体" w:hAnsi="宋体" w:eastAsia="黑体"/>
          <w:bCs/>
          <w:color w:val="FF0000"/>
          <w:kern w:val="0"/>
          <w:szCs w:val="21"/>
          <w:highlight w:val="none"/>
          <w:lang w:val="en-US" w:eastAsia="zh-CN"/>
        </w:rPr>
        <w:t>应填写采购文件中细化载明的采购标的名称。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r>
        <w:rPr>
          <w:rFonts w:hint="eastAsia" w:ascii="黑体" w:hAnsi="宋体" w:eastAsia="黑体"/>
          <w:bCs/>
          <w:color w:val="FF0000"/>
          <w:kern w:val="0"/>
          <w:szCs w:val="21"/>
          <w:highlight w:val="none"/>
        </w:rPr>
        <w:t>；</w:t>
      </w:r>
    </w:p>
    <w:p w14:paraId="0C23F683">
      <w:pPr>
        <w:ind w:firstLine="420" w:firstLineChars="200"/>
        <w:outlineLvl w:val="3"/>
        <w:rPr>
          <w:rFonts w:hint="eastAsia" w:ascii="黑体" w:hAnsi="宋体" w:eastAsia="黑体"/>
          <w:bCs/>
          <w:color w:val="FF0000"/>
          <w:kern w:val="0"/>
          <w:szCs w:val="21"/>
          <w:highlight w:val="none"/>
        </w:rPr>
      </w:pPr>
      <w:r>
        <w:rPr>
          <w:rFonts w:hint="eastAsia" w:ascii="黑体" w:hAnsi="宋体" w:eastAsia="黑体"/>
          <w:bCs/>
          <w:color w:val="FF0000"/>
          <w:kern w:val="0"/>
          <w:szCs w:val="21"/>
          <w:highlight w:val="none"/>
        </w:rPr>
        <w:t>第四处，在“</w:t>
      </w:r>
      <w:r>
        <w:rPr>
          <w:rFonts w:hint="eastAsia" w:ascii="黑体" w:hAnsi="宋体" w:eastAsia="黑体"/>
          <w:bCs/>
          <w:color w:val="FF0000"/>
          <w:kern w:val="0"/>
          <w:szCs w:val="21"/>
          <w:highlight w:val="none"/>
          <w:lang w:val="en-US" w:eastAsia="zh-CN"/>
        </w:rPr>
        <w:t>采购文件中明确的所属行业</w:t>
      </w:r>
      <w:r>
        <w:rPr>
          <w:rFonts w:hint="eastAsia" w:ascii="黑体" w:hAnsi="宋体" w:eastAsia="黑体"/>
          <w:bCs/>
          <w:color w:val="FF0000"/>
          <w:kern w:val="0"/>
          <w:szCs w:val="21"/>
          <w:highlight w:val="none"/>
        </w:rPr>
        <w:t>”下划线处</w:t>
      </w:r>
      <w:r>
        <w:rPr>
          <w:rFonts w:hint="eastAsia" w:ascii="黑体" w:hAnsi="宋体" w:eastAsia="黑体"/>
          <w:bCs/>
          <w:color w:val="FF0000"/>
          <w:kern w:val="0"/>
          <w:szCs w:val="21"/>
          <w:highlight w:val="none"/>
          <w:lang w:val="en-US" w:eastAsia="zh-CN"/>
        </w:rPr>
        <w:t>应填写采购文件中明确的采购标的所属行业，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承担部分采购标的涉及的货物制造商本身的所属行业保持一致</w:t>
      </w:r>
      <w:r>
        <w:rPr>
          <w:rFonts w:hint="eastAsia" w:ascii="黑体" w:hAnsi="宋体" w:eastAsia="黑体"/>
          <w:bCs/>
          <w:color w:val="FF0000"/>
          <w:kern w:val="0"/>
          <w:szCs w:val="21"/>
          <w:highlight w:val="none"/>
        </w:rPr>
        <w:t>；</w:t>
      </w:r>
    </w:p>
    <w:p w14:paraId="5BC38259">
      <w:pPr>
        <w:ind w:firstLine="420" w:firstLineChars="200"/>
        <w:outlineLvl w:val="3"/>
        <w:rPr>
          <w:rFonts w:hint="eastAsia" w:ascii="黑体" w:hAnsi="宋体" w:eastAsia="黑体"/>
          <w:bCs/>
          <w:color w:val="FF0000"/>
          <w:kern w:val="0"/>
          <w:szCs w:val="21"/>
          <w:highlight w:val="none"/>
        </w:rPr>
      </w:pPr>
      <w:r>
        <w:rPr>
          <w:rFonts w:hint="eastAsia" w:ascii="黑体" w:hAnsi="宋体" w:eastAsia="黑体"/>
          <w:bCs/>
          <w:color w:val="FF0000"/>
          <w:kern w:val="0"/>
          <w:szCs w:val="21"/>
          <w:highlight w:val="none"/>
        </w:rPr>
        <w:t>第五处，在“企业名称”下划线处</w:t>
      </w:r>
      <w:r>
        <w:rPr>
          <w:rFonts w:hint="eastAsia" w:ascii="黑体" w:hAnsi="宋体" w:eastAsia="黑体"/>
          <w:bCs/>
          <w:color w:val="FF0000"/>
          <w:kern w:val="0"/>
          <w:szCs w:val="21"/>
          <w:highlight w:val="none"/>
          <w:lang w:val="en-US" w:eastAsia="zh-CN"/>
        </w:rPr>
        <w:t>应填写投标（响应）的货物制造商。对于分包方式面向中小企业采购的项目，“企业名称”应填写分包部分采购标的对应的货物制造商。对于以联合体方式面向中小企业采购的项目，“企业名称”应填写联合体中中小企业承担采购标的对应的货物制造商</w:t>
      </w:r>
      <w:r>
        <w:rPr>
          <w:rFonts w:hint="eastAsia" w:ascii="黑体" w:hAnsi="宋体" w:eastAsia="黑体"/>
          <w:bCs/>
          <w:color w:val="FF0000"/>
          <w:kern w:val="0"/>
          <w:szCs w:val="21"/>
          <w:highlight w:val="none"/>
        </w:rPr>
        <w:t>。</w:t>
      </w:r>
    </w:p>
    <w:p w14:paraId="023A2DF9">
      <w:pPr>
        <w:ind w:firstLine="420" w:firstLineChars="200"/>
        <w:outlineLvl w:val="3"/>
        <w:rPr>
          <w:rFonts w:hint="eastAsia" w:ascii="黑体" w:hAnsi="宋体" w:eastAsia="黑体"/>
          <w:bCs/>
          <w:color w:val="FF0000"/>
          <w:kern w:val="0"/>
          <w:szCs w:val="21"/>
          <w:highlight w:val="none"/>
          <w:lang w:val="en-US" w:eastAsia="zh-CN"/>
        </w:rPr>
      </w:pPr>
      <w:r>
        <w:rPr>
          <w:rFonts w:hint="eastAsia" w:ascii="黑体" w:hAnsi="宋体" w:eastAsia="黑体"/>
          <w:bCs/>
          <w:color w:val="FF0000"/>
          <w:kern w:val="0"/>
          <w:szCs w:val="21"/>
          <w:highlight w:val="none"/>
        </w:rPr>
        <w:t>（2）</w:t>
      </w:r>
      <w:r>
        <w:rPr>
          <w:rFonts w:hint="eastAsia" w:ascii="黑体" w:hAnsi="宋体" w:eastAsia="黑体"/>
          <w:bCs/>
          <w:color w:val="FF0000"/>
          <w:kern w:val="0"/>
          <w:szCs w:val="21"/>
          <w:highlight w:val="none"/>
          <w:lang w:val="en-US" w:eastAsia="zh-CN"/>
        </w:rPr>
        <w:t xml:space="preserve">从业人员、资产总额指标以上年度末数据为依据，营业收入指标以上年度累计数据为依据。无上年度数据的新成立企业可不填报。 </w:t>
      </w:r>
    </w:p>
    <w:p w14:paraId="6FF04B00">
      <w:pPr>
        <w:ind w:firstLine="420" w:firstLineChars="200"/>
        <w:outlineLvl w:val="3"/>
        <w:rPr>
          <w:rFonts w:hint="eastAsia" w:ascii="黑体" w:hAnsi="宋体" w:eastAsia="黑体"/>
          <w:bCs/>
          <w:color w:val="FF0000"/>
          <w:kern w:val="0"/>
          <w:szCs w:val="21"/>
          <w:highlight w:val="none"/>
          <w:lang w:val="en-US" w:eastAsia="zh-CN"/>
        </w:rPr>
      </w:pPr>
      <w:r>
        <w:rPr>
          <w:rFonts w:hint="eastAsia" w:ascii="黑体" w:hAnsi="宋体" w:eastAsia="黑体"/>
          <w:bCs/>
          <w:color w:val="FF0000"/>
          <w:kern w:val="0"/>
          <w:szCs w:val="21"/>
          <w:highlight w:val="none"/>
        </w:rPr>
        <w:t>（</w:t>
      </w:r>
      <w:r>
        <w:rPr>
          <w:rFonts w:hint="eastAsia" w:ascii="黑体" w:hAnsi="宋体" w:eastAsia="黑体"/>
          <w:bCs/>
          <w:color w:val="FF0000"/>
          <w:kern w:val="0"/>
          <w:szCs w:val="21"/>
          <w:highlight w:val="none"/>
          <w:lang w:val="en-US" w:eastAsia="zh-CN"/>
        </w:rPr>
        <w:t>3</w:t>
      </w:r>
      <w:r>
        <w:rPr>
          <w:rFonts w:hint="eastAsia" w:ascii="黑体" w:hAnsi="宋体" w:eastAsia="黑体"/>
          <w:bCs/>
          <w:color w:val="FF0000"/>
          <w:kern w:val="0"/>
          <w:szCs w:val="21"/>
          <w:highlight w:val="none"/>
        </w:rPr>
        <w:t>）</w:t>
      </w:r>
      <w:r>
        <w:rPr>
          <w:rFonts w:hint="eastAsia" w:ascii="黑体" w:hAnsi="宋体" w:eastAsia="黑体"/>
          <w:bCs/>
          <w:color w:val="FF0000"/>
          <w:kern w:val="0"/>
          <w:szCs w:val="21"/>
          <w:highlight w:val="none"/>
          <w:lang w:val="en-US" w:eastAsia="zh-CN"/>
        </w:rPr>
        <w:t>“中型企业/小型企业/微型企业”部分，供应商应依据企业上年度从业人员、营业收入、资产总额等指标，按照《中小企业划型标准规定》（工信部联企业〔2011〕300 号）、《金融业企业划型标准规定》（银发〔2015〕309号），判断《中小企业声明函》载明的货物制造商是否属于采购文件所属行业的中型企业/小型企业/微型企业。</w:t>
      </w:r>
    </w:p>
    <w:p w14:paraId="6CAD759A">
      <w:pPr>
        <w:ind w:firstLine="420" w:firstLineChars="200"/>
        <w:outlineLvl w:val="3"/>
        <w:rPr>
          <w:rFonts w:hint="eastAsia" w:ascii="黑体" w:hAnsi="宋体" w:eastAsia="黑体"/>
          <w:bCs/>
          <w:color w:val="FF0000"/>
          <w:kern w:val="0"/>
          <w:szCs w:val="21"/>
          <w:highlight w:val="none"/>
          <w:lang w:val="en-US" w:eastAsia="zh-CN"/>
        </w:rPr>
      </w:pPr>
      <w:r>
        <w:rPr>
          <w:rFonts w:hint="eastAsia" w:ascii="黑体" w:hAnsi="宋体" w:eastAsia="黑体"/>
          <w:bCs/>
          <w:color w:val="FF0000"/>
          <w:kern w:val="0"/>
          <w:szCs w:val="21"/>
          <w:highlight w:val="none"/>
        </w:rPr>
        <w:t>（</w:t>
      </w:r>
      <w:r>
        <w:rPr>
          <w:rFonts w:hint="eastAsia" w:ascii="黑体" w:hAnsi="宋体" w:eastAsia="黑体"/>
          <w:bCs/>
          <w:color w:val="FF0000"/>
          <w:kern w:val="0"/>
          <w:szCs w:val="21"/>
          <w:highlight w:val="none"/>
          <w:lang w:val="en-US" w:eastAsia="zh-CN"/>
        </w:rPr>
        <w:t>4</w:t>
      </w:r>
      <w:r>
        <w:rPr>
          <w:rFonts w:hint="eastAsia" w:ascii="黑体" w:hAnsi="宋体" w:eastAsia="黑体"/>
          <w:bCs/>
          <w:color w:val="FF0000"/>
          <w:kern w:val="0"/>
          <w:szCs w:val="21"/>
          <w:highlight w:val="none"/>
        </w:rPr>
        <w:t>）</w:t>
      </w:r>
      <w:r>
        <w:rPr>
          <w:rFonts w:hint="eastAsia" w:ascii="黑体" w:hAnsi="宋体" w:eastAsia="黑体"/>
          <w:bCs/>
          <w:color w:val="FF0000"/>
          <w:kern w:val="0"/>
          <w:szCs w:val="21"/>
          <w:highlight w:val="none"/>
          <w:lang w:val="en-US"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14:paraId="43BE2BA8">
      <w:pPr>
        <w:ind w:firstLine="420" w:firstLineChars="200"/>
        <w:outlineLvl w:val="3"/>
        <w:rPr>
          <w:rFonts w:ascii="黑体" w:hAnsi="宋体" w:eastAsia="黑体"/>
          <w:bCs/>
          <w:color w:val="FF0000"/>
          <w:kern w:val="0"/>
          <w:szCs w:val="21"/>
          <w:highlight w:val="none"/>
        </w:rPr>
      </w:pPr>
      <w:r>
        <w:rPr>
          <w:rFonts w:hint="eastAsia" w:ascii="黑体" w:hAnsi="宋体" w:eastAsia="黑体"/>
          <w:bCs/>
          <w:color w:val="FF0000"/>
          <w:kern w:val="0"/>
          <w:szCs w:val="21"/>
          <w:highlight w:val="none"/>
        </w:rPr>
        <w:t>（</w:t>
      </w:r>
      <w:r>
        <w:rPr>
          <w:rFonts w:hint="eastAsia" w:ascii="黑体" w:hAnsi="宋体" w:eastAsia="黑体"/>
          <w:bCs/>
          <w:color w:val="FF0000"/>
          <w:kern w:val="0"/>
          <w:szCs w:val="21"/>
          <w:highlight w:val="none"/>
          <w:lang w:val="en-US" w:eastAsia="zh-CN"/>
        </w:rPr>
        <w:t>5</w:t>
      </w:r>
      <w:r>
        <w:rPr>
          <w:rFonts w:hint="eastAsia" w:ascii="黑体" w:hAnsi="宋体" w:eastAsia="黑体"/>
          <w:bCs/>
          <w:color w:val="FF0000"/>
          <w:kern w:val="0"/>
          <w:szCs w:val="21"/>
          <w:highlight w:val="none"/>
        </w:rPr>
        <w:t>）声明是残疾人福利性单位须填写《残疾人福利性单位声明函》的相关内容，具体参照以上《中小企业声明函》填写要求执行。</w:t>
      </w:r>
    </w:p>
    <w:p w14:paraId="095A1C11">
      <w:pPr>
        <w:ind w:firstLine="420" w:firstLineChars="200"/>
        <w:outlineLvl w:val="3"/>
        <w:rPr>
          <w:rFonts w:ascii="仿宋_GB2312" w:hAnsi="仿宋_GB2312" w:eastAsia="仿宋_GB2312" w:cs="仿宋_GB2312"/>
          <w:b w:val="0"/>
          <w:bCs w:val="0"/>
          <w:color w:val="000000"/>
          <w:kern w:val="0"/>
          <w:sz w:val="31"/>
          <w:szCs w:val="31"/>
          <w:lang w:val="en-US" w:eastAsia="zh-CN" w:bidi="ar"/>
        </w:rPr>
      </w:pPr>
      <w:r>
        <w:rPr>
          <w:rFonts w:hint="eastAsia" w:ascii="黑体" w:hAnsi="宋体" w:eastAsia="黑体"/>
          <w:bCs/>
          <w:color w:val="FF0000"/>
          <w:kern w:val="0"/>
          <w:szCs w:val="21"/>
          <w:highlight w:val="none"/>
        </w:rPr>
        <w:t>（</w:t>
      </w:r>
      <w:r>
        <w:rPr>
          <w:rFonts w:hint="eastAsia" w:ascii="黑体" w:hAnsi="宋体" w:eastAsia="黑体"/>
          <w:bCs/>
          <w:color w:val="FF0000"/>
          <w:kern w:val="0"/>
          <w:szCs w:val="21"/>
          <w:highlight w:val="none"/>
          <w:lang w:val="en-US" w:eastAsia="zh-CN"/>
        </w:rPr>
        <w:t>6</w:t>
      </w:r>
      <w:r>
        <w:rPr>
          <w:rFonts w:hint="eastAsia" w:ascii="黑体" w:hAnsi="宋体" w:eastAsia="黑体"/>
          <w:bCs/>
          <w:color w:val="FF0000"/>
          <w:kern w:val="0"/>
          <w:szCs w:val="21"/>
          <w:highlight w:val="none"/>
        </w:rPr>
        <w:t>）声明是监狱企业须填写《监狱企业声明函》的三项内容（填写位置的字体已加粗），具体参照以上《中小企业声明函》填写要求执行。</w:t>
      </w:r>
    </w:p>
    <w:p w14:paraId="04DF0DAE">
      <w:pPr>
        <w:ind w:firstLine="420" w:firstLineChars="200"/>
        <w:rPr>
          <w:highlight w:val="none"/>
        </w:rPr>
      </w:pPr>
      <w:r>
        <w:rPr>
          <w:rFonts w:hint="eastAsia" w:ascii="黑体" w:hAnsi="宋体" w:eastAsia="黑体"/>
          <w:bCs/>
          <w:color w:val="FF0000"/>
          <w:kern w:val="0"/>
          <w:szCs w:val="21"/>
          <w:highlight w:val="none"/>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2D1D37F4">
      <w:pPr>
        <w:ind w:firstLine="420" w:firstLineChars="200"/>
        <w:rPr>
          <w:highlight w:val="none"/>
        </w:rPr>
      </w:pPr>
    </w:p>
    <w:p w14:paraId="22919E83">
      <w:pPr>
        <w:numPr>
          <w:ilvl w:val="0"/>
          <w:numId w:val="10"/>
        </w:numPr>
        <w:jc w:val="center"/>
        <w:outlineLvl w:val="3"/>
        <w:rPr>
          <w:b/>
          <w:sz w:val="24"/>
          <w:highlight w:val="none"/>
        </w:rPr>
      </w:pPr>
      <w:r>
        <w:rPr>
          <w:b/>
          <w:sz w:val="24"/>
          <w:highlight w:val="none"/>
        </w:rPr>
        <w:t>中小企业声明函（货物）</w:t>
      </w:r>
    </w:p>
    <w:p w14:paraId="33DEF227">
      <w:pPr>
        <w:pStyle w:val="18"/>
        <w:widowControl w:val="0"/>
        <w:numPr>
          <w:ilvl w:val="0"/>
          <w:numId w:val="0"/>
        </w:numPr>
        <w:spacing w:line="360" w:lineRule="auto"/>
        <w:jc w:val="both"/>
        <w:rPr>
          <w:highlight w:val="none"/>
        </w:rPr>
      </w:pPr>
    </w:p>
    <w:p w14:paraId="3ED74A63">
      <w:pPr>
        <w:pStyle w:val="19"/>
        <w:ind w:firstLine="420" w:firstLineChars="20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本公司（联合体）郑重声明，根据《政府采购促进中小企业发展管理办法》（财库﹝2020﹞46号）的规定，本公司（联合体）参加</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（单位名称）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的</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（项目名称）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采购活动，提供的货物全部由符合政策要求的中小企业制造。相关企业（含联合体中的中小企业、签订分包意向协议的中小企业）的具体情况如下：</w:t>
      </w:r>
    </w:p>
    <w:p w14:paraId="06E22F05">
      <w:pPr>
        <w:pStyle w:val="19"/>
        <w:ind w:firstLine="420" w:firstLineChars="20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1.</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（标的名称）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sz w:val="21"/>
          <w:szCs w:val="21"/>
          <w:highlight w:val="none"/>
        </w:rPr>
        <w:t>，属于</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（采购文件中明确的所属行业）</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行业；制造商为</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（企业名称</w:t>
      </w:r>
      <w:r>
        <w:rPr>
          <w:rFonts w:hint="eastAsia" w:asciiTheme="minorEastAsia" w:hAnsiTheme="minorEastAsia" w:eastAsiaTheme="minorEastAsia" w:cstheme="minorEastAsia"/>
          <w:b/>
          <w:bCs/>
          <w:i/>
          <w:iCs/>
          <w:sz w:val="21"/>
          <w:szCs w:val="21"/>
          <w:highlight w:val="none"/>
          <w:u w:val="single"/>
          <w:lang w:eastAsia="zh-CN"/>
        </w:rPr>
        <w:t>，要求制造商</w:t>
      </w:r>
      <w:r>
        <w:rPr>
          <w:rFonts w:hint="eastAsia" w:asciiTheme="minorEastAsia" w:hAnsiTheme="minorEastAsia" w:eastAsiaTheme="minorEastAsia" w:cstheme="minorEastAsia"/>
          <w:b/>
          <w:bCs/>
          <w:i/>
          <w:iCs/>
          <w:sz w:val="21"/>
          <w:szCs w:val="21"/>
          <w:highlight w:val="none"/>
          <w:u w:val="single"/>
          <w:lang w:val="en-US" w:eastAsia="zh-CN"/>
        </w:rPr>
        <w:t>本身</w:t>
      </w:r>
      <w:r>
        <w:rPr>
          <w:rFonts w:hint="eastAsia" w:asciiTheme="minorEastAsia" w:hAnsiTheme="minorEastAsia" w:eastAsiaTheme="minorEastAsia" w:cstheme="minorEastAsia"/>
          <w:b/>
          <w:bCs/>
          <w:i/>
          <w:iCs/>
          <w:sz w:val="21"/>
          <w:szCs w:val="21"/>
          <w:highlight w:val="none"/>
          <w:u w:val="single"/>
          <w:lang w:eastAsia="zh-CN"/>
        </w:rPr>
        <w:t>所属行业应当与招标文件要求的行业相一致</w:t>
      </w:r>
      <w:r>
        <w:rPr>
          <w:rFonts w:hint="eastAsia" w:asciiTheme="minorEastAsia" w:hAnsiTheme="minorEastAsia" w:eastAsiaTheme="minorEastAsia" w:cstheme="minorEastAsia"/>
          <w:b/>
          <w:bCs/>
          <w:i/>
          <w:iCs/>
          <w:sz w:val="21"/>
          <w:szCs w:val="21"/>
          <w:highlight w:val="none"/>
          <w:u w:val="single"/>
        </w:rPr>
        <w:t>）</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，从业人员</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人，营业收入为</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万元，资产总额为</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万元，属于</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（中型企业、小型企业、微型企业）</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i w:val="0"/>
          <w:iCs w:val="0"/>
          <w:sz w:val="21"/>
          <w:szCs w:val="21"/>
          <w:highlight w:val="none"/>
          <w:u w:val="none"/>
          <w:lang w:val="en-US" w:eastAsia="zh-CN"/>
        </w:rPr>
        <w:t>；</w:t>
      </w:r>
    </w:p>
    <w:p w14:paraId="19B7D9FD">
      <w:pPr>
        <w:pStyle w:val="19"/>
        <w:ind w:firstLine="420" w:firstLineChars="200"/>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2.</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（标的名称）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sz w:val="21"/>
          <w:szCs w:val="21"/>
          <w:highlight w:val="none"/>
        </w:rPr>
        <w:t>，属于</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（采购文件中明确的所属行业）</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行业；制造商为</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（企业名称</w:t>
      </w:r>
      <w:r>
        <w:rPr>
          <w:rFonts w:hint="eastAsia" w:asciiTheme="minorEastAsia" w:hAnsiTheme="minorEastAsia" w:eastAsiaTheme="minorEastAsia" w:cstheme="minorEastAsia"/>
          <w:b/>
          <w:bCs/>
          <w:i/>
          <w:iCs/>
          <w:sz w:val="21"/>
          <w:szCs w:val="21"/>
          <w:highlight w:val="none"/>
          <w:u w:val="single"/>
          <w:lang w:eastAsia="zh-CN"/>
        </w:rPr>
        <w:t>，要求制造商</w:t>
      </w:r>
      <w:r>
        <w:rPr>
          <w:rFonts w:hint="eastAsia" w:asciiTheme="minorEastAsia" w:hAnsiTheme="minorEastAsia" w:eastAsiaTheme="minorEastAsia" w:cstheme="minorEastAsia"/>
          <w:b/>
          <w:bCs/>
          <w:i/>
          <w:iCs/>
          <w:sz w:val="21"/>
          <w:szCs w:val="21"/>
          <w:highlight w:val="none"/>
          <w:u w:val="single"/>
          <w:lang w:val="en-US" w:eastAsia="zh-CN"/>
        </w:rPr>
        <w:t>本身</w:t>
      </w:r>
      <w:r>
        <w:rPr>
          <w:rFonts w:hint="eastAsia" w:asciiTheme="minorEastAsia" w:hAnsiTheme="minorEastAsia" w:eastAsiaTheme="minorEastAsia" w:cstheme="minorEastAsia"/>
          <w:b/>
          <w:bCs/>
          <w:i/>
          <w:iCs/>
          <w:sz w:val="21"/>
          <w:szCs w:val="21"/>
          <w:highlight w:val="none"/>
          <w:u w:val="single"/>
          <w:lang w:eastAsia="zh-CN"/>
        </w:rPr>
        <w:t>所属行业应当与招标文件要求的行业相一致</w:t>
      </w:r>
      <w:r>
        <w:rPr>
          <w:rFonts w:hint="eastAsia" w:asciiTheme="minorEastAsia" w:hAnsiTheme="minorEastAsia" w:eastAsiaTheme="minorEastAsia" w:cstheme="minorEastAsia"/>
          <w:b/>
          <w:bCs/>
          <w:i/>
          <w:iCs/>
          <w:sz w:val="21"/>
          <w:szCs w:val="21"/>
          <w:highlight w:val="none"/>
          <w:u w:val="single"/>
        </w:rPr>
        <w:t>）</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，从业人员</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人，营业收入为</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万元，资产总额为</w:t>
      </w:r>
      <w:r>
        <w:rPr>
          <w:rFonts w:hint="eastAsia" w:asciiTheme="minorEastAsia" w:hAnsiTheme="minorEastAsia" w:eastAsiaTheme="minorEastAsia" w:cstheme="minorEastAsia"/>
          <w:b/>
          <w:bCs/>
          <w:i/>
          <w:iCs/>
          <w:sz w:val="21"/>
          <w:szCs w:val="21"/>
          <w:highlight w:val="none"/>
          <w:u w:val="single"/>
        </w:rPr>
        <w:t xml:space="preserve"> </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sz w:val="21"/>
          <w:szCs w:val="21"/>
          <w:highlight w:val="none"/>
        </w:rPr>
        <w:t>万元，属于</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（中型企业、小型企业、微型企业）</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i w:val="0"/>
          <w:iCs w:val="0"/>
          <w:sz w:val="21"/>
          <w:szCs w:val="21"/>
          <w:highlight w:val="none"/>
          <w:u w:val="none"/>
          <w:lang w:val="en-US" w:eastAsia="zh-CN"/>
        </w:rPr>
        <w:t>；</w:t>
      </w:r>
    </w:p>
    <w:p w14:paraId="2C9F784F">
      <w:pPr>
        <w:pStyle w:val="19"/>
        <w:ind w:firstLine="420" w:firstLineChars="200"/>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w:t>
      </w:r>
    </w:p>
    <w:p w14:paraId="7D893412">
      <w:pPr>
        <w:pStyle w:val="19"/>
        <w:ind w:firstLine="420" w:firstLineChars="200"/>
        <w:rPr>
          <w:rFonts w:hint="eastAsia" w:asciiTheme="minorEastAsia" w:hAnsiTheme="minorEastAsia" w:eastAsiaTheme="minorEastAsia" w:cstheme="minorEastAsia"/>
          <w:sz w:val="21"/>
          <w:szCs w:val="21"/>
          <w:highlight w:val="none"/>
          <w:lang w:val="en-US" w:eastAsia="zh-CN"/>
        </w:rPr>
      </w:pPr>
    </w:p>
    <w:p w14:paraId="3AE5AE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以上企业，不属于大企业的分支机构，不存在控股股东为大企业的情形，也不存在与大企业的负责人为同一人的情形。</w:t>
      </w:r>
    </w:p>
    <w:p w14:paraId="099BDB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highlight w:val="none"/>
          <w:lang w:val="en-US" w:eastAsia="zh-CN" w:bidi="ar-SA"/>
        </w:rPr>
      </w:pPr>
      <w:bookmarkStart w:id="65" w:name="_Hlk73562203"/>
      <w:r>
        <w:rPr>
          <w:rFonts w:hint="eastAsia" w:asciiTheme="minorEastAsia" w:hAnsiTheme="minorEastAsia" w:eastAsiaTheme="minorEastAsia" w:cstheme="minorEastAsia"/>
          <w:kern w:val="2"/>
          <w:sz w:val="21"/>
          <w:szCs w:val="21"/>
          <w:highlight w:val="none"/>
          <w:lang w:val="en-US" w:eastAsia="zh-CN" w:bidi="ar-SA"/>
        </w:rPr>
        <w:t>本投标人对上述声明内容的真实性负责。如有虚假，将依法承担相应责任。</w:t>
      </w:r>
    </w:p>
    <w:p w14:paraId="36F1B6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kern w:val="2"/>
          <w:sz w:val="24"/>
          <w:szCs w:val="24"/>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5"/>
    </w:p>
    <w:p w14:paraId="3E38F6CB">
      <w:pPr>
        <w:ind w:firstLine="420" w:firstLineChars="200"/>
        <w:outlineLvl w:val="3"/>
        <w:rPr>
          <w:rFonts w:ascii="宋体" w:hAnsi="宋体"/>
          <w:bCs/>
          <w:color w:val="FF0000"/>
          <w:kern w:val="0"/>
          <w:szCs w:val="21"/>
          <w:highlight w:val="none"/>
        </w:rPr>
      </w:pPr>
    </w:p>
    <w:p w14:paraId="242933F9">
      <w:pPr>
        <w:rPr>
          <w:highlight w:val="none"/>
        </w:rPr>
      </w:pPr>
    </w:p>
    <w:p w14:paraId="2E059823">
      <w:pPr>
        <w:ind w:firstLine="420" w:firstLineChars="200"/>
        <w:rPr>
          <w:highlight w:val="none"/>
        </w:rPr>
      </w:pPr>
    </w:p>
    <w:p w14:paraId="04E608DB">
      <w:pPr>
        <w:jc w:val="center"/>
        <w:outlineLvl w:val="3"/>
        <w:rPr>
          <w:b/>
          <w:sz w:val="24"/>
          <w:highlight w:val="none"/>
        </w:rPr>
      </w:pPr>
      <w:r>
        <w:rPr>
          <w:rFonts w:hint="eastAsia"/>
          <w:b/>
          <w:sz w:val="24"/>
          <w:highlight w:val="none"/>
        </w:rPr>
        <w:t>2、残疾人福利性单位声明函（货物类）</w:t>
      </w:r>
    </w:p>
    <w:p w14:paraId="2D8AE856">
      <w:pPr>
        <w:rPr>
          <w:b/>
          <w:bCs/>
          <w:highlight w:val="none"/>
        </w:rPr>
      </w:pPr>
    </w:p>
    <w:p w14:paraId="0E42FC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highlight w:val="none"/>
          <w:lang w:val="en-US" w:eastAsia="zh-CN" w:bidi="ar-SA"/>
        </w:rPr>
      </w:pPr>
      <w:bookmarkStart w:id="66" w:name="_Hlk73562331"/>
      <w:bookmarkStart w:id="67" w:name="_Hlk73562245"/>
      <w:r>
        <w:rPr>
          <w:rFonts w:hint="eastAsia" w:asciiTheme="minorEastAsia" w:hAnsiTheme="minorEastAsia" w:eastAsiaTheme="minorEastAsia" w:cstheme="minorEastAsia"/>
          <w:kern w:val="2"/>
          <w:sz w:val="21"/>
          <w:szCs w:val="21"/>
          <w:highlight w:val="none"/>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（单位名称）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kern w:val="2"/>
          <w:sz w:val="21"/>
          <w:szCs w:val="21"/>
          <w:highlight w:val="none"/>
          <w:lang w:val="en-US" w:eastAsia="zh-CN" w:bidi="ar-SA"/>
        </w:rPr>
        <w:t>单位的</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b/>
          <w:bCs/>
          <w:i/>
          <w:iCs/>
          <w:sz w:val="21"/>
          <w:szCs w:val="21"/>
          <w:highlight w:val="none"/>
          <w:u w:val="single"/>
        </w:rPr>
        <w:t>（项目名称）</w:t>
      </w:r>
      <w:r>
        <w:rPr>
          <w:rFonts w:hint="eastAsia" w:asciiTheme="minorEastAsia" w:hAnsiTheme="minorEastAsia" w:eastAsiaTheme="minorEastAsia" w:cstheme="minorEastAsia"/>
          <w:b/>
          <w:bCs/>
          <w:i/>
          <w:iCs/>
          <w:sz w:val="21"/>
          <w:szCs w:val="21"/>
          <w:highlight w:val="none"/>
          <w:u w:val="single"/>
          <w:lang w:val="en-US" w:eastAsia="zh-CN"/>
        </w:rPr>
        <w:t xml:space="preserve">    </w:t>
      </w:r>
      <w:r>
        <w:rPr>
          <w:rFonts w:hint="eastAsia" w:asciiTheme="minorEastAsia" w:hAnsiTheme="minorEastAsia" w:eastAsiaTheme="minorEastAsia" w:cstheme="minorEastAsia"/>
          <w:kern w:val="2"/>
          <w:sz w:val="21"/>
          <w:szCs w:val="21"/>
          <w:highlight w:val="none"/>
          <w:lang w:val="en-US" w:eastAsia="zh-CN" w:bidi="ar-SA"/>
        </w:rPr>
        <w:t>项目采购活动提供本单位制造的货物（由本单位承担工程/提供服务），或者提供其他残疾人福利性单位制造的货物（不包括使用非残疾人福利性单位注册商标的货物）。</w:t>
      </w:r>
    </w:p>
    <w:p w14:paraId="70A7FF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本单位对上述声明的真实性负责。如有虚假，将依法承担相应责任。</w:t>
      </w:r>
    </w:p>
    <w:p w14:paraId="52C9FA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highlight w:val="none"/>
          <w:lang w:val="en-US" w:eastAsia="zh-CN" w:bidi="ar-SA"/>
        </w:rPr>
      </w:pPr>
      <w:r>
        <w:rPr>
          <w:rFonts w:hint="eastAsia" w:asciiTheme="minorEastAsia" w:hAnsiTheme="minorEastAsia" w:eastAsiaTheme="minorEastAsia" w:cstheme="minorEastAsia"/>
          <w:kern w:val="2"/>
          <w:sz w:val="21"/>
          <w:szCs w:val="21"/>
          <w:highlight w:val="none"/>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66"/>
    </w:p>
    <w:bookmarkEnd w:id="67"/>
    <w:p w14:paraId="5C642FD1">
      <w:pPr>
        <w:ind w:firstLine="420" w:firstLineChars="200"/>
        <w:rPr>
          <w:rFonts w:ascii="宋体" w:hAnsi="宋体"/>
          <w:szCs w:val="21"/>
          <w:highlight w:val="none"/>
        </w:rPr>
      </w:pPr>
    </w:p>
    <w:p w14:paraId="407EF305">
      <w:pPr>
        <w:ind w:firstLine="420" w:firstLineChars="200"/>
        <w:rPr>
          <w:rFonts w:ascii="宋体" w:hAnsi="宋体"/>
          <w:szCs w:val="21"/>
          <w:highlight w:val="none"/>
        </w:rPr>
      </w:pPr>
    </w:p>
    <w:p w14:paraId="0CC55247">
      <w:pPr>
        <w:jc w:val="center"/>
        <w:outlineLvl w:val="3"/>
        <w:rPr>
          <w:b/>
          <w:sz w:val="24"/>
          <w:highlight w:val="none"/>
        </w:rPr>
      </w:pPr>
      <w:r>
        <w:rPr>
          <w:rFonts w:hint="eastAsia"/>
          <w:b/>
          <w:sz w:val="24"/>
          <w:highlight w:val="none"/>
        </w:rPr>
        <w:t>3、监狱企业声明函【货物类，提供监狱企业货物的供应商如需享受优惠政策，还须另行提供省级以上监狱管理局、戒毒管理局（含新疆生产建设兵团）出具的监狱企业证明文件】</w:t>
      </w:r>
    </w:p>
    <w:p w14:paraId="1DA49A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highlight w:val="none"/>
        </w:rPr>
      </w:pPr>
      <w:r>
        <w:rPr>
          <w:rFonts w:hint="eastAsia" w:ascii="宋体" w:hAnsi="宋体"/>
          <w:sz w:val="21"/>
          <w:szCs w:val="21"/>
          <w:highlight w:val="none"/>
        </w:rPr>
        <w:t>本投标人郑重声明，根据《财政部司法部关于政府采购支持监狱企业发展有关问题的通知》（财库〔</w:t>
      </w:r>
      <w:r>
        <w:rPr>
          <w:rFonts w:ascii="宋体" w:hAnsi="宋体"/>
          <w:sz w:val="21"/>
          <w:szCs w:val="21"/>
          <w:highlight w:val="none"/>
        </w:rPr>
        <w:t>2014</w:t>
      </w:r>
      <w:r>
        <w:rPr>
          <w:rFonts w:hint="eastAsia" w:ascii="宋体" w:hAnsi="宋体"/>
          <w:sz w:val="21"/>
          <w:szCs w:val="21"/>
          <w:highlight w:val="none"/>
        </w:rPr>
        <w:t>〕</w:t>
      </w:r>
      <w:r>
        <w:rPr>
          <w:rFonts w:ascii="宋体" w:hAnsi="宋体"/>
          <w:sz w:val="21"/>
          <w:szCs w:val="21"/>
          <w:highlight w:val="none"/>
        </w:rPr>
        <w:t>68</w:t>
      </w:r>
      <w:r>
        <w:rPr>
          <w:rFonts w:hint="eastAsia" w:ascii="宋体" w:hAnsi="宋体"/>
          <w:sz w:val="21"/>
          <w:szCs w:val="21"/>
          <w:highlight w:val="none"/>
        </w:rPr>
        <w:t>号）的规定，本投标人</w:t>
      </w:r>
      <w:r>
        <w:rPr>
          <w:rFonts w:ascii="宋体" w:hAnsi="宋体" w:cstheme="minorBidi"/>
          <w:sz w:val="21"/>
          <w:szCs w:val="21"/>
          <w:highlight w:val="none"/>
        </w:rPr>
        <w:t>参加</w:t>
      </w:r>
      <w:r>
        <w:rPr>
          <w:rFonts w:ascii="宋体" w:hAnsi="宋体"/>
          <w:b/>
          <w:bCs/>
          <w:i/>
          <w:iCs/>
          <w:sz w:val="21"/>
          <w:szCs w:val="21"/>
          <w:highlight w:val="none"/>
          <w:u w:val="single"/>
        </w:rPr>
        <w:t>（</w:t>
      </w:r>
      <w:r>
        <w:rPr>
          <w:rFonts w:hint="eastAsia" w:ascii="宋体" w:hAnsi="宋体"/>
          <w:b/>
          <w:bCs/>
          <w:i/>
          <w:iCs/>
          <w:sz w:val="21"/>
          <w:szCs w:val="21"/>
          <w:highlight w:val="none"/>
          <w:u w:val="single"/>
        </w:rPr>
        <w:t>采购人</w:t>
      </w:r>
      <w:r>
        <w:rPr>
          <w:rFonts w:ascii="宋体" w:hAnsi="宋体"/>
          <w:b/>
          <w:bCs/>
          <w:i/>
          <w:iCs/>
          <w:sz w:val="21"/>
          <w:szCs w:val="21"/>
          <w:highlight w:val="none"/>
          <w:u w:val="single"/>
        </w:rPr>
        <w:t>名称）</w:t>
      </w:r>
      <w:r>
        <w:rPr>
          <w:rFonts w:ascii="宋体" w:hAnsi="宋体"/>
          <w:sz w:val="21"/>
          <w:szCs w:val="21"/>
          <w:highlight w:val="none"/>
        </w:rPr>
        <w:t>的</w:t>
      </w:r>
      <w:r>
        <w:rPr>
          <w:rFonts w:ascii="宋体" w:hAnsi="宋体"/>
          <w:b/>
          <w:bCs/>
          <w:i/>
          <w:iCs/>
          <w:sz w:val="21"/>
          <w:szCs w:val="21"/>
          <w:highlight w:val="none"/>
          <w:u w:val="single"/>
        </w:rPr>
        <w:t>（项目名称）</w:t>
      </w:r>
      <w:r>
        <w:rPr>
          <w:rFonts w:ascii="宋体" w:hAnsi="宋体"/>
          <w:sz w:val="21"/>
          <w:szCs w:val="21"/>
          <w:highlight w:val="none"/>
        </w:rPr>
        <w:t>采购活动，提供的货物全部由符合政策要求的</w:t>
      </w:r>
      <w:r>
        <w:rPr>
          <w:rFonts w:hint="eastAsia" w:ascii="宋体" w:hAnsi="宋体"/>
          <w:sz w:val="21"/>
          <w:szCs w:val="21"/>
          <w:highlight w:val="none"/>
        </w:rPr>
        <w:t>监狱企业</w:t>
      </w:r>
      <w:r>
        <w:rPr>
          <w:rFonts w:ascii="宋体" w:hAnsi="宋体"/>
          <w:sz w:val="21"/>
          <w:szCs w:val="21"/>
          <w:highlight w:val="none"/>
        </w:rPr>
        <w:t>制造。相关</w:t>
      </w:r>
      <w:r>
        <w:rPr>
          <w:rFonts w:hint="eastAsia" w:ascii="宋体" w:hAnsi="宋体"/>
          <w:sz w:val="21"/>
          <w:szCs w:val="21"/>
          <w:highlight w:val="none"/>
        </w:rPr>
        <w:t>监狱企业</w:t>
      </w:r>
      <w:r>
        <w:rPr>
          <w:rFonts w:ascii="宋体" w:hAnsi="宋体"/>
          <w:sz w:val="21"/>
          <w:szCs w:val="21"/>
          <w:highlight w:val="none"/>
        </w:rPr>
        <w:t>的具体情况如下：</w:t>
      </w:r>
    </w:p>
    <w:p w14:paraId="13985D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highlight w:val="none"/>
        </w:rPr>
      </w:pPr>
      <w:r>
        <w:rPr>
          <w:rFonts w:ascii="宋体" w:hAnsi="宋体"/>
          <w:sz w:val="21"/>
          <w:szCs w:val="21"/>
          <w:highlight w:val="none"/>
        </w:rPr>
        <w:t>1.</w:t>
      </w:r>
      <w:r>
        <w:rPr>
          <w:rFonts w:ascii="宋体" w:hAnsi="宋体"/>
          <w:b/>
          <w:bCs/>
          <w:i/>
          <w:iCs/>
          <w:sz w:val="21"/>
          <w:szCs w:val="21"/>
          <w:highlight w:val="none"/>
          <w:u w:val="single"/>
        </w:rPr>
        <w:t xml:space="preserve"> </w:t>
      </w:r>
      <w:r>
        <w:rPr>
          <w:rFonts w:hint="eastAsia" w:ascii="宋体" w:hAnsi="宋体"/>
          <w:b/>
          <w:bCs/>
          <w:i/>
          <w:iCs/>
          <w:sz w:val="21"/>
          <w:szCs w:val="21"/>
          <w:highlight w:val="none"/>
          <w:u w:val="single"/>
          <w:lang w:val="en-US" w:eastAsia="zh-CN"/>
        </w:rPr>
        <w:t xml:space="preserve">   </w:t>
      </w:r>
      <w:r>
        <w:rPr>
          <w:rFonts w:ascii="宋体" w:hAnsi="宋体"/>
          <w:b/>
          <w:bCs/>
          <w:i/>
          <w:iCs/>
          <w:sz w:val="21"/>
          <w:szCs w:val="21"/>
          <w:highlight w:val="none"/>
          <w:u w:val="single"/>
        </w:rPr>
        <w:t>（标的名称）</w:t>
      </w:r>
      <w:r>
        <w:rPr>
          <w:rFonts w:hint="eastAsia" w:ascii="宋体" w:hAnsi="宋体"/>
          <w:b/>
          <w:bCs/>
          <w:i/>
          <w:iCs/>
          <w:sz w:val="21"/>
          <w:szCs w:val="21"/>
          <w:highlight w:val="none"/>
          <w:u w:val="single"/>
          <w:lang w:val="en-US" w:eastAsia="zh-CN"/>
        </w:rPr>
        <w:t xml:space="preserve">    </w:t>
      </w:r>
      <w:r>
        <w:rPr>
          <w:rFonts w:hint="eastAsia" w:ascii="宋体" w:hAnsi="宋体"/>
          <w:sz w:val="21"/>
          <w:szCs w:val="21"/>
          <w:highlight w:val="none"/>
        </w:rPr>
        <w:t>，</w:t>
      </w:r>
      <w:r>
        <w:rPr>
          <w:rFonts w:ascii="宋体" w:hAnsi="宋体"/>
          <w:sz w:val="21"/>
          <w:szCs w:val="21"/>
          <w:highlight w:val="none"/>
        </w:rPr>
        <w:t>制造商为</w:t>
      </w:r>
      <w:r>
        <w:rPr>
          <w:rFonts w:hint="eastAsia" w:ascii="宋体" w:hAnsi="宋体"/>
          <w:sz w:val="21"/>
          <w:szCs w:val="21"/>
          <w:highlight w:val="none"/>
          <w:u w:val="single"/>
          <w:lang w:val="en-US" w:eastAsia="zh-CN"/>
        </w:rPr>
        <w:t xml:space="preserve">    </w:t>
      </w:r>
      <w:r>
        <w:rPr>
          <w:rFonts w:ascii="宋体" w:hAnsi="宋体"/>
          <w:b/>
          <w:bCs/>
          <w:i/>
          <w:iCs/>
          <w:sz w:val="21"/>
          <w:szCs w:val="21"/>
          <w:highlight w:val="none"/>
          <w:u w:val="single"/>
        </w:rPr>
        <w:t>（</w:t>
      </w:r>
      <w:r>
        <w:rPr>
          <w:rFonts w:hint="eastAsia" w:ascii="宋体" w:hAnsi="宋体"/>
          <w:b/>
          <w:bCs/>
          <w:i/>
          <w:iCs/>
          <w:sz w:val="21"/>
          <w:szCs w:val="21"/>
          <w:highlight w:val="none"/>
          <w:u w:val="single"/>
        </w:rPr>
        <w:t>企业</w:t>
      </w:r>
      <w:r>
        <w:rPr>
          <w:rFonts w:ascii="宋体" w:hAnsi="宋体"/>
          <w:b/>
          <w:bCs/>
          <w:i/>
          <w:iCs/>
          <w:sz w:val="21"/>
          <w:szCs w:val="21"/>
          <w:highlight w:val="none"/>
          <w:u w:val="single"/>
        </w:rPr>
        <w:t>名称）</w:t>
      </w:r>
      <w:r>
        <w:rPr>
          <w:rFonts w:hint="eastAsia" w:ascii="宋体" w:hAnsi="宋体"/>
          <w:b/>
          <w:bCs/>
          <w:i/>
          <w:iCs/>
          <w:sz w:val="21"/>
          <w:szCs w:val="21"/>
          <w:highlight w:val="none"/>
          <w:u w:val="single"/>
          <w:lang w:val="en-US" w:eastAsia="zh-CN"/>
        </w:rPr>
        <w:t xml:space="preserve">    </w:t>
      </w:r>
      <w:r>
        <w:rPr>
          <w:rFonts w:ascii="宋体" w:hAnsi="宋体"/>
          <w:sz w:val="21"/>
          <w:szCs w:val="21"/>
          <w:highlight w:val="none"/>
        </w:rPr>
        <w:t>，属于</w:t>
      </w:r>
      <w:r>
        <w:rPr>
          <w:rFonts w:hint="eastAsia" w:ascii="宋体" w:hAnsi="宋体"/>
          <w:sz w:val="21"/>
          <w:szCs w:val="21"/>
          <w:highlight w:val="none"/>
          <w:u w:val="single"/>
          <w:lang w:val="en-US" w:eastAsia="zh-CN"/>
        </w:rPr>
        <w:t xml:space="preserve">  </w:t>
      </w:r>
      <w:r>
        <w:rPr>
          <w:rFonts w:hint="eastAsia" w:ascii="宋体" w:hAnsi="宋体"/>
          <w:b/>
          <w:bCs/>
          <w:sz w:val="21"/>
          <w:szCs w:val="21"/>
          <w:highlight w:val="none"/>
          <w:u w:val="single"/>
        </w:rPr>
        <w:t>监狱企业</w:t>
      </w:r>
      <w:r>
        <w:rPr>
          <w:rFonts w:hint="eastAsia" w:ascii="宋体" w:hAnsi="宋体"/>
          <w:b/>
          <w:bCs/>
          <w:sz w:val="21"/>
          <w:szCs w:val="21"/>
          <w:highlight w:val="none"/>
          <w:u w:val="single"/>
          <w:lang w:val="en-US" w:eastAsia="zh-CN"/>
        </w:rPr>
        <w:t xml:space="preserve">  </w:t>
      </w:r>
      <w:r>
        <w:rPr>
          <w:rFonts w:ascii="宋体" w:hAnsi="宋体"/>
          <w:sz w:val="21"/>
          <w:szCs w:val="21"/>
          <w:highlight w:val="none"/>
        </w:rPr>
        <w:t>；</w:t>
      </w:r>
    </w:p>
    <w:p w14:paraId="54BBDE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highlight w:val="none"/>
        </w:rPr>
      </w:pPr>
      <w:r>
        <w:rPr>
          <w:rFonts w:ascii="宋体" w:hAnsi="宋体"/>
          <w:sz w:val="21"/>
          <w:szCs w:val="21"/>
          <w:highlight w:val="none"/>
        </w:rPr>
        <w:t>2.</w:t>
      </w:r>
      <w:r>
        <w:rPr>
          <w:rFonts w:ascii="宋体" w:hAnsi="宋体"/>
          <w:b/>
          <w:bCs/>
          <w:i/>
          <w:iCs/>
          <w:sz w:val="21"/>
          <w:szCs w:val="21"/>
          <w:highlight w:val="none"/>
          <w:u w:val="single"/>
        </w:rPr>
        <w:t xml:space="preserve"> </w:t>
      </w:r>
      <w:r>
        <w:rPr>
          <w:rFonts w:hint="eastAsia" w:ascii="宋体" w:hAnsi="宋体"/>
          <w:b/>
          <w:bCs/>
          <w:i/>
          <w:iCs/>
          <w:sz w:val="21"/>
          <w:szCs w:val="21"/>
          <w:highlight w:val="none"/>
          <w:u w:val="single"/>
          <w:lang w:val="en-US" w:eastAsia="zh-CN"/>
        </w:rPr>
        <w:t xml:space="preserve">   </w:t>
      </w:r>
      <w:r>
        <w:rPr>
          <w:rFonts w:ascii="宋体" w:hAnsi="宋体"/>
          <w:b/>
          <w:bCs/>
          <w:i/>
          <w:iCs/>
          <w:sz w:val="21"/>
          <w:szCs w:val="21"/>
          <w:highlight w:val="none"/>
          <w:u w:val="single"/>
        </w:rPr>
        <w:t>（标的名称）</w:t>
      </w:r>
      <w:r>
        <w:rPr>
          <w:rFonts w:hint="eastAsia" w:ascii="宋体" w:hAnsi="宋体"/>
          <w:b/>
          <w:bCs/>
          <w:i/>
          <w:iCs/>
          <w:sz w:val="21"/>
          <w:szCs w:val="21"/>
          <w:highlight w:val="none"/>
          <w:u w:val="single"/>
          <w:lang w:val="en-US" w:eastAsia="zh-CN"/>
        </w:rPr>
        <w:t xml:space="preserve">    </w:t>
      </w:r>
      <w:r>
        <w:rPr>
          <w:rFonts w:hint="eastAsia" w:ascii="宋体" w:hAnsi="宋体"/>
          <w:sz w:val="21"/>
          <w:szCs w:val="21"/>
          <w:highlight w:val="none"/>
        </w:rPr>
        <w:t>，</w:t>
      </w:r>
      <w:r>
        <w:rPr>
          <w:rFonts w:ascii="宋体" w:hAnsi="宋体"/>
          <w:sz w:val="21"/>
          <w:szCs w:val="21"/>
          <w:highlight w:val="none"/>
        </w:rPr>
        <w:t>制造商为</w:t>
      </w:r>
      <w:r>
        <w:rPr>
          <w:rFonts w:hint="eastAsia" w:ascii="宋体" w:hAnsi="宋体"/>
          <w:sz w:val="21"/>
          <w:szCs w:val="21"/>
          <w:highlight w:val="none"/>
          <w:u w:val="single"/>
          <w:lang w:val="en-US" w:eastAsia="zh-CN"/>
        </w:rPr>
        <w:t xml:space="preserve">    </w:t>
      </w:r>
      <w:r>
        <w:rPr>
          <w:rFonts w:ascii="宋体" w:hAnsi="宋体"/>
          <w:b/>
          <w:bCs/>
          <w:i/>
          <w:iCs/>
          <w:sz w:val="21"/>
          <w:szCs w:val="21"/>
          <w:highlight w:val="none"/>
          <w:u w:val="single"/>
        </w:rPr>
        <w:t>（</w:t>
      </w:r>
      <w:r>
        <w:rPr>
          <w:rFonts w:hint="eastAsia" w:ascii="宋体" w:hAnsi="宋体"/>
          <w:b/>
          <w:bCs/>
          <w:i/>
          <w:iCs/>
          <w:sz w:val="21"/>
          <w:szCs w:val="21"/>
          <w:highlight w:val="none"/>
          <w:u w:val="single"/>
        </w:rPr>
        <w:t>企业</w:t>
      </w:r>
      <w:r>
        <w:rPr>
          <w:rFonts w:ascii="宋体" w:hAnsi="宋体"/>
          <w:b/>
          <w:bCs/>
          <w:i/>
          <w:iCs/>
          <w:sz w:val="21"/>
          <w:szCs w:val="21"/>
          <w:highlight w:val="none"/>
          <w:u w:val="single"/>
        </w:rPr>
        <w:t>名称）</w:t>
      </w:r>
      <w:r>
        <w:rPr>
          <w:rFonts w:hint="eastAsia" w:ascii="宋体" w:hAnsi="宋体"/>
          <w:b/>
          <w:bCs/>
          <w:i/>
          <w:iCs/>
          <w:sz w:val="21"/>
          <w:szCs w:val="21"/>
          <w:highlight w:val="none"/>
          <w:u w:val="single"/>
          <w:lang w:val="en-US" w:eastAsia="zh-CN"/>
        </w:rPr>
        <w:t xml:space="preserve">    </w:t>
      </w:r>
      <w:r>
        <w:rPr>
          <w:rFonts w:ascii="宋体" w:hAnsi="宋体"/>
          <w:sz w:val="21"/>
          <w:szCs w:val="21"/>
          <w:highlight w:val="none"/>
        </w:rPr>
        <w:t>，属于</w:t>
      </w:r>
      <w:r>
        <w:rPr>
          <w:rFonts w:hint="eastAsia" w:ascii="宋体" w:hAnsi="宋体"/>
          <w:sz w:val="21"/>
          <w:szCs w:val="21"/>
          <w:highlight w:val="none"/>
          <w:u w:val="single"/>
          <w:lang w:val="en-US" w:eastAsia="zh-CN"/>
        </w:rPr>
        <w:t xml:space="preserve">  </w:t>
      </w:r>
      <w:r>
        <w:rPr>
          <w:rFonts w:hint="eastAsia" w:ascii="宋体" w:hAnsi="宋体"/>
          <w:b/>
          <w:bCs/>
          <w:sz w:val="21"/>
          <w:szCs w:val="21"/>
          <w:highlight w:val="none"/>
          <w:u w:val="single"/>
        </w:rPr>
        <w:t>监狱企业</w:t>
      </w:r>
      <w:r>
        <w:rPr>
          <w:rFonts w:hint="eastAsia" w:ascii="宋体" w:hAnsi="宋体"/>
          <w:b/>
          <w:bCs/>
          <w:sz w:val="21"/>
          <w:szCs w:val="21"/>
          <w:highlight w:val="none"/>
          <w:u w:val="single"/>
          <w:lang w:val="en-US" w:eastAsia="zh-CN"/>
        </w:rPr>
        <w:t xml:space="preserve">  </w:t>
      </w:r>
      <w:r>
        <w:rPr>
          <w:rFonts w:hint="eastAsia" w:ascii="宋体" w:hAnsi="宋体"/>
          <w:sz w:val="21"/>
          <w:szCs w:val="21"/>
          <w:highlight w:val="none"/>
        </w:rPr>
        <w:t>。</w:t>
      </w:r>
    </w:p>
    <w:p w14:paraId="7BA58C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宋体" w:hAnsi="宋体"/>
          <w:sz w:val="21"/>
          <w:szCs w:val="21"/>
          <w:highlight w:val="none"/>
        </w:rPr>
      </w:pPr>
      <w:r>
        <w:rPr>
          <w:rFonts w:ascii="宋体" w:hAnsi="宋体"/>
          <w:sz w:val="21"/>
          <w:szCs w:val="21"/>
          <w:highlight w:val="none"/>
        </w:rPr>
        <w:t xml:space="preserve">…… </w:t>
      </w:r>
    </w:p>
    <w:p w14:paraId="23D8FB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sz w:val="21"/>
          <w:szCs w:val="21"/>
          <w:highlight w:val="none"/>
        </w:rPr>
      </w:pPr>
      <w:r>
        <w:rPr>
          <w:rFonts w:ascii="宋体" w:hAnsi="宋体" w:cstheme="minorBidi"/>
          <w:sz w:val="21"/>
          <w:szCs w:val="21"/>
          <w:highlight w:val="none"/>
        </w:rPr>
        <w:t>本</w:t>
      </w:r>
      <w:r>
        <w:rPr>
          <w:rFonts w:hint="eastAsia" w:ascii="宋体" w:hAnsi="宋体" w:cstheme="minorBidi"/>
          <w:sz w:val="21"/>
          <w:szCs w:val="21"/>
          <w:highlight w:val="none"/>
        </w:rPr>
        <w:t>投标人</w:t>
      </w:r>
      <w:r>
        <w:rPr>
          <w:rFonts w:ascii="宋体" w:hAnsi="宋体"/>
          <w:sz w:val="21"/>
          <w:szCs w:val="21"/>
          <w:highlight w:val="none"/>
        </w:rPr>
        <w:t>对上述声明内容的真实性负责。如有虚假，将依法承担相应责任。</w:t>
      </w:r>
    </w:p>
    <w:p w14:paraId="5A2F0E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b/>
          <w:bCs/>
          <w:color w:val="FF0000"/>
          <w:sz w:val="21"/>
          <w:szCs w:val="21"/>
          <w:highlight w:val="none"/>
        </w:rPr>
      </w:pPr>
      <w:r>
        <w:rPr>
          <w:rFonts w:hint="eastAsia" w:ascii="宋体" w:hAnsi="宋体"/>
          <w:sz w:val="21"/>
          <w:szCs w:val="21"/>
          <w:highlight w:val="none"/>
        </w:rPr>
        <w:t>附：省级以上监狱管理局、戒毒管理局（含新疆生产建设兵团）出具的监狱企业证明文件。</w:t>
      </w:r>
      <w:bookmarkEnd w:id="64"/>
    </w:p>
    <w:p w14:paraId="46CEF3FE">
      <w:pPr>
        <w:pStyle w:val="4"/>
        <w:jc w:val="center"/>
        <w:rPr>
          <w:rFonts w:ascii="黑体" w:eastAsia="黑体"/>
          <w:b w:val="0"/>
          <w:sz w:val="24"/>
          <w:szCs w:val="24"/>
          <w:highlight w:val="none"/>
        </w:rPr>
      </w:pPr>
      <w:bookmarkStart w:id="68" w:name="_Hlk72259976"/>
      <w:r>
        <w:rPr>
          <w:rFonts w:hint="eastAsia" w:ascii="黑体" w:eastAsia="黑体"/>
          <w:b w:val="0"/>
          <w:sz w:val="24"/>
          <w:szCs w:val="24"/>
          <w:highlight w:val="none"/>
        </w:rPr>
        <w:t>四、项目详细报价</w:t>
      </w:r>
    </w:p>
    <w:p w14:paraId="4C6F5384">
      <w:pPr>
        <w:tabs>
          <w:tab w:val="left" w:pos="720"/>
        </w:tabs>
        <w:ind w:firstLine="3132" w:firstLineChars="1300"/>
        <w:rPr>
          <w:b/>
          <w:sz w:val="24"/>
          <w:highlight w:val="none"/>
        </w:rPr>
      </w:pPr>
      <w:r>
        <w:rPr>
          <w:rFonts w:hint="eastAsia"/>
          <w:b/>
          <w:sz w:val="24"/>
          <w:highlight w:val="none"/>
        </w:rPr>
        <w:t>（一）分项报价表</w:t>
      </w:r>
    </w:p>
    <w:tbl>
      <w:tblPr>
        <w:tblStyle w:val="43"/>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14:paraId="1438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3AD2D0DF">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序号</w:t>
            </w:r>
          </w:p>
        </w:tc>
        <w:tc>
          <w:tcPr>
            <w:tcW w:w="1485" w:type="dxa"/>
            <w:vAlign w:val="center"/>
          </w:tcPr>
          <w:p w14:paraId="4B592812">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采购计划编号</w:t>
            </w:r>
          </w:p>
        </w:tc>
        <w:tc>
          <w:tcPr>
            <w:tcW w:w="1147" w:type="dxa"/>
            <w:vAlign w:val="center"/>
          </w:tcPr>
          <w:p w14:paraId="5E1CEF90">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货物名称</w:t>
            </w:r>
          </w:p>
        </w:tc>
        <w:tc>
          <w:tcPr>
            <w:tcW w:w="703" w:type="dxa"/>
            <w:vAlign w:val="center"/>
          </w:tcPr>
          <w:p w14:paraId="08C6E915">
            <w:pPr>
              <w:jc w:val="center"/>
              <w:rPr>
                <w:rFonts w:hint="eastAsia" w:ascii="Times New Roman" w:hAnsi="Times New Roman" w:eastAsia="宋体" w:cs="Times New Roman"/>
                <w:bCs/>
                <w:szCs w:val="21"/>
                <w:highlight w:val="none"/>
              </w:rPr>
            </w:pPr>
            <w:r>
              <w:rPr>
                <w:rFonts w:hint="eastAsia" w:ascii="Times New Roman" w:hAnsi="Times New Roman" w:eastAsia="宋体" w:cs="Times New Roman"/>
                <w:szCs w:val="21"/>
                <w:highlight w:val="none"/>
              </w:rPr>
              <w:t>品牌</w:t>
            </w:r>
          </w:p>
        </w:tc>
        <w:tc>
          <w:tcPr>
            <w:tcW w:w="703" w:type="dxa"/>
            <w:vAlign w:val="center"/>
          </w:tcPr>
          <w:p w14:paraId="2C046440">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规格/型号</w:t>
            </w:r>
          </w:p>
        </w:tc>
        <w:tc>
          <w:tcPr>
            <w:tcW w:w="612" w:type="dxa"/>
            <w:vAlign w:val="center"/>
          </w:tcPr>
          <w:p w14:paraId="2D9DFB93">
            <w:pPr>
              <w:jc w:val="center"/>
              <w:rPr>
                <w:rFonts w:ascii="Times New Roman" w:hAnsi="Times New Roman" w:eastAsia="宋体" w:cs="Times New Roman"/>
                <w:bCs/>
                <w:szCs w:val="21"/>
                <w:highlight w:val="none"/>
              </w:rPr>
            </w:pPr>
            <w:r>
              <w:rPr>
                <w:rFonts w:hint="eastAsia" w:ascii="Times New Roman" w:hAnsi="Times New Roman" w:eastAsia="宋体" w:cs="Times New Roman"/>
                <w:b/>
                <w:color w:val="FF0000"/>
                <w:szCs w:val="21"/>
                <w:highlight w:val="none"/>
              </w:rPr>
              <w:t>原产地</w:t>
            </w:r>
          </w:p>
        </w:tc>
        <w:tc>
          <w:tcPr>
            <w:tcW w:w="726" w:type="dxa"/>
            <w:vAlign w:val="center"/>
          </w:tcPr>
          <w:p w14:paraId="753C17E3">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制造商名称</w:t>
            </w:r>
          </w:p>
        </w:tc>
        <w:tc>
          <w:tcPr>
            <w:tcW w:w="462" w:type="dxa"/>
            <w:vAlign w:val="center"/>
          </w:tcPr>
          <w:p w14:paraId="32697FD2">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数量</w:t>
            </w:r>
          </w:p>
        </w:tc>
        <w:tc>
          <w:tcPr>
            <w:tcW w:w="427" w:type="dxa"/>
            <w:vAlign w:val="center"/>
          </w:tcPr>
          <w:p w14:paraId="5A97D644">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单位</w:t>
            </w:r>
          </w:p>
        </w:tc>
        <w:tc>
          <w:tcPr>
            <w:tcW w:w="571" w:type="dxa"/>
            <w:vAlign w:val="center"/>
          </w:tcPr>
          <w:p w14:paraId="25A7584A">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单价(元)</w:t>
            </w:r>
          </w:p>
        </w:tc>
        <w:tc>
          <w:tcPr>
            <w:tcW w:w="563" w:type="dxa"/>
            <w:vAlign w:val="center"/>
          </w:tcPr>
          <w:p w14:paraId="2A5D8EA1">
            <w:pPr>
              <w:jc w:val="center"/>
              <w:rPr>
                <w:rFonts w:ascii="Times New Roman" w:hAnsi="Times New Roman" w:eastAsia="宋体" w:cs="Times New Roman"/>
                <w:bCs/>
                <w:szCs w:val="21"/>
                <w:highlight w:val="none"/>
              </w:rPr>
            </w:pPr>
            <w:r>
              <w:rPr>
                <w:rFonts w:hint="eastAsia" w:ascii="Times New Roman" w:hAnsi="Times New Roman" w:eastAsia="宋体" w:cs="Times New Roman"/>
                <w:szCs w:val="21"/>
                <w:highlight w:val="none"/>
              </w:rPr>
              <w:t>合价(元)</w:t>
            </w:r>
          </w:p>
        </w:tc>
        <w:tc>
          <w:tcPr>
            <w:tcW w:w="703" w:type="dxa"/>
            <w:vAlign w:val="center"/>
          </w:tcPr>
          <w:p w14:paraId="45B9350B">
            <w:pPr>
              <w:jc w:val="center"/>
              <w:rPr>
                <w:rFonts w:ascii="Times New Roman" w:hAnsi="Times New Roman" w:eastAsia="宋体" w:cs="Times New Roman"/>
                <w:szCs w:val="21"/>
                <w:highlight w:val="none"/>
              </w:rPr>
            </w:pPr>
            <w:r>
              <w:rPr>
                <w:rFonts w:hint="eastAsia" w:ascii="Times New Roman" w:hAnsi="Times New Roman" w:eastAsia="宋体" w:cs="Times New Roman"/>
                <w:szCs w:val="21"/>
                <w:highlight w:val="none"/>
              </w:rPr>
              <w:t>预算金额（元）</w:t>
            </w:r>
          </w:p>
        </w:tc>
      </w:tr>
      <w:tr w14:paraId="7BF4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7E26A3B2">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1</w:t>
            </w:r>
          </w:p>
        </w:tc>
        <w:tc>
          <w:tcPr>
            <w:tcW w:w="1485" w:type="dxa"/>
            <w:vMerge w:val="restart"/>
            <w:vAlign w:val="center"/>
          </w:tcPr>
          <w:p w14:paraId="6FDEB78E">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PLAN-2021</w:t>
            </w:r>
            <w:r>
              <w:rPr>
                <w:rFonts w:ascii="Times New Roman" w:hAnsi="Times New Roman" w:eastAsia="宋体" w:cs="Times New Roman"/>
                <w:bCs/>
                <w:szCs w:val="21"/>
                <w:highlight w:val="none"/>
              </w:rPr>
              <w:t>***</w:t>
            </w:r>
          </w:p>
        </w:tc>
        <w:tc>
          <w:tcPr>
            <w:tcW w:w="1147" w:type="dxa"/>
            <w:vAlign w:val="center"/>
          </w:tcPr>
          <w:p w14:paraId="5D03FD76">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r>
              <w:rPr>
                <w:rFonts w:ascii="Times New Roman" w:hAnsi="Times New Roman" w:eastAsia="宋体" w:cs="Times New Roman"/>
                <w:bCs/>
                <w:szCs w:val="21"/>
                <w:highlight w:val="none"/>
              </w:rPr>
              <w:t>**</w:t>
            </w:r>
            <w:r>
              <w:rPr>
                <w:rFonts w:hint="eastAsia" w:ascii="Times New Roman" w:hAnsi="Times New Roman" w:eastAsia="宋体" w:cs="Times New Roman"/>
                <w:bCs/>
                <w:szCs w:val="21"/>
                <w:highlight w:val="none"/>
              </w:rPr>
              <w:t>（填写相关内容）</w:t>
            </w:r>
          </w:p>
        </w:tc>
        <w:tc>
          <w:tcPr>
            <w:tcW w:w="703" w:type="dxa"/>
            <w:vAlign w:val="center"/>
          </w:tcPr>
          <w:p w14:paraId="07A42508">
            <w:pPr>
              <w:jc w:val="center"/>
              <w:rPr>
                <w:rFonts w:hint="eastAsia" w:ascii="Times New Roman" w:hAnsi="Times New Roman" w:eastAsia="宋体" w:cs="Times New Roman"/>
                <w:bCs/>
                <w:szCs w:val="21"/>
                <w:highlight w:val="none"/>
              </w:rPr>
            </w:pPr>
          </w:p>
        </w:tc>
        <w:tc>
          <w:tcPr>
            <w:tcW w:w="703" w:type="dxa"/>
            <w:vAlign w:val="center"/>
          </w:tcPr>
          <w:p w14:paraId="589EAF74">
            <w:pPr>
              <w:jc w:val="center"/>
              <w:rPr>
                <w:rFonts w:ascii="Times New Roman" w:hAnsi="Times New Roman" w:eastAsia="宋体" w:cs="Times New Roman"/>
                <w:bCs/>
                <w:szCs w:val="21"/>
                <w:highlight w:val="none"/>
              </w:rPr>
            </w:pPr>
          </w:p>
        </w:tc>
        <w:tc>
          <w:tcPr>
            <w:tcW w:w="612" w:type="dxa"/>
            <w:vAlign w:val="center"/>
          </w:tcPr>
          <w:p w14:paraId="0DCFFEED">
            <w:pPr>
              <w:jc w:val="center"/>
              <w:rPr>
                <w:rFonts w:ascii="Times New Roman" w:hAnsi="Times New Roman" w:eastAsia="宋体" w:cs="Times New Roman"/>
                <w:bCs/>
                <w:szCs w:val="21"/>
                <w:highlight w:val="none"/>
              </w:rPr>
            </w:pPr>
          </w:p>
        </w:tc>
        <w:tc>
          <w:tcPr>
            <w:tcW w:w="726" w:type="dxa"/>
            <w:vAlign w:val="center"/>
          </w:tcPr>
          <w:p w14:paraId="76C6CECA">
            <w:pPr>
              <w:jc w:val="center"/>
              <w:rPr>
                <w:rFonts w:ascii="Times New Roman" w:hAnsi="Times New Roman" w:eastAsia="宋体" w:cs="Times New Roman"/>
                <w:bCs/>
                <w:szCs w:val="21"/>
                <w:highlight w:val="none"/>
              </w:rPr>
            </w:pPr>
          </w:p>
        </w:tc>
        <w:tc>
          <w:tcPr>
            <w:tcW w:w="462" w:type="dxa"/>
            <w:vAlign w:val="center"/>
          </w:tcPr>
          <w:p w14:paraId="31FF9A1A">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14:paraId="7FD19FAB">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14:paraId="5F90D3E4">
            <w:pPr>
              <w:jc w:val="center"/>
              <w:rPr>
                <w:rFonts w:ascii="Times New Roman" w:hAnsi="Times New Roman" w:eastAsia="宋体" w:cs="Times New Roman"/>
                <w:bCs/>
                <w:szCs w:val="21"/>
                <w:highlight w:val="none"/>
              </w:rPr>
            </w:pPr>
          </w:p>
        </w:tc>
        <w:tc>
          <w:tcPr>
            <w:tcW w:w="563" w:type="dxa"/>
            <w:vAlign w:val="center"/>
          </w:tcPr>
          <w:p w14:paraId="527CF4BA">
            <w:pPr>
              <w:jc w:val="center"/>
              <w:rPr>
                <w:rFonts w:ascii="Times New Roman" w:hAnsi="Times New Roman" w:eastAsia="宋体" w:cs="Times New Roman"/>
                <w:bCs/>
                <w:szCs w:val="21"/>
                <w:highlight w:val="none"/>
              </w:rPr>
            </w:pPr>
          </w:p>
        </w:tc>
        <w:tc>
          <w:tcPr>
            <w:tcW w:w="703" w:type="dxa"/>
            <w:vMerge w:val="restart"/>
            <w:vAlign w:val="center"/>
          </w:tcPr>
          <w:p w14:paraId="4EAD7A86">
            <w:pPr>
              <w:jc w:val="center"/>
              <w:rPr>
                <w:rFonts w:ascii="Times New Roman" w:hAnsi="Times New Roman" w:eastAsia="宋体" w:cs="Times New Roman"/>
                <w:b/>
                <w:bCs/>
                <w:szCs w:val="21"/>
                <w:highlight w:val="none"/>
              </w:rPr>
            </w:pPr>
            <w:r>
              <w:rPr>
                <w:rFonts w:ascii="Times New Roman" w:hAnsi="Times New Roman" w:eastAsia="宋体" w:cs="Times New Roman"/>
                <w:bCs/>
                <w:szCs w:val="21"/>
                <w:highlight w:val="none"/>
              </w:rPr>
              <w:t>******</w:t>
            </w:r>
          </w:p>
        </w:tc>
      </w:tr>
      <w:tr w14:paraId="56F65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1805B078">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2</w:t>
            </w:r>
          </w:p>
        </w:tc>
        <w:tc>
          <w:tcPr>
            <w:tcW w:w="1485" w:type="dxa"/>
            <w:vMerge w:val="continue"/>
            <w:vAlign w:val="center"/>
          </w:tcPr>
          <w:p w14:paraId="7F020880">
            <w:pPr>
              <w:jc w:val="center"/>
              <w:rPr>
                <w:rFonts w:ascii="Times New Roman" w:hAnsi="Times New Roman" w:eastAsia="宋体" w:cs="Times New Roman"/>
                <w:bCs/>
                <w:szCs w:val="21"/>
                <w:highlight w:val="none"/>
              </w:rPr>
            </w:pPr>
          </w:p>
        </w:tc>
        <w:tc>
          <w:tcPr>
            <w:tcW w:w="1147" w:type="dxa"/>
            <w:vAlign w:val="center"/>
          </w:tcPr>
          <w:p w14:paraId="24BD2FE8">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r>
              <w:rPr>
                <w:rFonts w:ascii="Times New Roman" w:hAnsi="Times New Roman" w:eastAsia="宋体" w:cs="Times New Roman"/>
                <w:bCs/>
                <w:szCs w:val="21"/>
                <w:highlight w:val="none"/>
              </w:rPr>
              <w:t>**</w:t>
            </w:r>
          </w:p>
        </w:tc>
        <w:tc>
          <w:tcPr>
            <w:tcW w:w="703" w:type="dxa"/>
            <w:vAlign w:val="center"/>
          </w:tcPr>
          <w:p w14:paraId="57BB6FC1">
            <w:pPr>
              <w:jc w:val="center"/>
              <w:rPr>
                <w:rFonts w:hint="eastAsia" w:ascii="Times New Roman" w:hAnsi="Times New Roman" w:eastAsia="宋体" w:cs="Times New Roman"/>
                <w:bCs/>
                <w:szCs w:val="21"/>
                <w:highlight w:val="none"/>
              </w:rPr>
            </w:pPr>
          </w:p>
        </w:tc>
        <w:tc>
          <w:tcPr>
            <w:tcW w:w="703" w:type="dxa"/>
            <w:vAlign w:val="center"/>
          </w:tcPr>
          <w:p w14:paraId="361FECE0">
            <w:pPr>
              <w:jc w:val="center"/>
              <w:rPr>
                <w:rFonts w:ascii="Times New Roman" w:hAnsi="Times New Roman" w:eastAsia="宋体" w:cs="Times New Roman"/>
                <w:bCs/>
                <w:szCs w:val="21"/>
                <w:highlight w:val="none"/>
              </w:rPr>
            </w:pPr>
          </w:p>
        </w:tc>
        <w:tc>
          <w:tcPr>
            <w:tcW w:w="612" w:type="dxa"/>
            <w:vAlign w:val="center"/>
          </w:tcPr>
          <w:p w14:paraId="1C0ED548">
            <w:pPr>
              <w:jc w:val="center"/>
              <w:rPr>
                <w:rFonts w:ascii="Times New Roman" w:hAnsi="Times New Roman" w:eastAsia="宋体" w:cs="Times New Roman"/>
                <w:bCs/>
                <w:szCs w:val="21"/>
                <w:highlight w:val="none"/>
              </w:rPr>
            </w:pPr>
          </w:p>
        </w:tc>
        <w:tc>
          <w:tcPr>
            <w:tcW w:w="726" w:type="dxa"/>
            <w:vAlign w:val="center"/>
          </w:tcPr>
          <w:p w14:paraId="6A6AB89E">
            <w:pPr>
              <w:jc w:val="center"/>
              <w:rPr>
                <w:rFonts w:ascii="Times New Roman" w:hAnsi="Times New Roman" w:eastAsia="宋体" w:cs="Times New Roman"/>
                <w:bCs/>
                <w:szCs w:val="21"/>
                <w:highlight w:val="none"/>
              </w:rPr>
            </w:pPr>
          </w:p>
        </w:tc>
        <w:tc>
          <w:tcPr>
            <w:tcW w:w="462" w:type="dxa"/>
            <w:vAlign w:val="center"/>
          </w:tcPr>
          <w:p w14:paraId="49B59F93">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14:paraId="18FE96A2">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14:paraId="542D18D4">
            <w:pPr>
              <w:jc w:val="center"/>
              <w:rPr>
                <w:rFonts w:ascii="Times New Roman" w:hAnsi="Times New Roman" w:eastAsia="宋体" w:cs="Times New Roman"/>
                <w:bCs/>
                <w:szCs w:val="21"/>
                <w:highlight w:val="none"/>
              </w:rPr>
            </w:pPr>
          </w:p>
        </w:tc>
        <w:tc>
          <w:tcPr>
            <w:tcW w:w="563" w:type="dxa"/>
            <w:vAlign w:val="center"/>
          </w:tcPr>
          <w:p w14:paraId="367AC97F">
            <w:pPr>
              <w:jc w:val="center"/>
              <w:rPr>
                <w:rFonts w:ascii="Times New Roman" w:hAnsi="Times New Roman" w:eastAsia="宋体" w:cs="Times New Roman"/>
                <w:bCs/>
                <w:szCs w:val="21"/>
                <w:highlight w:val="none"/>
              </w:rPr>
            </w:pPr>
          </w:p>
        </w:tc>
        <w:tc>
          <w:tcPr>
            <w:tcW w:w="703" w:type="dxa"/>
            <w:vMerge w:val="continue"/>
            <w:vAlign w:val="center"/>
          </w:tcPr>
          <w:p w14:paraId="352197D0">
            <w:pPr>
              <w:jc w:val="center"/>
              <w:rPr>
                <w:rFonts w:ascii="Times New Roman" w:hAnsi="Times New Roman" w:eastAsia="宋体" w:cs="Times New Roman"/>
                <w:b/>
                <w:bCs/>
                <w:color w:val="FF0000"/>
                <w:szCs w:val="21"/>
                <w:highlight w:val="none"/>
              </w:rPr>
            </w:pPr>
          </w:p>
        </w:tc>
      </w:tr>
      <w:tr w14:paraId="0CF6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1AB0A226">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3</w:t>
            </w:r>
          </w:p>
        </w:tc>
        <w:tc>
          <w:tcPr>
            <w:tcW w:w="1485" w:type="dxa"/>
            <w:vMerge w:val="continue"/>
            <w:vAlign w:val="center"/>
          </w:tcPr>
          <w:p w14:paraId="3419401F">
            <w:pPr>
              <w:jc w:val="center"/>
              <w:rPr>
                <w:rFonts w:ascii="Times New Roman" w:hAnsi="Times New Roman" w:eastAsia="宋体" w:cs="Times New Roman"/>
                <w:bCs/>
                <w:szCs w:val="21"/>
                <w:highlight w:val="none"/>
              </w:rPr>
            </w:pPr>
          </w:p>
        </w:tc>
        <w:tc>
          <w:tcPr>
            <w:tcW w:w="1147" w:type="dxa"/>
            <w:vAlign w:val="center"/>
          </w:tcPr>
          <w:p w14:paraId="55DDC0D9">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r>
              <w:rPr>
                <w:rFonts w:ascii="Times New Roman" w:hAnsi="Times New Roman" w:eastAsia="宋体" w:cs="Times New Roman"/>
                <w:bCs/>
                <w:szCs w:val="21"/>
                <w:highlight w:val="none"/>
              </w:rPr>
              <w:t>**</w:t>
            </w:r>
          </w:p>
        </w:tc>
        <w:tc>
          <w:tcPr>
            <w:tcW w:w="703" w:type="dxa"/>
            <w:vAlign w:val="center"/>
          </w:tcPr>
          <w:p w14:paraId="71F9A97F">
            <w:pPr>
              <w:jc w:val="center"/>
              <w:rPr>
                <w:rFonts w:hint="eastAsia" w:ascii="Times New Roman" w:hAnsi="Times New Roman" w:eastAsia="宋体" w:cs="Times New Roman"/>
                <w:bCs/>
                <w:szCs w:val="21"/>
                <w:highlight w:val="none"/>
              </w:rPr>
            </w:pPr>
          </w:p>
        </w:tc>
        <w:tc>
          <w:tcPr>
            <w:tcW w:w="703" w:type="dxa"/>
            <w:vAlign w:val="center"/>
          </w:tcPr>
          <w:p w14:paraId="059DD356">
            <w:pPr>
              <w:jc w:val="center"/>
              <w:rPr>
                <w:rFonts w:ascii="Times New Roman" w:hAnsi="Times New Roman" w:eastAsia="宋体" w:cs="Times New Roman"/>
                <w:bCs/>
                <w:szCs w:val="21"/>
                <w:highlight w:val="none"/>
              </w:rPr>
            </w:pPr>
          </w:p>
        </w:tc>
        <w:tc>
          <w:tcPr>
            <w:tcW w:w="612" w:type="dxa"/>
            <w:vAlign w:val="center"/>
          </w:tcPr>
          <w:p w14:paraId="314113B5">
            <w:pPr>
              <w:jc w:val="center"/>
              <w:rPr>
                <w:rFonts w:ascii="Times New Roman" w:hAnsi="Times New Roman" w:eastAsia="宋体" w:cs="Times New Roman"/>
                <w:bCs/>
                <w:szCs w:val="21"/>
                <w:highlight w:val="none"/>
              </w:rPr>
            </w:pPr>
          </w:p>
        </w:tc>
        <w:tc>
          <w:tcPr>
            <w:tcW w:w="726" w:type="dxa"/>
            <w:vAlign w:val="center"/>
          </w:tcPr>
          <w:p w14:paraId="27BF0BEB">
            <w:pPr>
              <w:jc w:val="center"/>
              <w:rPr>
                <w:rFonts w:ascii="Times New Roman" w:hAnsi="Times New Roman" w:eastAsia="宋体" w:cs="Times New Roman"/>
                <w:bCs/>
                <w:szCs w:val="21"/>
                <w:highlight w:val="none"/>
              </w:rPr>
            </w:pPr>
          </w:p>
        </w:tc>
        <w:tc>
          <w:tcPr>
            <w:tcW w:w="462" w:type="dxa"/>
            <w:vAlign w:val="center"/>
          </w:tcPr>
          <w:p w14:paraId="6FBE0AEF">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14:paraId="4A72A03F">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14:paraId="73EFC102">
            <w:pPr>
              <w:jc w:val="center"/>
              <w:rPr>
                <w:rFonts w:ascii="Times New Roman" w:hAnsi="Times New Roman" w:eastAsia="宋体" w:cs="Times New Roman"/>
                <w:bCs/>
                <w:szCs w:val="21"/>
                <w:highlight w:val="none"/>
              </w:rPr>
            </w:pPr>
          </w:p>
        </w:tc>
        <w:tc>
          <w:tcPr>
            <w:tcW w:w="563" w:type="dxa"/>
            <w:vAlign w:val="center"/>
          </w:tcPr>
          <w:p w14:paraId="3CF14B0B">
            <w:pPr>
              <w:jc w:val="center"/>
              <w:rPr>
                <w:rFonts w:ascii="Times New Roman" w:hAnsi="Times New Roman" w:eastAsia="宋体" w:cs="Times New Roman"/>
                <w:bCs/>
                <w:szCs w:val="21"/>
                <w:highlight w:val="none"/>
              </w:rPr>
            </w:pPr>
          </w:p>
        </w:tc>
        <w:tc>
          <w:tcPr>
            <w:tcW w:w="703" w:type="dxa"/>
            <w:vMerge w:val="continue"/>
            <w:vAlign w:val="center"/>
          </w:tcPr>
          <w:p w14:paraId="622CF560">
            <w:pPr>
              <w:jc w:val="center"/>
              <w:rPr>
                <w:rFonts w:ascii="Times New Roman" w:hAnsi="Times New Roman" w:eastAsia="宋体" w:cs="Times New Roman"/>
                <w:b/>
                <w:bCs/>
                <w:szCs w:val="21"/>
                <w:highlight w:val="none"/>
              </w:rPr>
            </w:pPr>
          </w:p>
        </w:tc>
      </w:tr>
      <w:tr w14:paraId="1A9DC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05DA2A07">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4</w:t>
            </w:r>
          </w:p>
        </w:tc>
        <w:tc>
          <w:tcPr>
            <w:tcW w:w="1485" w:type="dxa"/>
            <w:vMerge w:val="continue"/>
            <w:vAlign w:val="center"/>
          </w:tcPr>
          <w:p w14:paraId="49FD3C53">
            <w:pPr>
              <w:jc w:val="center"/>
              <w:rPr>
                <w:rFonts w:ascii="Times New Roman" w:hAnsi="Times New Roman" w:eastAsia="宋体" w:cs="Times New Roman"/>
                <w:bCs/>
                <w:szCs w:val="21"/>
                <w:highlight w:val="none"/>
              </w:rPr>
            </w:pPr>
          </w:p>
        </w:tc>
        <w:tc>
          <w:tcPr>
            <w:tcW w:w="1147" w:type="dxa"/>
            <w:vAlign w:val="center"/>
          </w:tcPr>
          <w:p w14:paraId="5AC07C97">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r>
              <w:rPr>
                <w:rFonts w:ascii="Times New Roman" w:hAnsi="Times New Roman" w:eastAsia="宋体" w:cs="Times New Roman"/>
                <w:bCs/>
                <w:szCs w:val="21"/>
                <w:highlight w:val="none"/>
              </w:rPr>
              <w:t>**</w:t>
            </w:r>
          </w:p>
        </w:tc>
        <w:tc>
          <w:tcPr>
            <w:tcW w:w="703" w:type="dxa"/>
            <w:vAlign w:val="center"/>
          </w:tcPr>
          <w:p w14:paraId="4CC6D27E">
            <w:pPr>
              <w:jc w:val="center"/>
              <w:rPr>
                <w:rFonts w:hint="eastAsia" w:ascii="Times New Roman" w:hAnsi="Times New Roman" w:eastAsia="宋体" w:cs="Times New Roman"/>
                <w:bCs/>
                <w:szCs w:val="21"/>
                <w:highlight w:val="none"/>
              </w:rPr>
            </w:pPr>
          </w:p>
        </w:tc>
        <w:tc>
          <w:tcPr>
            <w:tcW w:w="703" w:type="dxa"/>
            <w:vAlign w:val="center"/>
          </w:tcPr>
          <w:p w14:paraId="08444280">
            <w:pPr>
              <w:jc w:val="center"/>
              <w:rPr>
                <w:rFonts w:ascii="Times New Roman" w:hAnsi="Times New Roman" w:eastAsia="宋体" w:cs="Times New Roman"/>
                <w:bCs/>
                <w:szCs w:val="21"/>
                <w:highlight w:val="none"/>
              </w:rPr>
            </w:pPr>
          </w:p>
        </w:tc>
        <w:tc>
          <w:tcPr>
            <w:tcW w:w="612" w:type="dxa"/>
            <w:vAlign w:val="center"/>
          </w:tcPr>
          <w:p w14:paraId="67C81F71">
            <w:pPr>
              <w:jc w:val="center"/>
              <w:rPr>
                <w:rFonts w:ascii="Times New Roman" w:hAnsi="Times New Roman" w:eastAsia="宋体" w:cs="Times New Roman"/>
                <w:bCs/>
                <w:szCs w:val="21"/>
                <w:highlight w:val="none"/>
              </w:rPr>
            </w:pPr>
          </w:p>
        </w:tc>
        <w:tc>
          <w:tcPr>
            <w:tcW w:w="726" w:type="dxa"/>
            <w:vAlign w:val="center"/>
          </w:tcPr>
          <w:p w14:paraId="0FAB8F3E">
            <w:pPr>
              <w:jc w:val="center"/>
              <w:rPr>
                <w:rFonts w:ascii="Times New Roman" w:hAnsi="Times New Roman" w:eastAsia="宋体" w:cs="Times New Roman"/>
                <w:bCs/>
                <w:szCs w:val="21"/>
                <w:highlight w:val="none"/>
              </w:rPr>
            </w:pPr>
          </w:p>
        </w:tc>
        <w:tc>
          <w:tcPr>
            <w:tcW w:w="462" w:type="dxa"/>
            <w:vAlign w:val="center"/>
          </w:tcPr>
          <w:p w14:paraId="0E2E7F7B">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14:paraId="55065410">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14:paraId="49706FCC">
            <w:pPr>
              <w:jc w:val="center"/>
              <w:rPr>
                <w:rFonts w:ascii="Times New Roman" w:hAnsi="Times New Roman" w:eastAsia="宋体" w:cs="Times New Roman"/>
                <w:bCs/>
                <w:szCs w:val="21"/>
                <w:highlight w:val="none"/>
              </w:rPr>
            </w:pPr>
          </w:p>
        </w:tc>
        <w:tc>
          <w:tcPr>
            <w:tcW w:w="563" w:type="dxa"/>
            <w:vAlign w:val="center"/>
          </w:tcPr>
          <w:p w14:paraId="59BEB353">
            <w:pPr>
              <w:jc w:val="center"/>
              <w:rPr>
                <w:rFonts w:ascii="Times New Roman" w:hAnsi="Times New Roman" w:eastAsia="宋体" w:cs="Times New Roman"/>
                <w:bCs/>
                <w:szCs w:val="21"/>
                <w:highlight w:val="none"/>
              </w:rPr>
            </w:pPr>
          </w:p>
        </w:tc>
        <w:tc>
          <w:tcPr>
            <w:tcW w:w="703" w:type="dxa"/>
            <w:vMerge w:val="continue"/>
            <w:vAlign w:val="center"/>
          </w:tcPr>
          <w:p w14:paraId="5C92AA14">
            <w:pPr>
              <w:jc w:val="center"/>
              <w:rPr>
                <w:rFonts w:ascii="Times New Roman" w:hAnsi="Times New Roman" w:eastAsia="宋体" w:cs="Times New Roman"/>
                <w:b/>
                <w:bCs/>
                <w:szCs w:val="21"/>
                <w:highlight w:val="none"/>
              </w:rPr>
            </w:pPr>
          </w:p>
        </w:tc>
      </w:tr>
      <w:tr w14:paraId="2709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48F405E3">
            <w:pPr>
              <w:jc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5</w:t>
            </w:r>
          </w:p>
        </w:tc>
        <w:tc>
          <w:tcPr>
            <w:tcW w:w="1485" w:type="dxa"/>
            <w:vMerge w:val="continue"/>
            <w:vAlign w:val="center"/>
          </w:tcPr>
          <w:p w14:paraId="53AC2A21">
            <w:pPr>
              <w:jc w:val="center"/>
              <w:rPr>
                <w:rFonts w:ascii="Times New Roman" w:hAnsi="Times New Roman" w:eastAsia="宋体" w:cs="Times New Roman"/>
                <w:bCs/>
                <w:szCs w:val="21"/>
                <w:highlight w:val="none"/>
              </w:rPr>
            </w:pPr>
          </w:p>
        </w:tc>
        <w:tc>
          <w:tcPr>
            <w:tcW w:w="1147" w:type="dxa"/>
            <w:vAlign w:val="center"/>
          </w:tcPr>
          <w:p w14:paraId="19E4090C">
            <w:pPr>
              <w:jc w:val="center"/>
              <w:rPr>
                <w:rFonts w:ascii="Times New Roman" w:hAnsi="Times New Roman" w:eastAsia="宋体" w:cs="Times New Roman"/>
                <w:bCs/>
                <w:szCs w:val="21"/>
                <w:highlight w:val="none"/>
              </w:rPr>
            </w:pPr>
            <w:r>
              <w:rPr>
                <w:rFonts w:hint="eastAsia" w:ascii="宋体" w:hAnsi="宋体" w:eastAsia="宋体" w:cs="Times New Roman"/>
                <w:bCs/>
                <w:szCs w:val="21"/>
                <w:highlight w:val="none"/>
              </w:rPr>
              <w:t>……</w:t>
            </w:r>
          </w:p>
        </w:tc>
        <w:tc>
          <w:tcPr>
            <w:tcW w:w="703" w:type="dxa"/>
            <w:vAlign w:val="center"/>
          </w:tcPr>
          <w:p w14:paraId="7E06DBF5">
            <w:pPr>
              <w:jc w:val="center"/>
              <w:rPr>
                <w:rFonts w:hint="eastAsia" w:ascii="宋体" w:hAnsi="宋体" w:eastAsia="宋体" w:cs="Times New Roman"/>
                <w:bCs/>
                <w:szCs w:val="21"/>
                <w:highlight w:val="none"/>
              </w:rPr>
            </w:pPr>
          </w:p>
        </w:tc>
        <w:tc>
          <w:tcPr>
            <w:tcW w:w="703" w:type="dxa"/>
            <w:vAlign w:val="center"/>
          </w:tcPr>
          <w:p w14:paraId="1B155141">
            <w:pPr>
              <w:jc w:val="center"/>
              <w:rPr>
                <w:rFonts w:ascii="Times New Roman" w:hAnsi="Times New Roman" w:eastAsia="宋体" w:cs="Times New Roman"/>
                <w:bCs/>
                <w:szCs w:val="21"/>
                <w:highlight w:val="none"/>
              </w:rPr>
            </w:pPr>
          </w:p>
        </w:tc>
        <w:tc>
          <w:tcPr>
            <w:tcW w:w="612" w:type="dxa"/>
            <w:vAlign w:val="center"/>
          </w:tcPr>
          <w:p w14:paraId="4B249C5C">
            <w:pPr>
              <w:jc w:val="center"/>
              <w:rPr>
                <w:rFonts w:ascii="Times New Roman" w:hAnsi="Times New Roman" w:eastAsia="宋体" w:cs="Times New Roman"/>
                <w:bCs/>
                <w:szCs w:val="21"/>
                <w:highlight w:val="none"/>
              </w:rPr>
            </w:pPr>
          </w:p>
        </w:tc>
        <w:tc>
          <w:tcPr>
            <w:tcW w:w="726" w:type="dxa"/>
            <w:vAlign w:val="center"/>
          </w:tcPr>
          <w:p w14:paraId="161F8D17">
            <w:pPr>
              <w:jc w:val="center"/>
              <w:rPr>
                <w:rFonts w:ascii="Times New Roman" w:hAnsi="Times New Roman" w:eastAsia="宋体" w:cs="Times New Roman"/>
                <w:bCs/>
                <w:szCs w:val="21"/>
                <w:highlight w:val="none"/>
              </w:rPr>
            </w:pPr>
          </w:p>
        </w:tc>
        <w:tc>
          <w:tcPr>
            <w:tcW w:w="462" w:type="dxa"/>
            <w:vAlign w:val="center"/>
          </w:tcPr>
          <w:p w14:paraId="04FA3158">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427" w:type="dxa"/>
            <w:vAlign w:val="center"/>
          </w:tcPr>
          <w:p w14:paraId="72C0D53C">
            <w:pPr>
              <w:jc w:val="center"/>
              <w:rPr>
                <w:rFonts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w:t>
            </w:r>
          </w:p>
        </w:tc>
        <w:tc>
          <w:tcPr>
            <w:tcW w:w="571" w:type="dxa"/>
            <w:vAlign w:val="center"/>
          </w:tcPr>
          <w:p w14:paraId="15248E34">
            <w:pPr>
              <w:jc w:val="center"/>
              <w:rPr>
                <w:rFonts w:ascii="Times New Roman" w:hAnsi="Times New Roman" w:eastAsia="宋体" w:cs="Times New Roman"/>
                <w:bCs/>
                <w:szCs w:val="21"/>
                <w:highlight w:val="none"/>
              </w:rPr>
            </w:pPr>
          </w:p>
        </w:tc>
        <w:tc>
          <w:tcPr>
            <w:tcW w:w="563" w:type="dxa"/>
            <w:vAlign w:val="center"/>
          </w:tcPr>
          <w:p w14:paraId="1A41632E">
            <w:pPr>
              <w:jc w:val="center"/>
              <w:rPr>
                <w:rFonts w:ascii="Times New Roman" w:hAnsi="Times New Roman" w:eastAsia="宋体" w:cs="Times New Roman"/>
                <w:bCs/>
                <w:szCs w:val="21"/>
                <w:highlight w:val="none"/>
              </w:rPr>
            </w:pPr>
          </w:p>
        </w:tc>
        <w:tc>
          <w:tcPr>
            <w:tcW w:w="703" w:type="dxa"/>
            <w:vMerge w:val="continue"/>
            <w:vAlign w:val="center"/>
          </w:tcPr>
          <w:p w14:paraId="212B76A2">
            <w:pPr>
              <w:jc w:val="center"/>
              <w:rPr>
                <w:rFonts w:ascii="Times New Roman" w:hAnsi="Times New Roman" w:eastAsia="宋体" w:cs="Times New Roman"/>
                <w:b/>
                <w:bCs/>
                <w:color w:val="FF0000"/>
                <w:szCs w:val="21"/>
                <w:highlight w:val="none"/>
              </w:rPr>
            </w:pPr>
          </w:p>
        </w:tc>
      </w:tr>
      <w:tr w14:paraId="74C74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529" w:type="dxa"/>
            <w:gridSpan w:val="12"/>
            <w:vAlign w:val="center"/>
          </w:tcPr>
          <w:p w14:paraId="79D2A1A6">
            <w:pPr>
              <w:jc w:val="left"/>
              <w:rPr>
                <w:rFonts w:hint="eastAsia" w:ascii="Times New Roman" w:hAnsi="Times New Roman" w:eastAsia="宋体" w:cs="Times New Roman"/>
                <w:bCs/>
                <w:szCs w:val="21"/>
                <w:highlight w:val="none"/>
              </w:rPr>
            </w:pPr>
            <w:r>
              <w:rPr>
                <w:rFonts w:hint="eastAsia" w:ascii="Times New Roman" w:hAnsi="Times New Roman" w:eastAsia="宋体" w:cs="Times New Roman"/>
                <w:bCs/>
                <w:szCs w:val="21"/>
                <w:highlight w:val="none"/>
              </w:rPr>
              <w:t>合计（即投标总价；币种：人民币；单位：元） 小写：            大写：</w:t>
            </w:r>
          </w:p>
        </w:tc>
      </w:tr>
    </w:tbl>
    <w:p w14:paraId="4BE9C519">
      <w:pPr>
        <w:ind w:firstLine="482" w:firstLineChars="200"/>
        <w:rPr>
          <w:rFonts w:ascii="宋体" w:hAnsi="宋体"/>
          <w:b/>
          <w:sz w:val="24"/>
          <w:highlight w:val="none"/>
        </w:rPr>
      </w:pPr>
      <w:r>
        <w:rPr>
          <w:rFonts w:hint="eastAsia" w:ascii="宋体" w:hAnsi="宋体"/>
          <w:b/>
          <w:sz w:val="24"/>
          <w:highlight w:val="none"/>
        </w:rPr>
        <w:t>注：1.本表可按同样格式扩展。</w:t>
      </w:r>
    </w:p>
    <w:p w14:paraId="08150CDA">
      <w:pPr>
        <w:ind w:firstLine="472" w:firstLineChars="196"/>
        <w:rPr>
          <w:rFonts w:hint="default" w:ascii="宋体" w:hAnsi="宋体" w:eastAsia="宋体"/>
          <w:b/>
          <w:sz w:val="24"/>
          <w:highlight w:val="none"/>
          <w:lang w:val="en-US" w:eastAsia="zh-CN"/>
        </w:rPr>
      </w:pPr>
      <w:r>
        <w:rPr>
          <w:rFonts w:hint="eastAsia" w:ascii="宋体" w:hAnsi="宋体"/>
          <w:b/>
          <w:sz w:val="24"/>
          <w:highlight w:val="none"/>
        </w:rPr>
        <w:t>2</w:t>
      </w:r>
      <w:r>
        <w:rPr>
          <w:rFonts w:ascii="宋体" w:hAnsi="宋体"/>
          <w:b/>
          <w:sz w:val="24"/>
          <w:highlight w:val="none"/>
        </w:rPr>
        <w:t>.</w:t>
      </w:r>
      <w:r>
        <w:rPr>
          <w:rFonts w:hint="eastAsia" w:ascii="宋体" w:hAnsi="宋体"/>
          <w:b/>
          <w:sz w:val="24"/>
          <w:highlight w:val="none"/>
          <w:lang w:eastAsia="zh-CN"/>
        </w:rPr>
        <w:t>“</w:t>
      </w:r>
      <w:r>
        <w:rPr>
          <w:rFonts w:hint="eastAsia" w:ascii="宋体" w:hAnsi="宋体"/>
          <w:b/>
          <w:sz w:val="24"/>
          <w:highlight w:val="none"/>
          <w:lang w:val="en-US" w:eastAsia="zh-CN"/>
        </w:rPr>
        <w:t>品牌</w:t>
      </w:r>
      <w:r>
        <w:rPr>
          <w:rFonts w:hint="eastAsia" w:ascii="宋体" w:hAnsi="宋体"/>
          <w:b/>
          <w:sz w:val="24"/>
          <w:highlight w:val="none"/>
          <w:lang w:eastAsia="zh-CN"/>
        </w:rPr>
        <w:t>”</w:t>
      </w:r>
      <w:r>
        <w:rPr>
          <w:rFonts w:hint="eastAsia" w:ascii="宋体" w:hAnsi="宋体"/>
          <w:b/>
          <w:sz w:val="24"/>
          <w:highlight w:val="none"/>
          <w:lang w:val="en-US" w:eastAsia="zh-CN"/>
        </w:rPr>
        <w:t>可以与商标一致，也可以填写便于区分其他公司商品的制造商简称或者制造商认可的品牌名称</w:t>
      </w:r>
      <w:r>
        <w:rPr>
          <w:rFonts w:hint="eastAsia" w:ascii="宋体" w:hAnsi="宋体"/>
          <w:b/>
          <w:sz w:val="24"/>
          <w:highlight w:val="none"/>
        </w:rPr>
        <w:t>。</w:t>
      </w:r>
    </w:p>
    <w:p w14:paraId="3AF39B2F">
      <w:pPr>
        <w:ind w:firstLine="472" w:firstLineChars="196"/>
        <w:rPr>
          <w:rFonts w:hint="eastAsia"/>
          <w:b/>
          <w:sz w:val="24"/>
          <w:highlight w:val="none"/>
        </w:rPr>
      </w:pPr>
      <w:r>
        <w:rPr>
          <w:rFonts w:hint="eastAsia" w:ascii="宋体" w:hAnsi="宋体"/>
          <w:b/>
          <w:sz w:val="24"/>
          <w:highlight w:val="none"/>
          <w:lang w:val="en-US" w:eastAsia="zh-CN"/>
        </w:rPr>
        <w:t>3.</w:t>
      </w:r>
      <w:r>
        <w:rPr>
          <w:rFonts w:hint="eastAsia" w:ascii="宋体" w:hAnsi="宋体"/>
          <w:b/>
          <w:sz w:val="24"/>
          <w:highlight w:val="none"/>
        </w:rPr>
        <w:t>如所投货物属于定制类的非量产货物或无具体型号的货物，可以在“规格/型号”</w:t>
      </w:r>
      <w:r>
        <w:rPr>
          <w:rFonts w:hint="eastAsia" w:ascii="宋体" w:hAnsi="宋体"/>
          <w:b/>
          <w:sz w:val="24"/>
          <w:highlight w:val="none"/>
          <w:lang w:val="en-US" w:eastAsia="zh-CN"/>
        </w:rPr>
        <w:t>栏目</w:t>
      </w:r>
      <w:r>
        <w:rPr>
          <w:rFonts w:hint="eastAsia" w:ascii="宋体" w:hAnsi="宋体"/>
          <w:b/>
          <w:sz w:val="24"/>
          <w:highlight w:val="none"/>
        </w:rPr>
        <w:t>仅填写规格信息而不填型号信息（型号信息用“定制”描述即可）；</w:t>
      </w:r>
      <w:bookmarkStart w:id="69" w:name="_Hlk73646428"/>
      <w:r>
        <w:rPr>
          <w:rFonts w:hint="eastAsia" w:ascii="宋体" w:hAnsi="宋体"/>
          <w:b/>
          <w:sz w:val="24"/>
          <w:highlight w:val="none"/>
        </w:rPr>
        <w:t>此类填写错误</w:t>
      </w:r>
      <w:r>
        <w:rPr>
          <w:rFonts w:hint="eastAsia" w:ascii="宋体" w:hAnsi="宋体"/>
          <w:b/>
          <w:sz w:val="24"/>
          <w:highlight w:val="none"/>
          <w:lang w:val="en-US" w:eastAsia="zh-CN"/>
        </w:rPr>
        <w:t>或缺漏</w:t>
      </w:r>
      <w:r>
        <w:rPr>
          <w:rFonts w:hint="eastAsia" w:ascii="宋体" w:hAnsi="宋体"/>
          <w:b/>
          <w:sz w:val="24"/>
          <w:highlight w:val="none"/>
        </w:rPr>
        <w:t>（所投货物为定制类的非量产货物但供应商却错误填报了型号）的不利后果</w:t>
      </w:r>
      <w:r>
        <w:rPr>
          <w:rFonts w:hint="eastAsia"/>
          <w:b/>
          <w:sz w:val="24"/>
          <w:highlight w:val="none"/>
        </w:rPr>
        <w:t>由供应商承担</w:t>
      </w:r>
      <w:r>
        <w:rPr>
          <w:rFonts w:hint="eastAsia"/>
          <w:b/>
          <w:sz w:val="24"/>
          <w:highlight w:val="none"/>
          <w:lang w:eastAsia="zh-CN"/>
        </w:rPr>
        <w:t>。</w:t>
      </w:r>
      <w:r>
        <w:rPr>
          <w:rFonts w:hint="eastAsia"/>
          <w:b/>
          <w:sz w:val="24"/>
          <w:highlight w:val="none"/>
        </w:rPr>
        <w:t>经评审委员会认定，在使用综合评分法的项目中一项此类填写错误</w:t>
      </w:r>
      <w:r>
        <w:rPr>
          <w:rFonts w:hint="eastAsia"/>
          <w:b/>
          <w:sz w:val="24"/>
          <w:highlight w:val="none"/>
          <w:lang w:val="en-US" w:eastAsia="zh-CN"/>
        </w:rPr>
        <w:t>或缺漏</w:t>
      </w:r>
      <w:r>
        <w:rPr>
          <w:rFonts w:hint="eastAsia"/>
          <w:b/>
          <w:sz w:val="24"/>
          <w:highlight w:val="none"/>
        </w:rPr>
        <w:t>将按照一项</w:t>
      </w:r>
      <w:r>
        <w:rPr>
          <w:rFonts w:hint="eastAsia"/>
          <w:b/>
          <w:sz w:val="24"/>
          <w:highlight w:val="none"/>
          <w:lang w:val="en-US" w:eastAsia="zh-CN"/>
        </w:rPr>
        <w:t>普通招标技术要求（一般参数/普通参数）</w:t>
      </w:r>
      <w:r>
        <w:rPr>
          <w:rFonts w:hint="eastAsia"/>
          <w:b/>
          <w:sz w:val="24"/>
          <w:highlight w:val="none"/>
        </w:rPr>
        <w:t>负偏离扣分处理。</w:t>
      </w:r>
      <w:bookmarkEnd w:id="69"/>
    </w:p>
    <w:p w14:paraId="34845F99">
      <w:pPr>
        <w:ind w:firstLine="472" w:firstLineChars="196"/>
        <w:rPr>
          <w:rFonts w:ascii="宋体" w:hAnsi="宋体"/>
          <w:b/>
          <w:sz w:val="24"/>
          <w:highlight w:val="none"/>
        </w:rPr>
      </w:pPr>
      <w:r>
        <w:rPr>
          <w:rFonts w:ascii="宋体" w:hAnsi="宋体"/>
          <w:b/>
          <w:sz w:val="24"/>
          <w:highlight w:val="none"/>
        </w:rPr>
        <w:t>3</w:t>
      </w:r>
      <w:r>
        <w:rPr>
          <w:rFonts w:hint="eastAsia" w:ascii="宋体" w:hAnsi="宋体"/>
          <w:b/>
          <w:sz w:val="24"/>
          <w:highlight w:val="none"/>
        </w:rPr>
        <w:t>.“原产地”是指货物的实际生产加工地，非品牌所在地</w:t>
      </w:r>
    </w:p>
    <w:p w14:paraId="3B7C155C">
      <w:pPr>
        <w:ind w:firstLine="472" w:firstLineChars="196"/>
        <w:rPr>
          <w:rFonts w:ascii="宋体" w:hAnsi="宋体"/>
          <w:b/>
          <w:sz w:val="24"/>
          <w:highlight w:val="none"/>
        </w:rPr>
      </w:pPr>
      <w:r>
        <w:rPr>
          <w:rFonts w:ascii="宋体" w:hAnsi="宋体"/>
          <w:b/>
          <w:sz w:val="24"/>
          <w:highlight w:val="none"/>
        </w:rPr>
        <w:t>4</w:t>
      </w:r>
      <w:r>
        <w:rPr>
          <w:rFonts w:hint="eastAsia" w:ascii="宋体" w:hAnsi="宋体"/>
          <w:b/>
          <w:sz w:val="24"/>
          <w:highlight w:val="none"/>
        </w:rPr>
        <w:t>.所投货物均应填写制造商名称</w:t>
      </w:r>
      <w:r>
        <w:rPr>
          <w:rFonts w:hint="eastAsia" w:ascii="宋体" w:hAnsi="宋体"/>
          <w:b/>
          <w:sz w:val="24"/>
          <w:highlight w:val="none"/>
          <w:lang w:eastAsia="zh-CN"/>
        </w:rPr>
        <w:t>，</w:t>
      </w:r>
      <w:r>
        <w:rPr>
          <w:rFonts w:hint="eastAsia" w:ascii="宋体" w:hAnsi="宋体"/>
          <w:b/>
          <w:sz w:val="24"/>
          <w:highlight w:val="none"/>
        </w:rPr>
        <w:t>“制造商”是指产品品牌厂商，产品代工制造的，应填写接受委托生产制造的制造商。</w:t>
      </w:r>
    </w:p>
    <w:p w14:paraId="7D6157D1">
      <w:pPr>
        <w:ind w:firstLine="482" w:firstLineChars="200"/>
        <w:rPr>
          <w:rFonts w:ascii="宋体" w:hAnsi="宋体"/>
          <w:b/>
          <w:sz w:val="24"/>
          <w:highlight w:val="none"/>
        </w:rPr>
      </w:pPr>
      <w:r>
        <w:rPr>
          <w:rFonts w:ascii="宋体" w:hAnsi="宋体"/>
          <w:b/>
          <w:sz w:val="24"/>
          <w:highlight w:val="none"/>
        </w:rPr>
        <w:t>5</w:t>
      </w:r>
      <w:r>
        <w:rPr>
          <w:rFonts w:hint="eastAsia" w:ascii="宋体" w:hAnsi="宋体"/>
          <w:b/>
          <w:sz w:val="24"/>
          <w:highlight w:val="none"/>
        </w:rPr>
        <w:t>.以上分项报价表的投标总价应当与开标一览表的投标总价一致。</w:t>
      </w:r>
    </w:p>
    <w:p w14:paraId="6F5A827F">
      <w:pPr>
        <w:ind w:firstLine="482" w:firstLineChars="200"/>
        <w:rPr>
          <w:rFonts w:ascii="宋体" w:hAnsi="宋体"/>
          <w:b/>
          <w:sz w:val="24"/>
          <w:highlight w:val="none"/>
        </w:rPr>
      </w:pPr>
      <w:r>
        <w:rPr>
          <w:rFonts w:ascii="宋体" w:hAnsi="宋体"/>
          <w:b/>
          <w:sz w:val="24"/>
          <w:highlight w:val="none"/>
        </w:rPr>
        <w:t>6</w:t>
      </w:r>
      <w:r>
        <w:rPr>
          <w:rFonts w:hint="eastAsia" w:ascii="宋体" w:hAnsi="宋体"/>
          <w:b/>
          <w:sz w:val="24"/>
          <w:highlight w:val="none"/>
        </w:rPr>
        <w:t>.单价、合价和投标总价为包干价，即三者均应包含货物的价款、包装、运输、装卸、安装、调试、技术指导、培训、咨询、服务、保险、税费、检测、验收合格交付使用之前以及技术和售后服务等其他各项有关费用。</w:t>
      </w:r>
    </w:p>
    <w:p w14:paraId="0B364A76">
      <w:pPr>
        <w:ind w:firstLine="482" w:firstLineChars="200"/>
        <w:rPr>
          <w:rFonts w:ascii="宋体" w:hAnsi="宋体"/>
          <w:b/>
          <w:sz w:val="24"/>
          <w:highlight w:val="none"/>
        </w:rPr>
      </w:pPr>
      <w:r>
        <w:rPr>
          <w:rFonts w:ascii="宋体" w:hAnsi="宋体"/>
          <w:b/>
          <w:sz w:val="24"/>
          <w:highlight w:val="none"/>
        </w:rPr>
        <w:t>7</w:t>
      </w:r>
      <w:r>
        <w:rPr>
          <w:rFonts w:hint="eastAsia" w:ascii="宋体" w:hAnsi="宋体"/>
          <w:b/>
          <w:sz w:val="24"/>
          <w:highlight w:val="none"/>
        </w:rPr>
        <w:t>.所有价格应按“招标文件”中规定的货币单位填写；投标总价应为以上各分项价格之和；投标总价和项目报价表中单个采购预算条目报价均不得超过对应的</w:t>
      </w:r>
      <w:r>
        <w:rPr>
          <w:rFonts w:hint="eastAsia" w:ascii="宋体" w:hAnsi="宋体"/>
          <w:b/>
          <w:sz w:val="24"/>
          <w:highlight w:val="none"/>
          <w:lang w:eastAsia="zh-CN"/>
        </w:rPr>
        <w:t>预算金额（或设定的预算金额下的最高限价）</w:t>
      </w:r>
      <w:r>
        <w:rPr>
          <w:rFonts w:hint="eastAsia" w:ascii="宋体" w:hAnsi="宋体"/>
          <w:b/>
          <w:sz w:val="24"/>
          <w:highlight w:val="none"/>
        </w:rPr>
        <w:t>，否则将导致投标无效。</w:t>
      </w:r>
    </w:p>
    <w:p w14:paraId="02C0C0A2">
      <w:pPr>
        <w:ind w:firstLine="482" w:firstLineChars="200"/>
        <w:rPr>
          <w:rFonts w:ascii="宋体" w:hAnsi="宋体"/>
          <w:b/>
          <w:color w:val="FF0000"/>
          <w:sz w:val="24"/>
          <w:highlight w:val="none"/>
        </w:rPr>
      </w:pPr>
    </w:p>
    <w:p w14:paraId="0FBFDEEC">
      <w:pPr>
        <w:ind w:firstLine="482" w:firstLineChars="200"/>
        <w:rPr>
          <w:rFonts w:ascii="宋体" w:hAnsi="宋体"/>
          <w:b/>
          <w:color w:val="FF0000"/>
          <w:sz w:val="24"/>
          <w:highlight w:val="none"/>
        </w:rPr>
      </w:pPr>
    </w:p>
    <w:p w14:paraId="540A2F57">
      <w:pPr>
        <w:tabs>
          <w:tab w:val="left" w:pos="720"/>
        </w:tabs>
        <w:jc w:val="center"/>
        <w:rPr>
          <w:b/>
          <w:sz w:val="24"/>
          <w:highlight w:val="none"/>
        </w:rPr>
      </w:pPr>
      <w:r>
        <w:rPr>
          <w:rFonts w:hint="eastAsia"/>
          <w:b/>
          <w:sz w:val="24"/>
          <w:highlight w:val="none"/>
        </w:rPr>
        <w:t>（二）核心产品品牌</w:t>
      </w:r>
    </w:p>
    <w:p w14:paraId="780334A8">
      <w:pPr>
        <w:ind w:firstLine="482" w:firstLineChars="200"/>
        <w:rPr>
          <w:rFonts w:ascii="宋体" w:hAnsi="宋体"/>
          <w:b/>
          <w:color w:val="FF0000"/>
          <w:sz w:val="24"/>
          <w:highlight w:val="none"/>
        </w:rPr>
      </w:pPr>
    </w:p>
    <w:p w14:paraId="40E318BD">
      <w:pPr>
        <w:ind w:firstLine="482" w:firstLineChars="200"/>
        <w:rPr>
          <w:rFonts w:ascii="宋体" w:hAnsi="宋体"/>
          <w:b/>
          <w:sz w:val="24"/>
          <w:highlight w:val="none"/>
        </w:rPr>
      </w:pPr>
      <w:r>
        <w:rPr>
          <w:rFonts w:hint="eastAsia"/>
          <w:b/>
          <w:sz w:val="24"/>
          <w:highlight w:val="none"/>
        </w:rPr>
        <w:t>我单位所投核心产品的品牌为：</w:t>
      </w:r>
      <w:r>
        <w:rPr>
          <w:rFonts w:hint="eastAsia"/>
          <w:b/>
          <w:sz w:val="24"/>
          <w:highlight w:val="none"/>
          <w:u w:val="single"/>
        </w:rPr>
        <w:t xml:space="preserve">               </w:t>
      </w:r>
      <w:r>
        <w:rPr>
          <w:rFonts w:hint="eastAsia"/>
          <w:b/>
          <w:sz w:val="24"/>
          <w:highlight w:val="none"/>
        </w:rPr>
        <w:t>。</w:t>
      </w:r>
    </w:p>
    <w:p w14:paraId="60205E7F">
      <w:pPr>
        <w:ind w:firstLine="480" w:firstLineChars="200"/>
        <w:rPr>
          <w:rFonts w:hint="default" w:ascii="宋体" w:hAnsi="宋体" w:eastAsia="宋体"/>
          <w:sz w:val="24"/>
          <w:highlight w:val="none"/>
          <w:lang w:val="en-US" w:eastAsia="zh-CN"/>
        </w:rPr>
      </w:pPr>
      <w:r>
        <w:rPr>
          <w:rFonts w:hint="eastAsia" w:ascii="宋体" w:hAnsi="宋体"/>
          <w:sz w:val="24"/>
          <w:highlight w:val="none"/>
        </w:rPr>
        <w:t>备注：</w:t>
      </w:r>
      <w:r>
        <w:rPr>
          <w:rFonts w:hint="eastAsia" w:ascii="宋体" w:hAnsi="宋体"/>
          <w:sz w:val="24"/>
          <w:highlight w:val="none"/>
          <w:lang w:val="en-US" w:eastAsia="zh-CN"/>
        </w:rPr>
        <w:t>单一产品采购项目，核心产品即为该单一产品。</w:t>
      </w:r>
    </w:p>
    <w:p w14:paraId="40AD3800">
      <w:pPr>
        <w:rPr>
          <w:b/>
          <w:sz w:val="24"/>
          <w:highlight w:val="none"/>
        </w:rPr>
      </w:pPr>
    </w:p>
    <w:p w14:paraId="1EBFC277">
      <w:pPr>
        <w:tabs>
          <w:tab w:val="left" w:pos="720"/>
        </w:tabs>
        <w:ind w:firstLine="1928" w:firstLineChars="800"/>
        <w:rPr>
          <w:b/>
          <w:sz w:val="24"/>
          <w:highlight w:val="none"/>
        </w:rPr>
      </w:pPr>
      <w:r>
        <w:rPr>
          <w:rFonts w:hint="eastAsia"/>
          <w:b/>
          <w:sz w:val="24"/>
          <w:highlight w:val="none"/>
        </w:rPr>
        <w:t>（三）可选配件报价清单（不包括在总报价内）</w:t>
      </w:r>
    </w:p>
    <w:p w14:paraId="1592C1B9">
      <w:pPr>
        <w:ind w:firstLine="422" w:firstLineChars="200"/>
        <w:rPr>
          <w:rFonts w:hAnsi="宋体"/>
          <w:b/>
          <w:bCs/>
          <w:szCs w:val="21"/>
          <w:highlight w:val="none"/>
        </w:rPr>
      </w:pPr>
      <w:r>
        <w:rPr>
          <w:rFonts w:hint="eastAsia" w:hAnsi="宋体"/>
          <w:b/>
          <w:bCs/>
          <w:szCs w:val="21"/>
          <w:highlight w:val="none"/>
        </w:rPr>
        <w:t>注：格式可以参照《（一）分项报价表》表格，并提供相应的品牌/规格/型号、原产地、制造商信息（没有品牌、型号的，用“定制”描述即可）、单价等详细信息</w:t>
      </w:r>
    </w:p>
    <w:p w14:paraId="7D325FD4">
      <w:pPr>
        <w:ind w:firstLine="482" w:firstLineChars="200"/>
        <w:rPr>
          <w:rFonts w:hAnsi="宋体"/>
          <w:b/>
          <w:bCs/>
          <w:sz w:val="24"/>
          <w:highlight w:val="none"/>
        </w:rPr>
      </w:pPr>
    </w:p>
    <w:p w14:paraId="7921F1CF">
      <w:pPr>
        <w:tabs>
          <w:tab w:val="left" w:pos="720"/>
        </w:tabs>
        <w:jc w:val="center"/>
        <w:rPr>
          <w:b/>
          <w:sz w:val="24"/>
          <w:highlight w:val="none"/>
        </w:rPr>
      </w:pPr>
      <w:r>
        <w:rPr>
          <w:rFonts w:hint="eastAsia"/>
          <w:b/>
          <w:sz w:val="24"/>
          <w:highlight w:val="none"/>
        </w:rPr>
        <w:t>（四）</w:t>
      </w:r>
      <w:bookmarkStart w:id="70" w:name="_Hlk72073235"/>
      <w:r>
        <w:rPr>
          <w:rFonts w:hint="eastAsia"/>
          <w:b/>
          <w:sz w:val="24"/>
          <w:highlight w:val="none"/>
        </w:rPr>
        <w:t>投标人认为需要涉及的其他内容报价清单</w:t>
      </w:r>
      <w:bookmarkEnd w:id="70"/>
    </w:p>
    <w:p w14:paraId="6F253030">
      <w:pPr>
        <w:rPr>
          <w:highlight w:val="none"/>
        </w:rPr>
      </w:pPr>
    </w:p>
    <w:p w14:paraId="110E640E">
      <w:pPr>
        <w:jc w:val="center"/>
        <w:outlineLvl w:val="3"/>
        <w:rPr>
          <w:rFonts w:hint="eastAsia" w:ascii="黑体" w:hAnsi="宋体" w:eastAsia="黑体"/>
          <w:bCs/>
          <w:kern w:val="0"/>
          <w:sz w:val="24"/>
          <w:szCs w:val="32"/>
          <w:highlight w:val="none"/>
          <w:lang w:eastAsia="zh-CN"/>
        </w:rPr>
      </w:pPr>
      <w:r>
        <w:rPr>
          <w:rFonts w:hint="eastAsia"/>
          <w:highlight w:val="none"/>
        </w:rPr>
        <w:t xml:space="preserve"> </w:t>
      </w:r>
      <w:r>
        <w:rPr>
          <w:rFonts w:hint="eastAsia" w:ascii="黑体" w:hAnsi="宋体" w:eastAsia="黑体"/>
          <w:bCs/>
          <w:kern w:val="0"/>
          <w:sz w:val="24"/>
          <w:szCs w:val="32"/>
          <w:highlight w:val="none"/>
        </w:rPr>
        <w:t>五、</w:t>
      </w:r>
      <w:r>
        <w:rPr>
          <w:rFonts w:hint="eastAsia" w:ascii="黑体" w:hAnsi="宋体" w:eastAsia="黑体"/>
          <w:bCs/>
          <w:kern w:val="0"/>
          <w:sz w:val="24"/>
          <w:szCs w:val="32"/>
          <w:highlight w:val="none"/>
          <w:lang w:eastAsia="zh-CN"/>
        </w:rPr>
        <w:t>供应商认证情况（格式自定）</w:t>
      </w:r>
    </w:p>
    <w:p w14:paraId="0BE61369">
      <w:pPr>
        <w:rPr>
          <w:b/>
          <w:bCs/>
          <w:color w:val="FF0000"/>
          <w:highlight w:val="none"/>
        </w:rPr>
      </w:pPr>
      <w:r>
        <w:rPr>
          <w:rFonts w:hint="eastAsia"/>
          <w:b/>
          <w:bCs/>
          <w:color w:val="FF0000"/>
          <w:highlight w:val="none"/>
        </w:rPr>
        <w:t>（特别提示：投标人须按本招标文件评标信息中这一评审因素要求，提供详细证明资料）</w:t>
      </w:r>
    </w:p>
    <w:p w14:paraId="5267DD3E">
      <w:pPr>
        <w:rPr>
          <w:b/>
          <w:bCs/>
          <w:color w:val="FF0000"/>
          <w:highlight w:val="none"/>
        </w:rPr>
      </w:pPr>
    </w:p>
    <w:p w14:paraId="7A7C3EA3">
      <w:pPr>
        <w:jc w:val="center"/>
        <w:outlineLvl w:val="3"/>
        <w:rPr>
          <w:rFonts w:ascii="黑体" w:hAnsi="宋体" w:eastAsia="黑体"/>
          <w:bCs/>
          <w:kern w:val="0"/>
          <w:sz w:val="24"/>
          <w:szCs w:val="32"/>
          <w:highlight w:val="none"/>
        </w:rPr>
      </w:pPr>
      <w:r>
        <w:rPr>
          <w:rFonts w:hint="eastAsia" w:ascii="黑体" w:hAnsi="宋体" w:eastAsia="黑体"/>
          <w:bCs/>
          <w:kern w:val="0"/>
          <w:sz w:val="24"/>
          <w:szCs w:val="32"/>
          <w:highlight w:val="none"/>
        </w:rPr>
        <w:t>六、奖项（格式自定）</w:t>
      </w:r>
    </w:p>
    <w:p w14:paraId="636F9DC0">
      <w:pPr>
        <w:rPr>
          <w:b/>
          <w:bCs/>
          <w:color w:val="FF0000"/>
          <w:highlight w:val="none"/>
        </w:rPr>
      </w:pPr>
      <w:r>
        <w:rPr>
          <w:rFonts w:hint="eastAsia"/>
          <w:b/>
          <w:bCs/>
          <w:color w:val="FF0000"/>
          <w:highlight w:val="none"/>
        </w:rPr>
        <w:t>（特别提示：投标人须按本招标文件评标信息中这一评审因素要求，提供详细证明资料）</w:t>
      </w:r>
    </w:p>
    <w:p w14:paraId="65499E50">
      <w:pPr>
        <w:rPr>
          <w:b/>
          <w:bCs/>
          <w:color w:val="FF0000"/>
          <w:highlight w:val="none"/>
        </w:rPr>
      </w:pPr>
    </w:p>
    <w:p w14:paraId="1FBA403F">
      <w:pPr>
        <w:jc w:val="center"/>
        <w:outlineLvl w:val="3"/>
        <w:rPr>
          <w:rFonts w:ascii="黑体" w:hAnsi="宋体" w:eastAsia="黑体"/>
          <w:bCs/>
          <w:kern w:val="0"/>
          <w:sz w:val="24"/>
          <w:szCs w:val="32"/>
          <w:highlight w:val="none"/>
        </w:rPr>
      </w:pPr>
      <w:r>
        <w:rPr>
          <w:rFonts w:hint="eastAsia" w:ascii="黑体" w:hAnsi="宋体" w:eastAsia="黑体"/>
          <w:bCs/>
          <w:kern w:val="0"/>
          <w:sz w:val="24"/>
          <w:szCs w:val="32"/>
          <w:highlight w:val="none"/>
        </w:rPr>
        <w:t>七、</w:t>
      </w:r>
      <w:r>
        <w:rPr>
          <w:rFonts w:hint="eastAsia" w:ascii="黑体" w:hAnsi="宋体" w:eastAsia="黑体"/>
          <w:bCs/>
          <w:kern w:val="0"/>
          <w:sz w:val="24"/>
          <w:szCs w:val="32"/>
          <w:highlight w:val="none"/>
          <w:lang w:eastAsia="zh-CN"/>
        </w:rPr>
        <w:t>供应商同类业绩</w:t>
      </w:r>
    </w:p>
    <w:tbl>
      <w:tblPr>
        <w:tblStyle w:val="43"/>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1418"/>
        <w:gridCol w:w="1986"/>
        <w:gridCol w:w="849"/>
        <w:gridCol w:w="993"/>
        <w:gridCol w:w="2183"/>
      </w:tblGrid>
      <w:tr w14:paraId="402076A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0063FCD9">
            <w:pPr>
              <w:jc w:val="center"/>
              <w:rPr>
                <w:rFonts w:ascii="宋体" w:hAnsi="宋体"/>
                <w:sz w:val="20"/>
                <w:szCs w:val="21"/>
                <w:highlight w:val="none"/>
              </w:rPr>
            </w:pPr>
            <w:r>
              <w:rPr>
                <w:rFonts w:hint="eastAsia" w:ascii="宋体" w:hAnsi="宋体"/>
                <w:sz w:val="20"/>
                <w:szCs w:val="21"/>
                <w:highlight w:val="none"/>
              </w:rPr>
              <w:t>采购人</w:t>
            </w:r>
          </w:p>
        </w:tc>
        <w:tc>
          <w:tcPr>
            <w:tcW w:w="831" w:type="pct"/>
            <w:vAlign w:val="center"/>
          </w:tcPr>
          <w:p w14:paraId="7AFB6E1A">
            <w:pPr>
              <w:jc w:val="center"/>
              <w:rPr>
                <w:rFonts w:ascii="宋体" w:hAnsi="宋体"/>
                <w:sz w:val="20"/>
                <w:szCs w:val="21"/>
                <w:highlight w:val="none"/>
              </w:rPr>
            </w:pPr>
            <w:r>
              <w:rPr>
                <w:rFonts w:hint="eastAsia" w:ascii="宋体" w:hAnsi="宋体"/>
                <w:sz w:val="20"/>
                <w:szCs w:val="21"/>
                <w:highlight w:val="none"/>
              </w:rPr>
              <w:t>项目名称</w:t>
            </w:r>
          </w:p>
        </w:tc>
        <w:tc>
          <w:tcPr>
            <w:tcW w:w="1164" w:type="pct"/>
            <w:vAlign w:val="center"/>
          </w:tcPr>
          <w:p w14:paraId="4A801B86">
            <w:pPr>
              <w:jc w:val="center"/>
              <w:rPr>
                <w:rFonts w:ascii="宋体" w:hAnsi="宋体"/>
                <w:sz w:val="20"/>
                <w:szCs w:val="21"/>
                <w:highlight w:val="none"/>
              </w:rPr>
            </w:pPr>
            <w:r>
              <w:rPr>
                <w:rFonts w:hint="eastAsia" w:ascii="宋体" w:hAnsi="宋体"/>
                <w:sz w:val="20"/>
                <w:szCs w:val="21"/>
                <w:highlight w:val="none"/>
              </w:rPr>
              <w:t>项目规模（金额）</w:t>
            </w:r>
          </w:p>
        </w:tc>
        <w:tc>
          <w:tcPr>
            <w:tcW w:w="498" w:type="pct"/>
            <w:vAlign w:val="center"/>
          </w:tcPr>
          <w:p w14:paraId="3A2D1F67">
            <w:pPr>
              <w:jc w:val="center"/>
              <w:rPr>
                <w:rFonts w:ascii="宋体" w:hAnsi="宋体"/>
                <w:sz w:val="20"/>
                <w:szCs w:val="21"/>
                <w:highlight w:val="none"/>
              </w:rPr>
            </w:pPr>
            <w:r>
              <w:rPr>
                <w:rFonts w:hint="eastAsia" w:ascii="宋体" w:hAnsi="宋体"/>
                <w:sz w:val="20"/>
                <w:szCs w:val="21"/>
                <w:highlight w:val="none"/>
              </w:rPr>
              <w:t>合同签订日期</w:t>
            </w:r>
          </w:p>
        </w:tc>
        <w:tc>
          <w:tcPr>
            <w:tcW w:w="582" w:type="pct"/>
            <w:vAlign w:val="center"/>
          </w:tcPr>
          <w:p w14:paraId="4E22D3F3">
            <w:pPr>
              <w:jc w:val="center"/>
              <w:rPr>
                <w:rFonts w:ascii="宋体" w:hAnsi="宋体"/>
                <w:sz w:val="20"/>
                <w:szCs w:val="21"/>
                <w:highlight w:val="none"/>
              </w:rPr>
            </w:pPr>
            <w:r>
              <w:rPr>
                <w:rFonts w:hint="eastAsia" w:ascii="宋体" w:hAnsi="宋体"/>
                <w:sz w:val="20"/>
                <w:szCs w:val="21"/>
                <w:highlight w:val="none"/>
              </w:rPr>
              <w:t>履约验收时间</w:t>
            </w:r>
          </w:p>
        </w:tc>
        <w:tc>
          <w:tcPr>
            <w:tcW w:w="1280" w:type="pct"/>
            <w:vAlign w:val="center"/>
          </w:tcPr>
          <w:p w14:paraId="0152D2ED">
            <w:pPr>
              <w:jc w:val="center"/>
              <w:rPr>
                <w:rFonts w:ascii="宋体" w:hAnsi="宋体"/>
                <w:sz w:val="20"/>
                <w:szCs w:val="21"/>
                <w:highlight w:val="none"/>
              </w:rPr>
            </w:pPr>
            <w:r>
              <w:rPr>
                <w:rFonts w:hint="eastAsia" w:ascii="宋体" w:hAnsi="宋体"/>
                <w:sz w:val="20"/>
                <w:szCs w:val="21"/>
                <w:highlight w:val="none"/>
              </w:rPr>
              <w:t>完成质量情况（以履约验收报告为准）</w:t>
            </w:r>
          </w:p>
        </w:tc>
      </w:tr>
      <w:tr w14:paraId="296C4E6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3831903E">
            <w:pPr>
              <w:ind w:firstLine="400" w:firstLineChars="200"/>
              <w:rPr>
                <w:rFonts w:ascii="宋体" w:hAnsi="宋体"/>
                <w:sz w:val="20"/>
                <w:szCs w:val="21"/>
                <w:highlight w:val="none"/>
              </w:rPr>
            </w:pPr>
            <w:r>
              <w:rPr>
                <w:rFonts w:ascii="宋体" w:hAnsi="宋体"/>
                <w:sz w:val="20"/>
                <w:szCs w:val="21"/>
                <w:highlight w:val="none"/>
              </w:rPr>
              <w:t>……</w:t>
            </w:r>
          </w:p>
        </w:tc>
        <w:tc>
          <w:tcPr>
            <w:tcW w:w="831" w:type="pct"/>
            <w:vAlign w:val="center"/>
          </w:tcPr>
          <w:p w14:paraId="2BCC341E">
            <w:pPr>
              <w:ind w:firstLine="400" w:firstLineChars="200"/>
              <w:rPr>
                <w:rFonts w:ascii="宋体" w:hAnsi="宋体"/>
                <w:sz w:val="20"/>
                <w:szCs w:val="21"/>
                <w:highlight w:val="none"/>
              </w:rPr>
            </w:pPr>
          </w:p>
        </w:tc>
        <w:tc>
          <w:tcPr>
            <w:tcW w:w="1164" w:type="pct"/>
            <w:vAlign w:val="center"/>
          </w:tcPr>
          <w:p w14:paraId="648ED417">
            <w:pPr>
              <w:ind w:firstLine="400" w:firstLineChars="200"/>
              <w:rPr>
                <w:rFonts w:ascii="宋体" w:hAnsi="宋体"/>
                <w:sz w:val="20"/>
                <w:szCs w:val="21"/>
                <w:highlight w:val="none"/>
              </w:rPr>
            </w:pPr>
          </w:p>
        </w:tc>
        <w:tc>
          <w:tcPr>
            <w:tcW w:w="498" w:type="pct"/>
            <w:vAlign w:val="center"/>
          </w:tcPr>
          <w:p w14:paraId="0AB82538">
            <w:pPr>
              <w:ind w:firstLine="400" w:firstLineChars="200"/>
              <w:rPr>
                <w:rFonts w:ascii="宋体" w:hAnsi="宋体"/>
                <w:sz w:val="20"/>
                <w:szCs w:val="21"/>
                <w:highlight w:val="none"/>
              </w:rPr>
            </w:pPr>
          </w:p>
        </w:tc>
        <w:tc>
          <w:tcPr>
            <w:tcW w:w="582" w:type="pct"/>
            <w:vAlign w:val="center"/>
          </w:tcPr>
          <w:p w14:paraId="603F9A5B">
            <w:pPr>
              <w:ind w:firstLine="400" w:firstLineChars="200"/>
              <w:rPr>
                <w:rFonts w:ascii="宋体" w:hAnsi="宋体"/>
                <w:sz w:val="20"/>
                <w:szCs w:val="21"/>
                <w:highlight w:val="none"/>
              </w:rPr>
            </w:pPr>
          </w:p>
        </w:tc>
        <w:tc>
          <w:tcPr>
            <w:tcW w:w="1280" w:type="pct"/>
            <w:vAlign w:val="center"/>
          </w:tcPr>
          <w:p w14:paraId="1215465A">
            <w:pPr>
              <w:ind w:firstLine="400" w:firstLineChars="200"/>
              <w:rPr>
                <w:rFonts w:ascii="宋体" w:hAnsi="宋体"/>
                <w:sz w:val="20"/>
                <w:szCs w:val="21"/>
                <w:highlight w:val="none"/>
              </w:rPr>
            </w:pPr>
          </w:p>
        </w:tc>
      </w:tr>
      <w:tr w14:paraId="0F296D3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7F56E65C">
            <w:pPr>
              <w:ind w:firstLine="400" w:firstLineChars="200"/>
              <w:rPr>
                <w:rFonts w:ascii="宋体" w:hAnsi="宋体"/>
                <w:sz w:val="20"/>
                <w:szCs w:val="21"/>
                <w:highlight w:val="none"/>
              </w:rPr>
            </w:pPr>
          </w:p>
        </w:tc>
        <w:tc>
          <w:tcPr>
            <w:tcW w:w="831" w:type="pct"/>
            <w:vAlign w:val="center"/>
          </w:tcPr>
          <w:p w14:paraId="5342AB46">
            <w:pPr>
              <w:ind w:firstLine="400" w:firstLineChars="200"/>
              <w:rPr>
                <w:rFonts w:ascii="宋体" w:hAnsi="宋体"/>
                <w:sz w:val="20"/>
                <w:szCs w:val="21"/>
                <w:highlight w:val="none"/>
              </w:rPr>
            </w:pPr>
          </w:p>
        </w:tc>
        <w:tc>
          <w:tcPr>
            <w:tcW w:w="1164" w:type="pct"/>
            <w:vAlign w:val="center"/>
          </w:tcPr>
          <w:p w14:paraId="61F1B837">
            <w:pPr>
              <w:ind w:firstLine="400" w:firstLineChars="200"/>
              <w:rPr>
                <w:rFonts w:ascii="宋体" w:hAnsi="宋体"/>
                <w:sz w:val="20"/>
                <w:szCs w:val="21"/>
                <w:highlight w:val="none"/>
              </w:rPr>
            </w:pPr>
          </w:p>
        </w:tc>
        <w:tc>
          <w:tcPr>
            <w:tcW w:w="498" w:type="pct"/>
            <w:vAlign w:val="center"/>
          </w:tcPr>
          <w:p w14:paraId="21062FEF">
            <w:pPr>
              <w:ind w:firstLine="400" w:firstLineChars="200"/>
              <w:rPr>
                <w:rFonts w:ascii="宋体" w:hAnsi="宋体"/>
                <w:sz w:val="20"/>
                <w:szCs w:val="21"/>
                <w:highlight w:val="none"/>
              </w:rPr>
            </w:pPr>
          </w:p>
        </w:tc>
        <w:tc>
          <w:tcPr>
            <w:tcW w:w="582" w:type="pct"/>
            <w:vAlign w:val="center"/>
          </w:tcPr>
          <w:p w14:paraId="34EC3143">
            <w:pPr>
              <w:ind w:firstLine="400" w:firstLineChars="200"/>
              <w:rPr>
                <w:rFonts w:ascii="宋体" w:hAnsi="宋体"/>
                <w:sz w:val="20"/>
                <w:szCs w:val="21"/>
                <w:highlight w:val="none"/>
              </w:rPr>
            </w:pPr>
          </w:p>
        </w:tc>
        <w:tc>
          <w:tcPr>
            <w:tcW w:w="1280" w:type="pct"/>
            <w:vAlign w:val="center"/>
          </w:tcPr>
          <w:p w14:paraId="573C54E8">
            <w:pPr>
              <w:ind w:firstLine="400" w:firstLineChars="200"/>
              <w:rPr>
                <w:rFonts w:ascii="宋体" w:hAnsi="宋体"/>
                <w:sz w:val="20"/>
                <w:szCs w:val="21"/>
                <w:highlight w:val="none"/>
              </w:rPr>
            </w:pPr>
          </w:p>
        </w:tc>
      </w:tr>
      <w:tr w14:paraId="439E59C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72C2BF19">
            <w:pPr>
              <w:ind w:firstLine="400" w:firstLineChars="200"/>
              <w:rPr>
                <w:rFonts w:ascii="宋体" w:hAnsi="宋体"/>
                <w:sz w:val="20"/>
                <w:szCs w:val="21"/>
                <w:highlight w:val="none"/>
              </w:rPr>
            </w:pPr>
          </w:p>
        </w:tc>
        <w:tc>
          <w:tcPr>
            <w:tcW w:w="831" w:type="pct"/>
            <w:vAlign w:val="center"/>
          </w:tcPr>
          <w:p w14:paraId="5C0F7C5C">
            <w:pPr>
              <w:ind w:firstLine="400" w:firstLineChars="200"/>
              <w:rPr>
                <w:rFonts w:ascii="宋体" w:hAnsi="宋体"/>
                <w:sz w:val="20"/>
                <w:szCs w:val="21"/>
                <w:highlight w:val="none"/>
              </w:rPr>
            </w:pPr>
          </w:p>
        </w:tc>
        <w:tc>
          <w:tcPr>
            <w:tcW w:w="1164" w:type="pct"/>
            <w:vAlign w:val="center"/>
          </w:tcPr>
          <w:p w14:paraId="37CC836B">
            <w:pPr>
              <w:ind w:firstLine="400" w:firstLineChars="200"/>
              <w:rPr>
                <w:rFonts w:ascii="宋体" w:hAnsi="宋体"/>
                <w:sz w:val="20"/>
                <w:szCs w:val="21"/>
                <w:highlight w:val="none"/>
              </w:rPr>
            </w:pPr>
          </w:p>
        </w:tc>
        <w:tc>
          <w:tcPr>
            <w:tcW w:w="498" w:type="pct"/>
            <w:vAlign w:val="center"/>
          </w:tcPr>
          <w:p w14:paraId="5549A5F8">
            <w:pPr>
              <w:ind w:firstLine="400" w:firstLineChars="200"/>
              <w:rPr>
                <w:rFonts w:ascii="宋体" w:hAnsi="宋体"/>
                <w:sz w:val="20"/>
                <w:szCs w:val="21"/>
                <w:highlight w:val="none"/>
              </w:rPr>
            </w:pPr>
          </w:p>
        </w:tc>
        <w:tc>
          <w:tcPr>
            <w:tcW w:w="582" w:type="pct"/>
            <w:vAlign w:val="center"/>
          </w:tcPr>
          <w:p w14:paraId="292434B1">
            <w:pPr>
              <w:ind w:firstLine="400" w:firstLineChars="200"/>
              <w:rPr>
                <w:rFonts w:ascii="宋体" w:hAnsi="宋体"/>
                <w:sz w:val="20"/>
                <w:szCs w:val="21"/>
                <w:highlight w:val="none"/>
              </w:rPr>
            </w:pPr>
          </w:p>
          <w:p w14:paraId="66080C1C">
            <w:pPr>
              <w:rPr>
                <w:highlight w:val="none"/>
              </w:rPr>
            </w:pPr>
          </w:p>
        </w:tc>
        <w:tc>
          <w:tcPr>
            <w:tcW w:w="1280" w:type="pct"/>
            <w:vAlign w:val="center"/>
          </w:tcPr>
          <w:p w14:paraId="6EEDD6CF">
            <w:pPr>
              <w:ind w:firstLine="400" w:firstLineChars="200"/>
              <w:rPr>
                <w:rFonts w:ascii="宋体" w:hAnsi="宋体"/>
                <w:sz w:val="20"/>
                <w:szCs w:val="21"/>
                <w:highlight w:val="none"/>
              </w:rPr>
            </w:pPr>
          </w:p>
        </w:tc>
      </w:tr>
    </w:tbl>
    <w:p w14:paraId="64746D01">
      <w:pPr>
        <w:rPr>
          <w:b/>
          <w:bCs/>
          <w:color w:val="FF0000"/>
          <w:highlight w:val="none"/>
        </w:rPr>
      </w:pPr>
      <w:r>
        <w:rPr>
          <w:rFonts w:hint="eastAsia"/>
          <w:b/>
          <w:bCs/>
          <w:color w:val="FF0000"/>
          <w:highlight w:val="none"/>
        </w:rPr>
        <w:t>（特别提示：投标人须按本招标文件评标信息中这一评审因素要求，提供详细证明资料）</w:t>
      </w:r>
    </w:p>
    <w:p w14:paraId="16B93093">
      <w:pPr>
        <w:ind w:firstLine="0" w:firstLineChars="0"/>
        <w:rPr>
          <w:rFonts w:hint="eastAsia"/>
          <w:b/>
          <w:color w:val="FF0000"/>
          <w:sz w:val="24"/>
          <w:highlight w:val="none"/>
        </w:rPr>
      </w:pPr>
    </w:p>
    <w:p w14:paraId="02F4E2CF">
      <w:pPr>
        <w:pStyle w:val="18"/>
        <w:rPr>
          <w:rFonts w:hint="eastAsia"/>
          <w:highlight w:val="none"/>
        </w:rPr>
      </w:pPr>
    </w:p>
    <w:p w14:paraId="7E29E2FD">
      <w:pPr>
        <w:ind w:firstLine="723" w:firstLineChars="300"/>
        <w:rPr>
          <w:rFonts w:hint="eastAsia"/>
          <w:b/>
          <w:color w:val="FF0000"/>
          <w:sz w:val="24"/>
          <w:highlight w:val="none"/>
        </w:rPr>
      </w:pPr>
      <w:r>
        <w:rPr>
          <w:rFonts w:hint="eastAsia"/>
          <w:b/>
          <w:color w:val="FF0000"/>
          <w:sz w:val="24"/>
          <w:highlight w:val="none"/>
        </w:rPr>
        <w:t>（信息公开部分的内容到此为止！以下为信息不公开部分。）</w:t>
      </w:r>
    </w:p>
    <w:bookmarkEnd w:id="68"/>
    <w:p w14:paraId="41501F46">
      <w:pPr>
        <w:rPr>
          <w:highlight w:val="none"/>
        </w:rPr>
      </w:pPr>
      <w:r>
        <w:rPr>
          <w:highlight w:val="none"/>
        </w:rPr>
        <w:br w:type="page"/>
      </w:r>
    </w:p>
    <w:p w14:paraId="6F9846DF">
      <w:pPr>
        <w:outlineLvl w:val="1"/>
        <w:rPr>
          <w:rFonts w:ascii="宋体" w:hAnsi="宋体"/>
          <w:b/>
          <w:color w:val="FF0000"/>
          <w:sz w:val="28"/>
          <w:szCs w:val="28"/>
          <w:highlight w:val="none"/>
        </w:rPr>
      </w:pPr>
      <w:bookmarkStart w:id="71" w:name="_Hlk72260530"/>
      <w:r>
        <w:rPr>
          <w:rFonts w:hint="eastAsia" w:ascii="宋体" w:hAnsi="宋体"/>
          <w:b/>
          <w:color w:val="FF0000"/>
          <w:sz w:val="28"/>
          <w:szCs w:val="28"/>
          <w:highlight w:val="none"/>
        </w:rPr>
        <w:t>投标文件附件（信息不公开部分）</w:t>
      </w:r>
    </w:p>
    <w:p w14:paraId="32050E35">
      <w:pPr>
        <w:pStyle w:val="4"/>
        <w:jc w:val="center"/>
        <w:rPr>
          <w:rFonts w:ascii="黑体" w:eastAsia="黑体"/>
          <w:b w:val="0"/>
          <w:sz w:val="24"/>
          <w:highlight w:val="none"/>
        </w:rPr>
      </w:pPr>
      <w:r>
        <w:rPr>
          <w:rFonts w:hint="eastAsia" w:ascii="黑体" w:eastAsia="黑体"/>
          <w:b w:val="0"/>
          <w:sz w:val="24"/>
          <w:highlight w:val="none"/>
        </w:rPr>
        <w:t>一、</w:t>
      </w:r>
      <w:bookmarkStart w:id="72" w:name="_Hlk72092499"/>
      <w:r>
        <w:rPr>
          <w:rFonts w:hint="eastAsia" w:ascii="黑体" w:eastAsia="黑体"/>
          <w:b w:val="0"/>
          <w:sz w:val="24"/>
          <w:highlight w:val="none"/>
        </w:rPr>
        <w:t>法定代表人（负责人）证明书</w:t>
      </w:r>
      <w:bookmarkEnd w:id="72"/>
    </w:p>
    <w:p w14:paraId="5896E331">
      <w:pPr>
        <w:rPr>
          <w:sz w:val="24"/>
          <w:highlight w:val="none"/>
        </w:rPr>
      </w:pPr>
    </w:p>
    <w:p w14:paraId="24E252F5">
      <w:pPr>
        <w:spacing w:line="360" w:lineRule="auto"/>
        <w:ind w:firstLine="420" w:firstLineChars="200"/>
        <w:rPr>
          <w:rFonts w:hint="default" w:eastAsia="宋体"/>
          <w:szCs w:val="21"/>
          <w:highlight w:val="none"/>
          <w:lang w:val="en-US" w:eastAsia="zh-CN"/>
        </w:rPr>
      </w:pP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none"/>
          <w:lang w:eastAsia="zh-CN"/>
        </w:rPr>
        <w:t>（</w:t>
      </w:r>
      <w:r>
        <w:rPr>
          <w:rFonts w:hint="eastAsia"/>
          <w:szCs w:val="21"/>
          <w:highlight w:val="none"/>
          <w:u w:val="none"/>
          <w:lang w:val="en-US" w:eastAsia="zh-CN"/>
        </w:rPr>
        <w:t>姓名</w:t>
      </w:r>
      <w:r>
        <w:rPr>
          <w:rFonts w:hint="eastAsia"/>
          <w:szCs w:val="21"/>
          <w:highlight w:val="none"/>
          <w:u w:val="none"/>
          <w:lang w:eastAsia="zh-CN"/>
        </w:rPr>
        <w:t>）</w:t>
      </w:r>
      <w:r>
        <w:rPr>
          <w:rFonts w:hint="eastAsia"/>
          <w:szCs w:val="21"/>
          <w:highlight w:val="none"/>
        </w:rPr>
        <w:t>，现任我单位</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szCs w:val="21"/>
          <w:highlight w:val="none"/>
        </w:rPr>
        <w:t>职务，为法定代表人（负责人），</w:t>
      </w:r>
      <w:r>
        <w:rPr>
          <w:rFonts w:hint="eastAsia"/>
          <w:szCs w:val="21"/>
          <w:highlight w:val="none"/>
          <w:lang w:val="en-US" w:eastAsia="zh-CN"/>
        </w:rPr>
        <w:t>身份证件</w:t>
      </w:r>
      <w:r>
        <w:rPr>
          <w:rFonts w:hint="eastAsia"/>
          <w:szCs w:val="21"/>
          <w:highlight w:val="none"/>
        </w:rPr>
        <w:t>号</w:t>
      </w:r>
      <w:r>
        <w:rPr>
          <w:rFonts w:hint="eastAsia"/>
          <w:szCs w:val="21"/>
          <w:highlight w:val="none"/>
          <w:lang w:val="en-US" w:eastAsia="zh-CN"/>
        </w:rPr>
        <w:t>为</w:t>
      </w:r>
      <w:r>
        <w:rPr>
          <w:rFonts w:hint="eastAsia"/>
          <w:szCs w:val="21"/>
          <w:highlight w:val="none"/>
        </w:rPr>
        <w:t>：</w:t>
      </w:r>
      <w:r>
        <w:rPr>
          <w:rFonts w:hint="eastAsia"/>
          <w:szCs w:val="21"/>
          <w:highlight w:val="none"/>
          <w:u w:val="single"/>
        </w:rPr>
        <w:t xml:space="preserve">                                     </w:t>
      </w:r>
      <w:r>
        <w:rPr>
          <w:rFonts w:hint="eastAsia"/>
          <w:szCs w:val="21"/>
          <w:highlight w:val="none"/>
          <w:u w:val="none"/>
          <w:lang w:eastAsia="zh-CN"/>
        </w:rPr>
        <w:t>，</w:t>
      </w:r>
      <w:r>
        <w:rPr>
          <w:rFonts w:hint="eastAsia"/>
          <w:szCs w:val="21"/>
          <w:highlight w:val="none"/>
        </w:rPr>
        <w:t>联系电话：</w:t>
      </w:r>
      <w:r>
        <w:rPr>
          <w:rFonts w:hint="eastAsia"/>
          <w:szCs w:val="21"/>
          <w:highlight w:val="none"/>
          <w:u w:val="single"/>
          <w:lang w:val="en-US" w:eastAsia="zh-CN"/>
        </w:rPr>
        <w:t xml:space="preserve">                </w:t>
      </w:r>
      <w:r>
        <w:rPr>
          <w:rFonts w:hint="eastAsia"/>
          <w:szCs w:val="21"/>
          <w:highlight w:val="none"/>
          <w:lang w:val="en-US" w:eastAsia="zh-CN"/>
        </w:rPr>
        <w:t>。</w:t>
      </w:r>
    </w:p>
    <w:p w14:paraId="2C6E293E">
      <w:pPr>
        <w:spacing w:line="360" w:lineRule="auto"/>
        <w:ind w:firstLine="420" w:firstLineChars="200"/>
        <w:rPr>
          <w:szCs w:val="21"/>
          <w:highlight w:val="none"/>
        </w:rPr>
      </w:pPr>
      <w:r>
        <w:rPr>
          <w:rFonts w:hint="eastAsia"/>
          <w:szCs w:val="21"/>
          <w:highlight w:val="none"/>
        </w:rPr>
        <w:t>特此证明。</w:t>
      </w:r>
    </w:p>
    <w:p w14:paraId="605F83A0">
      <w:pPr>
        <w:spacing w:line="360" w:lineRule="auto"/>
        <w:ind w:firstLine="420" w:firstLineChars="200"/>
        <w:rPr>
          <w:rFonts w:hint="eastAsia"/>
          <w:szCs w:val="21"/>
          <w:highlight w:val="none"/>
        </w:rPr>
      </w:pPr>
      <w:r>
        <w:rPr>
          <w:rFonts w:hint="eastAsia"/>
          <w:szCs w:val="21"/>
          <w:highlight w:val="none"/>
        </w:rPr>
        <w:t>说明：1、法定代表人为投标人（企业事业单位、国家机关、社会团体）的主要行政负责人。</w:t>
      </w:r>
    </w:p>
    <w:p w14:paraId="2AD5F29C">
      <w:pPr>
        <w:numPr>
          <w:ilvl w:val="0"/>
          <w:numId w:val="11"/>
        </w:numPr>
        <w:spacing w:line="360" w:lineRule="auto"/>
        <w:ind w:firstLine="420" w:firstLineChars="200"/>
        <w:rPr>
          <w:rFonts w:hint="eastAsia"/>
          <w:color w:val="auto"/>
          <w:szCs w:val="21"/>
          <w:highlight w:val="none"/>
          <w:lang w:val="en-US" w:eastAsia="zh-CN"/>
        </w:rPr>
      </w:pPr>
      <w:r>
        <w:rPr>
          <w:rFonts w:hint="eastAsia"/>
          <w:color w:val="auto"/>
          <w:szCs w:val="21"/>
          <w:highlight w:val="none"/>
          <w:lang w:eastAsia="zh-Hans"/>
        </w:rPr>
        <w:t>本证明书要供法定代表人（负责人）</w:t>
      </w:r>
      <w:r>
        <w:rPr>
          <w:rFonts w:hint="eastAsia"/>
          <w:color w:val="auto"/>
          <w:szCs w:val="21"/>
          <w:highlight w:val="none"/>
          <w:lang w:val="en-US" w:eastAsia="zh-CN"/>
        </w:rPr>
        <w:t>相关身份证明文件：身份证扫描件（正反两面）；港澳台居民可提供来往通行证扫描件；非中国国籍管辖范围人员，可提供公安部门认可的身份证明材料扫描件。</w:t>
      </w:r>
    </w:p>
    <w:p w14:paraId="39731211">
      <w:pPr>
        <w:numPr>
          <w:ilvl w:val="0"/>
          <w:numId w:val="11"/>
        </w:numPr>
        <w:spacing w:line="360" w:lineRule="auto"/>
        <w:ind w:firstLine="420" w:firstLineChars="200"/>
        <w:rPr>
          <w:szCs w:val="21"/>
          <w:highlight w:val="none"/>
        </w:rPr>
      </w:pPr>
      <w:r>
        <w:rPr>
          <w:rFonts w:hint="eastAsia"/>
          <w:color w:val="auto"/>
          <w:szCs w:val="21"/>
          <w:highlight w:val="none"/>
          <w:lang w:eastAsia="zh-Hans"/>
        </w:rPr>
        <w:t>本项目投标授权代表为法定代表人（负责人）的，无需提供</w:t>
      </w:r>
      <w:r>
        <w:rPr>
          <w:rFonts w:hint="eastAsia"/>
          <w:color w:val="auto"/>
          <w:szCs w:val="21"/>
          <w:highlight w:val="none"/>
        </w:rPr>
        <w:t>《投标文件签署授权委托书》</w:t>
      </w:r>
      <w:r>
        <w:rPr>
          <w:rFonts w:hint="eastAsia"/>
          <w:color w:val="auto"/>
          <w:szCs w:val="21"/>
          <w:highlight w:val="none"/>
          <w:lang w:eastAsia="zh-Hans"/>
        </w:rPr>
        <w:t>。</w:t>
      </w:r>
    </w:p>
    <w:p w14:paraId="4226BF4F">
      <w:pPr>
        <w:numPr>
          <w:ilvl w:val="0"/>
          <w:numId w:val="11"/>
        </w:numPr>
        <w:spacing w:line="360" w:lineRule="auto"/>
        <w:ind w:firstLine="420" w:firstLineChars="200"/>
        <w:rPr>
          <w:szCs w:val="21"/>
          <w:highlight w:val="none"/>
        </w:rPr>
      </w:pPr>
      <w:r>
        <w:rPr>
          <w:rFonts w:hint="eastAsia"/>
          <w:szCs w:val="21"/>
          <w:highlight w:val="none"/>
        </w:rPr>
        <w:t>内容必须填写真实、清楚，涂改无效，不得转让、买卖。</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302CC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5B0CC630">
            <w:pPr>
              <w:jc w:val="center"/>
              <w:rPr>
                <w:rFonts w:hint="eastAsia"/>
                <w:highlight w:val="none"/>
                <w:lang w:val="en-US" w:eastAsia="zh-CN"/>
              </w:rPr>
            </w:pPr>
            <w:r>
              <w:rPr>
                <w:rFonts w:hint="eastAsia"/>
                <w:highlight w:val="none"/>
                <w:lang w:val="en-US" w:eastAsia="zh-CN"/>
              </w:rPr>
              <w:t>证件扫描件正面</w:t>
            </w:r>
          </w:p>
          <w:p w14:paraId="461D91AE">
            <w:pPr>
              <w:pStyle w:val="18"/>
              <w:jc w:val="center"/>
              <w:rPr>
                <w:rFonts w:hint="eastAsia"/>
                <w:highlight w:val="none"/>
                <w:lang w:val="en-US" w:eastAsia="zh-CN"/>
              </w:rPr>
            </w:pPr>
          </w:p>
          <w:p w14:paraId="504B58B4">
            <w:pPr>
              <w:pStyle w:val="19"/>
              <w:jc w:val="center"/>
              <w:rPr>
                <w:rFonts w:hint="default"/>
                <w:highlight w:val="none"/>
                <w:lang w:val="en-US" w:eastAsia="zh-CN"/>
              </w:rPr>
            </w:pPr>
          </w:p>
        </w:tc>
        <w:tc>
          <w:tcPr>
            <w:tcW w:w="4265" w:type="dxa"/>
            <w:vAlign w:val="top"/>
          </w:tcPr>
          <w:p w14:paraId="3735FD76">
            <w:pPr>
              <w:jc w:val="center"/>
              <w:rPr>
                <w:rFonts w:hint="eastAsia"/>
                <w:highlight w:val="none"/>
                <w:lang w:val="en-US" w:eastAsia="zh-CN"/>
              </w:rPr>
            </w:pPr>
            <w:r>
              <w:rPr>
                <w:rFonts w:hint="eastAsia"/>
                <w:highlight w:val="none"/>
                <w:lang w:val="en-US" w:eastAsia="zh-CN"/>
              </w:rPr>
              <w:t>证件扫描件反面</w:t>
            </w:r>
          </w:p>
          <w:p w14:paraId="709CDDCB">
            <w:pPr>
              <w:pStyle w:val="18"/>
              <w:jc w:val="center"/>
              <w:rPr>
                <w:rFonts w:hint="eastAsia"/>
                <w:highlight w:val="none"/>
                <w:lang w:val="en-US" w:eastAsia="zh-CN"/>
              </w:rPr>
            </w:pPr>
          </w:p>
          <w:p w14:paraId="138E13F5">
            <w:pPr>
              <w:pStyle w:val="19"/>
              <w:jc w:val="center"/>
              <w:rPr>
                <w:rFonts w:hint="eastAsia"/>
                <w:sz w:val="24"/>
                <w:highlight w:val="none"/>
                <w:vertAlign w:val="baseline"/>
                <w:lang w:val="en-US" w:eastAsia="zh-CN"/>
              </w:rPr>
            </w:pPr>
          </w:p>
        </w:tc>
      </w:tr>
    </w:tbl>
    <w:p w14:paraId="03A49948">
      <w:pPr>
        <w:rPr>
          <w:sz w:val="24"/>
          <w:highlight w:val="none"/>
        </w:rPr>
      </w:pPr>
    </w:p>
    <w:p w14:paraId="5EEF3174">
      <w:pPr>
        <w:pStyle w:val="4"/>
        <w:spacing w:before="120" w:after="120"/>
        <w:jc w:val="center"/>
        <w:rPr>
          <w:rFonts w:ascii="黑体" w:eastAsia="黑体"/>
          <w:b w:val="0"/>
          <w:sz w:val="24"/>
          <w:highlight w:val="none"/>
        </w:rPr>
      </w:pPr>
      <w:r>
        <w:rPr>
          <w:rFonts w:hint="eastAsia" w:ascii="黑体" w:eastAsia="黑体"/>
          <w:b w:val="0"/>
          <w:sz w:val="24"/>
          <w:highlight w:val="none"/>
        </w:rPr>
        <w:t>二、投标文件签署授权委托书</w:t>
      </w:r>
    </w:p>
    <w:p w14:paraId="0F16E8BD">
      <w:pPr>
        <w:spacing w:line="360" w:lineRule="auto"/>
        <w:ind w:firstLine="420" w:firstLineChars="200"/>
        <w:rPr>
          <w:rFonts w:hint="eastAsia"/>
          <w:szCs w:val="21"/>
          <w:highlight w:val="none"/>
        </w:rPr>
      </w:pPr>
      <w:r>
        <w:rPr>
          <w:rFonts w:hint="eastAsia"/>
          <w:szCs w:val="21"/>
          <w:highlight w:val="none"/>
        </w:rPr>
        <w:t>本授权委托书声明：我</w:t>
      </w:r>
      <w:r>
        <w:rPr>
          <w:rFonts w:hint="eastAsia"/>
          <w:szCs w:val="21"/>
          <w:highlight w:val="none"/>
          <w:u w:val="single"/>
        </w:rPr>
        <w:t xml:space="preserve">           </w:t>
      </w:r>
      <w:r>
        <w:rPr>
          <w:rFonts w:hint="eastAsia"/>
          <w:szCs w:val="21"/>
          <w:highlight w:val="none"/>
        </w:rPr>
        <w:t>（姓名）系</w:t>
      </w:r>
      <w:r>
        <w:rPr>
          <w:rFonts w:hint="eastAsia"/>
          <w:szCs w:val="21"/>
          <w:highlight w:val="none"/>
          <w:u w:val="single"/>
        </w:rPr>
        <w:t xml:space="preserve">             </w:t>
      </w:r>
      <w:r>
        <w:rPr>
          <w:rFonts w:hint="eastAsia"/>
          <w:szCs w:val="21"/>
          <w:highlight w:val="none"/>
        </w:rPr>
        <w:t>（投标人名称）的法定代表人（负责人），现授权委托</w:t>
      </w:r>
      <w:r>
        <w:rPr>
          <w:rFonts w:hint="eastAsia"/>
          <w:szCs w:val="21"/>
          <w:highlight w:val="none"/>
          <w:u w:val="single"/>
        </w:rPr>
        <w:t xml:space="preserve">            </w:t>
      </w:r>
      <w:r>
        <w:rPr>
          <w:rFonts w:hint="eastAsia"/>
          <w:szCs w:val="21"/>
          <w:highlight w:val="none"/>
        </w:rPr>
        <w:t>（姓名）为我单位签署本项目已递交的投标文件的法定代表人（负责人）的授权委托代理人，代理人全权代表我所签署的本项目已递交的投标文件内容我均承认。</w:t>
      </w:r>
    </w:p>
    <w:p w14:paraId="7EB2D6BF">
      <w:pPr>
        <w:spacing w:line="360" w:lineRule="auto"/>
        <w:ind w:firstLine="420" w:firstLineChars="200"/>
        <w:rPr>
          <w:rFonts w:hint="eastAsia"/>
          <w:szCs w:val="21"/>
          <w:highlight w:val="none"/>
        </w:rPr>
      </w:pPr>
      <w:r>
        <w:rPr>
          <w:rFonts w:hint="eastAsia"/>
          <w:szCs w:val="21"/>
          <w:highlight w:val="none"/>
        </w:rPr>
        <w:t>代理人无转委托权，特此委托。</w:t>
      </w:r>
    </w:p>
    <w:p w14:paraId="464316BE">
      <w:pPr>
        <w:spacing w:line="360" w:lineRule="auto"/>
        <w:ind w:firstLine="420" w:firstLineChars="200"/>
        <w:rPr>
          <w:rFonts w:hint="eastAsia"/>
          <w:szCs w:val="21"/>
          <w:highlight w:val="none"/>
        </w:rPr>
      </w:pPr>
    </w:p>
    <w:p w14:paraId="6EE91039">
      <w:pPr>
        <w:spacing w:line="360" w:lineRule="auto"/>
        <w:ind w:firstLine="420" w:firstLineChars="200"/>
        <w:rPr>
          <w:rFonts w:hint="eastAsia"/>
          <w:szCs w:val="21"/>
          <w:highlight w:val="none"/>
          <w:u w:val="none"/>
          <w:lang w:eastAsia="zh-CN"/>
        </w:rPr>
      </w:pPr>
      <w:r>
        <w:rPr>
          <w:rFonts w:hint="eastAsia"/>
          <w:szCs w:val="21"/>
          <w:highlight w:val="none"/>
        </w:rPr>
        <w:t>代理人</w:t>
      </w:r>
      <w:r>
        <w:rPr>
          <w:rFonts w:hint="eastAsia"/>
          <w:szCs w:val="21"/>
          <w:highlight w:val="none"/>
          <w:lang w:eastAsia="zh-CN"/>
        </w:rPr>
        <w:t>：</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szCs w:val="21"/>
          <w:highlight w:val="none"/>
          <w:u w:val="none"/>
          <w:lang w:eastAsia="zh-CN"/>
        </w:rPr>
        <w:t>；</w:t>
      </w:r>
    </w:p>
    <w:p w14:paraId="159ED8B4">
      <w:pPr>
        <w:spacing w:line="360" w:lineRule="auto"/>
        <w:ind w:firstLine="420" w:firstLineChars="200"/>
        <w:rPr>
          <w:rFonts w:hint="eastAsia"/>
          <w:szCs w:val="21"/>
          <w:highlight w:val="none"/>
          <w:u w:val="none"/>
          <w:lang w:eastAsia="zh-CN"/>
        </w:rPr>
      </w:pPr>
      <w:r>
        <w:rPr>
          <w:rFonts w:hint="eastAsia"/>
          <w:szCs w:val="21"/>
          <w:highlight w:val="none"/>
        </w:rPr>
        <w:t>身份</w:t>
      </w:r>
      <w:r>
        <w:rPr>
          <w:rFonts w:hint="eastAsia"/>
          <w:szCs w:val="21"/>
          <w:highlight w:val="none"/>
          <w:lang w:val="en-US" w:eastAsia="zh-CN"/>
        </w:rPr>
        <w:t>证件号</w:t>
      </w:r>
      <w:r>
        <w:rPr>
          <w:rFonts w:hint="eastAsia"/>
          <w:szCs w:val="21"/>
          <w:highlight w:val="none"/>
        </w:rPr>
        <w:t>：</w:t>
      </w:r>
      <w:r>
        <w:rPr>
          <w:rFonts w:hint="eastAsia"/>
          <w:szCs w:val="21"/>
          <w:highlight w:val="none"/>
          <w:u w:val="single"/>
        </w:rPr>
        <w:t xml:space="preserve">                        </w:t>
      </w:r>
      <w:r>
        <w:rPr>
          <w:rFonts w:hint="eastAsia"/>
          <w:szCs w:val="21"/>
          <w:highlight w:val="none"/>
          <w:u w:val="none"/>
          <w:lang w:eastAsia="zh-CN"/>
        </w:rPr>
        <w:t>，</w:t>
      </w:r>
      <w:r>
        <w:rPr>
          <w:rFonts w:hint="eastAsia"/>
          <w:szCs w:val="21"/>
          <w:highlight w:val="none"/>
        </w:rPr>
        <w:t>职务：</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szCs w:val="21"/>
          <w:highlight w:val="none"/>
          <w:u w:val="none"/>
          <w:lang w:eastAsia="zh-CN"/>
        </w:rPr>
        <w:t>；</w:t>
      </w:r>
    </w:p>
    <w:p w14:paraId="341D3BF9">
      <w:pPr>
        <w:spacing w:line="360" w:lineRule="auto"/>
        <w:ind w:firstLine="420" w:firstLineChars="200"/>
        <w:rPr>
          <w:rFonts w:hint="default"/>
          <w:szCs w:val="21"/>
          <w:highlight w:val="none"/>
          <w:u w:val="none"/>
          <w:lang w:val="en-US" w:eastAsia="zh-CN"/>
        </w:rPr>
      </w:pPr>
      <w:r>
        <w:rPr>
          <w:rFonts w:hint="eastAsia"/>
          <w:szCs w:val="21"/>
          <w:highlight w:val="none"/>
        </w:rPr>
        <w:t>联系电话：</w:t>
      </w:r>
      <w:r>
        <w:rPr>
          <w:rFonts w:hint="eastAsia"/>
          <w:szCs w:val="21"/>
          <w:highlight w:val="none"/>
          <w:u w:val="single"/>
        </w:rPr>
        <w:t xml:space="preserve">            </w:t>
      </w:r>
      <w:r>
        <w:rPr>
          <w:rFonts w:hint="eastAsia"/>
          <w:szCs w:val="21"/>
          <w:highlight w:val="none"/>
          <w:lang w:eastAsia="zh-CN"/>
        </w:rPr>
        <w:t>，</w:t>
      </w:r>
      <w:r>
        <w:rPr>
          <w:rFonts w:hint="eastAsia"/>
          <w:szCs w:val="21"/>
          <w:highlight w:val="none"/>
        </w:rPr>
        <w:t>手机：</w:t>
      </w:r>
      <w:r>
        <w:rPr>
          <w:rFonts w:hint="eastAsia"/>
          <w:szCs w:val="21"/>
          <w:highlight w:val="none"/>
          <w:u w:val="single"/>
        </w:rPr>
        <w:t xml:space="preserve">                   </w:t>
      </w:r>
      <w:r>
        <w:rPr>
          <w:rFonts w:hint="eastAsia"/>
          <w:szCs w:val="21"/>
          <w:highlight w:val="none"/>
          <w:u w:val="none"/>
          <w:lang w:eastAsia="zh-CN"/>
        </w:rPr>
        <w:t>，</w:t>
      </w:r>
      <w:r>
        <w:rPr>
          <w:rFonts w:hint="eastAsia"/>
          <w:szCs w:val="21"/>
          <w:highlight w:val="none"/>
          <w:u w:val="none"/>
          <w:lang w:val="en-US" w:eastAsia="zh-CN"/>
        </w:rPr>
        <w:t>电子邮箱：</w:t>
      </w:r>
      <w:r>
        <w:rPr>
          <w:rFonts w:hint="eastAsia"/>
          <w:szCs w:val="21"/>
          <w:highlight w:val="none"/>
          <w:u w:val="single"/>
        </w:rPr>
        <w:t xml:space="preserve">            </w:t>
      </w:r>
      <w:r>
        <w:rPr>
          <w:rFonts w:hint="eastAsia"/>
          <w:szCs w:val="21"/>
          <w:highlight w:val="none"/>
          <w:u w:val="single"/>
          <w:lang w:val="en-US" w:eastAsia="zh-CN"/>
        </w:rPr>
        <w:t xml:space="preserve">     </w:t>
      </w:r>
      <w:r>
        <w:rPr>
          <w:rFonts w:hint="eastAsia"/>
          <w:szCs w:val="21"/>
          <w:highlight w:val="none"/>
          <w:u w:val="single"/>
        </w:rPr>
        <w:t xml:space="preserve">       </w:t>
      </w:r>
      <w:r>
        <w:rPr>
          <w:rFonts w:hint="eastAsia" w:eastAsia="宋体"/>
          <w:szCs w:val="21"/>
          <w:highlight w:val="none"/>
          <w:u w:val="none"/>
          <w:lang w:eastAsia="zh-CN"/>
        </w:rPr>
        <w:t>；</w:t>
      </w:r>
    </w:p>
    <w:p w14:paraId="6E279E24">
      <w:pPr>
        <w:spacing w:line="360" w:lineRule="auto"/>
        <w:ind w:firstLine="420" w:firstLineChars="200"/>
        <w:rPr>
          <w:rFonts w:hint="eastAsia" w:eastAsia="宋体"/>
          <w:szCs w:val="21"/>
          <w:highlight w:val="none"/>
          <w:lang w:eastAsia="zh-CN"/>
        </w:rPr>
      </w:pPr>
      <w:r>
        <w:rPr>
          <w:rFonts w:hint="eastAsia"/>
          <w:szCs w:val="21"/>
          <w:highlight w:val="none"/>
        </w:rPr>
        <w:t>授权委托日期：</w:t>
      </w:r>
      <w:r>
        <w:rPr>
          <w:rFonts w:hint="eastAsia"/>
          <w:szCs w:val="21"/>
          <w:highlight w:val="none"/>
          <w:u w:val="single"/>
        </w:rPr>
        <w:t xml:space="preserve">         </w:t>
      </w:r>
      <w:r>
        <w:rPr>
          <w:rFonts w:hint="eastAsia"/>
          <w:szCs w:val="21"/>
          <w:highlight w:val="none"/>
        </w:rPr>
        <w:t>年</w:t>
      </w:r>
      <w:r>
        <w:rPr>
          <w:rFonts w:hint="eastAsia"/>
          <w:szCs w:val="21"/>
          <w:highlight w:val="none"/>
          <w:u w:val="single"/>
        </w:rPr>
        <w:t xml:space="preserve">     </w:t>
      </w:r>
      <w:r>
        <w:rPr>
          <w:rFonts w:hint="eastAsia"/>
          <w:szCs w:val="21"/>
          <w:highlight w:val="none"/>
        </w:rPr>
        <w:t xml:space="preserve">月 </w:t>
      </w:r>
      <w:r>
        <w:rPr>
          <w:rFonts w:hint="eastAsia"/>
          <w:szCs w:val="21"/>
          <w:highlight w:val="none"/>
          <w:u w:val="single"/>
        </w:rPr>
        <w:t xml:space="preserve">      </w:t>
      </w:r>
      <w:r>
        <w:rPr>
          <w:rFonts w:hint="eastAsia"/>
          <w:szCs w:val="21"/>
          <w:highlight w:val="none"/>
        </w:rPr>
        <w:t>日</w:t>
      </w:r>
      <w:r>
        <w:rPr>
          <w:rFonts w:hint="eastAsia"/>
          <w:szCs w:val="21"/>
          <w:highlight w:val="none"/>
          <w:lang w:eastAsia="zh-CN"/>
        </w:rPr>
        <w:t>。</w:t>
      </w:r>
    </w:p>
    <w:p w14:paraId="695192BE">
      <w:pPr>
        <w:spacing w:line="360" w:lineRule="auto"/>
        <w:ind w:firstLine="422" w:firstLineChars="200"/>
        <w:rPr>
          <w:b/>
          <w:color w:val="FF0000"/>
          <w:szCs w:val="21"/>
          <w:highlight w:val="none"/>
        </w:rPr>
      </w:pPr>
      <w:r>
        <w:rPr>
          <w:rFonts w:hint="eastAsia"/>
          <w:b/>
          <w:color w:val="FF0000"/>
          <w:szCs w:val="21"/>
          <w:highlight w:val="none"/>
        </w:rPr>
        <w:t>附：请提供代理人身份证扫描件（正反两面）；港澳台居民可提供来往通行证扫描件；非中国国籍管辖范围人员，可提供公安部门认可的身份证明材料扫描件。</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48308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6601DB3C">
            <w:pPr>
              <w:jc w:val="center"/>
              <w:rPr>
                <w:rFonts w:hint="eastAsia"/>
                <w:highlight w:val="none"/>
                <w:lang w:val="en-US" w:eastAsia="zh-CN"/>
              </w:rPr>
            </w:pPr>
            <w:r>
              <w:rPr>
                <w:rFonts w:hint="eastAsia" w:ascii="Times New Roman" w:eastAsia="宋体"/>
                <w:highlight w:val="none"/>
                <w:lang w:val="en-US" w:eastAsia="zh-CN"/>
              </w:rPr>
              <w:t>证件扫描件正面</w:t>
            </w:r>
          </w:p>
          <w:p w14:paraId="35DDF34E">
            <w:pPr>
              <w:pStyle w:val="18"/>
              <w:jc w:val="center"/>
              <w:rPr>
                <w:rFonts w:hint="eastAsia"/>
                <w:highlight w:val="none"/>
                <w:lang w:val="en-US" w:eastAsia="zh-CN"/>
              </w:rPr>
            </w:pPr>
          </w:p>
          <w:p w14:paraId="78D59527">
            <w:pPr>
              <w:pStyle w:val="19"/>
              <w:jc w:val="center"/>
              <w:rPr>
                <w:rFonts w:hint="default"/>
                <w:highlight w:val="none"/>
                <w:lang w:val="en-US" w:eastAsia="zh-CN"/>
              </w:rPr>
            </w:pPr>
          </w:p>
        </w:tc>
        <w:tc>
          <w:tcPr>
            <w:tcW w:w="4265" w:type="dxa"/>
            <w:vAlign w:val="top"/>
          </w:tcPr>
          <w:p w14:paraId="43DD3644">
            <w:pPr>
              <w:jc w:val="center"/>
              <w:rPr>
                <w:rFonts w:hint="eastAsia"/>
                <w:highlight w:val="none"/>
                <w:lang w:val="en-US" w:eastAsia="zh-CN"/>
              </w:rPr>
            </w:pPr>
            <w:r>
              <w:rPr>
                <w:rFonts w:hint="eastAsia" w:ascii="Times New Roman" w:eastAsia="宋体"/>
                <w:highlight w:val="none"/>
                <w:lang w:val="en-US" w:eastAsia="zh-CN"/>
              </w:rPr>
              <w:t>证件扫描件反面</w:t>
            </w:r>
          </w:p>
          <w:p w14:paraId="7ABF5402">
            <w:pPr>
              <w:pStyle w:val="18"/>
              <w:jc w:val="center"/>
              <w:rPr>
                <w:rFonts w:hint="eastAsia"/>
                <w:highlight w:val="none"/>
                <w:lang w:val="en-US" w:eastAsia="zh-CN"/>
              </w:rPr>
            </w:pPr>
          </w:p>
          <w:p w14:paraId="6997EBB6">
            <w:pPr>
              <w:pStyle w:val="19"/>
              <w:jc w:val="center"/>
              <w:rPr>
                <w:rFonts w:hint="eastAsia"/>
                <w:sz w:val="24"/>
                <w:highlight w:val="none"/>
                <w:vertAlign w:val="baseline"/>
                <w:lang w:val="en-US" w:eastAsia="zh-CN"/>
              </w:rPr>
            </w:pPr>
          </w:p>
        </w:tc>
      </w:tr>
    </w:tbl>
    <w:p w14:paraId="494A7B06">
      <w:pPr>
        <w:pStyle w:val="4"/>
        <w:jc w:val="center"/>
        <w:rPr>
          <w:rFonts w:ascii="黑体" w:eastAsia="黑体"/>
          <w:b w:val="0"/>
          <w:kern w:val="0"/>
          <w:sz w:val="24"/>
          <w:szCs w:val="24"/>
          <w:highlight w:val="none"/>
        </w:rPr>
      </w:pPr>
      <w:r>
        <w:rPr>
          <w:rFonts w:hint="eastAsia" w:ascii="黑体" w:eastAsia="黑体"/>
          <w:b w:val="0"/>
          <w:kern w:val="0"/>
          <w:sz w:val="24"/>
          <w:szCs w:val="24"/>
          <w:highlight w:val="none"/>
        </w:rPr>
        <w:t>三、</w:t>
      </w:r>
      <w:bookmarkStart w:id="73" w:name="_Hlk72092634"/>
      <w:r>
        <w:rPr>
          <w:rFonts w:hint="eastAsia" w:ascii="黑体" w:eastAsia="黑体"/>
          <w:b w:val="0"/>
          <w:kern w:val="0"/>
          <w:sz w:val="24"/>
          <w:szCs w:val="24"/>
          <w:highlight w:val="none"/>
        </w:rPr>
        <w:t>实质性条款响应情况表</w:t>
      </w:r>
      <w:bookmarkEnd w:id="73"/>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915"/>
        <w:gridCol w:w="1337"/>
        <w:gridCol w:w="1842"/>
        <w:gridCol w:w="1418"/>
      </w:tblGrid>
      <w:tr w14:paraId="0AF31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1" w:hRule="atLeast"/>
        </w:trPr>
        <w:tc>
          <w:tcPr>
            <w:tcW w:w="705" w:type="dxa"/>
            <w:vAlign w:val="center"/>
          </w:tcPr>
          <w:p w14:paraId="4C38250F">
            <w:pPr>
              <w:adjustRightInd w:val="0"/>
              <w:snapToGrid w:val="0"/>
              <w:spacing w:line="360" w:lineRule="auto"/>
              <w:jc w:val="center"/>
              <w:rPr>
                <w:rFonts w:ascii="宋体" w:hAnsi="宋体"/>
                <w:kern w:val="0"/>
                <w:szCs w:val="21"/>
                <w:highlight w:val="none"/>
              </w:rPr>
            </w:pPr>
            <w:bookmarkStart w:id="74" w:name="_Hlk72092651"/>
            <w:r>
              <w:rPr>
                <w:rFonts w:hint="eastAsia" w:ascii="宋体" w:hAnsi="宋体"/>
                <w:kern w:val="0"/>
                <w:szCs w:val="21"/>
                <w:highlight w:val="none"/>
              </w:rPr>
              <w:t>序号</w:t>
            </w:r>
          </w:p>
        </w:tc>
        <w:tc>
          <w:tcPr>
            <w:tcW w:w="2915" w:type="dxa"/>
            <w:vAlign w:val="center"/>
          </w:tcPr>
          <w:p w14:paraId="18CFFF72">
            <w:pPr>
              <w:adjustRightInd w:val="0"/>
              <w:snapToGrid w:val="0"/>
              <w:spacing w:line="360" w:lineRule="auto"/>
              <w:jc w:val="center"/>
              <w:rPr>
                <w:rFonts w:ascii="宋体" w:hAnsi="宋体"/>
                <w:kern w:val="0"/>
                <w:szCs w:val="21"/>
                <w:highlight w:val="none"/>
              </w:rPr>
            </w:pPr>
            <w:r>
              <w:rPr>
                <w:rFonts w:hint="eastAsia" w:ascii="宋体" w:hAnsi="宋体"/>
                <w:kern w:val="0"/>
                <w:szCs w:val="21"/>
                <w:highlight w:val="none"/>
              </w:rPr>
              <w:t>实质性条款具体内容</w:t>
            </w:r>
          </w:p>
        </w:tc>
        <w:tc>
          <w:tcPr>
            <w:tcW w:w="1337" w:type="dxa"/>
            <w:vAlign w:val="center"/>
          </w:tcPr>
          <w:p w14:paraId="7E5E6539">
            <w:pPr>
              <w:adjustRightInd w:val="0"/>
              <w:snapToGrid w:val="0"/>
              <w:spacing w:line="360" w:lineRule="auto"/>
              <w:jc w:val="center"/>
              <w:rPr>
                <w:rFonts w:ascii="宋体" w:hAnsi="宋体"/>
                <w:kern w:val="0"/>
                <w:szCs w:val="21"/>
                <w:highlight w:val="none"/>
              </w:rPr>
            </w:pPr>
            <w:r>
              <w:rPr>
                <w:rFonts w:hint="eastAsia"/>
                <w:highlight w:val="none"/>
              </w:rPr>
              <w:t>投标响应</w:t>
            </w:r>
          </w:p>
        </w:tc>
        <w:tc>
          <w:tcPr>
            <w:tcW w:w="1842" w:type="dxa"/>
            <w:vAlign w:val="center"/>
          </w:tcPr>
          <w:p w14:paraId="20B9F5CD">
            <w:pPr>
              <w:adjustRightInd w:val="0"/>
              <w:snapToGrid w:val="0"/>
              <w:spacing w:line="360" w:lineRule="auto"/>
              <w:jc w:val="center"/>
              <w:rPr>
                <w:rFonts w:ascii="宋体" w:hAnsi="宋体"/>
                <w:kern w:val="0"/>
                <w:szCs w:val="21"/>
                <w:highlight w:val="none"/>
              </w:rPr>
            </w:pPr>
            <w:r>
              <w:rPr>
                <w:rFonts w:hint="eastAsia"/>
                <w:highlight w:val="none"/>
              </w:rPr>
              <w:t>偏离情况</w:t>
            </w:r>
          </w:p>
        </w:tc>
        <w:tc>
          <w:tcPr>
            <w:tcW w:w="1418" w:type="dxa"/>
            <w:vAlign w:val="center"/>
          </w:tcPr>
          <w:p w14:paraId="00BF6FF6">
            <w:pPr>
              <w:adjustRightInd w:val="0"/>
              <w:snapToGrid w:val="0"/>
              <w:spacing w:line="360" w:lineRule="auto"/>
              <w:jc w:val="center"/>
              <w:rPr>
                <w:rFonts w:ascii="宋体" w:hAnsi="宋体"/>
                <w:kern w:val="0"/>
                <w:szCs w:val="21"/>
                <w:highlight w:val="none"/>
              </w:rPr>
            </w:pPr>
            <w:r>
              <w:rPr>
                <w:rFonts w:hint="eastAsia"/>
                <w:highlight w:val="none"/>
              </w:rPr>
              <w:t>说明</w:t>
            </w:r>
          </w:p>
        </w:tc>
      </w:tr>
      <w:bookmarkEnd w:id="74"/>
      <w:tr w14:paraId="4149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2AF0453B">
            <w:pPr>
              <w:adjustRightInd w:val="0"/>
              <w:snapToGrid w:val="0"/>
              <w:spacing w:line="360" w:lineRule="auto"/>
              <w:rPr>
                <w:rFonts w:ascii="宋体" w:hAnsi="宋体"/>
                <w:kern w:val="0"/>
                <w:szCs w:val="21"/>
                <w:highlight w:val="none"/>
              </w:rPr>
            </w:pPr>
            <w:r>
              <w:rPr>
                <w:rFonts w:hint="eastAsia" w:ascii="宋体" w:hAnsi="宋体"/>
                <w:kern w:val="0"/>
                <w:szCs w:val="21"/>
                <w:highlight w:val="none"/>
              </w:rPr>
              <w:t>1</w:t>
            </w:r>
          </w:p>
        </w:tc>
        <w:tc>
          <w:tcPr>
            <w:tcW w:w="2915" w:type="dxa"/>
            <w:vAlign w:val="center"/>
          </w:tcPr>
          <w:p w14:paraId="59B68B64">
            <w:pPr>
              <w:adjustRightInd w:val="0"/>
              <w:snapToGrid w:val="0"/>
              <w:spacing w:line="360" w:lineRule="auto"/>
              <w:jc w:val="center"/>
              <w:rPr>
                <w:rFonts w:hAnsi="宋体"/>
                <w:kern w:val="0"/>
                <w:szCs w:val="21"/>
                <w:highlight w:val="none"/>
              </w:rPr>
            </w:pPr>
            <w:r>
              <w:rPr>
                <w:rFonts w:hint="eastAsia" w:hAnsi="宋体"/>
                <w:kern w:val="0"/>
                <w:szCs w:val="21"/>
                <w:highlight w:val="none"/>
              </w:rPr>
              <w:t>满足本项目标★的条款要求</w:t>
            </w:r>
          </w:p>
        </w:tc>
        <w:tc>
          <w:tcPr>
            <w:tcW w:w="1337" w:type="dxa"/>
          </w:tcPr>
          <w:p w14:paraId="1057D342">
            <w:pPr>
              <w:adjustRightInd w:val="0"/>
              <w:snapToGrid w:val="0"/>
              <w:spacing w:line="360" w:lineRule="auto"/>
              <w:rPr>
                <w:rFonts w:ascii="宋体" w:hAnsi="宋体"/>
                <w:kern w:val="0"/>
                <w:szCs w:val="21"/>
                <w:highlight w:val="none"/>
              </w:rPr>
            </w:pPr>
          </w:p>
        </w:tc>
        <w:tc>
          <w:tcPr>
            <w:tcW w:w="1842" w:type="dxa"/>
          </w:tcPr>
          <w:p w14:paraId="3731930C">
            <w:pPr>
              <w:adjustRightInd w:val="0"/>
              <w:snapToGrid w:val="0"/>
              <w:spacing w:line="360" w:lineRule="auto"/>
              <w:rPr>
                <w:rFonts w:ascii="宋体" w:hAnsi="宋体"/>
                <w:kern w:val="0"/>
                <w:szCs w:val="21"/>
                <w:highlight w:val="none"/>
              </w:rPr>
            </w:pPr>
          </w:p>
        </w:tc>
        <w:tc>
          <w:tcPr>
            <w:tcW w:w="1418" w:type="dxa"/>
          </w:tcPr>
          <w:p w14:paraId="465B0F98">
            <w:pPr>
              <w:adjustRightInd w:val="0"/>
              <w:snapToGrid w:val="0"/>
              <w:spacing w:line="360" w:lineRule="auto"/>
              <w:rPr>
                <w:rFonts w:ascii="宋体" w:hAnsi="宋体"/>
                <w:kern w:val="0"/>
                <w:szCs w:val="21"/>
                <w:highlight w:val="none"/>
              </w:rPr>
            </w:pPr>
          </w:p>
        </w:tc>
      </w:tr>
      <w:tr w14:paraId="6BF2F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vAlign w:val="center"/>
          </w:tcPr>
          <w:p w14:paraId="3E054382">
            <w:pPr>
              <w:adjustRightInd w:val="0"/>
              <w:snapToGrid w:val="0"/>
              <w:spacing w:line="360" w:lineRule="auto"/>
              <w:jc w:val="center"/>
              <w:rPr>
                <w:rFonts w:hint="eastAsia" w:ascii="宋体" w:hAnsi="宋体"/>
                <w:kern w:val="0"/>
                <w:szCs w:val="21"/>
                <w:highlight w:val="none"/>
              </w:rPr>
            </w:pPr>
            <w:r>
              <w:rPr>
                <w:rFonts w:hint="eastAsia" w:ascii="宋体" w:hAnsi="宋体"/>
                <w:kern w:val="0"/>
                <w:szCs w:val="21"/>
                <w:highlight w:val="none"/>
                <w:lang w:val="en-US" w:eastAsia="zh-CN"/>
              </w:rPr>
              <w:t>2</w:t>
            </w:r>
          </w:p>
        </w:tc>
        <w:tc>
          <w:tcPr>
            <w:tcW w:w="2915" w:type="dxa"/>
            <w:vAlign w:val="center"/>
          </w:tcPr>
          <w:p w14:paraId="1DD53293">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ins w:id="77" w:author="王秀子" w:date="2024-10-17T11:56:27Z"/>
                <w:rFonts w:hint="eastAsia" w:ascii="宋体" w:hAnsi="宋体"/>
                <w:b/>
                <w:bCs/>
                <w:color w:val="FF0000"/>
                <w:kern w:val="0"/>
                <w:szCs w:val="21"/>
                <w:highlight w:val="none"/>
              </w:rPr>
            </w:pPr>
            <w:ins w:id="78" w:author="王秀子" w:date="2024-10-17T11:56:27Z">
              <w:r>
                <w:rPr>
                  <w:rFonts w:hint="eastAsia" w:ascii="宋体" w:hAnsi="宋体"/>
                  <w:b/>
                  <w:bCs/>
                  <w:color w:val="FF0000"/>
                  <w:kern w:val="0"/>
                  <w:szCs w:val="21"/>
                  <w:highlight w:val="none"/>
                </w:rPr>
                <w:t>投标时提供法定代表人、主要经营负责人、项目投标授权代表人、项目负责人、主要技术人员近三个月（含开标当月）中的任意一个月的社会保险证明。其中项目负责人和主要技术人员的社会保险须由投标人缴纳。</w:t>
              </w:r>
            </w:ins>
          </w:p>
          <w:p w14:paraId="179C5D7D">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rPr>
                <w:rFonts w:hint="eastAsia" w:hAnsi="宋体"/>
                <w:kern w:val="0"/>
                <w:szCs w:val="21"/>
                <w:highlight w:val="none"/>
              </w:rPr>
            </w:pPr>
            <w:ins w:id="79" w:author="王秀子" w:date="2024-10-17T11:56:27Z">
              <w:r>
                <w:rPr>
                  <w:rFonts w:hint="eastAsia" w:ascii="宋体" w:hAnsi="宋体"/>
                  <w:b/>
                  <w:bCs/>
                  <w:color w:val="FF0000"/>
                  <w:kern w:val="0"/>
                  <w:szCs w:val="21"/>
                  <w:highlight w:val="none"/>
                </w:rPr>
                <w:t>投标人为新成立企业且成立时间不足一个月可提供加盖投标人公章的情况说明或者证明材料亦视为符合。若为退休人员，提供退休证明。如依法不需要缴纳社会保险的，应提供相应文件证明。若因为社保部门原因无法提供的，需提供劳动合同及社保部门官方通知证明（或官网公告截图）。如本项目未安排项目负责人、主要技术人员的，无需提供项目负责人、主要技术人员的社保。</w:t>
              </w:r>
            </w:ins>
          </w:p>
        </w:tc>
        <w:tc>
          <w:tcPr>
            <w:tcW w:w="1337" w:type="dxa"/>
          </w:tcPr>
          <w:p w14:paraId="0C5A1FEA">
            <w:pPr>
              <w:adjustRightInd w:val="0"/>
              <w:snapToGrid w:val="0"/>
              <w:spacing w:line="360" w:lineRule="auto"/>
              <w:rPr>
                <w:rFonts w:ascii="宋体" w:hAnsi="宋体"/>
                <w:kern w:val="0"/>
                <w:szCs w:val="21"/>
                <w:highlight w:val="none"/>
              </w:rPr>
            </w:pPr>
          </w:p>
        </w:tc>
        <w:tc>
          <w:tcPr>
            <w:tcW w:w="1842" w:type="dxa"/>
          </w:tcPr>
          <w:p w14:paraId="07907DFF">
            <w:pPr>
              <w:adjustRightInd w:val="0"/>
              <w:snapToGrid w:val="0"/>
              <w:spacing w:line="360" w:lineRule="auto"/>
              <w:rPr>
                <w:rFonts w:ascii="宋体" w:hAnsi="宋体"/>
                <w:kern w:val="0"/>
                <w:szCs w:val="21"/>
                <w:highlight w:val="none"/>
              </w:rPr>
            </w:pPr>
          </w:p>
        </w:tc>
        <w:tc>
          <w:tcPr>
            <w:tcW w:w="1418" w:type="dxa"/>
          </w:tcPr>
          <w:p w14:paraId="456C9B20">
            <w:pPr>
              <w:adjustRightInd w:val="0"/>
              <w:snapToGrid w:val="0"/>
              <w:spacing w:line="360" w:lineRule="auto"/>
              <w:rPr>
                <w:rFonts w:ascii="宋体" w:hAnsi="宋体"/>
                <w:kern w:val="0"/>
                <w:szCs w:val="21"/>
                <w:highlight w:val="none"/>
              </w:rPr>
            </w:pPr>
          </w:p>
        </w:tc>
      </w:tr>
    </w:tbl>
    <w:p w14:paraId="79A7192B">
      <w:pPr>
        <w:ind w:firstLine="482" w:firstLineChars="200"/>
        <w:rPr>
          <w:b/>
          <w:sz w:val="24"/>
          <w:szCs w:val="22"/>
          <w:highlight w:val="none"/>
        </w:rPr>
      </w:pPr>
      <w:r>
        <w:rPr>
          <w:rFonts w:hint="eastAsia"/>
          <w:b/>
          <w:sz w:val="24"/>
          <w:szCs w:val="22"/>
          <w:highlight w:val="none"/>
        </w:rPr>
        <w:t>注：1.上表所列各项均为不可负偏离条款。</w:t>
      </w:r>
    </w:p>
    <w:p w14:paraId="4F0F87CC">
      <w:pPr>
        <w:ind w:firstLine="482" w:firstLineChars="200"/>
        <w:rPr>
          <w:b/>
          <w:sz w:val="24"/>
          <w:szCs w:val="22"/>
          <w:highlight w:val="none"/>
        </w:rPr>
      </w:pPr>
      <w:r>
        <w:rPr>
          <w:rFonts w:hint="eastAsia"/>
          <w:b/>
          <w:sz w:val="24"/>
          <w:szCs w:val="22"/>
          <w:highlight w:val="none"/>
        </w:rPr>
        <w:t>2.“投标响应”一栏应当详细填写投标人自身响应情况，而不能不合理照搬照抄招实质性条款具体内容。</w:t>
      </w:r>
    </w:p>
    <w:p w14:paraId="00CDB0D2">
      <w:pPr>
        <w:ind w:firstLine="482" w:firstLineChars="200"/>
        <w:rPr>
          <w:b/>
          <w:sz w:val="24"/>
          <w:szCs w:val="22"/>
          <w:highlight w:val="none"/>
        </w:rPr>
      </w:pPr>
      <w:r>
        <w:rPr>
          <w:rFonts w:hint="eastAsia"/>
          <w:b/>
          <w:sz w:val="24"/>
          <w:szCs w:val="22"/>
          <w:highlight w:val="none"/>
        </w:rPr>
        <w:t>3</w:t>
      </w:r>
      <w:r>
        <w:rPr>
          <w:b/>
          <w:sz w:val="24"/>
          <w:szCs w:val="22"/>
          <w:highlight w:val="none"/>
        </w:rPr>
        <w:t>.</w:t>
      </w:r>
      <w:r>
        <w:rPr>
          <w:rFonts w:hint="eastAsia"/>
          <w:b/>
          <w:sz w:val="24"/>
          <w:szCs w:val="22"/>
          <w:highlight w:val="none"/>
        </w:rPr>
        <w:t>“偏离情况”一栏应填写“正偏离”、“负偏离”或“无偏离”，</w:t>
      </w:r>
      <w:r>
        <w:rPr>
          <w:rFonts w:hint="eastAsia"/>
          <w:b/>
          <w:sz w:val="24"/>
          <w:highlight w:val="none"/>
        </w:rPr>
        <w:t>“正偏离”表示“投标响应优于实质性条款具体内容要求”，“负偏离”表示“投标响应不满足实质性条款具体内容要求”，“无偏离”表示“投标响应与实质性条款具体内容要求一致”。</w:t>
      </w:r>
    </w:p>
    <w:p w14:paraId="65EB736F">
      <w:pPr>
        <w:ind w:firstLine="482" w:firstLineChars="200"/>
        <w:rPr>
          <w:b/>
          <w:sz w:val="24"/>
          <w:highlight w:val="none"/>
        </w:rPr>
      </w:pPr>
      <w:r>
        <w:rPr>
          <w:b/>
          <w:sz w:val="24"/>
          <w:highlight w:val="none"/>
        </w:rPr>
        <w:t>4.</w:t>
      </w:r>
      <w:r>
        <w:rPr>
          <w:rFonts w:hint="eastAsia"/>
          <w:b/>
          <w:sz w:val="24"/>
          <w:highlight w:val="none"/>
        </w:rPr>
        <w:t>评审委员会有权对投标响应情况作出判断（作出评审结论）。</w:t>
      </w:r>
    </w:p>
    <w:p w14:paraId="412CC203">
      <w:pPr>
        <w:ind w:firstLine="482" w:firstLineChars="200"/>
        <w:rPr>
          <w:b/>
          <w:sz w:val="24"/>
          <w:szCs w:val="22"/>
          <w:highlight w:val="none"/>
        </w:rPr>
      </w:pPr>
      <w:r>
        <w:rPr>
          <w:b/>
          <w:sz w:val="24"/>
          <w:szCs w:val="22"/>
          <w:highlight w:val="none"/>
        </w:rPr>
        <w:t>5</w:t>
      </w:r>
      <w:r>
        <w:rPr>
          <w:rFonts w:hint="eastAsia"/>
          <w:b/>
          <w:sz w:val="24"/>
          <w:szCs w:val="22"/>
          <w:highlight w:val="none"/>
        </w:rPr>
        <w:t>.实质性响应条款“投标响应情况”与投标文件其它内容冲突的，以实质性响应条款“投标响应情况”为准。</w:t>
      </w:r>
      <w:bookmarkEnd w:id="71"/>
    </w:p>
    <w:p w14:paraId="662B927C">
      <w:pPr>
        <w:ind w:firstLine="482" w:firstLineChars="200"/>
        <w:rPr>
          <w:b/>
          <w:sz w:val="24"/>
          <w:szCs w:val="22"/>
          <w:highlight w:val="none"/>
        </w:rPr>
      </w:pPr>
      <w:r>
        <w:rPr>
          <w:rFonts w:hint="eastAsia"/>
          <w:b/>
          <w:sz w:val="24"/>
          <w:szCs w:val="22"/>
          <w:highlight w:val="none"/>
        </w:rPr>
        <w:t>6.要求提供证明资料，在“说明”一栏中列明证明资料的位置,以便评审；未要求提供证明材料的，投标人可以不提供。</w:t>
      </w:r>
    </w:p>
    <w:p w14:paraId="713790D7">
      <w:pPr>
        <w:rPr>
          <w:highlight w:val="none"/>
        </w:rPr>
      </w:pPr>
    </w:p>
    <w:p w14:paraId="7AB07BC5">
      <w:pPr>
        <w:pStyle w:val="4"/>
        <w:jc w:val="center"/>
        <w:rPr>
          <w:sz w:val="24"/>
          <w:highlight w:val="none"/>
        </w:rPr>
      </w:pPr>
      <w:r>
        <w:rPr>
          <w:rFonts w:hint="eastAsia" w:ascii="黑体" w:eastAsia="黑体"/>
          <w:b w:val="0"/>
          <w:sz w:val="24"/>
          <w:szCs w:val="24"/>
          <w:highlight w:val="none"/>
        </w:rPr>
        <w:t>四、技术要求偏离表</w:t>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5446"/>
        <w:gridCol w:w="972"/>
        <w:gridCol w:w="710"/>
        <w:gridCol w:w="390"/>
      </w:tblGrid>
      <w:tr w14:paraId="16991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14:paraId="15BBB162">
            <w:pPr>
              <w:jc w:val="center"/>
              <w:rPr>
                <w:color w:val="000000" w:themeColor="text1"/>
                <w:szCs w:val="21"/>
                <w:highlight w:val="none"/>
                <w14:textFill>
                  <w14:solidFill>
                    <w14:schemeClr w14:val="tx1"/>
                  </w14:solidFill>
                </w14:textFill>
              </w:rPr>
            </w:pPr>
            <w:r>
              <w:rPr>
                <w:rFonts w:hint="eastAsia"/>
                <w:sz w:val="24"/>
                <w:highlight w:val="none"/>
              </w:rPr>
              <w:t>序号</w:t>
            </w:r>
          </w:p>
        </w:tc>
        <w:tc>
          <w:tcPr>
            <w:tcW w:w="772" w:type="dxa"/>
            <w:vAlign w:val="center"/>
          </w:tcPr>
          <w:p w14:paraId="3254BF8E">
            <w:pPr>
              <w:jc w:val="center"/>
              <w:rPr>
                <w:color w:val="000000" w:themeColor="text1"/>
                <w:szCs w:val="21"/>
                <w:highlight w:val="none"/>
                <w14:textFill>
                  <w14:solidFill>
                    <w14:schemeClr w14:val="tx1"/>
                  </w14:solidFill>
                </w14:textFill>
              </w:rPr>
            </w:pPr>
            <w:r>
              <w:rPr>
                <w:rFonts w:hint="eastAsia"/>
                <w:sz w:val="24"/>
                <w:highlight w:val="none"/>
              </w:rPr>
              <w:t>货物名称</w:t>
            </w:r>
          </w:p>
        </w:tc>
        <w:tc>
          <w:tcPr>
            <w:tcW w:w="5446" w:type="dxa"/>
            <w:vAlign w:val="center"/>
          </w:tcPr>
          <w:p w14:paraId="7DB36632">
            <w:pPr>
              <w:jc w:val="center"/>
              <w:rPr>
                <w:color w:val="000000" w:themeColor="text1"/>
                <w:szCs w:val="21"/>
                <w:highlight w:val="none"/>
                <w14:textFill>
                  <w14:solidFill>
                    <w14:schemeClr w14:val="tx1"/>
                  </w14:solidFill>
                </w14:textFill>
              </w:rPr>
            </w:pPr>
            <w:r>
              <w:rPr>
                <w:rFonts w:hint="eastAsia"/>
                <w:sz w:val="24"/>
                <w:highlight w:val="none"/>
              </w:rPr>
              <w:t>招标技术要求</w:t>
            </w:r>
          </w:p>
        </w:tc>
        <w:tc>
          <w:tcPr>
            <w:tcW w:w="972" w:type="dxa"/>
            <w:vAlign w:val="center"/>
          </w:tcPr>
          <w:p w14:paraId="4D56E43C">
            <w:pPr>
              <w:jc w:val="center"/>
              <w:rPr>
                <w:color w:val="000000" w:themeColor="text1"/>
                <w:szCs w:val="21"/>
                <w:highlight w:val="none"/>
                <w14:textFill>
                  <w14:solidFill>
                    <w14:schemeClr w14:val="tx1"/>
                  </w14:solidFill>
                </w14:textFill>
              </w:rPr>
            </w:pPr>
            <w:r>
              <w:rPr>
                <w:rFonts w:hint="eastAsia"/>
                <w:sz w:val="24"/>
                <w:highlight w:val="none"/>
              </w:rPr>
              <w:t>投标技术响应</w:t>
            </w:r>
          </w:p>
        </w:tc>
        <w:tc>
          <w:tcPr>
            <w:tcW w:w="710" w:type="dxa"/>
            <w:vAlign w:val="center"/>
          </w:tcPr>
          <w:p w14:paraId="0006D051">
            <w:pPr>
              <w:jc w:val="center"/>
              <w:rPr>
                <w:color w:val="000000" w:themeColor="text1"/>
                <w:szCs w:val="21"/>
                <w:highlight w:val="none"/>
                <w14:textFill>
                  <w14:solidFill>
                    <w14:schemeClr w14:val="tx1"/>
                  </w14:solidFill>
                </w14:textFill>
              </w:rPr>
            </w:pPr>
            <w:r>
              <w:rPr>
                <w:rFonts w:hint="eastAsia"/>
                <w:sz w:val="24"/>
                <w:highlight w:val="none"/>
              </w:rPr>
              <w:t>偏离情况</w:t>
            </w:r>
          </w:p>
        </w:tc>
        <w:tc>
          <w:tcPr>
            <w:tcW w:w="390" w:type="dxa"/>
            <w:vAlign w:val="center"/>
          </w:tcPr>
          <w:p w14:paraId="20FC2211">
            <w:pPr>
              <w:jc w:val="center"/>
              <w:rPr>
                <w:color w:val="000000" w:themeColor="text1"/>
                <w:szCs w:val="21"/>
                <w:highlight w:val="none"/>
                <w14:textFill>
                  <w14:solidFill>
                    <w14:schemeClr w14:val="tx1"/>
                  </w14:solidFill>
                </w14:textFill>
              </w:rPr>
            </w:pPr>
            <w:r>
              <w:rPr>
                <w:rFonts w:hint="eastAsia"/>
                <w:sz w:val="24"/>
                <w:highlight w:val="none"/>
              </w:rPr>
              <w:t>说明</w:t>
            </w:r>
          </w:p>
        </w:tc>
      </w:tr>
      <w:tr w14:paraId="22303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14:paraId="3F0B9F6D">
            <w:pPr>
              <w:jc w:val="center"/>
              <w:rPr>
                <w:color w:val="000000" w:themeColor="text1"/>
                <w:szCs w:val="21"/>
                <w:highlight w:val="none"/>
                <w14:textFill>
                  <w14:solidFill>
                    <w14:schemeClr w14:val="tx1"/>
                  </w14:solidFill>
                </w14:textFill>
              </w:rPr>
            </w:pPr>
            <w:r>
              <w:rPr>
                <w:color w:val="000000" w:themeColor="text1"/>
                <w:szCs w:val="21"/>
                <w:highlight w:val="none"/>
                <w14:textFill>
                  <w14:solidFill>
                    <w14:schemeClr w14:val="tx1"/>
                  </w14:solidFill>
                </w14:textFill>
              </w:rPr>
              <w:t>1</w:t>
            </w:r>
          </w:p>
        </w:tc>
        <w:tc>
          <w:tcPr>
            <w:tcW w:w="772" w:type="dxa"/>
            <w:vMerge w:val="restart"/>
            <w:vAlign w:val="center"/>
          </w:tcPr>
          <w:p w14:paraId="0C966CD9">
            <w:pPr>
              <w:jc w:val="center"/>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w:t>
            </w:r>
            <w:r>
              <w:rPr>
                <w:color w:val="000000" w:themeColor="text1"/>
                <w:szCs w:val="21"/>
                <w:highlight w:val="none"/>
                <w14:textFill>
                  <w14:solidFill>
                    <w14:schemeClr w14:val="tx1"/>
                  </w14:solidFill>
                </w14:textFill>
              </w:rPr>
              <w:t>**</w:t>
            </w:r>
            <w:r>
              <w:rPr>
                <w:rFonts w:hint="eastAsia"/>
                <w:color w:val="000000" w:themeColor="text1"/>
                <w:szCs w:val="21"/>
                <w:highlight w:val="none"/>
                <w14:textFill>
                  <w14:solidFill>
                    <w14:schemeClr w14:val="tx1"/>
                  </w14:solidFill>
                </w14:textFill>
              </w:rPr>
              <w:t>设备</w:t>
            </w:r>
          </w:p>
        </w:tc>
        <w:tc>
          <w:tcPr>
            <w:tcW w:w="5446" w:type="dxa"/>
          </w:tcPr>
          <w:p w14:paraId="23982721">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0C34B5F4">
            <w:pPr>
              <w:rPr>
                <w:color w:val="000000" w:themeColor="text1"/>
                <w:szCs w:val="21"/>
                <w:highlight w:val="none"/>
                <w14:textFill>
                  <w14:solidFill>
                    <w14:schemeClr w14:val="tx1"/>
                  </w14:solidFill>
                </w14:textFill>
              </w:rPr>
            </w:pPr>
          </w:p>
        </w:tc>
        <w:tc>
          <w:tcPr>
            <w:tcW w:w="710" w:type="dxa"/>
          </w:tcPr>
          <w:p w14:paraId="58F83F98">
            <w:pPr>
              <w:rPr>
                <w:color w:val="000000" w:themeColor="text1"/>
                <w:szCs w:val="21"/>
                <w:highlight w:val="none"/>
                <w14:textFill>
                  <w14:solidFill>
                    <w14:schemeClr w14:val="tx1"/>
                  </w14:solidFill>
                </w14:textFill>
              </w:rPr>
            </w:pPr>
          </w:p>
        </w:tc>
        <w:tc>
          <w:tcPr>
            <w:tcW w:w="390" w:type="dxa"/>
          </w:tcPr>
          <w:p w14:paraId="7833D7C5">
            <w:pPr>
              <w:rPr>
                <w:color w:val="000000" w:themeColor="text1"/>
                <w:szCs w:val="21"/>
                <w:highlight w:val="none"/>
                <w14:textFill>
                  <w14:solidFill>
                    <w14:schemeClr w14:val="tx1"/>
                  </w14:solidFill>
                </w14:textFill>
              </w:rPr>
            </w:pPr>
          </w:p>
        </w:tc>
      </w:tr>
      <w:tr w14:paraId="04E9F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447714E7">
            <w:pPr>
              <w:jc w:val="center"/>
              <w:rPr>
                <w:color w:val="000000" w:themeColor="text1"/>
                <w:szCs w:val="21"/>
                <w:highlight w:val="none"/>
                <w14:textFill>
                  <w14:solidFill>
                    <w14:schemeClr w14:val="tx1"/>
                  </w14:solidFill>
                </w14:textFill>
              </w:rPr>
            </w:pPr>
          </w:p>
        </w:tc>
        <w:tc>
          <w:tcPr>
            <w:tcW w:w="772" w:type="dxa"/>
            <w:vMerge w:val="continue"/>
            <w:vAlign w:val="center"/>
          </w:tcPr>
          <w:p w14:paraId="51DA3F73">
            <w:pPr>
              <w:jc w:val="center"/>
              <w:rPr>
                <w:color w:val="000000" w:themeColor="text1"/>
                <w:szCs w:val="21"/>
                <w:highlight w:val="none"/>
                <w14:textFill>
                  <w14:solidFill>
                    <w14:schemeClr w14:val="tx1"/>
                  </w14:solidFill>
                </w14:textFill>
              </w:rPr>
            </w:pPr>
          </w:p>
        </w:tc>
        <w:tc>
          <w:tcPr>
            <w:tcW w:w="5446" w:type="dxa"/>
          </w:tcPr>
          <w:p w14:paraId="1C222150">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12C71043">
            <w:pPr>
              <w:rPr>
                <w:color w:val="000000" w:themeColor="text1"/>
                <w:szCs w:val="21"/>
                <w:highlight w:val="none"/>
                <w14:textFill>
                  <w14:solidFill>
                    <w14:schemeClr w14:val="tx1"/>
                  </w14:solidFill>
                </w14:textFill>
              </w:rPr>
            </w:pPr>
          </w:p>
        </w:tc>
        <w:tc>
          <w:tcPr>
            <w:tcW w:w="710" w:type="dxa"/>
          </w:tcPr>
          <w:p w14:paraId="2455DA6E">
            <w:pPr>
              <w:rPr>
                <w:color w:val="000000" w:themeColor="text1"/>
                <w:szCs w:val="21"/>
                <w:highlight w:val="none"/>
                <w14:textFill>
                  <w14:solidFill>
                    <w14:schemeClr w14:val="tx1"/>
                  </w14:solidFill>
                </w14:textFill>
              </w:rPr>
            </w:pPr>
          </w:p>
        </w:tc>
        <w:tc>
          <w:tcPr>
            <w:tcW w:w="390" w:type="dxa"/>
          </w:tcPr>
          <w:p w14:paraId="3493ACC2">
            <w:pPr>
              <w:rPr>
                <w:color w:val="000000" w:themeColor="text1"/>
                <w:szCs w:val="21"/>
                <w:highlight w:val="none"/>
                <w14:textFill>
                  <w14:solidFill>
                    <w14:schemeClr w14:val="tx1"/>
                  </w14:solidFill>
                </w14:textFill>
              </w:rPr>
            </w:pPr>
          </w:p>
        </w:tc>
      </w:tr>
      <w:tr w14:paraId="73DC8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0BD1F40E">
            <w:pPr>
              <w:jc w:val="center"/>
              <w:rPr>
                <w:color w:val="000000" w:themeColor="text1"/>
                <w:szCs w:val="21"/>
                <w:highlight w:val="none"/>
                <w14:textFill>
                  <w14:solidFill>
                    <w14:schemeClr w14:val="tx1"/>
                  </w14:solidFill>
                </w14:textFill>
              </w:rPr>
            </w:pPr>
          </w:p>
        </w:tc>
        <w:tc>
          <w:tcPr>
            <w:tcW w:w="772" w:type="dxa"/>
            <w:vMerge w:val="continue"/>
            <w:vAlign w:val="center"/>
          </w:tcPr>
          <w:p w14:paraId="717AD21F">
            <w:pPr>
              <w:jc w:val="center"/>
              <w:rPr>
                <w:color w:val="000000" w:themeColor="text1"/>
                <w:szCs w:val="21"/>
                <w:highlight w:val="none"/>
                <w14:textFill>
                  <w14:solidFill>
                    <w14:schemeClr w14:val="tx1"/>
                  </w14:solidFill>
                </w14:textFill>
              </w:rPr>
            </w:pPr>
          </w:p>
        </w:tc>
        <w:tc>
          <w:tcPr>
            <w:tcW w:w="5446" w:type="dxa"/>
          </w:tcPr>
          <w:p w14:paraId="542FDD6D">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14F7C98E">
            <w:pPr>
              <w:rPr>
                <w:color w:val="000000" w:themeColor="text1"/>
                <w:szCs w:val="21"/>
                <w:highlight w:val="none"/>
                <w14:textFill>
                  <w14:solidFill>
                    <w14:schemeClr w14:val="tx1"/>
                  </w14:solidFill>
                </w14:textFill>
              </w:rPr>
            </w:pPr>
          </w:p>
        </w:tc>
        <w:tc>
          <w:tcPr>
            <w:tcW w:w="710" w:type="dxa"/>
          </w:tcPr>
          <w:p w14:paraId="321501A7">
            <w:pPr>
              <w:rPr>
                <w:color w:val="000000" w:themeColor="text1"/>
                <w:szCs w:val="21"/>
                <w:highlight w:val="none"/>
                <w14:textFill>
                  <w14:solidFill>
                    <w14:schemeClr w14:val="tx1"/>
                  </w14:solidFill>
                </w14:textFill>
              </w:rPr>
            </w:pPr>
          </w:p>
        </w:tc>
        <w:tc>
          <w:tcPr>
            <w:tcW w:w="390" w:type="dxa"/>
          </w:tcPr>
          <w:p w14:paraId="744D6A2F">
            <w:pPr>
              <w:rPr>
                <w:color w:val="000000" w:themeColor="text1"/>
                <w:szCs w:val="21"/>
                <w:highlight w:val="none"/>
                <w14:textFill>
                  <w14:solidFill>
                    <w14:schemeClr w14:val="tx1"/>
                  </w14:solidFill>
                </w14:textFill>
              </w:rPr>
            </w:pPr>
          </w:p>
        </w:tc>
      </w:tr>
      <w:tr w14:paraId="2453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23EEE90D">
            <w:pPr>
              <w:jc w:val="center"/>
              <w:rPr>
                <w:color w:val="000000" w:themeColor="text1"/>
                <w:szCs w:val="21"/>
                <w:highlight w:val="none"/>
                <w14:textFill>
                  <w14:solidFill>
                    <w14:schemeClr w14:val="tx1"/>
                  </w14:solidFill>
                </w14:textFill>
              </w:rPr>
            </w:pPr>
          </w:p>
        </w:tc>
        <w:tc>
          <w:tcPr>
            <w:tcW w:w="772" w:type="dxa"/>
            <w:vMerge w:val="continue"/>
            <w:vAlign w:val="center"/>
          </w:tcPr>
          <w:p w14:paraId="7CEE7106">
            <w:pPr>
              <w:jc w:val="center"/>
              <w:rPr>
                <w:color w:val="000000" w:themeColor="text1"/>
                <w:szCs w:val="21"/>
                <w:highlight w:val="none"/>
                <w14:textFill>
                  <w14:solidFill>
                    <w14:schemeClr w14:val="tx1"/>
                  </w14:solidFill>
                </w14:textFill>
              </w:rPr>
            </w:pPr>
          </w:p>
        </w:tc>
        <w:tc>
          <w:tcPr>
            <w:tcW w:w="5446" w:type="dxa"/>
          </w:tcPr>
          <w:p w14:paraId="38823692">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6E843A26">
            <w:pPr>
              <w:rPr>
                <w:color w:val="000000" w:themeColor="text1"/>
                <w:szCs w:val="21"/>
                <w:highlight w:val="none"/>
                <w14:textFill>
                  <w14:solidFill>
                    <w14:schemeClr w14:val="tx1"/>
                  </w14:solidFill>
                </w14:textFill>
              </w:rPr>
            </w:pPr>
          </w:p>
        </w:tc>
        <w:tc>
          <w:tcPr>
            <w:tcW w:w="710" w:type="dxa"/>
          </w:tcPr>
          <w:p w14:paraId="09C96EFC">
            <w:pPr>
              <w:rPr>
                <w:color w:val="000000" w:themeColor="text1"/>
                <w:szCs w:val="21"/>
                <w:highlight w:val="none"/>
                <w14:textFill>
                  <w14:solidFill>
                    <w14:schemeClr w14:val="tx1"/>
                  </w14:solidFill>
                </w14:textFill>
              </w:rPr>
            </w:pPr>
          </w:p>
        </w:tc>
        <w:tc>
          <w:tcPr>
            <w:tcW w:w="390" w:type="dxa"/>
          </w:tcPr>
          <w:p w14:paraId="1CDCB851">
            <w:pPr>
              <w:rPr>
                <w:color w:val="000000" w:themeColor="text1"/>
                <w:szCs w:val="21"/>
                <w:highlight w:val="none"/>
                <w14:textFill>
                  <w14:solidFill>
                    <w14:schemeClr w14:val="tx1"/>
                  </w14:solidFill>
                </w14:textFill>
              </w:rPr>
            </w:pPr>
          </w:p>
        </w:tc>
      </w:tr>
      <w:tr w14:paraId="3751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012639F8">
            <w:pPr>
              <w:jc w:val="center"/>
              <w:rPr>
                <w:color w:val="000000" w:themeColor="text1"/>
                <w:szCs w:val="21"/>
                <w:highlight w:val="none"/>
                <w14:textFill>
                  <w14:solidFill>
                    <w14:schemeClr w14:val="tx1"/>
                  </w14:solidFill>
                </w14:textFill>
              </w:rPr>
            </w:pPr>
          </w:p>
        </w:tc>
        <w:tc>
          <w:tcPr>
            <w:tcW w:w="772" w:type="dxa"/>
            <w:vMerge w:val="continue"/>
            <w:vAlign w:val="center"/>
          </w:tcPr>
          <w:p w14:paraId="75A5F393">
            <w:pPr>
              <w:jc w:val="center"/>
              <w:rPr>
                <w:color w:val="000000" w:themeColor="text1"/>
                <w:szCs w:val="21"/>
                <w:highlight w:val="none"/>
                <w14:textFill>
                  <w14:solidFill>
                    <w14:schemeClr w14:val="tx1"/>
                  </w14:solidFill>
                </w14:textFill>
              </w:rPr>
            </w:pPr>
          </w:p>
        </w:tc>
        <w:tc>
          <w:tcPr>
            <w:tcW w:w="5446" w:type="dxa"/>
          </w:tcPr>
          <w:p w14:paraId="1631BBF8">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51DE499D">
            <w:pPr>
              <w:rPr>
                <w:rStyle w:val="48"/>
                <w:b w:val="0"/>
                <w:bCs w:val="0"/>
                <w:color w:val="000000" w:themeColor="text1"/>
                <w:szCs w:val="21"/>
                <w:highlight w:val="none"/>
                <w14:textFill>
                  <w14:solidFill>
                    <w14:schemeClr w14:val="tx1"/>
                  </w14:solidFill>
                </w14:textFill>
              </w:rPr>
            </w:pPr>
          </w:p>
        </w:tc>
        <w:tc>
          <w:tcPr>
            <w:tcW w:w="710" w:type="dxa"/>
          </w:tcPr>
          <w:p w14:paraId="569C481F">
            <w:pPr>
              <w:rPr>
                <w:rStyle w:val="48"/>
                <w:b w:val="0"/>
                <w:bCs w:val="0"/>
                <w:color w:val="000000" w:themeColor="text1"/>
                <w:szCs w:val="21"/>
                <w:highlight w:val="none"/>
                <w14:textFill>
                  <w14:solidFill>
                    <w14:schemeClr w14:val="tx1"/>
                  </w14:solidFill>
                </w14:textFill>
              </w:rPr>
            </w:pPr>
          </w:p>
        </w:tc>
        <w:tc>
          <w:tcPr>
            <w:tcW w:w="390" w:type="dxa"/>
          </w:tcPr>
          <w:p w14:paraId="292EFB4E">
            <w:pPr>
              <w:rPr>
                <w:rStyle w:val="48"/>
                <w:b w:val="0"/>
                <w:bCs w:val="0"/>
                <w:color w:val="000000" w:themeColor="text1"/>
                <w:szCs w:val="21"/>
                <w:highlight w:val="none"/>
                <w14:textFill>
                  <w14:solidFill>
                    <w14:schemeClr w14:val="tx1"/>
                  </w14:solidFill>
                </w14:textFill>
              </w:rPr>
            </w:pPr>
          </w:p>
        </w:tc>
      </w:tr>
      <w:tr w14:paraId="207C3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6ED74CF8">
            <w:pPr>
              <w:jc w:val="center"/>
              <w:rPr>
                <w:color w:val="000000" w:themeColor="text1"/>
                <w:szCs w:val="21"/>
                <w:highlight w:val="none"/>
                <w14:textFill>
                  <w14:solidFill>
                    <w14:schemeClr w14:val="tx1"/>
                  </w14:solidFill>
                </w14:textFill>
              </w:rPr>
            </w:pPr>
          </w:p>
        </w:tc>
        <w:tc>
          <w:tcPr>
            <w:tcW w:w="772" w:type="dxa"/>
            <w:vMerge w:val="continue"/>
            <w:vAlign w:val="center"/>
          </w:tcPr>
          <w:p w14:paraId="191EE59C">
            <w:pPr>
              <w:jc w:val="center"/>
              <w:rPr>
                <w:color w:val="000000" w:themeColor="text1"/>
                <w:szCs w:val="21"/>
                <w:highlight w:val="none"/>
                <w14:textFill>
                  <w14:solidFill>
                    <w14:schemeClr w14:val="tx1"/>
                  </w14:solidFill>
                </w14:textFill>
              </w:rPr>
            </w:pPr>
          </w:p>
        </w:tc>
        <w:tc>
          <w:tcPr>
            <w:tcW w:w="5446" w:type="dxa"/>
          </w:tcPr>
          <w:p w14:paraId="6860FEC7">
            <w:pPr>
              <w:jc w:val="center"/>
              <w:rPr>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p>
        </w:tc>
        <w:tc>
          <w:tcPr>
            <w:tcW w:w="972" w:type="dxa"/>
          </w:tcPr>
          <w:p w14:paraId="14E40F7F">
            <w:pPr>
              <w:rPr>
                <w:color w:val="000000" w:themeColor="text1"/>
                <w:szCs w:val="21"/>
                <w:highlight w:val="none"/>
                <w14:textFill>
                  <w14:solidFill>
                    <w14:schemeClr w14:val="tx1"/>
                  </w14:solidFill>
                </w14:textFill>
              </w:rPr>
            </w:pPr>
          </w:p>
        </w:tc>
        <w:tc>
          <w:tcPr>
            <w:tcW w:w="710" w:type="dxa"/>
          </w:tcPr>
          <w:p w14:paraId="4F894E18">
            <w:pPr>
              <w:rPr>
                <w:color w:val="000000" w:themeColor="text1"/>
                <w:szCs w:val="21"/>
                <w:highlight w:val="none"/>
                <w14:textFill>
                  <w14:solidFill>
                    <w14:schemeClr w14:val="tx1"/>
                  </w14:solidFill>
                </w14:textFill>
              </w:rPr>
            </w:pPr>
          </w:p>
        </w:tc>
        <w:tc>
          <w:tcPr>
            <w:tcW w:w="390" w:type="dxa"/>
          </w:tcPr>
          <w:p w14:paraId="4F403988">
            <w:pPr>
              <w:rPr>
                <w:color w:val="000000" w:themeColor="text1"/>
                <w:szCs w:val="21"/>
                <w:highlight w:val="none"/>
                <w14:textFill>
                  <w14:solidFill>
                    <w14:schemeClr w14:val="tx1"/>
                  </w14:solidFill>
                </w14:textFill>
              </w:rPr>
            </w:pPr>
          </w:p>
        </w:tc>
      </w:tr>
      <w:tr w14:paraId="5D66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6112AF86">
            <w:pPr>
              <w:jc w:val="center"/>
              <w:rPr>
                <w:color w:val="000000" w:themeColor="text1"/>
                <w:szCs w:val="21"/>
                <w:highlight w:val="none"/>
                <w14:textFill>
                  <w14:solidFill>
                    <w14:schemeClr w14:val="tx1"/>
                  </w14:solidFill>
                </w14:textFill>
              </w:rPr>
            </w:pPr>
          </w:p>
        </w:tc>
        <w:tc>
          <w:tcPr>
            <w:tcW w:w="772" w:type="dxa"/>
            <w:vMerge w:val="continue"/>
            <w:vAlign w:val="center"/>
          </w:tcPr>
          <w:p w14:paraId="1E3C2BF0">
            <w:pPr>
              <w:jc w:val="center"/>
              <w:rPr>
                <w:color w:val="000000" w:themeColor="text1"/>
                <w:szCs w:val="21"/>
                <w:highlight w:val="none"/>
                <w14:textFill>
                  <w14:solidFill>
                    <w14:schemeClr w14:val="tx1"/>
                  </w14:solidFill>
                </w14:textFill>
              </w:rPr>
            </w:pPr>
          </w:p>
        </w:tc>
        <w:tc>
          <w:tcPr>
            <w:tcW w:w="5446" w:type="dxa"/>
          </w:tcPr>
          <w:p w14:paraId="2FFD8CF1">
            <w:pPr>
              <w:jc w:val="center"/>
              <w:rPr>
                <w:b/>
                <w:bCs/>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p>
        </w:tc>
        <w:tc>
          <w:tcPr>
            <w:tcW w:w="972" w:type="dxa"/>
          </w:tcPr>
          <w:p w14:paraId="7742B058">
            <w:pPr>
              <w:rPr>
                <w:b/>
                <w:bCs/>
                <w:color w:val="FF0000"/>
                <w:szCs w:val="21"/>
                <w:highlight w:val="none"/>
              </w:rPr>
            </w:pPr>
          </w:p>
        </w:tc>
        <w:tc>
          <w:tcPr>
            <w:tcW w:w="710" w:type="dxa"/>
          </w:tcPr>
          <w:p w14:paraId="258C6AB6">
            <w:pPr>
              <w:rPr>
                <w:b/>
                <w:bCs/>
                <w:color w:val="FF0000"/>
                <w:szCs w:val="21"/>
                <w:highlight w:val="none"/>
              </w:rPr>
            </w:pPr>
          </w:p>
        </w:tc>
        <w:tc>
          <w:tcPr>
            <w:tcW w:w="390" w:type="dxa"/>
          </w:tcPr>
          <w:p w14:paraId="4F319B7F">
            <w:pPr>
              <w:rPr>
                <w:b/>
                <w:bCs/>
                <w:color w:val="FF0000"/>
                <w:szCs w:val="21"/>
                <w:highlight w:val="none"/>
              </w:rPr>
            </w:pPr>
          </w:p>
        </w:tc>
      </w:tr>
      <w:tr w14:paraId="5392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3FA1FF97">
            <w:pPr>
              <w:jc w:val="center"/>
              <w:rPr>
                <w:color w:val="000000" w:themeColor="text1"/>
                <w:szCs w:val="21"/>
                <w:highlight w:val="none"/>
                <w14:textFill>
                  <w14:solidFill>
                    <w14:schemeClr w14:val="tx1"/>
                  </w14:solidFill>
                </w14:textFill>
              </w:rPr>
            </w:pPr>
          </w:p>
        </w:tc>
        <w:tc>
          <w:tcPr>
            <w:tcW w:w="772" w:type="dxa"/>
            <w:vMerge w:val="continue"/>
            <w:vAlign w:val="center"/>
          </w:tcPr>
          <w:p w14:paraId="7369F9D6">
            <w:pPr>
              <w:jc w:val="center"/>
              <w:rPr>
                <w:color w:val="000000" w:themeColor="text1"/>
                <w:szCs w:val="21"/>
                <w:highlight w:val="none"/>
                <w14:textFill>
                  <w14:solidFill>
                    <w14:schemeClr w14:val="tx1"/>
                  </w14:solidFill>
                </w14:textFill>
              </w:rPr>
            </w:pPr>
          </w:p>
        </w:tc>
        <w:tc>
          <w:tcPr>
            <w:tcW w:w="5446" w:type="dxa"/>
          </w:tcPr>
          <w:p w14:paraId="38AA6E54">
            <w:pPr>
              <w:jc w:val="center"/>
              <w:rPr>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p>
        </w:tc>
        <w:tc>
          <w:tcPr>
            <w:tcW w:w="972" w:type="dxa"/>
          </w:tcPr>
          <w:p w14:paraId="7B6AD946">
            <w:pPr>
              <w:rPr>
                <w:color w:val="000000" w:themeColor="text1"/>
                <w:szCs w:val="21"/>
                <w:highlight w:val="none"/>
                <w14:textFill>
                  <w14:solidFill>
                    <w14:schemeClr w14:val="tx1"/>
                  </w14:solidFill>
                </w14:textFill>
              </w:rPr>
            </w:pPr>
          </w:p>
        </w:tc>
        <w:tc>
          <w:tcPr>
            <w:tcW w:w="710" w:type="dxa"/>
          </w:tcPr>
          <w:p w14:paraId="2B5618FC">
            <w:pPr>
              <w:rPr>
                <w:color w:val="000000" w:themeColor="text1"/>
                <w:szCs w:val="21"/>
                <w:highlight w:val="none"/>
                <w14:textFill>
                  <w14:solidFill>
                    <w14:schemeClr w14:val="tx1"/>
                  </w14:solidFill>
                </w14:textFill>
              </w:rPr>
            </w:pPr>
          </w:p>
        </w:tc>
        <w:tc>
          <w:tcPr>
            <w:tcW w:w="390" w:type="dxa"/>
          </w:tcPr>
          <w:p w14:paraId="55156E87">
            <w:pPr>
              <w:rPr>
                <w:color w:val="000000" w:themeColor="text1"/>
                <w:szCs w:val="21"/>
                <w:highlight w:val="none"/>
                <w14:textFill>
                  <w14:solidFill>
                    <w14:schemeClr w14:val="tx1"/>
                  </w14:solidFill>
                </w14:textFill>
              </w:rPr>
            </w:pPr>
          </w:p>
        </w:tc>
      </w:tr>
      <w:tr w14:paraId="4F84C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14:paraId="75817A48">
            <w:pPr>
              <w:jc w:val="center"/>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2</w:t>
            </w:r>
          </w:p>
        </w:tc>
        <w:tc>
          <w:tcPr>
            <w:tcW w:w="772" w:type="dxa"/>
            <w:vMerge w:val="restart"/>
            <w:vAlign w:val="center"/>
          </w:tcPr>
          <w:p w14:paraId="178BA2D3">
            <w:pPr>
              <w:jc w:val="center"/>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w:t>
            </w:r>
            <w:r>
              <w:rPr>
                <w:color w:val="000000" w:themeColor="text1"/>
                <w:szCs w:val="21"/>
                <w:highlight w:val="none"/>
                <w14:textFill>
                  <w14:solidFill>
                    <w14:schemeClr w14:val="tx1"/>
                  </w14:solidFill>
                </w14:textFill>
              </w:rPr>
              <w:t>*</w:t>
            </w:r>
            <w:r>
              <w:rPr>
                <w:rFonts w:hint="eastAsia"/>
                <w:color w:val="000000" w:themeColor="text1"/>
                <w:szCs w:val="21"/>
                <w:highlight w:val="none"/>
                <w14:textFill>
                  <w14:solidFill>
                    <w14:schemeClr w14:val="tx1"/>
                  </w14:solidFill>
                </w14:textFill>
              </w:rPr>
              <w:t>设备</w:t>
            </w:r>
          </w:p>
        </w:tc>
        <w:tc>
          <w:tcPr>
            <w:tcW w:w="5446" w:type="dxa"/>
          </w:tcPr>
          <w:p w14:paraId="60F14174">
            <w:pPr>
              <w:jc w:val="center"/>
              <w:rPr>
                <w:b/>
                <w:bCs/>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47503A42">
            <w:pPr>
              <w:rPr>
                <w:b/>
                <w:bCs/>
                <w:color w:val="FF0000"/>
                <w:szCs w:val="21"/>
                <w:highlight w:val="none"/>
              </w:rPr>
            </w:pPr>
          </w:p>
        </w:tc>
        <w:tc>
          <w:tcPr>
            <w:tcW w:w="710" w:type="dxa"/>
          </w:tcPr>
          <w:p w14:paraId="35404F56">
            <w:pPr>
              <w:rPr>
                <w:b/>
                <w:bCs/>
                <w:color w:val="FF0000"/>
                <w:szCs w:val="21"/>
                <w:highlight w:val="none"/>
              </w:rPr>
            </w:pPr>
          </w:p>
        </w:tc>
        <w:tc>
          <w:tcPr>
            <w:tcW w:w="390" w:type="dxa"/>
          </w:tcPr>
          <w:p w14:paraId="2DF8D505">
            <w:pPr>
              <w:rPr>
                <w:b/>
                <w:bCs/>
                <w:color w:val="FF0000"/>
                <w:szCs w:val="21"/>
                <w:highlight w:val="none"/>
              </w:rPr>
            </w:pPr>
          </w:p>
        </w:tc>
      </w:tr>
      <w:tr w14:paraId="42EC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14:paraId="477D2CC5">
            <w:pPr>
              <w:jc w:val="center"/>
              <w:rPr>
                <w:color w:val="000000" w:themeColor="text1"/>
                <w:szCs w:val="21"/>
                <w:highlight w:val="none"/>
                <w14:textFill>
                  <w14:solidFill>
                    <w14:schemeClr w14:val="tx1"/>
                  </w14:solidFill>
                </w14:textFill>
              </w:rPr>
            </w:pPr>
          </w:p>
        </w:tc>
        <w:tc>
          <w:tcPr>
            <w:tcW w:w="772" w:type="dxa"/>
            <w:vMerge w:val="continue"/>
          </w:tcPr>
          <w:p w14:paraId="16ED4DB8">
            <w:pPr>
              <w:rPr>
                <w:color w:val="000000" w:themeColor="text1"/>
                <w:szCs w:val="21"/>
                <w:highlight w:val="none"/>
                <w14:textFill>
                  <w14:solidFill>
                    <w14:schemeClr w14:val="tx1"/>
                  </w14:solidFill>
                </w14:textFill>
              </w:rPr>
            </w:pPr>
          </w:p>
        </w:tc>
        <w:tc>
          <w:tcPr>
            <w:tcW w:w="5446" w:type="dxa"/>
          </w:tcPr>
          <w:p w14:paraId="54B48D2E">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7E7F0523">
            <w:pPr>
              <w:rPr>
                <w:color w:val="000000" w:themeColor="text1"/>
                <w:szCs w:val="21"/>
                <w:highlight w:val="none"/>
                <w14:textFill>
                  <w14:solidFill>
                    <w14:schemeClr w14:val="tx1"/>
                  </w14:solidFill>
                </w14:textFill>
              </w:rPr>
            </w:pPr>
          </w:p>
        </w:tc>
        <w:tc>
          <w:tcPr>
            <w:tcW w:w="710" w:type="dxa"/>
          </w:tcPr>
          <w:p w14:paraId="085B15AE">
            <w:pPr>
              <w:rPr>
                <w:color w:val="000000" w:themeColor="text1"/>
                <w:szCs w:val="21"/>
                <w:highlight w:val="none"/>
                <w14:textFill>
                  <w14:solidFill>
                    <w14:schemeClr w14:val="tx1"/>
                  </w14:solidFill>
                </w14:textFill>
              </w:rPr>
            </w:pPr>
          </w:p>
        </w:tc>
        <w:tc>
          <w:tcPr>
            <w:tcW w:w="390" w:type="dxa"/>
          </w:tcPr>
          <w:p w14:paraId="617C82D9">
            <w:pPr>
              <w:rPr>
                <w:color w:val="000000" w:themeColor="text1"/>
                <w:szCs w:val="21"/>
                <w:highlight w:val="none"/>
                <w14:textFill>
                  <w14:solidFill>
                    <w14:schemeClr w14:val="tx1"/>
                  </w14:solidFill>
                </w14:textFill>
              </w:rPr>
            </w:pPr>
          </w:p>
        </w:tc>
      </w:tr>
      <w:tr w14:paraId="3B37C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14:paraId="149F7692">
            <w:pPr>
              <w:jc w:val="center"/>
              <w:rPr>
                <w:color w:val="000000" w:themeColor="text1"/>
                <w:szCs w:val="21"/>
                <w:highlight w:val="none"/>
                <w14:textFill>
                  <w14:solidFill>
                    <w14:schemeClr w14:val="tx1"/>
                  </w14:solidFill>
                </w14:textFill>
              </w:rPr>
            </w:pPr>
          </w:p>
        </w:tc>
        <w:tc>
          <w:tcPr>
            <w:tcW w:w="772" w:type="dxa"/>
            <w:vMerge w:val="continue"/>
          </w:tcPr>
          <w:p w14:paraId="6098BDC4">
            <w:pPr>
              <w:rPr>
                <w:color w:val="000000" w:themeColor="text1"/>
                <w:szCs w:val="21"/>
                <w:highlight w:val="none"/>
                <w14:textFill>
                  <w14:solidFill>
                    <w14:schemeClr w14:val="tx1"/>
                  </w14:solidFill>
                </w14:textFill>
              </w:rPr>
            </w:pPr>
          </w:p>
        </w:tc>
        <w:tc>
          <w:tcPr>
            <w:tcW w:w="5446" w:type="dxa"/>
          </w:tcPr>
          <w:p w14:paraId="76794F79">
            <w:pPr>
              <w:jc w:val="center"/>
              <w:rPr>
                <w:color w:val="000000" w:themeColor="text1"/>
                <w:szCs w:val="21"/>
                <w:highlight w:val="none"/>
                <w14:textFill>
                  <w14:solidFill>
                    <w14:schemeClr w14:val="tx1"/>
                  </w14:solidFill>
                </w14:textFill>
              </w:rPr>
            </w:pPr>
            <w:r>
              <w:rPr>
                <w:rFonts w:hint="eastAsia"/>
                <w:highlight w:val="none"/>
              </w:rPr>
              <w:t>（填写相关内容）</w:t>
            </w:r>
          </w:p>
        </w:tc>
        <w:tc>
          <w:tcPr>
            <w:tcW w:w="972" w:type="dxa"/>
          </w:tcPr>
          <w:p w14:paraId="33456ACD">
            <w:pPr>
              <w:rPr>
                <w:color w:val="000000" w:themeColor="text1"/>
                <w:szCs w:val="21"/>
                <w:highlight w:val="none"/>
                <w14:textFill>
                  <w14:solidFill>
                    <w14:schemeClr w14:val="tx1"/>
                  </w14:solidFill>
                </w14:textFill>
              </w:rPr>
            </w:pPr>
          </w:p>
        </w:tc>
        <w:tc>
          <w:tcPr>
            <w:tcW w:w="710" w:type="dxa"/>
          </w:tcPr>
          <w:p w14:paraId="7896E8EB">
            <w:pPr>
              <w:rPr>
                <w:color w:val="000000" w:themeColor="text1"/>
                <w:szCs w:val="21"/>
                <w:highlight w:val="none"/>
                <w14:textFill>
                  <w14:solidFill>
                    <w14:schemeClr w14:val="tx1"/>
                  </w14:solidFill>
                </w14:textFill>
              </w:rPr>
            </w:pPr>
          </w:p>
        </w:tc>
        <w:tc>
          <w:tcPr>
            <w:tcW w:w="390" w:type="dxa"/>
          </w:tcPr>
          <w:p w14:paraId="3BECD8E3">
            <w:pPr>
              <w:rPr>
                <w:color w:val="000000" w:themeColor="text1"/>
                <w:szCs w:val="21"/>
                <w:highlight w:val="none"/>
                <w14:textFill>
                  <w14:solidFill>
                    <w14:schemeClr w14:val="tx1"/>
                  </w14:solidFill>
                </w14:textFill>
              </w:rPr>
            </w:pPr>
          </w:p>
        </w:tc>
      </w:tr>
      <w:tr w14:paraId="7AE31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14:paraId="6D9DAB21">
            <w:pPr>
              <w:jc w:val="center"/>
              <w:rPr>
                <w:color w:val="000000" w:themeColor="text1"/>
                <w:szCs w:val="21"/>
                <w:highlight w:val="none"/>
                <w14:textFill>
                  <w14:solidFill>
                    <w14:schemeClr w14:val="tx1"/>
                  </w14:solidFill>
                </w14:textFill>
              </w:rPr>
            </w:pPr>
          </w:p>
        </w:tc>
        <w:tc>
          <w:tcPr>
            <w:tcW w:w="772" w:type="dxa"/>
            <w:vMerge w:val="continue"/>
          </w:tcPr>
          <w:p w14:paraId="3F4C7A8B">
            <w:pPr>
              <w:rPr>
                <w:color w:val="000000" w:themeColor="text1"/>
                <w:szCs w:val="21"/>
                <w:highlight w:val="none"/>
                <w14:textFill>
                  <w14:solidFill>
                    <w14:schemeClr w14:val="tx1"/>
                  </w14:solidFill>
                </w14:textFill>
              </w:rPr>
            </w:pPr>
          </w:p>
        </w:tc>
        <w:tc>
          <w:tcPr>
            <w:tcW w:w="5446" w:type="dxa"/>
          </w:tcPr>
          <w:p w14:paraId="4AEDE96E">
            <w:pPr>
              <w:jc w:val="center"/>
              <w:rPr>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w:t>
            </w:r>
          </w:p>
        </w:tc>
        <w:tc>
          <w:tcPr>
            <w:tcW w:w="972" w:type="dxa"/>
          </w:tcPr>
          <w:p w14:paraId="69E3FCB2">
            <w:pPr>
              <w:rPr>
                <w:color w:val="000000" w:themeColor="text1"/>
                <w:szCs w:val="21"/>
                <w:highlight w:val="none"/>
                <w14:textFill>
                  <w14:solidFill>
                    <w14:schemeClr w14:val="tx1"/>
                  </w14:solidFill>
                </w14:textFill>
              </w:rPr>
            </w:pPr>
          </w:p>
        </w:tc>
        <w:tc>
          <w:tcPr>
            <w:tcW w:w="710" w:type="dxa"/>
          </w:tcPr>
          <w:p w14:paraId="00AC1D1A">
            <w:pPr>
              <w:rPr>
                <w:color w:val="000000" w:themeColor="text1"/>
                <w:szCs w:val="21"/>
                <w:highlight w:val="none"/>
                <w14:textFill>
                  <w14:solidFill>
                    <w14:schemeClr w14:val="tx1"/>
                  </w14:solidFill>
                </w14:textFill>
              </w:rPr>
            </w:pPr>
          </w:p>
        </w:tc>
        <w:tc>
          <w:tcPr>
            <w:tcW w:w="390" w:type="dxa"/>
          </w:tcPr>
          <w:p w14:paraId="7682FABD">
            <w:pPr>
              <w:rPr>
                <w:color w:val="000000" w:themeColor="text1"/>
                <w:szCs w:val="21"/>
                <w:highlight w:val="none"/>
                <w14:textFill>
                  <w14:solidFill>
                    <w14:schemeClr w14:val="tx1"/>
                  </w14:solidFill>
                </w14:textFill>
              </w:rPr>
            </w:pPr>
          </w:p>
        </w:tc>
      </w:tr>
    </w:tbl>
    <w:p w14:paraId="033D91A6">
      <w:pPr>
        <w:rPr>
          <w:sz w:val="24"/>
          <w:highlight w:val="none"/>
        </w:rPr>
      </w:pPr>
    </w:p>
    <w:p w14:paraId="5C627ABC">
      <w:pPr>
        <w:keepNext w:val="0"/>
        <w:keepLines w:val="0"/>
        <w:pageBreakBefore w:val="0"/>
        <w:kinsoku/>
        <w:wordWrap/>
        <w:overflowPunct/>
        <w:topLinePunct w:val="0"/>
        <w:autoSpaceDE/>
        <w:autoSpaceDN/>
        <w:bidi w:val="0"/>
        <w:adjustRightInd/>
        <w:snapToGrid/>
        <w:spacing w:beforeAutospacing="0" w:afterAutospacing="0"/>
        <w:textAlignment w:val="auto"/>
        <w:rPr>
          <w:sz w:val="21"/>
          <w:szCs w:val="21"/>
          <w:highlight w:val="none"/>
        </w:rPr>
      </w:pPr>
      <w:bookmarkStart w:id="75" w:name="_Hlk72095977"/>
      <w:r>
        <w:rPr>
          <w:rFonts w:hint="eastAsia"/>
          <w:sz w:val="21"/>
          <w:szCs w:val="21"/>
          <w:highlight w:val="none"/>
        </w:rPr>
        <w:t>证明资料【如有的话，提供的证明资料应统一编号（排序），格式自定】</w:t>
      </w:r>
      <w:bookmarkEnd w:id="75"/>
      <w:r>
        <w:rPr>
          <w:rFonts w:hint="eastAsia"/>
          <w:sz w:val="21"/>
          <w:szCs w:val="21"/>
          <w:highlight w:val="none"/>
        </w:rPr>
        <w:t>：</w:t>
      </w:r>
    </w:p>
    <w:p w14:paraId="42CB7D2A">
      <w:pPr>
        <w:keepNext w:val="0"/>
        <w:keepLines w:val="0"/>
        <w:pageBreakBefore w:val="0"/>
        <w:kinsoku/>
        <w:wordWrap/>
        <w:overflowPunct/>
        <w:topLinePunct w:val="0"/>
        <w:autoSpaceDE/>
        <w:autoSpaceDN/>
        <w:bidi w:val="0"/>
        <w:adjustRightInd/>
        <w:snapToGrid/>
        <w:spacing w:beforeAutospacing="0" w:afterAutospacing="0"/>
        <w:ind w:firstLine="422" w:firstLineChars="200"/>
        <w:textAlignment w:val="auto"/>
        <w:rPr>
          <w:b/>
          <w:sz w:val="21"/>
          <w:szCs w:val="21"/>
          <w:highlight w:val="none"/>
        </w:rPr>
      </w:pPr>
    </w:p>
    <w:p w14:paraId="54CAB886">
      <w:pPr>
        <w:keepNext w:val="0"/>
        <w:keepLines w:val="0"/>
        <w:pageBreakBefore w:val="0"/>
        <w:kinsoku/>
        <w:wordWrap/>
        <w:overflowPunct/>
        <w:topLinePunct w:val="0"/>
        <w:autoSpaceDE/>
        <w:autoSpaceDN/>
        <w:bidi w:val="0"/>
        <w:adjustRightInd/>
        <w:snapToGrid/>
        <w:spacing w:beforeAutospacing="0" w:afterAutospacing="0"/>
        <w:ind w:firstLine="422" w:firstLineChars="200"/>
        <w:textAlignment w:val="auto"/>
        <w:rPr>
          <w:b/>
          <w:sz w:val="21"/>
          <w:szCs w:val="21"/>
          <w:highlight w:val="none"/>
        </w:rPr>
      </w:pPr>
    </w:p>
    <w:p w14:paraId="31E44365">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highlight w:val="none"/>
        </w:rPr>
      </w:pPr>
      <w:r>
        <w:rPr>
          <w:rFonts w:hint="eastAsia"/>
          <w:b w:val="0"/>
          <w:bCs/>
          <w:sz w:val="21"/>
          <w:szCs w:val="21"/>
          <w:highlight w:val="none"/>
        </w:rPr>
        <w:t>《技术要求偏离表》编制指引：</w:t>
      </w:r>
    </w:p>
    <w:p w14:paraId="1DEB4D4F">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b w:val="0"/>
          <w:bCs/>
          <w:sz w:val="21"/>
          <w:szCs w:val="21"/>
          <w:highlight w:val="none"/>
        </w:rPr>
      </w:pPr>
      <w:r>
        <w:rPr>
          <w:rFonts w:hint="eastAsia"/>
          <w:b w:val="0"/>
          <w:bCs/>
          <w:sz w:val="21"/>
          <w:szCs w:val="21"/>
          <w:highlight w:val="none"/>
        </w:rPr>
        <w:t>1、技术要求偏离表的序号、货物名称、招标技术要求等栏目</w:t>
      </w:r>
      <w:bookmarkStart w:id="76" w:name="_Hlk72094407"/>
      <w:r>
        <w:rPr>
          <w:rFonts w:hint="eastAsia"/>
          <w:b w:val="0"/>
          <w:bCs/>
          <w:sz w:val="21"/>
          <w:szCs w:val="21"/>
          <w:highlight w:val="none"/>
        </w:rPr>
        <w:t>对应“用户需求书”中的“技术要求”章节</w:t>
      </w:r>
      <w:bookmarkEnd w:id="76"/>
      <w:r>
        <w:rPr>
          <w:rFonts w:hint="eastAsia"/>
          <w:b w:val="0"/>
          <w:bCs/>
          <w:sz w:val="21"/>
          <w:szCs w:val="21"/>
          <w:highlight w:val="none"/>
        </w:rPr>
        <w:t>相关内容。</w:t>
      </w:r>
    </w:p>
    <w:p w14:paraId="363D36F7">
      <w:pPr>
        <w:pStyle w:val="38"/>
        <w:keepNext w:val="0"/>
        <w:keepLines w:val="0"/>
        <w:pageBreakBefore w:val="0"/>
        <w:widowControl/>
        <w:kinsoku/>
        <w:wordWrap/>
        <w:overflowPunct/>
        <w:topLinePunct w:val="0"/>
        <w:autoSpaceDE/>
        <w:autoSpaceDN/>
        <w:bidi w:val="0"/>
        <w:adjustRightInd/>
        <w:snapToGrid/>
        <w:spacing w:beforeAutospacing="0" w:afterAutospacing="0"/>
        <w:ind w:firstLine="420" w:firstLineChars="200"/>
        <w:jc w:val="both"/>
        <w:textAlignment w:val="auto"/>
        <w:outlineLvl w:val="1"/>
        <w:rPr>
          <w:rFonts w:hint="eastAsia" w:ascii="Times New Roman" w:hAnsi="Times New Roman" w:eastAsia="宋体" w:cs="Times New Roman"/>
          <w:b w:val="0"/>
          <w:bCs/>
          <w:color w:val="FF0000"/>
          <w:kern w:val="2"/>
          <w:sz w:val="21"/>
          <w:szCs w:val="21"/>
          <w:highlight w:val="none"/>
          <w:lang w:val="en-US" w:eastAsia="zh-CN"/>
        </w:rPr>
      </w:pPr>
      <w:r>
        <w:rPr>
          <w:b w:val="0"/>
          <w:bCs/>
          <w:sz w:val="21"/>
          <w:szCs w:val="21"/>
          <w:highlight w:val="none"/>
        </w:rPr>
        <w:t>2</w:t>
      </w:r>
      <w:r>
        <w:rPr>
          <w:rFonts w:hint="eastAsia"/>
          <w:b w:val="0"/>
          <w:bCs/>
          <w:sz w:val="21"/>
          <w:szCs w:val="21"/>
          <w:highlight w:val="none"/>
        </w:rPr>
        <w:t>、“投标技术响应”一栏必须一一对照“招标技术要求”，详细填写投标人自身投标货物的具体参数，而不能不合理照搬照抄招标文件的技术要求，以体现具体响应情况。</w:t>
      </w:r>
      <w:r>
        <w:rPr>
          <w:rFonts w:hint="eastAsia" w:ascii="Times New Roman" w:hAnsi="Times New Roman" w:eastAsia="宋体" w:cs="Times New Roman"/>
          <w:b w:val="0"/>
          <w:bCs/>
          <w:color w:val="FF0000"/>
          <w:kern w:val="2"/>
          <w:sz w:val="21"/>
          <w:szCs w:val="21"/>
          <w:highlight w:val="none"/>
          <w:u w:val="none"/>
          <w:lang w:val="en-US" w:eastAsia="zh-CN"/>
        </w:rPr>
        <w:t>“投标技术响应”必须与</w:t>
      </w:r>
      <w:r>
        <w:rPr>
          <w:rFonts w:hint="eastAsia" w:cs="Times New Roman"/>
          <w:b w:val="0"/>
          <w:bCs/>
          <w:color w:val="FF0000"/>
          <w:kern w:val="2"/>
          <w:sz w:val="21"/>
          <w:szCs w:val="21"/>
          <w:highlight w:val="none"/>
          <w:u w:val="none"/>
          <w:lang w:val="en-US" w:eastAsia="zh-CN"/>
        </w:rPr>
        <w:t>所投产品</w:t>
      </w:r>
      <w:r>
        <w:rPr>
          <w:rFonts w:hint="eastAsia" w:ascii="Times New Roman" w:hAnsi="Times New Roman" w:eastAsia="宋体" w:cs="Times New Roman"/>
          <w:b w:val="0"/>
          <w:bCs/>
          <w:color w:val="FF0000"/>
          <w:kern w:val="2"/>
          <w:sz w:val="21"/>
          <w:szCs w:val="21"/>
          <w:highlight w:val="none"/>
          <w:u w:val="none"/>
          <w:lang w:val="en-US" w:eastAsia="zh-CN"/>
        </w:rPr>
        <w:t>客观实际保持一致，响应不实且情节严重的，经查实，将依法记入供应商诚信档案或受到行政处罚。</w:t>
      </w:r>
    </w:p>
    <w:p w14:paraId="613D9960">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rPr>
          <w:rFonts w:hint="eastAsia" w:ascii="Times New Roman" w:hAnsi="Times New Roman" w:eastAsia="宋体" w:cs="Times New Roman"/>
          <w:b w:val="0"/>
          <w:bCs/>
          <w:color w:val="FF0000"/>
          <w:kern w:val="2"/>
          <w:sz w:val="21"/>
          <w:szCs w:val="21"/>
          <w:highlight w:val="none"/>
          <w:u w:val="none"/>
          <w:lang w:val="en-US" w:eastAsia="zh-CN" w:bidi="ar-SA"/>
        </w:rPr>
      </w:pPr>
      <w:r>
        <w:rPr>
          <w:b w:val="0"/>
          <w:bCs/>
          <w:sz w:val="21"/>
          <w:szCs w:val="21"/>
          <w:highlight w:val="none"/>
        </w:rPr>
        <w:t>3</w:t>
      </w:r>
      <w:r>
        <w:rPr>
          <w:rFonts w:hint="eastAsia"/>
          <w:b w:val="0"/>
          <w:bCs/>
          <w:sz w:val="21"/>
          <w:szCs w:val="21"/>
          <w:highlight w:val="none"/>
        </w:rPr>
        <w:t>、</w:t>
      </w:r>
      <w:bookmarkStart w:id="77" w:name="_Hlk72158270"/>
      <w:r>
        <w:rPr>
          <w:rFonts w:hint="eastAsia"/>
          <w:b w:val="0"/>
          <w:bCs/>
          <w:sz w:val="21"/>
          <w:szCs w:val="21"/>
          <w:highlight w:val="none"/>
        </w:rPr>
        <w:t>“偏离情况”</w:t>
      </w:r>
      <w:bookmarkEnd w:id="77"/>
      <w:r>
        <w:rPr>
          <w:rFonts w:hint="eastAsia"/>
          <w:b w:val="0"/>
          <w:bCs/>
          <w:sz w:val="21"/>
          <w:szCs w:val="21"/>
          <w:highlight w:val="none"/>
        </w:rPr>
        <w:t>一栏填写如实填写“正偏离”、“负偏离”或“无偏离”，其中：</w:t>
      </w:r>
      <w:bookmarkStart w:id="78" w:name="_Hlk72093866"/>
      <w:r>
        <w:rPr>
          <w:rFonts w:hint="eastAsia"/>
          <w:b w:val="0"/>
          <w:bCs/>
          <w:sz w:val="21"/>
          <w:szCs w:val="21"/>
          <w:highlight w:val="none"/>
        </w:rPr>
        <w:t>“正偏离”表示“投标响应优于招标技术要求”，“负偏离”表示“投标响应不满足招标技术要求”，“无偏离”表示“投标响应与招标技术要求一致”</w:t>
      </w:r>
      <w:bookmarkEnd w:id="78"/>
      <w:r>
        <w:rPr>
          <w:rFonts w:hint="eastAsia"/>
          <w:b w:val="0"/>
          <w:bCs/>
          <w:sz w:val="21"/>
          <w:szCs w:val="21"/>
          <w:highlight w:val="none"/>
        </w:rPr>
        <w:t>。“投标技术响应”对比“招标技术要求”存在响应不全（包括未响应整项招标技术要求或者未响应一项招标技术要求的部分内容），均视为“负偏离”。带★号条款为不可</w:t>
      </w:r>
      <w:r>
        <w:rPr>
          <w:rFonts w:hint="eastAsia"/>
          <w:b w:val="0"/>
          <w:bCs/>
          <w:sz w:val="21"/>
          <w:szCs w:val="21"/>
          <w:highlight w:val="none"/>
          <w:lang w:val="en-US" w:eastAsia="zh-CN"/>
        </w:rPr>
        <w:t>负</w:t>
      </w:r>
      <w:r>
        <w:rPr>
          <w:rFonts w:hint="eastAsia"/>
          <w:b w:val="0"/>
          <w:bCs/>
          <w:sz w:val="21"/>
          <w:szCs w:val="21"/>
          <w:highlight w:val="none"/>
        </w:rPr>
        <w:t>偏离条款，不作为评分准则中的评分内容</w:t>
      </w:r>
      <w:r>
        <w:rPr>
          <w:rFonts w:hint="eastAsia" w:eastAsia="宋体"/>
          <w:b w:val="0"/>
          <w:bCs/>
          <w:sz w:val="21"/>
          <w:szCs w:val="21"/>
          <w:highlight w:val="none"/>
          <w:lang w:eastAsia="zh-CN"/>
        </w:rPr>
        <w:t>，</w:t>
      </w:r>
      <w:r>
        <w:rPr>
          <w:rFonts w:hint="eastAsia"/>
          <w:b w:val="0"/>
          <w:bCs/>
          <w:sz w:val="21"/>
          <w:szCs w:val="21"/>
          <w:highlight w:val="none"/>
        </w:rPr>
        <w:t>如未响应或出现负偏离的，将</w:t>
      </w:r>
      <w:r>
        <w:rPr>
          <w:rFonts w:hint="eastAsia"/>
          <w:b w:val="0"/>
          <w:bCs/>
          <w:sz w:val="21"/>
          <w:szCs w:val="21"/>
          <w:highlight w:val="none"/>
          <w:lang w:val="en-US" w:eastAsia="zh-CN"/>
        </w:rPr>
        <w:t>做</w:t>
      </w:r>
      <w:r>
        <w:rPr>
          <w:rFonts w:hint="eastAsia"/>
          <w:b w:val="0"/>
          <w:bCs/>
          <w:sz w:val="21"/>
          <w:szCs w:val="21"/>
          <w:highlight w:val="none"/>
        </w:rPr>
        <w:t>投标无效处理</w:t>
      </w:r>
      <w:r>
        <w:rPr>
          <w:rFonts w:hint="eastAsia"/>
          <w:b w:val="0"/>
          <w:bCs/>
          <w:sz w:val="21"/>
          <w:szCs w:val="21"/>
          <w:highlight w:val="none"/>
          <w:lang w:val="en-US" w:eastAsia="zh-CN"/>
        </w:rPr>
        <w:t>。</w:t>
      </w:r>
      <w:r>
        <w:rPr>
          <w:rFonts w:hint="eastAsia" w:ascii="Times New Roman" w:hAnsi="Times New Roman" w:eastAsia="宋体" w:cs="Times New Roman"/>
          <w:b w:val="0"/>
          <w:bCs/>
          <w:color w:val="FF0000"/>
          <w:kern w:val="2"/>
          <w:sz w:val="21"/>
          <w:szCs w:val="21"/>
          <w:highlight w:val="none"/>
          <w:u w:val="none"/>
          <w:lang w:val="en-US" w:eastAsia="zh-CN" w:bidi="ar-SA"/>
        </w:rPr>
        <w:t>“偏离情况”必须与所投产品客观实际保持一致，响应不实且情节严重的，经查实，将依法记入供应商诚信档案或受到行政处罚。</w:t>
      </w:r>
    </w:p>
    <w:p w14:paraId="393DB705">
      <w:pPr>
        <w:ind w:firstLine="420" w:firstLineChars="200"/>
        <w:rPr>
          <w:b w:val="0"/>
          <w:bCs/>
          <w:sz w:val="21"/>
          <w:szCs w:val="21"/>
          <w:highlight w:val="none"/>
        </w:rPr>
      </w:pPr>
      <w:r>
        <w:rPr>
          <w:b w:val="0"/>
          <w:bCs/>
          <w:sz w:val="21"/>
          <w:szCs w:val="21"/>
          <w:highlight w:val="none"/>
        </w:rPr>
        <w:t>4</w:t>
      </w:r>
      <w:r>
        <w:rPr>
          <w:rFonts w:hint="eastAsia"/>
          <w:b w:val="0"/>
          <w:bCs/>
          <w:sz w:val="21"/>
          <w:szCs w:val="21"/>
          <w:highlight w:val="none"/>
        </w:rPr>
        <w:t>、未要求提供证明资料的招标技术要求，可以不提供证明资料（如实响应即可）。</w:t>
      </w:r>
    </w:p>
    <w:p w14:paraId="7B4198C8">
      <w:pPr>
        <w:ind w:firstLine="420" w:firstLineChars="200"/>
        <w:rPr>
          <w:b w:val="0"/>
          <w:bCs/>
          <w:sz w:val="21"/>
          <w:szCs w:val="21"/>
          <w:highlight w:val="none"/>
        </w:rPr>
      </w:pPr>
      <w:r>
        <w:rPr>
          <w:rFonts w:hint="eastAsia"/>
          <w:b w:val="0"/>
          <w:bCs/>
          <w:sz w:val="21"/>
          <w:szCs w:val="21"/>
          <w:highlight w:val="none"/>
        </w:rPr>
        <w:t>5、</w:t>
      </w:r>
      <w:bookmarkStart w:id="79" w:name="_Hlk72096106"/>
      <w:r>
        <w:rPr>
          <w:rFonts w:hint="eastAsia"/>
          <w:b w:val="0"/>
          <w:bCs/>
          <w:sz w:val="21"/>
          <w:szCs w:val="21"/>
          <w:highlight w:val="none"/>
        </w:rPr>
        <w:t>证明资料条款响应要求</w:t>
      </w:r>
      <w:bookmarkEnd w:id="79"/>
      <w:r>
        <w:rPr>
          <w:rFonts w:hint="eastAsia"/>
          <w:b w:val="0"/>
          <w:bCs/>
          <w:sz w:val="21"/>
          <w:szCs w:val="21"/>
          <w:highlight w:val="none"/>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80" w:name="_Hlk73558782"/>
      <w:r>
        <w:rPr>
          <w:rFonts w:hint="eastAsia"/>
          <w:b w:val="0"/>
          <w:bCs/>
          <w:sz w:val="21"/>
          <w:szCs w:val="21"/>
          <w:highlight w:val="none"/>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81" w:name="_Hlk73558164"/>
      <w:r>
        <w:rPr>
          <w:rFonts w:hint="eastAsia"/>
          <w:b w:val="0"/>
          <w:bCs/>
          <w:sz w:val="21"/>
          <w:szCs w:val="21"/>
          <w:highlight w:val="none"/>
        </w:rPr>
        <w:t>且投标人在“偏离情况”一栏响应为“正偏离”或“无偏离”的，经评审委员会认定，将判定为负偏离。</w:t>
      </w:r>
      <w:bookmarkEnd w:id="80"/>
      <w:bookmarkEnd w:id="81"/>
    </w:p>
    <w:p w14:paraId="7D48F974">
      <w:pPr>
        <w:ind w:firstLine="420" w:firstLineChars="200"/>
        <w:rPr>
          <w:b w:val="0"/>
          <w:bCs/>
          <w:sz w:val="21"/>
          <w:szCs w:val="21"/>
          <w:highlight w:val="none"/>
        </w:rPr>
      </w:pPr>
      <w:r>
        <w:rPr>
          <w:rFonts w:hint="eastAsia"/>
          <w:b w:val="0"/>
          <w:bCs/>
          <w:sz w:val="21"/>
          <w:szCs w:val="21"/>
          <w:highlight w:val="none"/>
        </w:rPr>
        <w:t>6、</w:t>
      </w:r>
      <w:bookmarkStart w:id="82" w:name="_Hlk72096137"/>
      <w:r>
        <w:rPr>
          <w:rFonts w:hint="eastAsia"/>
          <w:b w:val="0"/>
          <w:bCs/>
          <w:sz w:val="21"/>
          <w:szCs w:val="21"/>
          <w:highlight w:val="none"/>
        </w:rPr>
        <w:t>表后“证明资料”部分内容的编制</w:t>
      </w:r>
      <w:bookmarkEnd w:id="82"/>
      <w:r>
        <w:rPr>
          <w:rFonts w:hint="eastAsia"/>
          <w:b w:val="0"/>
          <w:bCs/>
          <w:sz w:val="21"/>
          <w:szCs w:val="21"/>
          <w:highlight w:val="none"/>
        </w:rPr>
        <w:t>：提供的所有证明资料应当统一编号（排序），且证明资料的编号（顺序）、数量和名称（形式）均应与“说明”一栏所填内容保持一致（一一对应），以便评审委员会查看。</w:t>
      </w:r>
      <w:bookmarkStart w:id="83" w:name="_Hlk73558180"/>
      <w:r>
        <w:rPr>
          <w:rFonts w:hint="eastAsia"/>
          <w:b w:val="0"/>
          <w:bCs/>
          <w:sz w:val="21"/>
          <w:szCs w:val="21"/>
          <w:highlight w:val="none"/>
        </w:rPr>
        <w:t>未按照招标文件要求在表后放置证明材料的供应商将承担不利后果，经评审委员会认定，相关技术要求将判定为负偏离。</w:t>
      </w:r>
      <w:bookmarkEnd w:id="83"/>
    </w:p>
    <w:p w14:paraId="438B78B8">
      <w:pPr>
        <w:ind w:firstLine="420" w:firstLineChars="200"/>
        <w:rPr>
          <w:b w:val="0"/>
          <w:bCs/>
          <w:sz w:val="21"/>
          <w:szCs w:val="21"/>
          <w:highlight w:val="none"/>
        </w:rPr>
      </w:pPr>
      <w:r>
        <w:rPr>
          <w:rFonts w:hint="eastAsia"/>
          <w:b w:val="0"/>
          <w:bCs/>
          <w:sz w:val="21"/>
          <w:szCs w:val="21"/>
          <w:highlight w:val="none"/>
        </w:rPr>
        <w:t>7、</w:t>
      </w:r>
      <w:bookmarkStart w:id="84" w:name="_Hlk72096176"/>
      <w:r>
        <w:rPr>
          <w:rFonts w:hint="eastAsia"/>
          <w:b w:val="0"/>
          <w:bCs/>
          <w:sz w:val="21"/>
          <w:szCs w:val="21"/>
          <w:highlight w:val="none"/>
        </w:rPr>
        <w:t>证明资料的形式及其它具体要求</w:t>
      </w:r>
      <w:bookmarkEnd w:id="84"/>
      <w:r>
        <w:rPr>
          <w:rFonts w:hint="eastAsia"/>
          <w:b w:val="0"/>
          <w:bCs/>
          <w:sz w:val="21"/>
          <w:szCs w:val="21"/>
          <w:highlight w:val="none"/>
        </w:rPr>
        <w:t>：</w:t>
      </w:r>
    </w:p>
    <w:p w14:paraId="725F7D99">
      <w:pPr>
        <w:ind w:firstLine="420" w:firstLineChars="200"/>
        <w:rPr>
          <w:b w:val="0"/>
          <w:bCs/>
          <w:sz w:val="21"/>
          <w:szCs w:val="21"/>
          <w:highlight w:val="none"/>
        </w:rPr>
      </w:pPr>
      <w:r>
        <w:rPr>
          <w:rFonts w:hint="eastAsia"/>
          <w:b w:val="0"/>
          <w:bCs/>
          <w:sz w:val="21"/>
          <w:szCs w:val="21"/>
          <w:highlight w:val="none"/>
        </w:rPr>
        <w:t>（1）除照片、图片（截图）及不需加盖公章的文字说明（技术说明）外，其它证明资料均要求为原件扫描件；</w:t>
      </w:r>
    </w:p>
    <w:p w14:paraId="3C079DA1">
      <w:pPr>
        <w:ind w:firstLine="420" w:firstLineChars="200"/>
        <w:rPr>
          <w:b w:val="0"/>
          <w:bCs/>
          <w:sz w:val="21"/>
          <w:szCs w:val="21"/>
          <w:highlight w:val="none"/>
        </w:rPr>
      </w:pPr>
      <w:r>
        <w:rPr>
          <w:rFonts w:hint="eastAsia"/>
          <w:b w:val="0"/>
          <w:bCs/>
          <w:sz w:val="21"/>
          <w:szCs w:val="21"/>
          <w:highlight w:val="none"/>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14:paraId="1C03CD4A">
      <w:pPr>
        <w:ind w:firstLine="420" w:firstLineChars="200"/>
        <w:rPr>
          <w:b w:val="0"/>
          <w:bCs/>
          <w:sz w:val="21"/>
          <w:szCs w:val="21"/>
          <w:highlight w:val="none"/>
        </w:rPr>
      </w:pPr>
      <w:r>
        <w:rPr>
          <w:rFonts w:hint="eastAsia"/>
          <w:b w:val="0"/>
          <w:bCs/>
          <w:sz w:val="21"/>
          <w:szCs w:val="21"/>
          <w:highlight w:val="none"/>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1E6D0664">
      <w:pPr>
        <w:ind w:firstLine="420" w:firstLineChars="200"/>
        <w:rPr>
          <w:b w:val="0"/>
          <w:bCs/>
          <w:sz w:val="21"/>
          <w:szCs w:val="21"/>
          <w:highlight w:val="none"/>
        </w:rPr>
      </w:pPr>
      <w:r>
        <w:rPr>
          <w:rFonts w:hint="eastAsia"/>
          <w:b w:val="0"/>
          <w:bCs/>
          <w:sz w:val="21"/>
          <w:szCs w:val="21"/>
          <w:highlight w:val="none"/>
        </w:rPr>
        <w:t>我国政府机构出具的产品检验和核准证件应为证件正面、背面和附件标注的全部具体内容；产品检验和核准证件的尺寸和清晰度应该能够在电脑上被阅读、识别和判断；</w:t>
      </w:r>
    </w:p>
    <w:p w14:paraId="2236D67C">
      <w:pPr>
        <w:ind w:firstLine="420" w:firstLineChars="200"/>
        <w:rPr>
          <w:b w:val="0"/>
          <w:bCs/>
          <w:sz w:val="21"/>
          <w:szCs w:val="21"/>
          <w:highlight w:val="none"/>
        </w:rPr>
      </w:pPr>
      <w:r>
        <w:rPr>
          <w:rFonts w:hint="eastAsia"/>
          <w:b w:val="0"/>
          <w:bCs/>
          <w:sz w:val="21"/>
          <w:szCs w:val="21"/>
          <w:highlight w:val="none"/>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68144537">
      <w:pPr>
        <w:ind w:firstLine="420" w:firstLineChars="200"/>
        <w:rPr>
          <w:b w:val="0"/>
          <w:bCs/>
          <w:sz w:val="21"/>
          <w:szCs w:val="21"/>
          <w:highlight w:val="none"/>
        </w:rPr>
      </w:pPr>
      <w:r>
        <w:rPr>
          <w:rFonts w:hint="eastAsia"/>
          <w:b w:val="0"/>
          <w:bCs/>
          <w:sz w:val="21"/>
          <w:szCs w:val="21"/>
          <w:highlight w:val="none"/>
        </w:rPr>
        <w:t>其它证明资料的形式要求参照以上要求执行；</w:t>
      </w:r>
    </w:p>
    <w:p w14:paraId="51B0F4F9">
      <w:pPr>
        <w:ind w:firstLine="420" w:firstLineChars="200"/>
        <w:rPr>
          <w:b w:val="0"/>
          <w:bCs/>
          <w:sz w:val="21"/>
          <w:szCs w:val="21"/>
          <w:highlight w:val="none"/>
        </w:rPr>
      </w:pPr>
      <w:r>
        <w:rPr>
          <w:rFonts w:hint="eastAsia"/>
          <w:b w:val="0"/>
          <w:bCs/>
          <w:sz w:val="21"/>
          <w:szCs w:val="21"/>
          <w:highlight w:val="none"/>
        </w:rPr>
        <w:t>8、其它注意事项：</w:t>
      </w:r>
    </w:p>
    <w:p w14:paraId="08038EB0">
      <w:pPr>
        <w:ind w:firstLine="420" w:firstLineChars="200"/>
        <w:rPr>
          <w:b w:val="0"/>
          <w:bCs/>
          <w:sz w:val="21"/>
          <w:szCs w:val="21"/>
          <w:highlight w:val="none"/>
        </w:rPr>
      </w:pPr>
      <w:r>
        <w:rPr>
          <w:rFonts w:hint="eastAsia"/>
          <w:b w:val="0"/>
          <w:bCs/>
          <w:sz w:val="21"/>
          <w:szCs w:val="21"/>
          <w:highlight w:val="none"/>
        </w:rPr>
        <w:t>（1）评审委员会有权对投标人的响应情况作出判断（评审结论）；</w:t>
      </w:r>
    </w:p>
    <w:p w14:paraId="38C5A4C0">
      <w:pPr>
        <w:ind w:firstLine="420" w:firstLineChars="200"/>
        <w:rPr>
          <w:b w:val="0"/>
          <w:bCs/>
          <w:sz w:val="21"/>
          <w:szCs w:val="21"/>
          <w:highlight w:val="none"/>
        </w:rPr>
      </w:pPr>
      <w:r>
        <w:rPr>
          <w:rFonts w:hint="eastAsia"/>
          <w:b w:val="0"/>
          <w:bCs/>
          <w:sz w:val="21"/>
          <w:szCs w:val="21"/>
          <w:highlight w:val="none"/>
        </w:rPr>
        <w:t>（2）</w:t>
      </w:r>
      <w:bookmarkStart w:id="85" w:name="_Hlk72158213"/>
      <w:r>
        <w:rPr>
          <w:rFonts w:hint="eastAsia"/>
          <w:b w:val="0"/>
          <w:bCs/>
          <w:sz w:val="21"/>
          <w:szCs w:val="21"/>
          <w:highlight w:val="none"/>
        </w:rPr>
        <w:t>评审委员会有权对以谋取中标为目的的技术规格模糊响应（如有意不合理照搬照抄招标文件的技术要求）或虚假响应予以认定，并视情况经政府集中采购机构报主管部门进行处理。</w:t>
      </w:r>
      <w:bookmarkEnd w:id="85"/>
    </w:p>
    <w:p w14:paraId="04F91A5F">
      <w:pPr>
        <w:ind w:firstLine="482" w:firstLineChars="200"/>
        <w:rPr>
          <w:b/>
          <w:sz w:val="24"/>
          <w:highlight w:val="none"/>
        </w:rPr>
      </w:pPr>
    </w:p>
    <w:p w14:paraId="0A7541C3">
      <w:pPr>
        <w:rPr>
          <w:sz w:val="24"/>
          <w:highlight w:val="none"/>
        </w:rPr>
      </w:pPr>
    </w:p>
    <w:p w14:paraId="2DEDF0A4">
      <w:pPr>
        <w:pStyle w:val="4"/>
        <w:jc w:val="center"/>
        <w:rPr>
          <w:sz w:val="24"/>
          <w:highlight w:val="none"/>
        </w:rPr>
      </w:pPr>
      <w:r>
        <w:rPr>
          <w:rFonts w:hint="eastAsia" w:ascii="黑体" w:eastAsia="黑体"/>
          <w:b w:val="0"/>
          <w:bCs w:val="0"/>
          <w:sz w:val="24"/>
          <w:szCs w:val="20"/>
          <w:highlight w:val="none"/>
        </w:rPr>
        <w:t>五、商务要求偏离表</w:t>
      </w:r>
    </w:p>
    <w:tbl>
      <w:tblPr>
        <w:tblStyle w:val="43"/>
        <w:tblW w:w="9091" w:type="dxa"/>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408"/>
        <w:gridCol w:w="4918"/>
        <w:gridCol w:w="973"/>
        <w:gridCol w:w="642"/>
        <w:gridCol w:w="540"/>
      </w:tblGrid>
      <w:tr w14:paraId="2CDC7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0" w:type="dxa"/>
            <w:vAlign w:val="center"/>
          </w:tcPr>
          <w:p w14:paraId="7717404D">
            <w:pPr>
              <w:jc w:val="center"/>
              <w:rPr>
                <w:b/>
                <w:highlight w:val="none"/>
              </w:rPr>
            </w:pPr>
            <w:r>
              <w:rPr>
                <w:rFonts w:hint="eastAsia"/>
                <w:sz w:val="24"/>
                <w:highlight w:val="none"/>
              </w:rPr>
              <w:t>序号</w:t>
            </w:r>
          </w:p>
        </w:tc>
        <w:tc>
          <w:tcPr>
            <w:tcW w:w="1408" w:type="dxa"/>
            <w:vAlign w:val="center"/>
          </w:tcPr>
          <w:p w14:paraId="40E96566">
            <w:pPr>
              <w:jc w:val="center"/>
              <w:rPr>
                <w:b/>
                <w:highlight w:val="none"/>
              </w:rPr>
            </w:pPr>
            <w:r>
              <w:rPr>
                <w:rFonts w:hint="eastAsia"/>
                <w:b/>
                <w:highlight w:val="none"/>
              </w:rPr>
              <w:t>商务需求项</w:t>
            </w:r>
          </w:p>
        </w:tc>
        <w:tc>
          <w:tcPr>
            <w:tcW w:w="4918" w:type="dxa"/>
            <w:vAlign w:val="center"/>
          </w:tcPr>
          <w:p w14:paraId="2C8947A8">
            <w:pPr>
              <w:jc w:val="center"/>
              <w:rPr>
                <w:b/>
                <w:highlight w:val="none"/>
              </w:rPr>
            </w:pPr>
            <w:r>
              <w:rPr>
                <w:rFonts w:hint="eastAsia"/>
                <w:sz w:val="24"/>
                <w:highlight w:val="none"/>
              </w:rPr>
              <w:t>招标商务要求</w:t>
            </w:r>
          </w:p>
        </w:tc>
        <w:tc>
          <w:tcPr>
            <w:tcW w:w="973" w:type="dxa"/>
            <w:vAlign w:val="center"/>
          </w:tcPr>
          <w:p w14:paraId="53FF1E57">
            <w:pPr>
              <w:jc w:val="center"/>
              <w:rPr>
                <w:b/>
                <w:highlight w:val="none"/>
              </w:rPr>
            </w:pPr>
            <w:r>
              <w:rPr>
                <w:rFonts w:hint="eastAsia"/>
                <w:sz w:val="24"/>
                <w:highlight w:val="none"/>
              </w:rPr>
              <w:t>投标商务响应</w:t>
            </w:r>
          </w:p>
        </w:tc>
        <w:tc>
          <w:tcPr>
            <w:tcW w:w="642" w:type="dxa"/>
            <w:vAlign w:val="center"/>
          </w:tcPr>
          <w:p w14:paraId="00D7F36D">
            <w:pPr>
              <w:jc w:val="center"/>
              <w:rPr>
                <w:b/>
                <w:highlight w:val="none"/>
              </w:rPr>
            </w:pPr>
            <w:r>
              <w:rPr>
                <w:rFonts w:hint="eastAsia"/>
                <w:highlight w:val="none"/>
              </w:rPr>
              <w:t>偏离情况</w:t>
            </w:r>
          </w:p>
        </w:tc>
        <w:tc>
          <w:tcPr>
            <w:tcW w:w="540" w:type="dxa"/>
            <w:vAlign w:val="center"/>
          </w:tcPr>
          <w:p w14:paraId="5F6FC986">
            <w:pPr>
              <w:jc w:val="center"/>
              <w:rPr>
                <w:b/>
                <w:highlight w:val="none"/>
              </w:rPr>
            </w:pPr>
            <w:r>
              <w:rPr>
                <w:rFonts w:hint="eastAsia"/>
                <w:sz w:val="24"/>
                <w:highlight w:val="none"/>
              </w:rPr>
              <w:t>说明</w:t>
            </w:r>
          </w:p>
        </w:tc>
      </w:tr>
      <w:tr w14:paraId="6FE11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91" w:type="dxa"/>
            <w:gridSpan w:val="6"/>
          </w:tcPr>
          <w:p w14:paraId="09043780">
            <w:pPr>
              <w:rPr>
                <w:b/>
                <w:highlight w:val="none"/>
              </w:rPr>
            </w:pPr>
            <w:r>
              <w:rPr>
                <w:rFonts w:hint="eastAsia"/>
                <w:b/>
                <w:highlight w:val="none"/>
              </w:rPr>
              <w:t>（一）免费保修期内售后服务要求</w:t>
            </w:r>
          </w:p>
        </w:tc>
      </w:tr>
      <w:tr w14:paraId="49851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4463CB3E">
            <w:pPr>
              <w:jc w:val="center"/>
              <w:rPr>
                <w:bCs/>
                <w:highlight w:val="none"/>
              </w:rPr>
            </w:pPr>
            <w:r>
              <w:rPr>
                <w:rFonts w:hint="eastAsia"/>
                <w:bCs/>
                <w:highlight w:val="none"/>
              </w:rPr>
              <w:t>1</w:t>
            </w:r>
          </w:p>
        </w:tc>
        <w:tc>
          <w:tcPr>
            <w:tcW w:w="1408" w:type="dxa"/>
          </w:tcPr>
          <w:p w14:paraId="6A425A55">
            <w:pPr>
              <w:jc w:val="center"/>
              <w:rPr>
                <w:highlight w:val="none"/>
              </w:rPr>
            </w:pPr>
            <w:r>
              <w:rPr>
                <w:rFonts w:hint="eastAsia"/>
                <w:highlight w:val="none"/>
              </w:rPr>
              <w:t>*</w:t>
            </w:r>
            <w:r>
              <w:rPr>
                <w:highlight w:val="none"/>
              </w:rPr>
              <w:t>***</w:t>
            </w:r>
          </w:p>
        </w:tc>
        <w:tc>
          <w:tcPr>
            <w:tcW w:w="4918" w:type="dxa"/>
          </w:tcPr>
          <w:p w14:paraId="51F705BF">
            <w:pPr>
              <w:jc w:val="center"/>
              <w:rPr>
                <w:b/>
                <w:highlight w:val="none"/>
              </w:rPr>
            </w:pPr>
            <w:r>
              <w:rPr>
                <w:rFonts w:hint="eastAsia"/>
                <w:bCs/>
                <w:szCs w:val="21"/>
                <w:highlight w:val="none"/>
              </w:rPr>
              <w:t>（填写相关内容）</w:t>
            </w:r>
          </w:p>
        </w:tc>
        <w:tc>
          <w:tcPr>
            <w:tcW w:w="973" w:type="dxa"/>
          </w:tcPr>
          <w:p w14:paraId="3831F373">
            <w:pPr>
              <w:rPr>
                <w:bCs/>
                <w:szCs w:val="21"/>
                <w:highlight w:val="none"/>
              </w:rPr>
            </w:pPr>
          </w:p>
        </w:tc>
        <w:tc>
          <w:tcPr>
            <w:tcW w:w="642" w:type="dxa"/>
          </w:tcPr>
          <w:p w14:paraId="08218DDC">
            <w:pPr>
              <w:rPr>
                <w:bCs/>
                <w:szCs w:val="21"/>
                <w:highlight w:val="none"/>
              </w:rPr>
            </w:pPr>
          </w:p>
        </w:tc>
        <w:tc>
          <w:tcPr>
            <w:tcW w:w="540" w:type="dxa"/>
          </w:tcPr>
          <w:p w14:paraId="533BB344">
            <w:pPr>
              <w:rPr>
                <w:bCs/>
                <w:szCs w:val="21"/>
                <w:highlight w:val="none"/>
              </w:rPr>
            </w:pPr>
          </w:p>
        </w:tc>
      </w:tr>
      <w:tr w14:paraId="51C5C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3A7CBF30">
            <w:pPr>
              <w:jc w:val="center"/>
              <w:rPr>
                <w:bCs/>
                <w:highlight w:val="none"/>
              </w:rPr>
            </w:pPr>
            <w:r>
              <w:rPr>
                <w:bCs/>
                <w:highlight w:val="none"/>
              </w:rPr>
              <w:t>2</w:t>
            </w:r>
          </w:p>
        </w:tc>
        <w:tc>
          <w:tcPr>
            <w:tcW w:w="1408" w:type="dxa"/>
          </w:tcPr>
          <w:p w14:paraId="3B4D77E4">
            <w:pPr>
              <w:jc w:val="center"/>
              <w:rPr>
                <w:highlight w:val="none"/>
              </w:rPr>
            </w:pPr>
            <w:r>
              <w:rPr>
                <w:rFonts w:hint="eastAsia"/>
                <w:highlight w:val="none"/>
              </w:rPr>
              <w:t>****</w:t>
            </w:r>
          </w:p>
        </w:tc>
        <w:tc>
          <w:tcPr>
            <w:tcW w:w="4918" w:type="dxa"/>
          </w:tcPr>
          <w:p w14:paraId="6E760D1A">
            <w:pPr>
              <w:jc w:val="center"/>
              <w:rPr>
                <w:bCs/>
                <w:szCs w:val="21"/>
                <w:highlight w:val="none"/>
              </w:rPr>
            </w:pPr>
            <w:r>
              <w:rPr>
                <w:rFonts w:hint="eastAsia"/>
                <w:highlight w:val="none"/>
              </w:rPr>
              <w:t>（填写相关内容）</w:t>
            </w:r>
          </w:p>
        </w:tc>
        <w:tc>
          <w:tcPr>
            <w:tcW w:w="973" w:type="dxa"/>
          </w:tcPr>
          <w:p w14:paraId="24902F53">
            <w:pPr>
              <w:rPr>
                <w:bCs/>
                <w:szCs w:val="21"/>
                <w:highlight w:val="none"/>
              </w:rPr>
            </w:pPr>
          </w:p>
        </w:tc>
        <w:tc>
          <w:tcPr>
            <w:tcW w:w="642" w:type="dxa"/>
          </w:tcPr>
          <w:p w14:paraId="3704513C">
            <w:pPr>
              <w:rPr>
                <w:bCs/>
                <w:szCs w:val="21"/>
                <w:highlight w:val="none"/>
              </w:rPr>
            </w:pPr>
          </w:p>
        </w:tc>
        <w:tc>
          <w:tcPr>
            <w:tcW w:w="540" w:type="dxa"/>
          </w:tcPr>
          <w:p w14:paraId="27A03288">
            <w:pPr>
              <w:rPr>
                <w:bCs/>
                <w:szCs w:val="21"/>
                <w:highlight w:val="none"/>
              </w:rPr>
            </w:pPr>
          </w:p>
        </w:tc>
      </w:tr>
      <w:tr w14:paraId="5FC7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vAlign w:val="center"/>
          </w:tcPr>
          <w:p w14:paraId="0A854102">
            <w:pPr>
              <w:rPr>
                <w:bCs/>
                <w:szCs w:val="21"/>
                <w:highlight w:val="none"/>
              </w:rPr>
            </w:pPr>
            <w:r>
              <w:rPr>
                <w:rFonts w:hint="eastAsia"/>
                <w:b/>
                <w:highlight w:val="none"/>
              </w:rPr>
              <w:t>（二）免费保修期外售后服务要求</w:t>
            </w:r>
          </w:p>
        </w:tc>
      </w:tr>
      <w:tr w14:paraId="0E97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562E8BC2">
            <w:pPr>
              <w:jc w:val="center"/>
              <w:rPr>
                <w:bCs/>
                <w:highlight w:val="none"/>
              </w:rPr>
            </w:pPr>
            <w:r>
              <w:rPr>
                <w:rFonts w:hint="eastAsia"/>
                <w:highlight w:val="none"/>
              </w:rPr>
              <w:t>1</w:t>
            </w:r>
          </w:p>
        </w:tc>
        <w:tc>
          <w:tcPr>
            <w:tcW w:w="1408" w:type="dxa"/>
          </w:tcPr>
          <w:p w14:paraId="0248B4AD">
            <w:pPr>
              <w:jc w:val="center"/>
              <w:rPr>
                <w:highlight w:val="none"/>
              </w:rPr>
            </w:pPr>
            <w:r>
              <w:rPr>
                <w:rFonts w:hint="eastAsia"/>
                <w:highlight w:val="none"/>
              </w:rPr>
              <w:t>****</w:t>
            </w:r>
          </w:p>
        </w:tc>
        <w:tc>
          <w:tcPr>
            <w:tcW w:w="4918" w:type="dxa"/>
          </w:tcPr>
          <w:p w14:paraId="56E620CD">
            <w:pPr>
              <w:jc w:val="center"/>
              <w:rPr>
                <w:highlight w:val="none"/>
              </w:rPr>
            </w:pPr>
            <w:r>
              <w:rPr>
                <w:rFonts w:hint="eastAsia"/>
                <w:highlight w:val="none"/>
              </w:rPr>
              <w:t>（填写相关内容）</w:t>
            </w:r>
          </w:p>
        </w:tc>
        <w:tc>
          <w:tcPr>
            <w:tcW w:w="973" w:type="dxa"/>
          </w:tcPr>
          <w:p w14:paraId="489EABBE">
            <w:pPr>
              <w:rPr>
                <w:bCs/>
                <w:szCs w:val="21"/>
                <w:highlight w:val="none"/>
              </w:rPr>
            </w:pPr>
          </w:p>
        </w:tc>
        <w:tc>
          <w:tcPr>
            <w:tcW w:w="642" w:type="dxa"/>
          </w:tcPr>
          <w:p w14:paraId="0D781B14">
            <w:pPr>
              <w:rPr>
                <w:bCs/>
                <w:szCs w:val="21"/>
                <w:highlight w:val="none"/>
              </w:rPr>
            </w:pPr>
          </w:p>
        </w:tc>
        <w:tc>
          <w:tcPr>
            <w:tcW w:w="540" w:type="dxa"/>
          </w:tcPr>
          <w:p w14:paraId="5FFA0FEF">
            <w:pPr>
              <w:rPr>
                <w:bCs/>
                <w:szCs w:val="21"/>
                <w:highlight w:val="none"/>
              </w:rPr>
            </w:pPr>
          </w:p>
        </w:tc>
      </w:tr>
      <w:tr w14:paraId="1B99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tcPr>
          <w:p w14:paraId="36021BD8">
            <w:pPr>
              <w:rPr>
                <w:bCs/>
                <w:szCs w:val="21"/>
                <w:highlight w:val="none"/>
              </w:rPr>
            </w:pPr>
            <w:r>
              <w:rPr>
                <w:rFonts w:hint="eastAsia"/>
                <w:b/>
                <w:highlight w:val="none"/>
              </w:rPr>
              <w:t>（三）其他商务要求</w:t>
            </w:r>
          </w:p>
        </w:tc>
      </w:tr>
      <w:tr w14:paraId="1339F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19FB77AB">
            <w:pPr>
              <w:jc w:val="center"/>
              <w:rPr>
                <w:highlight w:val="none"/>
              </w:rPr>
            </w:pPr>
            <w:r>
              <w:rPr>
                <w:rFonts w:hint="eastAsia"/>
                <w:highlight w:val="none"/>
              </w:rPr>
              <w:t>1</w:t>
            </w:r>
          </w:p>
        </w:tc>
        <w:tc>
          <w:tcPr>
            <w:tcW w:w="1408" w:type="dxa"/>
          </w:tcPr>
          <w:p w14:paraId="74856B24">
            <w:pPr>
              <w:jc w:val="center"/>
              <w:rPr>
                <w:highlight w:val="none"/>
              </w:rPr>
            </w:pPr>
            <w:r>
              <w:rPr>
                <w:rFonts w:hint="eastAsia"/>
                <w:highlight w:val="none"/>
              </w:rPr>
              <w:t>****</w:t>
            </w:r>
          </w:p>
        </w:tc>
        <w:tc>
          <w:tcPr>
            <w:tcW w:w="4918" w:type="dxa"/>
          </w:tcPr>
          <w:p w14:paraId="7C031F28">
            <w:pPr>
              <w:jc w:val="center"/>
              <w:rPr>
                <w:highlight w:val="none"/>
              </w:rPr>
            </w:pPr>
            <w:r>
              <w:rPr>
                <w:rFonts w:hint="eastAsia"/>
                <w:highlight w:val="none"/>
              </w:rPr>
              <w:t>（填写相关内容）</w:t>
            </w:r>
          </w:p>
        </w:tc>
        <w:tc>
          <w:tcPr>
            <w:tcW w:w="973" w:type="dxa"/>
          </w:tcPr>
          <w:p w14:paraId="0232FB28">
            <w:pPr>
              <w:rPr>
                <w:bCs/>
                <w:szCs w:val="21"/>
                <w:highlight w:val="none"/>
              </w:rPr>
            </w:pPr>
          </w:p>
        </w:tc>
        <w:tc>
          <w:tcPr>
            <w:tcW w:w="642" w:type="dxa"/>
          </w:tcPr>
          <w:p w14:paraId="0C8C8806">
            <w:pPr>
              <w:rPr>
                <w:bCs/>
                <w:szCs w:val="21"/>
                <w:highlight w:val="none"/>
              </w:rPr>
            </w:pPr>
          </w:p>
        </w:tc>
        <w:tc>
          <w:tcPr>
            <w:tcW w:w="540" w:type="dxa"/>
          </w:tcPr>
          <w:p w14:paraId="33530BD4">
            <w:pPr>
              <w:rPr>
                <w:bCs/>
                <w:szCs w:val="21"/>
                <w:highlight w:val="none"/>
              </w:rPr>
            </w:pPr>
          </w:p>
        </w:tc>
      </w:tr>
    </w:tbl>
    <w:p w14:paraId="1FAF2A2E">
      <w:pPr>
        <w:ind w:firstLine="420" w:firstLineChars="200"/>
        <w:rPr>
          <w:b w:val="0"/>
          <w:bCs/>
          <w:sz w:val="21"/>
          <w:szCs w:val="21"/>
          <w:highlight w:val="none"/>
        </w:rPr>
      </w:pPr>
      <w:r>
        <w:rPr>
          <w:rFonts w:hint="eastAsia"/>
          <w:b w:val="0"/>
          <w:bCs/>
          <w:sz w:val="21"/>
          <w:szCs w:val="21"/>
          <w:highlight w:val="none"/>
        </w:rPr>
        <w:t>《商务要求偏离表》编制指引：</w:t>
      </w:r>
    </w:p>
    <w:p w14:paraId="30CF4AB2">
      <w:pPr>
        <w:ind w:firstLine="420" w:firstLineChars="200"/>
        <w:rPr>
          <w:b w:val="0"/>
          <w:bCs/>
          <w:sz w:val="21"/>
          <w:szCs w:val="21"/>
          <w:highlight w:val="none"/>
        </w:rPr>
      </w:pPr>
      <w:r>
        <w:rPr>
          <w:rFonts w:hint="eastAsia"/>
          <w:b w:val="0"/>
          <w:bCs/>
          <w:sz w:val="21"/>
          <w:szCs w:val="21"/>
          <w:highlight w:val="none"/>
        </w:rPr>
        <w:t>1、商务要求偏离表的序号、商务需求项、招标商务要求等栏目对应“用户需求书”中的“商务要求”章节相关内容。</w:t>
      </w:r>
    </w:p>
    <w:p w14:paraId="1E39AD44">
      <w:pPr>
        <w:ind w:firstLine="420" w:firstLineChars="200"/>
        <w:rPr>
          <w:b w:val="0"/>
          <w:bCs/>
          <w:sz w:val="21"/>
          <w:szCs w:val="21"/>
          <w:highlight w:val="none"/>
        </w:rPr>
      </w:pPr>
      <w:r>
        <w:rPr>
          <w:b w:val="0"/>
          <w:bCs/>
          <w:sz w:val="21"/>
          <w:szCs w:val="21"/>
          <w:highlight w:val="none"/>
        </w:rPr>
        <w:t>2</w:t>
      </w:r>
      <w:r>
        <w:rPr>
          <w:rFonts w:hint="eastAsia"/>
          <w:b w:val="0"/>
          <w:bCs/>
          <w:sz w:val="21"/>
          <w:szCs w:val="21"/>
          <w:highlight w:val="none"/>
        </w:rPr>
        <w:t>、“投标商务响应”一栏必须一一对照“招标商务要求”，详细填写自身响应情况，而不能不合理照搬照抄招标文件的商务要求，以体现具体响应情况。</w:t>
      </w:r>
    </w:p>
    <w:p w14:paraId="5B3BB77C">
      <w:pPr>
        <w:ind w:firstLine="420" w:firstLineChars="200"/>
        <w:rPr>
          <w:b w:val="0"/>
          <w:bCs/>
          <w:color w:val="FF0000"/>
          <w:sz w:val="21"/>
          <w:szCs w:val="21"/>
          <w:highlight w:val="none"/>
        </w:rPr>
      </w:pPr>
      <w:r>
        <w:rPr>
          <w:b w:val="0"/>
          <w:bCs/>
          <w:sz w:val="21"/>
          <w:szCs w:val="21"/>
          <w:highlight w:val="none"/>
        </w:rPr>
        <w:t>3</w:t>
      </w:r>
      <w:r>
        <w:rPr>
          <w:rFonts w:hint="eastAsia"/>
          <w:b w:val="0"/>
          <w:bCs/>
          <w:sz w:val="21"/>
          <w:szCs w:val="21"/>
          <w:highlight w:val="none"/>
        </w:rPr>
        <w:t>、“偏离情况”一栏填写如实填写“正偏离”、“负偏离”或“无偏离”，其中：“正偏离”表示“投标响应优于招标商务要求”，“负偏离”表示“投标响应不满足招标商务要求”，“无偏离”表示“投标响应与招标商务要求一致”。</w:t>
      </w:r>
    </w:p>
    <w:p w14:paraId="66ACED6B">
      <w:pPr>
        <w:rPr>
          <w:rFonts w:hint="eastAsia"/>
          <w:b w:val="0"/>
          <w:bCs/>
          <w:sz w:val="21"/>
          <w:szCs w:val="21"/>
          <w:highlight w:val="none"/>
          <w:lang w:eastAsia="zh-CN"/>
        </w:rPr>
      </w:pPr>
      <w:r>
        <w:rPr>
          <w:rFonts w:hint="eastAsia"/>
          <w:b w:val="0"/>
          <w:bCs/>
          <w:sz w:val="21"/>
          <w:szCs w:val="21"/>
          <w:highlight w:val="none"/>
        </w:rPr>
        <w:t>“投标商务响应”对比“招标商务要求”存在响应不全（包括未响应整项招标商务要求或者未响应一项招标商务要求的部分内容），均视为“负偏离”</w:t>
      </w:r>
      <w:r>
        <w:rPr>
          <w:rFonts w:hint="eastAsia"/>
          <w:b w:val="0"/>
          <w:bCs/>
          <w:sz w:val="21"/>
          <w:szCs w:val="21"/>
          <w:highlight w:val="none"/>
          <w:lang w:eastAsia="zh-CN"/>
        </w:rPr>
        <w:t>。</w:t>
      </w:r>
    </w:p>
    <w:p w14:paraId="1DA72211">
      <w:pPr>
        <w:ind w:firstLine="420" w:firstLineChars="200"/>
        <w:rPr>
          <w:b w:val="0"/>
          <w:bCs/>
          <w:sz w:val="21"/>
          <w:szCs w:val="21"/>
          <w:highlight w:val="none"/>
        </w:rPr>
      </w:pPr>
      <w:r>
        <w:rPr>
          <w:rFonts w:hint="eastAsia"/>
          <w:b w:val="0"/>
          <w:bCs/>
          <w:sz w:val="21"/>
          <w:szCs w:val="21"/>
          <w:highlight w:val="none"/>
        </w:rPr>
        <w:t>4、带★号条款为不可偏离条款，如未响应或出现负偏离的，将作投标无效处理。</w:t>
      </w:r>
    </w:p>
    <w:p w14:paraId="5286A710">
      <w:pPr>
        <w:rPr>
          <w:sz w:val="24"/>
          <w:highlight w:val="none"/>
        </w:rPr>
      </w:pPr>
    </w:p>
    <w:p w14:paraId="39203D0F">
      <w:pPr>
        <w:outlineLvl w:val="3"/>
        <w:rPr>
          <w:rFonts w:ascii="黑体" w:hAnsi="宋体" w:eastAsia="黑体"/>
          <w:bCs/>
          <w:kern w:val="0"/>
          <w:sz w:val="24"/>
          <w:szCs w:val="32"/>
          <w:highlight w:val="none"/>
        </w:rPr>
      </w:pPr>
      <w:bookmarkStart w:id="86" w:name="_Hlk72260576"/>
      <w:r>
        <w:rPr>
          <w:rFonts w:hint="eastAsia" w:ascii="黑体" w:eastAsia="黑体"/>
          <w:sz w:val="24"/>
          <w:szCs w:val="20"/>
          <w:highlight w:val="none"/>
        </w:rPr>
        <w:t>六、</w:t>
      </w:r>
      <w:r>
        <w:rPr>
          <w:rFonts w:hint="eastAsia" w:ascii="黑体" w:hAnsi="宋体" w:eastAsia="黑体"/>
          <w:bCs/>
          <w:kern w:val="0"/>
          <w:sz w:val="24"/>
          <w:szCs w:val="32"/>
          <w:highlight w:val="none"/>
        </w:rPr>
        <w:t>技术保障措施（格式自定）</w:t>
      </w:r>
    </w:p>
    <w:p w14:paraId="4D36A093">
      <w:pPr>
        <w:outlineLvl w:val="3"/>
        <w:rPr>
          <w:b/>
          <w:color w:val="FF0000"/>
          <w:sz w:val="22"/>
          <w:highlight w:val="none"/>
        </w:rPr>
      </w:pPr>
      <w:r>
        <w:rPr>
          <w:rFonts w:hint="eastAsia"/>
          <w:b/>
          <w:color w:val="FF0000"/>
          <w:sz w:val="22"/>
          <w:highlight w:val="none"/>
        </w:rPr>
        <w:t>（特别提示：投标人须按本招标文件评标信息中这一评审因素要求，提供证明资料）</w:t>
      </w:r>
    </w:p>
    <w:p w14:paraId="742CF37E">
      <w:pPr>
        <w:rPr>
          <w:b/>
          <w:sz w:val="22"/>
          <w:highlight w:val="none"/>
        </w:rPr>
      </w:pPr>
    </w:p>
    <w:p w14:paraId="766A397F">
      <w:pPr>
        <w:outlineLvl w:val="3"/>
        <w:rPr>
          <w:rFonts w:ascii="黑体" w:hAnsi="宋体" w:eastAsia="黑体"/>
          <w:bCs/>
          <w:kern w:val="0"/>
          <w:sz w:val="24"/>
          <w:szCs w:val="32"/>
          <w:highlight w:val="none"/>
        </w:rPr>
      </w:pPr>
      <w:r>
        <w:rPr>
          <w:rFonts w:hint="eastAsia" w:ascii="黑体" w:hAnsi="宋体" w:eastAsia="黑体"/>
          <w:bCs/>
          <w:kern w:val="0"/>
          <w:sz w:val="24"/>
          <w:szCs w:val="32"/>
          <w:highlight w:val="none"/>
        </w:rPr>
        <w:t>七、施工安全保障措施（格式自定）</w:t>
      </w:r>
    </w:p>
    <w:p w14:paraId="4D1FFD23">
      <w:pPr>
        <w:rPr>
          <w:b/>
          <w:color w:val="FF0000"/>
          <w:sz w:val="22"/>
          <w:highlight w:val="none"/>
        </w:rPr>
      </w:pPr>
      <w:r>
        <w:rPr>
          <w:rFonts w:hint="eastAsia"/>
          <w:b/>
          <w:color w:val="FF0000"/>
          <w:sz w:val="22"/>
          <w:highlight w:val="none"/>
        </w:rPr>
        <w:t>（特别提示：投标人须按本招标文件评标信息中这一评审因素要求，提供证明资料）</w:t>
      </w:r>
    </w:p>
    <w:p w14:paraId="769C1EED">
      <w:pPr>
        <w:rPr>
          <w:b/>
          <w:sz w:val="22"/>
          <w:highlight w:val="none"/>
        </w:rPr>
      </w:pPr>
    </w:p>
    <w:p w14:paraId="41B4AD46">
      <w:pPr>
        <w:rPr>
          <w:b/>
          <w:sz w:val="22"/>
          <w:highlight w:val="none"/>
        </w:rPr>
      </w:pPr>
      <w:r>
        <w:rPr>
          <w:rFonts w:hint="eastAsia"/>
          <w:b/>
          <w:sz w:val="22"/>
          <w:highlight w:val="none"/>
        </w:rPr>
        <w:t>八、检测报告（格式自定）</w:t>
      </w:r>
    </w:p>
    <w:p w14:paraId="11124BDA">
      <w:pPr>
        <w:rPr>
          <w:highlight w:val="none"/>
        </w:rPr>
      </w:pPr>
      <w:r>
        <w:rPr>
          <w:rFonts w:hint="eastAsia"/>
          <w:b/>
          <w:color w:val="FF0000"/>
          <w:sz w:val="22"/>
          <w:highlight w:val="none"/>
        </w:rPr>
        <w:t>（特别提示：投标人须按本招标文件评标信息中这一评审因素要求，提供证明资料）</w:t>
      </w:r>
    </w:p>
    <w:p w14:paraId="7BCB43CC">
      <w:pPr>
        <w:rPr>
          <w:highlight w:val="none"/>
        </w:rPr>
      </w:pPr>
    </w:p>
    <w:p w14:paraId="5B7F3B32">
      <w:pPr>
        <w:pStyle w:val="18"/>
        <w:rPr>
          <w:rFonts w:hint="eastAsia"/>
          <w:highlight w:val="none"/>
        </w:rPr>
      </w:pPr>
      <w:r>
        <w:rPr>
          <w:rFonts w:hint="eastAsia"/>
          <w:highlight w:val="none"/>
          <w:lang w:val="en-US" w:eastAsia="zh-CN"/>
        </w:rPr>
        <w:t>九、</w:t>
      </w:r>
      <w:r>
        <w:rPr>
          <w:rFonts w:hint="eastAsia"/>
          <w:highlight w:val="none"/>
        </w:rPr>
        <w:t>节能环保情况（格式自定）</w:t>
      </w:r>
    </w:p>
    <w:p w14:paraId="5B360F5B">
      <w:pPr>
        <w:pStyle w:val="18"/>
        <w:rPr>
          <w:rFonts w:hint="eastAsia"/>
          <w:highlight w:val="none"/>
        </w:rPr>
      </w:pPr>
      <w:r>
        <w:rPr>
          <w:rFonts w:hint="eastAsia"/>
          <w:highlight w:val="none"/>
        </w:rPr>
        <w:t>（特别提示：投标人须按本招标文件评标信息中这一评审因素要求，提供证明资料）</w:t>
      </w:r>
    </w:p>
    <w:p w14:paraId="76BE432A">
      <w:pPr>
        <w:pStyle w:val="18"/>
        <w:rPr>
          <w:highlight w:val="none"/>
        </w:rPr>
      </w:pPr>
    </w:p>
    <w:p w14:paraId="256BA89B">
      <w:pPr>
        <w:pStyle w:val="18"/>
        <w:rPr>
          <w:rFonts w:hint="eastAsia"/>
          <w:highlight w:val="none"/>
        </w:rPr>
      </w:pPr>
      <w:r>
        <w:rPr>
          <w:rFonts w:hint="eastAsia"/>
          <w:highlight w:val="none"/>
          <w:lang w:val="en-US" w:eastAsia="zh-CN"/>
        </w:rPr>
        <w:t>十、</w:t>
      </w:r>
      <w:r>
        <w:rPr>
          <w:rFonts w:hint="eastAsia"/>
          <w:highlight w:val="none"/>
        </w:rPr>
        <w:t>节能环保情况（格式自定）</w:t>
      </w:r>
    </w:p>
    <w:p w14:paraId="37E900D5">
      <w:pPr>
        <w:pStyle w:val="18"/>
        <w:rPr>
          <w:rFonts w:hint="eastAsia"/>
          <w:highlight w:val="none"/>
        </w:rPr>
      </w:pPr>
      <w:r>
        <w:rPr>
          <w:rFonts w:hint="eastAsia"/>
          <w:highlight w:val="none"/>
        </w:rPr>
        <w:t>（特别提示：投标人须按本招标文件评标信息中这一评审因素要求，提供证明资料）</w:t>
      </w:r>
    </w:p>
    <w:p w14:paraId="26CF7AEB">
      <w:pPr>
        <w:jc w:val="both"/>
        <w:rPr>
          <w:rFonts w:hint="eastAsia" w:ascii="黑体" w:hAnsi="宋体" w:eastAsia="黑体"/>
          <w:bCs/>
          <w:kern w:val="0"/>
          <w:sz w:val="24"/>
          <w:szCs w:val="32"/>
          <w:highlight w:val="none"/>
          <w:lang w:val="en-US" w:eastAsia="zh-CN"/>
        </w:rPr>
      </w:pPr>
    </w:p>
    <w:p w14:paraId="3B20D596">
      <w:pPr>
        <w:jc w:val="both"/>
        <w:rPr>
          <w:rFonts w:ascii="黑体" w:eastAsia="黑体"/>
          <w:b w:val="0"/>
          <w:bCs w:val="0"/>
          <w:sz w:val="24"/>
          <w:szCs w:val="20"/>
          <w:highlight w:val="none"/>
        </w:rPr>
      </w:pPr>
      <w:r>
        <w:rPr>
          <w:rFonts w:hint="eastAsia" w:ascii="黑体" w:hAnsi="宋体" w:eastAsia="黑体"/>
          <w:bCs/>
          <w:kern w:val="0"/>
          <w:sz w:val="24"/>
          <w:szCs w:val="32"/>
          <w:highlight w:val="none"/>
          <w:lang w:val="en-US" w:eastAsia="zh-CN"/>
        </w:rPr>
        <w:t>十一</w:t>
      </w:r>
      <w:r>
        <w:rPr>
          <w:rFonts w:hint="eastAsia" w:ascii="黑体" w:hAnsi="宋体" w:eastAsia="黑体"/>
          <w:bCs/>
          <w:kern w:val="0"/>
          <w:sz w:val="24"/>
          <w:szCs w:val="32"/>
          <w:highlight w:val="none"/>
        </w:rPr>
        <w:t>、</w:t>
      </w:r>
      <w:bookmarkStart w:id="87" w:name="_Hlk72062872"/>
      <w:r>
        <w:rPr>
          <w:rFonts w:hint="eastAsia" w:ascii="黑体" w:eastAsia="黑体"/>
          <w:b w:val="0"/>
          <w:bCs w:val="0"/>
          <w:sz w:val="24"/>
          <w:szCs w:val="20"/>
          <w:highlight w:val="none"/>
        </w:rPr>
        <w:t>投标人认为需要加以说明的其他内容</w:t>
      </w:r>
      <w:bookmarkEnd w:id="87"/>
    </w:p>
    <w:bookmarkEnd w:id="86"/>
    <w:p w14:paraId="3E36F0B2">
      <w:pPr>
        <w:widowControl/>
        <w:jc w:val="center"/>
        <w:rPr>
          <w:rFonts w:ascii="黑体" w:hAnsi="宋体" w:eastAsia="黑体"/>
          <w:kern w:val="0"/>
          <w:sz w:val="24"/>
          <w:szCs w:val="20"/>
          <w:highlight w:val="none"/>
        </w:rPr>
      </w:pPr>
      <w:r>
        <w:rPr>
          <w:rFonts w:hint="eastAsia" w:ascii="黑体" w:hAnsi="宋体" w:eastAsia="黑体"/>
          <w:kern w:val="0"/>
          <w:sz w:val="24"/>
          <w:szCs w:val="20"/>
          <w:highlight w:val="none"/>
        </w:rPr>
        <w:t>（一）政府采购违法行为风险知悉确认书</w:t>
      </w:r>
    </w:p>
    <w:p w14:paraId="2586AB2A">
      <w:pPr>
        <w:widowControl/>
        <w:jc w:val="center"/>
        <w:rPr>
          <w:rFonts w:ascii="黑体" w:hAnsi="宋体" w:eastAsia="黑体"/>
          <w:kern w:val="0"/>
          <w:sz w:val="24"/>
          <w:szCs w:val="20"/>
          <w:highlight w:val="none"/>
        </w:rPr>
      </w:pPr>
    </w:p>
    <w:p w14:paraId="67C525B5">
      <w:pPr>
        <w:ind w:firstLine="420" w:firstLineChars="200"/>
        <w:rPr>
          <w:highlight w:val="none"/>
        </w:rPr>
      </w:pPr>
      <w:r>
        <w:rPr>
          <w:rFonts w:hint="eastAsia"/>
          <w:highlight w:val="none"/>
        </w:rPr>
        <w:t>本公司在投标前已充分知悉以下情形为参与政府采购活动时的重大风险事项，并承诺已对下述风险提示事项重点排查，做到严谨、诚信、依法依规参与政府采购活动。</w:t>
      </w:r>
    </w:p>
    <w:p w14:paraId="336DDC60">
      <w:pPr>
        <w:ind w:firstLine="422" w:firstLineChars="200"/>
        <w:rPr>
          <w:b/>
          <w:highlight w:val="none"/>
        </w:rPr>
      </w:pPr>
      <w:r>
        <w:rPr>
          <w:rFonts w:hint="eastAsia"/>
          <w:b/>
          <w:highlight w:val="none"/>
        </w:rPr>
        <w:t>一、本公司已充分知悉“隐瞒真实情况，提供虚假资料”的法定情形，相关情形包括但不限于：</w:t>
      </w:r>
    </w:p>
    <w:p w14:paraId="6AA3BCE1">
      <w:pPr>
        <w:ind w:firstLine="420" w:firstLineChars="200"/>
        <w:rPr>
          <w:highlight w:val="none"/>
        </w:rPr>
      </w:pPr>
      <w:r>
        <w:rPr>
          <w:rFonts w:hint="eastAsia"/>
          <w:highlight w:val="none"/>
        </w:rPr>
        <w:t>（一）通过转让或者租借等方式从其他单位获取资格或者资质证书投标的。</w:t>
      </w:r>
    </w:p>
    <w:p w14:paraId="2FFE4D33">
      <w:pPr>
        <w:ind w:firstLine="420" w:firstLineChars="200"/>
        <w:rPr>
          <w:highlight w:val="none"/>
        </w:rPr>
      </w:pPr>
      <w:r>
        <w:rPr>
          <w:rFonts w:hint="eastAsia"/>
          <w:highlight w:val="none"/>
        </w:rPr>
        <w:t>（二）由其他单位或者其他单位负责人在投标供应商编制的投标文件上加盖印章或者签字的。</w:t>
      </w:r>
    </w:p>
    <w:p w14:paraId="735B2AD3">
      <w:pPr>
        <w:ind w:firstLine="420" w:firstLineChars="200"/>
        <w:rPr>
          <w:highlight w:val="none"/>
        </w:rPr>
      </w:pPr>
      <w:r>
        <w:rPr>
          <w:rFonts w:hint="eastAsia"/>
          <w:highlight w:val="none"/>
        </w:rPr>
        <w:t>（三）项目负责人或者主要技术人员不是本单位人员的。</w:t>
      </w:r>
    </w:p>
    <w:p w14:paraId="4D5B999D">
      <w:pPr>
        <w:ind w:firstLine="420" w:firstLineChars="200"/>
        <w:rPr>
          <w:highlight w:val="none"/>
        </w:rPr>
      </w:pPr>
      <w:r>
        <w:rPr>
          <w:rFonts w:hint="eastAsia"/>
          <w:highlight w:val="none"/>
        </w:rPr>
        <w:t>（四）投标保证金不是从投标供应商基本账户转出的。</w:t>
      </w:r>
    </w:p>
    <w:p w14:paraId="7984C153">
      <w:pPr>
        <w:ind w:firstLine="420" w:firstLineChars="200"/>
        <w:rPr>
          <w:highlight w:val="none"/>
        </w:rPr>
      </w:pPr>
      <w:r>
        <w:rPr>
          <w:rFonts w:hint="eastAsia"/>
          <w:highlight w:val="none"/>
        </w:rPr>
        <w:t>（五）其他隐瞒真实情况、提供虚假资料的行为。</w:t>
      </w:r>
    </w:p>
    <w:p w14:paraId="7D43B4D3">
      <w:pPr>
        <w:ind w:firstLine="422" w:firstLineChars="200"/>
        <w:rPr>
          <w:b/>
          <w:highlight w:val="none"/>
        </w:rPr>
      </w:pPr>
      <w:r>
        <w:rPr>
          <w:rFonts w:hint="eastAsia"/>
          <w:b/>
          <w:highlight w:val="none"/>
        </w:rPr>
        <w:t>二、本公司已充分知悉“与其他采购参加人串通投标”的法定情形，相关情形包括但不限于：</w:t>
      </w:r>
    </w:p>
    <w:p w14:paraId="4F383F8A">
      <w:pPr>
        <w:ind w:firstLine="420" w:firstLineChars="200"/>
        <w:rPr>
          <w:highlight w:val="none"/>
        </w:rPr>
      </w:pPr>
      <w:r>
        <w:rPr>
          <w:rFonts w:hint="eastAsia"/>
          <w:highlight w:val="none"/>
        </w:rPr>
        <w:t>（一）投标供应商之间相互约定给予未中标的供应商利益补偿。</w:t>
      </w:r>
    </w:p>
    <w:p w14:paraId="4EC0CDF3">
      <w:pPr>
        <w:ind w:firstLine="420" w:firstLineChars="200"/>
        <w:rPr>
          <w:highlight w:val="none"/>
        </w:rPr>
      </w:pPr>
      <w:r>
        <w:rPr>
          <w:rFonts w:hint="eastAsia"/>
          <w:highlight w:val="none"/>
        </w:rPr>
        <w:t>（二）不同投标供应商的法定代表人、主要经营负责人、项目投标授权代表人、项目负责人、主要技术人员为同一人、属同一单位或者在同一单位缴纳社会保险。</w:t>
      </w:r>
    </w:p>
    <w:p w14:paraId="4CCBAC4D">
      <w:pPr>
        <w:ind w:firstLine="420" w:firstLineChars="200"/>
        <w:rPr>
          <w:highlight w:val="none"/>
        </w:rPr>
      </w:pPr>
      <w:r>
        <w:rPr>
          <w:rFonts w:hint="eastAsia"/>
          <w:highlight w:val="none"/>
        </w:rPr>
        <w:t>（三）不同投标供应商的投标文件由同一单位或者同一人编制，或者由同一人分阶段参与编制的。</w:t>
      </w:r>
    </w:p>
    <w:p w14:paraId="4B058863">
      <w:pPr>
        <w:ind w:firstLine="420" w:firstLineChars="200"/>
        <w:rPr>
          <w:highlight w:val="none"/>
        </w:rPr>
      </w:pPr>
      <w:r>
        <w:rPr>
          <w:rFonts w:hint="eastAsia"/>
          <w:highlight w:val="none"/>
        </w:rPr>
        <w:t>（四）不同投标供应商的投标文件或部分投标文件相互混装。</w:t>
      </w:r>
    </w:p>
    <w:p w14:paraId="516D4876">
      <w:pPr>
        <w:ind w:firstLine="420" w:firstLineChars="200"/>
        <w:rPr>
          <w:highlight w:val="none"/>
        </w:rPr>
      </w:pPr>
      <w:r>
        <w:rPr>
          <w:rFonts w:hint="eastAsia"/>
          <w:highlight w:val="none"/>
        </w:rPr>
        <w:t>（五）不同投标供应商的投标文件内容存在非正常一致。</w:t>
      </w:r>
    </w:p>
    <w:p w14:paraId="48D36908">
      <w:pPr>
        <w:ind w:firstLine="420" w:firstLineChars="200"/>
        <w:rPr>
          <w:highlight w:val="none"/>
        </w:rPr>
      </w:pPr>
      <w:r>
        <w:rPr>
          <w:rFonts w:hint="eastAsia"/>
          <w:highlight w:val="none"/>
        </w:rPr>
        <w:t>（六）由同一单位工作人员为两家以上（含两家）供应商进行同一项投标活动的。</w:t>
      </w:r>
    </w:p>
    <w:p w14:paraId="3802476E">
      <w:pPr>
        <w:ind w:firstLine="420" w:firstLineChars="200"/>
        <w:rPr>
          <w:highlight w:val="none"/>
        </w:rPr>
      </w:pPr>
      <w:r>
        <w:rPr>
          <w:rFonts w:hint="eastAsia"/>
          <w:highlight w:val="none"/>
        </w:rPr>
        <w:t>（七）不同投标人的投标报价呈规律性差异。</w:t>
      </w:r>
    </w:p>
    <w:p w14:paraId="79A8C642">
      <w:pPr>
        <w:ind w:firstLine="420" w:firstLineChars="200"/>
        <w:rPr>
          <w:highlight w:val="none"/>
        </w:rPr>
      </w:pPr>
      <w:r>
        <w:rPr>
          <w:rFonts w:hint="eastAsia"/>
          <w:highlight w:val="none"/>
        </w:rPr>
        <w:t>（八）不同投标人的投标保证金从同一单位或者个人的账户转出。</w:t>
      </w:r>
    </w:p>
    <w:p w14:paraId="348D65B6">
      <w:pPr>
        <w:ind w:firstLine="420" w:firstLineChars="200"/>
        <w:rPr>
          <w:highlight w:val="none"/>
        </w:rPr>
      </w:pPr>
      <w:r>
        <w:rPr>
          <w:rFonts w:hint="eastAsia"/>
          <w:highlight w:val="none"/>
        </w:rPr>
        <w:t>（九）主管部门依照法律、法规认定的其他情形。</w:t>
      </w:r>
    </w:p>
    <w:p w14:paraId="587516AF">
      <w:pPr>
        <w:ind w:firstLine="422" w:firstLineChars="200"/>
        <w:rPr>
          <w:b/>
          <w:highlight w:val="none"/>
        </w:rPr>
      </w:pPr>
      <w:r>
        <w:rPr>
          <w:rFonts w:hint="eastAsia"/>
          <w:b/>
          <w:highlight w:val="none"/>
        </w:rPr>
        <w:t>三、本公司已充分知悉下列情形所对应的法律风险，并在投标前已对相关风险事项进行排查。</w:t>
      </w:r>
    </w:p>
    <w:p w14:paraId="3D00F1E5">
      <w:pPr>
        <w:ind w:firstLine="420" w:firstLineChars="200"/>
        <w:rPr>
          <w:b/>
          <w:highlight w:val="none"/>
        </w:rPr>
      </w:pPr>
      <w:r>
        <w:rPr>
          <w:rFonts w:hint="eastAsia"/>
          <w:highlight w:val="none"/>
        </w:rPr>
        <w:t>（一）对于从其他主体获取的投标资料，供应商应审慎核查，确保投标资料的真实性。</w:t>
      </w:r>
      <w:r>
        <w:rPr>
          <w:rFonts w:hint="eastAsia"/>
          <w:b/>
          <w:highlight w:val="none"/>
        </w:rPr>
        <w:t>如主管部门查实投标文件中存在虚假资料的，无论相关资料是否由第三方或本公司员工提供，均不影响主管部门对供应商存在“隐瞒真实情况，提供虚假资料”违法行为的认定。</w:t>
      </w:r>
    </w:p>
    <w:p w14:paraId="0F4C561A">
      <w:pPr>
        <w:ind w:firstLine="420" w:firstLineChars="200"/>
        <w:rPr>
          <w:highlight w:val="none"/>
        </w:rPr>
      </w:pPr>
      <w:r>
        <w:rPr>
          <w:rFonts w:hint="eastAsia"/>
          <w:highlight w:val="none"/>
        </w:rPr>
        <w:t>（二）对于涉及国家机关出具的公文、证件、证明材料等文件，一旦涉嫌虚假，经查实，主管部门将依法从严处理，并移送有关部门追究法律责任；涉嫌犯罪的，主管部门将一并移送司法机关追究法律责任。</w:t>
      </w:r>
    </w:p>
    <w:p w14:paraId="770837C4">
      <w:pPr>
        <w:ind w:firstLine="420" w:firstLineChars="200"/>
        <w:rPr>
          <w:highlight w:val="none"/>
        </w:rPr>
      </w:pPr>
      <w:r>
        <w:rPr>
          <w:rFonts w:hint="eastAsia"/>
          <w:highlight w:val="none"/>
        </w:rPr>
        <w:t>（三）对于涉及安全生产、特种作业、抢险救灾、防疫等政府采购项目，供应商实施提供虚假资料、串通投标等违法行为的，主管部门将依法从严处理。</w:t>
      </w:r>
    </w:p>
    <w:p w14:paraId="3B9D2476">
      <w:pPr>
        <w:ind w:firstLine="420" w:firstLineChars="200"/>
        <w:rPr>
          <w:highlight w:val="none"/>
        </w:rPr>
      </w:pPr>
      <w:r>
        <w:rPr>
          <w:rFonts w:hint="eastAsia"/>
          <w:highlight w:val="none"/>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14:paraId="3BEDF57C">
      <w:pPr>
        <w:ind w:firstLine="420" w:firstLineChars="200"/>
        <w:rPr>
          <w:highlight w:val="none"/>
        </w:rPr>
      </w:pPr>
      <w:r>
        <w:rPr>
          <w:rFonts w:hint="eastAsia"/>
          <w:highlight w:val="none"/>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14:paraId="16F0C6D4">
      <w:pPr>
        <w:ind w:firstLine="420" w:firstLineChars="200"/>
        <w:rPr>
          <w:highlight w:val="none"/>
        </w:rPr>
      </w:pPr>
      <w:r>
        <w:rPr>
          <w:rFonts w:hint="eastAsia"/>
          <w:highlight w:val="none"/>
        </w:rPr>
        <w:t>（六）单位负责人为同一人或者存在直接控股、管理关系的不同供应商，不得参加同一合同项下的政府采购活动。相关情形如查实，依法作投标无效处理；涉嫌串通投标等违法行为的，主管部门将依法调查处理。</w:t>
      </w:r>
    </w:p>
    <w:p w14:paraId="31F7046F">
      <w:pPr>
        <w:ind w:firstLine="422" w:firstLineChars="200"/>
        <w:rPr>
          <w:b/>
          <w:highlight w:val="none"/>
        </w:rPr>
      </w:pPr>
      <w:r>
        <w:rPr>
          <w:rFonts w:hint="eastAsia"/>
          <w:b/>
          <w:highlight w:val="none"/>
        </w:rPr>
        <w:t>四、本公司已充分知悉政府采购违法、违规行为的法律后果。</w:t>
      </w:r>
    </w:p>
    <w:p w14:paraId="6749CEE7">
      <w:pPr>
        <w:ind w:firstLine="420" w:firstLineChars="200"/>
        <w:rPr>
          <w:highlight w:val="none"/>
        </w:rPr>
      </w:pPr>
      <w:r>
        <w:rPr>
          <w:rFonts w:hint="eastAsia"/>
          <w:highlight w:val="none"/>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14:paraId="55984D99">
      <w:pPr>
        <w:ind w:firstLine="420" w:firstLineChars="200"/>
        <w:rPr>
          <w:highlight w:val="none"/>
        </w:rPr>
      </w:pPr>
      <w:r>
        <w:rPr>
          <w:rFonts w:hint="eastAsia"/>
          <w:highlight w:val="none"/>
        </w:rPr>
        <w:t>以下文字请投标供应商抄写并确认：“本公司已仔细阅读《政府采购违法行为风险知悉确认书》，充分知悉违法行为的法律后果，并承诺将严谨、诚信、依法依规参与政府采购活动”。</w:t>
      </w:r>
    </w:p>
    <w:tbl>
      <w:tblPr>
        <w:tblStyle w:val="476"/>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0192BBB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14:paraId="667135A0">
            <w:pPr>
              <w:autoSpaceDE w:val="0"/>
              <w:autoSpaceDN w:val="0"/>
              <w:spacing w:line="400" w:lineRule="exact"/>
              <w:ind w:firstLine="1866"/>
              <w:rPr>
                <w:rFonts w:ascii="宋体" w:hAnsi="宋体" w:eastAsiaTheme="minorEastAsia"/>
                <w:spacing w:val="-4"/>
                <w:kern w:val="0"/>
                <w:szCs w:val="21"/>
                <w:highlight w:val="none"/>
              </w:rPr>
            </w:pPr>
          </w:p>
        </w:tc>
      </w:tr>
      <w:tr w14:paraId="15821D6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14:paraId="3DAD61A3">
            <w:pPr>
              <w:autoSpaceDE w:val="0"/>
              <w:autoSpaceDN w:val="0"/>
              <w:spacing w:line="400" w:lineRule="exact"/>
              <w:ind w:firstLine="1866"/>
              <w:rPr>
                <w:rFonts w:ascii="宋体" w:hAnsi="宋体" w:eastAsiaTheme="minorEastAsia"/>
                <w:spacing w:val="-4"/>
                <w:kern w:val="0"/>
                <w:szCs w:val="21"/>
                <w:highlight w:val="none"/>
              </w:rPr>
            </w:pPr>
          </w:p>
        </w:tc>
      </w:tr>
      <w:tr w14:paraId="07F5CB4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14:paraId="13C2DCD0">
            <w:pPr>
              <w:autoSpaceDE w:val="0"/>
              <w:autoSpaceDN w:val="0"/>
              <w:spacing w:line="400" w:lineRule="exact"/>
              <w:ind w:firstLine="1866"/>
              <w:rPr>
                <w:rFonts w:ascii="宋体" w:hAnsi="宋体" w:eastAsiaTheme="minorEastAsia"/>
                <w:spacing w:val="-4"/>
                <w:kern w:val="0"/>
                <w:szCs w:val="21"/>
                <w:highlight w:val="none"/>
              </w:rPr>
            </w:pPr>
          </w:p>
        </w:tc>
      </w:tr>
      <w:tr w14:paraId="5EF13A9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tcPr>
          <w:p w14:paraId="670B3965">
            <w:pPr>
              <w:autoSpaceDE w:val="0"/>
              <w:autoSpaceDN w:val="0"/>
              <w:spacing w:line="400" w:lineRule="exact"/>
              <w:ind w:firstLine="1866"/>
              <w:rPr>
                <w:rFonts w:ascii="宋体" w:hAnsi="宋体" w:eastAsiaTheme="minorEastAsia"/>
                <w:spacing w:val="-4"/>
                <w:kern w:val="0"/>
                <w:szCs w:val="21"/>
                <w:highlight w:val="none"/>
              </w:rPr>
            </w:pPr>
          </w:p>
        </w:tc>
      </w:tr>
    </w:tbl>
    <w:p w14:paraId="7A44D9FA">
      <w:pPr>
        <w:widowControl/>
        <w:wordWrap w:val="0"/>
        <w:autoSpaceDE w:val="0"/>
        <w:autoSpaceDN w:val="0"/>
        <w:spacing w:line="400" w:lineRule="exact"/>
        <w:ind w:right="808" w:firstLine="404" w:firstLineChars="200"/>
        <w:jc w:val="right"/>
        <w:rPr>
          <w:rFonts w:ascii="宋体" w:hAnsi="宋体" w:eastAsiaTheme="minorEastAsia"/>
          <w:spacing w:val="-4"/>
          <w:kern w:val="0"/>
          <w:szCs w:val="21"/>
          <w:highlight w:val="none"/>
          <w:u w:val="single"/>
        </w:rPr>
      </w:pPr>
      <w:r>
        <w:rPr>
          <w:rFonts w:hint="eastAsia" w:ascii="宋体" w:hAnsi="宋体" w:eastAsiaTheme="minorEastAsia"/>
          <w:spacing w:val="-4"/>
          <w:kern w:val="0"/>
          <w:szCs w:val="21"/>
          <w:highlight w:val="none"/>
        </w:rPr>
        <w:t>负责人/投标授权代表签名：</w:t>
      </w:r>
      <w:r>
        <w:rPr>
          <w:rFonts w:hint="eastAsia" w:ascii="宋体" w:hAnsi="宋体" w:eastAsiaTheme="minorEastAsia"/>
          <w:spacing w:val="-4"/>
          <w:kern w:val="0"/>
          <w:szCs w:val="21"/>
          <w:highlight w:val="none"/>
          <w:u w:val="single"/>
        </w:rPr>
        <w:t xml:space="preserve">              </w:t>
      </w:r>
    </w:p>
    <w:p w14:paraId="76DB1906">
      <w:pPr>
        <w:widowControl/>
        <w:wordWrap w:val="0"/>
        <w:autoSpaceDE w:val="0"/>
        <w:autoSpaceDN w:val="0"/>
        <w:spacing w:line="400" w:lineRule="exact"/>
        <w:ind w:right="808" w:firstLine="404" w:firstLineChars="200"/>
        <w:jc w:val="right"/>
        <w:rPr>
          <w:rFonts w:ascii="宋体" w:hAnsi="宋体" w:eastAsiaTheme="minorEastAsia"/>
          <w:spacing w:val="-4"/>
          <w:kern w:val="0"/>
          <w:szCs w:val="21"/>
          <w:highlight w:val="none"/>
          <w:u w:val="single"/>
        </w:rPr>
      </w:pPr>
      <w:r>
        <w:rPr>
          <w:rFonts w:hint="eastAsia" w:ascii="宋体" w:hAnsi="宋体" w:eastAsiaTheme="minorEastAsia"/>
          <w:spacing w:val="-4"/>
          <w:kern w:val="0"/>
          <w:szCs w:val="21"/>
          <w:highlight w:val="none"/>
        </w:rPr>
        <w:t>知悉人（公章）：</w:t>
      </w:r>
      <w:r>
        <w:rPr>
          <w:rFonts w:hint="eastAsia" w:ascii="宋体" w:hAnsi="宋体" w:eastAsiaTheme="minorEastAsia"/>
          <w:spacing w:val="-4"/>
          <w:kern w:val="0"/>
          <w:szCs w:val="21"/>
          <w:highlight w:val="none"/>
          <w:u w:val="single"/>
        </w:rPr>
        <w:t xml:space="preserve">              </w:t>
      </w:r>
    </w:p>
    <w:p w14:paraId="78E3C6D0">
      <w:pPr>
        <w:widowControl/>
        <w:wordWrap w:val="0"/>
        <w:autoSpaceDE w:val="0"/>
        <w:autoSpaceDN w:val="0"/>
        <w:spacing w:line="400" w:lineRule="exact"/>
        <w:ind w:right="808" w:firstLine="404" w:firstLineChars="200"/>
        <w:jc w:val="right"/>
        <w:rPr>
          <w:rFonts w:ascii="宋体" w:hAnsi="宋体" w:eastAsiaTheme="minorEastAsia"/>
          <w:spacing w:val="-4"/>
          <w:kern w:val="0"/>
          <w:szCs w:val="21"/>
          <w:highlight w:val="none"/>
          <w:u w:val="single"/>
        </w:rPr>
      </w:pPr>
      <w:r>
        <w:rPr>
          <w:rFonts w:hint="eastAsia" w:ascii="宋体" w:hAnsi="宋体" w:eastAsiaTheme="minorEastAsia"/>
          <w:spacing w:val="-4"/>
          <w:kern w:val="0"/>
          <w:szCs w:val="21"/>
          <w:highlight w:val="none"/>
        </w:rPr>
        <w:t xml:space="preserve">     日期：</w:t>
      </w:r>
      <w:r>
        <w:rPr>
          <w:rFonts w:hint="eastAsia" w:ascii="宋体" w:hAnsi="宋体" w:eastAsiaTheme="minorEastAsia"/>
          <w:spacing w:val="-4"/>
          <w:kern w:val="0"/>
          <w:szCs w:val="21"/>
          <w:highlight w:val="none"/>
          <w:u w:val="single"/>
        </w:rPr>
        <w:t xml:space="preserve">              </w:t>
      </w:r>
    </w:p>
    <w:p w14:paraId="6E8197E6">
      <w:pPr>
        <w:widowControl/>
        <w:wordWrap w:val="0"/>
        <w:autoSpaceDE w:val="0"/>
        <w:autoSpaceDN w:val="0"/>
        <w:spacing w:line="400" w:lineRule="exact"/>
        <w:ind w:right="1414" w:firstLine="404" w:firstLineChars="200"/>
        <w:jc w:val="right"/>
        <w:rPr>
          <w:rFonts w:ascii="宋体" w:hAnsi="宋体" w:eastAsiaTheme="minorEastAsia"/>
          <w:spacing w:val="-4"/>
          <w:kern w:val="0"/>
          <w:szCs w:val="21"/>
          <w:highlight w:val="none"/>
        </w:rPr>
      </w:pPr>
      <w:r>
        <w:rPr>
          <w:rFonts w:hint="eastAsia" w:ascii="宋体" w:hAnsi="宋体" w:eastAsiaTheme="minorEastAsia"/>
          <w:spacing w:val="-4"/>
          <w:kern w:val="0"/>
          <w:szCs w:val="21"/>
          <w:highlight w:val="none"/>
        </w:rPr>
        <w:t xml:space="preserve">     </w:t>
      </w:r>
    </w:p>
    <w:p w14:paraId="358D4385">
      <w:pPr>
        <w:widowControl/>
        <w:autoSpaceDE w:val="0"/>
        <w:autoSpaceDN w:val="0"/>
        <w:spacing w:line="400" w:lineRule="exact"/>
        <w:ind w:firstLine="406" w:firstLineChars="200"/>
        <w:jc w:val="left"/>
        <w:rPr>
          <w:rFonts w:ascii="宋体" w:hAnsi="宋体" w:eastAsiaTheme="minorEastAsia"/>
          <w:b/>
          <w:bCs/>
          <w:color w:val="FF0000"/>
          <w:spacing w:val="-4"/>
          <w:kern w:val="0"/>
          <w:szCs w:val="21"/>
          <w:highlight w:val="none"/>
        </w:rPr>
      </w:pPr>
      <w:r>
        <w:rPr>
          <w:rFonts w:hint="eastAsia" w:ascii="宋体" w:hAnsi="宋体" w:eastAsiaTheme="minorEastAsia"/>
          <w:b/>
          <w:bCs/>
          <w:color w:val="FF0000"/>
          <w:spacing w:val="-4"/>
          <w:kern w:val="0"/>
          <w:szCs w:val="21"/>
          <w:highlight w:val="none"/>
        </w:rPr>
        <w:t>注：</w:t>
      </w:r>
    </w:p>
    <w:p w14:paraId="29764D89">
      <w:pPr>
        <w:widowControl/>
        <w:autoSpaceDE w:val="0"/>
        <w:autoSpaceDN w:val="0"/>
        <w:spacing w:line="400" w:lineRule="exact"/>
        <w:ind w:firstLine="406" w:firstLineChars="200"/>
        <w:jc w:val="left"/>
        <w:rPr>
          <w:rFonts w:ascii="宋体" w:hAnsi="宋体" w:eastAsiaTheme="minorEastAsia"/>
          <w:b/>
          <w:bCs/>
          <w:color w:val="FF0000"/>
          <w:spacing w:val="-4"/>
          <w:kern w:val="0"/>
          <w:szCs w:val="21"/>
          <w:highlight w:val="none"/>
        </w:rPr>
      </w:pPr>
      <w:r>
        <w:rPr>
          <w:rFonts w:hint="eastAsia" w:ascii="宋体" w:hAnsi="宋体" w:eastAsiaTheme="minorEastAsia"/>
          <w:b/>
          <w:bCs/>
          <w:color w:val="FF0000"/>
          <w:spacing w:val="-4"/>
          <w:kern w:val="0"/>
          <w:szCs w:val="21"/>
          <w:highlight w:val="none"/>
        </w:rPr>
        <w:t>1.</w:t>
      </w:r>
      <w:r>
        <w:rPr>
          <w:rFonts w:hint="eastAsia"/>
          <w:highlight w:val="none"/>
        </w:rPr>
        <w:t xml:space="preserve"> </w:t>
      </w:r>
      <w:r>
        <w:rPr>
          <w:rFonts w:hint="eastAsia" w:ascii="宋体" w:hAnsi="宋体" w:eastAsiaTheme="minorEastAsia"/>
          <w:b/>
          <w:bCs/>
          <w:color w:val="FF0000"/>
          <w:spacing w:val="-4"/>
          <w:kern w:val="0"/>
          <w:szCs w:val="21"/>
          <w:highlight w:val="none"/>
        </w:rPr>
        <w:t>根据《深圳市财政局关于采购文件增加风险告知有关事项的通知》（深财购〔2022〕22 号），该风险知悉确认书用于对供应商违法行为的警示，不作为供应商资格性审查及符合性审查条件。</w:t>
      </w:r>
    </w:p>
    <w:p w14:paraId="7C7D4F74">
      <w:pPr>
        <w:widowControl/>
        <w:autoSpaceDE w:val="0"/>
        <w:autoSpaceDN w:val="0"/>
        <w:spacing w:line="400" w:lineRule="exact"/>
        <w:ind w:firstLine="406" w:firstLineChars="200"/>
        <w:jc w:val="left"/>
        <w:rPr>
          <w:rFonts w:ascii="宋体" w:hAnsi="宋体" w:eastAsiaTheme="minorEastAsia"/>
          <w:color w:val="FF0000"/>
          <w:spacing w:val="-4"/>
          <w:kern w:val="0"/>
          <w:szCs w:val="21"/>
          <w:highlight w:val="none"/>
        </w:rPr>
      </w:pPr>
      <w:r>
        <w:rPr>
          <w:rFonts w:hint="eastAsia" w:ascii="宋体" w:hAnsi="宋体" w:eastAsiaTheme="minorEastAsia"/>
          <w:b/>
          <w:bCs/>
          <w:color w:val="FF0000"/>
          <w:spacing w:val="-4"/>
          <w:kern w:val="0"/>
          <w:szCs w:val="21"/>
          <w:highlight w:val="none"/>
        </w:rPr>
        <w:t>2.投标供应商负责人或投标授权代表签字并加盖单位公章后，扫描上传至投标文件一并提交。</w:t>
      </w:r>
    </w:p>
    <w:p w14:paraId="60A440DD">
      <w:pPr>
        <w:widowControl/>
        <w:wordWrap/>
        <w:autoSpaceDE w:val="0"/>
        <w:autoSpaceDN w:val="0"/>
        <w:spacing w:line="400" w:lineRule="exact"/>
        <w:ind w:right="1414" w:firstLine="480" w:firstLineChars="200"/>
        <w:jc w:val="right"/>
        <w:rPr>
          <w:rFonts w:eastAsiaTheme="minorEastAsia"/>
          <w:kern w:val="0"/>
          <w:sz w:val="24"/>
          <w:highlight w:val="none"/>
        </w:rPr>
      </w:pPr>
    </w:p>
    <w:p w14:paraId="6DC0A3B9">
      <w:pPr>
        <w:widowControl/>
        <w:spacing w:line="360" w:lineRule="auto"/>
        <w:jc w:val="left"/>
        <w:rPr>
          <w:rFonts w:eastAsiaTheme="minorEastAsia"/>
          <w:b/>
          <w:bCs/>
          <w:kern w:val="0"/>
          <w:sz w:val="24"/>
          <w:highlight w:val="none"/>
        </w:rPr>
      </w:pPr>
    </w:p>
    <w:p w14:paraId="74BBAA1E">
      <w:pPr>
        <w:widowControl/>
        <w:jc w:val="center"/>
        <w:rPr>
          <w:rFonts w:ascii="黑体" w:hAnsi="宋体" w:eastAsia="黑体"/>
          <w:kern w:val="0"/>
          <w:sz w:val="24"/>
          <w:szCs w:val="20"/>
          <w:highlight w:val="none"/>
        </w:rPr>
      </w:pPr>
      <w:r>
        <w:rPr>
          <w:rFonts w:hint="eastAsia" w:ascii="黑体" w:hAnsi="宋体" w:eastAsia="黑体"/>
          <w:kern w:val="0"/>
          <w:sz w:val="24"/>
          <w:szCs w:val="20"/>
          <w:highlight w:val="none"/>
        </w:rPr>
        <w:t>（二）投标人认为需要加以说明的其他内容（格式自定）</w:t>
      </w:r>
    </w:p>
    <w:p w14:paraId="69034EE3">
      <w:pPr>
        <w:jc w:val="center"/>
        <w:rPr>
          <w:b/>
          <w:sz w:val="32"/>
          <w:szCs w:val="32"/>
          <w:highlight w:val="none"/>
        </w:rPr>
      </w:pPr>
    </w:p>
    <w:p w14:paraId="06210CF9">
      <w:pPr>
        <w:jc w:val="center"/>
        <w:rPr>
          <w:rFonts w:ascii="黑体" w:hAnsi="宋体" w:eastAsia="黑体"/>
          <w:bCs/>
          <w:kern w:val="0"/>
          <w:sz w:val="24"/>
          <w:highlight w:val="none"/>
        </w:rPr>
      </w:pPr>
    </w:p>
    <w:p w14:paraId="133863B7">
      <w:pPr>
        <w:jc w:val="center"/>
        <w:rPr>
          <w:rFonts w:ascii="黑体" w:hAnsi="宋体" w:eastAsia="黑体"/>
          <w:bCs/>
          <w:kern w:val="0"/>
          <w:sz w:val="24"/>
          <w:highlight w:val="none"/>
        </w:rPr>
        <w:sectPr>
          <w:pgSz w:w="11907" w:h="16840"/>
          <w:pgMar w:top="1440" w:right="1797" w:bottom="1440" w:left="1797" w:header="851" w:footer="992" w:gutter="0"/>
          <w:cols w:space="425" w:num="1"/>
          <w:titlePg/>
          <w:docGrid w:linePitch="462" w:charSpace="0"/>
        </w:sectPr>
      </w:pPr>
    </w:p>
    <w:p w14:paraId="2EFC5E86">
      <w:pPr>
        <w:pStyle w:val="3"/>
        <w:rPr>
          <w:highlight w:val="none"/>
        </w:rPr>
      </w:pPr>
      <w:r>
        <w:rPr>
          <w:rFonts w:hint="eastAsia"/>
          <w:highlight w:val="none"/>
        </w:rPr>
        <w:t>第五章  合同条款及格式</w:t>
      </w:r>
    </w:p>
    <w:p w14:paraId="2933E0E7">
      <w:pPr>
        <w:rPr>
          <w:highlight w:val="none"/>
        </w:rPr>
      </w:pPr>
    </w:p>
    <w:p w14:paraId="35FA31CE">
      <w:pPr>
        <w:jc w:val="center"/>
        <w:outlineLvl w:val="0"/>
        <w:rPr>
          <w:highlight w:val="none"/>
        </w:rPr>
      </w:pPr>
      <w:bookmarkStart w:id="88" w:name="_Toc3995"/>
      <w:r>
        <w:rPr>
          <w:rFonts w:hint="eastAsia"/>
          <w:b/>
          <w:sz w:val="24"/>
          <w:highlight w:val="none"/>
        </w:rPr>
        <w:t>（仅供参考，具体以项目需求及采购结果为准）</w:t>
      </w:r>
    </w:p>
    <w:p w14:paraId="4716327F">
      <w:pPr>
        <w:widowControl w:val="0"/>
        <w:spacing w:after="0"/>
        <w:jc w:val="center"/>
        <w:rPr>
          <w:rFonts w:ascii="宋体" w:hAnsi="宋体" w:eastAsia="宋体" w:cs="宋体"/>
          <w:b/>
          <w:bCs/>
          <w:spacing w:val="-20"/>
          <w:kern w:val="44"/>
          <w:sz w:val="48"/>
          <w:szCs w:val="48"/>
          <w:highlight w:val="none"/>
          <w:lang w:val="en-US" w:eastAsia="zh-CN" w:bidi="ar-SA"/>
        </w:rPr>
      </w:pPr>
    </w:p>
    <w:p w14:paraId="5FAC85E1">
      <w:pPr>
        <w:widowControl w:val="0"/>
        <w:spacing w:after="0"/>
        <w:jc w:val="center"/>
        <w:rPr>
          <w:rFonts w:ascii="宋体" w:hAnsi="宋体" w:eastAsia="宋体" w:cs="宋体"/>
          <w:b/>
          <w:bCs/>
          <w:spacing w:val="-20"/>
          <w:kern w:val="44"/>
          <w:sz w:val="48"/>
          <w:szCs w:val="48"/>
          <w:highlight w:val="none"/>
          <w:lang w:val="en-US" w:eastAsia="zh-CN" w:bidi="ar-SA"/>
        </w:rPr>
      </w:pPr>
    </w:p>
    <w:p w14:paraId="24EE095A">
      <w:pPr>
        <w:pStyle w:val="18"/>
        <w:rPr>
          <w:highlight w:val="none"/>
          <w:lang w:val="en-US" w:eastAsia="zh-CN"/>
        </w:rPr>
      </w:pPr>
    </w:p>
    <w:p w14:paraId="1B64F324">
      <w:pPr>
        <w:widowControl w:val="0"/>
        <w:spacing w:after="0"/>
        <w:jc w:val="center"/>
        <w:rPr>
          <w:rFonts w:hint="eastAsia" w:ascii="宋体" w:hAnsi="宋体" w:eastAsia="宋体" w:cs="宋体"/>
          <w:b/>
          <w:bCs/>
          <w:spacing w:val="-20"/>
          <w:kern w:val="44"/>
          <w:sz w:val="48"/>
          <w:szCs w:val="48"/>
          <w:highlight w:val="none"/>
          <w:lang w:val="en-US" w:eastAsia="zh-CN" w:bidi="ar-SA"/>
        </w:rPr>
      </w:pPr>
      <w:commentRangeStart w:id="302"/>
      <w:r>
        <w:rPr>
          <w:rFonts w:hint="eastAsia" w:ascii="宋体" w:hAnsi="宋体" w:eastAsia="宋体" w:cs="宋体"/>
          <w:b/>
          <w:bCs/>
          <w:spacing w:val="-20"/>
          <w:kern w:val="44"/>
          <w:sz w:val="48"/>
          <w:szCs w:val="48"/>
          <w:highlight w:val="none"/>
          <w:lang w:val="en-US" w:eastAsia="zh-CN" w:bidi="ar-SA"/>
        </w:rPr>
        <w:t>政府采购货物买卖合同</w:t>
      </w:r>
    </w:p>
    <w:p w14:paraId="6EC993D8">
      <w:pPr>
        <w:widowControl w:val="0"/>
        <w:spacing w:after="0"/>
        <w:jc w:val="center"/>
        <w:rPr>
          <w:rFonts w:hint="eastAsia" w:ascii="宋体" w:hAnsi="宋体" w:eastAsia="宋体" w:cs="宋体"/>
          <w:b/>
          <w:bCs/>
          <w:spacing w:val="-20"/>
          <w:kern w:val="44"/>
          <w:sz w:val="48"/>
          <w:szCs w:val="48"/>
          <w:highlight w:val="none"/>
          <w:lang w:val="en-US" w:eastAsia="zh-CN" w:bidi="ar-SA"/>
        </w:rPr>
      </w:pPr>
      <w:r>
        <w:rPr>
          <w:rFonts w:hint="eastAsia" w:ascii="宋体" w:hAnsi="宋体" w:eastAsia="宋体" w:cs="宋体"/>
          <w:b/>
          <w:bCs/>
          <w:spacing w:val="-20"/>
          <w:kern w:val="44"/>
          <w:sz w:val="48"/>
          <w:szCs w:val="48"/>
          <w:highlight w:val="none"/>
          <w:lang w:val="en-US" w:eastAsia="zh-CN" w:bidi="ar-SA"/>
        </w:rPr>
        <w:t>（试行）</w:t>
      </w:r>
      <w:commentRangeEnd w:id="302"/>
      <w:r>
        <w:rPr>
          <w:highlight w:val="none"/>
        </w:rPr>
        <w:commentReference w:id="302"/>
      </w:r>
    </w:p>
    <w:p w14:paraId="0C993919">
      <w:pPr>
        <w:rPr>
          <w:rFonts w:ascii="宋体" w:hAnsi="宋体" w:eastAsia="宋体" w:cs="宋体"/>
          <w:b/>
          <w:bCs/>
          <w:spacing w:val="-20"/>
          <w:kern w:val="44"/>
          <w:sz w:val="40"/>
          <w:szCs w:val="40"/>
          <w:highlight w:val="none"/>
        </w:rPr>
      </w:pPr>
    </w:p>
    <w:p w14:paraId="76FB1463">
      <w:pPr>
        <w:rPr>
          <w:rFonts w:ascii="宋体" w:hAnsi="宋体" w:eastAsia="宋体" w:cs="宋体"/>
          <w:b/>
          <w:bCs/>
          <w:spacing w:val="-20"/>
          <w:kern w:val="44"/>
          <w:sz w:val="40"/>
          <w:szCs w:val="40"/>
          <w:highlight w:val="none"/>
        </w:rPr>
      </w:pPr>
    </w:p>
    <w:p w14:paraId="04FF2DFA">
      <w:pPr>
        <w:rPr>
          <w:rFonts w:ascii="宋体" w:hAnsi="宋体" w:eastAsia="宋体" w:cs="宋体"/>
          <w:b/>
          <w:bCs/>
          <w:spacing w:val="-20"/>
          <w:kern w:val="44"/>
          <w:sz w:val="40"/>
          <w:szCs w:val="40"/>
          <w:highlight w:val="none"/>
        </w:rPr>
      </w:pPr>
    </w:p>
    <w:p w14:paraId="3D5134E8">
      <w:pPr>
        <w:spacing w:line="360" w:lineRule="auto"/>
        <w:ind w:left="420" w:leftChars="200"/>
        <w:rPr>
          <w:rFonts w:eastAsia="宋体"/>
          <w:sz w:val="32"/>
          <w:szCs w:val="32"/>
          <w:highlight w:val="none"/>
        </w:rPr>
      </w:pPr>
      <w:r>
        <w:rPr>
          <w:rFonts w:hint="eastAsia" w:ascii="宋体" w:hAnsi="宋体" w:eastAsia="宋体" w:cs="宋体"/>
          <w:kern w:val="0"/>
          <w:sz w:val="32"/>
          <w:szCs w:val="32"/>
          <w:highlight w:val="none"/>
        </w:rPr>
        <w:t>项目名称：</w:t>
      </w:r>
      <w:r>
        <w:rPr>
          <w:rFonts w:hint="eastAsia" w:eastAsia="宋体"/>
          <w:sz w:val="32"/>
          <w:szCs w:val="32"/>
          <w:highlight w:val="none"/>
          <w:u w:val="single"/>
        </w:rPr>
        <w:t xml:space="preserve">                             </w:t>
      </w:r>
    </w:p>
    <w:p w14:paraId="6A4F378A">
      <w:pPr>
        <w:spacing w:line="360" w:lineRule="auto"/>
        <w:ind w:left="420" w:leftChars="200"/>
        <w:rPr>
          <w:rFonts w:eastAsia="宋体"/>
          <w:sz w:val="32"/>
          <w:szCs w:val="32"/>
          <w:highlight w:val="none"/>
          <w:u w:val="single"/>
        </w:rPr>
      </w:pPr>
      <w:r>
        <w:rPr>
          <w:rFonts w:hint="eastAsia" w:eastAsia="宋体"/>
          <w:sz w:val="32"/>
          <w:szCs w:val="32"/>
          <w:highlight w:val="none"/>
        </w:rPr>
        <w:t>合同编号：</w:t>
      </w:r>
      <w:r>
        <w:rPr>
          <w:rFonts w:hint="eastAsia" w:eastAsia="宋体"/>
          <w:sz w:val="32"/>
          <w:szCs w:val="32"/>
          <w:highlight w:val="none"/>
          <w:u w:val="single"/>
        </w:rPr>
        <w:t xml:space="preserve">                             </w:t>
      </w:r>
    </w:p>
    <w:p w14:paraId="546AA8EC">
      <w:pPr>
        <w:spacing w:line="360" w:lineRule="auto"/>
        <w:ind w:left="420" w:leftChars="200"/>
        <w:rPr>
          <w:rFonts w:eastAsia="宋体"/>
          <w:sz w:val="32"/>
          <w:szCs w:val="32"/>
          <w:highlight w:val="none"/>
        </w:rPr>
      </w:pPr>
      <w:r>
        <w:rPr>
          <w:rFonts w:hint="eastAsia" w:eastAsia="宋体"/>
          <w:sz w:val="32"/>
          <w:szCs w:val="32"/>
          <w:highlight w:val="none"/>
        </w:rPr>
        <w:t>甲    方：</w:t>
      </w:r>
      <w:r>
        <w:rPr>
          <w:rFonts w:hint="eastAsia" w:eastAsia="宋体"/>
          <w:sz w:val="32"/>
          <w:szCs w:val="32"/>
          <w:highlight w:val="none"/>
          <w:u w:val="single"/>
        </w:rPr>
        <w:t xml:space="preserve">                             </w:t>
      </w:r>
    </w:p>
    <w:p w14:paraId="0D1AFBDB">
      <w:pPr>
        <w:spacing w:line="360" w:lineRule="auto"/>
        <w:ind w:left="420" w:leftChars="200"/>
        <w:rPr>
          <w:rFonts w:eastAsia="宋体"/>
          <w:sz w:val="32"/>
          <w:szCs w:val="32"/>
          <w:highlight w:val="none"/>
          <w:u w:val="single"/>
        </w:rPr>
      </w:pPr>
      <w:r>
        <w:rPr>
          <w:rFonts w:hint="eastAsia" w:eastAsia="宋体"/>
          <w:sz w:val="32"/>
          <w:szCs w:val="32"/>
          <w:highlight w:val="none"/>
        </w:rPr>
        <w:t>乙    方：</w:t>
      </w:r>
      <w:r>
        <w:rPr>
          <w:rFonts w:hint="eastAsia" w:eastAsia="宋体"/>
          <w:sz w:val="32"/>
          <w:szCs w:val="32"/>
          <w:highlight w:val="none"/>
          <w:u w:val="single"/>
        </w:rPr>
        <w:t xml:space="preserve">                             </w:t>
      </w:r>
    </w:p>
    <w:p w14:paraId="0ACC4AD8">
      <w:pPr>
        <w:spacing w:line="360" w:lineRule="auto"/>
        <w:ind w:left="420" w:leftChars="200"/>
        <w:rPr>
          <w:rFonts w:eastAsia="宋体"/>
          <w:sz w:val="32"/>
          <w:szCs w:val="32"/>
          <w:highlight w:val="none"/>
        </w:rPr>
      </w:pPr>
      <w:r>
        <w:rPr>
          <w:rFonts w:hint="eastAsia" w:eastAsia="宋体"/>
          <w:sz w:val="32"/>
          <w:szCs w:val="32"/>
          <w:highlight w:val="none"/>
        </w:rPr>
        <w:t>签订时间：</w:t>
      </w:r>
      <w:r>
        <w:rPr>
          <w:rFonts w:hint="eastAsia" w:eastAsia="宋体"/>
          <w:sz w:val="32"/>
          <w:szCs w:val="32"/>
          <w:highlight w:val="none"/>
          <w:u w:val="single"/>
        </w:rPr>
        <w:t xml:space="preserve">      </w:t>
      </w:r>
      <w:r>
        <w:rPr>
          <w:rFonts w:eastAsia="宋体"/>
          <w:sz w:val="32"/>
          <w:szCs w:val="32"/>
          <w:highlight w:val="none"/>
          <w:u w:val="single"/>
        </w:rPr>
        <w:t xml:space="preserve">           </w:t>
      </w:r>
      <w:r>
        <w:rPr>
          <w:rFonts w:hint="eastAsia" w:eastAsia="宋体"/>
          <w:sz w:val="32"/>
          <w:szCs w:val="32"/>
          <w:highlight w:val="none"/>
          <w:u w:val="single"/>
        </w:rPr>
        <w:t xml:space="preserve">            </w:t>
      </w:r>
    </w:p>
    <w:p w14:paraId="5EB099A4">
      <w:pPr>
        <w:rPr>
          <w:rFonts w:eastAsia="宋体"/>
          <w:highlight w:val="none"/>
        </w:rPr>
      </w:pPr>
    </w:p>
    <w:p w14:paraId="782B345E">
      <w:pPr>
        <w:rPr>
          <w:rFonts w:eastAsia="黑体"/>
          <w:sz w:val="44"/>
          <w:szCs w:val="44"/>
          <w:highlight w:val="none"/>
        </w:rPr>
      </w:pPr>
      <w:r>
        <w:rPr>
          <w:rFonts w:eastAsia="黑体"/>
          <w:sz w:val="44"/>
          <w:szCs w:val="44"/>
          <w:highlight w:val="none"/>
        </w:rPr>
        <w:br w:type="page"/>
      </w:r>
    </w:p>
    <w:p w14:paraId="327EF919">
      <w:pPr>
        <w:rPr>
          <w:rFonts w:eastAsia="黑体"/>
          <w:sz w:val="44"/>
          <w:szCs w:val="44"/>
          <w:highlight w:val="none"/>
        </w:rPr>
      </w:pPr>
    </w:p>
    <w:p w14:paraId="58AB04BF">
      <w:pPr>
        <w:rPr>
          <w:rFonts w:eastAsia="黑体"/>
          <w:sz w:val="44"/>
          <w:szCs w:val="44"/>
          <w:highlight w:val="none"/>
        </w:rPr>
      </w:pPr>
    </w:p>
    <w:p w14:paraId="77882492">
      <w:pPr>
        <w:jc w:val="center"/>
        <w:rPr>
          <w:rFonts w:hint="eastAsia" w:eastAsia="黑体"/>
          <w:sz w:val="44"/>
          <w:szCs w:val="44"/>
          <w:highlight w:val="none"/>
          <w:lang w:eastAsia="zh-CN"/>
        </w:rPr>
      </w:pPr>
      <w:r>
        <w:rPr>
          <w:rFonts w:hint="eastAsia" w:eastAsia="黑体"/>
          <w:sz w:val="44"/>
          <w:szCs w:val="44"/>
          <w:highlight w:val="none"/>
          <w:lang w:eastAsia="zh-CN"/>
        </w:rPr>
        <w:t>使</w:t>
      </w:r>
      <w:r>
        <w:rPr>
          <w:rFonts w:hint="eastAsia" w:eastAsia="黑体"/>
          <w:sz w:val="44"/>
          <w:szCs w:val="44"/>
          <w:highlight w:val="none"/>
          <w:lang w:val="en-US" w:eastAsia="zh-CN"/>
        </w:rPr>
        <w:t xml:space="preserve"> </w:t>
      </w:r>
      <w:r>
        <w:rPr>
          <w:rFonts w:hint="eastAsia" w:eastAsia="黑体"/>
          <w:sz w:val="44"/>
          <w:szCs w:val="44"/>
          <w:highlight w:val="none"/>
          <w:lang w:eastAsia="zh-CN"/>
        </w:rPr>
        <w:t>用</w:t>
      </w:r>
      <w:r>
        <w:rPr>
          <w:rFonts w:hint="eastAsia" w:eastAsia="黑体"/>
          <w:sz w:val="44"/>
          <w:szCs w:val="44"/>
          <w:highlight w:val="none"/>
          <w:lang w:val="en-US" w:eastAsia="zh-CN"/>
        </w:rPr>
        <w:t xml:space="preserve"> </w:t>
      </w:r>
      <w:r>
        <w:rPr>
          <w:rFonts w:hint="eastAsia" w:eastAsia="黑体"/>
          <w:sz w:val="44"/>
          <w:szCs w:val="44"/>
          <w:highlight w:val="none"/>
          <w:lang w:eastAsia="zh-CN"/>
        </w:rPr>
        <w:t>说</w:t>
      </w:r>
      <w:r>
        <w:rPr>
          <w:rFonts w:hint="eastAsia" w:eastAsia="黑体"/>
          <w:sz w:val="44"/>
          <w:szCs w:val="44"/>
          <w:highlight w:val="none"/>
          <w:lang w:val="en-US" w:eastAsia="zh-CN"/>
        </w:rPr>
        <w:t xml:space="preserve"> </w:t>
      </w:r>
      <w:r>
        <w:rPr>
          <w:rFonts w:hint="eastAsia" w:eastAsia="黑体"/>
          <w:sz w:val="44"/>
          <w:szCs w:val="44"/>
          <w:highlight w:val="none"/>
          <w:lang w:eastAsia="zh-CN"/>
        </w:rPr>
        <w:t>明</w:t>
      </w:r>
    </w:p>
    <w:p w14:paraId="58B29E7D">
      <w:pPr>
        <w:ind w:firstLine="640" w:firstLineChars="200"/>
        <w:rPr>
          <w:rFonts w:hint="eastAsia" w:ascii="仿宋_GB2312" w:hAnsi="仿宋_GB2312" w:eastAsia="仿宋_GB2312" w:cs="仿宋_GB2312"/>
          <w:sz w:val="32"/>
          <w:szCs w:val="32"/>
          <w:highlight w:val="none"/>
          <w:lang w:val="en-US" w:eastAsia="zh-CN"/>
        </w:rPr>
      </w:pPr>
    </w:p>
    <w:p w14:paraId="1AF5ED93">
      <w:pPr>
        <w:numPr>
          <w:ilvl w:val="0"/>
          <w:numId w:val="0"/>
        </w:numPr>
        <w:ind w:firstLine="640"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1.本合同标准文本适用于购买现成货物的采购项目，不包括需要供应商定制开发、创新研发的货物采购项目。</w:t>
      </w:r>
    </w:p>
    <w:p w14:paraId="23657E38">
      <w:pPr>
        <w:numPr>
          <w:ilvl w:val="0"/>
          <w:numId w:val="0"/>
        </w:numPr>
        <w:ind w:firstLine="640" w:firstLineChars="200"/>
        <w:rPr>
          <w:rFonts w:hint="default" w:eastAsia="黑体"/>
          <w:sz w:val="44"/>
          <w:szCs w:val="44"/>
          <w:highlight w:val="none"/>
          <w:lang w:val="en-US" w:eastAsia="zh-CN"/>
        </w:rPr>
      </w:pPr>
      <w:r>
        <w:rPr>
          <w:rFonts w:hint="eastAsia" w:ascii="仿宋_GB2312" w:hAnsi="仿宋_GB2312" w:eastAsia="仿宋_GB2312" w:cs="仿宋_GB2312"/>
          <w:sz w:val="32"/>
          <w:szCs w:val="32"/>
          <w:highlight w:val="none"/>
          <w:lang w:val="en-US" w:eastAsia="zh-CN"/>
        </w:rPr>
        <w:t>2.本合同标准文本为政府采购货物买卖合同编制提供参考，可以结合采购项目具体情况，对文本作必要的调整修订后使用。</w:t>
      </w:r>
    </w:p>
    <w:p w14:paraId="1A3C12E2">
      <w:pPr>
        <w:ind w:firstLine="640" w:firstLineChars="200"/>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3.本合同标准文本各条款中，如涉及填写多家供应商、制造商，多种采购标的、分包主要内容等信息的，可根据采购项目具体情况添加信息项。</w:t>
      </w:r>
    </w:p>
    <w:p w14:paraId="1354DC1E">
      <w:pPr>
        <w:ind w:firstLine="880" w:firstLineChars="200"/>
        <w:jc w:val="both"/>
        <w:rPr>
          <w:rFonts w:eastAsia="黑体"/>
          <w:sz w:val="44"/>
          <w:szCs w:val="44"/>
          <w:highlight w:val="none"/>
        </w:rPr>
        <w:sectPr>
          <w:headerReference r:id="rId8" w:type="default"/>
          <w:footerReference r:id="rId9"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bookmarkEnd w:id="88"/>
    <w:p w14:paraId="1C34B6E5">
      <w:pPr>
        <w:keepNext/>
        <w:keepLines/>
        <w:widowControl w:val="0"/>
        <w:adjustRightInd w:val="0"/>
        <w:snapToGrid w:val="0"/>
        <w:spacing w:beforeLines="0" w:line="400" w:lineRule="exact"/>
        <w:jc w:val="center"/>
        <w:outlineLvl w:val="1"/>
        <w:rPr>
          <w:rFonts w:hint="eastAsia" w:ascii="黑体" w:hAnsi="黑体" w:eastAsia="黑体" w:cs="Times New Roman"/>
          <w:b/>
          <w:bCs/>
          <w:kern w:val="2"/>
          <w:sz w:val="28"/>
          <w:szCs w:val="28"/>
          <w:highlight w:val="none"/>
          <w:lang w:val="en-US" w:eastAsia="zh-CN" w:bidi="ar-SA"/>
        </w:rPr>
      </w:pPr>
      <w:bookmarkStart w:id="89" w:name="_Toc22209"/>
    </w:p>
    <w:p w14:paraId="3B25D407">
      <w:pPr>
        <w:keepNext/>
        <w:keepLines/>
        <w:widowControl w:val="0"/>
        <w:adjustRightInd w:val="0"/>
        <w:snapToGrid w:val="0"/>
        <w:spacing w:beforeLines="0" w:line="400" w:lineRule="exact"/>
        <w:jc w:val="center"/>
        <w:outlineLvl w:val="1"/>
        <w:rPr>
          <w:rFonts w:hint="eastAsia" w:ascii="黑体" w:hAnsi="华文中宋" w:eastAsia="黑体" w:cs="Times New Roman"/>
          <w:b w:val="0"/>
          <w:bCs w:val="0"/>
          <w:kern w:val="2"/>
          <w:sz w:val="28"/>
          <w:szCs w:val="28"/>
          <w:highlight w:val="none"/>
          <w:lang w:val="en-US" w:eastAsia="zh-CN" w:bidi="ar-SA"/>
        </w:rPr>
      </w:pPr>
      <w:r>
        <w:rPr>
          <w:rFonts w:hint="eastAsia" w:ascii="黑体" w:hAnsi="黑体" w:eastAsia="黑体" w:cs="Times New Roman"/>
          <w:b w:val="0"/>
          <w:bCs w:val="0"/>
          <w:kern w:val="2"/>
          <w:sz w:val="28"/>
          <w:szCs w:val="28"/>
          <w:highlight w:val="none"/>
          <w:lang w:val="en-US" w:eastAsia="zh-CN" w:bidi="ar-SA"/>
        </w:rPr>
        <w:t xml:space="preserve">第一节 </w:t>
      </w:r>
      <w:r>
        <w:rPr>
          <w:rFonts w:hint="eastAsia" w:ascii="黑体" w:hAnsi="华文中宋" w:eastAsia="黑体" w:cs="Times New Roman"/>
          <w:b w:val="0"/>
          <w:bCs w:val="0"/>
          <w:kern w:val="2"/>
          <w:sz w:val="28"/>
          <w:szCs w:val="28"/>
          <w:highlight w:val="none"/>
          <w:lang w:val="en-US" w:eastAsia="zh-CN" w:bidi="ar-SA"/>
        </w:rPr>
        <w:t>政府采购合同协议书</w:t>
      </w:r>
      <w:bookmarkEnd w:id="89"/>
    </w:p>
    <w:p w14:paraId="43E6C2CE">
      <w:pPr>
        <w:keepNext/>
        <w:keepLines/>
        <w:widowControl w:val="0"/>
        <w:adjustRightInd w:val="0"/>
        <w:snapToGrid w:val="0"/>
        <w:spacing w:beforeLines="0" w:line="400" w:lineRule="exact"/>
        <w:jc w:val="center"/>
        <w:outlineLvl w:val="1"/>
        <w:rPr>
          <w:rFonts w:hint="eastAsia" w:ascii="黑体" w:hAnsi="华文中宋" w:eastAsia="黑体" w:cs="Times New Roman"/>
          <w:b w:val="0"/>
          <w:bCs w:val="0"/>
          <w:kern w:val="2"/>
          <w:sz w:val="28"/>
          <w:szCs w:val="28"/>
          <w:highlight w:val="none"/>
          <w:lang w:val="en-US" w:eastAsia="zh-CN" w:bidi="ar-SA"/>
        </w:rPr>
      </w:pPr>
    </w:p>
    <w:p w14:paraId="69A4878B">
      <w:pPr>
        <w:adjustRightInd w:val="0"/>
        <w:snapToGrid w:val="0"/>
        <w:spacing w:before="0" w:beforeLines="0" w:line="400" w:lineRule="exact"/>
        <w:rPr>
          <w:rFonts w:ascii="宋体" w:hAnsi="宋体" w:eastAsia="宋体"/>
          <w:szCs w:val="21"/>
          <w:highlight w:val="none"/>
        </w:rPr>
      </w:pPr>
      <w:r>
        <w:rPr>
          <w:rFonts w:hint="eastAsia" w:ascii="宋体" w:hAnsi="宋体" w:eastAsia="宋体"/>
          <w:szCs w:val="21"/>
          <w:highlight w:val="none"/>
        </w:rPr>
        <w:t>甲方（全称）：</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rPr>
        <w:t>（采购人</w:t>
      </w:r>
      <w:r>
        <w:rPr>
          <w:rFonts w:hint="eastAsia" w:ascii="宋体" w:hAnsi="宋体" w:eastAsia="宋体"/>
          <w:szCs w:val="21"/>
          <w:highlight w:val="none"/>
          <w:lang w:eastAsia="zh-CN"/>
        </w:rPr>
        <w:t>、受采购人委托签订合同的单位</w:t>
      </w:r>
      <w:r>
        <w:rPr>
          <w:rFonts w:hint="eastAsia" w:ascii="宋体" w:hAnsi="宋体" w:eastAsia="宋体"/>
          <w:szCs w:val="21"/>
          <w:highlight w:val="none"/>
        </w:rPr>
        <w:t>或采购</w:t>
      </w:r>
      <w:r>
        <w:rPr>
          <w:rFonts w:hint="eastAsia" w:ascii="宋体" w:hAnsi="宋体" w:eastAsia="宋体"/>
          <w:szCs w:val="21"/>
          <w:highlight w:val="none"/>
          <w:lang w:val="en-US" w:eastAsia="zh-CN"/>
        </w:rPr>
        <w:tab/>
      </w:r>
      <w:r>
        <w:rPr>
          <w:rFonts w:hint="eastAsia" w:ascii="宋体" w:hAnsi="宋体" w:eastAsia="宋体"/>
          <w:szCs w:val="21"/>
          <w:highlight w:val="none"/>
          <w:lang w:val="en-US" w:eastAsia="zh-CN"/>
        </w:rPr>
        <w:t xml:space="preserve">                                   </w:t>
      </w:r>
      <w:r>
        <w:rPr>
          <w:rFonts w:hint="eastAsia" w:ascii="宋体" w:hAnsi="宋体" w:eastAsia="宋体"/>
          <w:szCs w:val="21"/>
          <w:highlight w:val="none"/>
        </w:rPr>
        <w:t>文件约定的合同甲方）</w:t>
      </w:r>
    </w:p>
    <w:p w14:paraId="6D3DEEEC">
      <w:pPr>
        <w:adjustRightInd w:val="0"/>
        <w:snapToGrid w:val="0"/>
        <w:spacing w:before="0" w:beforeLines="0" w:line="400" w:lineRule="exact"/>
        <w:rPr>
          <w:rFonts w:ascii="宋体" w:hAnsi="宋体" w:eastAsia="宋体"/>
          <w:szCs w:val="21"/>
          <w:highlight w:val="none"/>
        </w:rPr>
      </w:pPr>
      <w:r>
        <w:rPr>
          <w:rFonts w:hint="eastAsia" w:ascii="宋体" w:hAnsi="宋体" w:eastAsia="宋体"/>
          <w:szCs w:val="21"/>
          <w:highlight w:val="none"/>
        </w:rPr>
        <w:t>乙方</w:t>
      </w:r>
      <w:r>
        <w:rPr>
          <w:rFonts w:hint="eastAsia" w:ascii="宋体" w:hAnsi="宋体" w:eastAsia="宋体"/>
          <w:szCs w:val="21"/>
          <w:highlight w:val="none"/>
          <w:lang w:val="en-US" w:eastAsia="zh-CN"/>
        </w:rPr>
        <w:t>1</w:t>
      </w:r>
      <w:r>
        <w:rPr>
          <w:rFonts w:hint="eastAsia" w:ascii="宋体" w:hAnsi="宋体" w:eastAsia="宋体"/>
          <w:szCs w:val="21"/>
          <w:highlight w:val="none"/>
        </w:rPr>
        <w:t>（全称）：</w:t>
      </w:r>
      <w:r>
        <w:rPr>
          <w:rFonts w:hint="eastAsia" w:ascii="宋体" w:hAnsi="宋体" w:eastAsia="宋体"/>
          <w:szCs w:val="21"/>
          <w:highlight w:val="none"/>
          <w:u w:val="single"/>
        </w:rPr>
        <w:t xml:space="preserve">                       </w:t>
      </w:r>
      <w:r>
        <w:rPr>
          <w:rFonts w:hint="eastAsia" w:ascii="宋体" w:hAnsi="宋体" w:eastAsia="宋体"/>
          <w:szCs w:val="21"/>
          <w:highlight w:val="none"/>
        </w:rPr>
        <w:t>（供应商）</w:t>
      </w:r>
    </w:p>
    <w:p w14:paraId="7E10E26A">
      <w:pPr>
        <w:adjustRightInd w:val="0"/>
        <w:snapToGrid w:val="0"/>
        <w:spacing w:before="0" w:beforeLines="0" w:line="400" w:lineRule="exact"/>
        <w:rPr>
          <w:rFonts w:hint="eastAsia" w:ascii="宋体" w:hAnsi="宋体" w:eastAsia="宋体"/>
          <w:szCs w:val="21"/>
          <w:highlight w:val="none"/>
        </w:rPr>
      </w:pPr>
      <w:r>
        <w:rPr>
          <w:rFonts w:hint="eastAsia" w:ascii="宋体" w:hAnsi="宋体" w:eastAsia="宋体"/>
          <w:szCs w:val="21"/>
          <w:highlight w:val="none"/>
        </w:rPr>
        <w:t>乙方2（全称）：</w:t>
      </w:r>
      <w:r>
        <w:rPr>
          <w:rFonts w:hint="eastAsia" w:ascii="宋体" w:hAnsi="宋体" w:eastAsia="宋体"/>
          <w:szCs w:val="21"/>
          <w:highlight w:val="none"/>
          <w:u w:val="single"/>
        </w:rPr>
        <w:t xml:space="preserve">                        </w:t>
      </w:r>
      <w:r>
        <w:rPr>
          <w:rFonts w:hint="eastAsia" w:ascii="宋体" w:hAnsi="宋体" w:eastAsia="宋体"/>
          <w:szCs w:val="21"/>
          <w:highlight w:val="none"/>
        </w:rPr>
        <w:t>（联合体成员供应商或其他合同主体）（如有）</w:t>
      </w:r>
    </w:p>
    <w:p w14:paraId="003B9956">
      <w:pPr>
        <w:adjustRightInd w:val="0"/>
        <w:snapToGrid w:val="0"/>
        <w:spacing w:before="0" w:beforeLines="0" w:line="400" w:lineRule="exact"/>
        <w:rPr>
          <w:rFonts w:hint="eastAsia" w:ascii="宋体" w:hAnsi="宋体" w:eastAsia="宋体"/>
          <w:szCs w:val="21"/>
          <w:highlight w:val="none"/>
        </w:rPr>
      </w:pPr>
      <w:r>
        <w:rPr>
          <w:rFonts w:hint="eastAsia" w:eastAsia="宋体"/>
          <w:highlight w:val="none"/>
          <w:lang w:eastAsia="zh-CN"/>
        </w:rPr>
        <w:t>乙方</w:t>
      </w:r>
      <w:r>
        <w:rPr>
          <w:rFonts w:hint="eastAsia" w:ascii="宋体" w:hAnsi="宋体" w:eastAsia="宋体"/>
          <w:szCs w:val="21"/>
          <w:highlight w:val="none"/>
          <w:lang w:val="en-US" w:eastAsia="zh-CN"/>
        </w:rPr>
        <w:t>3</w:t>
      </w:r>
      <w:r>
        <w:rPr>
          <w:rFonts w:hint="eastAsia" w:eastAsia="宋体"/>
          <w:highlight w:val="none"/>
          <w:lang w:val="en-US" w:eastAsia="zh-CN"/>
        </w:rPr>
        <w:t>（全称）</w:t>
      </w:r>
      <w:r>
        <w:rPr>
          <w:rFonts w:hint="eastAsia" w:ascii="宋体" w:hAnsi="宋体" w:eastAsia="宋体"/>
          <w:szCs w:val="21"/>
          <w:highlight w:val="none"/>
          <w:u w:val="single"/>
        </w:rPr>
        <w:t xml:space="preserve">                          </w:t>
      </w:r>
      <w:r>
        <w:rPr>
          <w:rFonts w:hint="eastAsia" w:ascii="宋体" w:hAnsi="宋体" w:eastAsia="宋体"/>
          <w:szCs w:val="21"/>
          <w:highlight w:val="none"/>
        </w:rPr>
        <w:t>（联合体成员供应商或其他合同主体）（如有）</w:t>
      </w:r>
    </w:p>
    <w:p w14:paraId="12887EFE">
      <w:pPr>
        <w:spacing w:beforeLines="0" w:line="400" w:lineRule="exact"/>
        <w:rPr>
          <w:rFonts w:hint="default" w:eastAsia="宋体"/>
          <w:highlight w:val="none"/>
          <w:lang w:val="en-US" w:eastAsia="zh-CN"/>
        </w:rPr>
      </w:pPr>
    </w:p>
    <w:p w14:paraId="19009FB5">
      <w:pPr>
        <w:widowControl w:val="0"/>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highlight w:val="none"/>
          <w:lang w:val="en-US" w:eastAsia="zh-CN" w:bidi="ar-SA"/>
        </w:rPr>
      </w:pPr>
      <w:r>
        <w:rPr>
          <w:rFonts w:hint="eastAsia" w:ascii="宋体" w:hAnsi="宋体" w:eastAsia="宋体" w:cs="Times New Roman"/>
          <w:kern w:val="2"/>
          <w:sz w:val="21"/>
          <w:szCs w:val="21"/>
          <w:highlight w:val="none"/>
          <w:lang w:val="en-US" w:eastAsia="zh-CN" w:bidi="ar-SA"/>
        </w:rPr>
        <w:t>依据《中华人民共和国民法典》《中华人民共和国政府采购法》《深圳经济特区政府采购条例》等有关的法律法规，以及</w:t>
      </w:r>
      <w:r>
        <w:rPr>
          <w:rFonts w:hint="eastAsia" w:ascii="宋体" w:hAnsi="宋体" w:eastAsia="宋体" w:cs="Times New Roman"/>
          <w:i w:val="0"/>
          <w:iCs w:val="0"/>
          <w:kern w:val="2"/>
          <w:sz w:val="21"/>
          <w:szCs w:val="21"/>
          <w:highlight w:val="none"/>
          <w:u w:val="none"/>
          <w:lang w:val="en-US" w:eastAsia="zh-CN" w:bidi="ar-SA"/>
        </w:rPr>
        <w:t>本采购项目</w:t>
      </w:r>
      <w:r>
        <w:rPr>
          <w:rFonts w:hint="eastAsia" w:ascii="宋体" w:hAnsi="宋体" w:eastAsia="宋体" w:cs="Times New Roman"/>
          <w:kern w:val="2"/>
          <w:sz w:val="21"/>
          <w:szCs w:val="21"/>
          <w:highlight w:val="none"/>
          <w:lang w:val="en-US" w:eastAsia="zh-CN" w:bidi="ar-SA"/>
        </w:rPr>
        <w:t xml:space="preserve">的招标文件等采购文件、乙方的《投标（响应）文件》及《中标（成交）通知书》，甲乙双方同意签订本合同。具体情况及要求如下：     </w:t>
      </w:r>
    </w:p>
    <w:p w14:paraId="2B6E6CC4">
      <w:pPr>
        <w:numPr>
          <w:ilvl w:val="0"/>
          <w:numId w:val="12"/>
        </w:numPr>
        <w:adjustRightInd w:val="0"/>
        <w:snapToGrid w:val="0"/>
        <w:spacing w:before="0" w:beforeLines="0" w:line="400" w:lineRule="exact"/>
        <w:ind w:firstLine="422" w:firstLineChars="200"/>
        <w:rPr>
          <w:rFonts w:ascii="宋体" w:hAnsi="宋体" w:eastAsia="宋体"/>
          <w:b/>
          <w:szCs w:val="21"/>
          <w:highlight w:val="none"/>
        </w:rPr>
      </w:pPr>
      <w:r>
        <w:rPr>
          <w:rFonts w:hint="eastAsia" w:ascii="宋体" w:hAnsi="宋体" w:eastAsia="宋体"/>
          <w:b/>
          <w:szCs w:val="21"/>
          <w:highlight w:val="none"/>
        </w:rPr>
        <w:t>项目信息</w:t>
      </w:r>
    </w:p>
    <w:p w14:paraId="41CA701D">
      <w:pPr>
        <w:widowControl w:val="0"/>
        <w:numPr>
          <w:ilvl w:val="0"/>
          <w:numId w:val="13"/>
        </w:numPr>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highlight w:val="none"/>
          <w:u w:val="single"/>
          <w:lang w:val="en-US" w:eastAsia="zh-CN" w:bidi="ar-SA"/>
        </w:rPr>
      </w:pPr>
      <w:r>
        <w:rPr>
          <w:rFonts w:hint="eastAsia" w:ascii="宋体" w:hAnsi="宋体" w:eastAsia="宋体" w:cs="Times New Roman"/>
          <w:kern w:val="2"/>
          <w:sz w:val="21"/>
          <w:szCs w:val="21"/>
          <w:highlight w:val="none"/>
          <w:lang w:val="en-US" w:eastAsia="zh-CN" w:bidi="ar-SA"/>
        </w:rPr>
        <w:t>采购项目名称：</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p>
    <w:p w14:paraId="2D9526FA">
      <w:pPr>
        <w:widowControl w:val="0"/>
        <w:numPr>
          <w:ilvl w:val="-1"/>
          <w:numId w:val="0"/>
        </w:numPr>
        <w:tabs>
          <w:tab w:val="left" w:pos="999"/>
        </w:tabs>
        <w:adjustRightInd w:val="0"/>
        <w:snapToGrid w:val="0"/>
        <w:spacing w:before="0" w:beforeLines="0" w:after="0" w:line="400" w:lineRule="exact"/>
        <w:ind w:left="0" w:leftChars="0" w:firstLine="0" w:firstLineChars="0"/>
        <w:jc w:val="both"/>
        <w:rPr>
          <w:rFonts w:hint="default" w:ascii="宋体" w:hAnsi="宋体" w:eastAsia="宋体" w:cs="Times New Roman"/>
          <w:kern w:val="2"/>
          <w:sz w:val="21"/>
          <w:szCs w:val="21"/>
          <w:highlight w:val="none"/>
          <w:u w:val="none"/>
          <w:lang w:val="en-US" w:eastAsia="zh-CN" w:bidi="ar-SA"/>
        </w:rPr>
      </w:pPr>
      <w:r>
        <w:rPr>
          <w:rFonts w:hint="eastAsia" w:ascii="宋体" w:hAnsi="宋体" w:eastAsia="宋体" w:cs="Times New Roman"/>
          <w:kern w:val="2"/>
          <w:sz w:val="21"/>
          <w:szCs w:val="21"/>
          <w:highlight w:val="none"/>
          <w:u w:val="none"/>
          <w:lang w:val="en-US" w:eastAsia="zh-CN" w:bidi="ar-SA"/>
        </w:rPr>
        <w:t xml:space="preserve">         采购项目编号：</w:t>
      </w:r>
      <w:r>
        <w:rPr>
          <w:rFonts w:ascii="宋体" w:hAnsi="宋体" w:eastAsia="宋体" w:cs="Times New Roman"/>
          <w:kern w:val="2"/>
          <w:sz w:val="21"/>
          <w:szCs w:val="21"/>
          <w:highlight w:val="none"/>
          <w:u w:val="single"/>
          <w:lang w:val="en-US" w:eastAsia="zh-CN" w:bidi="ar-SA"/>
        </w:rPr>
        <w:t xml:space="preserve">                                          </w:t>
      </w:r>
    </w:p>
    <w:p w14:paraId="7D4B6811">
      <w:pPr>
        <w:widowControl w:val="0"/>
        <w:adjustRightInd w:val="0"/>
        <w:snapToGrid w:val="0"/>
        <w:spacing w:before="0" w:beforeLines="0" w:after="0" w:line="400" w:lineRule="exact"/>
        <w:ind w:left="0" w:leftChars="0" w:firstLine="420" w:firstLineChars="200"/>
        <w:jc w:val="both"/>
        <w:rPr>
          <w:rFonts w:ascii="宋体" w:hAnsi="宋体" w:eastAsia="宋体" w:cs="Times New Roman"/>
          <w:kern w:val="2"/>
          <w:sz w:val="21"/>
          <w:szCs w:val="21"/>
          <w:highlight w:val="none"/>
          <w:lang w:val="en-US" w:eastAsia="zh-CN" w:bidi="ar-SA"/>
        </w:rPr>
      </w:pPr>
      <w:r>
        <w:rPr>
          <w:rFonts w:hint="eastAsia" w:ascii="宋体" w:hAnsi="宋体" w:eastAsia="宋体" w:cs="Times New Roman"/>
          <w:kern w:val="2"/>
          <w:sz w:val="21"/>
          <w:szCs w:val="21"/>
          <w:highlight w:val="none"/>
          <w:lang w:val="en-US" w:eastAsia="zh-CN" w:bidi="ar-SA"/>
        </w:rPr>
        <w:t>（2）采购计划编号：</w:t>
      </w:r>
      <w:r>
        <w:rPr>
          <w:rFonts w:ascii="宋体" w:hAnsi="宋体" w:eastAsia="宋体" w:cs="Times New Roman"/>
          <w:kern w:val="2"/>
          <w:sz w:val="21"/>
          <w:szCs w:val="21"/>
          <w:highlight w:val="none"/>
          <w:u w:val="single"/>
          <w:lang w:val="en-US" w:eastAsia="zh-CN" w:bidi="ar-SA"/>
        </w:rPr>
        <w:t xml:space="preserve">                     </w:t>
      </w:r>
      <w:r>
        <w:rPr>
          <w:rFonts w:hint="eastAsia" w:ascii="宋体" w:hAnsi="宋体" w:eastAsia="宋体" w:cs="Times New Roman"/>
          <w:kern w:val="2"/>
          <w:sz w:val="21"/>
          <w:szCs w:val="21"/>
          <w:highlight w:val="none"/>
          <w:u w:val="single"/>
          <w:lang w:val="en-US" w:eastAsia="zh-CN" w:bidi="ar-SA"/>
        </w:rPr>
        <w:t xml:space="preserve">                </w:t>
      </w:r>
      <w:r>
        <w:rPr>
          <w:rFonts w:ascii="宋体" w:hAnsi="宋体" w:eastAsia="宋体" w:cs="Times New Roman"/>
          <w:kern w:val="2"/>
          <w:sz w:val="21"/>
          <w:szCs w:val="21"/>
          <w:highlight w:val="none"/>
          <w:u w:val="single"/>
          <w:lang w:val="en-US" w:eastAsia="zh-CN" w:bidi="ar-SA"/>
        </w:rPr>
        <w:t xml:space="preserve">     </w:t>
      </w:r>
      <w:r>
        <w:rPr>
          <w:rFonts w:ascii="宋体" w:hAnsi="宋体" w:eastAsia="宋体" w:cs="Times New Roman"/>
          <w:kern w:val="2"/>
          <w:sz w:val="21"/>
          <w:szCs w:val="21"/>
          <w:highlight w:val="none"/>
          <w:lang w:val="en-US" w:eastAsia="zh-CN" w:bidi="ar-SA"/>
        </w:rPr>
        <w:t xml:space="preserve"> </w:t>
      </w:r>
    </w:p>
    <w:p w14:paraId="3B1B8B27">
      <w:pPr>
        <w:adjustRightInd w:val="0"/>
        <w:snapToGrid w:val="0"/>
        <w:spacing w:before="0" w:beforeLines="0" w:line="400" w:lineRule="exact"/>
        <w:ind w:firstLine="420" w:firstLineChars="200"/>
        <w:rPr>
          <w:rFonts w:hint="eastAsia" w:ascii="宋体" w:hAnsi="宋体" w:eastAsia="宋体"/>
          <w:szCs w:val="21"/>
          <w:highlight w:val="none"/>
        </w:rPr>
      </w:pPr>
      <w:r>
        <w:rPr>
          <w:rFonts w:hint="eastAsia" w:ascii="宋体" w:hAnsi="宋体" w:eastAsia="宋体"/>
          <w:szCs w:val="21"/>
          <w:highlight w:val="none"/>
        </w:rPr>
        <w:t>（3）项目内容：</w:t>
      </w:r>
    </w:p>
    <w:p w14:paraId="6BFD0414">
      <w:pPr>
        <w:adjustRightInd w:val="0"/>
        <w:snapToGrid w:val="0"/>
        <w:spacing w:before="0" w:beforeLines="0" w:line="400" w:lineRule="exact"/>
        <w:ind w:firstLine="420" w:firstLineChars="200"/>
        <w:rPr>
          <w:rFonts w:hint="eastAsia" w:ascii="宋体" w:hAnsi="宋体" w:eastAsia="宋体"/>
          <w:szCs w:val="21"/>
          <w:highlight w:val="none"/>
          <w:lang w:val="en-US" w:eastAsia="zh-CN"/>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lang w:eastAsia="zh-CN"/>
        </w:rPr>
        <w:t>采购标的及数量</w:t>
      </w:r>
      <w:r>
        <w:rPr>
          <w:rFonts w:hint="eastAsia" w:ascii="宋体" w:hAnsi="宋体" w:eastAsia="宋体"/>
          <w:szCs w:val="21"/>
          <w:highlight w:val="none"/>
          <w:lang w:val="en-US" w:eastAsia="zh-CN"/>
        </w:rPr>
        <w:t>（台/套</w:t>
      </w:r>
      <w:r>
        <w:rPr>
          <w:rFonts w:hint="default" w:ascii="宋体" w:hAnsi="宋体" w:eastAsia="宋体"/>
          <w:szCs w:val="21"/>
          <w:highlight w:val="none"/>
          <w:lang w:val="en" w:eastAsia="zh-CN"/>
        </w:rPr>
        <w:t>/</w:t>
      </w:r>
      <w:r>
        <w:rPr>
          <w:rFonts w:hint="eastAsia" w:ascii="宋体" w:hAnsi="宋体" w:eastAsia="宋体"/>
          <w:szCs w:val="21"/>
          <w:highlight w:val="none"/>
          <w:lang w:val="en" w:eastAsia="zh-CN"/>
        </w:rPr>
        <w:t>个</w:t>
      </w:r>
      <w:r>
        <w:rPr>
          <w:rFonts w:hint="default" w:ascii="宋体" w:hAnsi="宋体" w:eastAsia="宋体"/>
          <w:szCs w:val="21"/>
          <w:highlight w:val="none"/>
          <w:lang w:val="en" w:eastAsia="zh-CN"/>
        </w:rPr>
        <w:t>/</w:t>
      </w:r>
      <w:r>
        <w:rPr>
          <w:rFonts w:hint="eastAsia" w:ascii="宋体" w:hAnsi="宋体" w:eastAsia="宋体"/>
          <w:szCs w:val="21"/>
          <w:highlight w:val="none"/>
          <w:lang w:val="en" w:eastAsia="zh-CN"/>
        </w:rPr>
        <w:t>架</w:t>
      </w:r>
      <w:r>
        <w:rPr>
          <w:rFonts w:hint="default" w:ascii="宋体" w:hAnsi="宋体" w:eastAsia="宋体"/>
          <w:szCs w:val="21"/>
          <w:highlight w:val="none"/>
          <w:lang w:val="en" w:eastAsia="zh-CN"/>
        </w:rPr>
        <w:t>/</w:t>
      </w:r>
      <w:r>
        <w:rPr>
          <w:rFonts w:hint="eastAsia" w:ascii="宋体" w:hAnsi="宋体" w:eastAsia="宋体"/>
          <w:szCs w:val="21"/>
          <w:highlight w:val="none"/>
          <w:lang w:val="en" w:eastAsia="zh-CN"/>
        </w:rPr>
        <w:t>组等</w:t>
      </w:r>
      <w:r>
        <w:rPr>
          <w:rFonts w:hint="eastAsia" w:ascii="宋体" w:hAnsi="宋体" w:eastAsia="宋体"/>
          <w:szCs w:val="21"/>
          <w:highlight w:val="none"/>
          <w:lang w:val="en-US" w:eastAsia="zh-CN"/>
        </w:rPr>
        <w:t>）</w:t>
      </w:r>
      <w:r>
        <w:rPr>
          <w:rFonts w:hint="eastAsia" w:ascii="宋体" w:hAnsi="宋体" w:eastAsia="宋体"/>
          <w:szCs w:val="21"/>
          <w:highlight w:val="none"/>
          <w:lang w:eastAsia="zh-CN"/>
        </w:rPr>
        <w:t>：</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none"/>
          <w:lang w:val="en-US" w:eastAsia="zh-CN"/>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lang w:val="en-US" w:eastAsia="zh-CN"/>
        </w:rPr>
        <w:t xml:space="preserve"> </w:t>
      </w:r>
    </w:p>
    <w:p w14:paraId="5C2D352E">
      <w:pPr>
        <w:numPr>
          <w:ilvl w:val="-1"/>
          <w:numId w:val="0"/>
        </w:numPr>
        <w:adjustRightInd w:val="0"/>
        <w:snapToGrid w:val="0"/>
        <w:spacing w:before="0" w:beforeLines="0" w:line="400" w:lineRule="exact"/>
        <w:ind w:firstLine="420" w:firstLineChars="200"/>
        <w:rPr>
          <w:rFonts w:hint="default" w:ascii="宋体" w:hAnsi="宋体" w:eastAsia="宋体" w:cs="宋体"/>
          <w:szCs w:val="21"/>
          <w:highlight w:val="none"/>
          <w:lang w:val="en" w:eastAsia="zh-CN"/>
        </w:rPr>
      </w:pPr>
      <w:r>
        <w:rPr>
          <w:rFonts w:hint="eastAsia" w:ascii="宋体" w:hAnsi="宋体" w:eastAsia="宋体"/>
          <w:szCs w:val="21"/>
          <w:highlight w:val="none"/>
          <w:u w:val="none"/>
          <w:lang w:val="en-US" w:eastAsia="zh-CN"/>
        </w:rPr>
        <w:t xml:space="preserve">     </w:t>
      </w:r>
      <w:r>
        <w:rPr>
          <w:rFonts w:hint="eastAsia" w:ascii="宋体" w:hAnsi="宋体" w:eastAsia="宋体" w:cs="宋体"/>
          <w:szCs w:val="21"/>
          <w:highlight w:val="none"/>
          <w:lang w:val="en-US" w:eastAsia="zh-CN"/>
        </w:rPr>
        <w:t>品牌：</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single"/>
          <w:lang w:val="en" w:eastAsia="zh-CN"/>
        </w:rPr>
        <w:t xml:space="preserve">   </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single"/>
          <w:lang w:val="en" w:eastAsia="zh-CN"/>
        </w:rPr>
        <w:t xml:space="preserve"> </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none"/>
          <w:lang w:val="en" w:eastAsia="zh-CN"/>
        </w:rPr>
        <w:t xml:space="preserve">     </w:t>
      </w:r>
      <w:r>
        <w:rPr>
          <w:rFonts w:hint="eastAsia" w:ascii="宋体" w:hAnsi="宋体" w:eastAsia="宋体" w:cs="宋体"/>
          <w:szCs w:val="21"/>
          <w:highlight w:val="none"/>
          <w:lang w:val="en-US" w:eastAsia="zh-CN"/>
        </w:rPr>
        <w:t>规格型号：</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single"/>
          <w:lang w:val="en" w:eastAsia="zh-CN"/>
        </w:rPr>
        <w:t xml:space="preserve">  </w:t>
      </w:r>
      <w:r>
        <w:rPr>
          <w:rFonts w:hint="eastAsia" w:ascii="宋体" w:hAnsi="宋体" w:eastAsia="宋体" w:cs="宋体"/>
          <w:szCs w:val="21"/>
          <w:highlight w:val="none"/>
          <w:u w:val="single"/>
          <w:lang w:val="en-US" w:eastAsia="zh-CN"/>
        </w:rPr>
        <w:t xml:space="preserve">       </w:t>
      </w:r>
      <w:r>
        <w:rPr>
          <w:rFonts w:hint="default" w:ascii="宋体" w:hAnsi="宋体" w:eastAsia="宋体" w:cs="宋体"/>
          <w:szCs w:val="21"/>
          <w:highlight w:val="none"/>
          <w:u w:val="single"/>
          <w:lang w:val="en" w:eastAsia="zh-CN"/>
        </w:rPr>
        <w:t xml:space="preserve">   </w:t>
      </w:r>
    </w:p>
    <w:p w14:paraId="5193C301">
      <w:pPr>
        <w:adjustRightInd w:val="0"/>
        <w:snapToGrid w:val="0"/>
        <w:spacing w:before="0" w:beforeLines="0" w:line="400" w:lineRule="exact"/>
        <w:ind w:firstLine="945" w:firstLineChars="450"/>
        <w:rPr>
          <w:rFonts w:ascii="宋体" w:hAnsi="宋体" w:eastAsia="宋体"/>
          <w:szCs w:val="21"/>
          <w:highlight w:val="none"/>
          <w:u w:val="single"/>
        </w:rPr>
      </w:pPr>
      <w:r>
        <w:rPr>
          <w:rFonts w:hint="eastAsia" w:ascii="宋体" w:hAnsi="宋体" w:eastAsia="宋体"/>
          <w:szCs w:val="21"/>
          <w:highlight w:val="none"/>
          <w:u w:val="none"/>
          <w:lang w:val="en-US" w:eastAsia="zh-CN"/>
        </w:rPr>
        <w:t>采购标的的技术要求、商务要求具体见附件。</w:t>
      </w:r>
    </w:p>
    <w:p w14:paraId="5448C87D">
      <w:pPr>
        <w:numPr>
          <w:ilvl w:val="-1"/>
          <w:numId w:val="0"/>
        </w:numPr>
        <w:adjustRightInd w:val="0"/>
        <w:snapToGrid w:val="0"/>
        <w:spacing w:before="0" w:beforeLines="0" w:line="400" w:lineRule="exact"/>
        <w:ind w:firstLine="945" w:firstLineChars="450"/>
        <w:rPr>
          <w:rFonts w:hint="eastAsia" w:ascii="宋体" w:hAnsi="宋体" w:eastAsia="宋体" w:cs="宋体"/>
          <w:szCs w:val="21"/>
          <w:highlight w:val="none"/>
          <w:lang w:val="en-US" w:eastAsia="zh-CN"/>
        </w:rPr>
      </w:pPr>
      <w:r>
        <w:rPr>
          <w:rFonts w:hint="eastAsia" w:ascii="汉仪书宋二S" w:hAnsi="汉仪书宋二S" w:eastAsia="汉仪书宋二S" w:cs="汉仪书宋二S"/>
          <w:szCs w:val="21"/>
          <w:highlight w:val="none"/>
          <w:lang w:val="en-US" w:eastAsia="zh-CN"/>
        </w:rPr>
        <w:t>①</w:t>
      </w:r>
      <w:r>
        <w:rPr>
          <w:rFonts w:hint="eastAsia" w:ascii="宋体" w:hAnsi="宋体" w:eastAsia="宋体" w:cs="宋体"/>
          <w:szCs w:val="21"/>
          <w:highlight w:val="none"/>
          <w:lang w:val="en-US" w:eastAsia="zh-CN"/>
        </w:rPr>
        <w:t>涉及信息类产品，请填写该产品关键部件的品牌、型号：</w:t>
      </w:r>
    </w:p>
    <w:p w14:paraId="55313800">
      <w:pPr>
        <w:numPr>
          <w:ilvl w:val="-1"/>
          <w:numId w:val="0"/>
        </w:numPr>
        <w:adjustRightInd w:val="0"/>
        <w:snapToGrid w:val="0"/>
        <w:spacing w:before="0" w:beforeLines="0" w:line="400" w:lineRule="exact"/>
        <w:ind w:firstLine="420" w:firstLineChars="200"/>
        <w:rPr>
          <w:rFonts w:hint="eastAsia" w:ascii="宋体" w:hAnsi="宋体" w:eastAsia="宋体" w:cs="宋体"/>
          <w:kern w:val="0"/>
          <w:szCs w:val="21"/>
          <w:highlight w:val="none"/>
          <w:u w:val="single"/>
          <w:lang w:val="en-US" w:eastAsia="zh-CN"/>
        </w:rPr>
      </w:pPr>
      <w:r>
        <w:rPr>
          <w:rFonts w:hint="eastAsia" w:ascii="宋体" w:hAnsi="宋体" w:eastAsia="宋体" w:cs="宋体"/>
          <w:szCs w:val="21"/>
          <w:highlight w:val="none"/>
          <w:lang w:val="en-US" w:eastAsia="zh-CN"/>
        </w:rPr>
        <w:t xml:space="preserve">     标的名称：</w:t>
      </w:r>
      <w:r>
        <w:rPr>
          <w:rFonts w:hint="eastAsia" w:ascii="宋体" w:hAnsi="宋体" w:eastAsia="宋体" w:cs="宋体"/>
          <w:kern w:val="0"/>
          <w:szCs w:val="21"/>
          <w:highlight w:val="none"/>
          <w:u w:val="single"/>
          <w:lang w:val="en-US" w:eastAsia="zh-CN"/>
        </w:rPr>
        <w:t xml:space="preserve">      </w:t>
      </w:r>
      <w:r>
        <w:rPr>
          <w:rFonts w:hint="default" w:ascii="宋体" w:hAnsi="宋体" w:eastAsia="宋体" w:cs="宋体"/>
          <w:kern w:val="0"/>
          <w:szCs w:val="21"/>
          <w:highlight w:val="none"/>
          <w:u w:val="single"/>
          <w:lang w:val="en" w:eastAsia="zh-CN"/>
        </w:rPr>
        <w:t xml:space="preserve">               </w:t>
      </w:r>
      <w:r>
        <w:rPr>
          <w:rFonts w:hint="eastAsia" w:ascii="宋体" w:hAnsi="宋体" w:eastAsia="宋体" w:cs="宋体"/>
          <w:kern w:val="0"/>
          <w:szCs w:val="21"/>
          <w:highlight w:val="none"/>
          <w:u w:val="single"/>
          <w:lang w:val="en-US" w:eastAsia="zh-CN"/>
        </w:rPr>
        <w:t xml:space="preserve">    </w:t>
      </w:r>
    </w:p>
    <w:p w14:paraId="538E0A33">
      <w:pPr>
        <w:numPr>
          <w:ilvl w:val="-1"/>
          <w:numId w:val="0"/>
        </w:numPr>
        <w:adjustRightInd w:val="0"/>
        <w:snapToGrid w:val="0"/>
        <w:spacing w:before="0" w:beforeLines="0" w:line="400" w:lineRule="exact"/>
        <w:ind w:firstLine="420" w:firstLineChars="200"/>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 xml:space="preserve">     关键部件：</w:t>
      </w:r>
      <w:r>
        <w:rPr>
          <w:rFonts w:hint="eastAsia" w:ascii="宋体" w:hAnsi="宋体" w:eastAsia="宋体" w:cs="宋体"/>
          <w:kern w:val="0"/>
          <w:szCs w:val="21"/>
          <w:highlight w:val="none"/>
          <w:u w:val="single"/>
          <w:lang w:val="en-US" w:eastAsia="zh-CN"/>
        </w:rPr>
        <w:t xml:space="preserve">          </w:t>
      </w:r>
      <w:r>
        <w:rPr>
          <w:rFonts w:hint="eastAsia" w:ascii="宋体" w:hAnsi="宋体" w:eastAsia="宋体" w:cs="宋体"/>
          <w:kern w:val="0"/>
          <w:szCs w:val="21"/>
          <w:highlight w:val="none"/>
          <w:u w:val="none"/>
          <w:lang w:val="en-US" w:eastAsia="zh-CN"/>
        </w:rPr>
        <w:t xml:space="preserve"> </w:t>
      </w:r>
      <w:r>
        <w:rPr>
          <w:rFonts w:hint="eastAsia" w:ascii="宋体" w:hAnsi="宋体" w:eastAsia="宋体" w:cs="宋体"/>
          <w:szCs w:val="21"/>
          <w:highlight w:val="none"/>
          <w:lang w:val="en-US" w:eastAsia="zh-CN"/>
        </w:rPr>
        <w:t>品牌：</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u w:val="none"/>
          <w:lang w:val="en-US" w:eastAsia="zh-CN"/>
        </w:rPr>
        <w:t xml:space="preserve"> </w:t>
      </w:r>
      <w:r>
        <w:rPr>
          <w:rFonts w:hint="eastAsia" w:ascii="宋体" w:hAnsi="宋体" w:eastAsia="宋体" w:cs="宋体"/>
          <w:szCs w:val="21"/>
          <w:highlight w:val="none"/>
          <w:lang w:val="en-US" w:eastAsia="zh-CN"/>
        </w:rPr>
        <w:t>型号：</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lang w:val="en-US" w:eastAsia="zh-CN"/>
        </w:rPr>
        <w:t xml:space="preserve"> </w:t>
      </w:r>
    </w:p>
    <w:p w14:paraId="0B648EF3">
      <w:pPr>
        <w:autoSpaceDE w:val="0"/>
        <w:autoSpaceDN w:val="0"/>
        <w:adjustRightInd w:val="0"/>
        <w:spacing w:beforeLines="0"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w:t>
      </w:r>
      <w:r>
        <w:rPr>
          <w:rFonts w:hint="eastAsia" w:ascii="宋体" w:hAnsi="宋体" w:eastAsia="宋体" w:cs="宋体"/>
          <w:kern w:val="2"/>
          <w:sz w:val="21"/>
          <w:szCs w:val="21"/>
          <w:highlight w:val="none"/>
          <w:lang w:val="en-US" w:eastAsia="zh-CN" w:bidi="ar-SA"/>
        </w:rPr>
        <w:t>关键部件</w:t>
      </w:r>
      <w:r>
        <w:rPr>
          <w:rFonts w:hint="eastAsia" w:ascii="宋体" w:hAnsi="宋体" w:eastAsia="宋体" w:cs="宋体"/>
          <w:sz w:val="21"/>
          <w:szCs w:val="21"/>
          <w:highlight w:val="none"/>
          <w:lang w:val="en-US" w:eastAsia="zh-CN" w:bidi="ar-SA"/>
        </w:rPr>
        <w:t>：</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品牌：</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型号：</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lang w:val="en-US" w:eastAsia="zh-CN" w:bidi="ar-SA"/>
        </w:rPr>
        <w:t xml:space="preserve"> </w:t>
      </w:r>
    </w:p>
    <w:p w14:paraId="75CB3ADB">
      <w:pPr>
        <w:autoSpaceDE w:val="0"/>
        <w:autoSpaceDN w:val="0"/>
        <w:adjustRightInd w:val="0"/>
        <w:spacing w:beforeLines="0"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关键部件：</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品牌：</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型号：</w:t>
      </w:r>
      <w:r>
        <w:rPr>
          <w:rFonts w:hint="eastAsia" w:ascii="宋体" w:hAnsi="宋体" w:eastAsia="宋体" w:cs="宋体"/>
          <w:sz w:val="21"/>
          <w:szCs w:val="21"/>
          <w:highlight w:val="none"/>
          <w:u w:val="single"/>
          <w:lang w:val="en-US" w:eastAsia="zh-CN" w:bidi="ar-SA"/>
        </w:rPr>
        <w:t xml:space="preserve">       </w:t>
      </w:r>
    </w:p>
    <w:p w14:paraId="584F80F1">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14:paraId="0A4019C6">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w:t>
      </w:r>
      <w:r>
        <w:rPr>
          <w:rFonts w:hint="eastAsia" w:ascii="汉仪书宋二S" w:hAnsi="汉仪书宋二S" w:eastAsia="汉仪书宋二S" w:cs="汉仪书宋二S"/>
          <w:sz w:val="21"/>
          <w:szCs w:val="21"/>
          <w:highlight w:val="none"/>
          <w:lang w:val="en-US" w:eastAsia="zh-CN" w:bidi="ar-SA"/>
        </w:rPr>
        <w:t>②</w:t>
      </w:r>
      <w:r>
        <w:rPr>
          <w:rFonts w:hint="eastAsia" w:ascii="宋体" w:hAnsi="宋体" w:eastAsia="宋体" w:cs="宋体"/>
          <w:sz w:val="21"/>
          <w:szCs w:val="21"/>
          <w:highlight w:val="none"/>
          <w:lang w:val="en-US" w:eastAsia="zh-CN" w:bidi="ar-SA"/>
        </w:rPr>
        <w:t>涉及车辆采购，请填写是否属于新能源汽车：</w:t>
      </w:r>
    </w:p>
    <w:p w14:paraId="073CC26C">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iCs w:val="0"/>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是，《政府采购品目分类目录》底级品目名称</w:t>
      </w:r>
      <w:r>
        <w:rPr>
          <w:rFonts w:hint="eastAsia" w:ascii="宋体" w:hAnsi="宋体" w:eastAsia="宋体" w:cs="宋体"/>
          <w:sz w:val="21"/>
          <w:szCs w:val="21"/>
          <w:highlight w:val="none"/>
          <w:lang w:val="en-US" w:eastAsia="zh-CN" w:bidi="ar-SA"/>
        </w:rPr>
        <w:t>：</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lang w:val="en-US" w:eastAsia="zh-CN" w:bidi="ar-SA"/>
        </w:rPr>
        <w:t xml:space="preserve"> 数量：</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sz w:val="21"/>
          <w:szCs w:val="21"/>
          <w:highlight w:val="none"/>
          <w:lang w:val="en-US" w:eastAsia="zh-CN" w:bidi="ar-SA"/>
        </w:rPr>
        <w:t xml:space="preserve"> 金额：</w:t>
      </w:r>
      <w:r>
        <w:rPr>
          <w:rFonts w:hint="eastAsia" w:ascii="宋体" w:hAnsi="宋体" w:eastAsia="宋体" w:cs="宋体"/>
          <w:sz w:val="21"/>
          <w:szCs w:val="21"/>
          <w:highlight w:val="none"/>
          <w:u w:val="single"/>
          <w:lang w:val="en-US" w:eastAsia="zh-CN" w:bidi="ar-SA"/>
        </w:rPr>
        <w:t xml:space="preserve">     </w:t>
      </w:r>
      <w:r>
        <w:rPr>
          <w:rFonts w:hint="eastAsia" w:ascii="宋体" w:hAnsi="宋体" w:eastAsia="宋体" w:cs="宋体"/>
          <w:iCs w:val="0"/>
          <w:sz w:val="21"/>
          <w:szCs w:val="21"/>
          <w:highlight w:val="none"/>
          <w:lang w:val="en-US" w:eastAsia="zh-CN" w:bidi="ar-SA"/>
        </w:rPr>
        <w:t xml:space="preserve"> </w:t>
      </w:r>
    </w:p>
    <w:p w14:paraId="46431255">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宋体"/>
          <w:iCs w:val="0"/>
          <w:sz w:val="21"/>
          <w:szCs w:val="21"/>
          <w:highlight w:val="none"/>
          <w:lang w:val="en-US" w:eastAsia="zh-CN" w:bidi="ar-SA"/>
        </w:rPr>
      </w:pPr>
      <w:r>
        <w:rPr>
          <w:rFonts w:hint="eastAsia" w:ascii="宋体" w:hAnsi="宋体" w:eastAsia="宋体" w:cs="宋体"/>
          <w:iCs w:val="0"/>
          <w:sz w:val="21"/>
          <w:szCs w:val="21"/>
          <w:highlight w:val="none"/>
          <w:lang w:val="en-US" w:eastAsia="zh-CN" w:bidi="ar-SA"/>
        </w:rPr>
        <w:t xml:space="preserve">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否</w:t>
      </w:r>
    </w:p>
    <w:p w14:paraId="626C9FCE">
      <w:pPr>
        <w:numPr>
          <w:ilvl w:val="-1"/>
          <w:numId w:val="0"/>
        </w:numPr>
        <w:autoSpaceDE w:val="0"/>
        <w:autoSpaceDN w:val="0"/>
        <w:adjustRightInd w:val="0"/>
        <w:snapToGrid w:val="0"/>
        <w:spacing w:before="0" w:beforeLines="0" w:line="400" w:lineRule="exact"/>
        <w:ind w:left="0" w:firstLine="0" w:firstLineChars="0"/>
        <w:rPr>
          <w:rFonts w:hint="eastAsia" w:ascii="宋体" w:hAnsi="宋体" w:eastAsia="宋体" w:cs="宋体"/>
          <w:iCs w:val="0"/>
          <w:sz w:val="21"/>
          <w:szCs w:val="21"/>
          <w:highlight w:val="none"/>
          <w:lang w:val="en-US" w:eastAsia="zh-CN" w:bidi="ar-SA"/>
        </w:rPr>
      </w:pPr>
      <w:r>
        <w:rPr>
          <w:rFonts w:hint="eastAsia" w:ascii="宋体" w:hAnsi="宋体" w:eastAsia="宋体" w:cs="宋体"/>
          <w:iCs w:val="0"/>
          <w:sz w:val="21"/>
          <w:szCs w:val="21"/>
          <w:highlight w:val="none"/>
          <w:lang w:val="en-US" w:eastAsia="zh-CN" w:bidi="ar-SA"/>
        </w:rPr>
        <w:t xml:space="preserve">    （</w:t>
      </w:r>
      <w:r>
        <w:rPr>
          <w:rFonts w:hint="default" w:ascii="宋体" w:hAnsi="宋体" w:eastAsia="宋体" w:cs="宋体"/>
          <w:iCs w:val="0"/>
          <w:sz w:val="21"/>
          <w:szCs w:val="21"/>
          <w:highlight w:val="none"/>
          <w:lang w:val="en" w:eastAsia="zh-CN" w:bidi="ar-SA"/>
        </w:rPr>
        <w:t>4</w:t>
      </w:r>
      <w:r>
        <w:rPr>
          <w:rFonts w:hint="eastAsia" w:ascii="宋体" w:hAnsi="宋体" w:eastAsia="宋体" w:cs="宋体"/>
          <w:iCs w:val="0"/>
          <w:sz w:val="21"/>
          <w:szCs w:val="21"/>
          <w:highlight w:val="none"/>
          <w:lang w:val="en-US" w:eastAsia="zh-CN" w:bidi="ar-SA"/>
        </w:rPr>
        <w:t>）政府采购组织形式：</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集中采购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自行采购</w:t>
      </w:r>
    </w:p>
    <w:p w14:paraId="29B6102F">
      <w:pPr>
        <w:numPr>
          <w:ilvl w:val="-1"/>
          <w:numId w:val="0"/>
        </w:numPr>
        <w:autoSpaceDE w:val="0"/>
        <w:autoSpaceDN w:val="0"/>
        <w:adjustRightInd w:val="0"/>
        <w:snapToGrid w:val="0"/>
        <w:spacing w:before="0" w:beforeLines="0" w:line="400" w:lineRule="exact"/>
        <w:ind w:left="210" w:leftChars="100" w:firstLine="210" w:firstLineChars="100"/>
        <w:rPr>
          <w:rFonts w:hint="eastAsia" w:ascii="宋体" w:hAnsi="宋体" w:eastAsia="宋体" w:cs="宋体"/>
          <w:iCs w:val="0"/>
          <w:sz w:val="21"/>
          <w:szCs w:val="21"/>
          <w:highlight w:val="none"/>
          <w:u w:val="single"/>
          <w:lang w:val="en-US" w:eastAsia="zh-CN" w:bidi="ar-SA"/>
        </w:rPr>
      </w:pPr>
      <w:r>
        <w:rPr>
          <w:rFonts w:hint="eastAsia" w:ascii="宋体" w:hAnsi="宋体" w:eastAsia="宋体" w:cs="宋体"/>
          <w:iCs w:val="0"/>
          <w:sz w:val="21"/>
          <w:szCs w:val="21"/>
          <w:highlight w:val="none"/>
          <w:lang w:val="en-US" w:eastAsia="zh-CN" w:bidi="ar-SA"/>
        </w:rPr>
        <w:t>（</w:t>
      </w:r>
      <w:r>
        <w:rPr>
          <w:rFonts w:hint="default" w:ascii="宋体" w:hAnsi="宋体" w:eastAsia="宋体" w:cs="宋体"/>
          <w:iCs w:val="0"/>
          <w:sz w:val="21"/>
          <w:szCs w:val="21"/>
          <w:highlight w:val="none"/>
          <w:lang w:val="en" w:eastAsia="zh-CN" w:bidi="ar-SA"/>
        </w:rPr>
        <w:t>5</w:t>
      </w:r>
      <w:r>
        <w:rPr>
          <w:rFonts w:hint="eastAsia" w:ascii="宋体" w:hAnsi="宋体" w:eastAsia="宋体" w:cs="宋体"/>
          <w:iCs w:val="0"/>
          <w:sz w:val="21"/>
          <w:szCs w:val="21"/>
          <w:highlight w:val="none"/>
          <w:lang w:val="en-US" w:eastAsia="zh-CN" w:bidi="ar-SA"/>
        </w:rPr>
        <w:t>）政府采购方式：</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公开招标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竞争性谈判</w:t>
      </w:r>
      <w:r>
        <w:rPr>
          <w:rFonts w:hint="eastAsia" w:ascii="宋体" w:hAnsi="宋体" w:eastAsia="华文楷体" w:cs="宋体"/>
          <w:sz w:val="22"/>
          <w:szCs w:val="21"/>
          <w:highlight w:val="none"/>
          <w:u w:val="none"/>
          <w:lang w:val="en-US" w:eastAsia="zh-CN" w:bidi="ar-SA"/>
        </w:rPr>
        <w:t xml:space="preserve">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单一来源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竞价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 xml:space="preserve">框架协议 </w:t>
      </w:r>
      <w:r>
        <w:rPr>
          <w:rFonts w:hint="eastAsia" w:ascii="宋体" w:hAnsi="宋体" w:eastAsia="宋体" w:cs="宋体"/>
          <w:iCs w:val="0"/>
          <w:sz w:val="21"/>
          <w:szCs w:val="21"/>
          <w:highlight w:val="none"/>
          <w:lang w:val="en-US" w:eastAsia="zh-CN" w:bidi="ar-SA"/>
        </w:rPr>
        <w:sym w:font="Wingdings" w:char="00A8"/>
      </w:r>
      <w:r>
        <w:rPr>
          <w:rFonts w:hint="eastAsia" w:ascii="宋体" w:hAnsi="宋体" w:eastAsia="宋体" w:cs="宋体"/>
          <w:iCs w:val="0"/>
          <w:sz w:val="21"/>
          <w:szCs w:val="21"/>
          <w:highlight w:val="none"/>
          <w:lang w:val="en-US" w:eastAsia="zh-CN" w:bidi="ar-SA"/>
        </w:rPr>
        <w:t>其他：</w:t>
      </w:r>
      <w:r>
        <w:rPr>
          <w:rFonts w:hint="eastAsia" w:ascii="宋体" w:hAnsi="宋体" w:eastAsia="宋体" w:cs="宋体"/>
          <w:iCs w:val="0"/>
          <w:sz w:val="21"/>
          <w:szCs w:val="21"/>
          <w:highlight w:val="none"/>
          <w:u w:val="single"/>
          <w:lang w:val="en-US" w:eastAsia="zh-CN" w:bidi="ar-SA"/>
        </w:rPr>
        <w:t xml:space="preserve">          </w:t>
      </w:r>
    </w:p>
    <w:p w14:paraId="2A50A5C7">
      <w:pPr>
        <w:numPr>
          <w:ilvl w:val="-1"/>
          <w:numId w:val="0"/>
        </w:numPr>
        <w:autoSpaceDE w:val="0"/>
        <w:autoSpaceDN w:val="0"/>
        <w:adjustRightInd w:val="0"/>
        <w:snapToGrid w:val="0"/>
        <w:spacing w:before="0" w:beforeLines="0" w:line="400" w:lineRule="exact"/>
        <w:ind w:left="0" w:firstLine="420" w:firstLineChars="0"/>
        <w:rPr>
          <w:rFonts w:hint="default" w:ascii="宋体" w:hAnsi="宋体" w:eastAsia="宋体" w:cs="宋体"/>
          <w:iCs w:val="0"/>
          <w:sz w:val="21"/>
          <w:szCs w:val="21"/>
          <w:highlight w:val="none"/>
          <w:u w:val="none"/>
          <w:lang w:val="en-US" w:eastAsia="zh-CN" w:bidi="ar-SA"/>
        </w:rPr>
      </w:pPr>
      <w:r>
        <w:rPr>
          <w:rFonts w:hint="eastAsia" w:ascii="宋体" w:hAnsi="宋体" w:eastAsia="宋体" w:cs="宋体"/>
          <w:iCs w:val="0"/>
          <w:sz w:val="21"/>
          <w:szCs w:val="21"/>
          <w:highlight w:val="none"/>
          <w:u w:val="none"/>
          <w:lang w:val="en-US" w:eastAsia="zh-CN" w:bidi="ar-SA"/>
        </w:rPr>
        <w:t>（注：在框架协议采购的第二阶段，可选择使用该合同文本）</w:t>
      </w:r>
    </w:p>
    <w:p w14:paraId="5DB0BDE5">
      <w:pPr>
        <w:numPr>
          <w:ilvl w:val="-1"/>
          <w:numId w:val="0"/>
        </w:numPr>
        <w:autoSpaceDE w:val="0"/>
        <w:autoSpaceDN w:val="0"/>
        <w:adjustRightInd w:val="0"/>
        <w:snapToGrid w:val="0"/>
        <w:spacing w:before="0" w:beforeLines="0" w:line="400" w:lineRule="exact"/>
        <w:ind w:firstLine="220" w:firstLineChars="100"/>
        <w:rPr>
          <w:rFonts w:hint="eastAsia" w:ascii="宋体" w:hAnsi="宋体" w:eastAsia="宋体" w:cs="Times New Roman"/>
          <w:w w:val="100"/>
          <w:kern w:val="2"/>
          <w:sz w:val="21"/>
          <w:szCs w:val="21"/>
          <w:highlight w:val="none"/>
          <w:lang w:val="en-US" w:eastAsia="zh-CN" w:bidi="ar-SA"/>
        </w:rPr>
      </w:pPr>
      <w:r>
        <w:rPr>
          <w:rFonts w:hint="eastAsia" w:ascii="宋体" w:hAnsi="宋体" w:eastAsia="华文楷体" w:cs="华文楷体"/>
          <w:sz w:val="22"/>
          <w:szCs w:val="21"/>
          <w:highlight w:val="none"/>
          <w:lang w:val="en-US" w:eastAsia="zh-CN" w:bidi="ar-SA"/>
        </w:rPr>
        <w:t xml:space="preserve"> （</w:t>
      </w:r>
      <w:r>
        <w:rPr>
          <w:rFonts w:hint="default" w:ascii="宋体" w:hAnsi="宋体" w:eastAsia="华文楷体" w:cs="华文楷体"/>
          <w:sz w:val="22"/>
          <w:szCs w:val="21"/>
          <w:highlight w:val="none"/>
          <w:lang w:val="en" w:eastAsia="zh-CN" w:bidi="ar-SA"/>
        </w:rPr>
        <w:t>6</w:t>
      </w:r>
      <w:r>
        <w:rPr>
          <w:rFonts w:hint="eastAsia" w:ascii="宋体" w:hAnsi="宋体" w:eastAsia="华文楷体" w:cs="华文楷体"/>
          <w:sz w:val="22"/>
          <w:szCs w:val="21"/>
          <w:highlight w:val="none"/>
          <w:lang w:val="en-US" w:eastAsia="zh-CN" w:bidi="ar-SA"/>
        </w:rPr>
        <w:t>）</w:t>
      </w:r>
      <w:r>
        <w:rPr>
          <w:rFonts w:hint="eastAsia" w:ascii="宋体" w:hAnsi="宋体" w:eastAsia="宋体" w:cs="Times New Roman"/>
          <w:w w:val="100"/>
          <w:kern w:val="2"/>
          <w:sz w:val="21"/>
          <w:szCs w:val="21"/>
          <w:highlight w:val="none"/>
          <w:lang w:val="en-US" w:eastAsia="zh-CN" w:bidi="ar-SA"/>
        </w:rPr>
        <w:t>中标（成交）采购标的制造商是否为中小企业：</w:t>
      </w:r>
      <w:r>
        <w:rPr>
          <w:rFonts w:hint="eastAsia" w:ascii="宋体" w:hAnsi="宋体" w:eastAsia="宋体" w:cs="Times New Roman"/>
          <w:w w:val="100"/>
          <w:kern w:val="2"/>
          <w:sz w:val="21"/>
          <w:szCs w:val="21"/>
          <w:highlight w:val="none"/>
          <w:lang w:val="en-US" w:eastAsia="zh-CN" w:bidi="ar-SA"/>
        </w:rPr>
        <w:sym w:font="Wingdings" w:char="00A8"/>
      </w:r>
      <w:r>
        <w:rPr>
          <w:rFonts w:hint="eastAsia" w:ascii="宋体" w:hAnsi="宋体" w:eastAsia="宋体" w:cs="Times New Roman"/>
          <w:w w:val="100"/>
          <w:kern w:val="2"/>
          <w:sz w:val="21"/>
          <w:szCs w:val="21"/>
          <w:highlight w:val="none"/>
          <w:lang w:val="en-US" w:eastAsia="zh-CN" w:bidi="ar-SA"/>
        </w:rPr>
        <w:t xml:space="preserve">是      </w:t>
      </w:r>
      <w:r>
        <w:rPr>
          <w:rFonts w:hint="eastAsia" w:ascii="宋体" w:hAnsi="宋体" w:eastAsia="宋体" w:cs="Times New Roman"/>
          <w:w w:val="100"/>
          <w:kern w:val="2"/>
          <w:sz w:val="21"/>
          <w:szCs w:val="21"/>
          <w:highlight w:val="none"/>
          <w:lang w:val="en-US" w:eastAsia="zh-CN" w:bidi="ar-SA"/>
        </w:rPr>
        <w:sym w:font="Wingdings" w:char="00A8"/>
      </w:r>
      <w:r>
        <w:rPr>
          <w:rFonts w:hint="eastAsia" w:ascii="宋体" w:hAnsi="宋体" w:eastAsia="宋体" w:cs="Times New Roman"/>
          <w:w w:val="100"/>
          <w:kern w:val="2"/>
          <w:sz w:val="21"/>
          <w:szCs w:val="21"/>
          <w:highlight w:val="none"/>
          <w:lang w:val="en-US" w:eastAsia="zh-CN" w:bidi="ar-SA"/>
        </w:rPr>
        <w:t>否</w:t>
      </w:r>
    </w:p>
    <w:p w14:paraId="12A237F3">
      <w:pPr>
        <w:numPr>
          <w:ilvl w:val="-1"/>
          <w:numId w:val="0"/>
        </w:numPr>
        <w:adjustRightInd w:val="0"/>
        <w:snapToGrid w:val="0"/>
        <w:spacing w:before="0" w:beforeLines="0" w:line="400" w:lineRule="exact"/>
        <w:ind w:left="0" w:leftChars="0" w:firstLine="0" w:firstLineChars="0"/>
        <w:rPr>
          <w:rFonts w:hint="eastAsia" w:ascii="宋体" w:hAnsi="宋体" w:eastAsia="宋体"/>
          <w:iCs/>
          <w:szCs w:val="21"/>
          <w:highlight w:val="none"/>
        </w:rPr>
      </w:pPr>
      <w:r>
        <w:rPr>
          <w:rFonts w:hint="eastAsia" w:ascii="宋体" w:hAnsi="宋体" w:eastAsia="宋体"/>
          <w:w w:val="100"/>
          <w:szCs w:val="21"/>
          <w:highlight w:val="none"/>
          <w:lang w:val="en-US" w:eastAsia="zh-CN"/>
        </w:rPr>
        <w:t xml:space="preserve">         本合同</w:t>
      </w:r>
      <w:r>
        <w:rPr>
          <w:rFonts w:hint="eastAsia" w:ascii="宋体" w:hAnsi="宋体" w:eastAsia="宋体"/>
          <w:w w:val="100"/>
          <w:szCs w:val="21"/>
          <w:highlight w:val="none"/>
        </w:rPr>
        <w:t>是否</w:t>
      </w:r>
      <w:r>
        <w:rPr>
          <w:rFonts w:hint="eastAsia" w:ascii="宋体" w:hAnsi="宋体" w:eastAsia="宋体"/>
          <w:w w:val="100"/>
          <w:szCs w:val="21"/>
          <w:highlight w:val="none"/>
          <w:lang w:eastAsia="zh-CN"/>
        </w:rPr>
        <w:t>为专门面向</w:t>
      </w:r>
      <w:r>
        <w:rPr>
          <w:rFonts w:hint="eastAsia" w:ascii="宋体" w:hAnsi="宋体" w:eastAsia="宋体"/>
          <w:w w:val="100"/>
          <w:szCs w:val="21"/>
          <w:highlight w:val="none"/>
        </w:rPr>
        <w:t>中小企业</w:t>
      </w:r>
      <w:r>
        <w:rPr>
          <w:rFonts w:hint="eastAsia" w:ascii="宋体" w:hAnsi="宋体" w:eastAsia="宋体"/>
          <w:w w:val="100"/>
          <w:szCs w:val="21"/>
          <w:highlight w:val="none"/>
          <w:lang w:eastAsia="zh-CN"/>
        </w:rPr>
        <w:t>的采</w:t>
      </w:r>
      <w:r>
        <w:rPr>
          <w:rFonts w:hint="eastAsia" w:ascii="宋体" w:hAnsi="宋体" w:eastAsia="宋体"/>
          <w:w w:val="100"/>
          <w:szCs w:val="21"/>
          <w:highlight w:val="none"/>
          <w:shd w:val="clear"/>
          <w:lang w:eastAsia="zh-CN"/>
        </w:rPr>
        <w:t>购</w:t>
      </w:r>
      <w:r>
        <w:rPr>
          <w:rFonts w:hint="eastAsia" w:ascii="宋体" w:hAnsi="宋体" w:eastAsia="宋体"/>
          <w:w w:val="100"/>
          <w:szCs w:val="21"/>
          <w:highlight w:val="none"/>
          <w:shd w:val="clear"/>
        </w:rPr>
        <w:t>合同</w:t>
      </w:r>
      <w:r>
        <w:rPr>
          <w:rFonts w:hint="eastAsia" w:ascii="宋体" w:hAnsi="宋体" w:eastAsia="宋体"/>
          <w:w w:val="100"/>
          <w:szCs w:val="21"/>
          <w:highlight w:val="none"/>
          <w:shd w:val="clear"/>
          <w:lang w:eastAsia="zh-CN"/>
        </w:rPr>
        <w:t>（中小企业预留合同）</w:t>
      </w:r>
      <w:r>
        <w:rPr>
          <w:rFonts w:hint="eastAsia" w:ascii="宋体" w:hAnsi="宋体" w:eastAsia="宋体"/>
          <w:szCs w:val="21"/>
          <w:highlight w:val="none"/>
          <w:shd w:val="clear"/>
        </w:rPr>
        <w:t>：</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14:paraId="6849B5D0">
      <w:pPr>
        <w:numPr>
          <w:ilvl w:val="-1"/>
          <w:numId w:val="0"/>
        </w:numPr>
        <w:adjustRightInd w:val="0"/>
        <w:snapToGrid w:val="0"/>
        <w:spacing w:before="0" w:beforeLines="0" w:line="400" w:lineRule="exact"/>
        <w:ind w:firstLine="0" w:firstLineChars="0"/>
        <w:rPr>
          <w:rFonts w:hint="eastAsia" w:ascii="宋体" w:hAnsi="宋体" w:eastAsia="宋体"/>
          <w:iCs/>
          <w:szCs w:val="21"/>
          <w:highlight w:val="none"/>
        </w:rPr>
      </w:pPr>
      <w:r>
        <w:rPr>
          <w:rFonts w:hint="eastAsia" w:eastAsia="宋体"/>
          <w:highlight w:val="none"/>
          <w:lang w:val="en-US" w:eastAsia="zh-CN"/>
        </w:rPr>
        <w:t xml:space="preserve">         若本项目不专门面向中小企业采购，是否给予小微企业评审优惠：</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14:paraId="13AEE6CF">
      <w:pPr>
        <w:numPr>
          <w:ilvl w:val="-1"/>
          <w:numId w:val="0"/>
        </w:numPr>
        <w:adjustRightInd w:val="0"/>
        <w:snapToGrid w:val="0"/>
        <w:spacing w:before="0" w:beforeLines="0" w:line="400" w:lineRule="exact"/>
        <w:ind w:firstLine="0" w:firstLineChars="0"/>
        <w:rPr>
          <w:rFonts w:hint="eastAsia" w:ascii="宋体" w:hAnsi="宋体" w:eastAsia="宋体"/>
          <w:iCs/>
          <w:szCs w:val="21"/>
          <w:highlight w:val="none"/>
        </w:rPr>
      </w:pPr>
      <w:r>
        <w:rPr>
          <w:rFonts w:hint="eastAsia" w:eastAsia="宋体"/>
          <w:highlight w:val="none"/>
          <w:lang w:val="en-US" w:eastAsia="zh-CN"/>
        </w:rPr>
        <w:t xml:space="preserve">         中标（成交）采购标的制造商是否为残疾人福利性单位：</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14:paraId="3C25410A">
      <w:pPr>
        <w:numPr>
          <w:ilvl w:val="0"/>
          <w:numId w:val="0"/>
        </w:numPr>
        <w:snapToGrid w:val="0"/>
        <w:spacing w:beforeLines="0" w:line="400" w:lineRule="exact"/>
        <w:ind w:firstLine="0" w:firstLineChars="0"/>
        <w:rPr>
          <w:rFonts w:hint="default" w:eastAsia="宋体"/>
          <w:highlight w:val="none"/>
          <w:lang w:val="en-US" w:eastAsia="zh-CN"/>
        </w:rPr>
      </w:pPr>
      <w:r>
        <w:rPr>
          <w:rFonts w:hint="eastAsia" w:eastAsia="宋体"/>
          <w:highlight w:val="none"/>
          <w:lang w:val="en-US" w:eastAsia="zh-CN"/>
        </w:rPr>
        <w:t xml:space="preserve">         中标（成交）采购标的制造商是否为监狱企业：</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14:paraId="7C0760D8">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w:t>
      </w:r>
      <w:r>
        <w:rPr>
          <w:rFonts w:hint="default" w:ascii="宋体" w:hAnsi="宋体" w:eastAsia="宋体"/>
          <w:szCs w:val="21"/>
          <w:highlight w:val="none"/>
          <w:lang w:val="en" w:eastAsia="zh-CN"/>
        </w:rPr>
        <w:t>7</w:t>
      </w:r>
      <w:r>
        <w:rPr>
          <w:rFonts w:hint="eastAsia" w:ascii="宋体" w:hAnsi="宋体" w:eastAsia="宋体"/>
          <w:szCs w:val="21"/>
          <w:highlight w:val="none"/>
        </w:rPr>
        <w:t>）合同是否分包：</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是       </w:t>
      </w:r>
      <w:r>
        <w:rPr>
          <w:rFonts w:hint="eastAsia" w:ascii="宋体" w:hAnsi="宋体" w:eastAsia="宋体"/>
          <w:iCs/>
          <w:szCs w:val="21"/>
          <w:highlight w:val="none"/>
        </w:rPr>
        <w:sym w:font="Wingdings" w:char="00A8"/>
      </w:r>
      <w:r>
        <w:rPr>
          <w:rFonts w:hint="eastAsia" w:ascii="宋体" w:hAnsi="宋体" w:eastAsia="宋体"/>
          <w:iCs/>
          <w:szCs w:val="21"/>
          <w:highlight w:val="none"/>
        </w:rPr>
        <w:t>否</w:t>
      </w:r>
    </w:p>
    <w:p w14:paraId="0F80E6F6">
      <w:pPr>
        <w:adjustRightInd w:val="0"/>
        <w:snapToGrid w:val="0"/>
        <w:spacing w:before="0" w:beforeLines="0" w:line="400" w:lineRule="exact"/>
        <w:ind w:firstLine="840" w:firstLineChars="400"/>
        <w:rPr>
          <w:rFonts w:hint="eastAsia" w:ascii="宋体" w:hAnsi="宋体" w:eastAsia="宋体"/>
          <w:szCs w:val="21"/>
          <w:highlight w:val="none"/>
          <w:u w:val="singl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分包主要内容：</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p>
    <w:p w14:paraId="3707E0C3">
      <w:pPr>
        <w:adjustRightInd w:val="0"/>
        <w:snapToGrid w:val="0"/>
        <w:spacing w:before="0" w:beforeLines="0" w:line="400" w:lineRule="exact"/>
        <w:ind w:firstLine="840" w:firstLineChars="400"/>
        <w:rPr>
          <w:rFonts w:hint="eastAsia" w:ascii="宋体" w:hAnsi="宋体" w:eastAsia="宋体"/>
          <w:szCs w:val="21"/>
          <w:highlight w:val="none"/>
        </w:rPr>
      </w:pPr>
      <w:r>
        <w:rPr>
          <w:rFonts w:hint="eastAsia" w:ascii="宋体" w:hAnsi="宋体" w:eastAsia="宋体"/>
          <w:szCs w:val="21"/>
          <w:highlight w:val="none"/>
          <w:u w:val="none"/>
          <w:lang w:val="en-US" w:eastAsia="zh-CN"/>
        </w:rPr>
        <w:t xml:space="preserve"> </w:t>
      </w:r>
      <w:r>
        <w:rPr>
          <w:rFonts w:hint="eastAsia" w:ascii="宋体" w:hAnsi="宋体" w:eastAsia="宋体"/>
          <w:szCs w:val="21"/>
          <w:highlight w:val="none"/>
        </w:rPr>
        <w:t>分包供应商</w:t>
      </w:r>
      <w:r>
        <w:rPr>
          <w:rFonts w:hint="eastAsia" w:ascii="宋体" w:hAnsi="宋体" w:eastAsia="宋体"/>
          <w:szCs w:val="21"/>
          <w:highlight w:val="none"/>
          <w:lang w:eastAsia="zh-CN"/>
        </w:rPr>
        <w:t>/制造商</w:t>
      </w:r>
      <w:r>
        <w:rPr>
          <w:rFonts w:hint="eastAsia" w:ascii="宋体" w:hAnsi="宋体" w:eastAsia="宋体"/>
          <w:szCs w:val="21"/>
          <w:highlight w:val="none"/>
        </w:rPr>
        <w:t>名称</w:t>
      </w:r>
      <w:r>
        <w:rPr>
          <w:rFonts w:hint="eastAsia" w:ascii="宋体" w:hAnsi="宋体" w:eastAsia="宋体"/>
          <w:szCs w:val="21"/>
          <w:highlight w:val="none"/>
          <w:lang w:eastAsia="zh-CN"/>
        </w:rPr>
        <w:t>（如供应商和制造商不同，请分别填写）</w:t>
      </w:r>
      <w:r>
        <w:rPr>
          <w:rFonts w:hint="eastAsia" w:ascii="宋体" w:hAnsi="宋体" w:eastAsia="宋体"/>
          <w:szCs w:val="21"/>
          <w:highlight w:val="none"/>
        </w:rPr>
        <w:t>：</w:t>
      </w:r>
    </w:p>
    <w:p w14:paraId="54FC1B68">
      <w:pPr>
        <w:adjustRightInd w:val="0"/>
        <w:snapToGrid w:val="0"/>
        <w:spacing w:before="0" w:beforeLines="0" w:line="400" w:lineRule="exact"/>
        <w:ind w:firstLine="840" w:firstLineChars="400"/>
        <w:rPr>
          <w:rFonts w:ascii="宋体" w:hAnsi="宋体" w:eastAsia="宋体"/>
          <w:szCs w:val="21"/>
          <w:highlight w:val="none"/>
          <w:u w:val="single"/>
        </w:rPr>
      </w:pPr>
      <w:r>
        <w:rPr>
          <w:rFonts w:hint="eastAsia" w:ascii="宋体" w:hAnsi="宋体" w:eastAsia="宋体"/>
          <w:szCs w:val="21"/>
          <w:highlight w:val="none"/>
          <w:u w:val="non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p>
    <w:p w14:paraId="5214539D">
      <w:pPr>
        <w:adjustRightInd w:val="0"/>
        <w:snapToGrid w:val="0"/>
        <w:spacing w:before="0" w:beforeLines="0" w:line="400" w:lineRule="exact"/>
        <w:ind w:firstLine="840" w:firstLineChars="400"/>
        <w:rPr>
          <w:rFonts w:hint="eastAsia" w:ascii="宋体" w:hAnsi="宋体" w:eastAsia="宋体"/>
          <w:szCs w:val="21"/>
          <w:highlight w:val="non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分包供应商</w:t>
      </w:r>
      <w:r>
        <w:rPr>
          <w:rFonts w:hint="eastAsia" w:ascii="宋体" w:hAnsi="宋体" w:eastAsia="宋体"/>
          <w:szCs w:val="21"/>
          <w:highlight w:val="none"/>
          <w:lang w:val="en-US" w:eastAsia="zh-CN"/>
        </w:rPr>
        <w:t>/</w:t>
      </w:r>
      <w:r>
        <w:rPr>
          <w:rFonts w:hint="eastAsia" w:ascii="宋体" w:hAnsi="宋体" w:eastAsia="宋体"/>
          <w:szCs w:val="21"/>
          <w:highlight w:val="none"/>
          <w:lang w:eastAsia="zh-CN"/>
        </w:rPr>
        <w:t>制造商</w:t>
      </w:r>
      <w:r>
        <w:rPr>
          <w:rFonts w:hint="eastAsia" w:ascii="宋体" w:hAnsi="宋体" w:eastAsia="宋体"/>
          <w:szCs w:val="21"/>
          <w:highlight w:val="none"/>
        </w:rPr>
        <w:t>类型</w:t>
      </w:r>
      <w:r>
        <w:rPr>
          <w:rFonts w:hint="eastAsia" w:ascii="宋体" w:hAnsi="宋体" w:eastAsia="宋体"/>
          <w:szCs w:val="21"/>
          <w:highlight w:val="none"/>
          <w:lang w:eastAsia="zh-CN"/>
        </w:rPr>
        <w:t>（如果供应商和制造商不同，只填写制造商类型）</w:t>
      </w:r>
      <w:r>
        <w:rPr>
          <w:rFonts w:hint="eastAsia" w:ascii="宋体" w:hAnsi="宋体" w:eastAsia="宋体"/>
          <w:szCs w:val="21"/>
          <w:highlight w:val="none"/>
        </w:rPr>
        <w:t>：</w:t>
      </w:r>
    </w:p>
    <w:p w14:paraId="37C9BDB2">
      <w:pPr>
        <w:adjustRightInd w:val="0"/>
        <w:snapToGrid w:val="0"/>
        <w:spacing w:beforeLines="0" w:line="400" w:lineRule="exact"/>
        <w:ind w:firstLine="840" w:firstLineChars="400"/>
        <w:rPr>
          <w:rFonts w:hint="eastAsia" w:ascii="宋体" w:hAnsi="宋体" w:eastAsia="宋体"/>
          <w:iCs/>
          <w:szCs w:val="21"/>
          <w:highlight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大型企业  </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中型企业  </w:t>
      </w:r>
      <w:r>
        <w:rPr>
          <w:rFonts w:hint="eastAsia" w:ascii="宋体" w:hAnsi="宋体" w:eastAsia="宋体"/>
          <w:iCs/>
          <w:szCs w:val="21"/>
          <w:highlight w:val="none"/>
        </w:rPr>
        <w:sym w:font="Wingdings" w:char="00A8"/>
      </w:r>
      <w:r>
        <w:rPr>
          <w:rFonts w:hint="eastAsia" w:ascii="宋体" w:hAnsi="宋体" w:eastAsia="宋体"/>
          <w:iCs/>
          <w:szCs w:val="21"/>
          <w:highlight w:val="none"/>
        </w:rPr>
        <w:t>小微型企业</w:t>
      </w:r>
      <w:r>
        <w:rPr>
          <w:rFonts w:hint="eastAsia" w:ascii="宋体" w:hAnsi="宋体" w:eastAsia="宋体"/>
          <w:iCs/>
          <w:szCs w:val="21"/>
          <w:highlight w:val="none"/>
          <w:lang w:val="en-US" w:eastAsia="zh-CN"/>
        </w:rPr>
        <w:t xml:space="preserve">  </w:t>
      </w:r>
    </w:p>
    <w:p w14:paraId="4F8B3AFD">
      <w:pPr>
        <w:adjustRightInd w:val="0"/>
        <w:snapToGrid w:val="0"/>
        <w:spacing w:beforeLines="0" w:line="400" w:lineRule="exact"/>
        <w:ind w:firstLine="840" w:firstLineChars="400"/>
        <w:rPr>
          <w:rFonts w:hint="default" w:eastAsia="华文楷体"/>
          <w:highlight w:val="none"/>
          <w:u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残疾人福利性单位</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监狱</w:t>
      </w:r>
      <w:r>
        <w:rPr>
          <w:rFonts w:hint="eastAsia" w:ascii="宋体" w:hAnsi="宋体" w:eastAsia="宋体"/>
          <w:iCs/>
          <w:szCs w:val="21"/>
          <w:highlight w:val="none"/>
        </w:rPr>
        <w:t>企业</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其他</w:t>
      </w:r>
    </w:p>
    <w:p w14:paraId="0653313F">
      <w:pPr>
        <w:numPr>
          <w:ilvl w:val="-1"/>
          <w:numId w:val="0"/>
        </w:numPr>
        <w:adjustRightInd w:val="0"/>
        <w:snapToGrid w:val="0"/>
        <w:spacing w:before="0" w:beforeLines="0" w:line="400" w:lineRule="exact"/>
        <w:ind w:left="0" w:leftChars="0" w:firstLine="0" w:firstLineChars="0"/>
        <w:rPr>
          <w:rFonts w:hint="eastAsia" w:ascii="宋体" w:hAnsi="宋体" w:eastAsia="宋体" w:cs="宋体"/>
          <w:iCs/>
          <w:szCs w:val="21"/>
          <w:highlight w:val="none"/>
        </w:rPr>
      </w:pPr>
      <w:r>
        <w:rPr>
          <w:rFonts w:hint="eastAsia" w:ascii="宋体" w:hAnsi="宋体" w:eastAsia="宋体"/>
          <w:szCs w:val="21"/>
          <w:highlight w:val="none"/>
          <w:u w:val="none"/>
          <w:lang w:val="en-US" w:eastAsia="zh-CN"/>
        </w:rPr>
        <w:t xml:space="preserve">    </w:t>
      </w:r>
      <w:r>
        <w:rPr>
          <w:rFonts w:hint="eastAsia" w:ascii="宋体" w:hAnsi="宋体" w:eastAsia="宋体" w:cs="宋体"/>
          <w:szCs w:val="21"/>
          <w:highlight w:val="none"/>
          <w:u w:val="none"/>
          <w:lang w:val="en-US" w:eastAsia="zh-CN"/>
        </w:rPr>
        <w:t>（</w:t>
      </w:r>
      <w:r>
        <w:rPr>
          <w:rFonts w:hint="default" w:ascii="宋体" w:hAnsi="宋体" w:eastAsia="宋体" w:cs="宋体"/>
          <w:szCs w:val="21"/>
          <w:highlight w:val="none"/>
          <w:u w:val="none"/>
          <w:lang w:val="en" w:eastAsia="zh-CN"/>
        </w:rPr>
        <w:t>8</w:t>
      </w:r>
      <w:r>
        <w:rPr>
          <w:rFonts w:hint="eastAsia" w:ascii="宋体" w:hAnsi="宋体" w:eastAsia="宋体" w:cs="宋体"/>
          <w:szCs w:val="21"/>
          <w:highlight w:val="none"/>
          <w:u w:val="none"/>
          <w:lang w:val="en-US" w:eastAsia="zh-CN"/>
        </w:rPr>
        <w:t>）中标（成交）供应商是否为外商投资企业：</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 xml:space="preserve">是       </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否</w:t>
      </w:r>
    </w:p>
    <w:p w14:paraId="4EE49E67">
      <w:pPr>
        <w:tabs>
          <w:tab w:val="left" w:pos="1340"/>
        </w:tabs>
        <w:autoSpaceDE w:val="0"/>
        <w:autoSpaceDN w:val="0"/>
        <w:adjustRightInd w:val="0"/>
        <w:spacing w:beforeLines="0" w:line="400" w:lineRule="exact"/>
        <w:ind w:firstLine="420" w:firstLineChars="200"/>
        <w:rPr>
          <w:rFonts w:hint="eastAsia" w:ascii="宋体" w:hAnsi="宋体" w:eastAsia="宋体" w:cs="宋体"/>
          <w:sz w:val="21"/>
          <w:szCs w:val="21"/>
          <w:highlight w:val="none"/>
          <w:u w:val="single"/>
          <w:lang w:val="en-US" w:eastAsia="zh-CN" w:bidi="ar-SA"/>
        </w:rPr>
      </w:pPr>
      <w:r>
        <w:rPr>
          <w:rFonts w:hint="eastAsia" w:ascii="宋体" w:hAnsi="宋体" w:eastAsia="宋体" w:cs="宋体"/>
          <w:sz w:val="21"/>
          <w:szCs w:val="21"/>
          <w:highlight w:val="none"/>
          <w:u w:val="none"/>
          <w:lang w:val="en-US" w:eastAsia="zh-CN" w:bidi="ar-SA"/>
        </w:rPr>
        <w:t xml:space="preserve">     外商投资企业类型：</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sz w:val="21"/>
          <w:szCs w:val="21"/>
          <w:highlight w:val="none"/>
          <w:u w:val="none"/>
          <w:lang w:val="en-US" w:eastAsia="zh-CN" w:bidi="ar-SA"/>
        </w:rPr>
        <w:t xml:space="preserve">全部由外国投资者投资  </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iCs/>
          <w:sz w:val="21"/>
          <w:szCs w:val="21"/>
          <w:highlight w:val="none"/>
          <w:lang w:val="en-US" w:eastAsia="zh-CN" w:bidi="ar-SA"/>
        </w:rPr>
        <w:t>部分由外国投资者投资</w:t>
      </w:r>
    </w:p>
    <w:p w14:paraId="4853A256">
      <w:pPr>
        <w:numPr>
          <w:ilvl w:val="-1"/>
          <w:numId w:val="0"/>
        </w:numPr>
        <w:adjustRightInd w:val="0"/>
        <w:snapToGrid w:val="0"/>
        <w:spacing w:before="0" w:beforeLines="0" w:line="400" w:lineRule="exact"/>
        <w:ind w:firstLine="420" w:firstLineChars="200"/>
        <w:rPr>
          <w:rFonts w:hint="eastAsia" w:ascii="宋体" w:hAnsi="宋体" w:eastAsia="宋体" w:cs="宋体"/>
          <w:b w:val="0"/>
          <w:bCs w:val="0"/>
          <w:sz w:val="21"/>
          <w:szCs w:val="21"/>
          <w:highlight w:val="none"/>
          <w:u w:val="none"/>
          <w:lang w:val="en-US" w:eastAsia="zh-CN"/>
        </w:rPr>
      </w:pPr>
      <w:r>
        <w:rPr>
          <w:rFonts w:hint="eastAsia" w:ascii="宋体" w:hAnsi="宋体" w:eastAsia="宋体" w:cs="宋体"/>
          <w:b w:val="0"/>
          <w:bCs w:val="0"/>
          <w:sz w:val="21"/>
          <w:szCs w:val="21"/>
          <w:highlight w:val="none"/>
          <w:u w:val="none"/>
          <w:lang w:val="en-US" w:eastAsia="zh-CN"/>
        </w:rPr>
        <w:t>（</w:t>
      </w:r>
      <w:r>
        <w:rPr>
          <w:rFonts w:hint="default" w:ascii="宋体" w:hAnsi="宋体" w:eastAsia="宋体" w:cs="宋体"/>
          <w:b w:val="0"/>
          <w:bCs w:val="0"/>
          <w:sz w:val="21"/>
          <w:szCs w:val="21"/>
          <w:highlight w:val="none"/>
          <w:u w:val="none"/>
          <w:lang w:val="en" w:eastAsia="zh-CN"/>
        </w:rPr>
        <w:t>9</w:t>
      </w:r>
      <w:r>
        <w:rPr>
          <w:rFonts w:hint="eastAsia" w:ascii="宋体" w:hAnsi="宋体" w:eastAsia="宋体" w:cs="宋体"/>
          <w:b w:val="0"/>
          <w:bCs w:val="0"/>
          <w:sz w:val="21"/>
          <w:szCs w:val="21"/>
          <w:highlight w:val="none"/>
          <w:u w:val="none"/>
          <w:lang w:val="en-US" w:eastAsia="zh-CN"/>
        </w:rPr>
        <w:t>）是否涉及进口产品：</w:t>
      </w:r>
    </w:p>
    <w:p w14:paraId="6FF8A003">
      <w:pPr>
        <w:numPr>
          <w:ilvl w:val="-1"/>
          <w:numId w:val="0"/>
        </w:numPr>
        <w:adjustRightInd w:val="0"/>
        <w:snapToGrid w:val="0"/>
        <w:spacing w:before="0" w:beforeLines="0" w:line="400" w:lineRule="exact"/>
        <w:ind w:firstLine="840" w:firstLineChars="400"/>
        <w:rPr>
          <w:rFonts w:hint="eastAsia" w:ascii="宋体" w:hAnsi="宋体" w:eastAsia="宋体" w:cs="宋体"/>
          <w:szCs w:val="21"/>
          <w:highlight w:val="none"/>
          <w:u w:val="single"/>
          <w:lang w:val="en-US" w:eastAsia="zh-CN"/>
        </w:rPr>
      </w:pPr>
      <w:r>
        <w:rPr>
          <w:rFonts w:hint="eastAsia" w:ascii="宋体" w:hAnsi="宋体" w:eastAsia="宋体" w:cs="宋体"/>
          <w:iCs w:val="0"/>
          <w:szCs w:val="21"/>
          <w:highlight w:val="none"/>
          <w:lang w:val="en-US" w:eastAsia="zh-CN"/>
        </w:rPr>
        <w:t xml:space="preserve"> </w:t>
      </w:r>
      <w:r>
        <w:rPr>
          <w:rFonts w:hint="eastAsia" w:ascii="宋体" w:hAnsi="宋体" w:eastAsia="宋体" w:cs="宋体"/>
          <w:iCs w:val="0"/>
          <w:szCs w:val="21"/>
          <w:highlight w:val="none"/>
        </w:rPr>
        <w:sym w:font="Wingdings" w:char="00A8"/>
      </w:r>
      <w:r>
        <w:rPr>
          <w:rFonts w:hint="eastAsia" w:ascii="宋体" w:hAnsi="宋体" w:eastAsia="宋体" w:cs="宋体"/>
          <w:iCs w:val="0"/>
          <w:szCs w:val="21"/>
          <w:highlight w:val="none"/>
        </w:rPr>
        <w:t>是</w:t>
      </w:r>
      <w:r>
        <w:rPr>
          <w:rFonts w:hint="eastAsia" w:ascii="宋体" w:hAnsi="宋体" w:eastAsia="宋体" w:cs="宋体"/>
          <w:iCs w:val="0"/>
          <w:szCs w:val="21"/>
          <w:highlight w:val="none"/>
          <w:lang w:eastAsia="zh-CN"/>
        </w:rPr>
        <w:t>，《政府采购品目分类目录》底级品目名称</w:t>
      </w:r>
      <w:r>
        <w:rPr>
          <w:rFonts w:hint="eastAsia" w:ascii="宋体" w:hAnsi="宋体" w:eastAsia="宋体" w:cs="宋体"/>
          <w:szCs w:val="21"/>
          <w:highlight w:val="none"/>
          <w:lang w:val="en-US" w:eastAsia="zh-CN"/>
        </w:rPr>
        <w:t>：</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lang w:val="en-US" w:eastAsia="zh-CN"/>
        </w:rPr>
        <w:t xml:space="preserve"> 金额：</w:t>
      </w:r>
      <w:r>
        <w:rPr>
          <w:rFonts w:hint="eastAsia" w:ascii="宋体" w:hAnsi="宋体" w:eastAsia="宋体" w:cs="宋体"/>
          <w:szCs w:val="21"/>
          <w:highlight w:val="none"/>
          <w:u w:val="single"/>
          <w:lang w:val="en-US" w:eastAsia="zh-CN"/>
        </w:rPr>
        <w:t xml:space="preserve">        </w:t>
      </w:r>
    </w:p>
    <w:p w14:paraId="4F5D3BBE">
      <w:pPr>
        <w:numPr>
          <w:ilvl w:val="-1"/>
          <w:numId w:val="0"/>
        </w:numPr>
        <w:adjustRightInd w:val="0"/>
        <w:snapToGrid w:val="0"/>
        <w:spacing w:before="0" w:beforeLines="0" w:line="400" w:lineRule="exact"/>
        <w:ind w:firstLine="840" w:firstLineChars="400"/>
        <w:rPr>
          <w:rFonts w:hint="eastAsia" w:ascii="宋体" w:hAnsi="宋体" w:eastAsia="宋体"/>
          <w:iCs w:val="0"/>
          <w:szCs w:val="21"/>
          <w:highlight w:val="none"/>
        </w:rPr>
      </w:pPr>
      <w:r>
        <w:rPr>
          <w:rFonts w:hint="eastAsia" w:ascii="宋体" w:hAnsi="宋体" w:eastAsia="宋体" w:cs="宋体"/>
          <w:szCs w:val="21"/>
          <w:highlight w:val="none"/>
          <w:lang w:val="en-US" w:eastAsia="zh-CN"/>
        </w:rPr>
        <w:t xml:space="preserve">        国别：</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lang w:val="en-US" w:eastAsia="zh-CN"/>
        </w:rPr>
        <w:t xml:space="preserve"> 品牌：</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u w:val="none"/>
          <w:lang w:val="en-US" w:eastAsia="zh-CN"/>
        </w:rPr>
        <w:t xml:space="preserve"> 规格型号：</w:t>
      </w:r>
      <w:r>
        <w:rPr>
          <w:rFonts w:hint="eastAsia" w:ascii="宋体" w:hAnsi="宋体" w:eastAsia="宋体" w:cs="宋体"/>
          <w:szCs w:val="21"/>
          <w:highlight w:val="none"/>
          <w:u w:val="single"/>
          <w:lang w:val="en-US" w:eastAsia="zh-CN"/>
        </w:rPr>
        <w:t xml:space="preserve">        </w:t>
      </w:r>
      <w:r>
        <w:rPr>
          <w:rFonts w:hint="eastAsia" w:ascii="宋体" w:hAnsi="宋体" w:eastAsia="宋体"/>
          <w:iCs w:val="0"/>
          <w:szCs w:val="21"/>
          <w:highlight w:val="none"/>
        </w:rPr>
        <w:t xml:space="preserve">      </w:t>
      </w:r>
    </w:p>
    <w:p w14:paraId="56948704">
      <w:pPr>
        <w:adjustRightInd w:val="0"/>
        <w:snapToGrid w:val="0"/>
        <w:spacing w:before="0" w:beforeLines="0" w:line="400" w:lineRule="exact"/>
        <w:ind w:firstLine="840" w:firstLineChars="400"/>
        <w:rPr>
          <w:rFonts w:hint="eastAsia" w:ascii="宋体" w:hAnsi="宋体" w:eastAsia="宋体"/>
          <w:szCs w:val="21"/>
          <w:highlight w:val="none"/>
          <w:u w:val="none"/>
          <w:lang w:val="en-US" w:eastAsia="zh-CN"/>
        </w:rPr>
      </w:pPr>
      <w:r>
        <w:rPr>
          <w:rFonts w:hint="eastAsia" w:ascii="宋体" w:hAnsi="宋体" w:eastAsia="宋体"/>
          <w:iCs w:val="0"/>
          <w:szCs w:val="21"/>
          <w:highlight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lang w:eastAsia="zh-CN"/>
        </w:rPr>
        <w:t>否</w:t>
      </w:r>
    </w:p>
    <w:p w14:paraId="6151FE8C">
      <w:pPr>
        <w:numPr>
          <w:ilvl w:val="-1"/>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highlight w:val="none"/>
          <w:u w:val="none"/>
          <w:lang w:val="en-US" w:eastAsia="zh-CN"/>
        </w:rPr>
      </w:pPr>
      <w:r>
        <w:rPr>
          <w:rFonts w:hint="eastAsia" w:ascii="宋体" w:hAnsi="宋体" w:eastAsia="宋体"/>
          <w:b w:val="0"/>
          <w:bCs w:val="0"/>
          <w:sz w:val="21"/>
          <w:szCs w:val="21"/>
          <w:highlight w:val="none"/>
          <w:u w:val="none"/>
          <w:lang w:val="en-US" w:eastAsia="zh-CN"/>
        </w:rPr>
        <w:t xml:space="preserve">    （1</w:t>
      </w:r>
      <w:r>
        <w:rPr>
          <w:rFonts w:hint="default" w:ascii="宋体" w:hAnsi="宋体" w:eastAsia="宋体"/>
          <w:b w:val="0"/>
          <w:bCs w:val="0"/>
          <w:sz w:val="21"/>
          <w:szCs w:val="21"/>
          <w:highlight w:val="none"/>
          <w:u w:val="none"/>
          <w:lang w:val="en" w:eastAsia="zh-CN"/>
        </w:rPr>
        <w:t>0</w:t>
      </w:r>
      <w:r>
        <w:rPr>
          <w:rFonts w:hint="eastAsia" w:ascii="宋体" w:hAnsi="宋体" w:eastAsia="宋体"/>
          <w:b w:val="0"/>
          <w:bCs w:val="0"/>
          <w:sz w:val="21"/>
          <w:szCs w:val="21"/>
          <w:highlight w:val="none"/>
          <w:u w:val="none"/>
          <w:lang w:val="en-US" w:eastAsia="zh-CN"/>
        </w:rPr>
        <w:t>）是否涉及节能产品：</w:t>
      </w:r>
    </w:p>
    <w:p w14:paraId="3207726F">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highlight w:val="none"/>
          <w:lang w:val="en-US" w:eastAsia="zh-CN"/>
        </w:rPr>
      </w:pPr>
      <w:r>
        <w:rPr>
          <w:rFonts w:hint="eastAsia" w:ascii="宋体" w:hAnsi="宋体" w:eastAsia="宋体"/>
          <w:b w:val="0"/>
          <w:bCs w:val="0"/>
          <w:sz w:val="21"/>
          <w:szCs w:val="21"/>
          <w:highlight w:val="none"/>
          <w:u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是</w:t>
      </w:r>
      <w:r>
        <w:rPr>
          <w:rFonts w:hint="eastAsia" w:ascii="宋体" w:hAnsi="宋体" w:eastAsia="宋体"/>
          <w:iCs w:val="0"/>
          <w:szCs w:val="21"/>
          <w:highlight w:val="none"/>
          <w:lang w:eastAsia="zh-CN"/>
        </w:rPr>
        <w:t>，《节能产品政府采购品目清单》的底级品目名称：</w:t>
      </w:r>
      <w:r>
        <w:rPr>
          <w:rFonts w:hint="eastAsia" w:ascii="宋体" w:hAnsi="宋体" w:eastAsia="宋体"/>
          <w:szCs w:val="21"/>
          <w:highlight w:val="none"/>
          <w:u w:val="single"/>
          <w:lang w:val="en-US" w:eastAsia="zh-CN"/>
        </w:rPr>
        <w:t xml:space="preserve">         </w:t>
      </w:r>
      <w:r>
        <w:rPr>
          <w:rFonts w:hint="eastAsia" w:ascii="宋体" w:hAnsi="宋体" w:eastAsia="宋体"/>
          <w:iCs/>
          <w:szCs w:val="21"/>
          <w:highlight w:val="none"/>
          <w:lang w:val="en-US" w:eastAsia="zh-CN"/>
        </w:rPr>
        <w:t xml:space="preserve">     </w:t>
      </w:r>
    </w:p>
    <w:p w14:paraId="76B05423">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highlight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强制采购</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优先采购</w:t>
      </w:r>
      <w:r>
        <w:rPr>
          <w:rFonts w:hint="eastAsia" w:ascii="宋体" w:hAnsi="宋体" w:eastAsia="宋体"/>
          <w:iCs/>
          <w:szCs w:val="21"/>
          <w:highlight w:val="none"/>
          <w:lang w:val="en-US" w:eastAsia="zh-CN"/>
        </w:rPr>
        <w:t xml:space="preserve">    </w:t>
      </w:r>
    </w:p>
    <w:p w14:paraId="519E9BE4">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val="0"/>
          <w:szCs w:val="21"/>
          <w:highlight w:val="none"/>
        </w:rPr>
      </w:pPr>
      <w:r>
        <w:rPr>
          <w:rFonts w:hint="eastAsia" w:ascii="宋体" w:hAnsi="宋体" w:eastAsia="宋体"/>
          <w:iCs/>
          <w:szCs w:val="21"/>
          <w:highlight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否</w:t>
      </w:r>
    </w:p>
    <w:p w14:paraId="7AC88144">
      <w:pPr>
        <w:numPr>
          <w:ilvl w:val="-1"/>
          <w:numId w:val="0"/>
        </w:numPr>
        <w:tabs>
          <w:tab w:val="left" w:pos="740"/>
        </w:tabs>
        <w:adjustRightInd w:val="0"/>
        <w:snapToGrid w:val="0"/>
        <w:spacing w:before="0" w:beforeLines="0" w:line="400" w:lineRule="exact"/>
        <w:ind w:left="0" w:firstLine="0" w:firstLineChars="0"/>
        <w:rPr>
          <w:rFonts w:hint="eastAsia" w:ascii="宋体" w:hAnsi="宋体" w:eastAsia="宋体"/>
          <w:b w:val="0"/>
          <w:bCs w:val="0"/>
          <w:sz w:val="21"/>
          <w:szCs w:val="21"/>
          <w:highlight w:val="none"/>
          <w:u w:val="none"/>
          <w:lang w:val="en-US" w:eastAsia="zh-CN"/>
        </w:rPr>
      </w:pPr>
      <w:r>
        <w:rPr>
          <w:rFonts w:hint="eastAsia" w:ascii="宋体" w:hAnsi="宋体" w:eastAsia="宋体"/>
          <w:b w:val="0"/>
          <w:bCs w:val="0"/>
          <w:sz w:val="21"/>
          <w:szCs w:val="21"/>
          <w:highlight w:val="none"/>
          <w:u w:val="none"/>
          <w:lang w:val="en-US" w:eastAsia="zh-CN"/>
        </w:rPr>
        <w:t xml:space="preserve">          是否涉及环境标志产品：</w:t>
      </w:r>
    </w:p>
    <w:p w14:paraId="7CBE6A02">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val="0"/>
          <w:szCs w:val="21"/>
          <w:highlight w:val="none"/>
          <w:lang w:eastAsia="zh-CN"/>
        </w:rPr>
      </w:pPr>
      <w:r>
        <w:rPr>
          <w:rFonts w:hint="eastAsia" w:ascii="宋体" w:hAnsi="宋体" w:eastAsia="宋体"/>
          <w:b w:val="0"/>
          <w:bCs w:val="0"/>
          <w:sz w:val="21"/>
          <w:szCs w:val="21"/>
          <w:highlight w:val="none"/>
          <w:u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是</w:t>
      </w:r>
      <w:r>
        <w:rPr>
          <w:rFonts w:hint="eastAsia" w:ascii="宋体" w:hAnsi="宋体" w:eastAsia="宋体"/>
          <w:iCs w:val="0"/>
          <w:szCs w:val="21"/>
          <w:highlight w:val="none"/>
          <w:lang w:eastAsia="zh-CN"/>
        </w:rPr>
        <w:t>，《环境标志产品政府采购品目清单》的底级品目名称：</w:t>
      </w:r>
      <w:r>
        <w:rPr>
          <w:rFonts w:hint="eastAsia" w:ascii="宋体" w:hAnsi="宋体" w:eastAsia="宋体"/>
          <w:szCs w:val="21"/>
          <w:highlight w:val="none"/>
          <w:u w:val="single"/>
          <w:lang w:val="en-US" w:eastAsia="zh-CN"/>
        </w:rPr>
        <w:t xml:space="preserve">         </w:t>
      </w:r>
      <w:r>
        <w:rPr>
          <w:rFonts w:hint="eastAsia" w:ascii="宋体" w:hAnsi="宋体" w:eastAsia="宋体"/>
          <w:iCs/>
          <w:szCs w:val="21"/>
          <w:highlight w:val="none"/>
          <w:lang w:val="en-US" w:eastAsia="zh-CN"/>
        </w:rPr>
        <w:t xml:space="preserve"> </w:t>
      </w:r>
    </w:p>
    <w:p w14:paraId="40D14C65">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highlight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强制采购</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优先采购</w:t>
      </w:r>
      <w:r>
        <w:rPr>
          <w:rFonts w:hint="eastAsia" w:ascii="宋体" w:hAnsi="宋体" w:eastAsia="宋体"/>
          <w:iCs/>
          <w:szCs w:val="21"/>
          <w:highlight w:val="none"/>
          <w:lang w:val="en-US" w:eastAsia="zh-CN"/>
        </w:rPr>
        <w:t xml:space="preserve">    </w:t>
      </w:r>
    </w:p>
    <w:p w14:paraId="34988DB5">
      <w:pPr>
        <w:numPr>
          <w:ilvl w:val="-1"/>
          <w:numId w:val="0"/>
        </w:numPr>
        <w:tabs>
          <w:tab w:val="left" w:pos="740"/>
        </w:tabs>
        <w:adjustRightInd w:val="0"/>
        <w:snapToGrid w:val="0"/>
        <w:spacing w:before="0" w:beforeLines="0" w:line="400" w:lineRule="exact"/>
        <w:ind w:firstLine="0" w:firstLineChars="0"/>
        <w:rPr>
          <w:rFonts w:hint="eastAsia" w:ascii="宋体" w:hAnsi="宋体" w:eastAsia="宋体"/>
          <w:b w:val="0"/>
          <w:bCs w:val="0"/>
          <w:sz w:val="21"/>
          <w:szCs w:val="21"/>
          <w:highlight w:val="none"/>
          <w:u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否</w:t>
      </w:r>
    </w:p>
    <w:p w14:paraId="52C243AE">
      <w:pPr>
        <w:numPr>
          <w:ilvl w:val="-1"/>
          <w:numId w:val="0"/>
        </w:numPr>
        <w:autoSpaceDE w:val="0"/>
        <w:autoSpaceDN w:val="0"/>
        <w:adjustRightInd w:val="0"/>
        <w:snapToGrid w:val="0"/>
        <w:spacing w:before="0" w:beforeLines="0" w:line="400" w:lineRule="exact"/>
        <w:ind w:firstLine="0" w:firstLineChars="0"/>
        <w:rPr>
          <w:rFonts w:hint="eastAsia" w:ascii="宋体" w:hAnsi="宋体" w:eastAsia="宋体" w:cs="Times New Roman"/>
          <w:iCs w:val="0"/>
          <w:kern w:val="2"/>
          <w:sz w:val="21"/>
          <w:szCs w:val="21"/>
          <w:highlight w:val="none"/>
          <w:u w:val="none"/>
          <w:lang w:val="en-US" w:eastAsia="zh-CN" w:bidi="ar-SA"/>
        </w:rPr>
      </w:pPr>
      <w:r>
        <w:rPr>
          <w:rFonts w:hint="eastAsia" w:ascii="宋体" w:hAnsi="宋体" w:eastAsia="华文楷体" w:cs="华文楷体"/>
          <w:b w:val="0"/>
          <w:bCs w:val="0"/>
          <w:sz w:val="21"/>
          <w:szCs w:val="21"/>
          <w:highlight w:val="none"/>
          <w:u w:val="none"/>
          <w:lang w:val="en-US" w:eastAsia="zh-CN" w:bidi="ar-SA"/>
        </w:rPr>
        <w:t xml:space="preserve">          </w:t>
      </w:r>
      <w:r>
        <w:rPr>
          <w:rFonts w:hint="eastAsia" w:ascii="宋体" w:hAnsi="宋体" w:eastAsia="宋体" w:cs="Times New Roman"/>
          <w:b w:val="0"/>
          <w:bCs w:val="0"/>
          <w:kern w:val="2"/>
          <w:sz w:val="21"/>
          <w:szCs w:val="21"/>
          <w:highlight w:val="none"/>
          <w:u w:val="none"/>
          <w:lang w:val="en-US" w:eastAsia="zh-CN" w:bidi="ar-SA"/>
        </w:rPr>
        <w:t>是否涉及绿色产品：</w:t>
      </w:r>
      <w:r>
        <w:rPr>
          <w:rFonts w:hint="eastAsia" w:ascii="宋体" w:hAnsi="宋体" w:eastAsia="宋体" w:cs="Times New Roman"/>
          <w:iCs w:val="0"/>
          <w:kern w:val="2"/>
          <w:sz w:val="21"/>
          <w:szCs w:val="21"/>
          <w:highlight w:val="none"/>
          <w:u w:val="none"/>
          <w:lang w:val="en-US" w:eastAsia="zh-CN" w:bidi="ar-SA"/>
        </w:rPr>
        <w:t xml:space="preserve"> </w:t>
      </w:r>
    </w:p>
    <w:p w14:paraId="155AAEEE">
      <w:pPr>
        <w:autoSpaceDE w:val="0"/>
        <w:autoSpaceDN w:val="0"/>
        <w:adjustRightInd w:val="0"/>
        <w:spacing w:beforeLines="0" w:line="400" w:lineRule="exact"/>
        <w:ind w:firstLine="420" w:firstLineChars="0"/>
        <w:rPr>
          <w:rFonts w:hint="eastAsia" w:ascii="宋体" w:hAnsi="宋体" w:eastAsia="宋体" w:cs="华文楷体"/>
          <w:sz w:val="22"/>
          <w:szCs w:val="21"/>
          <w:highlight w:val="none"/>
          <w:u w:val="single"/>
          <w:lang w:val="en-US" w:eastAsia="zh-CN" w:bidi="ar-SA"/>
        </w:rPr>
      </w:pPr>
      <w:r>
        <w:rPr>
          <w:rFonts w:hint="eastAsia" w:ascii="宋体" w:hAnsi="宋体" w:eastAsia="宋体" w:cs="Times New Roman"/>
          <w:iCs w:val="0"/>
          <w:kern w:val="2"/>
          <w:sz w:val="21"/>
          <w:szCs w:val="21"/>
          <w:highlight w:val="none"/>
          <w:u w:val="none"/>
          <w:lang w:val="en-US" w:eastAsia="zh-CN" w:bidi="ar-SA"/>
        </w:rPr>
        <w:t xml:space="preserve">     </w:t>
      </w:r>
      <w:r>
        <w:rPr>
          <w:rFonts w:hint="eastAsia" w:ascii="宋体" w:hAnsi="宋体" w:eastAsia="宋体" w:cs="Times New Roman"/>
          <w:iCs w:val="0"/>
          <w:kern w:val="2"/>
          <w:sz w:val="21"/>
          <w:szCs w:val="21"/>
          <w:highlight w:val="none"/>
          <w:u w:val="none"/>
          <w:lang w:val="en-US" w:eastAsia="zh-CN" w:bidi="ar-SA"/>
        </w:rPr>
        <w:sym w:font="Wingdings" w:char="00A8"/>
      </w:r>
      <w:r>
        <w:rPr>
          <w:rFonts w:hint="eastAsia" w:ascii="宋体" w:hAnsi="宋体" w:eastAsia="宋体" w:cs="Times New Roman"/>
          <w:iCs w:val="0"/>
          <w:kern w:val="2"/>
          <w:sz w:val="21"/>
          <w:szCs w:val="21"/>
          <w:highlight w:val="none"/>
          <w:u w:val="none"/>
          <w:lang w:val="en-US" w:eastAsia="zh-CN" w:bidi="ar-SA"/>
        </w:rPr>
        <w:t>是，绿色产品政府采购相关政策确定的底级品目名称：</w:t>
      </w:r>
      <w:r>
        <w:rPr>
          <w:rFonts w:hint="eastAsia" w:ascii="宋体" w:hAnsi="宋体" w:eastAsia="宋体" w:cs="华文楷体"/>
          <w:sz w:val="22"/>
          <w:szCs w:val="21"/>
          <w:highlight w:val="none"/>
          <w:u w:val="single"/>
          <w:lang w:val="en-US" w:eastAsia="zh-CN" w:bidi="ar-SA"/>
        </w:rPr>
        <w:t xml:space="preserve">         </w:t>
      </w:r>
    </w:p>
    <w:p w14:paraId="615651DC">
      <w:pPr>
        <w:numPr>
          <w:ilvl w:val="-1"/>
          <w:numId w:val="0"/>
        </w:numPr>
        <w:tabs>
          <w:tab w:val="left" w:pos="740"/>
        </w:tabs>
        <w:adjustRightInd w:val="0"/>
        <w:snapToGrid w:val="0"/>
        <w:spacing w:before="0" w:beforeLines="0" w:line="400" w:lineRule="exact"/>
        <w:ind w:firstLine="0" w:firstLineChars="0"/>
        <w:rPr>
          <w:rFonts w:hint="eastAsia" w:ascii="宋体" w:hAnsi="宋体" w:eastAsia="宋体"/>
          <w:iCs/>
          <w:szCs w:val="21"/>
          <w:highlight w:val="none"/>
          <w:lang w:val="en-US"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强制采购</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优先采购</w:t>
      </w:r>
      <w:r>
        <w:rPr>
          <w:rFonts w:hint="eastAsia" w:ascii="宋体" w:hAnsi="宋体" w:eastAsia="宋体"/>
          <w:iCs/>
          <w:szCs w:val="21"/>
          <w:highlight w:val="none"/>
          <w:lang w:val="en-US" w:eastAsia="zh-CN"/>
        </w:rPr>
        <w:t xml:space="preserve">    </w:t>
      </w:r>
    </w:p>
    <w:p w14:paraId="0FA1080B">
      <w:pPr>
        <w:autoSpaceDE w:val="0"/>
        <w:autoSpaceDN w:val="0"/>
        <w:adjustRightInd w:val="0"/>
        <w:spacing w:beforeLines="0" w:line="400" w:lineRule="exact"/>
        <w:ind w:firstLine="420" w:firstLineChars="0"/>
        <w:rPr>
          <w:rFonts w:hint="eastAsia" w:ascii="宋体" w:hAnsi="宋体" w:eastAsia="华文楷体" w:cs="华文楷体"/>
          <w:b w:val="0"/>
          <w:bCs w:val="0"/>
          <w:sz w:val="21"/>
          <w:szCs w:val="21"/>
          <w:highlight w:val="none"/>
          <w:u w:val="none"/>
          <w:lang w:val="en-US" w:eastAsia="zh-CN" w:bidi="ar-SA"/>
        </w:rPr>
      </w:pPr>
      <w:r>
        <w:rPr>
          <w:rFonts w:hint="eastAsia" w:ascii="宋体" w:hAnsi="宋体" w:eastAsia="宋体" w:cs="Times New Roman"/>
          <w:iCs w:val="0"/>
          <w:kern w:val="2"/>
          <w:sz w:val="21"/>
          <w:szCs w:val="21"/>
          <w:highlight w:val="none"/>
          <w:u w:val="none"/>
          <w:lang w:val="en-US" w:eastAsia="zh-CN" w:bidi="ar-SA"/>
        </w:rPr>
        <w:t xml:space="preserve">     </w:t>
      </w:r>
      <w:r>
        <w:rPr>
          <w:rFonts w:hint="eastAsia" w:ascii="宋体" w:hAnsi="宋体" w:eastAsia="宋体" w:cs="Times New Roman"/>
          <w:iCs w:val="0"/>
          <w:kern w:val="2"/>
          <w:sz w:val="21"/>
          <w:szCs w:val="21"/>
          <w:highlight w:val="none"/>
          <w:u w:val="none"/>
          <w:lang w:val="en-US" w:eastAsia="zh-CN" w:bidi="ar-SA"/>
        </w:rPr>
        <w:sym w:font="Wingdings" w:char="00A8"/>
      </w:r>
      <w:r>
        <w:rPr>
          <w:rFonts w:hint="eastAsia" w:ascii="宋体" w:hAnsi="宋体" w:eastAsia="宋体" w:cs="Times New Roman"/>
          <w:iCs w:val="0"/>
          <w:kern w:val="2"/>
          <w:sz w:val="21"/>
          <w:szCs w:val="21"/>
          <w:highlight w:val="none"/>
          <w:u w:val="none"/>
          <w:lang w:val="en-US" w:eastAsia="zh-CN" w:bidi="ar-SA"/>
        </w:rPr>
        <w:t>否</w:t>
      </w:r>
    </w:p>
    <w:p w14:paraId="77D097C8">
      <w:pPr>
        <w:numPr>
          <w:ilvl w:val="-1"/>
          <w:numId w:val="0"/>
        </w:numPr>
        <w:adjustRightInd w:val="0"/>
        <w:snapToGrid w:val="0"/>
        <w:spacing w:before="0" w:beforeLines="0" w:line="400" w:lineRule="exact"/>
        <w:ind w:firstLine="0" w:firstLineChars="0"/>
        <w:rPr>
          <w:rFonts w:hint="eastAsia" w:ascii="宋体" w:hAnsi="宋体" w:eastAsia="宋体"/>
          <w:szCs w:val="21"/>
          <w:highlight w:val="none"/>
          <w:lang w:val="en-US" w:eastAsia="zh-CN"/>
        </w:rPr>
      </w:pPr>
      <w:r>
        <w:rPr>
          <w:rFonts w:hint="eastAsia" w:ascii="宋体" w:hAnsi="宋体" w:eastAsia="宋体"/>
          <w:szCs w:val="21"/>
          <w:highlight w:val="none"/>
          <w:lang w:val="en-US" w:eastAsia="zh-CN"/>
        </w:rPr>
        <w:t xml:space="preserve">    （1</w:t>
      </w:r>
      <w:r>
        <w:rPr>
          <w:rFonts w:hint="default" w:ascii="宋体" w:hAnsi="宋体" w:eastAsia="宋体"/>
          <w:szCs w:val="21"/>
          <w:highlight w:val="none"/>
          <w:lang w:val="en" w:eastAsia="zh-CN"/>
        </w:rPr>
        <w:t>1</w:t>
      </w:r>
      <w:r>
        <w:rPr>
          <w:rFonts w:hint="eastAsia" w:ascii="宋体" w:hAnsi="宋体" w:eastAsia="宋体"/>
          <w:szCs w:val="21"/>
          <w:highlight w:val="none"/>
          <w:lang w:val="en-US" w:eastAsia="zh-CN"/>
        </w:rPr>
        <w:t>）涉及商品包装和快递包装的，是否参考</w:t>
      </w:r>
      <w:r>
        <w:rPr>
          <w:rFonts w:hint="eastAsia" w:ascii="宋体" w:hAnsi="宋体" w:eastAsia="宋体"/>
          <w:szCs w:val="21"/>
          <w:highlight w:val="none"/>
        </w:rPr>
        <w:t>《商品包装政府采购需求标准（试行）》、《快递包装政府采购需求标准（试行）》</w:t>
      </w:r>
      <w:r>
        <w:rPr>
          <w:rFonts w:hint="eastAsia" w:ascii="宋体" w:hAnsi="宋体" w:eastAsia="宋体"/>
          <w:szCs w:val="21"/>
          <w:highlight w:val="none"/>
          <w:lang w:eastAsia="zh-CN"/>
        </w:rPr>
        <w:t>明确产品及相关快递服务的具体包装要求：</w:t>
      </w:r>
    </w:p>
    <w:p w14:paraId="56EAE39E">
      <w:pPr>
        <w:numPr>
          <w:ilvl w:val="-1"/>
          <w:numId w:val="0"/>
        </w:numPr>
        <w:adjustRightInd w:val="0"/>
        <w:snapToGrid w:val="0"/>
        <w:spacing w:before="0" w:beforeLines="0" w:line="400" w:lineRule="exact"/>
        <w:ind w:firstLine="840" w:firstLineChars="400"/>
        <w:rPr>
          <w:rFonts w:hint="eastAsia" w:ascii="宋体" w:hAnsi="宋体" w:eastAsia="宋体"/>
          <w:iCs w:val="0"/>
          <w:szCs w:val="21"/>
          <w:highlight w:val="none"/>
          <w:lang w:val="en-US" w:eastAsia="zh-CN"/>
        </w:rPr>
      </w:pPr>
      <w:r>
        <w:rPr>
          <w:rFonts w:hint="eastAsia" w:ascii="宋体" w:hAnsi="宋体" w:eastAsia="宋体"/>
          <w:iCs w:val="0"/>
          <w:szCs w:val="21"/>
          <w:highlight w:val="none"/>
        </w:rPr>
        <w:sym w:font="Wingdings" w:char="00A8"/>
      </w:r>
      <w:r>
        <w:rPr>
          <w:rFonts w:hint="eastAsia" w:ascii="宋体" w:hAnsi="宋体" w:eastAsia="宋体"/>
          <w:iCs w:val="0"/>
          <w:szCs w:val="21"/>
          <w:highlight w:val="none"/>
        </w:rPr>
        <w:t xml:space="preserve">是       </w:t>
      </w:r>
      <w:r>
        <w:rPr>
          <w:rFonts w:hint="eastAsia" w:ascii="宋体" w:hAnsi="宋体" w:eastAsia="宋体"/>
          <w:iCs w:val="0"/>
          <w:szCs w:val="21"/>
          <w:highlight w:val="none"/>
        </w:rPr>
        <w:sym w:font="Wingdings" w:char="00A8"/>
      </w:r>
      <w:r>
        <w:rPr>
          <w:rFonts w:hint="eastAsia" w:ascii="宋体" w:hAnsi="宋体" w:eastAsia="宋体"/>
          <w:iCs w:val="0"/>
          <w:szCs w:val="21"/>
          <w:highlight w:val="none"/>
        </w:rPr>
        <w:t>否</w:t>
      </w:r>
      <w:r>
        <w:rPr>
          <w:rFonts w:hint="eastAsia" w:ascii="宋体" w:hAnsi="宋体" w:eastAsia="宋体"/>
          <w:iCs w:val="0"/>
          <w:szCs w:val="21"/>
          <w:highlight w:val="none"/>
          <w:lang w:val="en-US" w:eastAsia="zh-CN"/>
        </w:rPr>
        <w:t xml:space="preserve">      </w:t>
      </w:r>
      <w:r>
        <w:rPr>
          <w:rFonts w:hint="eastAsia" w:ascii="宋体" w:hAnsi="宋体" w:eastAsia="宋体"/>
          <w:iCs w:val="0"/>
          <w:szCs w:val="21"/>
          <w:highlight w:val="none"/>
        </w:rPr>
        <w:sym w:font="Wingdings" w:char="00A8"/>
      </w:r>
      <w:r>
        <w:rPr>
          <w:rFonts w:hint="eastAsia" w:ascii="宋体" w:hAnsi="宋体" w:eastAsia="宋体"/>
          <w:iCs w:val="0"/>
          <w:szCs w:val="21"/>
          <w:highlight w:val="none"/>
          <w:lang w:eastAsia="zh-CN"/>
        </w:rPr>
        <w:t>不涉及</w:t>
      </w:r>
    </w:p>
    <w:p w14:paraId="2CE22026">
      <w:pPr>
        <w:numPr>
          <w:ilvl w:val="0"/>
          <w:numId w:val="12"/>
        </w:numPr>
        <w:adjustRightInd w:val="0"/>
        <w:snapToGrid w:val="0"/>
        <w:spacing w:before="0" w:beforeLines="0" w:line="400" w:lineRule="exact"/>
        <w:ind w:firstLine="422" w:firstLineChars="200"/>
        <w:rPr>
          <w:rFonts w:ascii="宋体" w:hAnsi="宋体" w:eastAsia="宋体"/>
          <w:b/>
          <w:szCs w:val="21"/>
          <w:highlight w:val="none"/>
        </w:rPr>
      </w:pPr>
      <w:r>
        <w:rPr>
          <w:rFonts w:hint="eastAsia" w:ascii="宋体" w:hAnsi="宋体" w:eastAsia="宋体"/>
          <w:b/>
          <w:szCs w:val="21"/>
          <w:highlight w:val="none"/>
        </w:rPr>
        <w:t>合同金额</w:t>
      </w:r>
    </w:p>
    <w:p w14:paraId="5EC0EB12">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（1）合同金额小写：</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p>
    <w:p w14:paraId="36B025B5">
      <w:pPr>
        <w:adjustRightInd w:val="0"/>
        <w:snapToGrid w:val="0"/>
        <w:spacing w:before="0" w:beforeLines="0" w:line="400" w:lineRule="exact"/>
        <w:ind w:left="0" w:firstLine="0" w:firstLineChars="0"/>
        <w:rPr>
          <w:rFonts w:ascii="宋体" w:hAnsi="宋体" w:eastAsia="宋体"/>
          <w:szCs w:val="21"/>
          <w:highlight w:val="none"/>
          <w:u w:val="singl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大写：</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p>
    <w:p w14:paraId="55BFF8FF">
      <w:pPr>
        <w:adjustRightInd w:val="0"/>
        <w:snapToGrid w:val="0"/>
        <w:spacing w:before="0" w:beforeLines="0" w:line="400" w:lineRule="exact"/>
        <w:ind w:firstLine="0" w:firstLineChars="0"/>
        <w:rPr>
          <w:rFonts w:ascii="宋体" w:hAnsi="宋体" w:eastAsia="宋体"/>
          <w:szCs w:val="21"/>
          <w:highlight w:val="non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分包金额</w:t>
      </w:r>
      <w:r>
        <w:rPr>
          <w:rFonts w:hint="eastAsia" w:ascii="宋体" w:hAnsi="宋体" w:eastAsia="宋体"/>
          <w:szCs w:val="21"/>
          <w:highlight w:val="none"/>
          <w:lang w:eastAsia="zh-CN"/>
        </w:rPr>
        <w:t>（如有）</w:t>
      </w:r>
      <w:r>
        <w:rPr>
          <w:rFonts w:hint="eastAsia" w:ascii="宋体" w:hAnsi="宋体" w:eastAsia="宋体"/>
          <w:szCs w:val="21"/>
          <w:highlight w:val="none"/>
        </w:rPr>
        <w:t>小写：</w:t>
      </w:r>
      <w:r>
        <w:rPr>
          <w:rFonts w:hint="eastAsia" w:ascii="宋体" w:hAnsi="宋体" w:eastAsia="宋体"/>
          <w:szCs w:val="21"/>
          <w:highlight w:val="none"/>
          <w:u w:val="single"/>
        </w:rPr>
        <w:t xml:space="preserve">                   </w:t>
      </w:r>
    </w:p>
    <w:p w14:paraId="5DC9BB1E">
      <w:pPr>
        <w:adjustRightInd w:val="0"/>
        <w:snapToGrid w:val="0"/>
        <w:spacing w:before="0" w:beforeLines="0" w:line="400" w:lineRule="exact"/>
        <w:ind w:firstLine="0" w:firstLineChars="0"/>
        <w:rPr>
          <w:rFonts w:hint="eastAsia" w:ascii="宋体" w:hAnsi="宋体" w:eastAsia="宋体"/>
          <w:szCs w:val="21"/>
          <w:highlight w:val="none"/>
          <w:u w:val="singl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rPr>
        <w:t>大写：</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p>
    <w:p w14:paraId="5592A8D0">
      <w:pPr>
        <w:adjustRightInd w:val="0"/>
        <w:snapToGrid w:val="0"/>
        <w:spacing w:before="0" w:beforeLines="0" w:line="400" w:lineRule="exact"/>
        <w:ind w:firstLine="0" w:firstLineChars="0"/>
        <w:rPr>
          <w:rFonts w:hint="eastAsia" w:ascii="宋体" w:hAnsi="宋体" w:eastAsia="宋体"/>
          <w:szCs w:val="21"/>
          <w:highlight w:val="none"/>
          <w:lang w:val="en-US" w:eastAsia="zh-CN"/>
        </w:rPr>
      </w:pPr>
      <w:r>
        <w:rPr>
          <w:rFonts w:hint="eastAsia" w:ascii="宋体" w:hAnsi="宋体" w:eastAsia="宋体"/>
          <w:szCs w:val="21"/>
          <w:highlight w:val="none"/>
          <w:lang w:val="en-US" w:eastAsia="zh-CN"/>
        </w:rPr>
        <w:t xml:space="preserve">    （注：固定单价合同应填写单价和最高限价）</w:t>
      </w:r>
    </w:p>
    <w:p w14:paraId="0B4A930E">
      <w:pPr>
        <w:numPr>
          <w:ilvl w:val="-1"/>
          <w:numId w:val="0"/>
        </w:numPr>
        <w:adjustRightInd w:val="0"/>
        <w:snapToGrid w:val="0"/>
        <w:spacing w:before="0" w:beforeLines="0" w:line="400" w:lineRule="exact"/>
        <w:ind w:firstLine="0" w:firstLineChars="0"/>
        <w:rPr>
          <w:rFonts w:hint="eastAsia" w:ascii="宋体" w:hAnsi="宋体" w:eastAsia="宋体"/>
          <w:szCs w:val="21"/>
          <w:highlight w:val="none"/>
        </w:rPr>
      </w:pPr>
      <w:r>
        <w:rPr>
          <w:rFonts w:hint="eastAsia" w:ascii="宋体" w:hAnsi="宋体" w:eastAsia="宋体"/>
          <w:szCs w:val="21"/>
          <w:highlight w:val="none"/>
          <w:lang w:val="en-US" w:eastAsia="zh-CN"/>
        </w:rPr>
        <w:t xml:space="preserve">    </w:t>
      </w:r>
      <w:r>
        <w:rPr>
          <w:rFonts w:hint="eastAsia" w:ascii="宋体" w:hAnsi="宋体" w:eastAsia="宋体"/>
          <w:szCs w:val="21"/>
          <w:highlight w:val="none"/>
          <w:lang w:eastAsia="zh-CN"/>
        </w:rPr>
        <w:t>（</w:t>
      </w:r>
      <w:r>
        <w:rPr>
          <w:rFonts w:hint="eastAsia" w:ascii="宋体" w:hAnsi="宋体" w:eastAsia="宋体"/>
          <w:szCs w:val="21"/>
          <w:highlight w:val="none"/>
          <w:lang w:val="en-US" w:eastAsia="zh-CN"/>
        </w:rPr>
        <w:t>2</w:t>
      </w:r>
      <w:r>
        <w:rPr>
          <w:rFonts w:hint="eastAsia" w:ascii="宋体" w:hAnsi="宋体" w:eastAsia="宋体"/>
          <w:szCs w:val="21"/>
          <w:highlight w:val="none"/>
          <w:lang w:eastAsia="zh-CN"/>
        </w:rPr>
        <w:t>）</w:t>
      </w:r>
      <w:r>
        <w:rPr>
          <w:rFonts w:hint="eastAsia" w:ascii="宋体" w:hAnsi="宋体" w:eastAsia="宋体"/>
          <w:szCs w:val="21"/>
          <w:highlight w:val="none"/>
        </w:rPr>
        <w:t>合同定价方式</w:t>
      </w:r>
      <w:r>
        <w:rPr>
          <w:rFonts w:hint="eastAsia" w:ascii="宋体" w:hAnsi="宋体" w:eastAsia="宋体"/>
          <w:szCs w:val="21"/>
          <w:highlight w:val="none"/>
          <w:lang w:eastAsia="zh-CN"/>
        </w:rPr>
        <w:t>（采用组合定价方式的，可以勾选多项）</w:t>
      </w:r>
      <w:r>
        <w:rPr>
          <w:rFonts w:hint="eastAsia" w:ascii="宋体" w:hAnsi="宋体" w:eastAsia="宋体"/>
          <w:szCs w:val="21"/>
          <w:highlight w:val="none"/>
        </w:rPr>
        <w:t>：</w:t>
      </w:r>
    </w:p>
    <w:p w14:paraId="7437F9EC">
      <w:pPr>
        <w:adjustRightInd w:val="0"/>
        <w:snapToGrid w:val="0"/>
        <w:spacing w:before="0" w:beforeLines="0" w:line="400" w:lineRule="exact"/>
        <w:ind w:firstLine="420" w:firstLineChars="200"/>
        <w:rPr>
          <w:rFonts w:hint="eastAsia" w:ascii="宋体" w:hAnsi="宋体" w:eastAsia="宋体"/>
          <w:szCs w:val="21"/>
          <w:highlight w:val="none"/>
          <w:lang w:eastAsia="zh-CN"/>
        </w:rPr>
      </w:pP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固定总价 </w:t>
      </w:r>
      <w:r>
        <w:rPr>
          <w:rFonts w:hint="eastAsia" w:ascii="宋体" w:hAnsi="宋体" w:eastAsia="宋体"/>
          <w:iCs/>
          <w:szCs w:val="21"/>
          <w:highlight w:val="none"/>
        </w:rPr>
        <w:sym w:font="Wingdings" w:char="00A8"/>
      </w:r>
      <w:r>
        <w:rPr>
          <w:rFonts w:hint="eastAsia" w:ascii="宋体" w:hAnsi="宋体" w:eastAsia="宋体"/>
          <w:iCs/>
          <w:szCs w:val="21"/>
          <w:highlight w:val="none"/>
        </w:rPr>
        <w:t>固定单价</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固定费率</w:t>
      </w:r>
      <w:r>
        <w:rPr>
          <w:rFonts w:hint="eastAsia" w:ascii="宋体" w:hAnsi="宋体" w:eastAsia="宋体"/>
          <w:iCs/>
          <w:szCs w:val="21"/>
          <w:highlight w:val="none"/>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rPr>
        <w:t xml:space="preserve">成本补偿 </w:t>
      </w:r>
      <w:r>
        <w:rPr>
          <w:rFonts w:hint="eastAsia" w:ascii="宋体" w:hAnsi="宋体" w:eastAsia="宋体"/>
          <w:iCs/>
          <w:szCs w:val="21"/>
          <w:highlight w:val="none"/>
        </w:rPr>
        <w:sym w:font="Wingdings" w:char="00A8"/>
      </w:r>
      <w:r>
        <w:rPr>
          <w:rFonts w:hint="eastAsia" w:ascii="宋体" w:hAnsi="宋体" w:eastAsia="宋体"/>
          <w:iCs/>
          <w:szCs w:val="21"/>
          <w:highlight w:val="none"/>
        </w:rPr>
        <w:t>绩效激励</w:t>
      </w:r>
      <w:r>
        <w:rPr>
          <w:rFonts w:hint="eastAsia" w:ascii="宋体" w:hAnsi="宋体" w:eastAsia="宋体"/>
          <w:iCs/>
          <w:szCs w:val="21"/>
          <w:highlight w:val="none"/>
          <w:lang w:val="en-US" w:eastAsia="zh-CN"/>
        </w:rPr>
        <w:t xml:space="preserve"> </w:t>
      </w:r>
      <w:r>
        <w:rPr>
          <w:rFonts w:hint="eastAsia" w:ascii="宋体" w:hAnsi="宋体" w:eastAsia="宋体"/>
          <w:iCs/>
          <w:szCs w:val="21"/>
          <w:highlight w:val="none"/>
        </w:rPr>
        <w:sym w:font="Wingdings" w:char="00A8"/>
      </w:r>
      <w:r>
        <w:rPr>
          <w:rFonts w:hint="eastAsia" w:ascii="宋体" w:hAnsi="宋体" w:eastAsia="宋体"/>
          <w:iCs/>
          <w:szCs w:val="21"/>
          <w:highlight w:val="none"/>
          <w:lang w:eastAsia="zh-CN"/>
        </w:rPr>
        <w:t>其他</w:t>
      </w:r>
      <w:r>
        <w:rPr>
          <w:rFonts w:hint="eastAsia" w:ascii="宋体" w:hAnsi="宋体" w:eastAsia="宋体"/>
          <w:szCs w:val="21"/>
          <w:highlight w:val="none"/>
          <w:u w:val="single"/>
        </w:rPr>
        <w:t xml:space="preserve">       </w:t>
      </w:r>
    </w:p>
    <w:p w14:paraId="15B7B41E">
      <w:pPr>
        <w:widowControl w:val="0"/>
        <w:spacing w:beforeLines="0" w:line="400" w:lineRule="exact"/>
        <w:ind w:firstLine="420" w:firstLineChars="200"/>
        <w:jc w:val="both"/>
        <w:rPr>
          <w:rFonts w:ascii="Times New Roman" w:hAnsi="Times New Roman" w:eastAsia="宋体" w:cs="Times New Roman"/>
          <w:kern w:val="2"/>
          <w:sz w:val="21"/>
          <w:szCs w:val="21"/>
          <w:highlight w:val="none"/>
          <w:lang w:val="en-US" w:eastAsia="zh-CN" w:bidi="ar-SA"/>
        </w:rPr>
      </w:pPr>
      <w:r>
        <w:rPr>
          <w:rFonts w:hint="eastAsia" w:ascii="宋体" w:hAnsi="宋体" w:eastAsia="宋体" w:cs="Times New Roman"/>
          <w:kern w:val="2"/>
          <w:sz w:val="21"/>
          <w:szCs w:val="21"/>
          <w:highlight w:val="none"/>
          <w:lang w:val="en-US" w:eastAsia="zh-CN" w:bidi="ar-SA"/>
        </w:rPr>
        <w:t>（3）付款方式（按项目实际勾选填写）：</w:t>
      </w:r>
    </w:p>
    <w:p w14:paraId="7F58DC8B">
      <w:pPr>
        <w:adjustRightInd w:val="0"/>
        <w:snapToGrid w:val="0"/>
        <w:spacing w:before="0" w:beforeLines="0" w:line="400" w:lineRule="exact"/>
        <w:ind w:firstLine="630" w:firstLineChars="300"/>
        <w:rPr>
          <w:rFonts w:ascii="宋体" w:hAnsi="宋体" w:eastAsia="宋体"/>
          <w:szCs w:val="21"/>
          <w:highlight w:val="none"/>
          <w:u w:val="single"/>
        </w:rPr>
      </w:pPr>
      <w:r>
        <w:rPr>
          <w:rFonts w:hint="eastAsia" w:ascii="宋体" w:hAnsi="宋体" w:eastAsia="宋体"/>
          <w:szCs w:val="21"/>
          <w:highlight w:val="none"/>
        </w:rPr>
        <w:sym w:font="Wingdings" w:char="00A8"/>
      </w:r>
      <w:r>
        <w:rPr>
          <w:rFonts w:hint="eastAsia" w:ascii="宋体" w:hAnsi="宋体" w:eastAsia="宋体"/>
          <w:szCs w:val="21"/>
          <w:highlight w:val="none"/>
        </w:rPr>
        <w:t>全额付款：</w:t>
      </w:r>
      <w:r>
        <w:rPr>
          <w:rFonts w:hint="eastAsia" w:ascii="宋体" w:hAnsi="宋体" w:eastAsia="宋体"/>
          <w:szCs w:val="21"/>
          <w:highlight w:val="none"/>
          <w:u w:val="single"/>
        </w:rPr>
        <w:t xml:space="preserve">     （应</w:t>
      </w:r>
      <w:r>
        <w:rPr>
          <w:rFonts w:hint="eastAsia" w:ascii="宋体" w:hAnsi="宋体" w:eastAsia="宋体"/>
          <w:szCs w:val="21"/>
          <w:highlight w:val="none"/>
          <w:u w:val="single"/>
          <w:lang w:eastAsia="zh-CN"/>
        </w:rPr>
        <w:t>明确</w:t>
      </w:r>
      <w:r>
        <w:rPr>
          <w:rFonts w:hint="eastAsia" w:ascii="宋体" w:hAnsi="宋体" w:eastAsia="宋体"/>
          <w:szCs w:val="21"/>
          <w:highlight w:val="none"/>
          <w:u w:val="single"/>
        </w:rPr>
        <w:t>一次性支付合同款项</w:t>
      </w:r>
      <w:r>
        <w:rPr>
          <w:rFonts w:hint="eastAsia" w:ascii="宋体" w:hAnsi="宋体" w:eastAsia="宋体"/>
          <w:szCs w:val="21"/>
          <w:highlight w:val="none"/>
          <w:u w:val="single"/>
          <w:lang w:eastAsia="zh-CN"/>
        </w:rPr>
        <w:t>的条件</w:t>
      </w:r>
      <w:r>
        <w:rPr>
          <w:rFonts w:hint="eastAsia" w:ascii="宋体" w:hAnsi="宋体" w:eastAsia="宋体"/>
          <w:szCs w:val="21"/>
          <w:highlight w:val="none"/>
          <w:u w:val="single"/>
        </w:rPr>
        <w:t xml:space="preserve">）                    </w:t>
      </w:r>
    </w:p>
    <w:p w14:paraId="0B108205">
      <w:pPr>
        <w:snapToGrid w:val="0"/>
        <w:spacing w:beforeLines="0" w:line="400" w:lineRule="exact"/>
        <w:ind w:firstLine="630" w:firstLineChars="300"/>
        <w:rPr>
          <w:rFonts w:eastAsia="宋体"/>
          <w:highlight w:val="none"/>
        </w:rPr>
      </w:pPr>
      <w:r>
        <w:rPr>
          <w:rFonts w:hint="eastAsia" w:ascii="宋体" w:hAnsi="宋体" w:eastAsia="宋体"/>
          <w:szCs w:val="21"/>
          <w:highlight w:val="none"/>
        </w:rPr>
        <w:sym w:font="Wingdings" w:char="00A8"/>
      </w:r>
      <w:r>
        <w:rPr>
          <w:rFonts w:hint="eastAsia" w:ascii="宋体" w:hAnsi="宋体" w:eastAsia="宋体"/>
          <w:szCs w:val="21"/>
          <w:highlight w:val="none"/>
        </w:rPr>
        <w:t>分期付款：</w:t>
      </w:r>
      <w:r>
        <w:rPr>
          <w:rFonts w:hint="eastAsia" w:ascii="宋体" w:hAnsi="宋体" w:eastAsia="宋体"/>
          <w:szCs w:val="21"/>
          <w:highlight w:val="none"/>
          <w:u w:val="single"/>
        </w:rPr>
        <w:t xml:space="preserve">  （应明确分期支付合同款项的各期比例和支付条件</w:t>
      </w:r>
      <w:r>
        <w:rPr>
          <w:rFonts w:hint="eastAsia" w:ascii="宋体" w:hAnsi="宋体" w:eastAsia="宋体"/>
          <w:szCs w:val="21"/>
          <w:highlight w:val="none"/>
          <w:u w:val="single"/>
          <w:lang w:eastAsia="zh-CN"/>
        </w:rPr>
        <w:t>，各期支付条件应与分期履约验收情况挂钩</w:t>
      </w:r>
      <w:r>
        <w:rPr>
          <w:rFonts w:hint="eastAsia" w:ascii="宋体" w:hAnsi="宋体" w:eastAsia="宋体"/>
          <w:szCs w:val="21"/>
          <w:highlight w:val="none"/>
          <w:u w:val="single"/>
        </w:rPr>
        <w:t xml:space="preserve">） </w:t>
      </w:r>
      <w:r>
        <w:rPr>
          <w:rFonts w:hint="eastAsia" w:ascii="宋体" w:hAnsi="宋体" w:eastAsia="宋体"/>
          <w:szCs w:val="21"/>
          <w:highlight w:val="none"/>
          <w:u w:val="none"/>
          <w:lang w:eastAsia="zh-CN"/>
        </w:rPr>
        <w:t>，</w:t>
      </w:r>
      <w:r>
        <w:rPr>
          <w:rFonts w:hint="eastAsia" w:ascii="宋体" w:hAnsi="宋体" w:eastAsia="宋体"/>
          <w:szCs w:val="21"/>
          <w:highlight w:val="none"/>
          <w:lang w:eastAsia="zh-CN"/>
        </w:rPr>
        <w:t>其中涉及预付款的</w:t>
      </w:r>
      <w:r>
        <w:rPr>
          <w:rFonts w:hint="eastAsia" w:ascii="宋体" w:hAnsi="宋体" w:eastAsia="宋体"/>
          <w:szCs w:val="21"/>
          <w:highlight w:val="none"/>
        </w:rPr>
        <w:t>：</w:t>
      </w:r>
      <w:r>
        <w:rPr>
          <w:rFonts w:hint="eastAsia" w:ascii="宋体" w:hAnsi="宋体" w:eastAsia="宋体"/>
          <w:szCs w:val="21"/>
          <w:highlight w:val="none"/>
          <w:u w:val="single"/>
        </w:rPr>
        <w:t xml:space="preserve"> （应明确预付款的支付比例和支付条件） </w:t>
      </w:r>
    </w:p>
    <w:p w14:paraId="77BE4063">
      <w:pPr>
        <w:adjustRightInd w:val="0"/>
        <w:snapToGrid w:val="0"/>
        <w:spacing w:before="0" w:beforeLines="0" w:line="400" w:lineRule="exact"/>
        <w:ind w:firstLine="630" w:firstLineChars="300"/>
        <w:rPr>
          <w:rFonts w:ascii="宋体" w:hAnsi="宋体" w:eastAsia="宋体"/>
          <w:szCs w:val="21"/>
          <w:highlight w:val="none"/>
          <w:u w:val="single"/>
        </w:rPr>
      </w:pPr>
      <w:r>
        <w:rPr>
          <w:rFonts w:hint="eastAsia" w:ascii="宋体" w:hAnsi="宋体" w:eastAsia="宋体"/>
          <w:szCs w:val="21"/>
          <w:highlight w:val="none"/>
        </w:rPr>
        <w:sym w:font="Wingdings" w:char="00A8"/>
      </w:r>
      <w:r>
        <w:rPr>
          <w:rFonts w:hint="eastAsia" w:ascii="宋体" w:hAnsi="宋体" w:eastAsia="宋体"/>
          <w:szCs w:val="21"/>
          <w:highlight w:val="none"/>
        </w:rPr>
        <w:t>成本补偿：</w:t>
      </w:r>
      <w:r>
        <w:rPr>
          <w:rFonts w:hint="eastAsia" w:ascii="宋体" w:hAnsi="宋体" w:eastAsia="宋体"/>
          <w:szCs w:val="21"/>
          <w:highlight w:val="none"/>
          <w:u w:val="single"/>
        </w:rPr>
        <w:t xml:space="preserve">      （应明确按照成本补偿方式的支付方式和支付条件）   </w:t>
      </w:r>
    </w:p>
    <w:p w14:paraId="234D9B1C">
      <w:pPr>
        <w:adjustRightInd w:val="0"/>
        <w:snapToGrid w:val="0"/>
        <w:spacing w:before="0" w:beforeLines="0" w:line="400" w:lineRule="exact"/>
        <w:ind w:firstLine="630" w:firstLineChars="300"/>
        <w:rPr>
          <w:rFonts w:ascii="宋体" w:hAnsi="宋体" w:eastAsia="宋体"/>
          <w:szCs w:val="21"/>
          <w:highlight w:val="none"/>
        </w:rPr>
      </w:pPr>
      <w:r>
        <w:rPr>
          <w:rFonts w:hint="eastAsia" w:ascii="宋体" w:hAnsi="宋体" w:eastAsia="宋体"/>
          <w:szCs w:val="21"/>
          <w:highlight w:val="none"/>
        </w:rPr>
        <w:sym w:font="Wingdings" w:char="00A8"/>
      </w:r>
      <w:r>
        <w:rPr>
          <w:rFonts w:hint="eastAsia" w:ascii="宋体" w:hAnsi="宋体" w:eastAsia="宋体"/>
          <w:szCs w:val="21"/>
          <w:highlight w:val="none"/>
        </w:rPr>
        <w:t>绩效激励：</w:t>
      </w:r>
      <w:r>
        <w:rPr>
          <w:rFonts w:hint="eastAsia" w:ascii="宋体" w:hAnsi="宋体" w:eastAsia="宋体"/>
          <w:szCs w:val="21"/>
          <w:highlight w:val="none"/>
          <w:u w:val="single"/>
        </w:rPr>
        <w:t xml:space="preserve">      （应明确按照绩效激励方式的支付方式和支付条件）   </w:t>
      </w:r>
    </w:p>
    <w:p w14:paraId="440691E3">
      <w:pPr>
        <w:numPr>
          <w:ilvl w:val="0"/>
          <w:numId w:val="12"/>
        </w:numPr>
        <w:adjustRightInd w:val="0"/>
        <w:snapToGrid w:val="0"/>
        <w:spacing w:before="0" w:beforeLines="0" w:line="400" w:lineRule="exact"/>
        <w:ind w:firstLine="422" w:firstLineChars="200"/>
        <w:rPr>
          <w:rFonts w:ascii="宋体" w:hAnsi="宋体" w:eastAsia="宋体"/>
          <w:b/>
          <w:bCs w:val="0"/>
          <w:szCs w:val="21"/>
          <w:highlight w:val="none"/>
          <w:u w:val="single"/>
        </w:rPr>
      </w:pPr>
      <w:r>
        <w:rPr>
          <w:rFonts w:hint="eastAsia" w:ascii="宋体" w:hAnsi="宋体" w:eastAsia="宋体"/>
          <w:b/>
          <w:bCs w:val="0"/>
          <w:szCs w:val="21"/>
          <w:highlight w:val="none"/>
        </w:rPr>
        <w:t>合同履行</w:t>
      </w:r>
    </w:p>
    <w:p w14:paraId="7F9A921C">
      <w:pPr>
        <w:adjustRightInd w:val="0"/>
        <w:snapToGrid w:val="0"/>
        <w:spacing w:before="0" w:beforeLines="0" w:line="400" w:lineRule="exact"/>
        <w:ind w:firstLine="420" w:firstLineChars="200"/>
        <w:rPr>
          <w:rFonts w:hint="eastAsia" w:ascii="宋体" w:hAnsi="宋体" w:eastAsia="宋体" w:cs="宋体"/>
          <w:szCs w:val="21"/>
          <w:highlight w:val="none"/>
        </w:rPr>
      </w:pPr>
      <w:r>
        <w:rPr>
          <w:rFonts w:hint="eastAsia" w:ascii="宋体" w:hAnsi="宋体" w:eastAsia="宋体" w:cs="宋体"/>
          <w:szCs w:val="21"/>
          <w:highlight w:val="none"/>
        </w:rPr>
        <w:t>（1）起始日期：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月</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日，完成日期：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月</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w:t>
      </w:r>
    </w:p>
    <w:p w14:paraId="77382A12">
      <w:pPr>
        <w:adjustRightInd w:val="0"/>
        <w:snapToGrid w:val="0"/>
        <w:spacing w:before="0" w:beforeLines="0" w:line="400" w:lineRule="exact"/>
        <w:ind w:firstLine="420" w:firstLineChars="200"/>
        <w:rPr>
          <w:rFonts w:hint="eastAsia" w:ascii="宋体" w:hAnsi="宋体" w:eastAsia="宋体" w:cs="宋体"/>
          <w:szCs w:val="21"/>
          <w:highlight w:val="none"/>
          <w:u w:val="single"/>
        </w:rPr>
      </w:pPr>
      <w:r>
        <w:rPr>
          <w:rFonts w:hint="eastAsia" w:ascii="宋体" w:hAnsi="宋体" w:eastAsia="宋体" w:cs="宋体"/>
          <w:szCs w:val="21"/>
          <w:highlight w:val="none"/>
        </w:rPr>
        <w:t>（2）</w:t>
      </w:r>
      <w:r>
        <w:rPr>
          <w:rFonts w:hint="eastAsia" w:ascii="宋体" w:hAnsi="宋体" w:eastAsia="宋体" w:cs="宋体"/>
          <w:szCs w:val="21"/>
          <w:highlight w:val="none"/>
          <w:lang w:eastAsia="zh-CN"/>
        </w:rPr>
        <w:t>履约</w:t>
      </w:r>
      <w:r>
        <w:rPr>
          <w:rFonts w:hint="eastAsia" w:ascii="宋体" w:hAnsi="宋体" w:eastAsia="宋体" w:cs="宋体"/>
          <w:szCs w:val="21"/>
          <w:highlight w:val="none"/>
        </w:rPr>
        <w:t>地点</w:t>
      </w:r>
      <w:r>
        <w:rPr>
          <w:rFonts w:hint="eastAsia" w:ascii="宋体" w:hAnsi="宋体" w:eastAsia="宋体" w:cs="宋体"/>
          <w:b w:val="0"/>
          <w:bCs/>
          <w:szCs w:val="21"/>
          <w:highlight w:val="none"/>
        </w:rPr>
        <w:t>：</w:t>
      </w:r>
      <w:r>
        <w:rPr>
          <w:rFonts w:hint="eastAsia" w:ascii="宋体" w:hAnsi="宋体" w:eastAsia="宋体" w:cs="宋体"/>
          <w:szCs w:val="21"/>
          <w:highlight w:val="none"/>
          <w:u w:val="single"/>
        </w:rPr>
        <w:t xml:space="preserve">                             </w:t>
      </w:r>
    </w:p>
    <w:p w14:paraId="4EE3D021">
      <w:pPr>
        <w:adjustRightInd w:val="0"/>
        <w:snapToGrid w:val="0"/>
        <w:spacing w:before="0" w:beforeLines="0" w:line="400" w:lineRule="exact"/>
        <w:ind w:firstLine="420" w:firstLineChars="200"/>
        <w:rPr>
          <w:rFonts w:hint="eastAsia" w:ascii="宋体" w:hAnsi="宋体" w:eastAsia="宋体" w:cs="宋体"/>
          <w:sz w:val="21"/>
          <w:szCs w:val="21"/>
          <w:highlight w:val="none"/>
          <w:lang w:eastAsia="zh-CN"/>
        </w:rPr>
      </w:pPr>
      <w:r>
        <w:rPr>
          <w:rFonts w:hint="eastAsia" w:ascii="宋体" w:hAnsi="宋体" w:eastAsia="宋体" w:cs="宋体"/>
          <w:bCs/>
          <w:szCs w:val="21"/>
          <w:highlight w:val="none"/>
        </w:rPr>
        <w:t>（3）履约担保：</w:t>
      </w:r>
      <w:r>
        <w:rPr>
          <w:rFonts w:hint="eastAsia" w:ascii="宋体" w:hAnsi="宋体" w:eastAsia="宋体" w:cs="宋体"/>
          <w:sz w:val="21"/>
          <w:highlight w:val="none"/>
          <w:lang w:val="en-US" w:eastAsia="zh-CN"/>
        </w:rPr>
        <w:t>是否收取履约保证金：</w:t>
      </w:r>
      <w:r>
        <w:rPr>
          <w:rFonts w:hint="eastAsia" w:ascii="宋体" w:hAnsi="宋体" w:eastAsia="宋体" w:cs="宋体"/>
          <w:sz w:val="21"/>
          <w:szCs w:val="21"/>
          <w:highlight w:val="none"/>
        </w:rPr>
        <w:sym w:font="Wingdings" w:char="00A8"/>
      </w:r>
      <w:r>
        <w:rPr>
          <w:rFonts w:hint="eastAsia" w:ascii="宋体" w:hAnsi="宋体" w:eastAsia="宋体" w:cs="宋体"/>
          <w:sz w:val="21"/>
          <w:szCs w:val="21"/>
          <w:highlight w:val="none"/>
          <w:lang w:eastAsia="zh-CN"/>
        </w:rPr>
        <w:t>是</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sym w:font="Wingdings" w:char="00A8"/>
      </w:r>
      <w:r>
        <w:rPr>
          <w:rFonts w:hint="eastAsia" w:ascii="宋体" w:hAnsi="宋体" w:eastAsia="宋体" w:cs="宋体"/>
          <w:sz w:val="21"/>
          <w:szCs w:val="21"/>
          <w:highlight w:val="none"/>
          <w:lang w:eastAsia="zh-CN"/>
        </w:rPr>
        <w:t>否</w:t>
      </w:r>
    </w:p>
    <w:p w14:paraId="2B5D676B">
      <w:pPr>
        <w:autoSpaceDE w:val="0"/>
        <w:autoSpaceDN w:val="0"/>
        <w:adjustRightInd w:val="0"/>
        <w:spacing w:beforeLines="0" w:line="400" w:lineRule="exact"/>
        <w:ind w:firstLine="440" w:firstLineChars="200"/>
        <w:rPr>
          <w:rFonts w:hint="eastAsia" w:ascii="宋体" w:hAnsi="宋体" w:eastAsia="宋体" w:cs="宋体"/>
          <w:sz w:val="21"/>
          <w:szCs w:val="21"/>
          <w:highlight w:val="none"/>
          <w:lang w:val="en-US" w:eastAsia="zh-CN" w:bidi="ar-SA"/>
        </w:rPr>
      </w:pPr>
      <w:r>
        <w:rPr>
          <w:rFonts w:hint="eastAsia" w:ascii="宋体" w:hAnsi="宋体" w:eastAsia="华文楷体" w:cs="宋体"/>
          <w:bCs/>
          <w:sz w:val="22"/>
          <w:szCs w:val="21"/>
          <w:highlight w:val="none"/>
          <w:u w:val="none"/>
          <w:lang w:val="en-US" w:eastAsia="zh-CN" w:bidi="ar-SA"/>
        </w:rPr>
        <w:t xml:space="preserve">  </w:t>
      </w:r>
      <w:r>
        <w:rPr>
          <w:rFonts w:hint="eastAsia" w:ascii="宋体" w:hAnsi="宋体" w:eastAsia="宋体" w:cs="宋体"/>
          <w:sz w:val="21"/>
          <w:szCs w:val="21"/>
          <w:highlight w:val="none"/>
          <w:lang w:val="en-US" w:eastAsia="zh-CN" w:bidi="ar-SA"/>
        </w:rPr>
        <w:t xml:space="preserve">  收取履约保证金形式：</w:t>
      </w:r>
      <w:r>
        <w:rPr>
          <w:rFonts w:hint="eastAsia" w:ascii="宋体" w:hAnsi="宋体" w:eastAsia="宋体" w:cs="宋体"/>
          <w:bCs/>
          <w:sz w:val="21"/>
          <w:szCs w:val="21"/>
          <w:highlight w:val="none"/>
          <w:u w:val="single"/>
          <w:lang w:val="en-US" w:eastAsia="zh-CN" w:bidi="ar-SA"/>
        </w:rPr>
        <w:t xml:space="preserve">                            </w:t>
      </w:r>
    </w:p>
    <w:p w14:paraId="13A75F29">
      <w:pPr>
        <w:autoSpaceDE w:val="0"/>
        <w:autoSpaceDN w:val="0"/>
        <w:adjustRightInd w:val="0"/>
        <w:spacing w:beforeLines="0"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收取履约保证金金额：</w:t>
      </w:r>
      <w:r>
        <w:rPr>
          <w:rFonts w:hint="eastAsia" w:ascii="宋体" w:hAnsi="宋体" w:eastAsia="宋体" w:cs="宋体"/>
          <w:bCs/>
          <w:sz w:val="21"/>
          <w:szCs w:val="21"/>
          <w:highlight w:val="none"/>
          <w:u w:val="single"/>
          <w:lang w:val="en-US" w:eastAsia="zh-CN" w:bidi="ar-SA"/>
        </w:rPr>
        <w:t xml:space="preserve">                            </w:t>
      </w:r>
    </w:p>
    <w:p w14:paraId="6AE01C1C">
      <w:pPr>
        <w:snapToGrid w:val="0"/>
        <w:spacing w:beforeLines="0" w:line="400" w:lineRule="exact"/>
        <w:ind w:firstLine="420" w:firstLineChars="200"/>
        <w:rPr>
          <w:rFonts w:hint="eastAsia" w:ascii="宋体" w:hAnsi="宋体" w:eastAsia="宋体" w:cs="宋体"/>
          <w:sz w:val="21"/>
          <w:highlight w:val="none"/>
          <w:lang w:val="en-US" w:eastAsia="zh-CN"/>
        </w:rPr>
      </w:pPr>
      <w:r>
        <w:rPr>
          <w:rFonts w:hint="eastAsia" w:ascii="宋体" w:hAnsi="宋体" w:eastAsia="宋体" w:cs="宋体"/>
          <w:bCs/>
          <w:szCs w:val="21"/>
          <w:highlight w:val="none"/>
          <w:u w:val="none"/>
          <w:lang w:val="en-US" w:eastAsia="zh-CN"/>
        </w:rPr>
        <w:t xml:space="preserve">    履约担保期限</w:t>
      </w:r>
      <w:r>
        <w:rPr>
          <w:rFonts w:hint="eastAsia" w:ascii="宋体" w:hAnsi="宋体" w:eastAsia="宋体" w:cs="宋体"/>
          <w:bCs/>
          <w:szCs w:val="21"/>
          <w:highlight w:val="none"/>
          <w:u w:val="none"/>
          <w:lang w:eastAsia="zh-CN"/>
        </w:rPr>
        <w:t>：</w:t>
      </w:r>
      <w:r>
        <w:rPr>
          <w:rFonts w:hint="eastAsia" w:ascii="宋体" w:hAnsi="宋体" w:eastAsia="宋体" w:cs="宋体"/>
          <w:bCs/>
          <w:sz w:val="21"/>
          <w:szCs w:val="21"/>
          <w:highlight w:val="none"/>
          <w:u w:val="single"/>
        </w:rPr>
        <w:t xml:space="preserve">      </w:t>
      </w:r>
      <w:r>
        <w:rPr>
          <w:rFonts w:hint="eastAsia" w:ascii="宋体" w:hAnsi="宋体" w:eastAsia="宋体" w:cs="宋体"/>
          <w:bCs/>
          <w:sz w:val="21"/>
          <w:szCs w:val="21"/>
          <w:highlight w:val="none"/>
          <w:u w:val="single"/>
          <w:lang w:val="en-US" w:eastAsia="zh-CN"/>
        </w:rPr>
        <w:t xml:space="preserve">                     </w:t>
      </w:r>
      <w:r>
        <w:rPr>
          <w:rFonts w:hint="eastAsia" w:ascii="宋体" w:hAnsi="宋体" w:eastAsia="宋体" w:cs="宋体"/>
          <w:bCs/>
          <w:sz w:val="21"/>
          <w:szCs w:val="21"/>
          <w:highlight w:val="none"/>
          <w:u w:val="single"/>
        </w:rPr>
        <w:t xml:space="preserve">       </w:t>
      </w:r>
    </w:p>
    <w:p w14:paraId="41B09B2F">
      <w:pPr>
        <w:adjustRightInd w:val="0"/>
        <w:snapToGrid w:val="0"/>
        <w:spacing w:before="0" w:beforeLines="0" w:line="400" w:lineRule="exact"/>
        <w:ind w:firstLine="420" w:firstLineChars="200"/>
        <w:rPr>
          <w:rFonts w:hint="eastAsia" w:ascii="宋体" w:hAnsi="宋体" w:eastAsia="宋体" w:cs="宋体"/>
          <w:bCs/>
          <w:szCs w:val="21"/>
          <w:highlight w:val="none"/>
        </w:rPr>
      </w:pPr>
      <w:r>
        <w:rPr>
          <w:rFonts w:hint="eastAsia" w:ascii="宋体" w:hAnsi="宋体" w:eastAsia="宋体" w:cs="宋体"/>
          <w:bCs/>
          <w:szCs w:val="21"/>
          <w:highlight w:val="none"/>
        </w:rPr>
        <w:t>（4）分期履行要求：</w:t>
      </w:r>
      <w:r>
        <w:rPr>
          <w:rFonts w:hint="eastAsia" w:ascii="宋体" w:hAnsi="宋体" w:eastAsia="宋体" w:cs="宋体"/>
          <w:bCs/>
          <w:szCs w:val="21"/>
          <w:highlight w:val="none"/>
          <w:u w:val="single"/>
        </w:rPr>
        <w:t xml:space="preserve">                                                   </w:t>
      </w:r>
      <w:r>
        <w:rPr>
          <w:rFonts w:hint="eastAsia" w:ascii="宋体" w:hAnsi="宋体" w:eastAsia="宋体" w:cs="宋体"/>
          <w:bCs/>
          <w:szCs w:val="21"/>
          <w:highlight w:val="none"/>
          <w:u w:val="single"/>
          <w:lang w:val="en-US" w:eastAsia="zh-CN"/>
        </w:rPr>
        <w:t xml:space="preserve">    </w:t>
      </w:r>
      <w:r>
        <w:rPr>
          <w:rFonts w:hint="eastAsia" w:ascii="宋体" w:hAnsi="宋体" w:eastAsia="宋体" w:cs="宋体"/>
          <w:bCs/>
          <w:szCs w:val="21"/>
          <w:highlight w:val="none"/>
          <w:u w:val="single"/>
        </w:rPr>
        <w:t xml:space="preserve"> </w:t>
      </w:r>
    </w:p>
    <w:p w14:paraId="3A36F4E6">
      <w:pPr>
        <w:adjustRightInd w:val="0"/>
        <w:snapToGrid w:val="0"/>
        <w:spacing w:before="0" w:beforeLines="0" w:line="400" w:lineRule="exact"/>
        <w:ind w:firstLine="420" w:firstLineChars="200"/>
        <w:rPr>
          <w:rFonts w:hint="eastAsia" w:ascii="宋体" w:hAnsi="宋体" w:eastAsia="宋体" w:cs="宋体"/>
          <w:szCs w:val="21"/>
          <w:highlight w:val="none"/>
          <w:u w:val="single"/>
        </w:rPr>
      </w:pPr>
      <w:r>
        <w:rPr>
          <w:rFonts w:hint="eastAsia" w:ascii="宋体" w:hAnsi="宋体" w:eastAsia="宋体" w:cs="宋体"/>
          <w:bCs/>
          <w:szCs w:val="21"/>
          <w:highlight w:val="none"/>
        </w:rPr>
        <w:t>（5）</w:t>
      </w:r>
      <w:r>
        <w:rPr>
          <w:rFonts w:hint="eastAsia" w:ascii="宋体" w:hAnsi="宋体" w:eastAsia="宋体" w:cs="宋体"/>
          <w:bCs/>
          <w:szCs w:val="21"/>
          <w:highlight w:val="none"/>
          <w:lang w:eastAsia="zh-CN"/>
        </w:rPr>
        <w:t>风险处置措施和替代方案</w:t>
      </w:r>
      <w:r>
        <w:rPr>
          <w:rFonts w:hint="eastAsia" w:ascii="宋体" w:hAnsi="宋体" w:eastAsia="宋体" w:cs="宋体"/>
          <w:bCs/>
          <w:szCs w:val="21"/>
          <w:highlight w:val="none"/>
        </w:rPr>
        <w:t>：</w:t>
      </w:r>
      <w:r>
        <w:rPr>
          <w:rFonts w:hint="eastAsia" w:ascii="宋体" w:hAnsi="宋体" w:eastAsia="宋体" w:cs="宋体"/>
          <w:color w:val="0000FF"/>
          <w:szCs w:val="21"/>
          <w:highlight w:val="none"/>
          <w:u w:val="single"/>
        </w:rPr>
        <w:t xml:space="preserve"> </w:t>
      </w:r>
      <w:r>
        <w:rPr>
          <w:rFonts w:hint="eastAsia" w:ascii="宋体" w:hAnsi="宋体" w:eastAsia="宋体" w:cs="宋体"/>
          <w:color w:val="000000"/>
          <w:szCs w:val="21"/>
          <w:highlight w:val="none"/>
          <w:u w:val="single"/>
        </w:rPr>
        <w:t xml:space="preserve">              </w:t>
      </w:r>
      <w:r>
        <w:rPr>
          <w:rFonts w:hint="eastAsia" w:ascii="宋体" w:hAnsi="宋体" w:eastAsia="宋体" w:cs="宋体"/>
          <w:szCs w:val="21"/>
          <w:highlight w:val="none"/>
          <w:u w:val="single"/>
        </w:rPr>
        <w:t xml:space="preserve">                                                </w:t>
      </w:r>
    </w:p>
    <w:p w14:paraId="069826B5">
      <w:pPr>
        <w:numPr>
          <w:ilvl w:val="0"/>
          <w:numId w:val="12"/>
        </w:numPr>
        <w:adjustRightInd w:val="0"/>
        <w:snapToGrid w:val="0"/>
        <w:spacing w:before="0" w:beforeLines="0" w:line="400" w:lineRule="exact"/>
        <w:ind w:firstLine="422" w:firstLineChars="200"/>
        <w:rPr>
          <w:rFonts w:ascii="宋体" w:hAnsi="宋体" w:eastAsia="宋体"/>
          <w:b/>
          <w:szCs w:val="21"/>
          <w:highlight w:val="none"/>
        </w:rPr>
      </w:pPr>
      <w:r>
        <w:rPr>
          <w:rFonts w:hint="eastAsia" w:ascii="宋体" w:hAnsi="宋体" w:eastAsia="宋体"/>
          <w:b/>
          <w:szCs w:val="21"/>
          <w:highlight w:val="none"/>
        </w:rPr>
        <w:t>合同验收</w:t>
      </w:r>
    </w:p>
    <w:p w14:paraId="7A30625B">
      <w:pPr>
        <w:numPr>
          <w:ilvl w:val="0"/>
          <w:numId w:val="14"/>
        </w:numPr>
        <w:adjustRightInd w:val="0"/>
        <w:snapToGrid w:val="0"/>
        <w:spacing w:before="0" w:beforeLines="0" w:line="400" w:lineRule="exact"/>
        <w:ind w:firstLine="420" w:firstLineChars="200"/>
        <w:rPr>
          <w:rFonts w:hint="eastAsia" w:ascii="宋体" w:hAnsi="宋体" w:eastAsia="宋体"/>
          <w:bCs/>
          <w:szCs w:val="21"/>
          <w:highlight w:val="none"/>
        </w:rPr>
      </w:pPr>
      <w:r>
        <w:rPr>
          <w:rFonts w:hint="eastAsia" w:ascii="宋体" w:hAnsi="宋体" w:eastAsia="宋体"/>
          <w:bCs/>
          <w:szCs w:val="21"/>
          <w:highlight w:val="none"/>
        </w:rPr>
        <w:t>验收组织方式：</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自行组织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委托第三方组织</w:t>
      </w:r>
    </w:p>
    <w:p w14:paraId="3E009A2D">
      <w:pPr>
        <w:numPr>
          <w:ilvl w:val="0"/>
          <w:numId w:val="0"/>
        </w:numPr>
        <w:adjustRightInd w:val="0"/>
        <w:snapToGrid w:val="0"/>
        <w:spacing w:before="0" w:beforeLines="0" w:line="400" w:lineRule="exact"/>
        <w:rPr>
          <w:rFonts w:ascii="宋体" w:hAnsi="宋体" w:eastAsia="宋体"/>
          <w:bCs/>
          <w:szCs w:val="21"/>
          <w:highlight w:val="none"/>
        </w:rPr>
      </w:pPr>
      <w:r>
        <w:rPr>
          <w:rFonts w:hint="eastAsia" w:ascii="宋体" w:hAnsi="宋体" w:eastAsia="宋体"/>
          <w:bCs/>
          <w:szCs w:val="21"/>
          <w:highlight w:val="none"/>
          <w:lang w:val="en-US" w:eastAsia="zh-CN"/>
        </w:rPr>
        <w:t xml:space="preserve">         </w:t>
      </w:r>
      <w:r>
        <w:rPr>
          <w:rFonts w:hint="eastAsia" w:ascii="宋体" w:hAnsi="宋体" w:eastAsia="宋体"/>
          <w:bCs/>
          <w:szCs w:val="21"/>
          <w:highlight w:val="none"/>
        </w:rPr>
        <w:t>验收主体：</w:t>
      </w:r>
      <w:r>
        <w:rPr>
          <w:rFonts w:hint="eastAsia" w:ascii="宋体" w:hAnsi="宋体" w:eastAsia="宋体"/>
          <w:bCs/>
          <w:szCs w:val="21"/>
          <w:highlight w:val="none"/>
          <w:u w:val="single"/>
        </w:rPr>
        <w:t xml:space="preserve">                  </w:t>
      </w:r>
    </w:p>
    <w:p w14:paraId="3D4BBD3D">
      <w:pPr>
        <w:adjustRightInd w:val="0"/>
        <w:snapToGrid w:val="0"/>
        <w:spacing w:before="0" w:beforeLines="0" w:line="400" w:lineRule="exact"/>
        <w:ind w:firstLine="0" w:firstLineChars="0"/>
        <w:rPr>
          <w:rFonts w:ascii="宋体" w:hAnsi="宋体" w:eastAsia="宋体"/>
          <w:bCs/>
          <w:szCs w:val="21"/>
          <w:highlight w:val="none"/>
        </w:rPr>
      </w:pPr>
      <w:r>
        <w:rPr>
          <w:rFonts w:hint="eastAsia" w:ascii="宋体" w:hAnsi="宋体" w:eastAsia="宋体"/>
          <w:bCs/>
          <w:szCs w:val="21"/>
          <w:highlight w:val="none"/>
          <w:lang w:val="en-US" w:eastAsia="zh-CN"/>
        </w:rPr>
        <w:t xml:space="preserve">        </w:t>
      </w:r>
      <w:r>
        <w:rPr>
          <w:rFonts w:hint="eastAsia" w:ascii="宋体" w:hAnsi="宋体" w:eastAsia="宋体"/>
          <w:bCs/>
          <w:szCs w:val="21"/>
          <w:highlight w:val="none"/>
        </w:rPr>
        <w:t>是否邀请本项目的其他供应商</w:t>
      </w:r>
      <w:r>
        <w:rPr>
          <w:rFonts w:hint="eastAsia" w:ascii="宋体" w:hAnsi="宋体" w:eastAsia="宋体"/>
          <w:bCs/>
          <w:szCs w:val="21"/>
          <w:highlight w:val="none"/>
          <w:lang w:eastAsia="zh-CN"/>
        </w:rPr>
        <w:t>参加验收</w:t>
      </w:r>
      <w:r>
        <w:rPr>
          <w:rFonts w:hint="eastAsia" w:ascii="宋体" w:hAnsi="宋体" w:eastAsia="宋体"/>
          <w:bCs/>
          <w:szCs w:val="21"/>
          <w:highlight w:val="none"/>
        </w:rPr>
        <w:t>：</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是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08231A3A">
      <w:pPr>
        <w:adjustRightInd w:val="0"/>
        <w:snapToGrid w:val="0"/>
        <w:spacing w:before="0" w:beforeLines="0" w:line="400" w:lineRule="exact"/>
        <w:ind w:firstLine="840" w:firstLineChars="400"/>
        <w:rPr>
          <w:rFonts w:ascii="宋体" w:hAnsi="宋体" w:eastAsia="宋体"/>
          <w:bCs/>
          <w:szCs w:val="21"/>
          <w:highlight w:val="none"/>
        </w:rPr>
      </w:pPr>
      <w:r>
        <w:rPr>
          <w:rFonts w:hint="eastAsia" w:ascii="宋体" w:hAnsi="宋体" w:eastAsia="宋体"/>
          <w:bCs/>
          <w:szCs w:val="21"/>
          <w:highlight w:val="none"/>
        </w:rPr>
        <w:t>是否邀请专家</w:t>
      </w:r>
      <w:r>
        <w:rPr>
          <w:rFonts w:hint="eastAsia" w:ascii="宋体" w:hAnsi="宋体" w:eastAsia="宋体"/>
          <w:bCs/>
          <w:szCs w:val="21"/>
          <w:highlight w:val="none"/>
          <w:lang w:eastAsia="zh-CN"/>
        </w:rPr>
        <w:t>参加验收</w:t>
      </w:r>
      <w:r>
        <w:rPr>
          <w:rFonts w:hint="eastAsia" w:ascii="宋体" w:hAnsi="宋体" w:eastAsia="宋体"/>
          <w:bCs/>
          <w:szCs w:val="21"/>
          <w:highlight w:val="none"/>
        </w:rPr>
        <w:t>：</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是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51AFA56E">
      <w:pPr>
        <w:adjustRightInd w:val="0"/>
        <w:snapToGrid w:val="0"/>
        <w:spacing w:before="0" w:beforeLines="0" w:line="400" w:lineRule="exact"/>
        <w:ind w:firstLine="840" w:firstLineChars="400"/>
        <w:rPr>
          <w:rFonts w:ascii="宋体" w:hAnsi="宋体" w:eastAsia="宋体"/>
          <w:bCs/>
          <w:szCs w:val="21"/>
          <w:highlight w:val="none"/>
        </w:rPr>
      </w:pPr>
      <w:r>
        <w:rPr>
          <w:rFonts w:hint="eastAsia" w:ascii="宋体" w:hAnsi="宋体" w:eastAsia="宋体"/>
          <w:bCs/>
          <w:szCs w:val="21"/>
          <w:highlight w:val="none"/>
        </w:rPr>
        <w:t>是否邀请服务对象</w:t>
      </w:r>
      <w:r>
        <w:rPr>
          <w:rFonts w:hint="eastAsia" w:ascii="宋体" w:hAnsi="宋体" w:eastAsia="宋体"/>
          <w:bCs/>
          <w:szCs w:val="21"/>
          <w:highlight w:val="none"/>
          <w:lang w:eastAsia="zh-CN"/>
        </w:rPr>
        <w:t>参加验收</w:t>
      </w:r>
      <w:r>
        <w:rPr>
          <w:rFonts w:hint="eastAsia" w:ascii="宋体" w:hAnsi="宋体" w:eastAsia="宋体"/>
          <w:bCs/>
          <w:szCs w:val="21"/>
          <w:highlight w:val="none"/>
        </w:rPr>
        <w:t>：</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是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0B98652C">
      <w:pPr>
        <w:adjustRightInd w:val="0"/>
        <w:snapToGrid w:val="0"/>
        <w:spacing w:before="0" w:beforeLines="0" w:line="400" w:lineRule="exact"/>
        <w:ind w:firstLine="840" w:firstLineChars="400"/>
        <w:rPr>
          <w:rFonts w:ascii="宋体" w:hAnsi="宋体" w:eastAsia="宋体"/>
          <w:bCs/>
          <w:szCs w:val="21"/>
          <w:highlight w:val="none"/>
        </w:rPr>
      </w:pPr>
      <w:r>
        <w:rPr>
          <w:rFonts w:hint="eastAsia" w:ascii="宋体" w:hAnsi="宋体" w:eastAsia="宋体"/>
          <w:bCs/>
          <w:szCs w:val="21"/>
          <w:highlight w:val="none"/>
        </w:rPr>
        <w:t>是否邀请第三方检测机构</w:t>
      </w:r>
      <w:r>
        <w:rPr>
          <w:rFonts w:hint="eastAsia" w:ascii="宋体" w:hAnsi="宋体" w:eastAsia="宋体"/>
          <w:bCs/>
          <w:szCs w:val="21"/>
          <w:highlight w:val="none"/>
          <w:lang w:eastAsia="zh-CN"/>
        </w:rPr>
        <w:t>参加验收</w:t>
      </w:r>
      <w:r>
        <w:rPr>
          <w:rFonts w:hint="eastAsia" w:ascii="宋体" w:hAnsi="宋体" w:eastAsia="宋体"/>
          <w:bCs/>
          <w:szCs w:val="21"/>
          <w:highlight w:val="none"/>
        </w:rPr>
        <w:t>：</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是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7C0F24D6">
      <w:pPr>
        <w:adjustRightInd w:val="0"/>
        <w:snapToGrid w:val="0"/>
        <w:spacing w:before="0" w:beforeLines="0" w:line="400" w:lineRule="exact"/>
        <w:ind w:firstLine="840" w:firstLineChars="400"/>
        <w:rPr>
          <w:rFonts w:hint="eastAsia" w:ascii="宋体" w:hAnsi="宋体" w:eastAsia="宋体"/>
          <w:bCs/>
          <w:szCs w:val="21"/>
          <w:highlight w:val="none"/>
        </w:rPr>
      </w:pPr>
      <w:r>
        <w:rPr>
          <w:rFonts w:hint="eastAsia" w:ascii="宋体" w:hAnsi="宋体" w:eastAsia="宋体"/>
          <w:bCs/>
          <w:szCs w:val="21"/>
          <w:highlight w:val="none"/>
          <w:lang w:eastAsia="zh-CN"/>
        </w:rPr>
        <w:t>是否进行抽查检测：</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是</w:t>
      </w:r>
      <w:r>
        <w:rPr>
          <w:rFonts w:hint="eastAsia" w:ascii="宋体" w:hAnsi="宋体" w:eastAsia="宋体"/>
          <w:bCs/>
          <w:szCs w:val="21"/>
          <w:highlight w:val="none"/>
          <w:lang w:eastAsia="zh-CN"/>
        </w:rPr>
        <w:t>，抽查比例：</w:t>
      </w:r>
      <w:r>
        <w:rPr>
          <w:rFonts w:hint="eastAsia" w:ascii="宋体" w:hAnsi="宋体" w:eastAsia="宋体"/>
          <w:bCs/>
          <w:szCs w:val="21"/>
          <w:highlight w:val="none"/>
          <w:u w:val="single"/>
        </w:rPr>
        <w:t xml:space="preserve">   </w:t>
      </w:r>
      <w:r>
        <w:rPr>
          <w:rFonts w:hint="eastAsia" w:ascii="宋体" w:hAnsi="宋体" w:eastAsia="宋体"/>
          <w:bCs/>
          <w:szCs w:val="21"/>
          <w:highlight w:val="none"/>
          <w:u w:val="single"/>
          <w:lang w:val="en-US" w:eastAsia="zh-CN"/>
        </w:rPr>
        <w:t xml:space="preserve">     </w:t>
      </w:r>
      <w:r>
        <w:rPr>
          <w:rFonts w:hint="eastAsia" w:ascii="宋体" w:hAnsi="宋体" w:eastAsia="宋体"/>
          <w:bCs/>
          <w:szCs w:val="21"/>
          <w:highlight w:val="none"/>
        </w:rPr>
        <w:t xml:space="preserve">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758172C2">
      <w:pPr>
        <w:adjustRightInd w:val="0"/>
        <w:snapToGrid w:val="0"/>
        <w:spacing w:before="0" w:beforeLines="0" w:line="400" w:lineRule="exact"/>
        <w:ind w:firstLine="840" w:firstLineChars="400"/>
        <w:rPr>
          <w:rFonts w:hint="eastAsia" w:ascii="宋体" w:hAnsi="宋体" w:eastAsia="宋体"/>
          <w:bCs/>
          <w:szCs w:val="21"/>
          <w:highlight w:val="none"/>
          <w:u w:val="single"/>
          <w:lang w:eastAsia="zh-CN"/>
        </w:rPr>
      </w:pPr>
      <w:r>
        <w:rPr>
          <w:rFonts w:hint="eastAsia" w:ascii="宋体" w:hAnsi="宋体" w:eastAsia="宋体"/>
          <w:bCs/>
          <w:szCs w:val="21"/>
          <w:highlight w:val="none"/>
          <w:lang w:val="en-US" w:eastAsia="zh-CN"/>
        </w:rPr>
        <w:t>是否存在破坏性检测：</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是</w:t>
      </w:r>
      <w:r>
        <w:rPr>
          <w:rFonts w:hint="eastAsia" w:ascii="宋体" w:hAnsi="宋体" w:eastAsia="宋体"/>
          <w:bCs/>
          <w:szCs w:val="21"/>
          <w:highlight w:val="none"/>
          <w:lang w:eastAsia="zh-CN"/>
        </w:rPr>
        <w:t>，</w:t>
      </w:r>
      <w:r>
        <w:rPr>
          <w:rFonts w:hint="eastAsia" w:ascii="宋体" w:hAnsi="宋体" w:eastAsia="宋体"/>
          <w:bCs/>
          <w:szCs w:val="21"/>
          <w:highlight w:val="none"/>
          <w:u w:val="single"/>
          <w:lang w:eastAsia="zh-CN"/>
        </w:rPr>
        <w:t>（应明确对被破坏的检测产品的处理方式）</w:t>
      </w:r>
    </w:p>
    <w:p w14:paraId="7E381E31">
      <w:pPr>
        <w:adjustRightInd w:val="0"/>
        <w:snapToGrid w:val="0"/>
        <w:spacing w:before="0" w:beforeLines="0" w:line="400" w:lineRule="exact"/>
        <w:ind w:firstLine="840" w:firstLineChars="400"/>
        <w:rPr>
          <w:rFonts w:hint="eastAsia" w:ascii="宋体" w:hAnsi="宋体" w:eastAsia="宋体"/>
          <w:bCs/>
          <w:szCs w:val="21"/>
          <w:highlight w:val="none"/>
          <w:lang w:eastAsia="zh-CN"/>
        </w:rPr>
      </w:pPr>
      <w:r>
        <w:rPr>
          <w:rFonts w:hint="eastAsia" w:ascii="宋体" w:hAnsi="宋体" w:eastAsia="宋体"/>
          <w:bCs/>
          <w:szCs w:val="21"/>
          <w:highlight w:val="none"/>
          <w:lang w:val="en-US" w:eastAsia="zh-CN"/>
        </w:rPr>
        <w:t xml:space="preserve">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否</w:t>
      </w:r>
    </w:p>
    <w:p w14:paraId="3D3CA19B">
      <w:pPr>
        <w:adjustRightInd w:val="0"/>
        <w:snapToGrid w:val="0"/>
        <w:spacing w:before="0" w:beforeLines="0" w:line="400" w:lineRule="exact"/>
        <w:ind w:firstLine="840" w:firstLineChars="400"/>
        <w:rPr>
          <w:rFonts w:hint="eastAsia" w:ascii="宋体" w:hAnsi="宋体" w:eastAsia="宋体"/>
          <w:bCs/>
          <w:szCs w:val="21"/>
          <w:highlight w:val="none"/>
          <w:u w:val="single"/>
        </w:rPr>
      </w:pPr>
      <w:r>
        <w:rPr>
          <w:rFonts w:hint="eastAsia" w:ascii="宋体" w:hAnsi="宋体" w:eastAsia="宋体"/>
          <w:bCs/>
          <w:szCs w:val="21"/>
          <w:highlight w:val="none"/>
        </w:rPr>
        <w:t>验收组织的其他事项：</w:t>
      </w:r>
      <w:r>
        <w:rPr>
          <w:rFonts w:hint="eastAsia" w:ascii="宋体" w:hAnsi="宋体" w:eastAsia="宋体"/>
          <w:bCs/>
          <w:szCs w:val="21"/>
          <w:highlight w:val="none"/>
          <w:u w:val="single"/>
        </w:rPr>
        <w:t xml:space="preserve">                </w:t>
      </w:r>
    </w:p>
    <w:p w14:paraId="6AA99AD7">
      <w:pPr>
        <w:adjustRightInd w:val="0"/>
        <w:snapToGrid w:val="0"/>
        <w:spacing w:before="0" w:beforeLines="0" w:line="400" w:lineRule="exact"/>
        <w:ind w:firstLine="420" w:firstLineChars="200"/>
        <w:rPr>
          <w:rFonts w:hint="eastAsia" w:ascii="宋体" w:hAnsi="宋体" w:eastAsia="宋体"/>
          <w:bCs/>
          <w:szCs w:val="21"/>
          <w:highlight w:val="none"/>
          <w:u w:val="single"/>
        </w:rPr>
      </w:pPr>
      <w:r>
        <w:rPr>
          <w:rFonts w:hint="eastAsia" w:ascii="宋体" w:hAnsi="宋体" w:eastAsia="宋体"/>
          <w:bCs/>
          <w:szCs w:val="21"/>
          <w:highlight w:val="none"/>
        </w:rPr>
        <w:t>（2）履约验收时间：</w:t>
      </w:r>
      <w:r>
        <w:rPr>
          <w:rFonts w:hint="eastAsia" w:ascii="宋体" w:hAnsi="宋体" w:eastAsia="宋体"/>
          <w:bCs/>
          <w:szCs w:val="21"/>
          <w:highlight w:val="none"/>
          <w:u w:val="single"/>
        </w:rPr>
        <w:t>（计划于何时验收/供应商提出验收申请之日起   日内组织验收）</w:t>
      </w:r>
      <w:r>
        <w:rPr>
          <w:rFonts w:hint="eastAsia" w:ascii="宋体" w:hAnsi="宋体" w:eastAsia="宋体"/>
          <w:bCs/>
          <w:szCs w:val="21"/>
          <w:highlight w:val="none"/>
          <w:u w:val="single"/>
          <w:lang w:val="en-US" w:eastAsia="zh-CN"/>
        </w:rPr>
        <w:t xml:space="preserve"> </w:t>
      </w:r>
    </w:p>
    <w:p w14:paraId="48639045">
      <w:pPr>
        <w:adjustRightInd w:val="0"/>
        <w:snapToGrid w:val="0"/>
        <w:spacing w:before="0" w:beforeLines="0" w:line="400" w:lineRule="exact"/>
        <w:ind w:firstLine="420" w:firstLineChars="200"/>
        <w:rPr>
          <w:rFonts w:hint="eastAsia" w:ascii="宋体" w:hAnsi="宋体" w:eastAsia="宋体"/>
          <w:bCs/>
          <w:szCs w:val="21"/>
          <w:highlight w:val="none"/>
        </w:rPr>
      </w:pPr>
      <w:r>
        <w:rPr>
          <w:rFonts w:hint="eastAsia" w:ascii="宋体" w:hAnsi="宋体" w:eastAsia="宋体"/>
          <w:bCs/>
          <w:szCs w:val="21"/>
          <w:highlight w:val="none"/>
        </w:rPr>
        <w:t>（3）履约验收方式：</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 xml:space="preserve">一次性验收         </w:t>
      </w:r>
    </w:p>
    <w:p w14:paraId="5029978E">
      <w:pPr>
        <w:adjustRightInd w:val="0"/>
        <w:snapToGrid w:val="0"/>
        <w:spacing w:before="0" w:beforeLines="0" w:line="400" w:lineRule="exact"/>
        <w:ind w:firstLine="0" w:firstLineChars="0"/>
        <w:rPr>
          <w:rFonts w:hint="eastAsia" w:ascii="宋体" w:hAnsi="宋体" w:eastAsia="宋体"/>
          <w:bCs/>
          <w:szCs w:val="21"/>
          <w:highlight w:val="none"/>
          <w:lang w:val="en-US" w:eastAsia="zh-CN"/>
        </w:rPr>
      </w:pPr>
      <w:r>
        <w:rPr>
          <w:rFonts w:hint="eastAsia" w:ascii="宋体" w:hAnsi="宋体" w:eastAsia="宋体"/>
          <w:bCs/>
          <w:szCs w:val="21"/>
          <w:highlight w:val="none"/>
          <w:lang w:val="en-US" w:eastAsia="zh-CN"/>
        </w:rPr>
        <w:t xml:space="preserve">                       </w:t>
      </w:r>
      <w:r>
        <w:rPr>
          <w:rFonts w:hint="eastAsia" w:ascii="宋体" w:hAnsi="宋体" w:eastAsia="宋体" w:cs="宋体"/>
          <w:sz w:val="21"/>
          <w:szCs w:val="21"/>
          <w:highlight w:val="none"/>
        </w:rPr>
        <w:sym w:font="Wingdings" w:char="00A8"/>
      </w:r>
      <w:r>
        <w:rPr>
          <w:rFonts w:hint="eastAsia" w:ascii="宋体" w:hAnsi="宋体" w:eastAsia="宋体"/>
          <w:bCs/>
          <w:szCs w:val="21"/>
          <w:highlight w:val="none"/>
        </w:rPr>
        <w:t>分期/分项验收</w:t>
      </w:r>
      <w:r>
        <w:rPr>
          <w:rFonts w:hint="eastAsia" w:ascii="宋体" w:hAnsi="宋体" w:eastAsia="宋体"/>
          <w:bCs/>
          <w:szCs w:val="21"/>
          <w:highlight w:val="none"/>
          <w:lang w:eastAsia="zh-CN"/>
        </w:rPr>
        <w:t>：</w:t>
      </w:r>
      <w:r>
        <w:rPr>
          <w:rFonts w:hint="eastAsia" w:ascii="宋体" w:hAnsi="宋体" w:eastAsia="宋体"/>
          <w:bCs/>
          <w:szCs w:val="21"/>
          <w:highlight w:val="none"/>
          <w:u w:val="single"/>
        </w:rPr>
        <w:t xml:space="preserve"> </w:t>
      </w:r>
      <w:r>
        <w:rPr>
          <w:rFonts w:hint="eastAsia" w:ascii="宋体" w:hAnsi="宋体" w:eastAsia="宋体"/>
          <w:bCs/>
          <w:szCs w:val="21"/>
          <w:highlight w:val="none"/>
          <w:u w:val="single"/>
          <w:lang w:eastAsia="zh-CN"/>
        </w:rPr>
        <w:t>（应明确分期</w:t>
      </w:r>
      <w:r>
        <w:rPr>
          <w:rFonts w:hint="default" w:ascii="宋体" w:hAnsi="宋体" w:eastAsia="宋体"/>
          <w:bCs/>
          <w:szCs w:val="21"/>
          <w:highlight w:val="none"/>
          <w:u w:val="single"/>
          <w:lang w:val="en" w:eastAsia="zh-CN"/>
        </w:rPr>
        <w:t>/</w:t>
      </w:r>
      <w:r>
        <w:rPr>
          <w:rFonts w:hint="eastAsia" w:ascii="宋体" w:hAnsi="宋体" w:eastAsia="宋体"/>
          <w:bCs/>
          <w:szCs w:val="21"/>
          <w:highlight w:val="none"/>
          <w:u w:val="single"/>
          <w:lang w:val="en" w:eastAsia="zh-CN"/>
        </w:rPr>
        <w:t>分项验收的工作安排</w:t>
      </w:r>
      <w:r>
        <w:rPr>
          <w:rFonts w:hint="eastAsia" w:ascii="宋体" w:hAnsi="宋体" w:eastAsia="宋体"/>
          <w:bCs/>
          <w:szCs w:val="21"/>
          <w:highlight w:val="none"/>
          <w:u w:val="single"/>
          <w:lang w:eastAsia="zh-CN"/>
        </w:rPr>
        <w:t>）</w:t>
      </w:r>
      <w:r>
        <w:rPr>
          <w:rFonts w:hint="eastAsia" w:ascii="宋体" w:hAnsi="宋体" w:eastAsia="宋体"/>
          <w:bCs/>
          <w:szCs w:val="21"/>
          <w:highlight w:val="none"/>
          <w:u w:val="single"/>
        </w:rPr>
        <w:t xml:space="preserve"> </w:t>
      </w:r>
      <w:r>
        <w:rPr>
          <w:rFonts w:hint="eastAsia" w:ascii="宋体" w:hAnsi="宋体" w:eastAsia="宋体"/>
          <w:bCs/>
          <w:szCs w:val="21"/>
          <w:highlight w:val="none"/>
          <w:u w:val="single"/>
          <w:lang w:val="en-US" w:eastAsia="zh-CN"/>
        </w:rPr>
        <w:t xml:space="preserve"> </w:t>
      </w:r>
    </w:p>
    <w:p w14:paraId="4BA79C3B">
      <w:pPr>
        <w:adjustRightInd w:val="0"/>
        <w:snapToGrid w:val="0"/>
        <w:spacing w:before="0" w:beforeLines="0" w:line="400" w:lineRule="exact"/>
        <w:ind w:firstLine="420" w:firstLineChars="200"/>
        <w:rPr>
          <w:rFonts w:ascii="宋体" w:hAnsi="宋体" w:eastAsia="宋体"/>
          <w:bCs/>
          <w:szCs w:val="21"/>
          <w:highlight w:val="none"/>
        </w:rPr>
      </w:pPr>
      <w:r>
        <w:rPr>
          <w:rFonts w:hint="eastAsia" w:ascii="宋体" w:hAnsi="宋体" w:eastAsia="宋体"/>
          <w:bCs/>
          <w:szCs w:val="21"/>
          <w:highlight w:val="none"/>
        </w:rPr>
        <w:t>（4）履约验收程序：</w:t>
      </w:r>
      <w:r>
        <w:rPr>
          <w:rFonts w:hint="eastAsia" w:ascii="宋体" w:hAnsi="宋体" w:eastAsia="宋体"/>
          <w:bCs/>
          <w:szCs w:val="21"/>
          <w:highlight w:val="none"/>
          <w:u w:val="single"/>
        </w:rPr>
        <w:t xml:space="preserve">                                         </w:t>
      </w:r>
    </w:p>
    <w:p w14:paraId="414C4343">
      <w:pPr>
        <w:adjustRightInd w:val="0"/>
        <w:snapToGrid w:val="0"/>
        <w:spacing w:before="0" w:beforeLines="0" w:line="400" w:lineRule="exact"/>
        <w:ind w:firstLine="420" w:firstLineChars="200"/>
        <w:rPr>
          <w:rFonts w:ascii="宋体" w:hAnsi="宋体" w:eastAsia="宋体"/>
          <w:bCs/>
          <w:szCs w:val="21"/>
          <w:highlight w:val="none"/>
          <w:u w:val="single"/>
        </w:rPr>
      </w:pPr>
      <w:r>
        <w:rPr>
          <w:rFonts w:hint="eastAsia" w:ascii="宋体" w:hAnsi="宋体" w:eastAsia="宋体"/>
          <w:bCs/>
          <w:szCs w:val="21"/>
          <w:highlight w:val="none"/>
        </w:rPr>
        <w:t>（5）履约验收的内容：</w:t>
      </w:r>
      <w:r>
        <w:rPr>
          <w:rFonts w:hint="eastAsia" w:ascii="宋体" w:hAnsi="宋体" w:eastAsia="宋体"/>
          <w:bCs/>
          <w:szCs w:val="21"/>
          <w:highlight w:val="none"/>
          <w:u w:val="single"/>
        </w:rPr>
        <w:t xml:space="preserve"> </w:t>
      </w:r>
      <w:r>
        <w:rPr>
          <w:rFonts w:hint="eastAsia" w:ascii="宋体" w:hAnsi="宋体" w:eastAsia="宋体"/>
          <w:bCs/>
          <w:szCs w:val="21"/>
          <w:highlight w:val="none"/>
          <w:u w:val="single"/>
          <w:lang w:eastAsia="zh-CN"/>
        </w:rPr>
        <w:t>（应当包括每一项技术和商务要求的履约情况，特别是落实政府采购扶持中小企业，支持绿色发展和乡村振兴等政策情况）</w:t>
      </w:r>
      <w:r>
        <w:rPr>
          <w:rFonts w:hint="eastAsia" w:ascii="宋体" w:hAnsi="宋体" w:eastAsia="宋体"/>
          <w:bCs/>
          <w:szCs w:val="21"/>
          <w:highlight w:val="none"/>
          <w:u w:val="single"/>
        </w:rPr>
        <w:t xml:space="preserve">                                      </w:t>
      </w:r>
    </w:p>
    <w:p w14:paraId="10ECF906">
      <w:pPr>
        <w:adjustRightInd w:val="0"/>
        <w:snapToGrid w:val="0"/>
        <w:spacing w:before="0" w:beforeLines="0" w:line="400" w:lineRule="exact"/>
        <w:ind w:firstLine="420" w:firstLineChars="200"/>
        <w:rPr>
          <w:rFonts w:hint="eastAsia" w:ascii="宋体" w:hAnsi="宋体" w:eastAsia="宋体"/>
          <w:bCs/>
          <w:szCs w:val="21"/>
          <w:highlight w:val="none"/>
          <w:u w:val="single"/>
        </w:rPr>
      </w:pPr>
      <w:r>
        <w:rPr>
          <w:rFonts w:hint="eastAsia" w:ascii="宋体" w:hAnsi="宋体" w:eastAsia="宋体"/>
          <w:bCs/>
          <w:szCs w:val="21"/>
          <w:highlight w:val="none"/>
        </w:rPr>
        <w:t>（6）履约验收标准：</w:t>
      </w:r>
      <w:r>
        <w:rPr>
          <w:rFonts w:hint="eastAsia" w:ascii="宋体" w:hAnsi="宋体" w:eastAsia="宋体"/>
          <w:bCs/>
          <w:szCs w:val="21"/>
          <w:highlight w:val="none"/>
          <w:u w:val="single"/>
        </w:rPr>
        <w:t xml:space="preserve">                                         </w:t>
      </w:r>
    </w:p>
    <w:p w14:paraId="792E65E0">
      <w:pPr>
        <w:autoSpaceDE w:val="0"/>
        <w:autoSpaceDN w:val="0"/>
        <w:adjustRightInd w:val="0"/>
        <w:spacing w:beforeLines="0"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bCs/>
          <w:sz w:val="21"/>
          <w:szCs w:val="21"/>
          <w:highlight w:val="none"/>
          <w:u w:val="none"/>
          <w:lang w:val="en-US" w:eastAsia="zh-CN" w:bidi="ar-SA"/>
        </w:rPr>
        <w:t>（7）是否以采购活动中供应商提供的样品作为参考：</w:t>
      </w:r>
      <w:r>
        <w:rPr>
          <w:rFonts w:hint="eastAsia" w:ascii="宋体" w:hAnsi="宋体" w:eastAsia="宋体" w:cs="宋体"/>
          <w:sz w:val="21"/>
          <w:szCs w:val="21"/>
          <w:highlight w:val="none"/>
          <w:lang w:val="en-US" w:eastAsia="zh-CN" w:bidi="ar-SA"/>
        </w:rPr>
        <w:sym w:font="Wingdings" w:char="00A8"/>
      </w:r>
      <w:r>
        <w:rPr>
          <w:rFonts w:hint="eastAsia" w:ascii="宋体" w:hAnsi="宋体" w:eastAsia="宋体" w:cs="宋体"/>
          <w:bCs/>
          <w:sz w:val="21"/>
          <w:szCs w:val="21"/>
          <w:highlight w:val="none"/>
          <w:lang w:val="en-US" w:eastAsia="zh-CN" w:bidi="ar-SA"/>
        </w:rPr>
        <w:t xml:space="preserve">是  </w:t>
      </w:r>
      <w:r>
        <w:rPr>
          <w:rFonts w:hint="eastAsia" w:ascii="宋体" w:hAnsi="宋体" w:eastAsia="宋体" w:cs="宋体"/>
          <w:sz w:val="21"/>
          <w:szCs w:val="21"/>
          <w:highlight w:val="none"/>
          <w:lang w:val="en-US" w:eastAsia="zh-CN" w:bidi="ar-SA"/>
        </w:rPr>
        <w:sym w:font="Wingdings" w:char="00A8"/>
      </w:r>
      <w:r>
        <w:rPr>
          <w:rFonts w:hint="eastAsia" w:ascii="宋体" w:hAnsi="宋体" w:eastAsia="宋体" w:cs="宋体"/>
          <w:bCs/>
          <w:sz w:val="21"/>
          <w:szCs w:val="21"/>
          <w:highlight w:val="none"/>
          <w:lang w:val="en-US" w:eastAsia="zh-CN" w:bidi="ar-SA"/>
        </w:rPr>
        <w:t>否</w:t>
      </w:r>
    </w:p>
    <w:p w14:paraId="58F3200B">
      <w:pPr>
        <w:adjustRightInd w:val="0"/>
        <w:snapToGrid w:val="0"/>
        <w:spacing w:before="0" w:beforeLines="0" w:line="400" w:lineRule="exact"/>
        <w:ind w:firstLine="420" w:firstLineChars="200"/>
        <w:rPr>
          <w:rFonts w:hint="eastAsia" w:ascii="宋体" w:hAnsi="宋体" w:eastAsia="宋体" w:cs="宋体"/>
          <w:bCs/>
          <w:szCs w:val="21"/>
          <w:highlight w:val="none"/>
          <w:u w:val="single"/>
        </w:rPr>
      </w:pPr>
      <w:r>
        <w:rPr>
          <w:rFonts w:hint="eastAsia" w:ascii="宋体" w:hAnsi="宋体" w:eastAsia="宋体" w:cs="宋体"/>
          <w:bCs/>
          <w:szCs w:val="21"/>
          <w:highlight w:val="none"/>
        </w:rPr>
        <w:t>（8）履约验收其他事项：</w:t>
      </w:r>
      <w:r>
        <w:rPr>
          <w:rFonts w:hint="eastAsia" w:ascii="宋体" w:hAnsi="宋体" w:eastAsia="宋体" w:cs="宋体"/>
          <w:bCs/>
          <w:szCs w:val="21"/>
          <w:highlight w:val="none"/>
          <w:u w:val="single"/>
        </w:rPr>
        <w:t xml:space="preserve">      </w:t>
      </w:r>
      <w:r>
        <w:rPr>
          <w:rFonts w:hint="eastAsia" w:ascii="宋体" w:hAnsi="宋体" w:eastAsia="宋体" w:cs="宋体"/>
          <w:bCs/>
          <w:i w:val="0"/>
          <w:iCs w:val="0"/>
          <w:szCs w:val="21"/>
          <w:highlight w:val="none"/>
          <w:u w:val="single"/>
        </w:rPr>
        <w:t>（产权过户登记等）</w:t>
      </w:r>
      <w:r>
        <w:rPr>
          <w:rFonts w:hint="eastAsia" w:ascii="宋体" w:hAnsi="宋体" w:eastAsia="宋体" w:cs="宋体"/>
          <w:bCs/>
          <w:szCs w:val="21"/>
          <w:highlight w:val="none"/>
          <w:u w:val="single"/>
        </w:rPr>
        <w:t xml:space="preserve">          </w:t>
      </w:r>
    </w:p>
    <w:p w14:paraId="6C1C5889">
      <w:pPr>
        <w:numPr>
          <w:ilvl w:val="0"/>
          <w:numId w:val="12"/>
        </w:numPr>
        <w:adjustRightInd w:val="0"/>
        <w:snapToGrid w:val="0"/>
        <w:spacing w:before="0" w:beforeLines="0" w:line="400" w:lineRule="exact"/>
        <w:ind w:firstLine="422" w:firstLineChars="200"/>
        <w:rPr>
          <w:rFonts w:hint="eastAsia" w:ascii="宋体" w:hAnsi="宋体" w:eastAsia="宋体"/>
          <w:b/>
          <w:szCs w:val="21"/>
          <w:highlight w:val="none"/>
        </w:rPr>
      </w:pPr>
      <w:r>
        <w:rPr>
          <w:rFonts w:hint="eastAsia" w:ascii="宋体" w:hAnsi="宋体" w:eastAsia="宋体"/>
          <w:b/>
          <w:szCs w:val="21"/>
          <w:highlight w:val="none"/>
        </w:rPr>
        <w:t>组成合同的文件</w:t>
      </w:r>
    </w:p>
    <w:p w14:paraId="3CB4AD7A">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本协议书与下列文件一起构成合同文件，如下述文件之间有任何抵触、矛盾或歧义，应按以下顺序解释：</w:t>
      </w:r>
    </w:p>
    <w:p w14:paraId="438ED8E3">
      <w:pPr>
        <w:adjustRightInd w:val="0"/>
        <w:snapToGrid w:val="0"/>
        <w:spacing w:before="0" w:beforeLines="0" w:line="400" w:lineRule="exact"/>
        <w:ind w:firstLine="420" w:firstLineChars="200"/>
        <w:rPr>
          <w:rFonts w:hint="eastAsia" w:ascii="宋体" w:hAnsi="宋体" w:eastAsia="宋体"/>
          <w:color w:val="auto"/>
          <w:szCs w:val="21"/>
          <w:highlight w:val="none"/>
          <w:lang w:eastAsia="zh-CN"/>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政府采购</w:t>
      </w:r>
      <w:r>
        <w:rPr>
          <w:rFonts w:hint="eastAsia" w:ascii="宋体" w:hAnsi="宋体" w:eastAsia="宋体"/>
          <w:color w:val="auto"/>
          <w:szCs w:val="21"/>
          <w:highlight w:val="none"/>
        </w:rPr>
        <w:t>合同协议书及其变更、补充</w:t>
      </w:r>
      <w:r>
        <w:rPr>
          <w:rFonts w:hint="eastAsia" w:ascii="宋体" w:hAnsi="宋体" w:eastAsia="宋体"/>
          <w:color w:val="auto"/>
          <w:szCs w:val="21"/>
          <w:highlight w:val="none"/>
          <w:lang w:eastAsia="zh-CN"/>
        </w:rPr>
        <w:t>协议</w:t>
      </w:r>
    </w:p>
    <w:p w14:paraId="1DAC914F">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w:t>
      </w:r>
      <w:r>
        <w:rPr>
          <w:rFonts w:hint="eastAsia" w:ascii="宋体" w:hAnsi="宋体" w:eastAsia="宋体"/>
          <w:szCs w:val="21"/>
          <w:highlight w:val="none"/>
          <w:lang w:val="en-US" w:eastAsia="zh-CN"/>
        </w:rPr>
        <w:t>2</w:t>
      </w:r>
      <w:r>
        <w:rPr>
          <w:rFonts w:hint="eastAsia" w:ascii="宋体" w:hAnsi="宋体" w:eastAsia="宋体"/>
          <w:szCs w:val="21"/>
          <w:highlight w:val="none"/>
        </w:rPr>
        <w:t>）政府采购合同专用条款</w:t>
      </w:r>
    </w:p>
    <w:p w14:paraId="6DB77E82">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w:t>
      </w:r>
      <w:r>
        <w:rPr>
          <w:rFonts w:hint="eastAsia" w:ascii="宋体" w:hAnsi="宋体" w:eastAsia="宋体"/>
          <w:szCs w:val="21"/>
          <w:highlight w:val="none"/>
          <w:lang w:val="en-US" w:eastAsia="zh-CN"/>
        </w:rPr>
        <w:t>3</w:t>
      </w:r>
      <w:r>
        <w:rPr>
          <w:rFonts w:hint="eastAsia" w:ascii="宋体" w:hAnsi="宋体" w:eastAsia="宋体"/>
          <w:szCs w:val="21"/>
          <w:highlight w:val="none"/>
        </w:rPr>
        <w:t>）政府采购合同通用条款</w:t>
      </w:r>
    </w:p>
    <w:p w14:paraId="64823000">
      <w:pPr>
        <w:adjustRightInd w:val="0"/>
        <w:snapToGrid w:val="0"/>
        <w:spacing w:before="0" w:beforeLines="0" w:line="400" w:lineRule="exact"/>
        <w:ind w:firstLine="420" w:firstLineChars="200"/>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）中标</w:t>
      </w:r>
      <w:r>
        <w:rPr>
          <w:rFonts w:hint="eastAsia" w:ascii="宋体" w:hAnsi="宋体" w:eastAsia="宋体"/>
          <w:color w:val="auto"/>
          <w:szCs w:val="21"/>
          <w:highlight w:val="none"/>
          <w:lang w:eastAsia="zh-CN"/>
        </w:rPr>
        <w:t>（成交）</w:t>
      </w:r>
      <w:r>
        <w:rPr>
          <w:rFonts w:hint="eastAsia" w:ascii="宋体" w:hAnsi="宋体" w:eastAsia="宋体"/>
          <w:color w:val="auto"/>
          <w:szCs w:val="21"/>
          <w:highlight w:val="none"/>
        </w:rPr>
        <w:t>通知书</w:t>
      </w:r>
    </w:p>
    <w:p w14:paraId="16DE3F85">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w:t>
      </w:r>
      <w:r>
        <w:rPr>
          <w:rFonts w:hint="eastAsia" w:ascii="宋体" w:hAnsi="宋体" w:eastAsia="宋体"/>
          <w:szCs w:val="21"/>
          <w:highlight w:val="none"/>
          <w:lang w:val="en-US" w:eastAsia="zh-CN"/>
        </w:rPr>
        <w:t>5</w:t>
      </w:r>
      <w:r>
        <w:rPr>
          <w:rFonts w:hint="eastAsia" w:ascii="宋体" w:hAnsi="宋体" w:eastAsia="宋体"/>
          <w:szCs w:val="21"/>
          <w:highlight w:val="none"/>
        </w:rPr>
        <w:t>）投标（响应）文件</w:t>
      </w:r>
    </w:p>
    <w:p w14:paraId="0E751FBC">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（6）采购文件</w:t>
      </w:r>
    </w:p>
    <w:p w14:paraId="34ED1A12">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（7）有关技术文件，图纸</w:t>
      </w:r>
    </w:p>
    <w:p w14:paraId="6FCBE91F">
      <w:pPr>
        <w:autoSpaceDE w:val="0"/>
        <w:autoSpaceDN w:val="0"/>
        <w:adjustRightInd w:val="0"/>
        <w:spacing w:beforeLines="0" w:line="400" w:lineRule="exact"/>
        <w:ind w:firstLine="420" w:firstLineChars="200"/>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bidi="ar-SA"/>
        </w:rPr>
        <w:t>（8）</w:t>
      </w:r>
      <w:r>
        <w:rPr>
          <w:rFonts w:hint="eastAsia" w:ascii="宋体" w:hAnsi="宋体" w:eastAsia="宋体" w:cs="宋体"/>
          <w:bCs w:val="0"/>
          <w:color w:val="000000"/>
          <w:kern w:val="2"/>
          <w:sz w:val="21"/>
          <w:szCs w:val="21"/>
          <w:highlight w:val="none"/>
          <w:lang w:val="en-US" w:eastAsia="zh-CN" w:bidi="ar-SA"/>
        </w:rPr>
        <w:t>国家法律、行政法规和规章制度规定或合同约定的作为合同组成部分的其他文件</w:t>
      </w:r>
    </w:p>
    <w:p w14:paraId="7E267AFF">
      <w:pPr>
        <w:numPr>
          <w:ilvl w:val="0"/>
          <w:numId w:val="12"/>
        </w:numPr>
        <w:adjustRightInd w:val="0"/>
        <w:snapToGrid w:val="0"/>
        <w:spacing w:before="0" w:beforeLines="0" w:line="400" w:lineRule="exact"/>
        <w:ind w:firstLine="422" w:firstLineChars="200"/>
        <w:rPr>
          <w:rFonts w:hint="eastAsia" w:ascii="宋体" w:hAnsi="宋体" w:eastAsia="宋体"/>
          <w:b/>
          <w:szCs w:val="21"/>
          <w:highlight w:val="none"/>
        </w:rPr>
      </w:pPr>
      <w:r>
        <w:rPr>
          <w:rFonts w:hint="eastAsia" w:ascii="宋体" w:hAnsi="宋体" w:eastAsia="宋体"/>
          <w:b/>
          <w:szCs w:val="21"/>
          <w:highlight w:val="none"/>
        </w:rPr>
        <w:t>合同生效</w:t>
      </w:r>
    </w:p>
    <w:p w14:paraId="50A475F8">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本合同自</w:t>
      </w:r>
      <w:r>
        <w:rPr>
          <w:rFonts w:hint="eastAsia" w:ascii="宋体" w:hAnsi="宋体" w:eastAsia="宋体"/>
          <w:szCs w:val="21"/>
          <w:highlight w:val="none"/>
          <w:u w:val="single"/>
        </w:rPr>
        <w:t xml:space="preserve">                             </w:t>
      </w:r>
      <w:r>
        <w:rPr>
          <w:rFonts w:hint="eastAsia" w:ascii="宋体" w:hAnsi="宋体" w:eastAsia="宋体"/>
          <w:szCs w:val="21"/>
          <w:highlight w:val="none"/>
        </w:rPr>
        <w:t>生效。</w:t>
      </w:r>
    </w:p>
    <w:p w14:paraId="57018C42">
      <w:pPr>
        <w:numPr>
          <w:ilvl w:val="0"/>
          <w:numId w:val="12"/>
        </w:numPr>
        <w:adjustRightInd w:val="0"/>
        <w:snapToGrid w:val="0"/>
        <w:spacing w:before="0" w:beforeLines="0" w:line="400" w:lineRule="exact"/>
        <w:ind w:firstLine="422" w:firstLineChars="200"/>
        <w:rPr>
          <w:rFonts w:hint="eastAsia" w:ascii="宋体" w:hAnsi="宋体" w:eastAsia="宋体"/>
          <w:b/>
          <w:szCs w:val="21"/>
          <w:highlight w:val="none"/>
        </w:rPr>
      </w:pPr>
      <w:r>
        <w:rPr>
          <w:rFonts w:hint="eastAsia" w:ascii="宋体" w:hAnsi="宋体" w:eastAsia="宋体"/>
          <w:b/>
          <w:szCs w:val="21"/>
          <w:highlight w:val="none"/>
        </w:rPr>
        <w:t>合同份数</w:t>
      </w:r>
    </w:p>
    <w:p w14:paraId="375FC980">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本合同一式</w:t>
      </w:r>
      <w:r>
        <w:rPr>
          <w:rFonts w:hint="eastAsia" w:ascii="宋体" w:hAnsi="宋体" w:eastAsia="宋体"/>
          <w:szCs w:val="21"/>
          <w:highlight w:val="none"/>
          <w:u w:val="single"/>
        </w:rPr>
        <w:t xml:space="preserve">    </w:t>
      </w:r>
      <w:r>
        <w:rPr>
          <w:rFonts w:hint="eastAsia" w:ascii="宋体" w:hAnsi="宋体" w:eastAsia="宋体"/>
          <w:szCs w:val="21"/>
          <w:highlight w:val="none"/>
        </w:rPr>
        <w:t>份，</w:t>
      </w:r>
      <w:r>
        <w:rPr>
          <w:rFonts w:hint="eastAsia" w:ascii="宋体" w:hAnsi="宋体" w:eastAsia="宋体"/>
          <w:szCs w:val="21"/>
          <w:highlight w:val="none"/>
          <w:lang w:eastAsia="zh-CN"/>
        </w:rPr>
        <w:t>甲方</w:t>
      </w:r>
      <w:r>
        <w:rPr>
          <w:rFonts w:hint="eastAsia" w:ascii="宋体" w:hAnsi="宋体" w:eastAsia="宋体"/>
          <w:szCs w:val="21"/>
          <w:highlight w:val="none"/>
        </w:rPr>
        <w:t>执</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rPr>
        <w:t>份，</w:t>
      </w:r>
      <w:r>
        <w:rPr>
          <w:rFonts w:hint="eastAsia" w:ascii="宋体" w:hAnsi="宋体" w:eastAsia="宋体"/>
          <w:szCs w:val="21"/>
          <w:highlight w:val="none"/>
          <w:lang w:eastAsia="zh-CN"/>
        </w:rPr>
        <w:t>乙方</w:t>
      </w:r>
      <w:r>
        <w:rPr>
          <w:rFonts w:hint="eastAsia" w:ascii="宋体" w:hAnsi="宋体" w:eastAsia="宋体"/>
          <w:szCs w:val="21"/>
          <w:highlight w:val="none"/>
        </w:rPr>
        <w:t>执</w:t>
      </w:r>
      <w:r>
        <w:rPr>
          <w:rFonts w:hint="eastAsia" w:ascii="宋体" w:hAnsi="宋体" w:eastAsia="宋体"/>
          <w:szCs w:val="21"/>
          <w:highlight w:val="none"/>
          <w:u w:val="single"/>
        </w:rPr>
        <w:t xml:space="preserve">  </w:t>
      </w:r>
      <w:r>
        <w:rPr>
          <w:rFonts w:hint="eastAsia" w:ascii="宋体" w:hAnsi="宋体" w:eastAsia="宋体"/>
          <w:szCs w:val="21"/>
          <w:highlight w:val="none"/>
          <w:u w:val="single"/>
          <w:lang w:val="en-US" w:eastAsia="zh-CN"/>
        </w:rPr>
        <w:t xml:space="preserve"> </w:t>
      </w:r>
      <w:r>
        <w:rPr>
          <w:rFonts w:hint="eastAsia" w:ascii="宋体" w:hAnsi="宋体" w:eastAsia="宋体"/>
          <w:szCs w:val="21"/>
          <w:highlight w:val="none"/>
          <w:u w:val="single"/>
        </w:rPr>
        <w:t xml:space="preserve"> </w:t>
      </w:r>
      <w:r>
        <w:rPr>
          <w:rFonts w:hint="eastAsia" w:ascii="宋体" w:hAnsi="宋体" w:eastAsia="宋体"/>
          <w:szCs w:val="21"/>
          <w:highlight w:val="none"/>
        </w:rPr>
        <w:t>份，均具有同等法律效力。</w:t>
      </w:r>
    </w:p>
    <w:p w14:paraId="61CD3231">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合同订立时间：</w:t>
      </w:r>
      <w:r>
        <w:rPr>
          <w:rFonts w:hint="eastAsia" w:ascii="宋体" w:hAnsi="宋体" w:eastAsia="宋体"/>
          <w:szCs w:val="21"/>
          <w:highlight w:val="none"/>
          <w:u w:val="single"/>
        </w:rPr>
        <w:t xml:space="preserve">         </w:t>
      </w:r>
      <w:r>
        <w:rPr>
          <w:rFonts w:hint="eastAsia" w:ascii="宋体" w:hAnsi="宋体" w:eastAsia="宋体"/>
          <w:szCs w:val="21"/>
          <w:highlight w:val="none"/>
        </w:rPr>
        <w:t>年</w:t>
      </w:r>
      <w:r>
        <w:rPr>
          <w:rFonts w:hint="eastAsia" w:ascii="宋体" w:hAnsi="宋体" w:eastAsia="宋体"/>
          <w:szCs w:val="21"/>
          <w:highlight w:val="none"/>
          <w:u w:val="single"/>
        </w:rPr>
        <w:t xml:space="preserve">      </w:t>
      </w:r>
      <w:r>
        <w:rPr>
          <w:rFonts w:hint="eastAsia" w:ascii="宋体" w:hAnsi="宋体" w:eastAsia="宋体"/>
          <w:szCs w:val="21"/>
          <w:highlight w:val="none"/>
        </w:rPr>
        <w:t>月</w:t>
      </w:r>
      <w:r>
        <w:rPr>
          <w:rFonts w:hint="eastAsia" w:ascii="宋体" w:hAnsi="宋体" w:eastAsia="宋体"/>
          <w:szCs w:val="21"/>
          <w:highlight w:val="none"/>
          <w:u w:val="single"/>
        </w:rPr>
        <w:t xml:space="preserve">      </w:t>
      </w:r>
      <w:r>
        <w:rPr>
          <w:rFonts w:hint="eastAsia" w:ascii="宋体" w:hAnsi="宋体" w:eastAsia="宋体"/>
          <w:szCs w:val="21"/>
          <w:highlight w:val="none"/>
        </w:rPr>
        <w:t>日</w:t>
      </w:r>
    </w:p>
    <w:p w14:paraId="7072A844">
      <w:pPr>
        <w:adjustRightInd w:val="0"/>
        <w:snapToGrid w:val="0"/>
        <w:spacing w:before="0" w:beforeLines="0" w:line="400" w:lineRule="exact"/>
        <w:ind w:firstLine="420" w:firstLineChars="200"/>
        <w:rPr>
          <w:rFonts w:ascii="宋体" w:hAnsi="宋体" w:eastAsia="宋体"/>
          <w:szCs w:val="21"/>
          <w:highlight w:val="none"/>
        </w:rPr>
      </w:pPr>
      <w:r>
        <w:rPr>
          <w:rFonts w:hint="eastAsia" w:ascii="宋体" w:hAnsi="宋体" w:eastAsia="宋体"/>
          <w:szCs w:val="21"/>
          <w:highlight w:val="none"/>
        </w:rPr>
        <w:t>合同订立地点：</w:t>
      </w:r>
      <w:r>
        <w:rPr>
          <w:rFonts w:hint="eastAsia" w:ascii="宋体" w:hAnsi="宋体" w:eastAsia="宋体"/>
          <w:szCs w:val="21"/>
          <w:highlight w:val="none"/>
          <w:u w:val="single"/>
        </w:rPr>
        <w:t xml:space="preserve">                           </w:t>
      </w:r>
    </w:p>
    <w:p w14:paraId="5B019F36">
      <w:pPr>
        <w:adjustRightInd w:val="0"/>
        <w:snapToGrid w:val="0"/>
        <w:spacing w:before="0" w:beforeLines="0" w:line="400" w:lineRule="exact"/>
        <w:ind w:firstLine="420" w:firstLineChars="200"/>
        <w:rPr>
          <w:rFonts w:eastAsia="宋体"/>
          <w:highlight w:val="none"/>
        </w:rPr>
      </w:pPr>
      <w:r>
        <w:rPr>
          <w:rFonts w:hint="eastAsia" w:ascii="宋体" w:hAnsi="宋体" w:eastAsia="宋体"/>
          <w:szCs w:val="21"/>
          <w:highlight w:val="none"/>
        </w:rPr>
        <w:t>附件：具体标</w:t>
      </w:r>
      <w:r>
        <w:rPr>
          <w:rFonts w:hint="eastAsia" w:ascii="宋体" w:hAnsi="宋体" w:eastAsia="宋体"/>
          <w:szCs w:val="21"/>
          <w:highlight w:val="none"/>
          <w:lang w:eastAsia="zh-CN"/>
        </w:rPr>
        <w:t>的及其</w:t>
      </w:r>
      <w:r>
        <w:rPr>
          <w:rFonts w:hint="eastAsia" w:ascii="宋体" w:hAnsi="宋体" w:eastAsia="宋体"/>
          <w:szCs w:val="21"/>
          <w:highlight w:val="none"/>
          <w:u w:val="none"/>
          <w:lang w:val="en-US" w:eastAsia="zh-CN"/>
        </w:rPr>
        <w:t>技术要求和商务要求</w:t>
      </w:r>
      <w:r>
        <w:rPr>
          <w:rFonts w:hint="eastAsia" w:ascii="宋体" w:hAnsi="宋体" w:eastAsia="宋体"/>
          <w:szCs w:val="21"/>
          <w:highlight w:val="none"/>
        </w:rPr>
        <w:t>、联合协议、分包</w:t>
      </w:r>
      <w:r>
        <w:rPr>
          <w:rFonts w:hint="eastAsia" w:ascii="宋体" w:hAnsi="宋体" w:eastAsia="宋体"/>
          <w:szCs w:val="21"/>
          <w:highlight w:val="none"/>
          <w:lang w:eastAsia="zh-CN"/>
        </w:rPr>
        <w:t>意向</w:t>
      </w:r>
      <w:r>
        <w:rPr>
          <w:rFonts w:hint="eastAsia" w:ascii="宋体" w:hAnsi="宋体" w:eastAsia="宋体"/>
          <w:szCs w:val="21"/>
          <w:highlight w:val="none"/>
        </w:rPr>
        <w:t>协议等。</w:t>
      </w:r>
    </w:p>
    <w:p w14:paraId="2759EBE3">
      <w:pPr>
        <w:rPr>
          <w:rFonts w:hint="eastAsia" w:eastAsia="宋体"/>
          <w:highlight w:val="none"/>
        </w:rPr>
      </w:pPr>
      <w:r>
        <w:rPr>
          <w:rFonts w:hint="eastAsia" w:eastAsia="宋体"/>
          <w:highlight w:val="none"/>
        </w:rPr>
        <w:br w:type="page"/>
      </w:r>
    </w:p>
    <w:p w14:paraId="2308EFF7">
      <w:pPr>
        <w:widowControl w:val="0"/>
        <w:ind w:firstLine="420" w:firstLineChars="200"/>
        <w:jc w:val="both"/>
        <w:rPr>
          <w:rFonts w:hint="eastAsia" w:ascii="Times New Roman" w:hAnsi="Times New Roman" w:eastAsia="宋体" w:cs="Times New Roman"/>
          <w:kern w:val="2"/>
          <w:sz w:val="21"/>
          <w:szCs w:val="21"/>
          <w:highlight w:val="none"/>
          <w:lang w:val="en-US" w:eastAsia="zh-CN" w:bidi="ar-SA"/>
        </w:rPr>
      </w:pPr>
    </w:p>
    <w:tbl>
      <w:tblPr>
        <w:tblStyle w:val="43"/>
        <w:tblW w:w="8398" w:type="dxa"/>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fixed"/>
        <w:tblCellMar>
          <w:top w:w="0" w:type="dxa"/>
          <w:left w:w="108" w:type="dxa"/>
          <w:bottom w:w="0" w:type="dxa"/>
          <w:right w:w="108" w:type="dxa"/>
        </w:tblCellMar>
      </w:tblPr>
      <w:tblGrid>
        <w:gridCol w:w="1891"/>
        <w:gridCol w:w="2412"/>
        <w:gridCol w:w="1979"/>
        <w:gridCol w:w="2116"/>
      </w:tblGrid>
      <w:tr w14:paraId="63A7D358">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90" w:hRule="atLeast"/>
        </w:trPr>
        <w:tc>
          <w:tcPr>
            <w:tcW w:w="4303" w:type="dxa"/>
            <w:gridSpan w:val="2"/>
            <w:tcBorders>
              <w:bottom w:val="single" w:color="auto" w:sz="2" w:space="0"/>
              <w:right w:val="single" w:color="auto" w:sz="2" w:space="0"/>
            </w:tcBorders>
            <w:vAlign w:val="center"/>
          </w:tcPr>
          <w:p w14:paraId="1ED7BF4E">
            <w:pPr>
              <w:adjustRightInd w:val="0"/>
              <w:snapToGrid w:val="0"/>
              <w:spacing w:line="300" w:lineRule="exact"/>
              <w:jc w:val="center"/>
              <w:rPr>
                <w:rFonts w:eastAsia="宋体"/>
                <w:highlight w:val="none"/>
              </w:rPr>
            </w:pPr>
            <w:r>
              <w:rPr>
                <w:rFonts w:eastAsia="宋体"/>
                <w:szCs w:val="21"/>
                <w:highlight w:val="none"/>
              </w:rPr>
              <w:t>甲方</w:t>
            </w:r>
            <w:r>
              <w:rPr>
                <w:rFonts w:hint="eastAsia" w:eastAsia="宋体"/>
                <w:szCs w:val="21"/>
                <w:highlight w:val="none"/>
              </w:rPr>
              <w:t>（采购人</w:t>
            </w:r>
            <w:r>
              <w:rPr>
                <w:rFonts w:hint="eastAsia" w:ascii="宋体" w:hAnsi="宋体" w:eastAsia="宋体"/>
                <w:szCs w:val="21"/>
                <w:highlight w:val="none"/>
                <w:lang w:eastAsia="zh-CN"/>
              </w:rPr>
              <w:t>、受采购人委托签订合同的单位</w:t>
            </w:r>
            <w:r>
              <w:rPr>
                <w:rFonts w:hint="eastAsia" w:ascii="宋体" w:hAnsi="宋体" w:eastAsia="宋体"/>
                <w:szCs w:val="21"/>
                <w:highlight w:val="none"/>
              </w:rPr>
              <w:t>或</w:t>
            </w:r>
            <w:r>
              <w:rPr>
                <w:rFonts w:hint="eastAsia" w:eastAsia="宋体"/>
                <w:szCs w:val="21"/>
                <w:highlight w:val="none"/>
              </w:rPr>
              <w:t>采购文件约定的合同甲方）</w:t>
            </w:r>
          </w:p>
        </w:tc>
        <w:tc>
          <w:tcPr>
            <w:tcW w:w="4095" w:type="dxa"/>
            <w:gridSpan w:val="2"/>
            <w:tcBorders>
              <w:left w:val="single" w:color="auto" w:sz="2" w:space="0"/>
              <w:bottom w:val="single" w:color="auto" w:sz="2" w:space="0"/>
            </w:tcBorders>
            <w:vAlign w:val="center"/>
          </w:tcPr>
          <w:p w14:paraId="6AECF29C">
            <w:pPr>
              <w:adjustRightInd w:val="0"/>
              <w:snapToGrid w:val="0"/>
              <w:spacing w:line="300" w:lineRule="exact"/>
              <w:jc w:val="center"/>
              <w:rPr>
                <w:rFonts w:eastAsia="宋体"/>
                <w:highlight w:val="none"/>
              </w:rPr>
            </w:pPr>
            <w:r>
              <w:rPr>
                <w:rFonts w:eastAsia="宋体"/>
                <w:szCs w:val="21"/>
                <w:highlight w:val="none"/>
              </w:rPr>
              <w:t>乙方</w:t>
            </w:r>
            <w:r>
              <w:rPr>
                <w:rFonts w:hint="eastAsia" w:eastAsia="宋体"/>
                <w:szCs w:val="21"/>
                <w:highlight w:val="none"/>
              </w:rPr>
              <w:t>（供应商）</w:t>
            </w:r>
          </w:p>
        </w:tc>
      </w:tr>
      <w:tr w14:paraId="78516596">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917" w:hRule="atLeast"/>
        </w:trPr>
        <w:tc>
          <w:tcPr>
            <w:tcW w:w="1891" w:type="dxa"/>
            <w:tcBorders>
              <w:top w:val="single" w:color="auto" w:sz="2" w:space="0"/>
              <w:bottom w:val="single" w:color="auto" w:sz="2" w:space="0"/>
              <w:right w:val="single" w:color="auto" w:sz="2" w:space="0"/>
            </w:tcBorders>
            <w:vAlign w:val="center"/>
          </w:tcPr>
          <w:p w14:paraId="5DF68A87">
            <w:pPr>
              <w:adjustRightInd w:val="0"/>
              <w:snapToGrid w:val="0"/>
              <w:spacing w:line="300" w:lineRule="exact"/>
              <w:jc w:val="center"/>
              <w:rPr>
                <w:rFonts w:eastAsia="宋体"/>
                <w:szCs w:val="21"/>
                <w:highlight w:val="none"/>
              </w:rPr>
            </w:pPr>
            <w:r>
              <w:rPr>
                <w:rFonts w:eastAsia="宋体"/>
                <w:szCs w:val="21"/>
                <w:highlight w:val="none"/>
              </w:rPr>
              <w:t>单位名称</w:t>
            </w:r>
            <w:r>
              <w:rPr>
                <w:rFonts w:hint="eastAsia" w:eastAsia="宋体"/>
                <w:szCs w:val="21"/>
                <w:highlight w:val="none"/>
              </w:rPr>
              <w:t>（公章</w:t>
            </w:r>
            <w:r>
              <w:rPr>
                <w:rFonts w:hint="eastAsia" w:eastAsia="宋体"/>
                <w:szCs w:val="21"/>
                <w:highlight w:val="none"/>
                <w:lang w:eastAsia="zh-CN"/>
              </w:rPr>
              <w:t>或合同章</w:t>
            </w:r>
            <w:r>
              <w:rPr>
                <w:rFonts w:hint="eastAsia" w:eastAsia="宋体"/>
                <w:szCs w:val="21"/>
                <w:highlight w:val="none"/>
              </w:rPr>
              <w:t>）</w:t>
            </w:r>
          </w:p>
        </w:tc>
        <w:tc>
          <w:tcPr>
            <w:tcW w:w="2412" w:type="dxa"/>
            <w:tcBorders>
              <w:top w:val="single" w:color="auto" w:sz="2" w:space="0"/>
              <w:left w:val="single" w:color="auto" w:sz="2" w:space="0"/>
              <w:bottom w:val="single" w:color="auto" w:sz="2" w:space="0"/>
              <w:right w:val="single" w:color="auto" w:sz="2" w:space="0"/>
            </w:tcBorders>
            <w:vAlign w:val="center"/>
          </w:tcPr>
          <w:p w14:paraId="42C07EC4">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4B603742">
            <w:pPr>
              <w:adjustRightInd w:val="0"/>
              <w:snapToGrid w:val="0"/>
              <w:spacing w:line="300" w:lineRule="exact"/>
              <w:jc w:val="center"/>
              <w:rPr>
                <w:rFonts w:eastAsia="宋体"/>
                <w:szCs w:val="21"/>
                <w:highlight w:val="none"/>
              </w:rPr>
            </w:pPr>
            <w:r>
              <w:rPr>
                <w:rFonts w:eastAsia="宋体"/>
                <w:szCs w:val="21"/>
                <w:highlight w:val="none"/>
              </w:rPr>
              <w:t>单位名称</w:t>
            </w:r>
            <w:r>
              <w:rPr>
                <w:rFonts w:hint="eastAsia" w:eastAsia="宋体"/>
                <w:szCs w:val="21"/>
                <w:highlight w:val="none"/>
              </w:rPr>
              <w:t>（公章</w:t>
            </w:r>
            <w:r>
              <w:rPr>
                <w:rFonts w:hint="eastAsia" w:eastAsia="宋体"/>
                <w:szCs w:val="21"/>
                <w:highlight w:val="none"/>
                <w:lang w:eastAsia="zh-CN"/>
              </w:rPr>
              <w:t>或合同章</w:t>
            </w:r>
            <w:r>
              <w:rPr>
                <w:rFonts w:hint="eastAsia" w:eastAsia="宋体"/>
                <w:szCs w:val="21"/>
                <w:highlight w:val="none"/>
              </w:rPr>
              <w:t>）</w:t>
            </w:r>
          </w:p>
        </w:tc>
        <w:tc>
          <w:tcPr>
            <w:tcW w:w="2116" w:type="dxa"/>
            <w:tcBorders>
              <w:top w:val="single" w:color="auto" w:sz="2" w:space="0"/>
              <w:left w:val="single" w:color="auto" w:sz="2" w:space="0"/>
              <w:bottom w:val="single" w:color="auto" w:sz="2" w:space="0"/>
            </w:tcBorders>
            <w:vAlign w:val="center"/>
          </w:tcPr>
          <w:p w14:paraId="5A28DA7E">
            <w:pPr>
              <w:adjustRightInd w:val="0"/>
              <w:snapToGrid w:val="0"/>
              <w:spacing w:line="300" w:lineRule="exact"/>
              <w:jc w:val="center"/>
              <w:rPr>
                <w:rFonts w:eastAsia="宋体"/>
                <w:spacing w:val="20"/>
                <w:szCs w:val="21"/>
                <w:highlight w:val="none"/>
              </w:rPr>
            </w:pPr>
          </w:p>
        </w:tc>
      </w:tr>
      <w:tr w14:paraId="121FE239">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1171" w:hRule="atLeast"/>
        </w:trPr>
        <w:tc>
          <w:tcPr>
            <w:tcW w:w="1891" w:type="dxa"/>
            <w:vMerge w:val="restart"/>
            <w:tcBorders>
              <w:top w:val="single" w:color="auto" w:sz="2" w:space="0"/>
              <w:right w:val="single" w:color="auto" w:sz="2" w:space="0"/>
            </w:tcBorders>
            <w:vAlign w:val="center"/>
          </w:tcPr>
          <w:p w14:paraId="35373F7D">
            <w:pPr>
              <w:adjustRightInd w:val="0"/>
              <w:snapToGrid w:val="0"/>
              <w:spacing w:line="300" w:lineRule="exact"/>
              <w:jc w:val="center"/>
              <w:rPr>
                <w:rFonts w:eastAsia="宋体"/>
                <w:szCs w:val="21"/>
                <w:highlight w:val="none"/>
              </w:rPr>
            </w:pPr>
            <w:r>
              <w:rPr>
                <w:rFonts w:eastAsia="宋体"/>
                <w:szCs w:val="21"/>
                <w:highlight w:val="none"/>
              </w:rPr>
              <w:t>法定代表人</w:t>
            </w:r>
          </w:p>
          <w:p w14:paraId="595AD2F0">
            <w:pPr>
              <w:adjustRightInd w:val="0"/>
              <w:snapToGrid w:val="0"/>
              <w:spacing w:line="300" w:lineRule="exact"/>
              <w:ind w:firstLine="100" w:firstLineChars="48"/>
              <w:jc w:val="center"/>
              <w:rPr>
                <w:rFonts w:eastAsia="宋体"/>
                <w:szCs w:val="21"/>
                <w:highlight w:val="none"/>
              </w:rPr>
            </w:pPr>
            <w:r>
              <w:rPr>
                <w:rFonts w:hint="eastAsia" w:eastAsia="宋体"/>
                <w:szCs w:val="21"/>
                <w:highlight w:val="none"/>
              </w:rPr>
              <w:t>或其</w:t>
            </w:r>
            <w:r>
              <w:rPr>
                <w:rFonts w:eastAsia="宋体"/>
                <w:szCs w:val="21"/>
                <w:highlight w:val="none"/>
              </w:rPr>
              <w:t>委托代理人</w:t>
            </w:r>
            <w:r>
              <w:rPr>
                <w:rFonts w:hint="eastAsia" w:eastAsia="宋体"/>
                <w:szCs w:val="21"/>
                <w:highlight w:val="none"/>
              </w:rPr>
              <w:t>（签章）</w:t>
            </w:r>
          </w:p>
        </w:tc>
        <w:tc>
          <w:tcPr>
            <w:tcW w:w="2412" w:type="dxa"/>
            <w:vMerge w:val="restart"/>
            <w:tcBorders>
              <w:top w:val="single" w:color="auto" w:sz="2" w:space="0"/>
              <w:left w:val="single" w:color="auto" w:sz="2" w:space="0"/>
              <w:right w:val="single" w:color="auto" w:sz="2" w:space="0"/>
            </w:tcBorders>
            <w:vAlign w:val="center"/>
          </w:tcPr>
          <w:p w14:paraId="7BFBBE53">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right w:val="single" w:color="auto" w:sz="2" w:space="0"/>
            </w:tcBorders>
            <w:vAlign w:val="center"/>
          </w:tcPr>
          <w:p w14:paraId="01D44FD9">
            <w:pPr>
              <w:adjustRightInd w:val="0"/>
              <w:snapToGrid w:val="0"/>
              <w:spacing w:line="300" w:lineRule="exact"/>
              <w:jc w:val="center"/>
              <w:rPr>
                <w:rFonts w:eastAsia="宋体"/>
                <w:szCs w:val="21"/>
                <w:highlight w:val="none"/>
              </w:rPr>
            </w:pPr>
            <w:r>
              <w:rPr>
                <w:rFonts w:eastAsia="宋体"/>
                <w:szCs w:val="21"/>
                <w:highlight w:val="none"/>
              </w:rPr>
              <w:t>法定代表人</w:t>
            </w:r>
          </w:p>
          <w:p w14:paraId="3BAE96CF">
            <w:pPr>
              <w:adjustRightInd w:val="0"/>
              <w:snapToGrid w:val="0"/>
              <w:spacing w:line="300" w:lineRule="exact"/>
              <w:jc w:val="center"/>
              <w:rPr>
                <w:rFonts w:eastAsia="宋体"/>
                <w:szCs w:val="21"/>
                <w:highlight w:val="none"/>
              </w:rPr>
            </w:pPr>
            <w:r>
              <w:rPr>
                <w:rFonts w:hint="eastAsia" w:eastAsia="宋体"/>
                <w:szCs w:val="21"/>
                <w:highlight w:val="none"/>
              </w:rPr>
              <w:t>或其</w:t>
            </w:r>
            <w:r>
              <w:rPr>
                <w:rFonts w:eastAsia="宋体"/>
                <w:szCs w:val="21"/>
                <w:highlight w:val="none"/>
              </w:rPr>
              <w:t>委托代理人</w:t>
            </w:r>
            <w:r>
              <w:rPr>
                <w:rFonts w:hint="eastAsia" w:eastAsia="宋体"/>
                <w:szCs w:val="21"/>
                <w:highlight w:val="none"/>
              </w:rPr>
              <w:t>（签章）</w:t>
            </w:r>
          </w:p>
        </w:tc>
        <w:tc>
          <w:tcPr>
            <w:tcW w:w="2116" w:type="dxa"/>
            <w:tcBorders>
              <w:top w:val="single" w:color="auto" w:sz="2" w:space="0"/>
              <w:left w:val="single" w:color="auto" w:sz="2" w:space="0"/>
              <w:bottom w:val="single" w:color="auto" w:sz="2" w:space="0"/>
            </w:tcBorders>
            <w:vAlign w:val="center"/>
          </w:tcPr>
          <w:p w14:paraId="4F4BDE7A">
            <w:pPr>
              <w:adjustRightInd w:val="0"/>
              <w:snapToGrid w:val="0"/>
              <w:spacing w:line="300" w:lineRule="exact"/>
              <w:jc w:val="center"/>
              <w:rPr>
                <w:rFonts w:eastAsia="宋体"/>
                <w:szCs w:val="21"/>
                <w:highlight w:val="none"/>
              </w:rPr>
            </w:pPr>
          </w:p>
        </w:tc>
      </w:tr>
      <w:tr w14:paraId="58952C7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vMerge w:val="continue"/>
            <w:tcBorders>
              <w:bottom w:val="single" w:color="auto" w:sz="2" w:space="0"/>
              <w:right w:val="single" w:color="auto" w:sz="2" w:space="0"/>
            </w:tcBorders>
            <w:vAlign w:val="center"/>
          </w:tcPr>
          <w:p w14:paraId="70E36B95">
            <w:pPr>
              <w:adjustRightInd w:val="0"/>
              <w:snapToGrid w:val="0"/>
              <w:spacing w:line="300" w:lineRule="exact"/>
              <w:jc w:val="center"/>
              <w:rPr>
                <w:rFonts w:eastAsia="宋体"/>
                <w:szCs w:val="21"/>
                <w:highlight w:val="none"/>
              </w:rPr>
            </w:pPr>
          </w:p>
        </w:tc>
        <w:tc>
          <w:tcPr>
            <w:tcW w:w="2412" w:type="dxa"/>
            <w:vMerge w:val="continue"/>
            <w:tcBorders>
              <w:left w:val="single" w:color="auto" w:sz="2" w:space="0"/>
              <w:bottom w:val="single" w:color="auto" w:sz="2" w:space="0"/>
              <w:right w:val="single" w:color="auto" w:sz="2" w:space="0"/>
            </w:tcBorders>
            <w:vAlign w:val="center"/>
          </w:tcPr>
          <w:p w14:paraId="614EF821">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21C4058F">
            <w:pPr>
              <w:adjustRightInd w:val="0"/>
              <w:snapToGrid w:val="0"/>
              <w:spacing w:line="300" w:lineRule="exact"/>
              <w:jc w:val="center"/>
              <w:rPr>
                <w:rFonts w:hint="eastAsia" w:eastAsia="宋体"/>
                <w:szCs w:val="21"/>
                <w:highlight w:val="none"/>
                <w:lang w:eastAsia="zh-CN"/>
              </w:rPr>
            </w:pPr>
            <w:r>
              <w:rPr>
                <w:rFonts w:hint="eastAsia" w:eastAsia="宋体"/>
                <w:szCs w:val="21"/>
                <w:highlight w:val="none"/>
                <w:lang w:eastAsia="zh-CN"/>
              </w:rPr>
              <w:t>拥有者性别</w:t>
            </w:r>
          </w:p>
        </w:tc>
        <w:tc>
          <w:tcPr>
            <w:tcW w:w="2116" w:type="dxa"/>
            <w:tcBorders>
              <w:top w:val="single" w:color="auto" w:sz="2" w:space="0"/>
              <w:left w:val="single" w:color="auto" w:sz="2" w:space="0"/>
              <w:bottom w:val="single" w:color="auto" w:sz="2" w:space="0"/>
            </w:tcBorders>
            <w:vAlign w:val="center"/>
          </w:tcPr>
          <w:p w14:paraId="43ABE804">
            <w:pPr>
              <w:adjustRightInd w:val="0"/>
              <w:snapToGrid w:val="0"/>
              <w:spacing w:line="300" w:lineRule="exact"/>
              <w:jc w:val="center"/>
              <w:rPr>
                <w:rFonts w:eastAsia="宋体"/>
                <w:spacing w:val="20"/>
                <w:szCs w:val="21"/>
                <w:highlight w:val="none"/>
              </w:rPr>
            </w:pPr>
          </w:p>
        </w:tc>
      </w:tr>
      <w:tr w14:paraId="04004E46">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5A247D1E">
            <w:pPr>
              <w:adjustRightInd w:val="0"/>
              <w:snapToGrid w:val="0"/>
              <w:spacing w:line="300" w:lineRule="exact"/>
              <w:jc w:val="center"/>
              <w:rPr>
                <w:rFonts w:hint="eastAsia" w:eastAsia="宋体"/>
                <w:szCs w:val="21"/>
                <w:highlight w:val="none"/>
                <w:lang w:eastAsia="zh-CN"/>
              </w:rPr>
            </w:pPr>
            <w:r>
              <w:rPr>
                <w:rFonts w:hint="eastAsia" w:eastAsia="宋体"/>
                <w:szCs w:val="21"/>
                <w:highlight w:val="none"/>
                <w:lang w:eastAsia="zh-CN"/>
              </w:rPr>
              <w:t>住</w:t>
            </w:r>
            <w:r>
              <w:rPr>
                <w:rFonts w:hint="eastAsia" w:eastAsia="宋体"/>
                <w:szCs w:val="21"/>
                <w:highlight w:val="none"/>
                <w:lang w:val="en-US" w:eastAsia="zh-CN"/>
              </w:rPr>
              <w:t xml:space="preserve">  </w:t>
            </w:r>
            <w:r>
              <w:rPr>
                <w:rFonts w:hint="eastAsia" w:eastAsia="宋体"/>
                <w:szCs w:val="21"/>
                <w:highlight w:val="none"/>
                <w:lang w:eastAsia="zh-CN"/>
              </w:rPr>
              <w:t>所</w:t>
            </w:r>
          </w:p>
        </w:tc>
        <w:tc>
          <w:tcPr>
            <w:tcW w:w="2412" w:type="dxa"/>
            <w:tcBorders>
              <w:top w:val="single" w:color="auto" w:sz="2" w:space="0"/>
              <w:left w:val="single" w:color="auto" w:sz="2" w:space="0"/>
              <w:bottom w:val="single" w:color="auto" w:sz="2" w:space="0"/>
              <w:right w:val="single" w:color="auto" w:sz="2" w:space="0"/>
            </w:tcBorders>
            <w:vAlign w:val="center"/>
          </w:tcPr>
          <w:p w14:paraId="0181FCF9">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59022BB4">
            <w:pPr>
              <w:adjustRightInd w:val="0"/>
              <w:snapToGrid w:val="0"/>
              <w:spacing w:line="300" w:lineRule="exact"/>
              <w:jc w:val="center"/>
              <w:rPr>
                <w:rFonts w:hint="eastAsia" w:eastAsia="宋体"/>
                <w:szCs w:val="21"/>
                <w:highlight w:val="none"/>
                <w:lang w:eastAsia="zh-CN"/>
              </w:rPr>
            </w:pPr>
            <w:r>
              <w:rPr>
                <w:rFonts w:hint="eastAsia" w:eastAsia="宋体"/>
                <w:szCs w:val="21"/>
                <w:highlight w:val="none"/>
                <w:lang w:eastAsia="zh-CN"/>
              </w:rPr>
              <w:t>住</w:t>
            </w:r>
            <w:r>
              <w:rPr>
                <w:rFonts w:hint="eastAsia" w:eastAsia="宋体"/>
                <w:szCs w:val="21"/>
                <w:highlight w:val="none"/>
                <w:lang w:val="en-US" w:eastAsia="zh-CN"/>
              </w:rPr>
              <w:t xml:space="preserve">  </w:t>
            </w:r>
            <w:r>
              <w:rPr>
                <w:rFonts w:hint="eastAsia" w:eastAsia="宋体"/>
                <w:szCs w:val="21"/>
                <w:highlight w:val="none"/>
                <w:lang w:eastAsia="zh-CN"/>
              </w:rPr>
              <w:t>所</w:t>
            </w:r>
          </w:p>
        </w:tc>
        <w:tc>
          <w:tcPr>
            <w:tcW w:w="2116" w:type="dxa"/>
            <w:tcBorders>
              <w:top w:val="single" w:color="auto" w:sz="2" w:space="0"/>
              <w:left w:val="single" w:color="auto" w:sz="2" w:space="0"/>
              <w:bottom w:val="single" w:color="auto" w:sz="2" w:space="0"/>
            </w:tcBorders>
            <w:vAlign w:val="center"/>
          </w:tcPr>
          <w:p w14:paraId="11E91ABF">
            <w:pPr>
              <w:adjustRightInd w:val="0"/>
              <w:snapToGrid w:val="0"/>
              <w:spacing w:line="300" w:lineRule="exact"/>
              <w:jc w:val="center"/>
              <w:rPr>
                <w:rFonts w:eastAsia="宋体"/>
                <w:spacing w:val="20"/>
                <w:szCs w:val="21"/>
                <w:highlight w:val="none"/>
              </w:rPr>
            </w:pPr>
          </w:p>
        </w:tc>
      </w:tr>
      <w:tr w14:paraId="56BE6CF4">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6EBF2DDA">
            <w:pPr>
              <w:adjustRightInd w:val="0"/>
              <w:snapToGrid w:val="0"/>
              <w:spacing w:line="300" w:lineRule="exact"/>
              <w:jc w:val="center"/>
              <w:rPr>
                <w:rFonts w:eastAsia="宋体"/>
                <w:szCs w:val="21"/>
                <w:highlight w:val="none"/>
              </w:rPr>
            </w:pPr>
            <w:r>
              <w:rPr>
                <w:rFonts w:eastAsia="宋体"/>
                <w:szCs w:val="21"/>
                <w:highlight w:val="none"/>
              </w:rPr>
              <w:t>联 系 人</w:t>
            </w:r>
          </w:p>
        </w:tc>
        <w:tc>
          <w:tcPr>
            <w:tcW w:w="2412" w:type="dxa"/>
            <w:tcBorders>
              <w:top w:val="single" w:color="auto" w:sz="2" w:space="0"/>
              <w:left w:val="single" w:color="auto" w:sz="2" w:space="0"/>
              <w:bottom w:val="single" w:color="auto" w:sz="2" w:space="0"/>
              <w:right w:val="single" w:color="auto" w:sz="2" w:space="0"/>
            </w:tcBorders>
            <w:vAlign w:val="center"/>
          </w:tcPr>
          <w:p w14:paraId="7608ABFC">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71B4A8E8">
            <w:pPr>
              <w:adjustRightInd w:val="0"/>
              <w:snapToGrid w:val="0"/>
              <w:spacing w:line="300" w:lineRule="exact"/>
              <w:jc w:val="center"/>
              <w:rPr>
                <w:rFonts w:eastAsia="宋体"/>
                <w:szCs w:val="21"/>
                <w:highlight w:val="none"/>
              </w:rPr>
            </w:pPr>
            <w:r>
              <w:rPr>
                <w:rFonts w:eastAsia="宋体"/>
                <w:szCs w:val="21"/>
                <w:highlight w:val="none"/>
              </w:rPr>
              <w:t>联 系 人</w:t>
            </w:r>
          </w:p>
        </w:tc>
        <w:tc>
          <w:tcPr>
            <w:tcW w:w="2116" w:type="dxa"/>
            <w:tcBorders>
              <w:top w:val="single" w:color="auto" w:sz="2" w:space="0"/>
              <w:left w:val="single" w:color="auto" w:sz="2" w:space="0"/>
              <w:bottom w:val="single" w:color="auto" w:sz="2" w:space="0"/>
            </w:tcBorders>
            <w:vAlign w:val="center"/>
          </w:tcPr>
          <w:p w14:paraId="60A02B7B">
            <w:pPr>
              <w:adjustRightInd w:val="0"/>
              <w:snapToGrid w:val="0"/>
              <w:spacing w:line="300" w:lineRule="exact"/>
              <w:jc w:val="center"/>
              <w:rPr>
                <w:rFonts w:eastAsia="宋体"/>
                <w:spacing w:val="20"/>
                <w:szCs w:val="21"/>
                <w:highlight w:val="none"/>
              </w:rPr>
            </w:pPr>
          </w:p>
        </w:tc>
      </w:tr>
      <w:tr w14:paraId="047FF844">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6C4EB64F">
            <w:pPr>
              <w:adjustRightInd w:val="0"/>
              <w:snapToGrid w:val="0"/>
              <w:spacing w:line="300" w:lineRule="exact"/>
              <w:jc w:val="center"/>
              <w:rPr>
                <w:rFonts w:eastAsia="宋体"/>
                <w:szCs w:val="21"/>
                <w:highlight w:val="none"/>
              </w:rPr>
            </w:pPr>
            <w:r>
              <w:rPr>
                <w:rFonts w:eastAsia="宋体"/>
                <w:szCs w:val="21"/>
                <w:highlight w:val="none"/>
              </w:rPr>
              <w:t>联系电话</w:t>
            </w:r>
          </w:p>
        </w:tc>
        <w:tc>
          <w:tcPr>
            <w:tcW w:w="2412" w:type="dxa"/>
            <w:tcBorders>
              <w:top w:val="single" w:color="auto" w:sz="2" w:space="0"/>
              <w:left w:val="single" w:color="auto" w:sz="2" w:space="0"/>
              <w:bottom w:val="single" w:color="auto" w:sz="2" w:space="0"/>
              <w:right w:val="single" w:color="auto" w:sz="2" w:space="0"/>
            </w:tcBorders>
            <w:vAlign w:val="center"/>
          </w:tcPr>
          <w:p w14:paraId="6F5E6D9B">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7B961D48">
            <w:pPr>
              <w:adjustRightInd w:val="0"/>
              <w:snapToGrid w:val="0"/>
              <w:spacing w:line="300" w:lineRule="exact"/>
              <w:jc w:val="center"/>
              <w:rPr>
                <w:rFonts w:eastAsia="宋体"/>
                <w:szCs w:val="21"/>
                <w:highlight w:val="none"/>
              </w:rPr>
            </w:pPr>
            <w:r>
              <w:rPr>
                <w:rFonts w:eastAsia="宋体"/>
                <w:szCs w:val="21"/>
                <w:highlight w:val="none"/>
              </w:rPr>
              <w:t>联系电话</w:t>
            </w:r>
          </w:p>
        </w:tc>
        <w:tc>
          <w:tcPr>
            <w:tcW w:w="2116" w:type="dxa"/>
            <w:tcBorders>
              <w:top w:val="single" w:color="auto" w:sz="2" w:space="0"/>
              <w:left w:val="single" w:color="auto" w:sz="2" w:space="0"/>
              <w:bottom w:val="single" w:color="auto" w:sz="2" w:space="0"/>
            </w:tcBorders>
            <w:vAlign w:val="center"/>
          </w:tcPr>
          <w:p w14:paraId="0BDEA66D">
            <w:pPr>
              <w:adjustRightInd w:val="0"/>
              <w:snapToGrid w:val="0"/>
              <w:spacing w:line="300" w:lineRule="exact"/>
              <w:jc w:val="center"/>
              <w:rPr>
                <w:rFonts w:eastAsia="宋体"/>
                <w:spacing w:val="20"/>
                <w:szCs w:val="21"/>
                <w:highlight w:val="none"/>
              </w:rPr>
            </w:pPr>
          </w:p>
        </w:tc>
      </w:tr>
      <w:tr w14:paraId="04C51D9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7BE97F3">
            <w:pPr>
              <w:adjustRightInd w:val="0"/>
              <w:snapToGrid w:val="0"/>
              <w:spacing w:line="300" w:lineRule="exact"/>
              <w:jc w:val="center"/>
              <w:rPr>
                <w:rFonts w:hint="eastAsia" w:eastAsia="宋体"/>
                <w:szCs w:val="21"/>
                <w:highlight w:val="none"/>
                <w:lang w:eastAsia="zh-CN"/>
              </w:rPr>
            </w:pPr>
            <w:r>
              <w:rPr>
                <w:rFonts w:hint="eastAsia" w:eastAsia="宋体"/>
                <w:szCs w:val="21"/>
                <w:highlight w:val="none"/>
                <w:lang w:eastAsia="zh-CN"/>
              </w:rPr>
              <w:t>通信地址</w:t>
            </w:r>
          </w:p>
        </w:tc>
        <w:tc>
          <w:tcPr>
            <w:tcW w:w="2412" w:type="dxa"/>
            <w:tcBorders>
              <w:top w:val="single" w:color="auto" w:sz="2" w:space="0"/>
              <w:left w:val="single" w:color="auto" w:sz="2" w:space="0"/>
              <w:bottom w:val="single" w:color="auto" w:sz="2" w:space="0"/>
              <w:right w:val="single" w:color="auto" w:sz="2" w:space="0"/>
            </w:tcBorders>
            <w:vAlign w:val="center"/>
          </w:tcPr>
          <w:p w14:paraId="13AA84EC">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53602E87">
            <w:pPr>
              <w:adjustRightInd w:val="0"/>
              <w:snapToGrid w:val="0"/>
              <w:spacing w:line="300" w:lineRule="exact"/>
              <w:jc w:val="center"/>
              <w:rPr>
                <w:rFonts w:eastAsia="宋体"/>
                <w:szCs w:val="21"/>
                <w:highlight w:val="none"/>
              </w:rPr>
            </w:pPr>
            <w:r>
              <w:rPr>
                <w:rFonts w:hint="eastAsia" w:eastAsia="宋体"/>
                <w:szCs w:val="21"/>
                <w:highlight w:val="none"/>
                <w:lang w:eastAsia="zh-CN"/>
              </w:rPr>
              <w:t>通信地址</w:t>
            </w:r>
          </w:p>
        </w:tc>
        <w:tc>
          <w:tcPr>
            <w:tcW w:w="2116" w:type="dxa"/>
            <w:tcBorders>
              <w:top w:val="single" w:color="auto" w:sz="2" w:space="0"/>
              <w:left w:val="single" w:color="auto" w:sz="2" w:space="0"/>
              <w:bottom w:val="single" w:color="auto" w:sz="2" w:space="0"/>
            </w:tcBorders>
            <w:vAlign w:val="center"/>
          </w:tcPr>
          <w:p w14:paraId="040FD8CC">
            <w:pPr>
              <w:adjustRightInd w:val="0"/>
              <w:snapToGrid w:val="0"/>
              <w:spacing w:line="300" w:lineRule="exact"/>
              <w:jc w:val="center"/>
              <w:rPr>
                <w:rFonts w:eastAsia="宋体"/>
                <w:spacing w:val="20"/>
                <w:szCs w:val="21"/>
                <w:highlight w:val="none"/>
              </w:rPr>
            </w:pPr>
          </w:p>
        </w:tc>
      </w:tr>
      <w:tr w14:paraId="2D4E5CD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482CB1AC">
            <w:pPr>
              <w:adjustRightInd w:val="0"/>
              <w:snapToGrid w:val="0"/>
              <w:spacing w:line="300" w:lineRule="exact"/>
              <w:jc w:val="center"/>
              <w:rPr>
                <w:rFonts w:eastAsia="宋体"/>
                <w:szCs w:val="21"/>
                <w:highlight w:val="none"/>
              </w:rPr>
            </w:pPr>
            <w:r>
              <w:rPr>
                <w:rFonts w:eastAsia="宋体"/>
                <w:szCs w:val="21"/>
                <w:highlight w:val="none"/>
              </w:rPr>
              <w:t>邮政编码</w:t>
            </w:r>
          </w:p>
        </w:tc>
        <w:tc>
          <w:tcPr>
            <w:tcW w:w="2412" w:type="dxa"/>
            <w:tcBorders>
              <w:top w:val="single" w:color="auto" w:sz="2" w:space="0"/>
              <w:left w:val="single" w:color="auto" w:sz="2" w:space="0"/>
              <w:bottom w:val="single" w:color="auto" w:sz="2" w:space="0"/>
              <w:right w:val="single" w:color="auto" w:sz="2" w:space="0"/>
            </w:tcBorders>
            <w:vAlign w:val="center"/>
          </w:tcPr>
          <w:p w14:paraId="20082BD1">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78B574A7">
            <w:pPr>
              <w:adjustRightInd w:val="0"/>
              <w:snapToGrid w:val="0"/>
              <w:spacing w:line="300" w:lineRule="exact"/>
              <w:jc w:val="center"/>
              <w:rPr>
                <w:rFonts w:eastAsia="宋体"/>
                <w:szCs w:val="21"/>
                <w:highlight w:val="none"/>
              </w:rPr>
            </w:pPr>
            <w:r>
              <w:rPr>
                <w:rFonts w:eastAsia="宋体"/>
                <w:szCs w:val="21"/>
                <w:highlight w:val="none"/>
              </w:rPr>
              <w:t>邮政编码</w:t>
            </w:r>
          </w:p>
        </w:tc>
        <w:tc>
          <w:tcPr>
            <w:tcW w:w="2116" w:type="dxa"/>
            <w:tcBorders>
              <w:top w:val="single" w:color="auto" w:sz="2" w:space="0"/>
              <w:left w:val="single" w:color="auto" w:sz="2" w:space="0"/>
              <w:bottom w:val="single" w:color="auto" w:sz="2" w:space="0"/>
            </w:tcBorders>
            <w:vAlign w:val="center"/>
          </w:tcPr>
          <w:p w14:paraId="4395E104">
            <w:pPr>
              <w:adjustRightInd w:val="0"/>
              <w:snapToGrid w:val="0"/>
              <w:spacing w:line="300" w:lineRule="exact"/>
              <w:jc w:val="center"/>
              <w:rPr>
                <w:rFonts w:eastAsia="宋体"/>
                <w:spacing w:val="20"/>
                <w:szCs w:val="21"/>
                <w:highlight w:val="none"/>
              </w:rPr>
            </w:pPr>
          </w:p>
        </w:tc>
      </w:tr>
      <w:tr w14:paraId="0D1CE1E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0B60EDE0">
            <w:pPr>
              <w:adjustRightInd w:val="0"/>
              <w:snapToGrid w:val="0"/>
              <w:spacing w:line="300" w:lineRule="exact"/>
              <w:jc w:val="center"/>
              <w:rPr>
                <w:rFonts w:eastAsia="宋体"/>
                <w:szCs w:val="21"/>
                <w:highlight w:val="none"/>
              </w:rPr>
            </w:pPr>
            <w:r>
              <w:rPr>
                <w:rFonts w:hint="eastAsia" w:eastAsia="宋体"/>
                <w:szCs w:val="21"/>
                <w:highlight w:val="none"/>
              </w:rPr>
              <w:t>电子邮箱</w:t>
            </w:r>
          </w:p>
        </w:tc>
        <w:tc>
          <w:tcPr>
            <w:tcW w:w="2412" w:type="dxa"/>
            <w:tcBorders>
              <w:top w:val="single" w:color="auto" w:sz="2" w:space="0"/>
              <w:left w:val="single" w:color="auto" w:sz="2" w:space="0"/>
              <w:bottom w:val="single" w:color="auto" w:sz="2" w:space="0"/>
              <w:right w:val="single" w:color="auto" w:sz="2" w:space="0"/>
            </w:tcBorders>
            <w:vAlign w:val="center"/>
          </w:tcPr>
          <w:p w14:paraId="3FBD39B6">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24A60559">
            <w:pPr>
              <w:adjustRightInd w:val="0"/>
              <w:snapToGrid w:val="0"/>
              <w:spacing w:line="300" w:lineRule="exact"/>
              <w:jc w:val="center"/>
              <w:rPr>
                <w:rFonts w:eastAsia="宋体"/>
                <w:szCs w:val="21"/>
                <w:highlight w:val="none"/>
              </w:rPr>
            </w:pPr>
            <w:r>
              <w:rPr>
                <w:rFonts w:hint="eastAsia" w:eastAsia="宋体"/>
                <w:szCs w:val="21"/>
                <w:highlight w:val="none"/>
              </w:rPr>
              <w:t>电子邮箱</w:t>
            </w:r>
          </w:p>
        </w:tc>
        <w:tc>
          <w:tcPr>
            <w:tcW w:w="2116" w:type="dxa"/>
            <w:tcBorders>
              <w:top w:val="single" w:color="auto" w:sz="2" w:space="0"/>
              <w:left w:val="single" w:color="auto" w:sz="2" w:space="0"/>
              <w:bottom w:val="single" w:color="auto" w:sz="2" w:space="0"/>
            </w:tcBorders>
            <w:vAlign w:val="center"/>
          </w:tcPr>
          <w:p w14:paraId="10C30BA3">
            <w:pPr>
              <w:adjustRightInd w:val="0"/>
              <w:snapToGrid w:val="0"/>
              <w:spacing w:line="300" w:lineRule="exact"/>
              <w:jc w:val="center"/>
              <w:rPr>
                <w:rFonts w:eastAsia="宋体"/>
                <w:spacing w:val="20"/>
                <w:szCs w:val="21"/>
                <w:highlight w:val="none"/>
              </w:rPr>
            </w:pPr>
          </w:p>
        </w:tc>
      </w:tr>
      <w:tr w14:paraId="4B45839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CA824FA">
            <w:pPr>
              <w:adjustRightInd w:val="0"/>
              <w:snapToGrid w:val="0"/>
              <w:spacing w:line="300" w:lineRule="exact"/>
              <w:jc w:val="center"/>
              <w:rPr>
                <w:rFonts w:eastAsia="宋体"/>
                <w:szCs w:val="21"/>
                <w:highlight w:val="none"/>
              </w:rPr>
            </w:pPr>
            <w:r>
              <w:rPr>
                <w:rFonts w:hint="eastAsia" w:eastAsia="宋体"/>
                <w:szCs w:val="21"/>
                <w:highlight w:val="none"/>
              </w:rPr>
              <w:t>统一社会信用代码</w:t>
            </w:r>
          </w:p>
        </w:tc>
        <w:tc>
          <w:tcPr>
            <w:tcW w:w="2412" w:type="dxa"/>
            <w:tcBorders>
              <w:top w:val="single" w:color="auto" w:sz="2" w:space="0"/>
              <w:left w:val="single" w:color="auto" w:sz="2" w:space="0"/>
              <w:bottom w:val="single" w:color="auto" w:sz="2" w:space="0"/>
              <w:right w:val="single" w:color="auto" w:sz="2" w:space="0"/>
            </w:tcBorders>
            <w:vAlign w:val="center"/>
          </w:tcPr>
          <w:p w14:paraId="6B4D6173">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00E00D1E">
            <w:pPr>
              <w:adjustRightInd w:val="0"/>
              <w:snapToGrid w:val="0"/>
              <w:spacing w:line="300" w:lineRule="exact"/>
              <w:jc w:val="center"/>
              <w:rPr>
                <w:rFonts w:eastAsia="宋体"/>
                <w:szCs w:val="21"/>
                <w:highlight w:val="none"/>
              </w:rPr>
            </w:pPr>
            <w:r>
              <w:rPr>
                <w:rFonts w:hint="eastAsia" w:eastAsia="宋体"/>
                <w:szCs w:val="21"/>
                <w:highlight w:val="none"/>
              </w:rPr>
              <w:t>统一社会信用代码</w:t>
            </w:r>
          </w:p>
        </w:tc>
        <w:tc>
          <w:tcPr>
            <w:tcW w:w="2116" w:type="dxa"/>
            <w:tcBorders>
              <w:top w:val="single" w:color="auto" w:sz="2" w:space="0"/>
              <w:left w:val="single" w:color="auto" w:sz="2" w:space="0"/>
              <w:bottom w:val="single" w:color="auto" w:sz="2" w:space="0"/>
            </w:tcBorders>
            <w:vAlign w:val="center"/>
          </w:tcPr>
          <w:p w14:paraId="46504864">
            <w:pPr>
              <w:adjustRightInd w:val="0"/>
              <w:snapToGrid w:val="0"/>
              <w:spacing w:line="300" w:lineRule="exact"/>
              <w:jc w:val="center"/>
              <w:rPr>
                <w:rFonts w:eastAsia="宋体"/>
                <w:spacing w:val="20"/>
                <w:szCs w:val="21"/>
                <w:highlight w:val="none"/>
              </w:rPr>
            </w:pPr>
          </w:p>
        </w:tc>
      </w:tr>
      <w:tr w14:paraId="59A4A6E9">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BD7670A">
            <w:pPr>
              <w:adjustRightInd w:val="0"/>
              <w:snapToGrid w:val="0"/>
              <w:spacing w:line="300" w:lineRule="exact"/>
              <w:jc w:val="center"/>
              <w:rPr>
                <w:rFonts w:eastAsia="宋体"/>
                <w:szCs w:val="21"/>
                <w:highlight w:val="none"/>
              </w:rPr>
            </w:pPr>
          </w:p>
        </w:tc>
        <w:tc>
          <w:tcPr>
            <w:tcW w:w="2412" w:type="dxa"/>
            <w:tcBorders>
              <w:top w:val="single" w:color="auto" w:sz="2" w:space="0"/>
              <w:left w:val="single" w:color="auto" w:sz="2" w:space="0"/>
              <w:bottom w:val="single" w:color="auto" w:sz="2" w:space="0"/>
              <w:right w:val="single" w:color="auto" w:sz="2" w:space="0"/>
            </w:tcBorders>
            <w:vAlign w:val="center"/>
          </w:tcPr>
          <w:p w14:paraId="6FBCA617">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0360B6A9">
            <w:pPr>
              <w:adjustRightInd w:val="0"/>
              <w:snapToGrid w:val="0"/>
              <w:spacing w:line="300" w:lineRule="exact"/>
              <w:jc w:val="center"/>
              <w:rPr>
                <w:rFonts w:eastAsia="宋体"/>
                <w:szCs w:val="21"/>
                <w:highlight w:val="none"/>
              </w:rPr>
            </w:pPr>
            <w:r>
              <w:rPr>
                <w:rFonts w:eastAsia="宋体"/>
                <w:szCs w:val="21"/>
                <w:highlight w:val="none"/>
              </w:rPr>
              <w:t>开户名称</w:t>
            </w:r>
          </w:p>
        </w:tc>
        <w:tc>
          <w:tcPr>
            <w:tcW w:w="2116" w:type="dxa"/>
            <w:tcBorders>
              <w:top w:val="single" w:color="auto" w:sz="2" w:space="0"/>
              <w:left w:val="single" w:color="auto" w:sz="2" w:space="0"/>
              <w:bottom w:val="single" w:color="auto" w:sz="2" w:space="0"/>
            </w:tcBorders>
            <w:vAlign w:val="center"/>
          </w:tcPr>
          <w:p w14:paraId="03257E7D">
            <w:pPr>
              <w:adjustRightInd w:val="0"/>
              <w:snapToGrid w:val="0"/>
              <w:spacing w:line="300" w:lineRule="exact"/>
              <w:jc w:val="center"/>
              <w:rPr>
                <w:rFonts w:eastAsia="宋体"/>
                <w:spacing w:val="20"/>
                <w:szCs w:val="21"/>
                <w:highlight w:val="none"/>
              </w:rPr>
            </w:pPr>
          </w:p>
        </w:tc>
      </w:tr>
      <w:tr w14:paraId="08F5C7E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440C2B3D">
            <w:pPr>
              <w:adjustRightInd w:val="0"/>
              <w:snapToGrid w:val="0"/>
              <w:spacing w:line="300" w:lineRule="exact"/>
              <w:jc w:val="center"/>
              <w:rPr>
                <w:rFonts w:eastAsia="宋体"/>
                <w:szCs w:val="21"/>
                <w:highlight w:val="none"/>
              </w:rPr>
            </w:pPr>
          </w:p>
        </w:tc>
        <w:tc>
          <w:tcPr>
            <w:tcW w:w="2412" w:type="dxa"/>
            <w:tcBorders>
              <w:top w:val="single" w:color="auto" w:sz="2" w:space="0"/>
              <w:left w:val="single" w:color="auto" w:sz="2" w:space="0"/>
              <w:bottom w:val="single" w:color="auto" w:sz="2" w:space="0"/>
              <w:right w:val="single" w:color="auto" w:sz="2" w:space="0"/>
            </w:tcBorders>
            <w:vAlign w:val="center"/>
          </w:tcPr>
          <w:p w14:paraId="0412A1C1">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70EE5632">
            <w:pPr>
              <w:adjustRightInd w:val="0"/>
              <w:snapToGrid w:val="0"/>
              <w:spacing w:line="300" w:lineRule="exact"/>
              <w:jc w:val="center"/>
              <w:rPr>
                <w:rFonts w:eastAsia="宋体"/>
                <w:szCs w:val="21"/>
                <w:highlight w:val="none"/>
              </w:rPr>
            </w:pPr>
            <w:r>
              <w:rPr>
                <w:rFonts w:eastAsia="宋体"/>
                <w:szCs w:val="21"/>
                <w:highlight w:val="none"/>
              </w:rPr>
              <w:t>开户银行</w:t>
            </w:r>
          </w:p>
        </w:tc>
        <w:tc>
          <w:tcPr>
            <w:tcW w:w="2116" w:type="dxa"/>
            <w:tcBorders>
              <w:top w:val="single" w:color="auto" w:sz="2" w:space="0"/>
              <w:left w:val="single" w:color="auto" w:sz="2" w:space="0"/>
              <w:bottom w:val="single" w:color="auto" w:sz="2" w:space="0"/>
            </w:tcBorders>
            <w:vAlign w:val="center"/>
          </w:tcPr>
          <w:p w14:paraId="7AF05C87">
            <w:pPr>
              <w:adjustRightInd w:val="0"/>
              <w:snapToGrid w:val="0"/>
              <w:spacing w:line="300" w:lineRule="exact"/>
              <w:jc w:val="center"/>
              <w:rPr>
                <w:rFonts w:eastAsia="宋体"/>
                <w:spacing w:val="20"/>
                <w:szCs w:val="21"/>
                <w:highlight w:val="none"/>
              </w:rPr>
            </w:pPr>
          </w:p>
        </w:tc>
      </w:tr>
      <w:tr w14:paraId="192C327C">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73E1C4EE">
            <w:pPr>
              <w:adjustRightInd w:val="0"/>
              <w:snapToGrid w:val="0"/>
              <w:spacing w:line="300" w:lineRule="exact"/>
              <w:jc w:val="center"/>
              <w:rPr>
                <w:rFonts w:eastAsia="宋体"/>
                <w:szCs w:val="21"/>
                <w:highlight w:val="none"/>
              </w:rPr>
            </w:pPr>
          </w:p>
        </w:tc>
        <w:tc>
          <w:tcPr>
            <w:tcW w:w="2412" w:type="dxa"/>
            <w:tcBorders>
              <w:top w:val="single" w:color="auto" w:sz="2" w:space="0"/>
              <w:left w:val="single" w:color="auto" w:sz="2" w:space="0"/>
              <w:bottom w:val="single" w:color="auto" w:sz="2" w:space="0"/>
              <w:right w:val="single" w:color="auto" w:sz="2" w:space="0"/>
            </w:tcBorders>
            <w:vAlign w:val="center"/>
          </w:tcPr>
          <w:p w14:paraId="0D688D34">
            <w:pPr>
              <w:adjustRightInd w:val="0"/>
              <w:snapToGrid w:val="0"/>
              <w:spacing w:line="300" w:lineRule="exact"/>
              <w:jc w:val="center"/>
              <w:rPr>
                <w:rFonts w:eastAsia="宋体"/>
                <w:szCs w:val="21"/>
                <w:highlight w:val="none"/>
              </w:rPr>
            </w:pPr>
          </w:p>
        </w:tc>
        <w:tc>
          <w:tcPr>
            <w:tcW w:w="1979" w:type="dxa"/>
            <w:tcBorders>
              <w:top w:val="single" w:color="auto" w:sz="2" w:space="0"/>
              <w:left w:val="single" w:color="auto" w:sz="2" w:space="0"/>
              <w:bottom w:val="single" w:color="auto" w:sz="2" w:space="0"/>
              <w:right w:val="single" w:color="auto" w:sz="2" w:space="0"/>
            </w:tcBorders>
            <w:vAlign w:val="center"/>
          </w:tcPr>
          <w:p w14:paraId="7F31697E">
            <w:pPr>
              <w:adjustRightInd w:val="0"/>
              <w:snapToGrid w:val="0"/>
              <w:spacing w:line="300" w:lineRule="exact"/>
              <w:jc w:val="center"/>
              <w:rPr>
                <w:rFonts w:eastAsia="宋体"/>
                <w:szCs w:val="21"/>
                <w:highlight w:val="none"/>
              </w:rPr>
            </w:pPr>
            <w:r>
              <w:rPr>
                <w:rFonts w:eastAsia="宋体"/>
                <w:szCs w:val="21"/>
                <w:highlight w:val="none"/>
              </w:rPr>
              <w:t>银行账号</w:t>
            </w:r>
          </w:p>
        </w:tc>
        <w:tc>
          <w:tcPr>
            <w:tcW w:w="2116" w:type="dxa"/>
            <w:tcBorders>
              <w:top w:val="single" w:color="auto" w:sz="2" w:space="0"/>
              <w:left w:val="single" w:color="auto" w:sz="2" w:space="0"/>
              <w:bottom w:val="single" w:color="auto" w:sz="2" w:space="0"/>
            </w:tcBorders>
            <w:vAlign w:val="center"/>
          </w:tcPr>
          <w:p w14:paraId="4F790593">
            <w:pPr>
              <w:adjustRightInd w:val="0"/>
              <w:snapToGrid w:val="0"/>
              <w:spacing w:line="300" w:lineRule="exact"/>
              <w:jc w:val="center"/>
              <w:rPr>
                <w:rFonts w:eastAsia="宋体"/>
                <w:spacing w:val="20"/>
                <w:szCs w:val="21"/>
                <w:highlight w:val="none"/>
              </w:rPr>
            </w:pPr>
          </w:p>
        </w:tc>
      </w:tr>
      <w:tr w14:paraId="38A407B8">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586" w:hRule="atLeast"/>
        </w:trPr>
        <w:tc>
          <w:tcPr>
            <w:tcW w:w="8398" w:type="dxa"/>
            <w:gridSpan w:val="4"/>
            <w:tcBorders>
              <w:top w:val="single" w:color="auto" w:sz="2" w:space="0"/>
            </w:tcBorders>
            <w:vAlign w:val="center"/>
          </w:tcPr>
          <w:p w14:paraId="51D25FB6">
            <w:pPr>
              <w:widowControl w:val="0"/>
              <w:adjustRightInd w:val="0"/>
              <w:snapToGrid w:val="0"/>
              <w:spacing w:before="156" w:beforeLines="50" w:after="0" w:line="360" w:lineRule="auto"/>
              <w:ind w:left="0" w:leftChars="0"/>
              <w:jc w:val="left"/>
              <w:rPr>
                <w:rFonts w:ascii="Times New Roman" w:hAnsi="Times New Roman" w:eastAsia="宋体" w:cs="Times New Roman"/>
                <w:spacing w:val="20"/>
                <w:kern w:val="2"/>
                <w:sz w:val="21"/>
                <w:szCs w:val="21"/>
                <w:highlight w:val="none"/>
                <w:lang w:val="en-US" w:eastAsia="zh-CN" w:bidi="ar-SA"/>
              </w:rPr>
            </w:pPr>
            <w:r>
              <w:rPr>
                <w:rFonts w:hint="eastAsia" w:ascii="宋体" w:hAnsi="宋体" w:eastAsia="宋体" w:cs="Times New Roman"/>
                <w:kern w:val="2"/>
                <w:sz w:val="21"/>
                <w:szCs w:val="21"/>
                <w:highlight w:val="none"/>
                <w:lang w:val="en-US" w:eastAsia="zh-CN" w:bidi="ar-SA"/>
              </w:rPr>
              <w:t>注：涉及联合体或其他合同主体的信息应按上表格式加列。</w:t>
            </w:r>
          </w:p>
        </w:tc>
      </w:tr>
    </w:tbl>
    <w:p w14:paraId="1424C6DF">
      <w:pPr>
        <w:keepNext/>
        <w:keepLines/>
        <w:widowControl w:val="0"/>
        <w:adjustRightInd w:val="0"/>
        <w:snapToGrid w:val="0"/>
        <w:spacing w:before="156" w:beforeLines="50" w:line="360" w:lineRule="auto"/>
        <w:jc w:val="center"/>
        <w:outlineLvl w:val="1"/>
        <w:rPr>
          <w:rFonts w:ascii="黑体" w:hAnsi="黑体" w:eastAsia="黑体" w:cs="Times New Roman"/>
          <w:b/>
          <w:bCs/>
          <w:kern w:val="2"/>
          <w:sz w:val="28"/>
          <w:szCs w:val="28"/>
          <w:highlight w:val="none"/>
          <w:lang w:val="en-US" w:eastAsia="zh-CN" w:bidi="ar-SA"/>
        </w:rPr>
      </w:pPr>
      <w:r>
        <w:rPr>
          <w:rFonts w:ascii="宋体" w:hAnsi="宋体" w:eastAsia="宋体" w:cs="Times New Roman"/>
          <w:b/>
          <w:bCs/>
          <w:kern w:val="2"/>
          <w:sz w:val="21"/>
          <w:szCs w:val="21"/>
          <w:highlight w:val="none"/>
          <w:u w:val="single"/>
          <w:lang w:val="en-US" w:eastAsia="zh-CN" w:bidi="ar-SA"/>
        </w:rPr>
        <w:br w:type="page"/>
      </w:r>
      <w:bookmarkStart w:id="90" w:name="_Toc27624"/>
      <w:r>
        <w:rPr>
          <w:rFonts w:hint="eastAsia" w:ascii="黑体" w:hAnsi="黑体" w:eastAsia="黑体" w:cs="Times New Roman"/>
          <w:b w:val="0"/>
          <w:bCs w:val="0"/>
          <w:kern w:val="2"/>
          <w:sz w:val="28"/>
          <w:szCs w:val="28"/>
          <w:highlight w:val="none"/>
          <w:lang w:val="en-US" w:eastAsia="zh-CN" w:bidi="ar-SA"/>
        </w:rPr>
        <w:t>第二节 政府采购合同通用条款</w:t>
      </w:r>
      <w:bookmarkEnd w:id="90"/>
    </w:p>
    <w:p w14:paraId="7541C802">
      <w:pPr>
        <w:tabs>
          <w:tab w:val="left" w:pos="8820"/>
          <w:tab w:val="left" w:pos="9345"/>
          <w:tab w:val="left" w:pos="9765"/>
        </w:tabs>
        <w:adjustRightInd w:val="0"/>
        <w:snapToGrid w:val="0"/>
        <w:spacing w:before="0" w:line="400" w:lineRule="exact"/>
        <w:jc w:val="left"/>
        <w:rPr>
          <w:rFonts w:ascii="宋体" w:hAnsi="宋体" w:eastAsia="宋体"/>
          <w:b/>
          <w:bCs/>
          <w:sz w:val="24"/>
          <w:highlight w:val="none"/>
        </w:rPr>
      </w:pPr>
      <w:r>
        <w:rPr>
          <w:rFonts w:hint="eastAsia" w:ascii="宋体" w:hAnsi="宋体" w:eastAsia="宋体"/>
          <w:b/>
          <w:sz w:val="24"/>
          <w:highlight w:val="none"/>
        </w:rPr>
        <w:t>1.</w:t>
      </w:r>
      <w:r>
        <w:rPr>
          <w:rFonts w:hint="eastAsia" w:ascii="宋体" w:hAnsi="宋体" w:eastAsia="宋体"/>
          <w:b/>
          <w:sz w:val="24"/>
          <w:highlight w:val="none"/>
          <w:lang w:val="en-US" w:eastAsia="zh-CN"/>
        </w:rPr>
        <w:t xml:space="preserve"> </w:t>
      </w:r>
      <w:r>
        <w:rPr>
          <w:rFonts w:hint="eastAsia" w:ascii="宋体" w:hAnsi="宋体" w:eastAsia="宋体"/>
          <w:b/>
          <w:bCs/>
          <w:sz w:val="24"/>
          <w:highlight w:val="none"/>
        </w:rPr>
        <w:t>定义</w:t>
      </w:r>
    </w:p>
    <w:p w14:paraId="1462CDFB">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1.1合同当事人</w:t>
      </w:r>
    </w:p>
    <w:p w14:paraId="7285B041">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（1）采购人（以下称甲方）是指使用财政性资金，通过政府采购方式向供应商购买货物</w:t>
      </w:r>
      <w:r>
        <w:rPr>
          <w:rFonts w:hint="eastAsia" w:ascii="宋体" w:hAnsi="宋体" w:eastAsia="宋体"/>
          <w:color w:val="auto"/>
          <w:szCs w:val="21"/>
          <w:highlight w:val="none"/>
          <w:lang w:val="en-US" w:eastAsia="zh-CN"/>
        </w:rPr>
        <w:t>及其相关服务的</w:t>
      </w:r>
      <w:r>
        <w:rPr>
          <w:rFonts w:hint="eastAsia" w:ascii="宋体" w:hAnsi="宋体" w:eastAsia="宋体"/>
          <w:color w:val="auto"/>
          <w:szCs w:val="21"/>
          <w:highlight w:val="none"/>
        </w:rPr>
        <w:t>国家机关、事业单位、团体组织。</w:t>
      </w:r>
    </w:p>
    <w:p w14:paraId="2CC0290E">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（2）供应商（以下称</w:t>
      </w:r>
      <w:r>
        <w:rPr>
          <w:rFonts w:hint="eastAsia" w:ascii="宋体" w:hAnsi="宋体" w:eastAsia="宋体"/>
          <w:color w:val="auto"/>
          <w:szCs w:val="21"/>
          <w:highlight w:val="none"/>
          <w:lang w:eastAsia="zh-CN"/>
        </w:rPr>
        <w:t>乙</w:t>
      </w:r>
      <w:r>
        <w:rPr>
          <w:rFonts w:hint="eastAsia" w:ascii="宋体" w:hAnsi="宋体" w:eastAsia="宋体"/>
          <w:color w:val="auto"/>
          <w:szCs w:val="21"/>
          <w:highlight w:val="none"/>
        </w:rPr>
        <w:t>方）是指参加政府采购活动并且中标（成交），向采购人提供</w:t>
      </w:r>
      <w:r>
        <w:rPr>
          <w:rFonts w:hint="eastAsia" w:ascii="宋体" w:hAnsi="宋体" w:eastAsia="宋体"/>
          <w:color w:val="auto"/>
          <w:szCs w:val="21"/>
          <w:highlight w:val="none"/>
          <w:lang w:val="en-US" w:eastAsia="zh-CN"/>
        </w:rPr>
        <w:t>合同约定的货物及其相关服务的法人、非法人组织或者自然人</w:t>
      </w:r>
      <w:r>
        <w:rPr>
          <w:rFonts w:hint="eastAsia" w:ascii="宋体" w:hAnsi="宋体" w:eastAsia="宋体"/>
          <w:color w:val="auto"/>
          <w:szCs w:val="21"/>
          <w:highlight w:val="none"/>
        </w:rPr>
        <w:t>。</w:t>
      </w:r>
    </w:p>
    <w:p w14:paraId="60508797">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（3）其他合同主体是指除采购人和供应商以外，</w:t>
      </w:r>
      <w:r>
        <w:rPr>
          <w:rFonts w:hint="eastAsia" w:ascii="宋体" w:hAnsi="宋体" w:eastAsia="宋体" w:cs="宋体"/>
          <w:bCs/>
          <w:color w:val="000000"/>
          <w:szCs w:val="21"/>
          <w:highlight w:val="none"/>
        </w:rPr>
        <w:t>依法参与合同缔结或履行，享有权利、承担义务的合同当事人</w:t>
      </w:r>
      <w:r>
        <w:rPr>
          <w:rFonts w:hint="eastAsia" w:ascii="宋体" w:hAnsi="宋体" w:eastAsia="宋体"/>
          <w:color w:val="auto"/>
          <w:szCs w:val="21"/>
          <w:highlight w:val="none"/>
        </w:rPr>
        <w:t>。</w:t>
      </w:r>
    </w:p>
    <w:p w14:paraId="782E4C6A">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1.2本合同下列术语应解释为：</w:t>
      </w:r>
    </w:p>
    <w:p w14:paraId="48130071">
      <w:pPr>
        <w:adjustRightInd w:val="0"/>
        <w:snapToGrid w:val="0"/>
        <w:spacing w:before="0" w:beforeLines="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（1）“合同”系指</w:t>
      </w:r>
      <w:r>
        <w:rPr>
          <w:rFonts w:hint="eastAsia" w:ascii="宋体" w:hAnsi="宋体" w:eastAsia="宋体" w:cs="宋体"/>
          <w:bCs/>
          <w:color w:val="000000"/>
          <w:szCs w:val="21"/>
          <w:highlight w:val="none"/>
        </w:rPr>
        <w:t>合同当事人意思表示达成一致的任何协议，包括签署的</w:t>
      </w:r>
      <w:r>
        <w:rPr>
          <w:rFonts w:hint="eastAsia" w:ascii="宋体" w:hAnsi="宋体" w:eastAsia="宋体"/>
          <w:color w:val="auto"/>
          <w:szCs w:val="21"/>
          <w:highlight w:val="none"/>
          <w:lang w:eastAsia="zh-CN"/>
        </w:rPr>
        <w:t>政府采购</w:t>
      </w:r>
      <w:r>
        <w:rPr>
          <w:rFonts w:hint="eastAsia" w:ascii="宋体" w:hAnsi="宋体" w:eastAsia="宋体"/>
          <w:color w:val="auto"/>
          <w:szCs w:val="21"/>
          <w:highlight w:val="none"/>
        </w:rPr>
        <w:t>合同协议书及其变更、补充</w:t>
      </w:r>
      <w:r>
        <w:rPr>
          <w:rFonts w:hint="eastAsia" w:ascii="宋体" w:hAnsi="宋体" w:eastAsia="宋体"/>
          <w:color w:val="auto"/>
          <w:szCs w:val="21"/>
          <w:highlight w:val="none"/>
          <w:lang w:eastAsia="zh-CN"/>
        </w:rPr>
        <w:t>协议，</w:t>
      </w:r>
      <w:r>
        <w:rPr>
          <w:rFonts w:hint="eastAsia" w:ascii="宋体" w:hAnsi="宋体" w:eastAsia="宋体"/>
          <w:szCs w:val="21"/>
          <w:highlight w:val="none"/>
        </w:rPr>
        <w:t>政府采购合同专用条款</w:t>
      </w:r>
      <w:r>
        <w:rPr>
          <w:rFonts w:hint="eastAsia" w:ascii="宋体" w:hAnsi="宋体" w:eastAsia="宋体"/>
          <w:szCs w:val="21"/>
          <w:highlight w:val="none"/>
          <w:lang w:eastAsia="zh-CN"/>
        </w:rPr>
        <w:t>，</w:t>
      </w:r>
      <w:r>
        <w:rPr>
          <w:rFonts w:hint="eastAsia" w:ascii="宋体" w:hAnsi="宋体" w:eastAsia="宋体"/>
          <w:szCs w:val="21"/>
          <w:highlight w:val="none"/>
        </w:rPr>
        <w:t>政府采购合同通用条款</w:t>
      </w:r>
      <w:r>
        <w:rPr>
          <w:rFonts w:hint="eastAsia" w:ascii="宋体" w:hAnsi="宋体" w:eastAsia="宋体"/>
          <w:szCs w:val="21"/>
          <w:highlight w:val="none"/>
          <w:lang w:eastAsia="zh-CN"/>
        </w:rPr>
        <w:t>，</w:t>
      </w:r>
      <w:r>
        <w:rPr>
          <w:rFonts w:hint="eastAsia" w:ascii="宋体" w:hAnsi="宋体" w:eastAsia="宋体"/>
          <w:color w:val="auto"/>
          <w:szCs w:val="21"/>
          <w:highlight w:val="none"/>
        </w:rPr>
        <w:t>中标</w:t>
      </w:r>
      <w:r>
        <w:rPr>
          <w:rFonts w:hint="eastAsia" w:ascii="宋体" w:hAnsi="宋体" w:eastAsia="宋体"/>
          <w:color w:val="auto"/>
          <w:szCs w:val="21"/>
          <w:highlight w:val="none"/>
          <w:lang w:eastAsia="zh-CN"/>
        </w:rPr>
        <w:t>（成交）</w:t>
      </w:r>
      <w:r>
        <w:rPr>
          <w:rFonts w:hint="eastAsia" w:ascii="宋体" w:hAnsi="宋体" w:eastAsia="宋体"/>
          <w:color w:val="auto"/>
          <w:szCs w:val="21"/>
          <w:highlight w:val="none"/>
        </w:rPr>
        <w:t>通知书</w:t>
      </w:r>
      <w:r>
        <w:rPr>
          <w:rFonts w:hint="eastAsia" w:ascii="宋体" w:hAnsi="宋体" w:eastAsia="宋体"/>
          <w:color w:val="auto"/>
          <w:szCs w:val="21"/>
          <w:highlight w:val="none"/>
          <w:lang w:eastAsia="zh-CN"/>
        </w:rPr>
        <w:t>，</w:t>
      </w:r>
      <w:r>
        <w:rPr>
          <w:rFonts w:hint="eastAsia" w:ascii="宋体" w:hAnsi="宋体" w:eastAsia="宋体"/>
          <w:szCs w:val="21"/>
          <w:highlight w:val="none"/>
        </w:rPr>
        <w:t>投标（响应）文件</w:t>
      </w:r>
      <w:r>
        <w:rPr>
          <w:rFonts w:hint="eastAsia" w:ascii="宋体" w:hAnsi="宋体" w:eastAsia="宋体"/>
          <w:szCs w:val="21"/>
          <w:highlight w:val="none"/>
          <w:lang w:eastAsia="zh-CN"/>
        </w:rPr>
        <w:t>，</w:t>
      </w:r>
      <w:r>
        <w:rPr>
          <w:rFonts w:hint="eastAsia" w:ascii="宋体" w:hAnsi="宋体" w:eastAsia="宋体"/>
          <w:szCs w:val="21"/>
          <w:highlight w:val="none"/>
        </w:rPr>
        <w:t>采购文件</w:t>
      </w:r>
      <w:r>
        <w:rPr>
          <w:rFonts w:hint="eastAsia" w:ascii="宋体" w:hAnsi="宋体" w:eastAsia="宋体"/>
          <w:szCs w:val="21"/>
          <w:highlight w:val="none"/>
          <w:lang w:eastAsia="zh-CN"/>
        </w:rPr>
        <w:t>，</w:t>
      </w:r>
      <w:r>
        <w:rPr>
          <w:rFonts w:hint="eastAsia" w:ascii="宋体" w:hAnsi="宋体" w:eastAsia="宋体"/>
          <w:szCs w:val="21"/>
          <w:highlight w:val="none"/>
        </w:rPr>
        <w:t>有关技术文件</w:t>
      </w:r>
      <w:r>
        <w:rPr>
          <w:rFonts w:hint="eastAsia" w:ascii="宋体" w:hAnsi="宋体" w:eastAsia="宋体"/>
          <w:szCs w:val="21"/>
          <w:highlight w:val="none"/>
          <w:lang w:eastAsia="zh-CN"/>
        </w:rPr>
        <w:t>和</w:t>
      </w:r>
      <w:r>
        <w:rPr>
          <w:rFonts w:hint="eastAsia" w:ascii="宋体" w:hAnsi="宋体" w:eastAsia="宋体"/>
          <w:szCs w:val="21"/>
          <w:highlight w:val="none"/>
        </w:rPr>
        <w:t>图纸</w:t>
      </w:r>
      <w:r>
        <w:rPr>
          <w:rFonts w:hint="eastAsia" w:ascii="宋体" w:hAnsi="宋体" w:eastAsia="宋体"/>
          <w:szCs w:val="21"/>
          <w:highlight w:val="none"/>
          <w:lang w:eastAsia="zh-CN"/>
        </w:rPr>
        <w:t>，以及</w:t>
      </w:r>
      <w:r>
        <w:rPr>
          <w:rFonts w:hint="eastAsia" w:ascii="宋体" w:hAnsi="宋体" w:eastAsia="宋体" w:cs="宋体"/>
          <w:bCs w:val="0"/>
          <w:color w:val="000000"/>
          <w:kern w:val="2"/>
          <w:sz w:val="21"/>
          <w:szCs w:val="21"/>
          <w:highlight w:val="none"/>
          <w:lang w:eastAsia="zh-CN"/>
        </w:rPr>
        <w:t>国家法律、行政法规和规章制度规定或合同约定的作为合同组成部分的其他文件</w:t>
      </w:r>
      <w:r>
        <w:rPr>
          <w:rFonts w:hint="eastAsia" w:ascii="宋体" w:hAnsi="宋体" w:eastAsia="宋体"/>
          <w:color w:val="auto"/>
          <w:szCs w:val="21"/>
          <w:highlight w:val="none"/>
        </w:rPr>
        <w:t>。</w:t>
      </w:r>
    </w:p>
    <w:p w14:paraId="1E9CC665">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）“合同价</w:t>
      </w:r>
      <w:r>
        <w:rPr>
          <w:rFonts w:hint="eastAsia" w:ascii="宋体" w:hAnsi="宋体" w:eastAsia="宋体"/>
          <w:color w:val="auto"/>
          <w:szCs w:val="21"/>
          <w:highlight w:val="none"/>
          <w:lang w:val="en-US" w:eastAsia="zh-CN"/>
        </w:rPr>
        <w:t>款</w:t>
      </w:r>
      <w:r>
        <w:rPr>
          <w:rFonts w:hint="eastAsia" w:ascii="宋体" w:hAnsi="宋体" w:eastAsia="宋体"/>
          <w:color w:val="auto"/>
          <w:szCs w:val="21"/>
          <w:highlight w:val="none"/>
        </w:rPr>
        <w:t>”系指根据本合同规定乙方在全面履行合同义务后甲方应支付给乙方的价款。</w:t>
      </w:r>
    </w:p>
    <w:p w14:paraId="17C0FD11">
      <w:pPr>
        <w:tabs>
          <w:tab w:val="left" w:pos="570"/>
          <w:tab w:val="left" w:pos="9240"/>
          <w:tab w:val="left" w:pos="9555"/>
        </w:tabs>
        <w:adjustRightInd w:val="0"/>
        <w:snapToGrid w:val="0"/>
        <w:spacing w:before="0" w:line="400" w:lineRule="exact"/>
        <w:ind w:firstLine="420" w:firstLineChars="200"/>
        <w:jc w:val="left"/>
        <w:rPr>
          <w:rFonts w:hint="eastAsia" w:ascii="宋体" w:hAnsi="宋体" w:eastAsia="宋体"/>
          <w:color w:val="000000"/>
          <w:szCs w:val="21"/>
          <w:highlight w:val="none"/>
          <w:lang w:eastAsia="zh-CN"/>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）“货物”系指乙方根据本合同规定须向甲方提供的各种形态和种类的物品，包括原材料、设备、产品（</w:t>
      </w:r>
      <w:r>
        <w:rPr>
          <w:rFonts w:hint="eastAsia" w:ascii="宋体" w:hAnsi="宋体" w:eastAsia="宋体"/>
          <w:color w:val="000000"/>
          <w:szCs w:val="21"/>
          <w:highlight w:val="none"/>
        </w:rPr>
        <w:t>包括软件）及相关的其备品备件、工具、手册及</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技术资料和材料</w:t>
      </w:r>
      <w:r>
        <w:rPr>
          <w:rFonts w:hint="eastAsia" w:ascii="宋体" w:hAnsi="宋体" w:eastAsia="宋体"/>
          <w:color w:val="000000"/>
          <w:szCs w:val="21"/>
          <w:highlight w:val="none"/>
          <w:lang w:eastAsia="zh-CN"/>
        </w:rPr>
        <w:t>等</w:t>
      </w:r>
      <w:r>
        <w:rPr>
          <w:rFonts w:hint="eastAsia" w:ascii="宋体" w:hAnsi="宋体" w:eastAsia="宋体"/>
          <w:color w:val="000000"/>
          <w:szCs w:val="21"/>
          <w:highlight w:val="none"/>
        </w:rPr>
        <w:t>。</w:t>
      </w:r>
    </w:p>
    <w:p w14:paraId="540ADFDA">
      <w:pPr>
        <w:adjustRightInd w:val="0"/>
        <w:snapToGrid w:val="0"/>
        <w:spacing w:before="0" w:line="400" w:lineRule="exact"/>
        <w:ind w:firstLine="420" w:firstLineChars="200"/>
        <w:jc w:val="left"/>
        <w:rPr>
          <w:rFonts w:hint="eastAsia" w:ascii="宋体" w:hAnsi="宋体" w:eastAsia="宋体"/>
          <w:color w:val="000000"/>
          <w:szCs w:val="21"/>
          <w:highlight w:val="none"/>
          <w:lang w:eastAsia="zh-CN"/>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4</w:t>
      </w:r>
      <w:r>
        <w:rPr>
          <w:rFonts w:hint="eastAsia" w:ascii="宋体" w:hAnsi="宋体" w:eastAsia="宋体"/>
          <w:color w:val="000000"/>
          <w:szCs w:val="21"/>
          <w:highlight w:val="none"/>
        </w:rPr>
        <w:t>）“</w:t>
      </w:r>
      <w:r>
        <w:rPr>
          <w:rFonts w:hint="eastAsia" w:ascii="宋体" w:hAnsi="宋体" w:eastAsia="宋体"/>
          <w:color w:val="auto"/>
          <w:szCs w:val="21"/>
          <w:highlight w:val="none"/>
          <w:lang w:val="en-US" w:eastAsia="zh-CN"/>
        </w:rPr>
        <w:t>相关</w:t>
      </w:r>
      <w:r>
        <w:rPr>
          <w:rFonts w:hint="eastAsia" w:ascii="宋体" w:hAnsi="宋体" w:eastAsia="宋体"/>
          <w:color w:val="000000"/>
          <w:szCs w:val="21"/>
          <w:highlight w:val="none"/>
        </w:rPr>
        <w:t>服务”系指根据合同规定，乙方应提供的</w:t>
      </w:r>
      <w:r>
        <w:rPr>
          <w:rFonts w:hint="eastAsia" w:ascii="宋体" w:hAnsi="宋体" w:eastAsia="宋体"/>
          <w:color w:val="000000"/>
          <w:szCs w:val="21"/>
          <w:highlight w:val="none"/>
          <w:lang w:val="en-US" w:eastAsia="zh-CN"/>
        </w:rPr>
        <w:t>与货物有关的</w:t>
      </w:r>
      <w:r>
        <w:rPr>
          <w:rFonts w:hint="eastAsia" w:ascii="宋体" w:hAnsi="宋体" w:eastAsia="宋体"/>
          <w:color w:val="000000"/>
          <w:szCs w:val="21"/>
          <w:highlight w:val="none"/>
        </w:rPr>
        <w:t>技术、管理和</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服务，包括但不限于：管理和质量保证、运输、保险、检验、现场准备、安装、集成、调试、培训、维修、</w:t>
      </w:r>
      <w:r>
        <w:rPr>
          <w:rFonts w:hint="eastAsia" w:ascii="宋体" w:hAnsi="宋体" w:eastAsia="宋体"/>
          <w:color w:val="000000"/>
          <w:szCs w:val="21"/>
          <w:highlight w:val="none"/>
          <w:lang w:eastAsia="zh-CN"/>
        </w:rPr>
        <w:t>废弃处置、</w:t>
      </w:r>
      <w:r>
        <w:rPr>
          <w:rFonts w:hint="eastAsia" w:ascii="宋体" w:hAnsi="宋体" w:eastAsia="宋体"/>
          <w:color w:val="000000"/>
          <w:szCs w:val="21"/>
          <w:highlight w:val="none"/>
        </w:rPr>
        <w:t>技术支持等以及合同中规定乙方应承担的</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义务。</w:t>
      </w:r>
    </w:p>
    <w:p w14:paraId="41D85458">
      <w:pPr>
        <w:adjustRightInd w:val="0"/>
        <w:snapToGrid w:val="0"/>
        <w:spacing w:before="0" w:line="400" w:lineRule="exact"/>
        <w:ind w:firstLine="420" w:firstLineChars="200"/>
        <w:jc w:val="left"/>
        <w:rPr>
          <w:rFonts w:hint="eastAsia" w:ascii="宋体" w:hAnsi="宋体" w:eastAsia="宋体"/>
          <w:color w:val="000000"/>
          <w:szCs w:val="21"/>
          <w:highlight w:val="none"/>
          <w:lang w:eastAsia="zh-CN"/>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5</w:t>
      </w:r>
      <w:r>
        <w:rPr>
          <w:rFonts w:hint="eastAsia" w:ascii="宋体" w:hAnsi="宋体" w:eastAsia="宋体"/>
          <w:color w:val="000000"/>
          <w:szCs w:val="21"/>
          <w:highlight w:val="none"/>
        </w:rPr>
        <w:t>）“分包”系指中标</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成交</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供应商按采购文件、投标（响应）文件的规定，根据分包意向协议，将中标</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成交</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项目中的部分履约内容，分给具有相应资质条件的供应商履行合同的行为。</w:t>
      </w:r>
    </w:p>
    <w:p w14:paraId="4EF7DF90">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6</w:t>
      </w:r>
      <w:r>
        <w:rPr>
          <w:rFonts w:hint="eastAsia" w:ascii="宋体" w:hAnsi="宋体" w:eastAsia="宋体"/>
          <w:color w:val="000000"/>
          <w:szCs w:val="21"/>
          <w:highlight w:val="none"/>
        </w:rPr>
        <w:t>）</w:t>
      </w:r>
      <w:r>
        <w:rPr>
          <w:rFonts w:hint="eastAsia" w:ascii="宋体" w:hAnsi="宋体" w:eastAsia="宋体"/>
          <w:szCs w:val="21"/>
          <w:highlight w:val="none"/>
        </w:rPr>
        <w:t>“联合体”系指</w:t>
      </w:r>
      <w:r>
        <w:rPr>
          <w:rFonts w:hint="eastAsia" w:ascii="宋体" w:hAnsi="宋体" w:eastAsia="宋体"/>
          <w:szCs w:val="21"/>
          <w:highlight w:val="none"/>
          <w:lang w:eastAsia="zh-CN"/>
        </w:rPr>
        <w:t>由</w:t>
      </w:r>
      <w:r>
        <w:rPr>
          <w:rFonts w:hint="eastAsia" w:ascii="宋体" w:hAnsi="宋体" w:eastAsia="宋体"/>
          <w:szCs w:val="21"/>
          <w:highlight w:val="none"/>
        </w:rPr>
        <w:t>两个以上的自然人、法人或者</w:t>
      </w:r>
      <w:r>
        <w:rPr>
          <w:rFonts w:hint="eastAsia" w:ascii="宋体" w:hAnsi="宋体" w:eastAsia="宋体"/>
          <w:szCs w:val="21"/>
          <w:highlight w:val="none"/>
          <w:lang w:val="en-US" w:eastAsia="zh-CN"/>
        </w:rPr>
        <w:t>非法人</w:t>
      </w:r>
      <w:r>
        <w:rPr>
          <w:rFonts w:hint="eastAsia" w:ascii="宋体" w:hAnsi="宋体" w:eastAsia="宋体"/>
          <w:szCs w:val="21"/>
          <w:highlight w:val="none"/>
        </w:rPr>
        <w:t>组织组成，</w:t>
      </w:r>
      <w:r>
        <w:rPr>
          <w:rFonts w:hint="eastAsia" w:ascii="宋体" w:hAnsi="宋体" w:eastAsia="宋体"/>
          <w:szCs w:val="21"/>
          <w:highlight w:val="none"/>
          <w:lang w:eastAsia="zh-CN"/>
        </w:rPr>
        <w:t>以一个供应商的身份共同参加政府采购的主体</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hint="eastAsia" w:ascii="宋体" w:hAnsi="宋体" w:eastAsia="宋体"/>
          <w:color w:val="000000"/>
          <w:szCs w:val="21"/>
          <w:highlight w:val="none"/>
          <w:lang w:eastAsia="zh-CN"/>
        </w:rPr>
        <w:t>甲方</w:t>
      </w:r>
      <w:r>
        <w:rPr>
          <w:rFonts w:hint="eastAsia" w:ascii="宋体" w:hAnsi="宋体" w:eastAsia="宋体"/>
          <w:color w:val="000000"/>
          <w:szCs w:val="21"/>
          <w:highlight w:val="none"/>
        </w:rPr>
        <w:t>承担连带责任。联合体具体要求见【</w:t>
      </w:r>
      <w:r>
        <w:rPr>
          <w:rFonts w:hint="eastAsia" w:ascii="宋体" w:hAnsi="宋体" w:eastAsia="宋体"/>
          <w:b/>
          <w:bCs/>
          <w:color w:val="000000"/>
          <w:szCs w:val="21"/>
          <w:highlight w:val="none"/>
        </w:rPr>
        <w:t>政府采购合同专用条款</w:t>
      </w:r>
      <w:r>
        <w:rPr>
          <w:rFonts w:hint="eastAsia" w:ascii="宋体" w:hAnsi="宋体" w:eastAsia="宋体"/>
          <w:color w:val="000000"/>
          <w:szCs w:val="21"/>
          <w:highlight w:val="none"/>
        </w:rPr>
        <w:t>】。</w:t>
      </w:r>
    </w:p>
    <w:p w14:paraId="5D715CF9">
      <w:pPr>
        <w:tabs>
          <w:tab w:val="left" w:pos="570"/>
          <w:tab w:val="left" w:pos="9240"/>
          <w:tab w:val="left" w:pos="9555"/>
        </w:tabs>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7</w:t>
      </w:r>
      <w:r>
        <w:rPr>
          <w:rFonts w:hint="eastAsia" w:ascii="宋体" w:hAnsi="宋体" w:eastAsia="宋体"/>
          <w:color w:val="000000"/>
          <w:szCs w:val="21"/>
          <w:highlight w:val="none"/>
        </w:rPr>
        <w:t>）其他术语解释，见【</w:t>
      </w:r>
      <w:r>
        <w:rPr>
          <w:rFonts w:hint="eastAsia" w:ascii="宋体" w:hAnsi="宋体" w:eastAsia="宋体"/>
          <w:b/>
          <w:bCs/>
          <w:color w:val="000000"/>
          <w:szCs w:val="21"/>
          <w:highlight w:val="none"/>
        </w:rPr>
        <w:t>政府采购合同专用条款</w:t>
      </w:r>
      <w:r>
        <w:rPr>
          <w:rFonts w:hint="eastAsia" w:ascii="宋体" w:hAnsi="宋体" w:eastAsia="宋体"/>
          <w:color w:val="000000"/>
          <w:szCs w:val="21"/>
          <w:highlight w:val="none"/>
        </w:rPr>
        <w:t>】。</w:t>
      </w:r>
    </w:p>
    <w:p w14:paraId="77B3B19D">
      <w:pPr>
        <w:numPr>
          <w:ilvl w:val="0"/>
          <w:numId w:val="15"/>
        </w:num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color w:val="000000"/>
          <w:sz w:val="24"/>
          <w:highlight w:val="none"/>
        </w:rPr>
        <w:t>合同标的及金额</w:t>
      </w:r>
    </w:p>
    <w:p w14:paraId="4EB0145A">
      <w:pPr>
        <w:autoSpaceDE w:val="0"/>
        <w:autoSpaceDN w:val="0"/>
        <w:adjustRightInd w:val="0"/>
        <w:snapToGrid w:val="0"/>
        <w:spacing w:before="0" w:line="400" w:lineRule="exact"/>
        <w:ind w:firstLine="420" w:firstLineChars="200"/>
        <w:jc w:val="left"/>
        <w:rPr>
          <w:rFonts w:ascii="宋体" w:hAnsi="宋体" w:eastAsia="宋体"/>
          <w:b/>
          <w:bCs/>
          <w:i/>
          <w:iCs/>
          <w:color w:val="000000"/>
          <w:szCs w:val="21"/>
          <w:highlight w:val="none"/>
        </w:rPr>
      </w:pPr>
      <w:r>
        <w:rPr>
          <w:rFonts w:hint="eastAsia" w:ascii="宋体" w:hAnsi="宋体" w:eastAsia="宋体"/>
          <w:color w:val="000000"/>
          <w:szCs w:val="21"/>
          <w:highlight w:val="none"/>
          <w:lang w:eastAsia="zh-CN"/>
        </w:rPr>
        <w:t>2</w:t>
      </w:r>
      <w:r>
        <w:rPr>
          <w:rFonts w:hint="eastAsia" w:ascii="宋体" w:hAnsi="宋体" w:eastAsia="宋体"/>
          <w:color w:val="000000"/>
          <w:szCs w:val="21"/>
          <w:highlight w:val="none"/>
        </w:rPr>
        <w:t>.1 合同标的及金额应与中标（成交）结果一致。乙方为履行本合同而发生的所有费用均应包含在合同</w:t>
      </w:r>
      <w:r>
        <w:rPr>
          <w:rFonts w:hint="eastAsia" w:ascii="宋体" w:hAnsi="宋体" w:eastAsia="宋体"/>
          <w:color w:val="000000"/>
          <w:szCs w:val="21"/>
          <w:highlight w:val="none"/>
          <w:lang w:eastAsia="zh-CN"/>
        </w:rPr>
        <w:t>价款</w:t>
      </w:r>
      <w:r>
        <w:rPr>
          <w:rFonts w:hint="eastAsia" w:ascii="宋体" w:hAnsi="宋体" w:eastAsia="宋体"/>
          <w:color w:val="000000"/>
          <w:szCs w:val="21"/>
          <w:highlight w:val="none"/>
        </w:rPr>
        <w:t>中，甲方不再另行支付</w:t>
      </w:r>
      <w:r>
        <w:rPr>
          <w:rFonts w:hint="default" w:ascii="宋体" w:hAnsi="宋体" w:eastAsia="宋体"/>
          <w:color w:val="000000"/>
          <w:szCs w:val="21"/>
          <w:highlight w:val="none"/>
          <w:lang w:val="en"/>
        </w:rPr>
        <w:t>其他</w:t>
      </w:r>
      <w:r>
        <w:rPr>
          <w:rFonts w:hint="eastAsia" w:ascii="宋体" w:hAnsi="宋体" w:eastAsia="宋体"/>
          <w:color w:val="000000"/>
          <w:szCs w:val="21"/>
          <w:highlight w:val="none"/>
        </w:rPr>
        <w:t>任何费用。</w:t>
      </w:r>
    </w:p>
    <w:p w14:paraId="3DEC0DFF">
      <w:pPr>
        <w:adjustRightInd w:val="0"/>
        <w:snapToGrid w:val="0"/>
        <w:spacing w:before="0" w:line="400" w:lineRule="exact"/>
        <w:jc w:val="left"/>
        <w:rPr>
          <w:rFonts w:ascii="宋体" w:hAnsi="宋体" w:eastAsia="宋体"/>
          <w:b/>
          <w:color w:val="000000"/>
          <w:sz w:val="24"/>
          <w:highlight w:val="none"/>
        </w:rPr>
      </w:pPr>
      <w:r>
        <w:rPr>
          <w:rFonts w:hint="eastAsia" w:ascii="宋体" w:hAnsi="宋体" w:eastAsia="宋体"/>
          <w:b/>
          <w:color w:val="000000"/>
          <w:sz w:val="24"/>
          <w:highlight w:val="none"/>
          <w:lang w:eastAsia="zh-CN"/>
        </w:rPr>
        <w:t>3</w:t>
      </w:r>
      <w:r>
        <w:rPr>
          <w:rFonts w:hint="eastAsia" w:ascii="宋体" w:hAnsi="宋体" w:eastAsia="宋体"/>
          <w:b/>
          <w:color w:val="000000"/>
          <w:sz w:val="24"/>
          <w:highlight w:val="none"/>
          <w:lang w:val="en-US" w:eastAsia="zh-CN"/>
        </w:rPr>
        <w:t xml:space="preserve">. </w:t>
      </w:r>
      <w:r>
        <w:rPr>
          <w:rFonts w:hint="eastAsia" w:ascii="宋体" w:hAnsi="宋体" w:eastAsia="宋体"/>
          <w:b/>
          <w:color w:val="000000"/>
          <w:sz w:val="24"/>
          <w:highlight w:val="none"/>
        </w:rPr>
        <w:t>履行合同的时间、地点和方式</w:t>
      </w:r>
    </w:p>
    <w:p w14:paraId="41EA6626">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3</w:t>
      </w:r>
      <w:r>
        <w:rPr>
          <w:rFonts w:hint="eastAsia" w:ascii="宋体" w:hAnsi="宋体" w:eastAsia="宋体"/>
          <w:color w:val="000000"/>
          <w:szCs w:val="21"/>
          <w:highlight w:val="none"/>
        </w:rPr>
        <w:t xml:space="preserve">.1 </w:t>
      </w:r>
      <w:r>
        <w:rPr>
          <w:rFonts w:hint="eastAsia" w:ascii="宋体" w:hAnsi="宋体" w:eastAsia="宋体" w:cs="宋体"/>
          <w:szCs w:val="21"/>
          <w:highlight w:val="none"/>
        </w:rPr>
        <w:t>乙方应当在约定的时间、地点</w:t>
      </w:r>
      <w:r>
        <w:rPr>
          <w:rFonts w:hint="eastAsia" w:ascii="宋体" w:hAnsi="宋体" w:eastAsia="宋体" w:cs="宋体"/>
          <w:szCs w:val="21"/>
          <w:highlight w:val="none"/>
          <w:lang w:eastAsia="zh-CN"/>
        </w:rPr>
        <w:t>，按照约定</w:t>
      </w:r>
      <w:r>
        <w:rPr>
          <w:rFonts w:hint="eastAsia" w:ascii="宋体" w:hAnsi="宋体" w:eastAsia="宋体" w:cs="宋体"/>
          <w:szCs w:val="21"/>
          <w:highlight w:val="none"/>
        </w:rPr>
        <w:t>方式履行合同。</w:t>
      </w:r>
    </w:p>
    <w:p w14:paraId="2D2FBEE0">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4</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甲方的权利和义务</w:t>
      </w:r>
    </w:p>
    <w:p w14:paraId="7BE918F2">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.1</w:t>
      </w:r>
      <w:r>
        <w:rPr>
          <w:rFonts w:ascii="宋体" w:hAnsi="宋体" w:eastAsia="宋体"/>
          <w:color w:val="000000"/>
          <w:szCs w:val="21"/>
          <w:highlight w:val="none"/>
        </w:rPr>
        <w:t xml:space="preserve"> 签署合同后，甲方</w:t>
      </w:r>
      <w:r>
        <w:rPr>
          <w:rFonts w:hint="eastAsia" w:ascii="宋体" w:hAnsi="宋体" w:eastAsia="宋体"/>
          <w:color w:val="000000"/>
          <w:szCs w:val="21"/>
          <w:highlight w:val="none"/>
          <w:lang w:eastAsia="zh-CN"/>
        </w:rPr>
        <w:t>应</w:t>
      </w:r>
      <w:r>
        <w:rPr>
          <w:rFonts w:ascii="宋体" w:hAnsi="宋体" w:eastAsia="宋体"/>
          <w:color w:val="000000"/>
          <w:szCs w:val="21"/>
          <w:highlight w:val="none"/>
        </w:rPr>
        <w:t>确定</w:t>
      </w:r>
      <w:r>
        <w:rPr>
          <w:rFonts w:hint="eastAsia" w:ascii="宋体" w:hAnsi="宋体" w:eastAsia="宋体"/>
          <w:color w:val="000000"/>
          <w:szCs w:val="21"/>
          <w:highlight w:val="none"/>
          <w:lang w:val="en-US" w:eastAsia="zh-CN"/>
        </w:rPr>
        <w:t>项目负责人（或项目联系人）</w:t>
      </w:r>
      <w:r>
        <w:rPr>
          <w:rFonts w:ascii="宋体" w:hAnsi="宋体" w:eastAsia="宋体"/>
          <w:color w:val="000000"/>
          <w:szCs w:val="21"/>
          <w:highlight w:val="none"/>
        </w:rPr>
        <w:t>，负责与本合同有关的事务。</w:t>
      </w:r>
      <w:r>
        <w:rPr>
          <w:rFonts w:hint="eastAsia" w:ascii="宋体" w:hAnsi="宋体" w:eastAsia="宋体"/>
          <w:color w:val="000000"/>
          <w:szCs w:val="21"/>
          <w:highlight w:val="none"/>
        </w:rPr>
        <w:t>甲方有权对乙方的履约行为进行检查，并</w:t>
      </w:r>
      <w:r>
        <w:rPr>
          <w:rFonts w:ascii="宋体" w:hAnsi="宋体" w:eastAsia="宋体"/>
          <w:color w:val="000000"/>
          <w:szCs w:val="21"/>
          <w:highlight w:val="none"/>
        </w:rPr>
        <w:t>及时确认乙方提交的事项</w:t>
      </w:r>
      <w:r>
        <w:rPr>
          <w:rFonts w:hint="eastAsia" w:ascii="宋体" w:hAnsi="宋体" w:eastAsia="宋体"/>
          <w:color w:val="000000"/>
          <w:szCs w:val="21"/>
          <w:highlight w:val="none"/>
        </w:rPr>
        <w:t>。甲方应当</w:t>
      </w:r>
      <w:r>
        <w:rPr>
          <w:rFonts w:ascii="宋体" w:hAnsi="宋体" w:eastAsia="宋体"/>
          <w:color w:val="000000"/>
          <w:szCs w:val="21"/>
          <w:highlight w:val="none"/>
        </w:rPr>
        <w:t>配合乙方完成</w:t>
      </w:r>
      <w:r>
        <w:rPr>
          <w:rFonts w:hint="eastAsia" w:ascii="宋体" w:hAnsi="宋体" w:eastAsia="宋体"/>
          <w:color w:val="000000"/>
          <w:szCs w:val="21"/>
          <w:highlight w:val="none"/>
        </w:rPr>
        <w:t>相关项目</w:t>
      </w:r>
      <w:r>
        <w:rPr>
          <w:rFonts w:ascii="宋体" w:hAnsi="宋体" w:eastAsia="宋体"/>
          <w:color w:val="000000"/>
          <w:szCs w:val="21"/>
          <w:highlight w:val="none"/>
        </w:rPr>
        <w:t>实施工作。</w:t>
      </w:r>
    </w:p>
    <w:p w14:paraId="47128D57">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 xml:space="preserve">.2 </w:t>
      </w:r>
      <w:r>
        <w:rPr>
          <w:rFonts w:ascii="宋体" w:hAnsi="宋体" w:eastAsia="宋体"/>
          <w:color w:val="000000"/>
          <w:szCs w:val="21"/>
          <w:highlight w:val="none"/>
        </w:rPr>
        <w:t>甲方有权要求乙方按时提交各阶段有关</w:t>
      </w:r>
      <w:r>
        <w:rPr>
          <w:rFonts w:hint="eastAsia" w:ascii="宋体" w:hAnsi="宋体" w:eastAsia="宋体"/>
          <w:color w:val="000000"/>
          <w:szCs w:val="21"/>
          <w:highlight w:val="none"/>
        </w:rPr>
        <w:t>安排计划</w:t>
      </w:r>
      <w:r>
        <w:rPr>
          <w:rFonts w:ascii="宋体" w:hAnsi="宋体" w:eastAsia="宋体"/>
          <w:color w:val="000000"/>
          <w:szCs w:val="21"/>
          <w:highlight w:val="none"/>
        </w:rPr>
        <w:t>，并有权</w:t>
      </w:r>
      <w:r>
        <w:rPr>
          <w:rFonts w:hint="eastAsia" w:ascii="宋体" w:hAnsi="宋体" w:eastAsia="宋体"/>
          <w:color w:val="000000"/>
          <w:szCs w:val="21"/>
          <w:highlight w:val="none"/>
        </w:rPr>
        <w:t>定期核对乙方提供货物数量、规格、质量等内容。甲方</w:t>
      </w:r>
      <w:r>
        <w:rPr>
          <w:rFonts w:ascii="宋体" w:hAnsi="宋体" w:eastAsia="宋体"/>
          <w:color w:val="000000"/>
          <w:szCs w:val="21"/>
          <w:highlight w:val="none"/>
        </w:rPr>
        <w:t>有权督促乙方工作并要求乙方</w:t>
      </w:r>
      <w:r>
        <w:rPr>
          <w:rFonts w:hint="eastAsia" w:ascii="宋体" w:hAnsi="宋体" w:eastAsia="宋体"/>
          <w:color w:val="000000"/>
          <w:szCs w:val="21"/>
          <w:highlight w:val="none"/>
        </w:rPr>
        <w:t>更</w:t>
      </w:r>
      <w:r>
        <w:rPr>
          <w:rFonts w:ascii="宋体" w:hAnsi="宋体" w:eastAsia="宋体"/>
          <w:color w:val="000000"/>
          <w:szCs w:val="21"/>
          <w:highlight w:val="none"/>
        </w:rPr>
        <w:t>换不符合要求的</w:t>
      </w:r>
      <w:r>
        <w:rPr>
          <w:rFonts w:hint="eastAsia" w:ascii="宋体" w:hAnsi="宋体" w:eastAsia="宋体"/>
          <w:color w:val="000000"/>
          <w:szCs w:val="21"/>
          <w:highlight w:val="none"/>
        </w:rPr>
        <w:t>货物</w:t>
      </w:r>
      <w:r>
        <w:rPr>
          <w:rFonts w:ascii="宋体" w:hAnsi="宋体" w:eastAsia="宋体"/>
          <w:color w:val="000000"/>
          <w:szCs w:val="21"/>
          <w:highlight w:val="none"/>
        </w:rPr>
        <w:t>。</w:t>
      </w:r>
    </w:p>
    <w:p w14:paraId="78489A39">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ascii="宋体" w:hAnsi="宋体" w:eastAsia="宋体"/>
          <w:color w:val="000000"/>
          <w:szCs w:val="21"/>
          <w:highlight w:val="none"/>
        </w:rPr>
        <w:t>3</w:t>
      </w:r>
      <w:r>
        <w:rPr>
          <w:rFonts w:hint="eastAsia" w:ascii="宋体" w:hAnsi="宋体" w:eastAsia="宋体"/>
          <w:color w:val="000000"/>
          <w:szCs w:val="21"/>
          <w:highlight w:val="none"/>
        </w:rPr>
        <w:t xml:space="preserve"> </w:t>
      </w:r>
      <w:r>
        <w:rPr>
          <w:rFonts w:ascii="宋体" w:hAnsi="宋体" w:eastAsia="宋体"/>
          <w:color w:val="000000"/>
          <w:szCs w:val="21"/>
          <w:highlight w:val="none"/>
        </w:rPr>
        <w:t>甲方</w:t>
      </w:r>
      <w:r>
        <w:rPr>
          <w:rFonts w:hint="eastAsia" w:ascii="宋体" w:hAnsi="宋体" w:eastAsia="宋体"/>
          <w:color w:val="000000"/>
          <w:szCs w:val="21"/>
          <w:highlight w:val="none"/>
        </w:rPr>
        <w:t>有权要求乙方对缺陷部分予以修复，并按合同约定享有货物保修及其他合同约定的权利。</w:t>
      </w:r>
    </w:p>
    <w:p w14:paraId="7BBA5433">
      <w:pPr>
        <w:snapToGrid w:val="0"/>
        <w:spacing w:line="400" w:lineRule="exact"/>
        <w:ind w:firstLine="420" w:firstLineChars="200"/>
        <w:rPr>
          <w:rFonts w:hint="eastAsia" w:eastAsia="华文楷体"/>
          <w:highlight w:val="none"/>
          <w:lang w:val="en-US" w:eastAsia="zh-CN"/>
        </w:rPr>
      </w:pPr>
      <w:r>
        <w:rPr>
          <w:rFonts w:hint="default" w:ascii="宋体" w:hAnsi="宋体" w:eastAsia="宋体"/>
          <w:color w:val="000000"/>
          <w:szCs w:val="21"/>
          <w:highlight w:val="none"/>
          <w:lang w:val="en-US" w:eastAsia="zh-CN"/>
        </w:rPr>
        <w:t>4.4 甲方应当按照合同约定及时对交付的货物进行验收</w:t>
      </w:r>
      <w:r>
        <w:rPr>
          <w:rFonts w:hint="eastAsia" w:ascii="宋体" w:hAnsi="宋体" w:eastAsia="宋体"/>
          <w:color w:val="000000"/>
          <w:szCs w:val="21"/>
          <w:highlight w:val="none"/>
          <w:lang w:val="en-US" w:eastAsia="zh-CN"/>
        </w:rPr>
        <w:t>，</w:t>
      </w:r>
      <w:r>
        <w:rPr>
          <w:rFonts w:hint="eastAsia" w:ascii="宋体" w:hAnsi="宋体" w:eastAsia="宋体" w:cs="宋体"/>
          <w:b w:val="0"/>
          <w:bCs w:val="0"/>
          <w:szCs w:val="21"/>
          <w:highlight w:val="none"/>
          <w:lang w:eastAsia="zh-CN"/>
        </w:rPr>
        <w:t>未</w:t>
      </w:r>
      <w:r>
        <w:rPr>
          <w:rFonts w:hint="eastAsia" w:ascii="宋体" w:hAnsi="宋体" w:eastAsia="宋体"/>
          <w:color w:val="000000"/>
          <w:szCs w:val="21"/>
          <w:highlight w:val="none"/>
          <w:lang w:val="en-US" w:eastAsia="zh-CN"/>
        </w:rPr>
        <w:t>在</w:t>
      </w:r>
      <w:r>
        <w:rPr>
          <w:rFonts w:hint="eastAsia" w:ascii="宋体" w:hAnsi="宋体" w:eastAsia="宋体" w:cs="宋体"/>
          <w:b/>
          <w:bCs/>
          <w:szCs w:val="21"/>
          <w:highlight w:val="none"/>
        </w:rPr>
        <w:t>【政府采购合同专用条款】</w:t>
      </w:r>
      <w:r>
        <w:rPr>
          <w:rFonts w:hint="eastAsia" w:ascii="宋体" w:hAnsi="宋体" w:eastAsia="宋体" w:cs="宋体"/>
          <w:b w:val="0"/>
          <w:bCs w:val="0"/>
          <w:szCs w:val="21"/>
          <w:highlight w:val="none"/>
          <w:lang w:eastAsia="zh-CN"/>
        </w:rPr>
        <w:t>约定的期限内对乙方履约提出任何异议或者向乙方作出任何说明的，</w:t>
      </w:r>
      <w:r>
        <w:rPr>
          <w:rFonts w:hint="eastAsia" w:ascii="宋体" w:hAnsi="宋体" w:eastAsia="宋体"/>
          <w:color w:val="000000"/>
          <w:szCs w:val="21"/>
          <w:highlight w:val="none"/>
          <w:lang w:val="en-US" w:eastAsia="zh-CN"/>
        </w:rPr>
        <w:t>视为验收通过。</w:t>
      </w:r>
    </w:p>
    <w:p w14:paraId="0D971E26">
      <w:pPr>
        <w:autoSpaceDE w:val="0"/>
        <w:autoSpaceDN w:val="0"/>
        <w:adjustRightInd w:val="0"/>
        <w:snapToGrid w:val="0"/>
        <w:spacing w:line="400" w:lineRule="exact"/>
        <w:ind w:firstLine="420" w:firstLineChars="200"/>
        <w:jc w:val="left"/>
        <w:rPr>
          <w:rFonts w:hint="eastAsia" w:ascii="宋体" w:hAnsi="宋体" w:eastAsia="宋体"/>
          <w:color w:val="000000"/>
          <w:szCs w:val="21"/>
          <w:highlight w:val="none"/>
        </w:rPr>
      </w:pPr>
      <w:r>
        <w:rPr>
          <w:rFonts w:hint="default"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hint="default" w:ascii="宋体" w:hAnsi="宋体" w:eastAsia="宋体"/>
          <w:color w:val="000000"/>
          <w:szCs w:val="21"/>
          <w:highlight w:val="none"/>
          <w:lang w:val="en-US" w:eastAsia="zh-CN"/>
        </w:rPr>
        <w:t>5</w:t>
      </w:r>
      <w:r>
        <w:rPr>
          <w:rFonts w:ascii="宋体" w:hAnsi="宋体" w:eastAsia="宋体"/>
          <w:color w:val="000000"/>
          <w:szCs w:val="21"/>
          <w:highlight w:val="none"/>
        </w:rPr>
        <w:t xml:space="preserve"> </w:t>
      </w:r>
      <w:r>
        <w:rPr>
          <w:rFonts w:hint="eastAsia" w:ascii="宋体" w:hAnsi="宋体" w:eastAsia="宋体"/>
          <w:color w:val="000000"/>
          <w:szCs w:val="21"/>
          <w:highlight w:val="none"/>
        </w:rPr>
        <w:t>甲方应当根据合同约定</w:t>
      </w:r>
      <w:r>
        <w:rPr>
          <w:rFonts w:hint="eastAsia" w:ascii="宋体" w:hAnsi="宋体" w:eastAsia="宋体"/>
          <w:color w:val="000000"/>
          <w:szCs w:val="21"/>
          <w:highlight w:val="none"/>
          <w:lang w:eastAsia="zh-CN"/>
        </w:rPr>
        <w:t>及</w:t>
      </w:r>
      <w:r>
        <w:rPr>
          <w:rFonts w:hint="eastAsia" w:ascii="宋体" w:hAnsi="宋体" w:eastAsia="宋体"/>
          <w:color w:val="000000"/>
          <w:szCs w:val="21"/>
          <w:highlight w:val="none"/>
        </w:rPr>
        <w:t>时向乙方支付</w:t>
      </w:r>
      <w:r>
        <w:rPr>
          <w:rFonts w:hint="eastAsia" w:ascii="宋体" w:hAnsi="宋体" w:eastAsia="宋体"/>
          <w:color w:val="000000"/>
          <w:szCs w:val="21"/>
          <w:highlight w:val="none"/>
          <w:lang w:eastAsia="zh-CN"/>
        </w:rPr>
        <w:t>合同价款</w:t>
      </w:r>
      <w:r>
        <w:rPr>
          <w:rFonts w:hint="default" w:ascii="宋体" w:hAnsi="宋体" w:eastAsia="宋体"/>
          <w:color w:val="000000"/>
          <w:szCs w:val="21"/>
          <w:highlight w:val="none"/>
          <w:lang w:eastAsia="zh-CN"/>
        </w:rPr>
        <w:t>，不得以内部人员变更、履行内部付款流程等为由，拒绝或迟延支付。</w:t>
      </w:r>
    </w:p>
    <w:p w14:paraId="7881B92D">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4</w:t>
      </w:r>
      <w:r>
        <w:rPr>
          <w:rFonts w:hint="eastAsia" w:ascii="宋体" w:hAnsi="宋体" w:eastAsia="宋体"/>
          <w:color w:val="000000"/>
          <w:szCs w:val="21"/>
          <w:highlight w:val="none"/>
        </w:rPr>
        <w:t>.</w:t>
      </w:r>
      <w:r>
        <w:rPr>
          <w:rFonts w:hint="eastAsia" w:ascii="宋体" w:hAnsi="宋体" w:eastAsia="宋体"/>
          <w:color w:val="000000"/>
          <w:szCs w:val="21"/>
          <w:highlight w:val="none"/>
          <w:lang w:val="en-US" w:eastAsia="zh-CN"/>
        </w:rPr>
        <w:t>6</w:t>
      </w:r>
      <w:r>
        <w:rPr>
          <w:rFonts w:ascii="宋体" w:hAnsi="宋体" w:eastAsia="宋体"/>
          <w:color w:val="000000"/>
          <w:szCs w:val="21"/>
          <w:highlight w:val="none"/>
        </w:rPr>
        <w:t xml:space="preserve"> </w:t>
      </w:r>
      <w:r>
        <w:rPr>
          <w:rFonts w:hint="eastAsia" w:ascii="宋体" w:hAnsi="宋体" w:eastAsia="宋体"/>
          <w:color w:val="000000"/>
          <w:szCs w:val="21"/>
          <w:highlight w:val="none"/>
        </w:rPr>
        <w:t>国家法律法规规定</w:t>
      </w:r>
      <w:r>
        <w:rPr>
          <w:rFonts w:hint="eastAsia" w:ascii="宋体" w:hAnsi="宋体" w:eastAsia="宋体"/>
          <w:color w:val="000000"/>
          <w:szCs w:val="21"/>
          <w:highlight w:val="none"/>
          <w:lang w:eastAsia="zh-CN"/>
        </w:rPr>
        <w:t>及</w:t>
      </w:r>
      <w:r>
        <w:rPr>
          <w:rFonts w:hint="eastAsia" w:ascii="宋体" w:hAnsi="宋体" w:eastAsia="宋体" w:cs="宋体"/>
          <w:b/>
          <w:bCs/>
          <w:szCs w:val="21"/>
          <w:highlight w:val="none"/>
        </w:rPr>
        <w:t>【政府采购合同专用条款】</w:t>
      </w:r>
      <w:r>
        <w:rPr>
          <w:rFonts w:hint="eastAsia" w:ascii="宋体" w:hAnsi="宋体" w:eastAsia="宋体"/>
          <w:color w:val="000000"/>
          <w:szCs w:val="21"/>
          <w:highlight w:val="none"/>
          <w:lang w:eastAsia="zh-CN"/>
        </w:rPr>
        <w:t>约定应</w:t>
      </w:r>
      <w:r>
        <w:rPr>
          <w:rFonts w:hint="eastAsia" w:ascii="宋体" w:hAnsi="宋体" w:eastAsia="宋体"/>
          <w:color w:val="000000"/>
          <w:szCs w:val="21"/>
          <w:highlight w:val="none"/>
        </w:rPr>
        <w:t>由甲方承担的其他义务和责任。</w:t>
      </w:r>
    </w:p>
    <w:p w14:paraId="09A9F603">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5</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乙方的权利和义务</w:t>
      </w:r>
    </w:p>
    <w:p w14:paraId="6BB190B8">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5</w:t>
      </w:r>
      <w:r>
        <w:rPr>
          <w:rFonts w:hint="eastAsia" w:ascii="宋体" w:hAnsi="宋体" w:eastAsia="宋体"/>
          <w:color w:val="000000"/>
          <w:szCs w:val="21"/>
          <w:highlight w:val="none"/>
        </w:rPr>
        <w:t xml:space="preserve">.1 </w:t>
      </w:r>
      <w:r>
        <w:rPr>
          <w:rFonts w:ascii="宋体" w:hAnsi="宋体" w:eastAsia="宋体"/>
          <w:color w:val="000000"/>
          <w:szCs w:val="21"/>
          <w:highlight w:val="none"/>
        </w:rPr>
        <w:t>签署合同后，乙方</w:t>
      </w:r>
      <w:r>
        <w:rPr>
          <w:rFonts w:hint="eastAsia" w:ascii="宋体" w:hAnsi="宋体" w:eastAsia="宋体"/>
          <w:color w:val="000000"/>
          <w:szCs w:val="21"/>
          <w:highlight w:val="none"/>
          <w:lang w:eastAsia="zh-CN"/>
        </w:rPr>
        <w:t>应</w:t>
      </w:r>
      <w:r>
        <w:rPr>
          <w:rFonts w:ascii="宋体" w:hAnsi="宋体" w:eastAsia="宋体"/>
          <w:color w:val="000000"/>
          <w:szCs w:val="21"/>
          <w:highlight w:val="none"/>
        </w:rPr>
        <w:t>确定</w:t>
      </w:r>
      <w:r>
        <w:rPr>
          <w:rFonts w:hint="eastAsia" w:ascii="宋体" w:hAnsi="宋体" w:eastAsia="宋体"/>
          <w:color w:val="000000"/>
          <w:szCs w:val="21"/>
          <w:highlight w:val="none"/>
          <w:lang w:val="en-US" w:eastAsia="zh-CN"/>
        </w:rPr>
        <w:t>项目负责人（或项目联系人）</w:t>
      </w:r>
      <w:r>
        <w:rPr>
          <w:rFonts w:ascii="宋体" w:hAnsi="宋体" w:eastAsia="宋体"/>
          <w:color w:val="000000"/>
          <w:szCs w:val="21"/>
          <w:highlight w:val="none"/>
        </w:rPr>
        <w:t>，负责与本合同有关的事务。</w:t>
      </w:r>
    </w:p>
    <w:p w14:paraId="5EF76EFC">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5</w:t>
      </w:r>
      <w:r>
        <w:rPr>
          <w:rFonts w:hint="eastAsia" w:ascii="宋体" w:hAnsi="宋体" w:eastAsia="宋体"/>
          <w:color w:val="000000"/>
          <w:szCs w:val="21"/>
          <w:highlight w:val="none"/>
        </w:rPr>
        <w:t>.</w:t>
      </w:r>
      <w:r>
        <w:rPr>
          <w:rFonts w:ascii="宋体" w:hAnsi="宋体" w:eastAsia="宋体"/>
          <w:color w:val="000000"/>
          <w:szCs w:val="21"/>
          <w:highlight w:val="none"/>
        </w:rPr>
        <w:t>2 乙方应按照合同要求</w:t>
      </w:r>
      <w:r>
        <w:rPr>
          <w:rFonts w:hint="eastAsia" w:ascii="宋体" w:hAnsi="宋体" w:eastAsia="宋体"/>
          <w:color w:val="000000"/>
          <w:szCs w:val="21"/>
          <w:highlight w:val="none"/>
        </w:rPr>
        <w:t>履约</w:t>
      </w:r>
      <w:r>
        <w:rPr>
          <w:rFonts w:ascii="宋体" w:hAnsi="宋体" w:eastAsia="宋体"/>
          <w:color w:val="000000"/>
          <w:szCs w:val="21"/>
          <w:highlight w:val="none"/>
        </w:rPr>
        <w:t>，充分合理安排，确保</w:t>
      </w:r>
      <w:r>
        <w:rPr>
          <w:rFonts w:hint="eastAsia" w:ascii="宋体" w:hAnsi="宋体" w:eastAsia="宋体"/>
          <w:color w:val="000000"/>
          <w:szCs w:val="21"/>
          <w:highlight w:val="none"/>
        </w:rPr>
        <w:t>提供的货物</w:t>
      </w:r>
      <w:r>
        <w:rPr>
          <w:rFonts w:hint="eastAsia" w:ascii="宋体" w:hAnsi="宋体" w:eastAsia="宋体"/>
          <w:color w:val="000000"/>
          <w:szCs w:val="21"/>
          <w:highlight w:val="none"/>
          <w:lang w:eastAsia="zh-CN"/>
        </w:rPr>
        <w:t>及相关</w:t>
      </w:r>
      <w:r>
        <w:rPr>
          <w:rFonts w:hint="eastAsia" w:ascii="宋体" w:hAnsi="宋体" w:eastAsia="宋体"/>
          <w:color w:val="000000"/>
          <w:szCs w:val="21"/>
          <w:highlight w:val="none"/>
        </w:rPr>
        <w:t>服务符合合同</w:t>
      </w:r>
      <w:r>
        <w:rPr>
          <w:rFonts w:hint="eastAsia" w:ascii="宋体" w:hAnsi="宋体" w:eastAsia="宋体"/>
          <w:color w:val="000000"/>
          <w:szCs w:val="21"/>
          <w:highlight w:val="none"/>
          <w:lang w:eastAsia="zh-CN"/>
        </w:rPr>
        <w:t>有关</w:t>
      </w:r>
      <w:r>
        <w:rPr>
          <w:rFonts w:ascii="宋体" w:hAnsi="宋体" w:eastAsia="宋体"/>
          <w:color w:val="000000"/>
          <w:szCs w:val="21"/>
          <w:highlight w:val="none"/>
        </w:rPr>
        <w:t>要求</w:t>
      </w:r>
      <w:r>
        <w:rPr>
          <w:rFonts w:hint="eastAsia" w:ascii="宋体" w:hAnsi="宋体" w:eastAsia="宋体"/>
          <w:color w:val="000000"/>
          <w:szCs w:val="21"/>
          <w:highlight w:val="none"/>
        </w:rPr>
        <w:t>。接受项目行业管理部门及政府有关部门的指导，配合甲方的履约检查</w:t>
      </w:r>
      <w:r>
        <w:rPr>
          <w:rFonts w:hint="eastAsia" w:ascii="宋体" w:hAnsi="宋体" w:eastAsia="宋体"/>
          <w:color w:val="000000"/>
          <w:szCs w:val="21"/>
          <w:highlight w:val="none"/>
          <w:lang w:eastAsia="zh-CN"/>
        </w:rPr>
        <w:t>及验收</w:t>
      </w:r>
      <w:r>
        <w:rPr>
          <w:rFonts w:hint="eastAsia" w:ascii="宋体" w:hAnsi="宋体" w:eastAsia="宋体"/>
          <w:color w:val="000000"/>
          <w:szCs w:val="21"/>
          <w:highlight w:val="none"/>
        </w:rPr>
        <w:t>，并</w:t>
      </w:r>
      <w:r>
        <w:rPr>
          <w:rFonts w:ascii="宋体" w:hAnsi="宋体" w:eastAsia="宋体"/>
          <w:color w:val="000000"/>
          <w:szCs w:val="21"/>
          <w:highlight w:val="none"/>
        </w:rPr>
        <w:t>负责项目实施过程中的所有协调工作。</w:t>
      </w:r>
    </w:p>
    <w:p w14:paraId="5137A583">
      <w:pPr>
        <w:widowControl w:val="0"/>
        <w:spacing w:after="0" w:line="400" w:lineRule="exact"/>
        <w:ind w:firstLine="369" w:firstLineChars="176"/>
        <w:jc w:val="both"/>
        <w:rPr>
          <w:rFonts w:ascii="宋体" w:hAnsi="宋体" w:eastAsia="宋体" w:cs="宋体"/>
          <w:color w:val="000000"/>
          <w:kern w:val="2"/>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5.</w:t>
      </w:r>
      <w:r>
        <w:rPr>
          <w:rFonts w:ascii="宋体" w:hAnsi="宋体" w:eastAsia="宋体" w:cs="Times New Roman"/>
          <w:color w:val="000000"/>
          <w:kern w:val="2"/>
          <w:sz w:val="21"/>
          <w:szCs w:val="21"/>
          <w:highlight w:val="none"/>
          <w:lang w:val="en-US" w:eastAsia="zh-CN" w:bidi="ar-SA"/>
        </w:rPr>
        <w:t>3</w:t>
      </w:r>
      <w:r>
        <w:rPr>
          <w:rFonts w:hint="eastAsia" w:ascii="宋体" w:hAnsi="宋体" w:eastAsia="宋体" w:cs="Times New Roman"/>
          <w:color w:val="000000"/>
          <w:kern w:val="2"/>
          <w:sz w:val="21"/>
          <w:szCs w:val="21"/>
          <w:highlight w:val="none"/>
          <w:lang w:val="en-US" w:eastAsia="zh-CN" w:bidi="ar-SA"/>
        </w:rPr>
        <w:t>乙方有权</w:t>
      </w:r>
      <w:r>
        <w:rPr>
          <w:rFonts w:hint="eastAsia" w:ascii="宋体" w:hAnsi="宋体" w:eastAsia="宋体" w:cs="宋体"/>
          <w:color w:val="000000"/>
          <w:kern w:val="2"/>
          <w:sz w:val="21"/>
          <w:szCs w:val="21"/>
          <w:highlight w:val="none"/>
          <w:lang w:val="en-US" w:eastAsia="zh-CN" w:bidi="ar-SA"/>
        </w:rPr>
        <w:t>根据合同约定向甲方收取合同价款。</w:t>
      </w:r>
    </w:p>
    <w:p w14:paraId="348DA6F9">
      <w:pPr>
        <w:widowControl w:val="0"/>
        <w:spacing w:after="0" w:line="400" w:lineRule="exact"/>
        <w:ind w:firstLine="369" w:firstLineChars="176"/>
        <w:jc w:val="both"/>
        <w:rPr>
          <w:rFonts w:ascii="宋体" w:hAnsi="宋体" w:eastAsia="宋体" w:cs="宋体"/>
          <w:color w:val="000000"/>
          <w:kern w:val="2"/>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5.</w:t>
      </w:r>
      <w:r>
        <w:rPr>
          <w:rFonts w:ascii="宋体" w:hAnsi="宋体" w:eastAsia="宋体" w:cs="Times New Roman"/>
          <w:color w:val="000000"/>
          <w:kern w:val="2"/>
          <w:sz w:val="21"/>
          <w:szCs w:val="21"/>
          <w:highlight w:val="none"/>
          <w:lang w:val="en-US" w:eastAsia="zh-CN" w:bidi="ar-SA"/>
        </w:rPr>
        <w:t>4</w:t>
      </w:r>
      <w:r>
        <w:rPr>
          <w:rFonts w:hint="eastAsia" w:ascii="宋体" w:hAnsi="宋体" w:eastAsia="宋体" w:cs="宋体"/>
          <w:color w:val="000000"/>
          <w:kern w:val="2"/>
          <w:sz w:val="21"/>
          <w:szCs w:val="21"/>
          <w:highlight w:val="none"/>
          <w:lang w:val="en-US" w:eastAsia="zh-CN" w:bidi="ar-SA"/>
        </w:rPr>
        <w:t>国家法律法规规定</w:t>
      </w:r>
      <w:r>
        <w:rPr>
          <w:rFonts w:hint="eastAsia" w:ascii="宋体" w:hAnsi="宋体" w:eastAsia="宋体" w:cs="Times New Roman"/>
          <w:color w:val="000000"/>
          <w:kern w:val="2"/>
          <w:sz w:val="21"/>
          <w:szCs w:val="21"/>
          <w:highlight w:val="none"/>
          <w:lang w:val="en-US" w:eastAsia="zh-CN" w:bidi="ar-SA"/>
        </w:rPr>
        <w:t>及</w:t>
      </w:r>
      <w:r>
        <w:rPr>
          <w:rFonts w:hint="eastAsia" w:ascii="宋体" w:hAnsi="宋体" w:eastAsia="宋体" w:cs="宋体"/>
          <w:b/>
          <w:bCs/>
          <w:kern w:val="2"/>
          <w:sz w:val="21"/>
          <w:szCs w:val="21"/>
          <w:highlight w:val="none"/>
          <w:lang w:val="en-US" w:eastAsia="zh-CN" w:bidi="ar-SA"/>
        </w:rPr>
        <w:t>【政府采购合同专用条款】</w:t>
      </w:r>
      <w:r>
        <w:rPr>
          <w:rFonts w:hint="eastAsia" w:ascii="宋体" w:hAnsi="宋体" w:eastAsia="宋体" w:cs="宋体"/>
          <w:b w:val="0"/>
          <w:bCs w:val="0"/>
          <w:kern w:val="2"/>
          <w:sz w:val="21"/>
          <w:szCs w:val="21"/>
          <w:highlight w:val="none"/>
          <w:lang w:val="en-US" w:eastAsia="zh-CN" w:bidi="ar-SA"/>
        </w:rPr>
        <w:t>约定应</w:t>
      </w:r>
      <w:r>
        <w:rPr>
          <w:rFonts w:hint="eastAsia" w:ascii="宋体" w:hAnsi="宋体" w:eastAsia="宋体" w:cs="宋体"/>
          <w:color w:val="000000"/>
          <w:kern w:val="2"/>
          <w:sz w:val="21"/>
          <w:szCs w:val="21"/>
          <w:highlight w:val="none"/>
          <w:lang w:val="en-US" w:eastAsia="zh-CN" w:bidi="ar-SA"/>
        </w:rPr>
        <w:t>由乙方承担的其他义务和责任。</w:t>
      </w:r>
    </w:p>
    <w:p w14:paraId="3DE252B6">
      <w:pPr>
        <w:numPr>
          <w:ilvl w:val="0"/>
          <w:numId w:val="16"/>
        </w:numPr>
        <w:autoSpaceDE w:val="0"/>
        <w:autoSpaceDN w:val="0"/>
        <w:adjustRightInd w:val="0"/>
        <w:snapToGrid w:val="0"/>
        <w:spacing w:before="0" w:line="400" w:lineRule="exact"/>
        <w:jc w:val="left"/>
        <w:rPr>
          <w:rFonts w:hint="eastAsia" w:ascii="宋体" w:hAnsi="宋体" w:eastAsia="宋体"/>
          <w:b/>
          <w:bCs/>
          <w:color w:val="000000"/>
          <w:sz w:val="24"/>
          <w:highlight w:val="none"/>
        </w:rPr>
      </w:pPr>
      <w:r>
        <w:rPr>
          <w:rFonts w:hint="eastAsia" w:ascii="宋体" w:hAnsi="宋体" w:eastAsia="宋体"/>
          <w:b/>
          <w:bCs/>
          <w:color w:val="000000"/>
          <w:sz w:val="24"/>
          <w:highlight w:val="none"/>
        </w:rPr>
        <w:t>合同履</w:t>
      </w:r>
      <w:r>
        <w:rPr>
          <w:rFonts w:hint="eastAsia" w:ascii="宋体" w:hAnsi="宋体" w:eastAsia="宋体"/>
          <w:b/>
          <w:bCs/>
          <w:color w:val="000000"/>
          <w:sz w:val="24"/>
          <w:highlight w:val="none"/>
          <w:lang w:val="en-US" w:eastAsia="zh-CN"/>
        </w:rPr>
        <w:t>行</w:t>
      </w:r>
    </w:p>
    <w:p w14:paraId="7330C1E8">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6</w:t>
      </w:r>
      <w:r>
        <w:rPr>
          <w:rFonts w:hint="eastAsia" w:ascii="宋体" w:hAnsi="宋体" w:eastAsia="宋体"/>
          <w:color w:val="000000"/>
          <w:szCs w:val="21"/>
          <w:highlight w:val="none"/>
        </w:rPr>
        <w:t>.1 甲乙双方应当按照</w:t>
      </w:r>
      <w:r>
        <w:rPr>
          <w:rFonts w:hint="eastAsia" w:ascii="宋体" w:hAnsi="宋体" w:eastAsia="宋体" w:cs="宋体"/>
          <w:b/>
          <w:bCs/>
          <w:szCs w:val="21"/>
          <w:highlight w:val="none"/>
        </w:rPr>
        <w:t>【政府采购合同专用条款】</w:t>
      </w:r>
      <w:r>
        <w:rPr>
          <w:rFonts w:hint="eastAsia" w:ascii="宋体" w:hAnsi="宋体" w:eastAsia="宋体"/>
          <w:color w:val="000000"/>
          <w:szCs w:val="21"/>
          <w:highlight w:val="none"/>
        </w:rPr>
        <w:t>约定顺序履行合同义务；如果没有先后顺序的，应当同时履行。</w:t>
      </w:r>
    </w:p>
    <w:p w14:paraId="4AD41E87">
      <w:pPr>
        <w:autoSpaceDE w:val="0"/>
        <w:autoSpaceDN w:val="0"/>
        <w:adjustRightInd w:val="0"/>
        <w:snapToGrid w:val="0"/>
        <w:spacing w:before="0" w:line="400" w:lineRule="exact"/>
        <w:ind w:firstLine="420" w:firstLineChars="200"/>
        <w:jc w:val="left"/>
        <w:rPr>
          <w:rFonts w:eastAsia="宋体"/>
          <w:highlight w:val="none"/>
        </w:rPr>
      </w:pPr>
      <w:r>
        <w:rPr>
          <w:rFonts w:hint="eastAsia" w:ascii="宋体" w:hAnsi="宋体" w:eastAsia="宋体"/>
          <w:color w:val="000000"/>
          <w:szCs w:val="21"/>
          <w:highlight w:val="none"/>
          <w:lang w:eastAsia="zh-CN"/>
        </w:rPr>
        <w:t>6</w:t>
      </w:r>
      <w:r>
        <w:rPr>
          <w:rFonts w:hint="eastAsia" w:ascii="宋体" w:hAnsi="宋体" w:eastAsia="宋体"/>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14:paraId="70A0677C">
      <w:pPr>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lang w:eastAsia="zh-CN"/>
        </w:rPr>
        <w:t>7</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货物包装、运输</w:t>
      </w:r>
      <w:r>
        <w:rPr>
          <w:rFonts w:hint="eastAsia" w:ascii="宋体" w:hAnsi="宋体" w:eastAsia="宋体"/>
          <w:b/>
          <w:bCs/>
          <w:color w:val="000000"/>
          <w:sz w:val="24"/>
          <w:highlight w:val="none"/>
          <w:lang w:eastAsia="zh-CN"/>
        </w:rPr>
        <w:t>、</w:t>
      </w:r>
      <w:r>
        <w:rPr>
          <w:rFonts w:hint="eastAsia" w:ascii="宋体" w:hAnsi="宋体" w:eastAsia="宋体"/>
          <w:b/>
          <w:bCs/>
          <w:color w:val="000000"/>
          <w:sz w:val="24"/>
          <w:highlight w:val="none"/>
        </w:rPr>
        <w:t>保险</w:t>
      </w:r>
      <w:r>
        <w:rPr>
          <w:rFonts w:hint="eastAsia" w:ascii="宋体" w:hAnsi="宋体" w:eastAsia="宋体"/>
          <w:b/>
          <w:bCs/>
          <w:color w:val="000000"/>
          <w:sz w:val="24"/>
          <w:highlight w:val="none"/>
          <w:lang w:eastAsia="zh-CN"/>
        </w:rPr>
        <w:t>和交付</w:t>
      </w:r>
      <w:r>
        <w:rPr>
          <w:rFonts w:hint="eastAsia" w:ascii="宋体" w:hAnsi="宋体" w:eastAsia="宋体"/>
          <w:b/>
          <w:bCs/>
          <w:color w:val="000000"/>
          <w:sz w:val="24"/>
          <w:highlight w:val="none"/>
        </w:rPr>
        <w:t>要求</w:t>
      </w:r>
    </w:p>
    <w:p w14:paraId="4B27F695">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.1 本合同</w:t>
      </w:r>
      <w:r>
        <w:rPr>
          <w:rFonts w:hint="eastAsia" w:ascii="宋体" w:hAnsi="宋体" w:eastAsia="宋体"/>
          <w:bCs/>
          <w:color w:val="000000"/>
          <w:szCs w:val="21"/>
          <w:highlight w:val="none"/>
        </w:rPr>
        <w:t>涉及商品包装</w:t>
      </w:r>
      <w:r>
        <w:rPr>
          <w:rFonts w:hint="eastAsia" w:ascii="宋体" w:hAnsi="宋体" w:eastAsia="宋体"/>
          <w:bCs/>
          <w:color w:val="000000"/>
          <w:szCs w:val="21"/>
          <w:highlight w:val="none"/>
          <w:lang w:eastAsia="zh-CN"/>
        </w:rPr>
        <w:t>、</w:t>
      </w:r>
      <w:r>
        <w:rPr>
          <w:rFonts w:hint="eastAsia" w:ascii="宋体" w:hAnsi="宋体" w:eastAsia="宋体"/>
          <w:bCs/>
          <w:color w:val="000000"/>
          <w:szCs w:val="21"/>
          <w:highlight w:val="none"/>
        </w:rPr>
        <w:t>快递包装的，</w:t>
      </w:r>
      <w:r>
        <w:rPr>
          <w:rFonts w:hint="eastAsia" w:ascii="宋体" w:hAnsi="宋体" w:eastAsia="宋体"/>
          <w:color w:val="000000"/>
          <w:szCs w:val="21"/>
          <w:highlight w:val="none"/>
        </w:rPr>
        <w:t>除</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另有</w:t>
      </w:r>
      <w:r>
        <w:rPr>
          <w:rFonts w:hint="eastAsia" w:ascii="宋体" w:hAnsi="宋体" w:eastAsia="宋体"/>
          <w:bCs/>
          <w:color w:val="000000"/>
          <w:szCs w:val="21"/>
          <w:highlight w:val="none"/>
          <w:lang w:eastAsia="zh-CN"/>
        </w:rPr>
        <w:t>约</w:t>
      </w:r>
      <w:r>
        <w:rPr>
          <w:rFonts w:hint="eastAsia" w:ascii="宋体" w:hAnsi="宋体" w:eastAsia="宋体"/>
          <w:bCs/>
          <w:color w:val="000000"/>
          <w:szCs w:val="21"/>
          <w:highlight w:val="none"/>
        </w:rPr>
        <w:t>定</w:t>
      </w:r>
      <w:r>
        <w:rPr>
          <w:rFonts w:hint="eastAsia" w:ascii="宋体" w:hAnsi="宋体" w:eastAsia="宋体"/>
          <w:bCs/>
          <w:color w:val="000000"/>
          <w:szCs w:val="21"/>
          <w:highlight w:val="none"/>
          <w:lang w:eastAsia="zh-CN"/>
        </w:rPr>
        <w:t>外</w:t>
      </w:r>
      <w:r>
        <w:rPr>
          <w:rFonts w:hint="eastAsia" w:ascii="宋体" w:hAnsi="宋体" w:eastAsia="宋体"/>
          <w:bCs/>
          <w:color w:val="000000"/>
          <w:szCs w:val="21"/>
          <w:highlight w:val="none"/>
        </w:rPr>
        <w:t>，</w:t>
      </w:r>
      <w:r>
        <w:rPr>
          <w:rFonts w:hint="eastAsia" w:ascii="宋体" w:hAnsi="宋体" w:eastAsia="宋体"/>
          <w:color w:val="000000"/>
          <w:szCs w:val="21"/>
          <w:highlight w:val="none"/>
        </w:rPr>
        <w:t>包装应适应远距离运输、防潮、防震、防锈和防野蛮装卸等要求，确保货物安全无损地运抵</w:t>
      </w:r>
      <w:r>
        <w:rPr>
          <w:rFonts w:hint="eastAsia" w:ascii="宋体" w:hAnsi="宋体" w:eastAsia="宋体"/>
          <w:b/>
          <w:color w:val="000000"/>
          <w:szCs w:val="21"/>
          <w:highlight w:val="none"/>
        </w:rPr>
        <w:t>【政府采购合同专用条款】</w:t>
      </w:r>
      <w:r>
        <w:rPr>
          <w:rFonts w:hint="eastAsia" w:ascii="宋体" w:hAnsi="宋体" w:eastAsia="宋体"/>
          <w:b w:val="0"/>
          <w:bCs/>
          <w:color w:val="000000"/>
          <w:szCs w:val="21"/>
          <w:highlight w:val="none"/>
          <w:lang w:eastAsia="zh-CN"/>
        </w:rPr>
        <w:t>约定的</w:t>
      </w:r>
      <w:r>
        <w:rPr>
          <w:rFonts w:hint="eastAsia" w:ascii="宋体" w:hAnsi="宋体" w:eastAsia="宋体"/>
          <w:color w:val="000000"/>
          <w:szCs w:val="21"/>
          <w:highlight w:val="none"/>
        </w:rPr>
        <w:t>指定现场。</w:t>
      </w:r>
    </w:p>
    <w:p w14:paraId="5C4F4621">
      <w:pPr>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.2 除</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另有</w:t>
      </w:r>
      <w:r>
        <w:rPr>
          <w:rFonts w:hint="eastAsia" w:ascii="宋体" w:hAnsi="宋体" w:eastAsia="宋体"/>
          <w:bCs/>
          <w:color w:val="000000"/>
          <w:szCs w:val="21"/>
          <w:highlight w:val="none"/>
          <w:lang w:eastAsia="zh-CN"/>
        </w:rPr>
        <w:t>约</w:t>
      </w:r>
      <w:r>
        <w:rPr>
          <w:rFonts w:hint="eastAsia" w:ascii="宋体" w:hAnsi="宋体" w:eastAsia="宋体"/>
          <w:bCs/>
          <w:color w:val="000000"/>
          <w:szCs w:val="21"/>
          <w:highlight w:val="none"/>
        </w:rPr>
        <w:t>定</w:t>
      </w:r>
      <w:r>
        <w:rPr>
          <w:rFonts w:hint="eastAsia" w:ascii="宋体" w:hAnsi="宋体" w:eastAsia="宋体"/>
          <w:bCs/>
          <w:color w:val="000000"/>
          <w:szCs w:val="21"/>
          <w:highlight w:val="none"/>
          <w:lang w:eastAsia="zh-CN"/>
        </w:rPr>
        <w:t>外</w:t>
      </w:r>
      <w:r>
        <w:rPr>
          <w:rFonts w:hint="eastAsia" w:ascii="宋体" w:hAnsi="宋体" w:eastAsia="宋体"/>
          <w:bCs/>
          <w:color w:val="000000"/>
          <w:szCs w:val="21"/>
          <w:highlight w:val="none"/>
        </w:rPr>
        <w:t>，</w:t>
      </w:r>
      <w:r>
        <w:rPr>
          <w:rFonts w:hint="eastAsia" w:ascii="宋体" w:hAnsi="宋体" w:eastAsia="宋体"/>
          <w:color w:val="000000"/>
          <w:szCs w:val="21"/>
          <w:highlight w:val="none"/>
        </w:rPr>
        <w:t>乙方负责办理将货物运抵本合同规定的交货地点</w:t>
      </w:r>
      <w:r>
        <w:rPr>
          <w:rFonts w:hint="eastAsia" w:ascii="宋体" w:hAnsi="宋体" w:eastAsia="宋体"/>
          <w:color w:val="000000"/>
          <w:szCs w:val="21"/>
          <w:highlight w:val="none"/>
          <w:lang w:eastAsia="zh-CN"/>
        </w:rPr>
        <w:t>，并装卸、交付至甲方</w:t>
      </w:r>
      <w:r>
        <w:rPr>
          <w:rFonts w:hint="eastAsia" w:ascii="宋体" w:hAnsi="宋体" w:eastAsia="宋体"/>
          <w:color w:val="000000"/>
          <w:szCs w:val="21"/>
          <w:highlight w:val="none"/>
        </w:rPr>
        <w:t>的一切运输事项，相关费用应</w:t>
      </w:r>
      <w:r>
        <w:rPr>
          <w:rFonts w:hint="eastAsia" w:ascii="宋体" w:hAnsi="宋体" w:eastAsia="宋体"/>
          <w:color w:val="000000"/>
          <w:szCs w:val="21"/>
          <w:highlight w:val="none"/>
          <w:lang w:eastAsia="zh-CN"/>
        </w:rPr>
        <w:t>包含</w:t>
      </w:r>
      <w:r>
        <w:rPr>
          <w:rFonts w:hint="eastAsia" w:ascii="宋体" w:hAnsi="宋体" w:eastAsia="宋体"/>
          <w:color w:val="000000"/>
          <w:szCs w:val="21"/>
          <w:highlight w:val="none"/>
        </w:rPr>
        <w:t>在合同</w:t>
      </w:r>
      <w:r>
        <w:rPr>
          <w:rFonts w:hint="eastAsia" w:ascii="宋体" w:hAnsi="宋体" w:eastAsia="宋体"/>
          <w:color w:val="000000"/>
          <w:szCs w:val="21"/>
          <w:highlight w:val="none"/>
          <w:lang w:eastAsia="zh-CN"/>
        </w:rPr>
        <w:t>价款</w:t>
      </w:r>
      <w:r>
        <w:rPr>
          <w:rFonts w:hint="eastAsia" w:ascii="宋体" w:hAnsi="宋体" w:eastAsia="宋体"/>
          <w:color w:val="000000"/>
          <w:szCs w:val="21"/>
          <w:highlight w:val="none"/>
        </w:rPr>
        <w:t>中。</w:t>
      </w:r>
    </w:p>
    <w:p w14:paraId="45231DED">
      <w:pPr>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.3 货物保险要求按</w:t>
      </w:r>
      <w:r>
        <w:rPr>
          <w:rFonts w:hint="eastAsia" w:ascii="宋体" w:hAnsi="宋体" w:eastAsia="宋体"/>
          <w:b/>
          <w:color w:val="000000"/>
          <w:szCs w:val="21"/>
          <w:highlight w:val="none"/>
        </w:rPr>
        <w:t>【政府采购合同专用条款】</w:t>
      </w:r>
      <w:r>
        <w:rPr>
          <w:rFonts w:hint="eastAsia" w:ascii="宋体" w:hAnsi="宋体" w:eastAsia="宋体"/>
          <w:bCs/>
          <w:color w:val="000000"/>
          <w:szCs w:val="21"/>
          <w:highlight w:val="none"/>
        </w:rPr>
        <w:t>规定执行</w:t>
      </w:r>
      <w:r>
        <w:rPr>
          <w:rFonts w:hint="eastAsia" w:ascii="宋体" w:hAnsi="宋体" w:eastAsia="宋体"/>
          <w:color w:val="000000"/>
          <w:szCs w:val="21"/>
          <w:highlight w:val="none"/>
        </w:rPr>
        <w:t>。</w:t>
      </w:r>
    </w:p>
    <w:p w14:paraId="5AC97A1B">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eastAsia="zh-CN"/>
        </w:rPr>
        <w:t>7</w:t>
      </w:r>
      <w:r>
        <w:rPr>
          <w:rFonts w:hint="eastAsia" w:ascii="宋体" w:hAnsi="宋体" w:eastAsia="宋体"/>
          <w:color w:val="000000"/>
          <w:szCs w:val="21"/>
          <w:highlight w:val="none"/>
        </w:rPr>
        <w:t xml:space="preserve">.4 </w:t>
      </w:r>
      <w:r>
        <w:rPr>
          <w:rFonts w:hint="eastAsia" w:ascii="宋体" w:hAnsi="宋体" w:eastAsia="宋体"/>
          <w:color w:val="000000"/>
          <w:szCs w:val="21"/>
          <w:highlight w:val="none"/>
          <w:lang w:val="en-US" w:eastAsia="zh-CN"/>
        </w:rPr>
        <w:t>除采购活动</w:t>
      </w:r>
      <w:r>
        <w:rPr>
          <w:rFonts w:hint="eastAsia" w:ascii="宋体" w:hAnsi="宋体" w:eastAsia="宋体"/>
          <w:color w:val="000000"/>
          <w:szCs w:val="21"/>
          <w:highlight w:val="none"/>
        </w:rPr>
        <w:t>对商品包装</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快递包装</w:t>
      </w:r>
      <w:r>
        <w:rPr>
          <w:rFonts w:hint="eastAsia" w:ascii="宋体" w:hAnsi="宋体" w:eastAsia="宋体"/>
          <w:color w:val="000000"/>
          <w:szCs w:val="21"/>
          <w:highlight w:val="none"/>
          <w:lang w:val="en-US" w:eastAsia="zh-CN"/>
        </w:rPr>
        <w:t>达成具体约定外</w:t>
      </w:r>
      <w:r>
        <w:rPr>
          <w:rFonts w:hint="eastAsia" w:ascii="宋体" w:hAnsi="宋体" w:eastAsia="宋体"/>
          <w:color w:val="000000"/>
          <w:szCs w:val="21"/>
          <w:highlight w:val="none"/>
        </w:rPr>
        <w:t>，乙方提供产品及相关快递服务</w:t>
      </w:r>
      <w:r>
        <w:rPr>
          <w:rFonts w:hint="eastAsia" w:ascii="宋体" w:hAnsi="宋体" w:eastAsia="宋体"/>
          <w:color w:val="000000"/>
          <w:szCs w:val="21"/>
          <w:highlight w:val="none"/>
          <w:lang w:val="en-US" w:eastAsia="zh-CN"/>
        </w:rPr>
        <w:t>涉及到</w:t>
      </w:r>
      <w:r>
        <w:rPr>
          <w:rFonts w:hint="eastAsia" w:ascii="宋体" w:hAnsi="宋体" w:eastAsia="宋体"/>
          <w:color w:val="000000"/>
          <w:szCs w:val="21"/>
          <w:highlight w:val="none"/>
        </w:rPr>
        <w:t>具体包装要求</w:t>
      </w:r>
      <w:r>
        <w:rPr>
          <w:rFonts w:hint="eastAsia" w:ascii="宋体" w:hAnsi="宋体" w:eastAsia="宋体"/>
          <w:color w:val="000000"/>
          <w:szCs w:val="21"/>
          <w:highlight w:val="none"/>
          <w:lang w:val="en-US" w:eastAsia="zh-CN"/>
        </w:rPr>
        <w:t>的，</w:t>
      </w:r>
      <w:r>
        <w:rPr>
          <w:rFonts w:hint="eastAsia" w:ascii="宋体" w:hAnsi="宋体" w:eastAsia="宋体"/>
          <w:color w:val="000000"/>
          <w:szCs w:val="21"/>
          <w:highlight w:val="none"/>
        </w:rPr>
        <w:t>应</w:t>
      </w:r>
      <w:r>
        <w:rPr>
          <w:rFonts w:hint="eastAsia" w:ascii="宋体" w:hAnsi="宋体" w:eastAsia="宋体"/>
          <w:color w:val="000000"/>
          <w:szCs w:val="21"/>
          <w:highlight w:val="none"/>
          <w:lang w:val="en-US" w:eastAsia="zh-CN"/>
        </w:rPr>
        <w:t>不低于</w:t>
      </w:r>
      <w:r>
        <w:rPr>
          <w:rFonts w:hint="eastAsia" w:ascii="宋体" w:hAnsi="宋体" w:eastAsia="宋体"/>
          <w:color w:val="000000"/>
          <w:szCs w:val="21"/>
          <w:highlight w:val="none"/>
        </w:rPr>
        <w:t>《商品包装政府采购需求标准（试行）</w:t>
      </w:r>
      <w:r>
        <w:rPr>
          <w:rFonts w:hint="eastAsia" w:ascii="宋体" w:hAnsi="宋体" w:eastAsia="宋体"/>
          <w:color w:val="000000"/>
          <w:szCs w:val="21"/>
          <w:highlight w:val="none"/>
          <w:lang w:eastAsia="zh-CN"/>
        </w:rPr>
        <w:t>》《</w:t>
      </w:r>
      <w:r>
        <w:rPr>
          <w:rFonts w:hint="eastAsia" w:ascii="宋体" w:hAnsi="宋体" w:eastAsia="宋体"/>
          <w:color w:val="000000"/>
          <w:szCs w:val="21"/>
          <w:highlight w:val="none"/>
        </w:rPr>
        <w:t>快递包装政府采购需求标准（试行）》</w:t>
      </w:r>
      <w:r>
        <w:rPr>
          <w:rFonts w:hint="eastAsia" w:ascii="宋体" w:hAnsi="宋体" w:eastAsia="宋体"/>
          <w:color w:val="000000"/>
          <w:szCs w:val="21"/>
          <w:highlight w:val="none"/>
          <w:lang w:val="en-US" w:eastAsia="zh-CN"/>
        </w:rPr>
        <w:t>标准</w:t>
      </w:r>
      <w:r>
        <w:rPr>
          <w:rFonts w:hint="eastAsia" w:ascii="宋体" w:hAnsi="宋体" w:eastAsia="宋体"/>
          <w:color w:val="000000"/>
          <w:szCs w:val="21"/>
          <w:highlight w:val="none"/>
        </w:rPr>
        <w:t>，并作为履约验收的内容，必要时甲方可以要求乙方在履约验收环节出具检测报告。</w:t>
      </w:r>
    </w:p>
    <w:p w14:paraId="6DAD5A0C">
      <w:pPr>
        <w:autoSpaceDE w:val="0"/>
        <w:autoSpaceDN w:val="0"/>
        <w:adjustRightInd w:val="0"/>
        <w:snapToGrid w:val="0"/>
        <w:spacing w:before="0" w:line="400" w:lineRule="exact"/>
        <w:ind w:firstLine="420" w:firstLineChars="200"/>
        <w:jc w:val="left"/>
        <w:rPr>
          <w:rFonts w:hint="eastAsia" w:ascii="宋体" w:hAnsi="宋体" w:eastAsia="宋体"/>
          <w:color w:val="000000"/>
          <w:szCs w:val="21"/>
          <w:highlight w:val="none"/>
        </w:rPr>
      </w:pPr>
      <w:r>
        <w:rPr>
          <w:rFonts w:hint="eastAsia" w:ascii="宋体" w:hAnsi="宋体" w:eastAsia="宋体"/>
          <w:color w:val="000000"/>
          <w:szCs w:val="21"/>
          <w:highlight w:val="none"/>
          <w:lang w:val="en-US" w:eastAsia="zh-CN"/>
        </w:rPr>
        <w:t xml:space="preserve">7.5 </w:t>
      </w:r>
      <w:r>
        <w:rPr>
          <w:rFonts w:hint="eastAsia" w:ascii="宋体" w:hAnsi="宋体" w:eastAsia="宋体" w:cs="宋体"/>
          <w:color w:val="000000"/>
          <w:szCs w:val="21"/>
          <w:highlight w:val="none"/>
        </w:rPr>
        <w:t>乙方在运输到达之前</w:t>
      </w:r>
      <w:r>
        <w:rPr>
          <w:rFonts w:hint="eastAsia" w:ascii="宋体" w:hAnsi="宋体" w:eastAsia="宋体" w:cs="宋体"/>
          <w:color w:val="000000"/>
          <w:szCs w:val="21"/>
          <w:highlight w:val="none"/>
          <w:lang w:eastAsia="zh-CN"/>
        </w:rPr>
        <w:t>应</w:t>
      </w:r>
      <w:r>
        <w:rPr>
          <w:rFonts w:hint="eastAsia" w:ascii="宋体" w:hAnsi="宋体" w:eastAsia="宋体" w:cs="宋体"/>
          <w:color w:val="000000"/>
          <w:szCs w:val="21"/>
          <w:highlight w:val="none"/>
        </w:rPr>
        <w:t>提前通知</w:t>
      </w:r>
      <w:r>
        <w:rPr>
          <w:rFonts w:hint="eastAsia" w:ascii="宋体" w:hAnsi="宋体" w:eastAsia="宋体" w:cs="宋体"/>
          <w:color w:val="000000"/>
          <w:szCs w:val="21"/>
          <w:highlight w:val="none"/>
          <w:lang w:eastAsia="zh-CN"/>
        </w:rPr>
        <w:t>甲方</w:t>
      </w:r>
      <w:r>
        <w:rPr>
          <w:rFonts w:hint="eastAsia" w:ascii="宋体" w:hAnsi="宋体" w:eastAsia="宋体" w:cs="宋体"/>
          <w:color w:val="000000"/>
          <w:szCs w:val="21"/>
          <w:highlight w:val="none"/>
        </w:rPr>
        <w:t>，并提示货物运输装卸的注意事项</w:t>
      </w:r>
      <w:r>
        <w:rPr>
          <w:rFonts w:hint="eastAsia" w:ascii="宋体" w:hAnsi="宋体" w:eastAsia="宋体" w:cs="宋体"/>
          <w:color w:val="000000"/>
          <w:szCs w:val="21"/>
          <w:highlight w:val="none"/>
          <w:lang w:eastAsia="zh-CN"/>
        </w:rPr>
        <w:t>，甲方配合乙方做好货物的接收工作。</w:t>
      </w:r>
    </w:p>
    <w:p w14:paraId="55299B81">
      <w:pPr>
        <w:autoSpaceDE w:val="0"/>
        <w:autoSpaceDN w:val="0"/>
        <w:adjustRightInd w:val="0"/>
        <w:spacing w:line="400" w:lineRule="exact"/>
        <w:ind w:firstLine="420" w:firstLineChars="200"/>
        <w:rPr>
          <w:rFonts w:hint="default" w:ascii="华文楷体" w:hAnsi="华文楷体" w:eastAsia="华文楷体" w:cs="华文楷体"/>
          <w:sz w:val="21"/>
          <w:szCs w:val="21"/>
          <w:highlight w:val="none"/>
          <w:lang w:val="en-US" w:eastAsia="zh-CN" w:bidi="ar-SA"/>
        </w:rPr>
      </w:pPr>
      <w:r>
        <w:rPr>
          <w:rFonts w:hint="eastAsia" w:ascii="宋体" w:hAnsi="宋体" w:eastAsia="宋体" w:cs="Times New Roman"/>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14:paraId="6C63A9E6">
      <w:pPr>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000000"/>
          <w:sz w:val="24"/>
          <w:highlight w:val="none"/>
          <w:lang w:eastAsia="zh-CN"/>
        </w:rPr>
        <w:t>8</w:t>
      </w:r>
      <w:r>
        <w:rPr>
          <w:rFonts w:hint="eastAsia" w:ascii="宋体" w:hAnsi="宋体" w:eastAsia="宋体"/>
          <w:b/>
          <w:color w:val="000000"/>
          <w:sz w:val="24"/>
          <w:highlight w:val="none"/>
          <w:lang w:val="en-US" w:eastAsia="zh-CN"/>
        </w:rPr>
        <w:t xml:space="preserve">. </w:t>
      </w:r>
      <w:r>
        <w:rPr>
          <w:rFonts w:hint="eastAsia" w:ascii="宋体" w:hAnsi="宋体" w:eastAsia="宋体"/>
          <w:b/>
          <w:color w:val="auto"/>
          <w:sz w:val="24"/>
          <w:highlight w:val="none"/>
        </w:rPr>
        <w:t>质量标准和保证</w:t>
      </w:r>
    </w:p>
    <w:p w14:paraId="6616E4D5">
      <w:pPr>
        <w:widowControl w:val="0"/>
        <w:adjustRightInd w:val="0"/>
        <w:snapToGrid w:val="0"/>
        <w:spacing w:before="0" w:line="400" w:lineRule="exact"/>
        <w:ind w:firstLine="420" w:firstLineChars="200"/>
        <w:jc w:val="left"/>
        <w:rPr>
          <w:rFonts w:ascii="宋体" w:hAnsi="宋体" w:eastAsia="宋体" w:cs="Courier New"/>
          <w:b/>
          <w:color w:val="auto"/>
          <w:kern w:val="2"/>
          <w:sz w:val="21"/>
          <w:szCs w:val="21"/>
          <w:highlight w:val="none"/>
          <w:lang w:val="en-US" w:eastAsia="zh-CN" w:bidi="ar-SA"/>
        </w:rPr>
      </w:pPr>
      <w:r>
        <w:rPr>
          <w:rFonts w:hint="eastAsia" w:ascii="宋体" w:hAnsi="宋体" w:eastAsia="宋体" w:cs="Courier New"/>
          <w:color w:val="auto"/>
          <w:kern w:val="2"/>
          <w:sz w:val="21"/>
          <w:szCs w:val="21"/>
          <w:highlight w:val="none"/>
          <w:lang w:val="en-US" w:eastAsia="zh-CN" w:bidi="ar-SA"/>
        </w:rPr>
        <w:t>8.1 质量标准</w:t>
      </w:r>
    </w:p>
    <w:p w14:paraId="17393DB7">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（1）本合同下</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的货物应符合</w:t>
      </w:r>
      <w:r>
        <w:rPr>
          <w:rFonts w:hint="eastAsia" w:ascii="宋体" w:hAnsi="宋体" w:eastAsia="宋体"/>
          <w:color w:val="auto"/>
          <w:szCs w:val="21"/>
          <w:highlight w:val="none"/>
          <w:lang w:eastAsia="zh-CN"/>
        </w:rPr>
        <w:t>合同</w:t>
      </w:r>
      <w:r>
        <w:rPr>
          <w:rFonts w:hint="eastAsia" w:ascii="宋体" w:hAnsi="宋体" w:eastAsia="宋体" w:cs="宋体"/>
          <w:color w:val="000000"/>
          <w:szCs w:val="21"/>
          <w:highlight w:val="none"/>
          <w:lang w:eastAsia="zh-CN"/>
        </w:rPr>
        <w:t>约</w:t>
      </w:r>
      <w:r>
        <w:rPr>
          <w:rFonts w:hint="eastAsia" w:ascii="宋体" w:hAnsi="宋体" w:eastAsia="宋体" w:cs="宋体"/>
          <w:color w:val="000000"/>
          <w:szCs w:val="21"/>
          <w:highlight w:val="none"/>
        </w:rPr>
        <w:t>定的</w:t>
      </w:r>
      <w:r>
        <w:rPr>
          <w:rFonts w:hint="eastAsia" w:ascii="宋体" w:hAnsi="宋体" w:eastAsia="宋体" w:cs="宋体"/>
          <w:szCs w:val="21"/>
          <w:highlight w:val="none"/>
        </w:rPr>
        <w:t>品牌、规格型号、技术性能、配置、质量、数量等要求。</w:t>
      </w:r>
      <w:r>
        <w:rPr>
          <w:rFonts w:hint="eastAsia" w:ascii="宋体" w:hAnsi="宋体" w:eastAsia="宋体"/>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hint="eastAsia" w:ascii="宋体" w:hAnsi="宋体" w:eastAsia="宋体"/>
          <w:color w:val="auto"/>
          <w:szCs w:val="21"/>
          <w:highlight w:val="none"/>
          <w:lang w:eastAsia="zh-CN"/>
        </w:rPr>
        <w:t>。</w:t>
      </w:r>
    </w:p>
    <w:p w14:paraId="3D0EE16A">
      <w:pPr>
        <w:widowControl w:val="0"/>
        <w:adjustRightInd w:val="0"/>
        <w:snapToGrid w:val="0"/>
        <w:spacing w:before="0" w:line="400" w:lineRule="exact"/>
        <w:ind w:firstLine="420" w:firstLineChars="200"/>
        <w:jc w:val="left"/>
        <w:rPr>
          <w:rFonts w:ascii="宋体" w:hAnsi="宋体" w:eastAsia="宋体" w:cs="Courier New"/>
          <w:color w:val="auto"/>
          <w:kern w:val="2"/>
          <w:sz w:val="21"/>
          <w:szCs w:val="21"/>
          <w:highlight w:val="none"/>
          <w:lang w:val="en-US" w:eastAsia="zh-CN" w:bidi="ar-SA"/>
        </w:rPr>
      </w:pPr>
      <w:r>
        <w:rPr>
          <w:rFonts w:hint="eastAsia" w:ascii="宋体" w:hAnsi="宋体" w:eastAsia="宋体" w:cs="Courier New"/>
          <w:color w:val="auto"/>
          <w:kern w:val="2"/>
          <w:sz w:val="21"/>
          <w:szCs w:val="21"/>
          <w:highlight w:val="none"/>
          <w:lang w:val="en-US" w:eastAsia="zh-CN" w:bidi="ar-SA"/>
        </w:rPr>
        <w:t>（2）采用中华人民共和国法定计量单位。</w:t>
      </w:r>
    </w:p>
    <w:p w14:paraId="724CE4C6">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（3）乙方所</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的货物应符合国家有关安全、环保、卫生</w:t>
      </w:r>
      <w:r>
        <w:rPr>
          <w:rFonts w:hint="eastAsia" w:ascii="宋体" w:hAnsi="宋体" w:eastAsia="宋体"/>
          <w:color w:val="auto"/>
          <w:szCs w:val="21"/>
          <w:highlight w:val="none"/>
          <w:lang w:eastAsia="zh-CN"/>
        </w:rPr>
        <w:t>的</w:t>
      </w:r>
      <w:r>
        <w:rPr>
          <w:rFonts w:hint="eastAsia" w:ascii="宋体" w:hAnsi="宋体" w:eastAsia="宋体"/>
          <w:color w:val="auto"/>
          <w:szCs w:val="21"/>
          <w:highlight w:val="none"/>
        </w:rPr>
        <w:t>规定。</w:t>
      </w:r>
    </w:p>
    <w:p w14:paraId="4384CE4B">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（4）乙方应向甲方提交所</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货物的技术文件，包括相应的中文技术文件，如：产品目录、图纸、操作手册、使用说明、维护手册或服务指南</w:t>
      </w:r>
      <w:r>
        <w:rPr>
          <w:rFonts w:hint="eastAsia" w:ascii="宋体" w:hAnsi="宋体" w:eastAsia="宋体"/>
          <w:color w:val="auto"/>
          <w:szCs w:val="21"/>
          <w:highlight w:val="none"/>
          <w:lang w:eastAsia="zh-CN"/>
        </w:rPr>
        <w:t>等</w:t>
      </w:r>
      <w:r>
        <w:rPr>
          <w:rFonts w:hint="eastAsia" w:ascii="宋体" w:hAnsi="宋体" w:eastAsia="宋体"/>
          <w:color w:val="auto"/>
          <w:szCs w:val="21"/>
          <w:highlight w:val="none"/>
        </w:rPr>
        <w:t>。</w:t>
      </w:r>
      <w:r>
        <w:rPr>
          <w:rFonts w:hint="eastAsia" w:ascii="宋体" w:hAnsi="宋体" w:eastAsia="宋体"/>
          <w:color w:val="auto"/>
          <w:szCs w:val="21"/>
          <w:highlight w:val="none"/>
          <w:lang w:eastAsia="zh-CN"/>
        </w:rPr>
        <w:t>上述</w:t>
      </w:r>
      <w:r>
        <w:rPr>
          <w:rFonts w:hint="eastAsia" w:ascii="宋体" w:hAnsi="宋体" w:eastAsia="宋体"/>
          <w:color w:val="auto"/>
          <w:szCs w:val="21"/>
          <w:highlight w:val="none"/>
        </w:rPr>
        <w:t>文件应包装好随货物一同发运。</w:t>
      </w:r>
    </w:p>
    <w:p w14:paraId="7A8427DC">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8</w:t>
      </w:r>
      <w:r>
        <w:rPr>
          <w:rFonts w:hint="eastAsia" w:ascii="宋体" w:hAnsi="宋体" w:eastAsia="宋体"/>
          <w:color w:val="auto"/>
          <w:szCs w:val="21"/>
          <w:highlight w:val="none"/>
        </w:rPr>
        <w:t>.2 保证</w:t>
      </w:r>
    </w:p>
    <w:p w14:paraId="3016254E">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（1）乙方应保证</w:t>
      </w:r>
      <w:r>
        <w:rPr>
          <w:rFonts w:hint="eastAsia" w:ascii="宋体" w:hAnsi="宋体" w:eastAsia="宋体"/>
          <w:color w:val="auto"/>
          <w:szCs w:val="21"/>
          <w:highlight w:val="none"/>
          <w:lang w:eastAsia="zh-CN"/>
        </w:rPr>
        <w:t>提供的货物</w:t>
      </w:r>
      <w:r>
        <w:rPr>
          <w:rFonts w:hint="eastAsia" w:ascii="宋体" w:hAnsi="宋体" w:eastAsia="宋体"/>
          <w:color w:val="auto"/>
          <w:szCs w:val="21"/>
          <w:highlight w:val="none"/>
        </w:rPr>
        <w:t>完全符合合同规定的质量、规格和性能要求。乙方应保证货物在正确安装、正常使用和保养条件下，</w:t>
      </w:r>
      <w:r>
        <w:rPr>
          <w:rFonts w:hint="eastAsia" w:ascii="宋体" w:hAnsi="宋体" w:eastAsia="宋体" w:cs="宋体"/>
          <w:szCs w:val="21"/>
          <w:highlight w:val="none"/>
        </w:rPr>
        <w:t>在其使用寿命期内具</w:t>
      </w:r>
      <w:r>
        <w:rPr>
          <w:rFonts w:hint="eastAsia" w:ascii="宋体" w:hAnsi="宋体" w:eastAsia="宋体" w:cs="宋体"/>
          <w:szCs w:val="21"/>
          <w:highlight w:val="none"/>
          <w:lang w:eastAsia="zh-CN"/>
        </w:rPr>
        <w:t>备合同约定</w:t>
      </w:r>
      <w:r>
        <w:rPr>
          <w:rFonts w:hint="eastAsia" w:ascii="宋体" w:hAnsi="宋体" w:eastAsia="宋体" w:cs="宋体"/>
          <w:szCs w:val="21"/>
          <w:highlight w:val="none"/>
        </w:rPr>
        <w:t>的性能</w:t>
      </w:r>
      <w:r>
        <w:rPr>
          <w:rFonts w:hint="eastAsia" w:ascii="宋体" w:hAnsi="宋体" w:eastAsia="宋体"/>
          <w:color w:val="auto"/>
          <w:szCs w:val="21"/>
          <w:highlight w:val="none"/>
        </w:rPr>
        <w:t>。</w:t>
      </w:r>
      <w:r>
        <w:rPr>
          <w:rFonts w:hint="eastAsia" w:ascii="宋体" w:hAnsi="宋体" w:eastAsia="宋体"/>
          <w:color w:val="auto"/>
          <w:szCs w:val="21"/>
          <w:highlight w:val="none"/>
          <w:lang w:eastAsia="zh-CN"/>
        </w:rPr>
        <w:t>存在</w:t>
      </w:r>
      <w:r>
        <w:rPr>
          <w:rFonts w:hint="eastAsia" w:ascii="宋体" w:hAnsi="宋体" w:eastAsia="宋体"/>
          <w:color w:val="auto"/>
          <w:szCs w:val="21"/>
          <w:highlight w:val="none"/>
        </w:rPr>
        <w:t>质量保证期的，货物最终交付验收</w:t>
      </w:r>
      <w:r>
        <w:rPr>
          <w:rFonts w:hint="eastAsia" w:ascii="宋体" w:hAnsi="宋体" w:eastAsia="宋体"/>
          <w:color w:val="auto"/>
          <w:szCs w:val="21"/>
          <w:highlight w:val="none"/>
          <w:lang w:eastAsia="zh-CN"/>
        </w:rPr>
        <w:t>合格</w:t>
      </w:r>
      <w:r>
        <w:rPr>
          <w:rFonts w:hint="eastAsia" w:ascii="宋体" w:hAnsi="宋体" w:eastAsia="宋体"/>
          <w:color w:val="auto"/>
          <w:szCs w:val="21"/>
          <w:highlight w:val="none"/>
        </w:rPr>
        <w:t>后</w:t>
      </w:r>
      <w:r>
        <w:rPr>
          <w:rFonts w:hint="eastAsia" w:ascii="宋体" w:hAnsi="宋体" w:eastAsia="宋体"/>
          <w:color w:val="auto"/>
          <w:szCs w:val="21"/>
          <w:highlight w:val="none"/>
          <w:lang w:eastAsia="zh-CN"/>
        </w:rPr>
        <w:t>在</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规定或乙方</w:t>
      </w:r>
      <w:r>
        <w:rPr>
          <w:rFonts w:hint="eastAsia" w:ascii="宋体" w:hAnsi="宋体" w:eastAsia="宋体"/>
          <w:color w:val="auto"/>
          <w:szCs w:val="21"/>
          <w:highlight w:val="none"/>
          <w:lang w:eastAsia="zh-CN"/>
        </w:rPr>
        <w:t>书面</w:t>
      </w:r>
      <w:r>
        <w:rPr>
          <w:rFonts w:hint="eastAsia" w:ascii="宋体" w:hAnsi="宋体" w:eastAsia="宋体"/>
          <w:color w:val="auto"/>
          <w:szCs w:val="21"/>
          <w:highlight w:val="none"/>
        </w:rPr>
        <w:t>承诺（两者以较长的为准）的质量保证期内，本保证保持有效。</w:t>
      </w:r>
    </w:p>
    <w:p w14:paraId="21D2A8A1">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（2）在质量保证期内所发现的缺陷，甲方应尽快以书面形式通知乙方。</w:t>
      </w:r>
    </w:p>
    <w:p w14:paraId="0F7F6FFF">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（3）乙方收到通知后</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应在</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规定的响应时间内以合理的速度免费维修或更换有缺陷的货物或部件。</w:t>
      </w:r>
    </w:p>
    <w:p w14:paraId="5F871271">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（4）在质量保证期内，如果货物的质量或规格与合同不符，或证实货物是有缺陷的，包括潜在的缺陷或使用不符合要求的材料等，甲方可以根据本合同第1</w:t>
      </w:r>
      <w:r>
        <w:rPr>
          <w:rFonts w:hint="eastAsia" w:ascii="宋体" w:hAnsi="宋体" w:eastAsia="宋体"/>
          <w:color w:val="000000"/>
          <w:szCs w:val="21"/>
          <w:highlight w:val="none"/>
          <w:lang w:val="en-US" w:eastAsia="zh-CN"/>
        </w:rPr>
        <w:t>5</w:t>
      </w:r>
      <w:r>
        <w:rPr>
          <w:rFonts w:hint="eastAsia" w:ascii="宋体" w:hAnsi="宋体" w:eastAsia="宋体"/>
          <w:color w:val="auto"/>
          <w:szCs w:val="21"/>
          <w:highlight w:val="none"/>
        </w:rPr>
        <w:t>.1条规定以书面形式</w:t>
      </w:r>
      <w:r>
        <w:rPr>
          <w:rFonts w:hint="eastAsia" w:ascii="宋体" w:hAnsi="宋体" w:eastAsia="宋体"/>
          <w:color w:val="000000"/>
          <w:szCs w:val="21"/>
          <w:highlight w:val="none"/>
          <w:lang w:eastAsia="zh-CN"/>
        </w:rPr>
        <w:t>追究</w:t>
      </w:r>
      <w:r>
        <w:rPr>
          <w:rFonts w:hint="eastAsia" w:ascii="宋体" w:hAnsi="宋体" w:eastAsia="宋体"/>
          <w:color w:val="auto"/>
          <w:szCs w:val="21"/>
          <w:highlight w:val="none"/>
        </w:rPr>
        <w:t>乙方</w:t>
      </w:r>
      <w:r>
        <w:rPr>
          <w:rFonts w:hint="eastAsia" w:ascii="宋体" w:hAnsi="宋体" w:eastAsia="宋体"/>
          <w:color w:val="000000"/>
          <w:szCs w:val="21"/>
          <w:highlight w:val="none"/>
          <w:lang w:eastAsia="zh-CN"/>
        </w:rPr>
        <w:t>的违约责任</w:t>
      </w:r>
      <w:r>
        <w:rPr>
          <w:rFonts w:hint="eastAsia" w:ascii="宋体" w:hAnsi="宋体" w:eastAsia="宋体"/>
          <w:color w:val="auto"/>
          <w:szCs w:val="21"/>
          <w:highlight w:val="none"/>
        </w:rPr>
        <w:t>。</w:t>
      </w:r>
    </w:p>
    <w:p w14:paraId="3110E15A">
      <w:pPr>
        <w:adjustRightInd w:val="0"/>
        <w:snapToGrid w:val="0"/>
        <w:spacing w:before="0" w:line="400" w:lineRule="exact"/>
        <w:ind w:firstLine="420" w:firstLineChars="200"/>
        <w:jc w:val="left"/>
        <w:rPr>
          <w:rFonts w:eastAsia="宋体"/>
          <w:color w:val="auto"/>
          <w:highlight w:val="none"/>
        </w:rPr>
      </w:pPr>
      <w:r>
        <w:rPr>
          <w:rFonts w:hint="eastAsia" w:ascii="宋体" w:hAnsi="宋体" w:eastAsia="宋体"/>
          <w:color w:val="auto"/>
          <w:szCs w:val="21"/>
          <w:highlight w:val="none"/>
        </w:rPr>
        <w:t>（5）乙方在约定的时间内未能弥补缺陷，甲方可采取必要的补救措施，但其风险和费用将由乙方承担，甲方根据合同</w:t>
      </w:r>
      <w:r>
        <w:rPr>
          <w:rFonts w:hint="eastAsia" w:ascii="宋体" w:hAnsi="宋体" w:eastAsia="宋体"/>
          <w:color w:val="auto"/>
          <w:szCs w:val="21"/>
          <w:highlight w:val="none"/>
          <w:lang w:eastAsia="zh-CN"/>
        </w:rPr>
        <w:t>约定</w:t>
      </w:r>
      <w:r>
        <w:rPr>
          <w:rFonts w:hint="eastAsia" w:ascii="宋体" w:hAnsi="宋体" w:eastAsia="宋体"/>
          <w:color w:val="auto"/>
          <w:szCs w:val="21"/>
          <w:highlight w:val="none"/>
        </w:rPr>
        <w:t>对乙方行使的其他权利不受影响。</w:t>
      </w:r>
    </w:p>
    <w:p w14:paraId="399B3E32">
      <w:p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000000"/>
          <w:sz w:val="24"/>
          <w:highlight w:val="none"/>
          <w:lang w:eastAsia="zh-CN"/>
        </w:rPr>
        <w:t>9</w:t>
      </w:r>
      <w:r>
        <w:rPr>
          <w:rFonts w:hint="eastAsia" w:ascii="宋体" w:hAnsi="宋体" w:eastAsia="宋体"/>
          <w:b/>
          <w:bCs/>
          <w:color w:val="auto"/>
          <w:sz w:val="24"/>
          <w:highlight w:val="none"/>
        </w:rPr>
        <w:t>.</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auto"/>
          <w:sz w:val="24"/>
          <w:highlight w:val="none"/>
        </w:rPr>
        <w:t>权利瑕疵担保</w:t>
      </w:r>
    </w:p>
    <w:p w14:paraId="03FCB1AB">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.1 乙方保证对其出售的货物享有合法的权利。</w:t>
      </w:r>
    </w:p>
    <w:p w14:paraId="0AC2F7D2">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 xml:space="preserve">.2 </w:t>
      </w:r>
      <w:r>
        <w:rPr>
          <w:rFonts w:hint="eastAsia" w:ascii="宋体" w:hAnsi="宋体" w:eastAsia="宋体" w:cs="宋体"/>
          <w:szCs w:val="15"/>
          <w:highlight w:val="none"/>
        </w:rPr>
        <w:t>乙方保证在交付的货物上不存在抵押权等担保物权。</w:t>
      </w:r>
    </w:p>
    <w:p w14:paraId="2A196146">
      <w:pPr>
        <w:autoSpaceDE w:val="0"/>
        <w:autoSpaceDN w:val="0"/>
        <w:adjustRightInd w:val="0"/>
        <w:snapToGrid w:val="0"/>
        <w:spacing w:before="0" w:line="400" w:lineRule="exact"/>
        <w:ind w:firstLine="420" w:firstLineChars="200"/>
        <w:jc w:val="left"/>
        <w:rPr>
          <w:rFonts w:ascii="宋体" w:hAnsi="宋体" w:eastAsia="宋体"/>
          <w:color w:val="000000"/>
          <w:szCs w:val="21"/>
          <w:highlight w:val="none"/>
        </w:rPr>
      </w:pPr>
      <w:r>
        <w:rPr>
          <w:rFonts w:hint="eastAsia" w:ascii="宋体" w:hAnsi="宋体" w:eastAsia="宋体"/>
          <w:color w:val="000000"/>
          <w:szCs w:val="21"/>
          <w:highlight w:val="none"/>
          <w:lang w:eastAsia="zh-CN"/>
        </w:rPr>
        <w:t>9</w:t>
      </w:r>
      <w:r>
        <w:rPr>
          <w:rFonts w:hint="eastAsia" w:ascii="宋体" w:hAnsi="宋体" w:eastAsia="宋体"/>
          <w:color w:val="000000"/>
          <w:szCs w:val="21"/>
          <w:highlight w:val="none"/>
        </w:rPr>
        <w:t>.3 如甲方使用</w:t>
      </w:r>
      <w:r>
        <w:rPr>
          <w:rFonts w:hint="eastAsia" w:ascii="宋体" w:hAnsi="宋体" w:eastAsia="宋体"/>
          <w:color w:val="000000"/>
          <w:szCs w:val="21"/>
          <w:highlight w:val="none"/>
          <w:lang w:val="en-US" w:eastAsia="zh-CN"/>
        </w:rPr>
        <w:t>上述</w:t>
      </w:r>
      <w:r>
        <w:rPr>
          <w:rFonts w:hint="eastAsia" w:ascii="宋体" w:hAnsi="宋体" w:eastAsia="宋体"/>
          <w:color w:val="000000"/>
          <w:szCs w:val="21"/>
          <w:highlight w:val="none"/>
        </w:rPr>
        <w:t>货物构成</w:t>
      </w:r>
      <w:r>
        <w:rPr>
          <w:rFonts w:hint="eastAsia" w:ascii="宋体" w:hAnsi="宋体" w:eastAsia="宋体"/>
          <w:color w:val="000000"/>
          <w:szCs w:val="21"/>
          <w:highlight w:val="none"/>
          <w:lang w:val="en-US" w:eastAsia="zh-CN"/>
        </w:rPr>
        <w:t>对第三人</w:t>
      </w:r>
      <w:r>
        <w:rPr>
          <w:rFonts w:hint="eastAsia" w:ascii="宋体" w:hAnsi="宋体" w:eastAsia="宋体"/>
          <w:color w:val="000000"/>
          <w:szCs w:val="21"/>
          <w:highlight w:val="none"/>
        </w:rPr>
        <w:t>侵权的，则由乙方承担全部责任。</w:t>
      </w:r>
    </w:p>
    <w:p w14:paraId="4AB9FDD2">
      <w:pPr>
        <w:autoSpaceDE w:val="0"/>
        <w:autoSpaceDN w:val="0"/>
        <w:adjustRightInd w:val="0"/>
        <w:snapToGrid w:val="0"/>
        <w:spacing w:before="0" w:line="400" w:lineRule="exact"/>
        <w:jc w:val="left"/>
        <w:rPr>
          <w:rFonts w:ascii="宋体" w:hAnsi="宋体" w:eastAsia="宋体"/>
          <w:b/>
          <w:bCs/>
          <w:color w:val="000000"/>
          <w:sz w:val="24"/>
          <w:highlight w:val="none"/>
        </w:rPr>
      </w:pPr>
      <w:r>
        <w:rPr>
          <w:rFonts w:hint="eastAsia" w:ascii="宋体" w:hAnsi="宋体" w:eastAsia="宋体"/>
          <w:b/>
          <w:bCs/>
          <w:color w:val="000000"/>
          <w:sz w:val="24"/>
          <w:highlight w:val="none"/>
        </w:rPr>
        <w:t>1</w:t>
      </w:r>
      <w:r>
        <w:rPr>
          <w:rFonts w:hint="eastAsia" w:ascii="宋体" w:hAnsi="宋体" w:eastAsia="宋体"/>
          <w:b/>
          <w:bCs/>
          <w:color w:val="000000"/>
          <w:sz w:val="24"/>
          <w:highlight w:val="none"/>
          <w:lang w:eastAsia="zh-CN"/>
        </w:rPr>
        <w:t>0</w:t>
      </w:r>
      <w:r>
        <w:rPr>
          <w:rFonts w:hint="eastAsia" w:ascii="宋体" w:hAnsi="宋体" w:eastAsia="宋体"/>
          <w:b/>
          <w:bCs/>
          <w:color w:val="000000"/>
          <w:sz w:val="24"/>
          <w:highlight w:val="none"/>
        </w:rPr>
        <w:t>.</w:t>
      </w:r>
      <w:r>
        <w:rPr>
          <w:rFonts w:hint="eastAsia" w:ascii="宋体" w:hAnsi="宋体" w:eastAsia="宋体"/>
          <w:b/>
          <w:bCs/>
          <w:color w:val="000000"/>
          <w:sz w:val="24"/>
          <w:highlight w:val="none"/>
          <w:lang w:val="en-US" w:eastAsia="zh-CN"/>
        </w:rPr>
        <w:t xml:space="preserve"> </w:t>
      </w:r>
      <w:r>
        <w:rPr>
          <w:rFonts w:hint="eastAsia" w:ascii="宋体" w:hAnsi="宋体" w:eastAsia="宋体"/>
          <w:b/>
          <w:bCs/>
          <w:color w:val="000000"/>
          <w:sz w:val="24"/>
          <w:highlight w:val="none"/>
        </w:rPr>
        <w:t>知识产权保护</w:t>
      </w:r>
    </w:p>
    <w:p w14:paraId="7F505782">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000000"/>
          <w:szCs w:val="21"/>
          <w:highlight w:val="none"/>
        </w:rPr>
        <w:t>1</w:t>
      </w:r>
      <w:r>
        <w:rPr>
          <w:rFonts w:hint="eastAsia" w:ascii="宋体" w:hAnsi="宋体" w:eastAsia="宋体"/>
          <w:color w:val="000000"/>
          <w:szCs w:val="21"/>
          <w:highlight w:val="none"/>
          <w:lang w:eastAsia="zh-CN"/>
        </w:rPr>
        <w:t>0</w:t>
      </w:r>
      <w:r>
        <w:rPr>
          <w:rFonts w:hint="eastAsia" w:ascii="宋体" w:hAnsi="宋体" w:eastAsia="宋体"/>
          <w:color w:val="000000"/>
          <w:szCs w:val="21"/>
          <w:highlight w:val="none"/>
        </w:rPr>
        <w:t>.1 乙方对其所销售的货物应当享有知识产权或经权利人合法授权，保证没有侵犯任</w:t>
      </w:r>
      <w:r>
        <w:rPr>
          <w:rFonts w:hint="eastAsia" w:ascii="宋体" w:hAnsi="宋体" w:eastAsia="宋体"/>
          <w:color w:val="auto"/>
          <w:szCs w:val="21"/>
          <w:highlight w:val="none"/>
        </w:rPr>
        <w:t>何第三人的知识产权等权利。</w:t>
      </w:r>
      <w:bookmarkStart w:id="91" w:name="_Hlk163047038"/>
      <w:r>
        <w:rPr>
          <w:rFonts w:hint="eastAsia" w:ascii="宋体" w:hAnsi="宋体" w:eastAsia="宋体" w:cs="宋体"/>
          <w:szCs w:val="15"/>
          <w:highlight w:val="none"/>
        </w:rPr>
        <w:t>因违反前述约定对第三人构成侵权的，应当由乙方向第三人承担法律责任；甲方依法向第三人赔偿后，有权向乙方追偿。甲方有其他损失的，乙方应当赔偿</w:t>
      </w:r>
      <w:bookmarkEnd w:id="91"/>
      <w:r>
        <w:rPr>
          <w:rFonts w:hint="eastAsia" w:ascii="宋体" w:hAnsi="宋体" w:eastAsia="宋体"/>
          <w:color w:val="auto"/>
          <w:szCs w:val="21"/>
          <w:highlight w:val="none"/>
        </w:rPr>
        <w:t>。</w:t>
      </w:r>
    </w:p>
    <w:p w14:paraId="409B6A30">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1</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保密义务</w:t>
      </w:r>
    </w:p>
    <w:p w14:paraId="5B736E75">
      <w:pPr>
        <w:autoSpaceDE w:val="0"/>
        <w:autoSpaceDN w:val="0"/>
        <w:adjustRightInd w:val="0"/>
        <w:snapToGrid w:val="0"/>
        <w:spacing w:before="0" w:line="400" w:lineRule="exact"/>
        <w:ind w:firstLine="420" w:firstLineChars="200"/>
        <w:jc w:val="left"/>
        <w:rPr>
          <w:rFonts w:hint="eastAsia" w:ascii="宋体" w:hAnsi="宋体" w:eastAsia="宋体" w:cs="宋体"/>
          <w:szCs w:val="15"/>
          <w:highlight w:val="none"/>
        </w:rPr>
      </w:pPr>
      <w:r>
        <w:rPr>
          <w:rFonts w:hint="eastAsia" w:ascii="宋体" w:hAnsi="宋体" w:eastAsia="宋体" w:cs="宋体"/>
          <w:szCs w:val="15"/>
          <w:highlight w:val="none"/>
          <w:lang w:val="en-US" w:eastAsia="zh-CN"/>
        </w:rPr>
        <w:t xml:space="preserve">11.1 </w:t>
      </w:r>
      <w:r>
        <w:rPr>
          <w:rFonts w:hint="eastAsia" w:ascii="宋体" w:hAnsi="宋体" w:eastAsia="宋体" w:cs="宋体"/>
          <w:szCs w:val="15"/>
          <w:highlight w:val="none"/>
        </w:rPr>
        <w:t>甲、乙双方</w:t>
      </w:r>
      <w:r>
        <w:rPr>
          <w:rFonts w:hint="eastAsia" w:ascii="宋体" w:hAnsi="宋体" w:eastAsia="宋体" w:cs="宋体"/>
          <w:szCs w:val="15"/>
          <w:highlight w:val="none"/>
          <w:lang w:eastAsia="zh-CN"/>
        </w:rPr>
        <w:t>对</w:t>
      </w:r>
      <w:r>
        <w:rPr>
          <w:rFonts w:hint="eastAsia" w:ascii="宋体" w:hAnsi="宋体" w:eastAsia="宋体" w:cs="宋体"/>
          <w:szCs w:val="15"/>
          <w:highlight w:val="none"/>
        </w:rPr>
        <w:t>采购和合同履行过程中所获悉的</w:t>
      </w:r>
      <w:r>
        <w:rPr>
          <w:rFonts w:hint="eastAsia" w:ascii="宋体" w:hAnsi="宋体" w:eastAsia="宋体" w:cs="宋体"/>
          <w:szCs w:val="15"/>
          <w:highlight w:val="none"/>
          <w:lang w:eastAsia="zh-CN"/>
        </w:rPr>
        <w:t>国家秘密、工作秘密、</w:t>
      </w:r>
      <w:r>
        <w:rPr>
          <w:rFonts w:hint="eastAsia" w:ascii="宋体" w:hAnsi="宋体" w:eastAsia="宋体" w:cs="宋体"/>
          <w:szCs w:val="15"/>
          <w:highlight w:val="none"/>
        </w:rPr>
        <w:t>商业秘密或者其他应当保密的信息，均有保密义务</w:t>
      </w:r>
      <w:r>
        <w:rPr>
          <w:rFonts w:hint="eastAsia" w:ascii="宋体" w:hAnsi="宋体" w:eastAsia="宋体" w:cs="宋体"/>
          <w:szCs w:val="15"/>
          <w:highlight w:val="none"/>
          <w:lang w:eastAsia="zh-CN"/>
        </w:rPr>
        <w:t>且不受合同有效期所限，直至该信息成为公开信息</w:t>
      </w:r>
      <w:r>
        <w:rPr>
          <w:rFonts w:hint="eastAsia" w:ascii="宋体" w:hAnsi="宋体" w:eastAsia="宋体" w:cs="宋体"/>
          <w:szCs w:val="15"/>
          <w:highlight w:val="none"/>
        </w:rPr>
        <w:t>。泄露、不正当地使用</w:t>
      </w:r>
      <w:r>
        <w:rPr>
          <w:rFonts w:hint="eastAsia" w:ascii="宋体" w:hAnsi="宋体" w:eastAsia="宋体" w:cs="宋体"/>
          <w:szCs w:val="15"/>
          <w:highlight w:val="none"/>
          <w:lang w:eastAsia="zh-CN"/>
        </w:rPr>
        <w:t>国家秘密、工作秘密、</w:t>
      </w:r>
      <w:r>
        <w:rPr>
          <w:rFonts w:hint="eastAsia" w:ascii="宋体" w:hAnsi="宋体" w:eastAsia="宋体" w:cs="宋体"/>
          <w:szCs w:val="15"/>
          <w:highlight w:val="none"/>
        </w:rPr>
        <w:t>商业秘密或者</w:t>
      </w:r>
      <w:r>
        <w:rPr>
          <w:rFonts w:hint="eastAsia" w:ascii="宋体" w:hAnsi="宋体" w:eastAsia="宋体" w:cs="宋体"/>
          <w:szCs w:val="15"/>
          <w:highlight w:val="none"/>
          <w:lang w:eastAsia="zh-CN"/>
        </w:rPr>
        <w:t>其他应当保密的</w:t>
      </w:r>
      <w:r>
        <w:rPr>
          <w:rFonts w:hint="eastAsia" w:ascii="宋体" w:hAnsi="宋体" w:eastAsia="宋体" w:cs="宋体"/>
          <w:szCs w:val="15"/>
          <w:highlight w:val="none"/>
        </w:rPr>
        <w:t>信息，应当承担</w:t>
      </w:r>
      <w:r>
        <w:rPr>
          <w:rFonts w:hint="eastAsia" w:ascii="宋体" w:hAnsi="宋体" w:eastAsia="宋体" w:cs="宋体"/>
          <w:szCs w:val="15"/>
          <w:highlight w:val="none"/>
          <w:lang w:eastAsia="zh-CN"/>
        </w:rPr>
        <w:t>相应</w:t>
      </w:r>
      <w:r>
        <w:rPr>
          <w:rFonts w:hint="eastAsia" w:ascii="宋体" w:hAnsi="宋体" w:eastAsia="宋体" w:cs="宋体"/>
          <w:szCs w:val="15"/>
          <w:highlight w:val="none"/>
        </w:rPr>
        <w:t>责任。其他应当保密的信息由双方在</w:t>
      </w:r>
      <w:r>
        <w:rPr>
          <w:rFonts w:hint="eastAsia" w:ascii="宋体" w:hAnsi="宋体" w:eastAsia="宋体" w:cs="宋体"/>
          <w:b/>
          <w:bCs/>
          <w:szCs w:val="15"/>
          <w:highlight w:val="none"/>
        </w:rPr>
        <w:t>【政府采购合同专用条款】</w:t>
      </w:r>
      <w:r>
        <w:rPr>
          <w:rFonts w:hint="eastAsia" w:ascii="宋体" w:hAnsi="宋体" w:eastAsia="宋体" w:cs="宋体"/>
          <w:szCs w:val="15"/>
          <w:highlight w:val="none"/>
        </w:rPr>
        <w:t>中约定。</w:t>
      </w:r>
    </w:p>
    <w:p w14:paraId="23C110B4">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2</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合同价款支付</w:t>
      </w:r>
    </w:p>
    <w:p w14:paraId="4AE8AE0C">
      <w:pPr>
        <w:autoSpaceDE/>
        <w:autoSpaceDN/>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2</w:t>
      </w:r>
      <w:r>
        <w:rPr>
          <w:rFonts w:hint="eastAsia" w:ascii="宋体" w:hAnsi="宋体" w:eastAsia="宋体"/>
          <w:color w:val="auto"/>
          <w:szCs w:val="21"/>
          <w:highlight w:val="none"/>
        </w:rPr>
        <w:t xml:space="preserve">.1 </w:t>
      </w:r>
      <w:r>
        <w:rPr>
          <w:rFonts w:hint="eastAsia" w:ascii="宋体" w:hAnsi="宋体" w:eastAsia="宋体"/>
          <w:color w:val="auto"/>
          <w:szCs w:val="21"/>
          <w:highlight w:val="none"/>
          <w:lang w:eastAsia="zh-CN"/>
        </w:rPr>
        <w:t>合同价款支付</w:t>
      </w:r>
      <w:r>
        <w:rPr>
          <w:rFonts w:hint="eastAsia" w:ascii="宋体" w:hAnsi="宋体" w:eastAsia="宋体"/>
          <w:color w:val="auto"/>
          <w:szCs w:val="21"/>
          <w:highlight w:val="none"/>
        </w:rPr>
        <w:t>按照国库集中支付</w:t>
      </w:r>
      <w:r>
        <w:rPr>
          <w:rFonts w:hint="eastAsia" w:ascii="宋体" w:hAnsi="宋体" w:eastAsia="宋体"/>
          <w:color w:val="auto"/>
          <w:szCs w:val="21"/>
          <w:highlight w:val="none"/>
          <w:lang w:eastAsia="zh-CN"/>
        </w:rPr>
        <w:t>制度及财政管理相关</w:t>
      </w:r>
      <w:r>
        <w:rPr>
          <w:rFonts w:hint="eastAsia" w:ascii="宋体" w:hAnsi="宋体" w:eastAsia="宋体"/>
          <w:color w:val="auto"/>
          <w:szCs w:val="21"/>
          <w:highlight w:val="none"/>
        </w:rPr>
        <w:t>规定执行。</w:t>
      </w:r>
    </w:p>
    <w:p w14:paraId="6AA9F36D">
      <w:pPr>
        <w:keepNext/>
        <w:keepLines/>
        <w:widowControl w:val="0"/>
        <w:spacing w:line="400" w:lineRule="exact"/>
        <w:ind w:firstLine="420" w:firstLineChars="200"/>
        <w:jc w:val="both"/>
        <w:outlineLvl w:val="1"/>
        <w:rPr>
          <w:rFonts w:hint="eastAsia" w:ascii="Arial" w:hAnsi="Arial" w:eastAsia="宋体" w:cs="Times New Roman"/>
          <w:b/>
          <w:bCs/>
          <w:color w:val="auto"/>
          <w:kern w:val="2"/>
          <w:sz w:val="24"/>
          <w:szCs w:val="32"/>
          <w:highlight w:val="none"/>
          <w:lang w:val="en-US" w:eastAsia="zh-CN" w:bidi="ar-SA"/>
        </w:rPr>
      </w:pPr>
      <w:r>
        <w:rPr>
          <w:rFonts w:hint="eastAsia" w:ascii="宋体" w:hAnsi="宋体" w:eastAsia="宋体" w:cs="Times New Roman"/>
          <w:b w:val="0"/>
          <w:bCs w:val="0"/>
          <w:color w:val="auto"/>
          <w:kern w:val="2"/>
          <w:sz w:val="21"/>
          <w:szCs w:val="21"/>
          <w:highlight w:val="none"/>
          <w:lang w:val="en-US" w:eastAsia="zh-CN" w:bidi="ar-SA"/>
        </w:rPr>
        <w:t>12.2 对于满足合同约定支付条件的，甲方</w:t>
      </w:r>
      <w:r>
        <w:rPr>
          <w:rFonts w:hint="eastAsia" w:ascii="宋体" w:hAnsi="宋体" w:eastAsia="宋体" w:cs="Times New Roman"/>
          <w:b w:val="0"/>
          <w:bCs w:val="0"/>
          <w:i w:val="0"/>
          <w:iCs w:val="0"/>
          <w:caps w:val="0"/>
          <w:color w:val="auto"/>
          <w:spacing w:val="0"/>
          <w:kern w:val="2"/>
          <w:sz w:val="21"/>
          <w:szCs w:val="21"/>
          <w:highlight w:val="none"/>
          <w:shd w:val="clear"/>
          <w:vertAlign w:val="baseline"/>
          <w:lang w:val="en-US" w:eastAsia="zh-CN" w:bidi="ar-SA"/>
        </w:rPr>
        <w:t>原则上应当自收到发票后10个工作日内</w:t>
      </w:r>
      <w:r>
        <w:rPr>
          <w:rFonts w:hint="eastAsia" w:ascii="宋体" w:hAnsi="宋体" w:eastAsia="宋体" w:cs="Times New Roman"/>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hint="eastAsia" w:ascii="宋体" w:hAnsi="宋体" w:eastAsia="宋体" w:cs="Times New Roman"/>
          <w:b/>
          <w:bCs/>
          <w:color w:val="auto"/>
          <w:kern w:val="2"/>
          <w:sz w:val="21"/>
          <w:szCs w:val="21"/>
          <w:highlight w:val="none"/>
          <w:lang w:val="en-US" w:eastAsia="zh-CN" w:bidi="ar-SA"/>
        </w:rPr>
        <w:t>政府采购合同专用条款</w:t>
      </w:r>
      <w:r>
        <w:rPr>
          <w:rFonts w:hint="eastAsia" w:ascii="宋体" w:hAnsi="宋体" w:eastAsia="宋体" w:cs="Times New Roman"/>
          <w:b w:val="0"/>
          <w:bCs w:val="0"/>
          <w:color w:val="auto"/>
          <w:kern w:val="2"/>
          <w:sz w:val="21"/>
          <w:szCs w:val="21"/>
          <w:highlight w:val="none"/>
          <w:lang w:val="en-US" w:eastAsia="zh-CN" w:bidi="ar-SA"/>
        </w:rPr>
        <w:t>】中约定。</w:t>
      </w:r>
    </w:p>
    <w:p w14:paraId="569CB890">
      <w:pPr>
        <w:widowControl w:val="0"/>
        <w:spacing w:after="0" w:line="400" w:lineRule="exact"/>
        <w:jc w:val="both"/>
        <w:rPr>
          <w:rFonts w:ascii="宋体" w:hAnsi="宋体" w:eastAsia="宋体" w:cs="Times New Roman"/>
          <w:b/>
          <w:bCs/>
          <w:color w:val="auto"/>
          <w:kern w:val="2"/>
          <w:sz w:val="24"/>
          <w:szCs w:val="24"/>
          <w:highlight w:val="none"/>
          <w:lang w:val="en-US" w:eastAsia="zh-CN" w:bidi="ar-SA"/>
        </w:rPr>
      </w:pPr>
      <w:r>
        <w:rPr>
          <w:rFonts w:hint="eastAsia" w:ascii="宋体" w:hAnsi="宋体" w:eastAsia="宋体" w:cs="Times New Roman"/>
          <w:b/>
          <w:bCs/>
          <w:color w:val="auto"/>
          <w:kern w:val="2"/>
          <w:sz w:val="24"/>
          <w:szCs w:val="24"/>
          <w:highlight w:val="none"/>
          <w:lang w:val="en-US" w:eastAsia="zh-CN" w:bidi="ar-SA"/>
        </w:rPr>
        <w:t>13. 履约保证金</w:t>
      </w:r>
    </w:p>
    <w:p w14:paraId="53095864">
      <w:pPr>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 xml:space="preserve">.1 </w:t>
      </w:r>
      <w:r>
        <w:rPr>
          <w:rFonts w:hint="eastAsia" w:ascii="宋体" w:hAnsi="宋体" w:eastAsia="宋体" w:cs="宋体"/>
          <w:szCs w:val="15"/>
          <w:highlight w:val="none"/>
        </w:rPr>
        <w:t>乙方应当以支票、汇票、本票或者金融机构、担保机构出具的保函等非现金形式提交。</w:t>
      </w:r>
    </w:p>
    <w:p w14:paraId="3A64E505">
      <w:pPr>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.2 如果乙方</w:t>
      </w:r>
      <w:r>
        <w:rPr>
          <w:rFonts w:hint="eastAsia" w:ascii="宋体" w:hAnsi="宋体" w:eastAsia="宋体"/>
          <w:color w:val="auto"/>
          <w:szCs w:val="21"/>
          <w:highlight w:val="none"/>
          <w:lang w:eastAsia="zh-CN"/>
        </w:rPr>
        <w:t>出现</w:t>
      </w:r>
      <w:r>
        <w:rPr>
          <w:rFonts w:hint="eastAsia" w:ascii="宋体" w:hAnsi="宋体" w:eastAsia="宋体" w:cs="宋体"/>
          <w:b/>
          <w:bCs/>
          <w:szCs w:val="15"/>
          <w:highlight w:val="none"/>
        </w:rPr>
        <w:t>【政府采购合同专用条款】</w:t>
      </w:r>
      <w:r>
        <w:rPr>
          <w:rFonts w:hint="eastAsia" w:ascii="宋体" w:hAnsi="宋体" w:eastAsia="宋体" w:cs="宋体"/>
          <w:b w:val="0"/>
          <w:bCs w:val="0"/>
          <w:szCs w:val="15"/>
          <w:highlight w:val="none"/>
          <w:lang w:eastAsia="zh-CN"/>
        </w:rPr>
        <w:t>约定情形的</w:t>
      </w:r>
      <w:r>
        <w:rPr>
          <w:rFonts w:hint="eastAsia" w:ascii="宋体" w:hAnsi="宋体" w:eastAsia="宋体"/>
          <w:color w:val="auto"/>
          <w:szCs w:val="21"/>
          <w:highlight w:val="none"/>
        </w:rPr>
        <w:t>，履约保证金不予退还；如果乙方未能按合同约定全面履行义务，甲方有权从履约保证金中取得补偿或赔偿，</w:t>
      </w:r>
      <w:r>
        <w:rPr>
          <w:rFonts w:hint="eastAsia" w:ascii="宋体" w:hAnsi="宋体" w:eastAsia="宋体"/>
          <w:color w:val="auto"/>
          <w:szCs w:val="21"/>
          <w:highlight w:val="none"/>
          <w:lang w:eastAsia="zh-CN"/>
        </w:rPr>
        <w:t>且</w:t>
      </w:r>
      <w:r>
        <w:rPr>
          <w:rFonts w:hint="eastAsia" w:ascii="宋体" w:hAnsi="宋体" w:eastAsia="宋体"/>
          <w:color w:val="auto"/>
          <w:szCs w:val="21"/>
          <w:highlight w:val="none"/>
        </w:rPr>
        <w:t>不影响甲方要求乙方承担合同约定的超过履约保证金的违约责任的权利。</w:t>
      </w:r>
    </w:p>
    <w:p w14:paraId="77F156E9">
      <w:pPr>
        <w:spacing w:line="400" w:lineRule="exact"/>
        <w:ind w:firstLine="420"/>
        <w:rPr>
          <w:rFonts w:eastAsia="宋体"/>
          <w:color w:val="auto"/>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3</w:t>
      </w:r>
      <w:r>
        <w:rPr>
          <w:rFonts w:hint="eastAsia" w:ascii="宋体" w:hAnsi="宋体" w:eastAsia="宋体"/>
          <w:color w:val="auto"/>
          <w:szCs w:val="21"/>
          <w:highlight w:val="none"/>
        </w:rPr>
        <w:t>.3 甲方在项目通过验收后按照</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规定的时间内将履约保证金退还乙方；逾期退还的，乙方可要求甲方支付违约金，违约金按照</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规定支付。</w:t>
      </w:r>
    </w:p>
    <w:p w14:paraId="4231DCC5">
      <w:p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4</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eastAsia="宋体"/>
          <w:b/>
          <w:color w:val="auto"/>
          <w:sz w:val="24"/>
          <w:highlight w:val="none"/>
        </w:rPr>
        <w:t>售后</w:t>
      </w:r>
      <w:r>
        <w:rPr>
          <w:rFonts w:hint="eastAsia" w:ascii="宋体" w:hAnsi="宋体" w:eastAsia="宋体"/>
          <w:b/>
          <w:color w:val="auto"/>
          <w:sz w:val="24"/>
          <w:highlight w:val="none"/>
        </w:rPr>
        <w:t>服务</w:t>
      </w:r>
    </w:p>
    <w:p w14:paraId="7E6154CB">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4</w:t>
      </w:r>
      <w:r>
        <w:rPr>
          <w:rFonts w:hint="eastAsia" w:ascii="宋体" w:hAnsi="宋体" w:eastAsia="宋体"/>
          <w:color w:val="auto"/>
          <w:szCs w:val="21"/>
          <w:highlight w:val="none"/>
        </w:rPr>
        <w:t>.1 除项目不涉及或采购活动中明确约定无须承担外，乙方还应提供下列服务：</w:t>
      </w:r>
    </w:p>
    <w:p w14:paraId="16815E39">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（1）货物的现场移动、安装、调试、启动监督及技术支持；</w:t>
      </w:r>
    </w:p>
    <w:p w14:paraId="19CCBA2E">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（2）提供货物组装和维修所需的专用工具和辅助材料；</w:t>
      </w:r>
    </w:p>
    <w:p w14:paraId="5D64B0BE">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（3）在</w:t>
      </w:r>
      <w:r>
        <w:rPr>
          <w:rFonts w:hint="eastAsia" w:ascii="宋体" w:hAnsi="宋体" w:eastAsia="宋体" w:cs="宋体"/>
          <w:b/>
          <w:bCs/>
          <w:szCs w:val="15"/>
          <w:highlight w:val="none"/>
        </w:rPr>
        <w:t>【政府采购合同专用条款】</w:t>
      </w:r>
      <w:r>
        <w:rPr>
          <w:rFonts w:hint="eastAsia" w:ascii="宋体" w:hAnsi="宋体" w:eastAsia="宋体"/>
          <w:color w:val="auto"/>
          <w:szCs w:val="21"/>
          <w:highlight w:val="none"/>
          <w:lang w:eastAsia="zh-CN"/>
        </w:rPr>
        <w:t>约定</w:t>
      </w:r>
      <w:r>
        <w:rPr>
          <w:rFonts w:hint="eastAsia" w:ascii="宋体" w:hAnsi="宋体" w:eastAsia="宋体"/>
          <w:color w:val="auto"/>
          <w:szCs w:val="21"/>
          <w:highlight w:val="none"/>
        </w:rPr>
        <w:t>的期限内对所有的货物实施运行监督、维修，但前提条件是该服务并不能免除乙方在质量保证期内所承担的义务；</w:t>
      </w:r>
    </w:p>
    <w:p w14:paraId="776C0403">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（4）在制造商</w:t>
      </w:r>
      <w:r>
        <w:rPr>
          <w:rFonts w:hint="eastAsia" w:ascii="宋体" w:hAnsi="宋体" w:eastAsia="宋体"/>
          <w:color w:val="auto"/>
          <w:szCs w:val="21"/>
          <w:highlight w:val="none"/>
          <w:lang w:eastAsia="zh-CN"/>
        </w:rPr>
        <w:t>所在地</w:t>
      </w:r>
      <w:r>
        <w:rPr>
          <w:rFonts w:hint="eastAsia" w:ascii="宋体" w:hAnsi="宋体" w:eastAsia="宋体"/>
          <w:color w:val="auto"/>
          <w:szCs w:val="21"/>
          <w:highlight w:val="none"/>
        </w:rPr>
        <w:t>或</w:t>
      </w:r>
      <w:r>
        <w:rPr>
          <w:rFonts w:hint="eastAsia" w:ascii="宋体" w:hAnsi="宋体" w:eastAsia="宋体"/>
          <w:color w:val="auto"/>
          <w:szCs w:val="21"/>
          <w:highlight w:val="none"/>
          <w:lang w:eastAsia="zh-CN"/>
        </w:rPr>
        <w:t>指定</w:t>
      </w:r>
      <w:r>
        <w:rPr>
          <w:rFonts w:hint="eastAsia" w:ascii="宋体" w:hAnsi="宋体" w:eastAsia="宋体"/>
          <w:color w:val="auto"/>
          <w:szCs w:val="21"/>
          <w:highlight w:val="none"/>
        </w:rPr>
        <w:t>现场就货物的安装、启动、运营、维护</w:t>
      </w:r>
      <w:r>
        <w:rPr>
          <w:rFonts w:hint="eastAsia" w:ascii="宋体" w:hAnsi="宋体" w:eastAsia="宋体"/>
          <w:color w:val="auto"/>
          <w:szCs w:val="21"/>
          <w:highlight w:val="none"/>
          <w:lang w:eastAsia="zh-CN"/>
        </w:rPr>
        <w:t>、废弃处置等</w:t>
      </w:r>
      <w:r>
        <w:rPr>
          <w:rFonts w:hint="eastAsia" w:ascii="宋体" w:hAnsi="宋体" w:eastAsia="宋体"/>
          <w:color w:val="auto"/>
          <w:szCs w:val="21"/>
          <w:highlight w:val="none"/>
        </w:rPr>
        <w:t>对甲方操作人员进行培训</w:t>
      </w:r>
      <w:r>
        <w:rPr>
          <w:rFonts w:hint="eastAsia" w:ascii="宋体" w:hAnsi="宋体" w:eastAsia="宋体" w:cs="宋体"/>
          <w:szCs w:val="15"/>
          <w:highlight w:val="none"/>
          <w:lang w:eastAsia="zh-CN"/>
        </w:rPr>
        <w:t>；</w:t>
      </w:r>
    </w:p>
    <w:p w14:paraId="666DE430">
      <w:pPr>
        <w:autoSpaceDE w:val="0"/>
        <w:autoSpaceDN w:val="0"/>
        <w:adjustRightInd w:val="0"/>
        <w:spacing w:line="400" w:lineRule="exact"/>
        <w:ind w:firstLine="420" w:firstLineChars="200"/>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（5）依照法律、行政法规的规定或者按照</w:t>
      </w:r>
      <w:r>
        <w:rPr>
          <w:rFonts w:hint="eastAsia" w:ascii="宋体" w:hAnsi="宋体" w:eastAsia="宋体" w:cs="宋体"/>
          <w:b/>
          <w:bCs/>
          <w:sz w:val="21"/>
          <w:szCs w:val="21"/>
          <w:highlight w:val="none"/>
          <w:lang w:val="en-US" w:eastAsia="zh-CN" w:bidi="ar-SA"/>
        </w:rPr>
        <w:t>【政府采购合同专用条款】</w:t>
      </w:r>
      <w:r>
        <w:rPr>
          <w:rFonts w:hint="eastAsia" w:ascii="宋体" w:hAnsi="宋体" w:eastAsia="宋体" w:cs="宋体"/>
          <w:sz w:val="21"/>
          <w:szCs w:val="21"/>
          <w:highlight w:val="none"/>
          <w:lang w:val="en-US" w:eastAsia="zh-CN" w:bidi="ar-SA"/>
        </w:rPr>
        <w:t>约定，货物在有效使用年限届满后应予回收的，乙方负有自行或者委托第三人对货物予以回收的义务；</w:t>
      </w:r>
    </w:p>
    <w:p w14:paraId="164F9F9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规定由乙方提供的其他服务。</w:t>
      </w:r>
    </w:p>
    <w:p w14:paraId="527E809A">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.2 乙方提供的</w:t>
      </w:r>
      <w:r>
        <w:rPr>
          <w:rFonts w:hint="eastAsia" w:ascii="宋体" w:hAnsi="宋体" w:eastAsia="宋体"/>
          <w:color w:val="auto"/>
          <w:szCs w:val="21"/>
          <w:highlight w:val="none"/>
          <w:lang w:eastAsia="zh-CN"/>
        </w:rPr>
        <w:t>售后</w:t>
      </w:r>
      <w:r>
        <w:rPr>
          <w:rFonts w:hint="eastAsia" w:ascii="宋体" w:hAnsi="宋体" w:eastAsia="宋体"/>
          <w:color w:val="auto"/>
          <w:szCs w:val="21"/>
          <w:highlight w:val="none"/>
        </w:rPr>
        <w:t>服务的费用</w:t>
      </w:r>
      <w:r>
        <w:rPr>
          <w:rFonts w:hint="eastAsia" w:ascii="宋体" w:hAnsi="宋体" w:eastAsia="宋体"/>
          <w:color w:val="auto"/>
          <w:szCs w:val="21"/>
          <w:highlight w:val="none"/>
          <w:lang w:val="en-US" w:eastAsia="zh-CN"/>
        </w:rPr>
        <w:t>已</w:t>
      </w:r>
      <w:r>
        <w:rPr>
          <w:rFonts w:hint="eastAsia" w:ascii="宋体" w:hAnsi="宋体" w:eastAsia="宋体"/>
          <w:color w:val="auto"/>
          <w:szCs w:val="21"/>
          <w:highlight w:val="none"/>
        </w:rPr>
        <w:t>包含在合同价款中，甲方不再另行支付。</w:t>
      </w:r>
    </w:p>
    <w:p w14:paraId="2563D033">
      <w:p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eastAsia="zh-CN"/>
        </w:rPr>
        <w:t>5</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违约责任</w:t>
      </w:r>
    </w:p>
    <w:p w14:paraId="74532216">
      <w:pPr>
        <w:adjustRightInd w:val="0"/>
        <w:snapToGrid w:val="0"/>
        <w:spacing w:before="0" w:line="400" w:lineRule="exact"/>
        <w:ind w:firstLine="420" w:firstLineChars="200"/>
        <w:jc w:val="left"/>
        <w:rPr>
          <w:rFonts w:hint="eastAsia" w:ascii="宋体" w:hAnsi="宋体" w:eastAsia="宋体"/>
          <w:bCs/>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.1质量瑕疵的</w:t>
      </w:r>
      <w:r>
        <w:rPr>
          <w:rFonts w:hint="eastAsia" w:ascii="宋体" w:hAnsi="宋体" w:eastAsia="宋体"/>
          <w:bCs/>
          <w:color w:val="auto"/>
          <w:szCs w:val="21"/>
          <w:highlight w:val="none"/>
          <w:lang w:eastAsia="zh-CN"/>
        </w:rPr>
        <w:t>违约责任</w:t>
      </w:r>
    </w:p>
    <w:p w14:paraId="5864D9BD">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乙方</w:t>
      </w:r>
      <w:r>
        <w:rPr>
          <w:rFonts w:hint="eastAsia" w:ascii="宋体" w:hAnsi="宋体" w:eastAsia="宋体"/>
          <w:color w:val="auto"/>
          <w:szCs w:val="21"/>
          <w:highlight w:val="none"/>
          <w:lang w:eastAsia="zh-CN"/>
        </w:rPr>
        <w:t>提供</w:t>
      </w:r>
      <w:r>
        <w:rPr>
          <w:rFonts w:hint="eastAsia" w:ascii="宋体" w:hAnsi="宋体" w:eastAsia="宋体"/>
          <w:color w:val="auto"/>
          <w:szCs w:val="21"/>
          <w:highlight w:val="none"/>
        </w:rPr>
        <w:t>的产品不符合</w:t>
      </w:r>
      <w:r>
        <w:rPr>
          <w:rFonts w:hint="eastAsia" w:ascii="宋体" w:hAnsi="宋体" w:eastAsia="宋体"/>
          <w:color w:val="auto"/>
          <w:szCs w:val="21"/>
          <w:highlight w:val="none"/>
          <w:lang w:eastAsia="zh-CN"/>
        </w:rPr>
        <w:t>合同约定的</w:t>
      </w:r>
      <w:r>
        <w:rPr>
          <w:rFonts w:hint="eastAsia" w:ascii="宋体" w:hAnsi="宋体" w:eastAsia="宋体"/>
          <w:color w:val="auto"/>
          <w:szCs w:val="21"/>
          <w:highlight w:val="none"/>
        </w:rPr>
        <w:t>质量标准或存在产品质量缺陷，</w:t>
      </w:r>
      <w:r>
        <w:rPr>
          <w:rFonts w:hint="eastAsia" w:ascii="宋体" w:hAnsi="宋体" w:eastAsia="宋体"/>
          <w:color w:val="auto"/>
          <w:szCs w:val="21"/>
          <w:highlight w:val="none"/>
          <w:lang w:eastAsia="zh-CN"/>
        </w:rPr>
        <w:t>甲方有权要求乙方根据</w:t>
      </w:r>
      <w:r>
        <w:rPr>
          <w:rFonts w:hint="eastAsia" w:ascii="宋体" w:hAnsi="宋体" w:eastAsia="宋体"/>
          <w:b/>
          <w:color w:val="auto"/>
          <w:szCs w:val="21"/>
          <w:highlight w:val="none"/>
        </w:rPr>
        <w:t>【政府采购合同专用条款】</w:t>
      </w:r>
      <w:r>
        <w:rPr>
          <w:rFonts w:hint="eastAsia" w:ascii="宋体" w:hAnsi="宋体" w:eastAsia="宋体"/>
          <w:b w:val="0"/>
          <w:bCs/>
          <w:color w:val="auto"/>
          <w:szCs w:val="21"/>
          <w:highlight w:val="none"/>
          <w:lang w:eastAsia="zh-CN"/>
        </w:rPr>
        <w:t>要求</w:t>
      </w:r>
      <w:r>
        <w:rPr>
          <w:rFonts w:hint="eastAsia" w:ascii="宋体" w:hAnsi="宋体" w:eastAsia="宋体"/>
          <w:color w:val="auto"/>
          <w:szCs w:val="21"/>
          <w:highlight w:val="none"/>
          <w:lang w:eastAsia="zh-CN"/>
        </w:rPr>
        <w:t>及时修理、重作、更换，并承担由此给甲</w:t>
      </w:r>
      <w:r>
        <w:rPr>
          <w:rFonts w:hint="eastAsia" w:ascii="宋体" w:hAnsi="宋体" w:eastAsia="宋体"/>
          <w:color w:val="auto"/>
          <w:szCs w:val="21"/>
          <w:highlight w:val="none"/>
        </w:rPr>
        <w:t>方</w:t>
      </w:r>
      <w:r>
        <w:rPr>
          <w:rFonts w:hint="eastAsia" w:ascii="宋体" w:hAnsi="宋体" w:eastAsia="宋体"/>
          <w:color w:val="auto"/>
          <w:szCs w:val="21"/>
          <w:highlight w:val="none"/>
          <w:lang w:eastAsia="zh-CN"/>
        </w:rPr>
        <w:t>造成的损失</w:t>
      </w:r>
      <w:r>
        <w:rPr>
          <w:rFonts w:hint="eastAsia" w:ascii="宋体" w:hAnsi="宋体" w:eastAsia="宋体"/>
          <w:color w:val="auto"/>
          <w:szCs w:val="21"/>
          <w:highlight w:val="none"/>
        </w:rPr>
        <w:t>。</w:t>
      </w:r>
    </w:p>
    <w:p w14:paraId="6412668B">
      <w:pPr>
        <w:autoSpaceDE w:val="0"/>
        <w:autoSpaceDN w:val="0"/>
        <w:adjustRightInd w:val="0"/>
        <w:snapToGrid w:val="0"/>
        <w:spacing w:before="0" w:line="400" w:lineRule="exact"/>
        <w:ind w:firstLine="420" w:firstLineChars="200"/>
        <w:jc w:val="left"/>
        <w:rPr>
          <w:rFonts w:ascii="宋体" w:hAnsi="宋体" w:eastAsia="宋体"/>
          <w:bCs/>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.2 迟延交货的违约责任</w:t>
      </w:r>
    </w:p>
    <w:p w14:paraId="5F0A33E1">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（1）乙方应按照本合同规定的时间、地点交货和提供</w:t>
      </w:r>
      <w:r>
        <w:rPr>
          <w:rFonts w:hint="eastAsia" w:ascii="宋体" w:hAnsi="宋体" w:eastAsia="宋体"/>
          <w:color w:val="auto"/>
          <w:szCs w:val="21"/>
          <w:highlight w:val="none"/>
          <w:lang w:eastAsia="zh-CN"/>
        </w:rPr>
        <w:t>相关</w:t>
      </w:r>
      <w:r>
        <w:rPr>
          <w:rFonts w:hint="eastAsia" w:ascii="宋体" w:hAnsi="宋体" w:eastAsia="宋体"/>
          <w:color w:val="auto"/>
          <w:szCs w:val="21"/>
          <w:highlight w:val="none"/>
        </w:rPr>
        <w:t>服务。在履行合同过程中，如果乙方遇到可能</w:t>
      </w:r>
      <w:r>
        <w:rPr>
          <w:rFonts w:hint="eastAsia" w:ascii="宋体" w:hAnsi="宋体" w:eastAsia="宋体"/>
          <w:color w:val="auto"/>
          <w:szCs w:val="21"/>
          <w:highlight w:val="none"/>
          <w:lang w:eastAsia="zh-CN"/>
        </w:rPr>
        <w:t>影响</w:t>
      </w:r>
      <w:r>
        <w:rPr>
          <w:rFonts w:hint="eastAsia" w:ascii="宋体" w:hAnsi="宋体" w:eastAsia="宋体"/>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hint="eastAsia" w:ascii="宋体" w:hAnsi="宋体" w:eastAsia="宋体"/>
          <w:color w:val="auto"/>
          <w:szCs w:val="21"/>
          <w:highlight w:val="none"/>
          <w:lang w:eastAsia="zh-CN"/>
        </w:rPr>
        <w:t>长</w:t>
      </w:r>
      <w:r>
        <w:rPr>
          <w:rFonts w:hint="eastAsia" w:ascii="宋体" w:hAnsi="宋体" w:eastAsia="宋体"/>
          <w:color w:val="auto"/>
          <w:szCs w:val="21"/>
          <w:highlight w:val="none"/>
        </w:rPr>
        <w:t>交货时间或延期提供服务。</w:t>
      </w:r>
    </w:p>
    <w:p w14:paraId="705AA0FB">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lang w:eastAsia="zh-CN"/>
        </w:rPr>
      </w:pPr>
      <w:r>
        <w:rPr>
          <w:rFonts w:hint="eastAsia" w:ascii="宋体" w:hAnsi="宋体" w:eastAsia="宋体"/>
          <w:color w:val="auto"/>
          <w:szCs w:val="21"/>
          <w:highlight w:val="none"/>
        </w:rPr>
        <w:t>（2）如果乙方没有按照合同规定的时间交货和提供</w:t>
      </w:r>
      <w:r>
        <w:rPr>
          <w:rFonts w:hint="eastAsia" w:ascii="宋体" w:hAnsi="宋体" w:eastAsia="宋体"/>
          <w:color w:val="auto"/>
          <w:szCs w:val="21"/>
          <w:highlight w:val="none"/>
          <w:lang w:eastAsia="zh-CN"/>
        </w:rPr>
        <w:t>相关</w:t>
      </w:r>
      <w:r>
        <w:rPr>
          <w:rFonts w:hint="eastAsia" w:ascii="宋体" w:hAnsi="宋体" w:eastAsia="宋体"/>
          <w:color w:val="auto"/>
          <w:szCs w:val="21"/>
          <w:highlight w:val="none"/>
        </w:rPr>
        <w:t>服务，甲方有权从货款中扣除误期赔偿费而不影响合同项下的其他补救方法，赔偿费按</w:t>
      </w:r>
      <w:r>
        <w:rPr>
          <w:rFonts w:hint="eastAsia" w:ascii="宋体" w:hAnsi="宋体" w:eastAsia="宋体"/>
          <w:b/>
          <w:color w:val="auto"/>
          <w:szCs w:val="21"/>
          <w:highlight w:val="none"/>
        </w:rPr>
        <w:t>【政府采购合同专用条款】</w:t>
      </w:r>
      <w:r>
        <w:rPr>
          <w:rFonts w:hint="eastAsia" w:ascii="宋体" w:hAnsi="宋体" w:eastAsia="宋体"/>
          <w:color w:val="auto"/>
          <w:szCs w:val="21"/>
          <w:highlight w:val="none"/>
        </w:rPr>
        <w:t>规定执行。如果涉及公共利益，且赔偿金额无法弥补公共利益损失，</w:t>
      </w:r>
      <w:r>
        <w:rPr>
          <w:rFonts w:hint="eastAsia" w:ascii="宋体" w:hAnsi="宋体" w:eastAsia="宋体"/>
          <w:color w:val="auto"/>
          <w:szCs w:val="21"/>
          <w:highlight w:val="none"/>
          <w:lang w:eastAsia="zh-CN"/>
        </w:rPr>
        <w:t>甲方</w:t>
      </w:r>
      <w:r>
        <w:rPr>
          <w:rFonts w:hint="eastAsia" w:ascii="宋体" w:hAnsi="宋体" w:eastAsia="宋体"/>
          <w:color w:val="auto"/>
          <w:szCs w:val="21"/>
          <w:highlight w:val="none"/>
        </w:rPr>
        <w:t>可要求继续履行或者</w:t>
      </w:r>
      <w:r>
        <w:rPr>
          <w:rFonts w:hint="eastAsia" w:ascii="宋体" w:hAnsi="宋体" w:eastAsia="宋体"/>
          <w:color w:val="auto"/>
          <w:szCs w:val="21"/>
          <w:highlight w:val="none"/>
          <w:lang w:eastAsia="zh-CN"/>
        </w:rPr>
        <w:t>采取其他补救措施</w:t>
      </w:r>
      <w:r>
        <w:rPr>
          <w:rFonts w:hint="eastAsia" w:ascii="宋体" w:hAnsi="宋体" w:eastAsia="宋体"/>
          <w:color w:val="auto"/>
          <w:szCs w:val="21"/>
          <w:highlight w:val="none"/>
        </w:rPr>
        <w:t>。</w:t>
      </w:r>
    </w:p>
    <w:p w14:paraId="1EF7FF3C">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eastAsia="zh-CN"/>
        </w:rPr>
        <w:t>5</w:t>
      </w:r>
      <w:r>
        <w:rPr>
          <w:rFonts w:hint="eastAsia" w:ascii="宋体" w:hAnsi="宋体" w:eastAsia="宋体"/>
          <w:color w:val="auto"/>
          <w:szCs w:val="21"/>
          <w:highlight w:val="none"/>
        </w:rPr>
        <w:t>.3 迟延支付的违约责任</w:t>
      </w:r>
    </w:p>
    <w:p w14:paraId="04A4934A">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甲方存在迟延支付乙方合同款项的，应当承担</w:t>
      </w:r>
      <w:r>
        <w:rPr>
          <w:rFonts w:hint="eastAsia" w:ascii="宋体" w:hAnsi="宋体" w:eastAsia="宋体"/>
          <w:b/>
          <w:bCs/>
          <w:color w:val="auto"/>
          <w:szCs w:val="21"/>
          <w:highlight w:val="none"/>
        </w:rPr>
        <w:t>【政府采购合同专用条款】</w:t>
      </w:r>
      <w:r>
        <w:rPr>
          <w:rFonts w:hint="eastAsia" w:ascii="宋体" w:hAnsi="宋体" w:eastAsia="宋体"/>
          <w:color w:val="auto"/>
          <w:szCs w:val="21"/>
          <w:highlight w:val="none"/>
        </w:rPr>
        <w:t>规定的逾期付款利息。</w:t>
      </w:r>
    </w:p>
    <w:p w14:paraId="1A64D475">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bCs/>
          <w:color w:val="auto"/>
          <w:szCs w:val="21"/>
          <w:highlight w:val="none"/>
        </w:rPr>
        <w:t>1</w:t>
      </w:r>
      <w:r>
        <w:rPr>
          <w:rFonts w:hint="eastAsia" w:ascii="宋体" w:hAnsi="宋体" w:eastAsia="宋体"/>
          <w:bCs/>
          <w:color w:val="auto"/>
          <w:szCs w:val="21"/>
          <w:highlight w:val="none"/>
          <w:lang w:eastAsia="zh-CN"/>
        </w:rPr>
        <w:t>5</w:t>
      </w:r>
      <w:r>
        <w:rPr>
          <w:rFonts w:hint="eastAsia" w:ascii="宋体" w:hAnsi="宋体" w:eastAsia="宋体"/>
          <w:bCs/>
          <w:color w:val="auto"/>
          <w:szCs w:val="21"/>
          <w:highlight w:val="none"/>
        </w:rPr>
        <w:t>.4其他违约责任根据项目实际需要按</w:t>
      </w:r>
      <w:r>
        <w:rPr>
          <w:rFonts w:hint="eastAsia" w:ascii="宋体" w:hAnsi="宋体" w:eastAsia="宋体"/>
          <w:b/>
          <w:bCs/>
          <w:color w:val="auto"/>
          <w:szCs w:val="21"/>
          <w:highlight w:val="none"/>
        </w:rPr>
        <w:t>【政府采购合同专用条款】</w:t>
      </w:r>
      <w:r>
        <w:rPr>
          <w:rFonts w:hint="eastAsia" w:ascii="宋体" w:hAnsi="宋体" w:eastAsia="宋体"/>
          <w:color w:val="auto"/>
          <w:szCs w:val="21"/>
          <w:highlight w:val="none"/>
        </w:rPr>
        <w:t>规定执行。</w:t>
      </w:r>
    </w:p>
    <w:p w14:paraId="797F5DE4">
      <w:pPr>
        <w:numPr>
          <w:ilvl w:val="0"/>
          <w:numId w:val="17"/>
        </w:num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auto"/>
          <w:sz w:val="24"/>
          <w:highlight w:val="none"/>
        </w:rPr>
        <w:t>合同变更</w:t>
      </w:r>
      <w:r>
        <w:rPr>
          <w:rFonts w:hint="eastAsia" w:ascii="宋体" w:hAnsi="宋体" w:eastAsia="宋体"/>
          <w:b/>
          <w:color w:val="auto"/>
          <w:sz w:val="24"/>
          <w:highlight w:val="none"/>
          <w:lang w:eastAsia="zh-CN"/>
        </w:rPr>
        <w:t>、中止与终止</w:t>
      </w:r>
    </w:p>
    <w:p w14:paraId="06851F98">
      <w:pPr>
        <w:autoSpaceDE/>
        <w:autoSpaceDN/>
        <w:adjustRightInd w:val="0"/>
        <w:snapToGrid w:val="0"/>
        <w:spacing w:before="0" w:line="400" w:lineRule="exact"/>
        <w:ind w:firstLine="0" w:firstLineChars="0"/>
        <w:jc w:val="left"/>
        <w:rPr>
          <w:rFonts w:hint="eastAsia" w:ascii="宋体" w:hAnsi="宋体" w:eastAsia="宋体"/>
          <w:color w:val="auto"/>
          <w:szCs w:val="21"/>
          <w:highlight w:val="none"/>
        </w:rPr>
      </w:pPr>
      <w:r>
        <w:rPr>
          <w:rFonts w:hint="eastAsia" w:ascii="宋体" w:hAnsi="宋体" w:eastAsia="宋体"/>
          <w:color w:val="auto"/>
          <w:szCs w:val="21"/>
          <w:highlight w:val="none"/>
          <w:lang w:val="en-US" w:eastAsia="zh-CN"/>
        </w:rPr>
        <w:t xml:space="preserve">    </w:t>
      </w: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.1合同的</w:t>
      </w:r>
      <w:r>
        <w:rPr>
          <w:rFonts w:hint="eastAsia" w:ascii="宋体" w:hAnsi="宋体" w:eastAsia="宋体"/>
          <w:color w:val="auto"/>
          <w:szCs w:val="21"/>
          <w:highlight w:val="none"/>
          <w:lang w:eastAsia="zh-CN"/>
        </w:rPr>
        <w:t>变更</w:t>
      </w:r>
    </w:p>
    <w:p w14:paraId="47598127">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政府采购合同履行中，</w:t>
      </w:r>
      <w:r>
        <w:rPr>
          <w:rFonts w:hint="eastAsia" w:ascii="宋体" w:hAnsi="宋体" w:eastAsia="宋体"/>
          <w:color w:val="auto"/>
          <w:szCs w:val="21"/>
          <w:highlight w:val="none"/>
        </w:rPr>
        <w:t>在不改变合同其他条款的前提下，甲方可以在合同价款10%的范围内追加与合同标的相同的货物，并就此与乙方协商</w:t>
      </w:r>
      <w:r>
        <w:rPr>
          <w:rFonts w:hint="eastAsia" w:ascii="宋体" w:hAnsi="宋体" w:eastAsia="宋体"/>
          <w:color w:val="auto"/>
          <w:szCs w:val="21"/>
          <w:highlight w:val="none"/>
          <w:lang w:eastAsia="zh-CN"/>
        </w:rPr>
        <w:t>一致后</w:t>
      </w:r>
      <w:r>
        <w:rPr>
          <w:rFonts w:hint="eastAsia" w:ascii="宋体" w:hAnsi="宋体" w:eastAsia="宋体"/>
          <w:color w:val="auto"/>
          <w:szCs w:val="21"/>
          <w:highlight w:val="none"/>
        </w:rPr>
        <w:t>签订补充协议。</w:t>
      </w:r>
    </w:p>
    <w:p w14:paraId="6504E1C7">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合同的中止</w:t>
      </w:r>
    </w:p>
    <w:p w14:paraId="1572F1AE">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（1）合同履行过程中因供应商就采购文件、采购过程或结果提起投诉的，甲方认为有必要的，</w:t>
      </w:r>
      <w:r>
        <w:rPr>
          <w:rFonts w:hint="eastAsia" w:ascii="宋体" w:hAnsi="宋体" w:eastAsia="宋体"/>
          <w:color w:val="auto"/>
          <w:szCs w:val="21"/>
          <w:highlight w:val="none"/>
          <w:lang w:eastAsia="zh-CN"/>
        </w:rPr>
        <w:t>可以</w:t>
      </w:r>
      <w:r>
        <w:rPr>
          <w:rFonts w:hint="eastAsia" w:ascii="宋体" w:hAnsi="宋体" w:eastAsia="宋体"/>
          <w:color w:val="auto"/>
          <w:szCs w:val="21"/>
          <w:highlight w:val="none"/>
        </w:rPr>
        <w:t>中止合同的履行。</w:t>
      </w:r>
    </w:p>
    <w:p w14:paraId="0DEEA63E">
      <w:pPr>
        <w:autoSpaceDE w:val="0"/>
        <w:autoSpaceDN w:val="0"/>
        <w:adjustRightInd w:val="0"/>
        <w:snapToGrid w:val="0"/>
        <w:spacing w:before="0" w:line="400" w:lineRule="exact"/>
        <w:ind w:firstLine="420" w:firstLineChars="200"/>
        <w:jc w:val="left"/>
        <w:rPr>
          <w:rFonts w:hint="eastAsia"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合同履行过程中，</w:t>
      </w:r>
      <w:r>
        <w:rPr>
          <w:rFonts w:hint="eastAsia" w:ascii="宋体" w:hAnsi="宋体" w:eastAsia="宋体"/>
          <w:color w:val="auto"/>
          <w:szCs w:val="21"/>
          <w:highlight w:val="none"/>
        </w:rPr>
        <w:t>如果乙方出现以下情形之一的：1．经营状况严重恶化；2．转移财产、抽逃资金，以逃避债务；3．丧失商业信誉；4．有丧失或者可能丧失履约能力的其他情形</w:t>
      </w:r>
      <w:r>
        <w:rPr>
          <w:rFonts w:hint="eastAsia" w:ascii="宋体" w:hAnsi="宋体" w:eastAsia="宋体"/>
          <w:color w:val="auto"/>
          <w:szCs w:val="21"/>
          <w:highlight w:val="none"/>
          <w:lang w:eastAsia="zh-CN"/>
        </w:rPr>
        <w:t>，乙方有义务及时告知甲方</w:t>
      </w:r>
      <w:r>
        <w:rPr>
          <w:rFonts w:hint="eastAsia" w:ascii="宋体" w:hAnsi="宋体" w:eastAsia="宋体"/>
          <w:color w:val="auto"/>
          <w:szCs w:val="21"/>
          <w:highlight w:val="none"/>
        </w:rPr>
        <w:t>。甲方</w:t>
      </w:r>
      <w:r>
        <w:rPr>
          <w:rFonts w:hint="eastAsia" w:ascii="宋体" w:hAnsi="宋体" w:eastAsia="宋体"/>
          <w:color w:val="auto"/>
          <w:szCs w:val="21"/>
          <w:highlight w:val="none"/>
          <w:lang w:eastAsia="zh-CN"/>
        </w:rPr>
        <w:t>有权</w:t>
      </w:r>
      <w:r>
        <w:rPr>
          <w:rFonts w:hint="eastAsia" w:ascii="宋体" w:hAnsi="宋体" w:eastAsia="宋体"/>
          <w:color w:val="auto"/>
          <w:szCs w:val="21"/>
          <w:highlight w:val="none"/>
        </w:rPr>
        <w:t>以书面形式通知乙方中止合同</w:t>
      </w:r>
      <w:r>
        <w:rPr>
          <w:rFonts w:hint="eastAsia" w:ascii="宋体" w:hAnsi="宋体" w:eastAsia="宋体"/>
          <w:color w:val="auto"/>
          <w:szCs w:val="21"/>
          <w:highlight w:val="none"/>
          <w:lang w:eastAsia="zh-CN"/>
        </w:rPr>
        <w:t>并要求乙方在合理期限内消除相关情形或者提供适当担保。</w:t>
      </w:r>
      <w:r>
        <w:rPr>
          <w:rFonts w:hint="eastAsia" w:ascii="宋体" w:hAnsi="宋体" w:eastAsia="宋体"/>
          <w:color w:val="auto"/>
          <w:szCs w:val="21"/>
          <w:highlight w:val="none"/>
        </w:rPr>
        <w:t>乙方提供适当担保的，</w:t>
      </w:r>
      <w:r>
        <w:rPr>
          <w:rFonts w:hint="eastAsia" w:ascii="宋体" w:hAnsi="宋体" w:eastAsia="宋体"/>
          <w:color w:val="auto"/>
          <w:szCs w:val="21"/>
          <w:highlight w:val="none"/>
          <w:lang w:eastAsia="zh-CN"/>
        </w:rPr>
        <w:t>合同继续</w:t>
      </w:r>
      <w:r>
        <w:rPr>
          <w:rFonts w:hint="eastAsia" w:ascii="宋体" w:hAnsi="宋体" w:eastAsia="宋体"/>
          <w:color w:val="auto"/>
          <w:szCs w:val="21"/>
          <w:highlight w:val="none"/>
        </w:rPr>
        <w:t>履行</w:t>
      </w:r>
      <w:r>
        <w:rPr>
          <w:rFonts w:hint="eastAsia" w:ascii="宋体" w:hAnsi="宋体" w:eastAsia="宋体"/>
          <w:color w:val="auto"/>
          <w:szCs w:val="21"/>
          <w:highlight w:val="none"/>
          <w:lang w:eastAsia="zh-CN"/>
        </w:rPr>
        <w:t>；乙</w:t>
      </w:r>
      <w:r>
        <w:rPr>
          <w:rFonts w:hint="eastAsia" w:ascii="宋体" w:hAnsi="宋体" w:eastAsia="宋体"/>
          <w:color w:val="auto"/>
          <w:szCs w:val="21"/>
          <w:highlight w:val="none"/>
        </w:rPr>
        <w:t>方在合理期限内未恢复履约能力且未提供适当担保的，视为拒绝</w:t>
      </w:r>
      <w:r>
        <w:rPr>
          <w:rFonts w:hint="eastAsia" w:ascii="宋体" w:hAnsi="宋体" w:eastAsia="宋体"/>
          <w:color w:val="auto"/>
          <w:szCs w:val="21"/>
          <w:highlight w:val="none"/>
          <w:lang w:eastAsia="zh-CN"/>
        </w:rPr>
        <w:t>继续</w:t>
      </w:r>
      <w:r>
        <w:rPr>
          <w:rFonts w:hint="eastAsia" w:ascii="宋体" w:hAnsi="宋体" w:eastAsia="宋体"/>
          <w:color w:val="auto"/>
          <w:szCs w:val="21"/>
          <w:highlight w:val="none"/>
        </w:rPr>
        <w:t>履约，甲方</w:t>
      </w:r>
      <w:r>
        <w:rPr>
          <w:rFonts w:hint="eastAsia" w:ascii="宋体" w:hAnsi="宋体" w:eastAsia="宋体"/>
          <w:color w:val="auto"/>
          <w:szCs w:val="21"/>
          <w:highlight w:val="none"/>
          <w:lang w:eastAsia="zh-CN"/>
        </w:rPr>
        <w:t>有权</w:t>
      </w:r>
      <w:r>
        <w:rPr>
          <w:rFonts w:hint="eastAsia" w:ascii="宋体" w:hAnsi="宋体" w:eastAsia="宋体"/>
          <w:color w:val="auto"/>
          <w:szCs w:val="21"/>
          <w:highlight w:val="none"/>
        </w:rPr>
        <w:t>解除合同并要求乙方承担</w:t>
      </w:r>
      <w:r>
        <w:rPr>
          <w:rFonts w:hint="eastAsia" w:ascii="宋体" w:hAnsi="宋体" w:eastAsia="宋体"/>
          <w:color w:val="auto"/>
          <w:szCs w:val="21"/>
          <w:highlight w:val="none"/>
          <w:lang w:eastAsia="zh-CN"/>
        </w:rPr>
        <w:t>由此给甲方造成的损失</w:t>
      </w:r>
      <w:r>
        <w:rPr>
          <w:rFonts w:hint="eastAsia" w:ascii="宋体" w:hAnsi="宋体" w:eastAsia="宋体"/>
          <w:color w:val="auto"/>
          <w:szCs w:val="21"/>
          <w:highlight w:val="none"/>
        </w:rPr>
        <w:t>。</w:t>
      </w:r>
    </w:p>
    <w:p w14:paraId="35BB79FC">
      <w:pPr>
        <w:autoSpaceDE w:val="0"/>
        <w:autoSpaceDN w:val="0"/>
        <w:adjustRightInd w:val="0"/>
        <w:spacing w:line="400" w:lineRule="exact"/>
        <w:ind w:firstLine="420" w:firstLineChars="200"/>
        <w:jc w:val="both"/>
        <w:rPr>
          <w:rFonts w:ascii="华文楷体" w:hAnsi="华文楷体" w:eastAsia="华文楷体" w:cs="华文楷体"/>
          <w:sz w:val="21"/>
          <w:szCs w:val="21"/>
          <w:highlight w:val="none"/>
          <w:lang w:val="en-US" w:eastAsia="zh-CN" w:bidi="ar-SA"/>
        </w:rPr>
      </w:pPr>
      <w:r>
        <w:rPr>
          <w:rFonts w:hint="eastAsia" w:ascii="宋体" w:hAnsi="宋体" w:eastAsia="宋体" w:cs="宋体"/>
          <w:sz w:val="21"/>
          <w:szCs w:val="21"/>
          <w:highlight w:val="none"/>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14:paraId="5A18A75E">
      <w:pPr>
        <w:snapToGrid w:val="0"/>
        <w:spacing w:line="400" w:lineRule="exact"/>
        <w:ind w:firstLine="420" w:firstLineChars="200"/>
        <w:jc w:val="left"/>
        <w:rPr>
          <w:rFonts w:eastAsia="宋体"/>
          <w:sz w:val="21"/>
          <w:highlight w:val="none"/>
        </w:rPr>
      </w:pP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）甲方不得以行政区划调整、政府换届、机构或者职能调整以及相关责任人更替为由中止合同。</w:t>
      </w:r>
    </w:p>
    <w:p w14:paraId="2525A522">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6</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合同的终止</w:t>
      </w:r>
    </w:p>
    <w:p w14:paraId="1EA63E41">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（1）合同因有效期限届满而终止；</w:t>
      </w:r>
    </w:p>
    <w:p w14:paraId="7128ACF7">
      <w:pPr>
        <w:snapToGrid w:val="0"/>
        <w:spacing w:line="400" w:lineRule="exact"/>
        <w:ind w:firstLine="420" w:firstLineChars="200"/>
        <w:rPr>
          <w:rFonts w:hint="eastAsia" w:ascii="宋体" w:hAnsi="宋体" w:eastAsia="宋体" w:cs="宋体"/>
          <w:szCs w:val="21"/>
          <w:highlight w:val="none"/>
          <w:lang w:eastAsia="zh-CN"/>
        </w:rPr>
      </w:pPr>
      <w:r>
        <w:rPr>
          <w:rFonts w:hint="eastAsia" w:ascii="宋体" w:hAnsi="宋体" w:eastAsia="宋体"/>
          <w:color w:val="auto"/>
          <w:szCs w:val="21"/>
          <w:highlight w:val="none"/>
        </w:rPr>
        <w:t>（2）乙方未</w:t>
      </w:r>
      <w:r>
        <w:rPr>
          <w:rFonts w:hint="eastAsia" w:ascii="宋体" w:hAnsi="宋体" w:eastAsia="宋体"/>
          <w:color w:val="auto"/>
          <w:szCs w:val="21"/>
          <w:highlight w:val="none"/>
          <w:lang w:eastAsia="zh-CN"/>
        </w:rPr>
        <w:t>按</w:t>
      </w:r>
      <w:r>
        <w:rPr>
          <w:rFonts w:hint="eastAsia" w:ascii="宋体" w:hAnsi="宋体" w:eastAsia="宋体"/>
          <w:color w:val="auto"/>
          <w:szCs w:val="21"/>
          <w:highlight w:val="none"/>
        </w:rPr>
        <w:t>合同约定履行，构成根本性违约的，甲方有权终止合同</w:t>
      </w:r>
      <w:r>
        <w:rPr>
          <w:rFonts w:hint="eastAsia" w:ascii="宋体" w:hAnsi="宋体" w:eastAsia="宋体"/>
          <w:color w:val="auto"/>
          <w:szCs w:val="21"/>
          <w:highlight w:val="none"/>
          <w:lang w:eastAsia="zh-CN"/>
        </w:rPr>
        <w:t>，</w:t>
      </w:r>
      <w:r>
        <w:rPr>
          <w:rFonts w:hint="eastAsia" w:ascii="宋体" w:hAnsi="宋体" w:eastAsia="宋体" w:cs="宋体"/>
          <w:szCs w:val="21"/>
          <w:highlight w:val="none"/>
        </w:rPr>
        <w:t>并追究乙方的违约责</w:t>
      </w:r>
      <w:r>
        <w:rPr>
          <w:rFonts w:hint="eastAsia" w:ascii="宋体" w:hAnsi="宋体" w:eastAsia="宋体" w:cs="宋体"/>
          <w:szCs w:val="21"/>
          <w:highlight w:val="none"/>
          <w:lang w:val="en-US" w:eastAsia="zh-CN"/>
        </w:rPr>
        <w:t>任</w:t>
      </w:r>
      <w:r>
        <w:rPr>
          <w:rFonts w:hint="eastAsia" w:ascii="宋体" w:hAnsi="宋体" w:eastAsia="宋体"/>
          <w:color w:val="auto"/>
          <w:szCs w:val="21"/>
          <w:highlight w:val="none"/>
        </w:rPr>
        <w:t>。</w:t>
      </w:r>
    </w:p>
    <w:p w14:paraId="6C718FFB">
      <w:pPr>
        <w:autoSpaceDE w:val="0"/>
        <w:autoSpaceDN w:val="0"/>
        <w:adjustRightInd w:val="0"/>
        <w:spacing w:line="400" w:lineRule="exact"/>
        <w:ind w:firstLine="440" w:firstLineChars="200"/>
        <w:rPr>
          <w:rFonts w:hint="eastAsia" w:ascii="宋体" w:hAnsi="宋体" w:eastAsia="华文楷体" w:cs="华文楷体"/>
          <w:color w:val="auto"/>
          <w:sz w:val="22"/>
          <w:szCs w:val="21"/>
          <w:highlight w:val="none"/>
          <w:lang w:val="en-US" w:eastAsia="zh-CN" w:bidi="ar-SA"/>
        </w:rPr>
      </w:pPr>
      <w:r>
        <w:rPr>
          <w:rFonts w:hint="eastAsia" w:ascii="宋体" w:hAnsi="宋体" w:eastAsia="华文楷体" w:cs="华文楷体"/>
          <w:color w:val="auto"/>
          <w:sz w:val="22"/>
          <w:szCs w:val="21"/>
          <w:highlight w:val="none"/>
          <w:lang w:val="en-US" w:eastAsia="zh-CN" w:bidi="ar-SA"/>
        </w:rPr>
        <w:t xml:space="preserve">16.4 </w:t>
      </w:r>
      <w:r>
        <w:rPr>
          <w:rFonts w:hint="eastAsia" w:ascii="宋体" w:hAnsi="宋体" w:eastAsia="宋体" w:cs="Times New Roman"/>
          <w:color w:val="auto"/>
          <w:kern w:val="2"/>
          <w:sz w:val="21"/>
          <w:szCs w:val="21"/>
          <w:highlight w:val="none"/>
          <w:lang w:val="en-US" w:eastAsia="zh-CN" w:bidi="ar-SA"/>
        </w:rPr>
        <w:t>涉及国家利益、社会公共利益的情形</w:t>
      </w:r>
    </w:p>
    <w:p w14:paraId="57D65E3B">
      <w:pPr>
        <w:autoSpaceDE w:val="0"/>
        <w:autoSpaceDN w:val="0"/>
        <w:adjustRightInd w:val="0"/>
        <w:spacing w:line="400" w:lineRule="exact"/>
        <w:ind w:firstLine="420" w:firstLineChars="200"/>
        <w:jc w:val="both"/>
        <w:rPr>
          <w:rFonts w:ascii="华文楷体" w:hAnsi="华文楷体" w:eastAsia="华文楷体" w:cs="华文楷体"/>
          <w:sz w:val="21"/>
          <w:szCs w:val="21"/>
          <w:highlight w:val="none"/>
          <w:lang w:val="en-US" w:eastAsia="zh-CN" w:bidi="ar-SA"/>
        </w:rPr>
      </w:pPr>
      <w:r>
        <w:rPr>
          <w:rFonts w:hint="eastAsia" w:ascii="宋体" w:hAnsi="宋体" w:eastAsia="宋体" w:cs="宋体"/>
          <w:sz w:val="21"/>
          <w:szCs w:val="21"/>
          <w:highlight w:val="none"/>
          <w:lang w:val="en-US" w:eastAsia="zh-CN" w:bidi="ar-SA"/>
        </w:rPr>
        <w:t>政府采购合同继续履行将损害国家利益和社会公共利益的，双方当事人应当变更、中止或者终止合同。有过错的一方应当承担赔偿责任，双方都有过错的，各自承担相应的责任。</w:t>
      </w:r>
    </w:p>
    <w:p w14:paraId="478EAFD4">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1</w:t>
      </w:r>
      <w:r>
        <w:rPr>
          <w:rFonts w:hint="eastAsia" w:ascii="宋体" w:hAnsi="宋体" w:eastAsia="宋体"/>
          <w:b/>
          <w:bCs/>
          <w:color w:val="auto"/>
          <w:sz w:val="24"/>
          <w:highlight w:val="none"/>
          <w:lang w:val="en-US" w:eastAsia="zh-CN"/>
        </w:rPr>
        <w:t>7</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合同分包</w:t>
      </w:r>
    </w:p>
    <w:p w14:paraId="439D9784">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7</w:t>
      </w:r>
      <w:r>
        <w:rPr>
          <w:rFonts w:hint="eastAsia" w:ascii="宋体" w:hAnsi="宋体" w:eastAsia="宋体"/>
          <w:color w:val="auto"/>
          <w:szCs w:val="21"/>
          <w:highlight w:val="none"/>
        </w:rPr>
        <w:t>.1 乙方不得</w:t>
      </w:r>
      <w:r>
        <w:rPr>
          <w:rFonts w:hint="eastAsia" w:ascii="宋体" w:hAnsi="宋体" w:eastAsia="宋体"/>
          <w:color w:val="auto"/>
          <w:szCs w:val="21"/>
          <w:highlight w:val="none"/>
          <w:lang w:eastAsia="zh-CN"/>
        </w:rPr>
        <w:t>将合同转包给其他供应商。涉及合同分包的，乙方</w:t>
      </w:r>
      <w:r>
        <w:rPr>
          <w:rFonts w:hint="eastAsia" w:ascii="宋体" w:hAnsi="宋体" w:eastAsia="宋体"/>
          <w:color w:val="auto"/>
          <w:szCs w:val="21"/>
          <w:highlight w:val="none"/>
          <w:lang w:val="en-US" w:eastAsia="zh-CN"/>
        </w:rPr>
        <w:t>应</w:t>
      </w:r>
      <w:r>
        <w:rPr>
          <w:rFonts w:hint="eastAsia" w:ascii="宋体" w:hAnsi="宋体" w:eastAsia="宋体"/>
          <w:color w:val="auto"/>
          <w:szCs w:val="21"/>
          <w:highlight w:val="none"/>
          <w:lang w:eastAsia="zh-CN"/>
        </w:rPr>
        <w:t>根据采购文件和投标（响应）文件规定进行</w:t>
      </w:r>
      <w:r>
        <w:rPr>
          <w:rFonts w:hint="eastAsia" w:ascii="宋体" w:hAnsi="宋体" w:eastAsia="宋体"/>
          <w:color w:val="auto"/>
          <w:szCs w:val="21"/>
          <w:highlight w:val="none"/>
        </w:rPr>
        <w:t>合同分包。</w:t>
      </w:r>
    </w:p>
    <w:p w14:paraId="7997E13C">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1</w:t>
      </w:r>
      <w:r>
        <w:rPr>
          <w:rFonts w:hint="eastAsia" w:ascii="宋体" w:hAnsi="宋体" w:eastAsia="宋体"/>
          <w:color w:val="auto"/>
          <w:szCs w:val="21"/>
          <w:highlight w:val="none"/>
          <w:lang w:val="en-US" w:eastAsia="zh-CN"/>
        </w:rPr>
        <w:t>7</w:t>
      </w:r>
      <w:r>
        <w:rPr>
          <w:rFonts w:hint="eastAsia" w:ascii="宋体" w:hAnsi="宋体" w:eastAsia="宋体"/>
          <w:color w:val="auto"/>
          <w:szCs w:val="21"/>
          <w:highlight w:val="none"/>
        </w:rPr>
        <w:t>.2 乙方执行政府采购政策向中小企业依法分包的</w:t>
      </w:r>
      <w:r>
        <w:rPr>
          <w:rFonts w:hint="eastAsia" w:ascii="宋体" w:hAnsi="宋体" w:eastAsia="宋体"/>
          <w:color w:val="auto"/>
          <w:szCs w:val="21"/>
          <w:highlight w:val="none"/>
          <w:lang w:eastAsia="zh-CN"/>
        </w:rPr>
        <w:t>，</w:t>
      </w:r>
      <w:r>
        <w:rPr>
          <w:rFonts w:hint="eastAsia" w:ascii="宋体" w:hAnsi="宋体" w:eastAsia="宋体"/>
          <w:color w:val="auto"/>
          <w:szCs w:val="21"/>
          <w:highlight w:val="none"/>
        </w:rPr>
        <w:t>乙方应当按采购文件</w:t>
      </w:r>
      <w:r>
        <w:rPr>
          <w:rFonts w:hint="eastAsia" w:ascii="宋体" w:hAnsi="宋体" w:eastAsia="宋体"/>
          <w:color w:val="auto"/>
          <w:szCs w:val="21"/>
          <w:highlight w:val="none"/>
          <w:lang w:eastAsia="zh-CN"/>
        </w:rPr>
        <w:t>和</w:t>
      </w:r>
      <w:r>
        <w:rPr>
          <w:rFonts w:hint="eastAsia" w:ascii="宋体" w:hAnsi="宋体" w:eastAsia="宋体"/>
          <w:color w:val="auto"/>
          <w:szCs w:val="21"/>
          <w:highlight w:val="none"/>
        </w:rPr>
        <w:t>投标（响应）文件签订分包</w:t>
      </w:r>
      <w:r>
        <w:rPr>
          <w:rFonts w:hint="eastAsia" w:ascii="宋体" w:hAnsi="宋体" w:eastAsia="宋体"/>
          <w:color w:val="auto"/>
          <w:szCs w:val="21"/>
          <w:highlight w:val="none"/>
          <w:lang w:eastAsia="zh-CN"/>
        </w:rPr>
        <w:t>意向</w:t>
      </w:r>
      <w:r>
        <w:rPr>
          <w:rFonts w:hint="eastAsia" w:ascii="宋体" w:hAnsi="宋体" w:eastAsia="宋体"/>
          <w:color w:val="auto"/>
          <w:szCs w:val="21"/>
          <w:highlight w:val="none"/>
        </w:rPr>
        <w:t>协议，分包</w:t>
      </w:r>
      <w:r>
        <w:rPr>
          <w:rFonts w:hint="eastAsia" w:ascii="宋体" w:hAnsi="宋体" w:eastAsia="宋体"/>
          <w:color w:val="auto"/>
          <w:szCs w:val="21"/>
          <w:highlight w:val="none"/>
          <w:lang w:eastAsia="zh-CN"/>
        </w:rPr>
        <w:t>意向</w:t>
      </w:r>
      <w:r>
        <w:rPr>
          <w:rFonts w:hint="eastAsia" w:ascii="宋体" w:hAnsi="宋体" w:eastAsia="宋体"/>
          <w:color w:val="auto"/>
          <w:szCs w:val="21"/>
          <w:highlight w:val="none"/>
        </w:rPr>
        <w:t>协议属于本合同组成部分。</w:t>
      </w:r>
    </w:p>
    <w:p w14:paraId="4E6BCD9A">
      <w:pPr>
        <w:autoSpaceDE w:val="0"/>
        <w:autoSpaceDN w:val="0"/>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lang w:eastAsia="zh-CN"/>
        </w:rPr>
        <w:t>1</w:t>
      </w:r>
      <w:r>
        <w:rPr>
          <w:rFonts w:hint="eastAsia" w:ascii="宋体" w:hAnsi="宋体" w:eastAsia="宋体"/>
          <w:b/>
          <w:bCs/>
          <w:color w:val="auto"/>
          <w:sz w:val="24"/>
          <w:highlight w:val="none"/>
          <w:lang w:val="en-US" w:eastAsia="zh-CN"/>
        </w:rPr>
        <w:t>8</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不可抗力</w:t>
      </w:r>
    </w:p>
    <w:p w14:paraId="71C467E2">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.1 不可抗力是指合同双方不能预见、不能避免且不能克服的客观情况。</w:t>
      </w:r>
    </w:p>
    <w:p w14:paraId="3E64B8A8">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.2 任何一方对由于不可抗力造成的部分或全部不能履行合同不承担违约责任。但迟延履行后发生不可抗力的，不能免除责任。</w:t>
      </w:r>
    </w:p>
    <w:p w14:paraId="649B24AF">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lang w:eastAsia="zh-CN"/>
        </w:rPr>
        <w:t>1</w:t>
      </w:r>
      <w:r>
        <w:rPr>
          <w:rFonts w:hint="eastAsia" w:ascii="宋体" w:hAnsi="宋体" w:eastAsia="宋体"/>
          <w:color w:val="auto"/>
          <w:szCs w:val="21"/>
          <w:highlight w:val="none"/>
          <w:lang w:val="en-US" w:eastAsia="zh-CN"/>
        </w:rPr>
        <w:t>8</w:t>
      </w:r>
      <w:r>
        <w:rPr>
          <w:rFonts w:hint="eastAsia" w:ascii="宋体" w:hAnsi="宋体" w:eastAsia="宋体"/>
          <w:color w:val="auto"/>
          <w:szCs w:val="21"/>
          <w:highlight w:val="none"/>
        </w:rPr>
        <w:t>.3 遇有不可抗力的一方，应及时将事件情况以书面形式</w:t>
      </w:r>
      <w:r>
        <w:rPr>
          <w:rFonts w:hint="eastAsia" w:ascii="宋体" w:hAnsi="宋体" w:eastAsia="宋体"/>
          <w:color w:val="auto"/>
          <w:szCs w:val="21"/>
          <w:highlight w:val="none"/>
          <w:lang w:eastAsia="zh-CN"/>
        </w:rPr>
        <w:t>告</w:t>
      </w:r>
      <w:r>
        <w:rPr>
          <w:rFonts w:hint="eastAsia" w:ascii="宋体" w:hAnsi="宋体" w:eastAsia="宋体"/>
          <w:color w:val="auto"/>
          <w:szCs w:val="21"/>
          <w:highlight w:val="none"/>
        </w:rPr>
        <w:t>知另一方，并在事件发生后及时向另一方提交合同不能履行或部分不能履行或需要延期履行</w:t>
      </w:r>
      <w:r>
        <w:rPr>
          <w:rFonts w:hint="eastAsia" w:ascii="宋体" w:hAnsi="宋体" w:eastAsia="宋体"/>
          <w:color w:val="auto"/>
          <w:szCs w:val="21"/>
          <w:highlight w:val="none"/>
          <w:lang w:eastAsia="zh-CN"/>
        </w:rPr>
        <w:t>的详细</w:t>
      </w:r>
      <w:r>
        <w:rPr>
          <w:rFonts w:hint="eastAsia" w:ascii="宋体" w:hAnsi="宋体" w:eastAsia="宋体"/>
          <w:color w:val="auto"/>
          <w:szCs w:val="21"/>
          <w:highlight w:val="none"/>
        </w:rPr>
        <w:t>报告</w:t>
      </w:r>
      <w:r>
        <w:rPr>
          <w:rFonts w:hint="eastAsia" w:ascii="宋体" w:hAnsi="宋体" w:eastAsia="宋体"/>
          <w:color w:val="auto"/>
          <w:szCs w:val="21"/>
          <w:highlight w:val="none"/>
          <w:lang w:eastAsia="zh-CN"/>
        </w:rPr>
        <w:t>，以</w:t>
      </w:r>
      <w:r>
        <w:rPr>
          <w:rFonts w:hint="eastAsia" w:ascii="宋体" w:hAnsi="宋体" w:eastAsia="宋体"/>
          <w:color w:val="auto"/>
          <w:szCs w:val="21"/>
          <w:highlight w:val="none"/>
          <w:lang w:val="en-US" w:eastAsia="zh-CN"/>
        </w:rPr>
        <w:t>及证明不可抗力发生及其持续时间的证据</w:t>
      </w:r>
      <w:r>
        <w:rPr>
          <w:rFonts w:hint="eastAsia" w:ascii="宋体" w:hAnsi="宋体" w:eastAsia="宋体"/>
          <w:color w:val="auto"/>
          <w:szCs w:val="21"/>
          <w:highlight w:val="none"/>
        </w:rPr>
        <w:t>。</w:t>
      </w:r>
    </w:p>
    <w:p w14:paraId="55A2F097">
      <w:pPr>
        <w:autoSpaceDE w:val="0"/>
        <w:autoSpaceDN w:val="0"/>
        <w:adjustRightInd w:val="0"/>
        <w:snapToGrid w:val="0"/>
        <w:spacing w:before="0" w:line="400" w:lineRule="exact"/>
        <w:jc w:val="left"/>
        <w:rPr>
          <w:rFonts w:hint="eastAsia" w:ascii="宋体" w:hAnsi="宋体" w:eastAsia="宋体"/>
          <w:b/>
          <w:bCs/>
          <w:color w:val="auto"/>
          <w:sz w:val="24"/>
          <w:highlight w:val="none"/>
        </w:rPr>
      </w:pPr>
      <w:r>
        <w:rPr>
          <w:rFonts w:hint="eastAsia" w:ascii="宋体" w:hAnsi="宋体" w:eastAsia="宋体"/>
          <w:b/>
          <w:bCs/>
          <w:color w:val="auto"/>
          <w:sz w:val="24"/>
          <w:highlight w:val="none"/>
          <w:lang w:val="en-US" w:eastAsia="zh-CN"/>
        </w:rPr>
        <w:t>19</w:t>
      </w:r>
      <w:r>
        <w:rPr>
          <w:rFonts w:hint="eastAsia" w:ascii="宋体" w:hAnsi="宋体" w:eastAsia="宋体"/>
          <w:b/>
          <w:bCs/>
          <w:color w:val="auto"/>
          <w:sz w:val="24"/>
          <w:highlight w:val="none"/>
        </w:rPr>
        <w:t>.</w:t>
      </w:r>
      <w:r>
        <w:rPr>
          <w:rFonts w:hint="eastAsia" w:ascii="宋体" w:hAnsi="宋体" w:eastAsia="宋体"/>
          <w:b/>
          <w:bCs/>
          <w:color w:val="auto"/>
          <w:sz w:val="24"/>
          <w:highlight w:val="none"/>
          <w:lang w:val="en-US" w:eastAsia="zh-CN"/>
        </w:rPr>
        <w:t xml:space="preserve"> </w:t>
      </w:r>
      <w:r>
        <w:rPr>
          <w:rFonts w:hint="eastAsia" w:ascii="宋体" w:hAnsi="宋体" w:eastAsia="宋体"/>
          <w:b/>
          <w:bCs/>
          <w:color w:val="auto"/>
          <w:sz w:val="24"/>
          <w:highlight w:val="none"/>
        </w:rPr>
        <w:t>解决争议的方法</w:t>
      </w:r>
    </w:p>
    <w:p w14:paraId="50B98406">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14:paraId="42196AF1">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19.2 选择仲裁的，应在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highlight w:val="none"/>
          <w:lang w:val="en-US" w:eastAsia="zh-CN" w:bidi="ar-SA"/>
        </w:rPr>
        <w:t>中明确仲裁机构及仲裁地；通过诉讼方式解决的，可以在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highlight w:val="none"/>
          <w:lang w:val="en-US" w:eastAsia="zh-CN" w:bidi="ar-SA"/>
        </w:rPr>
        <w:t>中进一步约定选择与争议有实际联系的地点的人民法院管辖，但管辖法院的约定不得违反级别管辖和专属管辖的规定。</w:t>
      </w:r>
    </w:p>
    <w:p w14:paraId="541CB216">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19.3 如甲乙双方有争议的事项不影响合同其他部分的履行，在争议解决期间，合同其他部分应当继续履行。</w:t>
      </w:r>
    </w:p>
    <w:p w14:paraId="2CB3D2A8">
      <w:pPr>
        <w:autoSpaceDE w:val="0"/>
        <w:autoSpaceDN w:val="0"/>
        <w:adjustRightInd w:val="0"/>
        <w:snapToGrid w:val="0"/>
        <w:spacing w:before="0" w:line="400" w:lineRule="exact"/>
        <w:jc w:val="left"/>
        <w:rPr>
          <w:rFonts w:ascii="宋体" w:hAnsi="宋体" w:eastAsia="宋体"/>
          <w:color w:val="auto"/>
          <w:sz w:val="24"/>
          <w:highlight w:val="none"/>
        </w:rPr>
      </w:pPr>
      <w:r>
        <w:rPr>
          <w:rFonts w:hint="eastAsia" w:ascii="宋体" w:hAnsi="宋体" w:eastAsia="宋体"/>
          <w:b/>
          <w:color w:val="auto"/>
          <w:sz w:val="24"/>
          <w:highlight w:val="none"/>
          <w:lang w:val="en-US" w:eastAsia="zh-CN"/>
        </w:rPr>
        <w:t>20</w:t>
      </w:r>
      <w:r>
        <w:rPr>
          <w:rFonts w:hint="eastAsia" w:ascii="宋体" w:hAnsi="宋体" w:eastAsia="宋体"/>
          <w:b/>
          <w:color w:val="auto"/>
          <w:sz w:val="24"/>
          <w:highlight w:val="none"/>
        </w:rPr>
        <w:t>.</w:t>
      </w:r>
      <w:r>
        <w:rPr>
          <w:rFonts w:hint="eastAsia" w:ascii="宋体" w:hAnsi="宋体" w:eastAsia="宋体"/>
          <w:b/>
          <w:color w:val="auto"/>
          <w:sz w:val="24"/>
          <w:highlight w:val="none"/>
          <w:lang w:val="en-US" w:eastAsia="zh-CN"/>
        </w:rPr>
        <w:t xml:space="preserve"> </w:t>
      </w:r>
      <w:r>
        <w:rPr>
          <w:rFonts w:hint="eastAsia" w:ascii="宋体" w:hAnsi="宋体" w:eastAsia="宋体"/>
          <w:b/>
          <w:color w:val="auto"/>
          <w:sz w:val="24"/>
          <w:highlight w:val="none"/>
        </w:rPr>
        <w:t>政府采购政策</w:t>
      </w:r>
    </w:p>
    <w:p w14:paraId="5CE92D3E">
      <w:pPr>
        <w:autoSpaceDE w:val="0"/>
        <w:autoSpaceDN w:val="0"/>
        <w:adjustRightInd w:val="0"/>
        <w:snapToGrid w:val="0"/>
        <w:spacing w:before="0" w:line="400" w:lineRule="exact"/>
        <w:ind w:firstLine="420" w:firstLineChars="200"/>
        <w:jc w:val="left"/>
        <w:rPr>
          <w:rFonts w:hint="default" w:ascii="宋体" w:hAnsi="宋体" w:eastAsia="宋体"/>
          <w:color w:val="auto"/>
          <w:szCs w:val="21"/>
          <w:highlight w:val="none"/>
          <w:lang w:val="en-US" w:eastAsia="zh-CN"/>
        </w:rPr>
      </w:pPr>
      <w:r>
        <w:rPr>
          <w:rFonts w:hint="eastAsia" w:ascii="宋体" w:hAnsi="宋体" w:eastAsia="宋体"/>
          <w:color w:val="auto"/>
          <w:szCs w:val="21"/>
          <w:highlight w:val="none"/>
          <w:lang w:val="en-US" w:eastAsia="zh-CN"/>
        </w:rPr>
        <w:t xml:space="preserve">20.1 </w:t>
      </w:r>
      <w:r>
        <w:rPr>
          <w:rFonts w:hint="eastAsia" w:ascii="宋体" w:hAnsi="宋体" w:eastAsia="宋体" w:cs="宋体"/>
          <w:highlight w:val="none"/>
          <w:lang w:val="en-GB"/>
        </w:rPr>
        <w:t>本合同应当按照规定执行政府采购政策。</w:t>
      </w:r>
    </w:p>
    <w:p w14:paraId="10C48E1A">
      <w:pPr>
        <w:autoSpaceDE w:val="0"/>
        <w:autoSpaceDN w:val="0"/>
        <w:adjustRightInd w:val="0"/>
        <w:snapToGrid w:val="0"/>
        <w:spacing w:before="0" w:line="400" w:lineRule="exact"/>
        <w:ind w:firstLine="420" w:firstLineChars="200"/>
        <w:jc w:val="left"/>
        <w:rPr>
          <w:rFonts w:ascii="宋体" w:hAnsi="宋体" w:eastAsia="宋体"/>
          <w:color w:val="auto"/>
          <w:szCs w:val="21"/>
          <w:highlight w:val="none"/>
        </w:rPr>
      </w:pPr>
      <w:r>
        <w:rPr>
          <w:rFonts w:ascii="宋体" w:hAnsi="宋体" w:eastAsia="宋体"/>
          <w:color w:val="auto"/>
          <w:szCs w:val="21"/>
          <w:highlight w:val="none"/>
        </w:rPr>
        <w:t>2</w:t>
      </w:r>
      <w:r>
        <w:rPr>
          <w:rFonts w:hint="eastAsia" w:ascii="宋体" w:hAnsi="宋体" w:eastAsia="宋体"/>
          <w:color w:val="auto"/>
          <w:szCs w:val="21"/>
          <w:highlight w:val="none"/>
          <w:lang w:val="en-US" w:eastAsia="zh-CN"/>
        </w:rPr>
        <w:t>0</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 xml:space="preserve"> 本合同依法执行政府采购政策的方式和内容，属于合同履约验收的范围。</w:t>
      </w:r>
      <w:r>
        <w:rPr>
          <w:rFonts w:hint="eastAsia" w:ascii="宋体" w:hAnsi="宋体" w:eastAsia="宋体" w:cs="宋体"/>
          <w:sz w:val="21"/>
          <w:highlight w:val="none"/>
          <w:lang w:eastAsia="zh-CN"/>
        </w:rPr>
        <w:t>甲乙双方</w:t>
      </w:r>
      <w:r>
        <w:rPr>
          <w:rFonts w:hint="eastAsia" w:ascii="宋体" w:hAnsi="宋体" w:eastAsia="宋体" w:cs="宋体"/>
          <w:highlight w:val="none"/>
          <w:lang w:val="en-GB"/>
        </w:rPr>
        <w:t>未按规定要求执行政府采购政策造成损失的</w:t>
      </w:r>
      <w:r>
        <w:rPr>
          <w:rFonts w:hint="eastAsia" w:ascii="宋体" w:hAnsi="宋体" w:eastAsia="宋体"/>
          <w:color w:val="auto"/>
          <w:szCs w:val="21"/>
          <w:highlight w:val="none"/>
        </w:rPr>
        <w:t>，有过错的一方应当承担赔偿责任，双方都有过错的，各自承担相应的责任。</w:t>
      </w:r>
    </w:p>
    <w:p w14:paraId="0919A313">
      <w:pPr>
        <w:widowControl w:val="0"/>
        <w:spacing w:after="0" w:line="400" w:lineRule="exact"/>
        <w:ind w:firstLine="420" w:firstLineChars="200"/>
        <w:jc w:val="both"/>
        <w:rPr>
          <w:rFonts w:ascii="Calibri" w:hAnsi="Calibri" w:eastAsia="宋体" w:cs="Times New Roman"/>
          <w:color w:val="auto"/>
          <w:kern w:val="2"/>
          <w:sz w:val="21"/>
          <w:szCs w:val="22"/>
          <w:highlight w:val="none"/>
          <w:lang w:val="en-US" w:eastAsia="zh-CN" w:bidi="ar-SA"/>
        </w:rPr>
      </w:pPr>
      <w:r>
        <w:rPr>
          <w:rFonts w:ascii="宋体" w:hAnsi="宋体" w:eastAsia="宋体" w:cs="Times New Roman"/>
          <w:color w:val="auto"/>
          <w:kern w:val="2"/>
          <w:sz w:val="21"/>
          <w:szCs w:val="21"/>
          <w:highlight w:val="none"/>
          <w:lang w:val="en-US" w:eastAsia="zh-CN" w:bidi="ar-SA"/>
        </w:rPr>
        <w:t>2</w:t>
      </w:r>
      <w:r>
        <w:rPr>
          <w:rFonts w:hint="eastAsia" w:ascii="宋体" w:hAnsi="宋体" w:eastAsia="宋体" w:cs="Times New Roman"/>
          <w:color w:val="auto"/>
          <w:kern w:val="2"/>
          <w:sz w:val="21"/>
          <w:szCs w:val="21"/>
          <w:highlight w:val="none"/>
          <w:lang w:val="en-US" w:eastAsia="zh-CN" w:bidi="ar-SA"/>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7C60008D">
      <w:pPr>
        <w:autoSpaceDE w:val="0"/>
        <w:autoSpaceDN w:val="0"/>
        <w:adjustRightInd w:val="0"/>
        <w:snapToGrid w:val="0"/>
        <w:spacing w:before="0" w:line="400" w:lineRule="exact"/>
        <w:jc w:val="left"/>
        <w:rPr>
          <w:rFonts w:hint="eastAsia" w:ascii="宋体" w:hAnsi="宋体" w:eastAsia="宋体"/>
          <w:b/>
          <w:color w:val="auto"/>
          <w:sz w:val="24"/>
          <w:highlight w:val="none"/>
        </w:rPr>
      </w:pPr>
      <w:r>
        <w:rPr>
          <w:rFonts w:hint="eastAsia" w:ascii="宋体" w:hAnsi="宋体" w:eastAsia="宋体"/>
          <w:b/>
          <w:color w:val="auto"/>
          <w:sz w:val="24"/>
          <w:highlight w:val="none"/>
        </w:rPr>
        <w:t>2</w:t>
      </w:r>
      <w:r>
        <w:rPr>
          <w:rFonts w:hint="eastAsia" w:ascii="宋体" w:hAnsi="宋体" w:eastAsia="宋体"/>
          <w:b/>
          <w:color w:val="auto"/>
          <w:sz w:val="24"/>
          <w:highlight w:val="none"/>
          <w:lang w:val="en-US" w:eastAsia="zh-CN"/>
        </w:rPr>
        <w:t>1</w:t>
      </w:r>
      <w:r>
        <w:rPr>
          <w:rFonts w:hint="eastAsia" w:ascii="宋体" w:hAnsi="宋体" w:eastAsia="宋体"/>
          <w:b/>
          <w:color w:val="auto"/>
          <w:sz w:val="24"/>
          <w:highlight w:val="none"/>
        </w:rPr>
        <w:t>.</w:t>
      </w:r>
      <w:r>
        <w:rPr>
          <w:rFonts w:hint="eastAsia" w:ascii="宋体" w:hAnsi="宋体" w:eastAsia="宋体"/>
          <w:b/>
          <w:color w:val="auto"/>
          <w:sz w:val="24"/>
          <w:highlight w:val="none"/>
          <w:lang w:val="en-US" w:eastAsia="zh-CN"/>
        </w:rPr>
        <w:t xml:space="preserve"> </w:t>
      </w:r>
      <w:r>
        <w:rPr>
          <w:rFonts w:hint="eastAsia" w:ascii="宋体" w:hAnsi="宋体" w:eastAsia="宋体"/>
          <w:b/>
          <w:color w:val="auto"/>
          <w:sz w:val="24"/>
          <w:highlight w:val="none"/>
        </w:rPr>
        <w:t>法律适用</w:t>
      </w:r>
    </w:p>
    <w:p w14:paraId="38D54F07">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21.1 本合同的订立、生效、解释、履行及与本合同有关的争议解决，均适用法律、行政法规。</w:t>
      </w:r>
    </w:p>
    <w:p w14:paraId="6CEDBBED">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21.2 本合同条款与法律、行政法规的强制性规定不一致的，双方当事人应按照法律、行政法规的强制性规定修改本合同的相关条款。</w:t>
      </w:r>
    </w:p>
    <w:p w14:paraId="7E6F214C">
      <w:pPr>
        <w:numPr>
          <w:ilvl w:val="-1"/>
          <w:numId w:val="0"/>
        </w:numPr>
        <w:autoSpaceDE w:val="0"/>
        <w:autoSpaceDN w:val="0"/>
        <w:adjustRightInd w:val="0"/>
        <w:snapToGrid w:val="0"/>
        <w:spacing w:before="0" w:line="400" w:lineRule="exact"/>
        <w:jc w:val="left"/>
        <w:rPr>
          <w:rFonts w:ascii="宋体" w:hAnsi="宋体" w:eastAsia="宋体"/>
          <w:b/>
          <w:color w:val="auto"/>
          <w:sz w:val="24"/>
          <w:highlight w:val="none"/>
        </w:rPr>
      </w:pPr>
      <w:r>
        <w:rPr>
          <w:rFonts w:hint="eastAsia" w:ascii="宋体" w:hAnsi="宋体" w:eastAsia="宋体"/>
          <w:b/>
          <w:color w:val="auto"/>
          <w:sz w:val="24"/>
          <w:highlight w:val="none"/>
          <w:lang w:val="en-US" w:eastAsia="zh-CN"/>
        </w:rPr>
        <w:t xml:space="preserve">22. </w:t>
      </w:r>
      <w:r>
        <w:rPr>
          <w:rFonts w:hint="eastAsia" w:ascii="宋体" w:hAnsi="宋体" w:eastAsia="宋体"/>
          <w:b/>
          <w:color w:val="auto"/>
          <w:sz w:val="24"/>
          <w:highlight w:val="none"/>
        </w:rPr>
        <w:t>通知</w:t>
      </w:r>
    </w:p>
    <w:p w14:paraId="78854D21">
      <w:pPr>
        <w:autoSpaceDE w:val="0"/>
        <w:autoSpaceDN w:val="0"/>
        <w:adjustRightInd w:val="0"/>
        <w:spacing w:line="400" w:lineRule="exact"/>
        <w:ind w:firstLine="420" w:firstLineChars="200"/>
        <w:jc w:val="both"/>
        <w:rPr>
          <w:rFonts w:hint="eastAsia" w:ascii="宋体" w:hAnsi="宋体" w:eastAsia="宋体" w:cs="宋体"/>
          <w:sz w:val="21"/>
          <w:szCs w:val="21"/>
          <w:highlight w:val="none"/>
          <w:lang w:val="en-US" w:eastAsia="zh-CN" w:bidi="ar-SA"/>
        </w:rPr>
      </w:pPr>
      <w:r>
        <w:rPr>
          <w:rFonts w:hint="eastAsia" w:ascii="宋体" w:hAnsi="宋体" w:eastAsia="宋体" w:cs="宋体"/>
          <w:sz w:val="21"/>
          <w:szCs w:val="21"/>
          <w:highlight w:val="none"/>
          <w:lang w:val="en-US" w:eastAsia="zh-CN" w:bidi="ar-SA"/>
        </w:rPr>
        <w:t>22.1 本合同任何一方向对方发出的通知、信件、数据电文等，应当发送至本合同第一部分《政府采购合同协议书》所约定的通讯地址、联系人、联系电话或电子邮箱。</w:t>
      </w:r>
    </w:p>
    <w:p w14:paraId="6EB1B9AD">
      <w:pPr>
        <w:autoSpaceDE w:val="0"/>
        <w:autoSpaceDN w:val="0"/>
        <w:adjustRightInd w:val="0"/>
        <w:spacing w:line="400" w:lineRule="exact"/>
        <w:ind w:firstLine="0" w:firstLineChars="0"/>
        <w:jc w:val="both"/>
        <w:rPr>
          <w:rFonts w:ascii="华文楷体" w:hAnsi="华文楷体" w:eastAsia="华文楷体" w:cs="华文楷体"/>
          <w:sz w:val="21"/>
          <w:szCs w:val="21"/>
          <w:highlight w:val="none"/>
          <w:lang w:val="en-US" w:eastAsia="zh-CN" w:bidi="ar-SA"/>
        </w:rPr>
      </w:pPr>
      <w:r>
        <w:rPr>
          <w:rFonts w:hint="eastAsia" w:ascii="宋体" w:hAnsi="宋体" w:eastAsia="宋体" w:cs="宋体"/>
          <w:sz w:val="21"/>
          <w:szCs w:val="21"/>
          <w:highlight w:val="none"/>
          <w:lang w:val="en-US" w:eastAsia="zh-CN" w:bidi="ar-SA"/>
        </w:rPr>
        <w:t xml:space="preserve">    22.2 一方当事人变更名称、住所、联系人、联系电话或电子邮箱等信息的，应当在变更后3日内及时书面通知对方，对方实际收到变更通知前的送达仍为有效送达。</w:t>
      </w:r>
    </w:p>
    <w:p w14:paraId="245152E6">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3</w:t>
      </w:r>
      <w:r>
        <w:rPr>
          <w:rFonts w:hint="eastAsia" w:ascii="宋体" w:hAnsi="宋体" w:eastAsia="宋体"/>
          <w:color w:val="auto"/>
          <w:szCs w:val="21"/>
          <w:highlight w:val="none"/>
        </w:rPr>
        <w:t>本合同一方给另一方的通知均应采用书面形式，传真或快递送到本合同中规定的对方的地址和办理签收手续。</w:t>
      </w:r>
    </w:p>
    <w:p w14:paraId="0A92E2D5">
      <w:pPr>
        <w:adjustRightInd w:val="0"/>
        <w:snapToGrid w:val="0"/>
        <w:spacing w:before="0" w:line="400" w:lineRule="exact"/>
        <w:ind w:firstLine="420" w:firstLineChars="200"/>
        <w:jc w:val="left"/>
        <w:rPr>
          <w:rFonts w:ascii="宋体" w:hAnsi="宋体" w:eastAsia="宋体"/>
          <w:color w:val="auto"/>
          <w:szCs w:val="21"/>
          <w:highlight w:val="none"/>
        </w:rPr>
      </w:pPr>
      <w:r>
        <w:rPr>
          <w:rFonts w:hint="eastAsia" w:ascii="宋体" w:hAnsi="宋体" w:eastAsia="宋体"/>
          <w:color w:val="auto"/>
          <w:szCs w:val="21"/>
          <w:highlight w:val="none"/>
        </w:rPr>
        <w:t>2</w:t>
      </w:r>
      <w:r>
        <w:rPr>
          <w:rFonts w:hint="eastAsia" w:ascii="宋体" w:hAnsi="宋体" w:eastAsia="宋体"/>
          <w:color w:val="auto"/>
          <w:szCs w:val="21"/>
          <w:highlight w:val="none"/>
          <w:lang w:val="en-US" w:eastAsia="zh-CN"/>
        </w:rPr>
        <w:t>2</w:t>
      </w:r>
      <w:r>
        <w:rPr>
          <w:rFonts w:hint="eastAsia" w:ascii="宋体" w:hAnsi="宋体" w:eastAsia="宋体"/>
          <w:color w:val="auto"/>
          <w:szCs w:val="21"/>
          <w:highlight w:val="none"/>
        </w:rPr>
        <w:t>.</w:t>
      </w:r>
      <w:r>
        <w:rPr>
          <w:rFonts w:hint="eastAsia" w:ascii="宋体" w:hAnsi="宋体" w:eastAsia="宋体"/>
          <w:color w:val="auto"/>
          <w:szCs w:val="21"/>
          <w:highlight w:val="none"/>
          <w:lang w:val="en-US" w:eastAsia="zh-CN"/>
        </w:rPr>
        <w:t>4</w:t>
      </w:r>
      <w:r>
        <w:rPr>
          <w:rFonts w:hint="eastAsia" w:ascii="宋体" w:hAnsi="宋体" w:eastAsia="宋体"/>
          <w:color w:val="auto"/>
          <w:szCs w:val="21"/>
          <w:highlight w:val="none"/>
        </w:rPr>
        <w:t>通知以送达之日或通知书中规定的生效之日起生效，两者中以较迟之日为准。</w:t>
      </w:r>
    </w:p>
    <w:p w14:paraId="026C8280">
      <w:pPr>
        <w:numPr>
          <w:ilvl w:val="0"/>
          <w:numId w:val="18"/>
        </w:numPr>
        <w:adjustRightInd w:val="0"/>
        <w:snapToGrid w:val="0"/>
        <w:spacing w:before="0" w:line="400" w:lineRule="exact"/>
        <w:jc w:val="left"/>
        <w:rPr>
          <w:rFonts w:ascii="宋体" w:hAnsi="宋体" w:eastAsia="宋体"/>
          <w:b/>
          <w:bCs/>
          <w:color w:val="auto"/>
          <w:sz w:val="24"/>
          <w:highlight w:val="none"/>
        </w:rPr>
      </w:pPr>
      <w:r>
        <w:rPr>
          <w:rFonts w:hint="eastAsia" w:ascii="宋体" w:hAnsi="宋体" w:eastAsia="宋体"/>
          <w:b/>
          <w:bCs/>
          <w:color w:val="auto"/>
          <w:sz w:val="24"/>
          <w:highlight w:val="none"/>
        </w:rPr>
        <w:t>合同未尽事项</w:t>
      </w:r>
    </w:p>
    <w:p w14:paraId="256B7ABF">
      <w:pPr>
        <w:adjustRightInd w:val="0"/>
        <w:snapToGrid w:val="0"/>
        <w:spacing w:before="0" w:line="400" w:lineRule="exact"/>
        <w:ind w:firstLine="420" w:firstLineChars="200"/>
        <w:jc w:val="left"/>
        <w:rPr>
          <w:rFonts w:hint="eastAsia" w:ascii="宋体" w:hAnsi="宋体" w:eastAsia="宋体"/>
          <w:bCs/>
          <w:color w:val="auto"/>
          <w:szCs w:val="21"/>
          <w:highlight w:val="none"/>
        </w:rPr>
      </w:pPr>
      <w:r>
        <w:rPr>
          <w:rFonts w:hint="eastAsia" w:ascii="宋体" w:hAnsi="宋体" w:eastAsia="宋体"/>
          <w:bCs/>
          <w:color w:val="auto"/>
          <w:szCs w:val="21"/>
          <w:highlight w:val="none"/>
        </w:rPr>
        <w:t>2</w:t>
      </w:r>
      <w:r>
        <w:rPr>
          <w:rFonts w:hint="eastAsia" w:ascii="宋体" w:hAnsi="宋体" w:eastAsia="宋体"/>
          <w:bCs/>
          <w:color w:val="auto"/>
          <w:szCs w:val="21"/>
          <w:highlight w:val="none"/>
          <w:lang w:val="en-US" w:eastAsia="zh-CN"/>
        </w:rPr>
        <w:t>3</w:t>
      </w:r>
      <w:r>
        <w:rPr>
          <w:rFonts w:hint="eastAsia" w:ascii="宋体" w:hAnsi="宋体" w:eastAsia="宋体"/>
          <w:bCs/>
          <w:color w:val="auto"/>
          <w:szCs w:val="21"/>
          <w:highlight w:val="none"/>
        </w:rPr>
        <w:t>.1合同未尽事项见</w:t>
      </w:r>
      <w:r>
        <w:rPr>
          <w:rFonts w:hint="eastAsia" w:ascii="宋体" w:hAnsi="宋体" w:eastAsia="宋体"/>
          <w:b/>
          <w:color w:val="auto"/>
          <w:szCs w:val="21"/>
          <w:highlight w:val="none"/>
        </w:rPr>
        <w:t>【政府采购合同专用条款】</w:t>
      </w:r>
      <w:r>
        <w:rPr>
          <w:rFonts w:hint="eastAsia" w:ascii="宋体" w:hAnsi="宋体" w:eastAsia="宋体"/>
          <w:bCs/>
          <w:color w:val="auto"/>
          <w:szCs w:val="21"/>
          <w:highlight w:val="none"/>
        </w:rPr>
        <w:t>。</w:t>
      </w:r>
    </w:p>
    <w:p w14:paraId="702472FB">
      <w:pPr>
        <w:adjustRightInd w:val="0"/>
        <w:snapToGrid w:val="0"/>
        <w:spacing w:line="400" w:lineRule="exact"/>
        <w:ind w:firstLine="0" w:firstLineChars="0"/>
        <w:jc w:val="left"/>
        <w:rPr>
          <w:rFonts w:ascii="黑体" w:hAnsi="华文中宋" w:eastAsia="黑体"/>
          <w:color w:val="auto"/>
          <w:sz w:val="28"/>
          <w:szCs w:val="28"/>
          <w:highlight w:val="none"/>
        </w:rPr>
      </w:pPr>
      <w:r>
        <w:rPr>
          <w:rFonts w:hint="eastAsia" w:ascii="宋体" w:hAnsi="宋体" w:eastAsia="宋体"/>
          <w:bCs/>
          <w:color w:val="auto"/>
          <w:szCs w:val="21"/>
          <w:highlight w:val="none"/>
          <w:lang w:val="en-US" w:eastAsia="zh-CN"/>
        </w:rPr>
        <w:t xml:space="preserve">    23.2 合同附件与合同正文具有同等的法律效力。</w:t>
      </w:r>
      <w:bookmarkStart w:id="92" w:name="_Toc20313"/>
    </w:p>
    <w:p w14:paraId="0CF994DB">
      <w:pPr>
        <w:adjustRightInd w:val="0"/>
        <w:snapToGrid w:val="0"/>
        <w:jc w:val="center"/>
        <w:rPr>
          <w:rFonts w:hint="eastAsia" w:ascii="黑体" w:hAnsi="华文中宋" w:eastAsia="黑体"/>
          <w:b w:val="0"/>
          <w:bCs w:val="0"/>
          <w:sz w:val="28"/>
          <w:szCs w:val="28"/>
          <w:highlight w:val="none"/>
        </w:rPr>
      </w:pPr>
      <w:r>
        <w:rPr>
          <w:rFonts w:hint="eastAsia" w:ascii="黑体" w:hAnsi="华文中宋" w:eastAsia="黑体"/>
          <w:b w:val="0"/>
          <w:bCs w:val="0"/>
          <w:sz w:val="28"/>
          <w:szCs w:val="28"/>
          <w:highlight w:val="none"/>
        </w:rPr>
        <w:br w:type="page"/>
      </w:r>
    </w:p>
    <w:p w14:paraId="6A43C5BC">
      <w:pPr>
        <w:keepNext/>
        <w:keepLines/>
        <w:widowControl w:val="0"/>
        <w:adjustRightInd w:val="0"/>
        <w:snapToGrid w:val="0"/>
        <w:spacing w:line="360" w:lineRule="auto"/>
        <w:jc w:val="center"/>
        <w:outlineLvl w:val="1"/>
        <w:rPr>
          <w:rFonts w:ascii="黑体" w:hAnsi="华文中宋" w:eastAsia="黑体" w:cs="Times New Roman"/>
          <w:b w:val="0"/>
          <w:bCs w:val="0"/>
          <w:kern w:val="2"/>
          <w:sz w:val="28"/>
          <w:szCs w:val="28"/>
          <w:highlight w:val="none"/>
          <w:lang w:val="en-US" w:eastAsia="zh-CN" w:bidi="ar-SA"/>
        </w:rPr>
      </w:pPr>
      <w:r>
        <w:rPr>
          <w:rFonts w:hint="eastAsia" w:ascii="黑体" w:hAnsi="华文中宋" w:eastAsia="黑体" w:cs="Times New Roman"/>
          <w:b w:val="0"/>
          <w:bCs w:val="0"/>
          <w:kern w:val="2"/>
          <w:sz w:val="28"/>
          <w:szCs w:val="28"/>
          <w:highlight w:val="none"/>
          <w:lang w:val="en-US" w:eastAsia="zh-CN" w:bidi="ar-SA"/>
        </w:rPr>
        <w:t>第三节 政府采购合同专用条款</w:t>
      </w:r>
      <w:bookmarkEnd w:id="92"/>
    </w:p>
    <w:tbl>
      <w:tblPr>
        <w:tblStyle w:val="43"/>
        <w:tblW w:w="8519"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07"/>
        <w:gridCol w:w="1742"/>
        <w:gridCol w:w="5170"/>
      </w:tblGrid>
      <w:tr w14:paraId="624AA4B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4627FA5">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4914F4E5">
            <w:pPr>
              <w:adjustRightInd w:val="0"/>
              <w:snapToGrid w:val="0"/>
              <w:jc w:val="center"/>
              <w:rPr>
                <w:rFonts w:ascii="宋体" w:hAnsi="宋体" w:eastAsia="宋体"/>
                <w:szCs w:val="21"/>
                <w:highlight w:val="none"/>
              </w:rPr>
            </w:pPr>
            <w:r>
              <w:rPr>
                <w:rFonts w:hint="eastAsia" w:ascii="宋体" w:hAnsi="宋体" w:eastAsia="宋体"/>
                <w:szCs w:val="21"/>
                <w:highlight w:val="none"/>
              </w:rPr>
              <w:t>第1.2（</w:t>
            </w:r>
            <w:r>
              <w:rPr>
                <w:rFonts w:hint="eastAsia" w:ascii="宋体" w:hAnsi="宋体" w:eastAsia="宋体"/>
                <w:szCs w:val="21"/>
                <w:highlight w:val="none"/>
                <w:lang w:val="en-US" w:eastAsia="zh-CN"/>
              </w:rPr>
              <w:t>6</w:t>
            </w:r>
            <w:r>
              <w:rPr>
                <w:rFonts w:hint="eastAsia" w:ascii="宋体" w:hAnsi="宋体" w:eastAsia="宋体"/>
                <w:szCs w:val="21"/>
                <w:highlight w:val="none"/>
              </w:rPr>
              <w:t>）项</w:t>
            </w:r>
          </w:p>
        </w:tc>
        <w:tc>
          <w:tcPr>
            <w:tcW w:w="1742" w:type="dxa"/>
            <w:vAlign w:val="center"/>
          </w:tcPr>
          <w:p w14:paraId="796E4103">
            <w:pPr>
              <w:adjustRightInd w:val="0"/>
              <w:snapToGrid w:val="0"/>
              <w:jc w:val="left"/>
              <w:rPr>
                <w:rFonts w:ascii="宋体" w:hAnsi="宋体" w:eastAsia="宋体"/>
                <w:szCs w:val="21"/>
                <w:highlight w:val="none"/>
              </w:rPr>
            </w:pPr>
            <w:r>
              <w:rPr>
                <w:rFonts w:hint="eastAsia" w:ascii="宋体" w:hAnsi="宋体" w:eastAsia="宋体"/>
                <w:szCs w:val="21"/>
                <w:highlight w:val="none"/>
                <w:lang w:eastAsia="zh-CN"/>
              </w:rPr>
              <w:t>联合体具体要求</w:t>
            </w:r>
          </w:p>
        </w:tc>
        <w:tc>
          <w:tcPr>
            <w:tcW w:w="5170" w:type="dxa"/>
            <w:vAlign w:val="center"/>
          </w:tcPr>
          <w:p w14:paraId="64DC1201">
            <w:pPr>
              <w:adjustRightInd w:val="0"/>
              <w:snapToGrid w:val="0"/>
              <w:jc w:val="left"/>
              <w:rPr>
                <w:rFonts w:ascii="宋体" w:hAnsi="宋体" w:eastAsia="宋体"/>
                <w:szCs w:val="21"/>
                <w:highlight w:val="none"/>
              </w:rPr>
            </w:pPr>
          </w:p>
        </w:tc>
      </w:tr>
      <w:tr w14:paraId="3407AFC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trPr>
        <w:tc>
          <w:tcPr>
            <w:tcW w:w="1607" w:type="dxa"/>
            <w:vAlign w:val="center"/>
          </w:tcPr>
          <w:p w14:paraId="4A08C3F5">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3EC4A3C1">
            <w:pPr>
              <w:adjustRightInd w:val="0"/>
              <w:snapToGrid w:val="0"/>
              <w:jc w:val="center"/>
              <w:rPr>
                <w:rFonts w:hint="eastAsia" w:ascii="宋体" w:hAnsi="宋体" w:eastAsia="宋体" w:cs="Times New Roman"/>
                <w:kern w:val="2"/>
                <w:sz w:val="21"/>
                <w:szCs w:val="21"/>
                <w:highlight w:val="none"/>
                <w:lang w:val="en-US" w:eastAsia="zh-CN" w:bidi="ar-SA"/>
              </w:rPr>
            </w:pPr>
            <w:r>
              <w:rPr>
                <w:rFonts w:hint="eastAsia" w:ascii="宋体" w:hAnsi="宋体" w:eastAsia="宋体"/>
                <w:szCs w:val="21"/>
                <w:highlight w:val="none"/>
              </w:rPr>
              <w:t>第1.2（</w:t>
            </w:r>
            <w:r>
              <w:rPr>
                <w:rFonts w:hint="eastAsia" w:ascii="宋体" w:hAnsi="宋体" w:eastAsia="宋体"/>
                <w:szCs w:val="21"/>
                <w:highlight w:val="none"/>
                <w:lang w:val="en-US" w:eastAsia="zh-CN"/>
              </w:rPr>
              <w:t>7</w:t>
            </w:r>
            <w:r>
              <w:rPr>
                <w:rFonts w:hint="eastAsia" w:ascii="宋体" w:hAnsi="宋体" w:eastAsia="宋体"/>
                <w:szCs w:val="21"/>
                <w:highlight w:val="none"/>
              </w:rPr>
              <w:t>）项</w:t>
            </w:r>
          </w:p>
        </w:tc>
        <w:tc>
          <w:tcPr>
            <w:tcW w:w="1742" w:type="dxa"/>
            <w:vAlign w:val="center"/>
          </w:tcPr>
          <w:p w14:paraId="5F8E5229">
            <w:pPr>
              <w:adjustRightInd w:val="0"/>
              <w:snapToGrid w:val="0"/>
              <w:jc w:val="left"/>
              <w:rPr>
                <w:rFonts w:hint="eastAsia" w:ascii="宋体" w:hAnsi="宋体" w:eastAsia="宋体" w:cs="Times New Roman"/>
                <w:kern w:val="2"/>
                <w:sz w:val="21"/>
                <w:szCs w:val="21"/>
                <w:highlight w:val="none"/>
                <w:lang w:val="en-US" w:eastAsia="zh-CN" w:bidi="ar-SA"/>
              </w:rPr>
            </w:pPr>
            <w:r>
              <w:rPr>
                <w:rFonts w:hint="eastAsia" w:ascii="宋体" w:hAnsi="宋体" w:eastAsia="宋体"/>
                <w:szCs w:val="21"/>
                <w:highlight w:val="none"/>
              </w:rPr>
              <w:t>其他术语解释</w:t>
            </w:r>
          </w:p>
        </w:tc>
        <w:tc>
          <w:tcPr>
            <w:tcW w:w="5170" w:type="dxa"/>
            <w:vAlign w:val="center"/>
          </w:tcPr>
          <w:p w14:paraId="1BBF945E">
            <w:pPr>
              <w:adjustRightInd w:val="0"/>
              <w:snapToGrid w:val="0"/>
              <w:jc w:val="left"/>
              <w:rPr>
                <w:rFonts w:ascii="宋体" w:hAnsi="宋体" w:eastAsia="宋体" w:cs="Times New Roman"/>
                <w:kern w:val="2"/>
                <w:sz w:val="21"/>
                <w:szCs w:val="21"/>
                <w:highlight w:val="none"/>
                <w:lang w:val="en-US" w:eastAsia="zh-CN" w:bidi="ar-SA"/>
              </w:rPr>
            </w:pPr>
          </w:p>
        </w:tc>
      </w:tr>
      <w:tr w14:paraId="1B363A0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8830505">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3F7B07E6">
            <w:pPr>
              <w:adjustRightInd w:val="0"/>
              <w:snapToGrid w:val="0"/>
              <w:jc w:val="center"/>
              <w:rPr>
                <w:rFonts w:hint="default" w:ascii="宋体" w:hAnsi="宋体" w:eastAsia="宋体"/>
                <w:szCs w:val="21"/>
                <w:highlight w:val="none"/>
                <w:lang w:val="en-US" w:eastAsia="zh-CN"/>
              </w:rPr>
            </w:pPr>
            <w:r>
              <w:rPr>
                <w:rFonts w:hint="eastAsia" w:ascii="宋体" w:hAnsi="宋体" w:eastAsia="宋体"/>
                <w:szCs w:val="21"/>
                <w:highlight w:val="none"/>
                <w:lang w:eastAsia="zh-CN"/>
              </w:rPr>
              <w:t>第</w:t>
            </w:r>
            <w:r>
              <w:rPr>
                <w:rFonts w:hint="eastAsia" w:ascii="宋体" w:hAnsi="宋体" w:eastAsia="宋体"/>
                <w:szCs w:val="21"/>
                <w:highlight w:val="none"/>
                <w:lang w:val="en-US" w:eastAsia="zh-CN"/>
              </w:rPr>
              <w:t>4.4款</w:t>
            </w:r>
          </w:p>
        </w:tc>
        <w:tc>
          <w:tcPr>
            <w:tcW w:w="1742" w:type="dxa"/>
            <w:vAlign w:val="center"/>
          </w:tcPr>
          <w:p w14:paraId="2B057A8A">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履约验收中甲方提出异议或作出说明的期限</w:t>
            </w:r>
          </w:p>
        </w:tc>
        <w:tc>
          <w:tcPr>
            <w:tcW w:w="5170" w:type="dxa"/>
            <w:vAlign w:val="center"/>
          </w:tcPr>
          <w:p w14:paraId="3A0FB688">
            <w:pPr>
              <w:adjustRightInd w:val="0"/>
              <w:snapToGrid w:val="0"/>
              <w:jc w:val="left"/>
              <w:rPr>
                <w:rFonts w:ascii="宋体" w:hAnsi="宋体" w:eastAsia="宋体" w:cs="Times New Roman"/>
                <w:kern w:val="2"/>
                <w:sz w:val="21"/>
                <w:szCs w:val="21"/>
                <w:highlight w:val="none"/>
                <w:lang w:val="en-US" w:eastAsia="zh-CN" w:bidi="ar-SA"/>
              </w:rPr>
            </w:pPr>
          </w:p>
        </w:tc>
      </w:tr>
      <w:tr w14:paraId="32D6C87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E79929F">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2B1BCF0F">
            <w:pPr>
              <w:adjustRightInd w:val="0"/>
              <w:snapToGrid w:val="0"/>
              <w:jc w:val="center"/>
              <w:rPr>
                <w:rFonts w:hint="eastAsia" w:ascii="宋体" w:hAnsi="宋体" w:eastAsia="宋体"/>
                <w:szCs w:val="21"/>
                <w:highlight w:val="none"/>
              </w:rPr>
            </w:pPr>
            <w:r>
              <w:rPr>
                <w:rFonts w:hint="eastAsia" w:ascii="宋体" w:hAnsi="宋体" w:eastAsia="宋体"/>
                <w:szCs w:val="21"/>
                <w:highlight w:val="none"/>
                <w:lang w:eastAsia="zh-CN"/>
              </w:rPr>
              <w:t>第</w:t>
            </w:r>
            <w:r>
              <w:rPr>
                <w:rFonts w:hint="eastAsia" w:ascii="宋体" w:hAnsi="宋体" w:eastAsia="宋体"/>
                <w:szCs w:val="21"/>
                <w:highlight w:val="none"/>
                <w:lang w:val="en-US" w:eastAsia="zh-CN"/>
              </w:rPr>
              <w:t>4.6款</w:t>
            </w:r>
          </w:p>
        </w:tc>
        <w:tc>
          <w:tcPr>
            <w:tcW w:w="1742" w:type="dxa"/>
            <w:vAlign w:val="center"/>
          </w:tcPr>
          <w:p w14:paraId="20F63E35">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约定甲方承担的其他义务和责任</w:t>
            </w:r>
          </w:p>
        </w:tc>
        <w:tc>
          <w:tcPr>
            <w:tcW w:w="5170" w:type="dxa"/>
            <w:vAlign w:val="center"/>
          </w:tcPr>
          <w:p w14:paraId="4653BE9D">
            <w:pPr>
              <w:adjustRightInd w:val="0"/>
              <w:snapToGrid w:val="0"/>
              <w:jc w:val="left"/>
              <w:rPr>
                <w:rFonts w:ascii="宋体" w:hAnsi="宋体" w:eastAsia="宋体" w:cs="Times New Roman"/>
                <w:kern w:val="2"/>
                <w:sz w:val="21"/>
                <w:szCs w:val="21"/>
                <w:highlight w:val="none"/>
                <w:lang w:val="en-US" w:eastAsia="zh-CN" w:bidi="ar-SA"/>
              </w:rPr>
            </w:pPr>
          </w:p>
        </w:tc>
      </w:tr>
      <w:tr w14:paraId="1871C6F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742C9E8">
            <w:pPr>
              <w:adjustRightInd w:val="0"/>
              <w:snapToGrid w:val="0"/>
              <w:jc w:val="center"/>
              <w:rPr>
                <w:rFonts w:hint="eastAsia" w:ascii="宋体" w:hAnsi="宋体" w:eastAsia="宋体"/>
                <w:szCs w:val="21"/>
                <w:highlight w:val="none"/>
                <w:lang w:eastAsia="zh-CN"/>
              </w:rPr>
            </w:pPr>
            <w:r>
              <w:rPr>
                <w:rFonts w:hint="eastAsia" w:ascii="宋体" w:hAnsi="宋体" w:eastAsia="宋体"/>
                <w:szCs w:val="21"/>
                <w:highlight w:val="none"/>
                <w:lang w:eastAsia="zh-CN"/>
              </w:rPr>
              <w:t>第二节</w:t>
            </w:r>
          </w:p>
          <w:p w14:paraId="0150694E">
            <w:pPr>
              <w:snapToGrid w:val="0"/>
              <w:jc w:val="center"/>
              <w:rPr>
                <w:rFonts w:hint="default" w:eastAsia="宋体"/>
                <w:highlight w:val="none"/>
                <w:lang w:val="en-US" w:eastAsia="zh-CN"/>
              </w:rPr>
            </w:pPr>
            <w:r>
              <w:rPr>
                <w:rFonts w:hint="eastAsia" w:ascii="宋体" w:hAnsi="宋体" w:eastAsia="宋体"/>
                <w:szCs w:val="21"/>
                <w:highlight w:val="none"/>
                <w:lang w:eastAsia="zh-CN"/>
              </w:rPr>
              <w:t>第</w:t>
            </w:r>
            <w:r>
              <w:rPr>
                <w:rFonts w:hint="eastAsia" w:ascii="宋体" w:hAnsi="宋体" w:eastAsia="宋体"/>
                <w:szCs w:val="21"/>
                <w:highlight w:val="none"/>
                <w:lang w:val="en-US" w:eastAsia="zh-CN"/>
              </w:rPr>
              <w:t>5.4款</w:t>
            </w:r>
          </w:p>
        </w:tc>
        <w:tc>
          <w:tcPr>
            <w:tcW w:w="1742" w:type="dxa"/>
            <w:vAlign w:val="center"/>
          </w:tcPr>
          <w:p w14:paraId="43AFB0C6">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约定乙方承担的其他义务和责任</w:t>
            </w:r>
          </w:p>
        </w:tc>
        <w:tc>
          <w:tcPr>
            <w:tcW w:w="5170" w:type="dxa"/>
            <w:vAlign w:val="center"/>
          </w:tcPr>
          <w:p w14:paraId="39A10CE6">
            <w:pPr>
              <w:adjustRightInd w:val="0"/>
              <w:snapToGrid w:val="0"/>
              <w:jc w:val="left"/>
              <w:rPr>
                <w:rFonts w:ascii="宋体" w:hAnsi="宋体" w:eastAsia="宋体" w:cs="Times New Roman"/>
                <w:kern w:val="2"/>
                <w:sz w:val="21"/>
                <w:szCs w:val="21"/>
                <w:highlight w:val="none"/>
                <w:lang w:val="en-US" w:eastAsia="zh-CN" w:bidi="ar-SA"/>
              </w:rPr>
            </w:pPr>
          </w:p>
        </w:tc>
      </w:tr>
      <w:tr w14:paraId="1F61B24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BDFF309">
            <w:pPr>
              <w:adjustRightInd w:val="0"/>
              <w:snapToGrid w:val="0"/>
              <w:jc w:val="center"/>
              <w:rPr>
                <w:rFonts w:hint="eastAsia" w:ascii="宋体" w:hAnsi="宋体" w:eastAsia="宋体"/>
                <w:szCs w:val="21"/>
                <w:highlight w:val="none"/>
                <w:lang w:eastAsia="zh-CN"/>
              </w:rPr>
            </w:pPr>
            <w:r>
              <w:rPr>
                <w:rFonts w:hint="eastAsia" w:ascii="宋体" w:hAnsi="宋体" w:eastAsia="宋体"/>
                <w:szCs w:val="21"/>
                <w:highlight w:val="none"/>
                <w:lang w:eastAsia="zh-CN"/>
              </w:rPr>
              <w:t>第二节</w:t>
            </w:r>
          </w:p>
          <w:p w14:paraId="3797A8F0">
            <w:pPr>
              <w:snapToGrid w:val="0"/>
              <w:jc w:val="center"/>
              <w:rPr>
                <w:rFonts w:hint="eastAsia" w:ascii="宋体" w:hAnsi="宋体" w:eastAsia="宋体"/>
                <w:szCs w:val="21"/>
                <w:highlight w:val="none"/>
                <w:lang w:eastAsia="zh-CN"/>
              </w:rPr>
            </w:pPr>
            <w:r>
              <w:rPr>
                <w:rFonts w:hint="eastAsia" w:ascii="宋体" w:hAnsi="宋体" w:eastAsia="宋体"/>
                <w:szCs w:val="21"/>
                <w:highlight w:val="none"/>
                <w:lang w:eastAsia="zh-CN"/>
              </w:rPr>
              <w:t>第</w:t>
            </w:r>
            <w:r>
              <w:rPr>
                <w:rFonts w:hint="eastAsia" w:ascii="宋体" w:hAnsi="宋体" w:eastAsia="宋体"/>
                <w:szCs w:val="21"/>
                <w:highlight w:val="none"/>
                <w:lang w:val="en-US" w:eastAsia="zh-CN"/>
              </w:rPr>
              <w:t>6.1款</w:t>
            </w:r>
          </w:p>
        </w:tc>
        <w:tc>
          <w:tcPr>
            <w:tcW w:w="1742" w:type="dxa"/>
            <w:vAlign w:val="center"/>
          </w:tcPr>
          <w:p w14:paraId="2E2A3A5F">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履行合同义务的顺序</w:t>
            </w:r>
          </w:p>
        </w:tc>
        <w:tc>
          <w:tcPr>
            <w:tcW w:w="5170" w:type="dxa"/>
            <w:vAlign w:val="center"/>
          </w:tcPr>
          <w:p w14:paraId="54664B0D">
            <w:pPr>
              <w:adjustRightInd w:val="0"/>
              <w:snapToGrid w:val="0"/>
              <w:jc w:val="left"/>
              <w:rPr>
                <w:rFonts w:ascii="宋体" w:hAnsi="宋体" w:eastAsia="宋体" w:cs="Times New Roman"/>
                <w:kern w:val="2"/>
                <w:sz w:val="21"/>
                <w:szCs w:val="21"/>
                <w:highlight w:val="none"/>
                <w:lang w:val="en-US" w:eastAsia="zh-CN" w:bidi="ar-SA"/>
              </w:rPr>
            </w:pPr>
          </w:p>
        </w:tc>
      </w:tr>
      <w:tr w14:paraId="5EBEE90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restart"/>
            <w:vAlign w:val="center"/>
          </w:tcPr>
          <w:p w14:paraId="1202B400">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6C746FE3">
            <w:pPr>
              <w:adjustRightInd w:val="0"/>
              <w:snapToGrid w:val="0"/>
              <w:jc w:val="center"/>
              <w:rPr>
                <w:rFonts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7</w:t>
            </w:r>
            <w:r>
              <w:rPr>
                <w:rFonts w:hint="eastAsia" w:ascii="宋体" w:hAnsi="宋体" w:eastAsia="宋体"/>
                <w:szCs w:val="21"/>
                <w:highlight w:val="none"/>
              </w:rPr>
              <w:t>.1</w:t>
            </w:r>
            <w:r>
              <w:rPr>
                <w:rFonts w:hint="eastAsia" w:ascii="宋体" w:hAnsi="宋体" w:eastAsia="宋体"/>
                <w:szCs w:val="21"/>
                <w:highlight w:val="none"/>
                <w:lang w:val="en-US" w:eastAsia="zh-CN"/>
              </w:rPr>
              <w:t>款</w:t>
            </w:r>
          </w:p>
        </w:tc>
        <w:tc>
          <w:tcPr>
            <w:tcW w:w="1742" w:type="dxa"/>
            <w:vAlign w:val="center"/>
          </w:tcPr>
          <w:p w14:paraId="7DF8EE99">
            <w:pPr>
              <w:adjustRightInd w:val="0"/>
              <w:snapToGrid w:val="0"/>
              <w:jc w:val="left"/>
              <w:rPr>
                <w:rFonts w:ascii="宋体" w:hAnsi="宋体" w:eastAsia="宋体"/>
                <w:szCs w:val="21"/>
                <w:highlight w:val="none"/>
              </w:rPr>
            </w:pPr>
            <w:r>
              <w:rPr>
                <w:rFonts w:hint="eastAsia" w:ascii="宋体" w:hAnsi="宋体" w:eastAsia="宋体"/>
                <w:szCs w:val="21"/>
                <w:highlight w:val="none"/>
              </w:rPr>
              <w:t>包装</w:t>
            </w:r>
            <w:r>
              <w:rPr>
                <w:rFonts w:hint="eastAsia" w:ascii="宋体" w:hAnsi="宋体" w:eastAsia="宋体"/>
                <w:szCs w:val="21"/>
                <w:highlight w:val="none"/>
                <w:lang w:eastAsia="zh-CN"/>
              </w:rPr>
              <w:t>特殊要求</w:t>
            </w:r>
          </w:p>
        </w:tc>
        <w:tc>
          <w:tcPr>
            <w:tcW w:w="5170" w:type="dxa"/>
            <w:vAlign w:val="center"/>
          </w:tcPr>
          <w:p w14:paraId="751A623E">
            <w:pPr>
              <w:rPr>
                <w:rFonts w:eastAsia="宋体"/>
                <w:highlight w:val="none"/>
              </w:rPr>
            </w:pPr>
          </w:p>
        </w:tc>
      </w:tr>
      <w:tr w14:paraId="774D575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continue"/>
            <w:vAlign w:val="center"/>
          </w:tcPr>
          <w:p w14:paraId="7B86F96E">
            <w:pPr>
              <w:adjustRightInd w:val="0"/>
              <w:snapToGrid w:val="0"/>
              <w:jc w:val="center"/>
              <w:rPr>
                <w:rFonts w:hint="eastAsia" w:ascii="宋体" w:hAnsi="宋体" w:eastAsia="宋体"/>
                <w:szCs w:val="21"/>
                <w:highlight w:val="none"/>
              </w:rPr>
            </w:pPr>
          </w:p>
        </w:tc>
        <w:tc>
          <w:tcPr>
            <w:tcW w:w="1742" w:type="dxa"/>
            <w:vAlign w:val="center"/>
          </w:tcPr>
          <w:p w14:paraId="24D61A63">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指定现场</w:t>
            </w:r>
          </w:p>
        </w:tc>
        <w:tc>
          <w:tcPr>
            <w:tcW w:w="5170" w:type="dxa"/>
            <w:vAlign w:val="center"/>
          </w:tcPr>
          <w:p w14:paraId="0B608DC1">
            <w:pPr>
              <w:rPr>
                <w:rFonts w:hint="eastAsia" w:eastAsia="宋体"/>
                <w:highlight w:val="none"/>
              </w:rPr>
            </w:pPr>
          </w:p>
        </w:tc>
      </w:tr>
      <w:tr w14:paraId="1ABF395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2" w:hRule="atLeast"/>
        </w:trPr>
        <w:tc>
          <w:tcPr>
            <w:tcW w:w="1607" w:type="dxa"/>
            <w:vAlign w:val="center"/>
          </w:tcPr>
          <w:p w14:paraId="0F5E128A">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04BF1293">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7</w:t>
            </w:r>
            <w:r>
              <w:rPr>
                <w:rFonts w:hint="eastAsia" w:ascii="宋体" w:hAnsi="宋体" w:eastAsia="宋体"/>
                <w:szCs w:val="21"/>
                <w:highlight w:val="none"/>
              </w:rPr>
              <w:t>.2</w:t>
            </w:r>
            <w:r>
              <w:rPr>
                <w:rFonts w:hint="eastAsia" w:ascii="宋体" w:hAnsi="宋体" w:eastAsia="宋体"/>
                <w:szCs w:val="21"/>
                <w:highlight w:val="none"/>
                <w:lang w:val="en-US" w:eastAsia="zh-CN"/>
              </w:rPr>
              <w:t>款</w:t>
            </w:r>
          </w:p>
        </w:tc>
        <w:tc>
          <w:tcPr>
            <w:tcW w:w="1742" w:type="dxa"/>
            <w:vAlign w:val="center"/>
          </w:tcPr>
          <w:p w14:paraId="63C36A28">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运输特殊要求</w:t>
            </w:r>
          </w:p>
        </w:tc>
        <w:tc>
          <w:tcPr>
            <w:tcW w:w="5170" w:type="dxa"/>
            <w:vAlign w:val="center"/>
          </w:tcPr>
          <w:p w14:paraId="28F80776">
            <w:pPr>
              <w:rPr>
                <w:rFonts w:hint="eastAsia" w:eastAsia="宋体"/>
                <w:highlight w:val="none"/>
              </w:rPr>
            </w:pPr>
          </w:p>
        </w:tc>
      </w:tr>
      <w:tr w14:paraId="72720F7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Align w:val="center"/>
          </w:tcPr>
          <w:p w14:paraId="7A36B11E">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0779A2D6">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7</w:t>
            </w:r>
            <w:r>
              <w:rPr>
                <w:rFonts w:hint="eastAsia" w:ascii="宋体" w:hAnsi="宋体" w:eastAsia="宋体"/>
                <w:szCs w:val="21"/>
                <w:highlight w:val="none"/>
              </w:rPr>
              <w:t>.3</w:t>
            </w:r>
            <w:r>
              <w:rPr>
                <w:rFonts w:hint="eastAsia" w:ascii="宋体" w:hAnsi="宋体" w:eastAsia="宋体"/>
                <w:szCs w:val="21"/>
                <w:highlight w:val="none"/>
                <w:lang w:val="en-US" w:eastAsia="zh-CN"/>
              </w:rPr>
              <w:t>款</w:t>
            </w:r>
          </w:p>
        </w:tc>
        <w:tc>
          <w:tcPr>
            <w:tcW w:w="1742" w:type="dxa"/>
            <w:vAlign w:val="center"/>
          </w:tcPr>
          <w:p w14:paraId="3C61E10F">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保险要求</w:t>
            </w:r>
          </w:p>
        </w:tc>
        <w:tc>
          <w:tcPr>
            <w:tcW w:w="5170" w:type="dxa"/>
            <w:vAlign w:val="center"/>
          </w:tcPr>
          <w:p w14:paraId="4728FC9A">
            <w:pPr>
              <w:rPr>
                <w:rFonts w:hint="eastAsia" w:eastAsia="宋体"/>
                <w:highlight w:val="none"/>
              </w:rPr>
            </w:pPr>
          </w:p>
        </w:tc>
      </w:tr>
      <w:tr w14:paraId="514AD8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5099949">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6F258DEE">
            <w:pPr>
              <w:adjustRightInd w:val="0"/>
              <w:snapToGrid w:val="0"/>
              <w:jc w:val="center"/>
              <w:rPr>
                <w:rFonts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8</w:t>
            </w:r>
            <w:r>
              <w:rPr>
                <w:rFonts w:hint="eastAsia" w:ascii="宋体" w:hAnsi="宋体" w:eastAsia="宋体"/>
                <w:szCs w:val="21"/>
                <w:highlight w:val="none"/>
              </w:rPr>
              <w:t>.2（1）项</w:t>
            </w:r>
          </w:p>
        </w:tc>
        <w:tc>
          <w:tcPr>
            <w:tcW w:w="1742" w:type="dxa"/>
            <w:vAlign w:val="center"/>
          </w:tcPr>
          <w:p w14:paraId="73944344">
            <w:pPr>
              <w:adjustRightInd w:val="0"/>
              <w:snapToGrid w:val="0"/>
              <w:jc w:val="left"/>
              <w:rPr>
                <w:rFonts w:ascii="宋体" w:hAnsi="宋体" w:eastAsia="宋体"/>
                <w:szCs w:val="21"/>
                <w:highlight w:val="none"/>
              </w:rPr>
            </w:pPr>
            <w:r>
              <w:rPr>
                <w:rFonts w:hint="eastAsia" w:ascii="宋体" w:hAnsi="宋体" w:eastAsia="宋体"/>
                <w:szCs w:val="21"/>
                <w:highlight w:val="none"/>
              </w:rPr>
              <w:t>质量保证期</w:t>
            </w:r>
          </w:p>
        </w:tc>
        <w:tc>
          <w:tcPr>
            <w:tcW w:w="5170" w:type="dxa"/>
            <w:vAlign w:val="center"/>
          </w:tcPr>
          <w:p w14:paraId="168C5837">
            <w:pPr>
              <w:autoSpaceDE w:val="0"/>
              <w:autoSpaceDN w:val="0"/>
              <w:adjustRightInd w:val="0"/>
              <w:snapToGrid w:val="0"/>
              <w:ind w:firstLine="420" w:firstLineChars="200"/>
              <w:jc w:val="left"/>
              <w:rPr>
                <w:rFonts w:ascii="宋体" w:hAnsi="宋体" w:eastAsia="宋体"/>
                <w:szCs w:val="21"/>
                <w:highlight w:val="none"/>
              </w:rPr>
            </w:pPr>
          </w:p>
        </w:tc>
      </w:tr>
      <w:tr w14:paraId="39ED4F3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7FBEE2B">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5E43D89E">
            <w:pPr>
              <w:adjustRightInd w:val="0"/>
              <w:snapToGrid w:val="0"/>
              <w:jc w:val="center"/>
              <w:rPr>
                <w:rFonts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8</w:t>
            </w:r>
            <w:r>
              <w:rPr>
                <w:rFonts w:hint="eastAsia" w:ascii="宋体" w:hAnsi="宋体" w:eastAsia="宋体"/>
                <w:szCs w:val="21"/>
                <w:highlight w:val="none"/>
              </w:rPr>
              <w:t>.2（3）项</w:t>
            </w:r>
          </w:p>
        </w:tc>
        <w:tc>
          <w:tcPr>
            <w:tcW w:w="1742" w:type="dxa"/>
            <w:vAlign w:val="center"/>
          </w:tcPr>
          <w:p w14:paraId="5ADDAA61">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lang w:eastAsia="zh-CN"/>
              </w:rPr>
              <w:t>货物质量缺陷</w:t>
            </w:r>
          </w:p>
          <w:p w14:paraId="4EAB5972">
            <w:pPr>
              <w:adjustRightInd w:val="0"/>
              <w:snapToGrid w:val="0"/>
              <w:jc w:val="left"/>
              <w:rPr>
                <w:rFonts w:ascii="宋体" w:hAnsi="宋体" w:eastAsia="宋体"/>
                <w:szCs w:val="21"/>
                <w:highlight w:val="none"/>
              </w:rPr>
            </w:pPr>
            <w:r>
              <w:rPr>
                <w:rFonts w:hint="eastAsia" w:ascii="宋体" w:hAnsi="宋体" w:eastAsia="宋体"/>
                <w:szCs w:val="21"/>
                <w:highlight w:val="none"/>
              </w:rPr>
              <w:t>响应时间</w:t>
            </w:r>
          </w:p>
        </w:tc>
        <w:tc>
          <w:tcPr>
            <w:tcW w:w="5170" w:type="dxa"/>
            <w:vAlign w:val="center"/>
          </w:tcPr>
          <w:p w14:paraId="18FAC566">
            <w:pPr>
              <w:adjustRightInd w:val="0"/>
              <w:snapToGrid w:val="0"/>
              <w:jc w:val="left"/>
              <w:rPr>
                <w:rFonts w:ascii="宋体" w:hAnsi="宋体" w:eastAsia="宋体"/>
                <w:szCs w:val="21"/>
                <w:highlight w:val="none"/>
              </w:rPr>
            </w:pPr>
          </w:p>
        </w:tc>
      </w:tr>
      <w:tr w14:paraId="339AB4E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FB569F3">
            <w:pPr>
              <w:snapToGrid w:val="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第二节</w:t>
            </w:r>
          </w:p>
          <w:p w14:paraId="72CEB86D">
            <w:pPr>
              <w:autoSpaceDE w:val="0"/>
              <w:autoSpaceDN w:val="0"/>
              <w:adjustRightInd w:val="0"/>
              <w:spacing w:line="400" w:lineRule="exact"/>
              <w:ind w:firstLine="0" w:firstLineChars="0"/>
              <w:jc w:val="center"/>
              <w:rPr>
                <w:rFonts w:hint="default" w:ascii="华文楷体" w:hAnsi="华文楷体" w:eastAsia="华文楷体" w:cs="华文楷体"/>
                <w:sz w:val="22"/>
                <w:szCs w:val="21"/>
                <w:highlight w:val="none"/>
                <w:lang w:val="en-US" w:eastAsia="zh-CN" w:bidi="ar-SA"/>
              </w:rPr>
            </w:pPr>
            <w:r>
              <w:rPr>
                <w:rFonts w:hint="eastAsia" w:ascii="宋体" w:hAnsi="宋体" w:eastAsia="宋体" w:cs="宋体"/>
                <w:sz w:val="22"/>
                <w:szCs w:val="21"/>
                <w:highlight w:val="none"/>
                <w:lang w:val="en-US" w:eastAsia="zh-CN" w:bidi="ar-SA"/>
              </w:rPr>
              <w:t>第11.1款</w:t>
            </w:r>
          </w:p>
        </w:tc>
        <w:tc>
          <w:tcPr>
            <w:tcW w:w="1742" w:type="dxa"/>
            <w:vAlign w:val="center"/>
          </w:tcPr>
          <w:p w14:paraId="250E2B8B">
            <w:pPr>
              <w:adjustRightInd w:val="0"/>
              <w:snapToGrid w:val="0"/>
              <w:jc w:val="both"/>
              <w:rPr>
                <w:rFonts w:hint="default" w:ascii="宋体" w:hAnsi="宋体" w:eastAsia="宋体"/>
                <w:szCs w:val="21"/>
                <w:highlight w:val="none"/>
                <w:lang w:val="en-US" w:eastAsia="zh-CN"/>
              </w:rPr>
            </w:pPr>
            <w:r>
              <w:rPr>
                <w:rFonts w:hint="eastAsia" w:ascii="宋体" w:hAnsi="宋体" w:eastAsia="宋体"/>
                <w:szCs w:val="21"/>
                <w:highlight w:val="none"/>
                <w:lang w:val="en-US" w:eastAsia="zh-CN"/>
              </w:rPr>
              <w:t>其他应当保密的信息</w:t>
            </w:r>
          </w:p>
        </w:tc>
        <w:tc>
          <w:tcPr>
            <w:tcW w:w="5170" w:type="dxa"/>
            <w:vAlign w:val="center"/>
          </w:tcPr>
          <w:p w14:paraId="6A68163F">
            <w:pPr>
              <w:adjustRightInd w:val="0"/>
              <w:snapToGrid w:val="0"/>
              <w:jc w:val="left"/>
              <w:rPr>
                <w:rFonts w:ascii="宋体" w:hAnsi="宋体" w:eastAsia="宋体"/>
                <w:szCs w:val="21"/>
                <w:highlight w:val="none"/>
              </w:rPr>
            </w:pPr>
          </w:p>
        </w:tc>
      </w:tr>
      <w:tr w14:paraId="34D7A7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47CA97DE">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22F34229">
            <w:pPr>
              <w:adjustRightInd w:val="0"/>
              <w:snapToGrid w:val="0"/>
              <w:jc w:val="center"/>
              <w:rPr>
                <w:rFonts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2</w:t>
            </w:r>
            <w:r>
              <w:rPr>
                <w:rFonts w:hint="eastAsia" w:ascii="宋体" w:hAnsi="宋体" w:eastAsia="宋体"/>
                <w:szCs w:val="21"/>
                <w:highlight w:val="none"/>
              </w:rPr>
              <w:t>.2款</w:t>
            </w:r>
          </w:p>
        </w:tc>
        <w:tc>
          <w:tcPr>
            <w:tcW w:w="1742" w:type="dxa"/>
            <w:vAlign w:val="center"/>
          </w:tcPr>
          <w:p w14:paraId="2EFFC103">
            <w:pPr>
              <w:adjustRightInd w:val="0"/>
              <w:snapToGrid w:val="0"/>
              <w:jc w:val="left"/>
              <w:rPr>
                <w:rFonts w:hint="eastAsia" w:ascii="宋体" w:hAnsi="宋体" w:eastAsia="宋体"/>
                <w:szCs w:val="21"/>
                <w:highlight w:val="none"/>
                <w:lang w:eastAsia="zh-CN"/>
              </w:rPr>
            </w:pPr>
            <w:r>
              <w:rPr>
                <w:rFonts w:hint="eastAsia" w:ascii="宋体" w:hAnsi="宋体" w:eastAsia="宋体"/>
                <w:szCs w:val="21"/>
                <w:highlight w:val="none"/>
              </w:rPr>
              <w:t>合同价款支付</w:t>
            </w:r>
            <w:r>
              <w:rPr>
                <w:rFonts w:hint="eastAsia" w:ascii="宋体" w:hAnsi="宋体" w:eastAsia="宋体"/>
                <w:szCs w:val="21"/>
                <w:highlight w:val="none"/>
                <w:lang w:eastAsia="zh-CN"/>
              </w:rPr>
              <w:t>时间</w:t>
            </w:r>
          </w:p>
        </w:tc>
        <w:tc>
          <w:tcPr>
            <w:tcW w:w="5170" w:type="dxa"/>
            <w:vAlign w:val="center"/>
          </w:tcPr>
          <w:p w14:paraId="09610D6F">
            <w:pPr>
              <w:adjustRightInd w:val="0"/>
              <w:snapToGrid w:val="0"/>
              <w:jc w:val="left"/>
              <w:rPr>
                <w:rFonts w:ascii="宋体" w:hAnsi="宋体" w:eastAsia="宋体"/>
                <w:szCs w:val="21"/>
                <w:highlight w:val="none"/>
              </w:rPr>
            </w:pPr>
          </w:p>
        </w:tc>
      </w:tr>
      <w:tr w14:paraId="40423F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592A2389">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第二节</w:t>
            </w:r>
          </w:p>
          <w:p w14:paraId="00F3D11B">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13.2</w:t>
            </w:r>
            <w:r>
              <w:rPr>
                <w:rFonts w:hint="eastAsia" w:ascii="宋体" w:hAnsi="宋体" w:eastAsia="宋体"/>
                <w:szCs w:val="21"/>
                <w:highlight w:val="none"/>
              </w:rPr>
              <w:t>款</w:t>
            </w:r>
          </w:p>
        </w:tc>
        <w:tc>
          <w:tcPr>
            <w:tcW w:w="1742" w:type="dxa"/>
            <w:vAlign w:val="center"/>
          </w:tcPr>
          <w:p w14:paraId="6053F0A5">
            <w:pPr>
              <w:adjustRightInd w:val="0"/>
              <w:snapToGrid w:val="0"/>
              <w:jc w:val="left"/>
              <w:rPr>
                <w:rFonts w:hint="default" w:ascii="宋体" w:hAnsi="宋体" w:eastAsia="宋体"/>
                <w:szCs w:val="21"/>
                <w:highlight w:val="none"/>
                <w:lang w:val="en-US" w:eastAsia="zh-CN"/>
              </w:rPr>
            </w:pPr>
            <w:r>
              <w:rPr>
                <w:rFonts w:hint="eastAsia" w:ascii="宋体" w:hAnsi="宋体" w:eastAsia="宋体"/>
                <w:szCs w:val="21"/>
                <w:highlight w:val="none"/>
                <w:lang w:val="en-US" w:eastAsia="zh-CN"/>
              </w:rPr>
              <w:t>履约保证金不予退还的情形</w:t>
            </w:r>
          </w:p>
        </w:tc>
        <w:tc>
          <w:tcPr>
            <w:tcW w:w="5170" w:type="dxa"/>
            <w:vAlign w:val="center"/>
          </w:tcPr>
          <w:p w14:paraId="23DEEEEB">
            <w:pPr>
              <w:adjustRightInd w:val="0"/>
              <w:snapToGrid w:val="0"/>
              <w:jc w:val="left"/>
              <w:rPr>
                <w:rFonts w:ascii="宋体" w:hAnsi="宋体" w:eastAsia="宋体"/>
                <w:szCs w:val="21"/>
                <w:highlight w:val="none"/>
              </w:rPr>
            </w:pPr>
          </w:p>
        </w:tc>
      </w:tr>
      <w:tr w14:paraId="002A75F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BE4A6DE">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第二节</w:t>
            </w:r>
          </w:p>
          <w:p w14:paraId="22627380">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13.3</w:t>
            </w:r>
            <w:r>
              <w:rPr>
                <w:rFonts w:hint="eastAsia" w:ascii="宋体" w:hAnsi="宋体" w:eastAsia="宋体"/>
                <w:szCs w:val="21"/>
                <w:highlight w:val="none"/>
              </w:rPr>
              <w:t>款</w:t>
            </w:r>
          </w:p>
        </w:tc>
        <w:tc>
          <w:tcPr>
            <w:tcW w:w="1742" w:type="dxa"/>
            <w:vAlign w:val="center"/>
          </w:tcPr>
          <w:p w14:paraId="0DC69830">
            <w:pPr>
              <w:adjustRightInd w:val="0"/>
              <w:snapToGrid w:val="0"/>
              <w:jc w:val="left"/>
              <w:rPr>
                <w:rFonts w:ascii="宋体" w:hAnsi="宋体" w:eastAsia="宋体"/>
                <w:szCs w:val="21"/>
                <w:highlight w:val="none"/>
              </w:rPr>
            </w:pPr>
            <w:r>
              <w:rPr>
                <w:rFonts w:hint="eastAsia" w:ascii="宋体" w:hAnsi="宋体" w:eastAsia="宋体"/>
                <w:szCs w:val="21"/>
                <w:highlight w:val="none"/>
              </w:rPr>
              <w:t>履约保证金退还时间及</w:t>
            </w:r>
            <w:r>
              <w:rPr>
                <w:rFonts w:hint="eastAsia" w:ascii="宋体" w:hAnsi="宋体" w:eastAsia="宋体"/>
                <w:szCs w:val="21"/>
                <w:highlight w:val="none"/>
                <w:lang w:eastAsia="zh-CN"/>
              </w:rPr>
              <w:t>逾期退还的</w:t>
            </w:r>
            <w:r>
              <w:rPr>
                <w:rFonts w:hint="eastAsia" w:ascii="宋体" w:hAnsi="宋体" w:eastAsia="宋体"/>
                <w:szCs w:val="21"/>
                <w:highlight w:val="none"/>
              </w:rPr>
              <w:t>违约金</w:t>
            </w:r>
          </w:p>
        </w:tc>
        <w:tc>
          <w:tcPr>
            <w:tcW w:w="5170" w:type="dxa"/>
            <w:vAlign w:val="center"/>
          </w:tcPr>
          <w:p w14:paraId="3A8832E8">
            <w:pPr>
              <w:adjustRightInd w:val="0"/>
              <w:snapToGrid w:val="0"/>
              <w:jc w:val="left"/>
              <w:rPr>
                <w:rFonts w:ascii="宋体" w:hAnsi="宋体" w:eastAsia="宋体"/>
                <w:szCs w:val="21"/>
                <w:highlight w:val="none"/>
              </w:rPr>
            </w:pPr>
          </w:p>
        </w:tc>
      </w:tr>
      <w:tr w14:paraId="09A2D6A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4D900BA7">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0668897F">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4</w:t>
            </w:r>
            <w:r>
              <w:rPr>
                <w:rFonts w:hint="eastAsia" w:ascii="宋体" w:hAnsi="宋体" w:eastAsia="宋体"/>
                <w:szCs w:val="21"/>
                <w:highlight w:val="none"/>
              </w:rPr>
              <w:t>.1（</w:t>
            </w:r>
            <w:r>
              <w:rPr>
                <w:rFonts w:hint="eastAsia" w:ascii="宋体" w:hAnsi="宋体" w:eastAsia="宋体"/>
                <w:szCs w:val="21"/>
                <w:highlight w:val="none"/>
                <w:lang w:val="en-US" w:eastAsia="zh-CN"/>
              </w:rPr>
              <w:t>3</w:t>
            </w:r>
            <w:r>
              <w:rPr>
                <w:rFonts w:hint="eastAsia" w:ascii="宋体" w:hAnsi="宋体" w:eastAsia="宋体"/>
                <w:szCs w:val="21"/>
                <w:highlight w:val="none"/>
              </w:rPr>
              <w:t>）项</w:t>
            </w:r>
          </w:p>
        </w:tc>
        <w:tc>
          <w:tcPr>
            <w:tcW w:w="1742" w:type="dxa"/>
            <w:vAlign w:val="center"/>
          </w:tcPr>
          <w:p w14:paraId="34E38E80">
            <w:pPr>
              <w:adjustRightInd w:val="0"/>
              <w:snapToGrid w:val="0"/>
              <w:jc w:val="left"/>
              <w:rPr>
                <w:rFonts w:hint="eastAsia" w:ascii="宋体" w:hAnsi="宋体" w:eastAsia="宋体"/>
                <w:szCs w:val="21"/>
                <w:highlight w:val="none"/>
                <w:lang w:val="en-US" w:eastAsia="zh-CN"/>
              </w:rPr>
            </w:pPr>
            <w:r>
              <w:rPr>
                <w:rFonts w:hint="eastAsia" w:ascii="宋体" w:hAnsi="宋体" w:eastAsia="宋体"/>
                <w:szCs w:val="21"/>
                <w:highlight w:val="none"/>
                <w:lang w:val="en-US" w:eastAsia="zh-CN"/>
              </w:rPr>
              <w:t>运行监督、维修期限</w:t>
            </w:r>
          </w:p>
        </w:tc>
        <w:tc>
          <w:tcPr>
            <w:tcW w:w="5170" w:type="dxa"/>
            <w:vAlign w:val="center"/>
          </w:tcPr>
          <w:p w14:paraId="550188EE">
            <w:pPr>
              <w:adjustRightInd w:val="0"/>
              <w:snapToGrid w:val="0"/>
              <w:jc w:val="left"/>
              <w:rPr>
                <w:rFonts w:ascii="宋体" w:hAnsi="宋体" w:eastAsia="宋体"/>
                <w:szCs w:val="21"/>
                <w:highlight w:val="none"/>
              </w:rPr>
            </w:pPr>
          </w:p>
        </w:tc>
      </w:tr>
      <w:tr w14:paraId="2247A37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63636541">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2AB65769">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4</w:t>
            </w:r>
            <w:r>
              <w:rPr>
                <w:rFonts w:hint="eastAsia" w:ascii="宋体" w:hAnsi="宋体" w:eastAsia="宋体"/>
                <w:szCs w:val="21"/>
                <w:highlight w:val="none"/>
              </w:rPr>
              <w:t>.1（</w:t>
            </w:r>
            <w:r>
              <w:rPr>
                <w:rFonts w:hint="eastAsia" w:ascii="宋体" w:hAnsi="宋体" w:eastAsia="宋体"/>
                <w:szCs w:val="21"/>
                <w:highlight w:val="none"/>
                <w:lang w:val="en-US" w:eastAsia="zh-CN"/>
              </w:rPr>
              <w:t>5</w:t>
            </w:r>
            <w:r>
              <w:rPr>
                <w:rFonts w:hint="eastAsia" w:ascii="宋体" w:hAnsi="宋体" w:eastAsia="宋体"/>
                <w:szCs w:val="21"/>
                <w:highlight w:val="none"/>
              </w:rPr>
              <w:t>）项</w:t>
            </w:r>
          </w:p>
        </w:tc>
        <w:tc>
          <w:tcPr>
            <w:tcW w:w="1742" w:type="dxa"/>
            <w:vAlign w:val="center"/>
          </w:tcPr>
          <w:p w14:paraId="283D239A">
            <w:pPr>
              <w:adjustRightInd w:val="0"/>
              <w:snapToGrid w:val="0"/>
              <w:jc w:val="left"/>
              <w:rPr>
                <w:rFonts w:hint="default" w:ascii="宋体" w:hAnsi="宋体" w:eastAsia="宋体"/>
                <w:szCs w:val="21"/>
                <w:highlight w:val="none"/>
                <w:lang w:val="en-US" w:eastAsia="zh-CN"/>
              </w:rPr>
            </w:pPr>
            <w:r>
              <w:rPr>
                <w:rFonts w:hint="eastAsia" w:ascii="宋体" w:hAnsi="宋体" w:eastAsia="宋体"/>
                <w:szCs w:val="21"/>
                <w:highlight w:val="none"/>
                <w:lang w:val="en-US" w:eastAsia="zh-CN"/>
              </w:rPr>
              <w:t>货物回收的约定</w:t>
            </w:r>
          </w:p>
        </w:tc>
        <w:tc>
          <w:tcPr>
            <w:tcW w:w="5170" w:type="dxa"/>
            <w:vAlign w:val="center"/>
          </w:tcPr>
          <w:p w14:paraId="5DDAC6E3">
            <w:pPr>
              <w:adjustRightInd w:val="0"/>
              <w:snapToGrid w:val="0"/>
              <w:jc w:val="left"/>
              <w:rPr>
                <w:rFonts w:ascii="宋体" w:hAnsi="宋体" w:eastAsia="宋体"/>
                <w:szCs w:val="21"/>
                <w:highlight w:val="none"/>
              </w:rPr>
            </w:pPr>
          </w:p>
        </w:tc>
      </w:tr>
      <w:tr w14:paraId="7EBA72F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80E7C0A">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48079950">
            <w:pPr>
              <w:adjustRightInd w:val="0"/>
              <w:snapToGrid w:val="0"/>
              <w:jc w:val="center"/>
              <w:rPr>
                <w:rFonts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4</w:t>
            </w:r>
            <w:r>
              <w:rPr>
                <w:rFonts w:hint="eastAsia" w:ascii="宋体" w:hAnsi="宋体" w:eastAsia="宋体"/>
                <w:szCs w:val="21"/>
                <w:highlight w:val="none"/>
              </w:rPr>
              <w:t>.1（</w:t>
            </w:r>
            <w:r>
              <w:rPr>
                <w:rFonts w:hint="eastAsia" w:ascii="宋体" w:hAnsi="宋体" w:eastAsia="宋体"/>
                <w:szCs w:val="21"/>
                <w:highlight w:val="none"/>
                <w:lang w:val="en-US" w:eastAsia="zh-CN"/>
              </w:rPr>
              <w:t>6</w:t>
            </w:r>
            <w:r>
              <w:rPr>
                <w:rFonts w:hint="eastAsia" w:ascii="宋体" w:hAnsi="宋体" w:eastAsia="宋体"/>
                <w:szCs w:val="21"/>
                <w:highlight w:val="none"/>
              </w:rPr>
              <w:t>）项</w:t>
            </w:r>
          </w:p>
        </w:tc>
        <w:tc>
          <w:tcPr>
            <w:tcW w:w="1742" w:type="dxa"/>
            <w:vAlign w:val="center"/>
          </w:tcPr>
          <w:p w14:paraId="3240A621">
            <w:pPr>
              <w:adjustRightInd w:val="0"/>
              <w:snapToGrid w:val="0"/>
              <w:jc w:val="left"/>
              <w:rPr>
                <w:rFonts w:ascii="宋体" w:hAnsi="宋体" w:eastAsia="宋体"/>
                <w:szCs w:val="21"/>
                <w:highlight w:val="none"/>
              </w:rPr>
            </w:pPr>
            <w:r>
              <w:rPr>
                <w:rFonts w:hint="eastAsia" w:ascii="宋体" w:hAnsi="宋体" w:eastAsia="宋体"/>
                <w:szCs w:val="21"/>
                <w:highlight w:val="none"/>
              </w:rPr>
              <w:t>乙方提供的其他服务</w:t>
            </w:r>
          </w:p>
        </w:tc>
        <w:tc>
          <w:tcPr>
            <w:tcW w:w="5170" w:type="dxa"/>
            <w:vAlign w:val="center"/>
          </w:tcPr>
          <w:p w14:paraId="787D2136">
            <w:pPr>
              <w:adjustRightInd w:val="0"/>
              <w:snapToGrid w:val="0"/>
              <w:jc w:val="left"/>
              <w:rPr>
                <w:rFonts w:ascii="宋体" w:hAnsi="宋体" w:eastAsia="宋体"/>
                <w:szCs w:val="21"/>
                <w:highlight w:val="none"/>
              </w:rPr>
            </w:pPr>
          </w:p>
        </w:tc>
      </w:tr>
      <w:tr w14:paraId="006D6BB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790CBB0">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42610564">
            <w:pPr>
              <w:adjustRightInd w:val="0"/>
              <w:snapToGrid w:val="0"/>
              <w:jc w:val="center"/>
              <w:rPr>
                <w:rFonts w:hint="default" w:ascii="宋体" w:hAnsi="宋体" w:eastAsia="宋体"/>
                <w:szCs w:val="21"/>
                <w:highlight w:val="none"/>
                <w:lang w:val="en-US" w:eastAsia="zh-CN"/>
              </w:rPr>
            </w:pPr>
            <w:r>
              <w:rPr>
                <w:rFonts w:hint="eastAsia" w:ascii="宋体" w:hAnsi="宋体" w:eastAsia="宋体"/>
                <w:szCs w:val="21"/>
                <w:highlight w:val="none"/>
              </w:rPr>
              <w:t>第1</w:t>
            </w:r>
            <w:r>
              <w:rPr>
                <w:rFonts w:hint="eastAsia" w:ascii="宋体" w:hAnsi="宋体" w:eastAsia="宋体"/>
                <w:szCs w:val="21"/>
                <w:highlight w:val="none"/>
                <w:lang w:val="en-US" w:eastAsia="zh-CN"/>
              </w:rPr>
              <w:t>5</w:t>
            </w:r>
            <w:r>
              <w:rPr>
                <w:rFonts w:hint="eastAsia" w:ascii="宋体" w:hAnsi="宋体" w:eastAsia="宋体"/>
                <w:szCs w:val="21"/>
                <w:highlight w:val="none"/>
              </w:rPr>
              <w:t>.</w:t>
            </w:r>
            <w:r>
              <w:rPr>
                <w:rFonts w:hint="eastAsia" w:ascii="宋体" w:hAnsi="宋体" w:eastAsia="宋体"/>
                <w:szCs w:val="21"/>
                <w:highlight w:val="none"/>
                <w:lang w:val="en-US" w:eastAsia="zh-CN"/>
              </w:rPr>
              <w:t>1款</w:t>
            </w:r>
          </w:p>
        </w:tc>
        <w:tc>
          <w:tcPr>
            <w:tcW w:w="1742" w:type="dxa"/>
            <w:vAlign w:val="center"/>
          </w:tcPr>
          <w:p w14:paraId="5B507486">
            <w:pPr>
              <w:adjustRightInd w:val="0"/>
              <w:snapToGrid w:val="0"/>
              <w:jc w:val="left"/>
              <w:rPr>
                <w:rFonts w:hint="eastAsia" w:ascii="宋体" w:hAnsi="宋体" w:eastAsia="宋体"/>
                <w:szCs w:val="21"/>
                <w:highlight w:val="none"/>
              </w:rPr>
            </w:pPr>
            <w:r>
              <w:rPr>
                <w:rFonts w:hint="eastAsia" w:ascii="宋体" w:hAnsi="宋体" w:eastAsia="宋体"/>
                <w:color w:val="auto"/>
                <w:szCs w:val="21"/>
                <w:highlight w:val="none"/>
                <w:lang w:eastAsia="zh-CN"/>
              </w:rPr>
              <w:t>修理、重作、更换相关具体规定</w:t>
            </w:r>
          </w:p>
        </w:tc>
        <w:tc>
          <w:tcPr>
            <w:tcW w:w="5170" w:type="dxa"/>
            <w:vAlign w:val="center"/>
          </w:tcPr>
          <w:p w14:paraId="13F48E1F">
            <w:pPr>
              <w:adjustRightInd w:val="0"/>
              <w:snapToGrid w:val="0"/>
              <w:jc w:val="left"/>
              <w:rPr>
                <w:rFonts w:ascii="宋体" w:hAnsi="宋体" w:eastAsia="宋体"/>
                <w:szCs w:val="21"/>
                <w:highlight w:val="none"/>
              </w:rPr>
            </w:pPr>
          </w:p>
        </w:tc>
      </w:tr>
      <w:tr w14:paraId="05C69A0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FE0B599">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0942E6DA">
            <w:pPr>
              <w:adjustRightInd w:val="0"/>
              <w:snapToGrid w:val="0"/>
              <w:jc w:val="center"/>
              <w:rPr>
                <w:rFonts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5</w:t>
            </w:r>
            <w:r>
              <w:rPr>
                <w:rFonts w:hint="eastAsia" w:ascii="宋体" w:hAnsi="宋体" w:eastAsia="宋体"/>
                <w:szCs w:val="21"/>
                <w:highlight w:val="none"/>
              </w:rPr>
              <w:t>.2（2）项</w:t>
            </w:r>
          </w:p>
        </w:tc>
        <w:tc>
          <w:tcPr>
            <w:tcW w:w="1742" w:type="dxa"/>
            <w:vAlign w:val="center"/>
          </w:tcPr>
          <w:p w14:paraId="141FE509">
            <w:pPr>
              <w:adjustRightInd w:val="0"/>
              <w:snapToGrid w:val="0"/>
              <w:jc w:val="left"/>
              <w:rPr>
                <w:rFonts w:ascii="宋体" w:hAnsi="宋体" w:eastAsia="宋体"/>
                <w:szCs w:val="21"/>
                <w:highlight w:val="none"/>
              </w:rPr>
            </w:pPr>
            <w:r>
              <w:rPr>
                <w:rFonts w:hint="eastAsia" w:ascii="宋体" w:hAnsi="宋体" w:eastAsia="宋体"/>
                <w:szCs w:val="21"/>
                <w:highlight w:val="none"/>
              </w:rPr>
              <w:t>迟延交货赔偿费</w:t>
            </w:r>
          </w:p>
        </w:tc>
        <w:tc>
          <w:tcPr>
            <w:tcW w:w="5170" w:type="dxa"/>
            <w:vAlign w:val="center"/>
          </w:tcPr>
          <w:p w14:paraId="5F6F23C3">
            <w:pPr>
              <w:adjustRightInd w:val="0"/>
              <w:snapToGrid w:val="0"/>
              <w:jc w:val="left"/>
              <w:rPr>
                <w:rFonts w:ascii="宋体" w:hAnsi="宋体" w:eastAsia="宋体"/>
                <w:szCs w:val="21"/>
                <w:highlight w:val="none"/>
                <w:u w:val="single"/>
              </w:rPr>
            </w:pPr>
          </w:p>
        </w:tc>
      </w:tr>
      <w:tr w14:paraId="09AE440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F9FA1D2">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0746CEE5">
            <w:pPr>
              <w:adjustRightInd w:val="0"/>
              <w:snapToGrid w:val="0"/>
              <w:jc w:val="center"/>
              <w:rPr>
                <w:rFonts w:hint="eastAsia"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5</w:t>
            </w:r>
            <w:r>
              <w:rPr>
                <w:rFonts w:hint="eastAsia" w:ascii="宋体" w:hAnsi="宋体" w:eastAsia="宋体"/>
                <w:szCs w:val="21"/>
                <w:highlight w:val="none"/>
              </w:rPr>
              <w:t>.</w:t>
            </w:r>
            <w:r>
              <w:rPr>
                <w:rFonts w:hint="eastAsia" w:ascii="宋体" w:hAnsi="宋体" w:eastAsia="宋体"/>
                <w:szCs w:val="21"/>
                <w:highlight w:val="none"/>
                <w:lang w:val="en-US" w:eastAsia="zh-CN"/>
              </w:rPr>
              <w:t>3款</w:t>
            </w:r>
          </w:p>
        </w:tc>
        <w:tc>
          <w:tcPr>
            <w:tcW w:w="1742" w:type="dxa"/>
            <w:vAlign w:val="center"/>
          </w:tcPr>
          <w:p w14:paraId="7B8D495B">
            <w:pPr>
              <w:adjustRightInd w:val="0"/>
              <w:snapToGrid w:val="0"/>
              <w:jc w:val="left"/>
              <w:rPr>
                <w:rFonts w:hint="eastAsia" w:ascii="宋体" w:hAnsi="宋体" w:eastAsia="宋体"/>
                <w:szCs w:val="21"/>
                <w:highlight w:val="none"/>
              </w:rPr>
            </w:pPr>
            <w:r>
              <w:rPr>
                <w:rFonts w:hint="eastAsia" w:ascii="宋体" w:hAnsi="宋体" w:eastAsia="宋体"/>
                <w:szCs w:val="21"/>
                <w:highlight w:val="none"/>
              </w:rPr>
              <w:t>逾期付款利息</w:t>
            </w:r>
          </w:p>
        </w:tc>
        <w:tc>
          <w:tcPr>
            <w:tcW w:w="5170" w:type="dxa"/>
            <w:vAlign w:val="center"/>
          </w:tcPr>
          <w:p w14:paraId="5427826D">
            <w:pPr>
              <w:adjustRightInd w:val="0"/>
              <w:snapToGrid w:val="0"/>
              <w:jc w:val="left"/>
              <w:rPr>
                <w:rFonts w:ascii="宋体" w:hAnsi="宋体" w:eastAsia="宋体"/>
                <w:szCs w:val="21"/>
                <w:highlight w:val="none"/>
                <w:u w:val="single"/>
              </w:rPr>
            </w:pPr>
          </w:p>
        </w:tc>
      </w:tr>
      <w:tr w14:paraId="06B8109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76" w:hRule="atLeast"/>
        </w:trPr>
        <w:tc>
          <w:tcPr>
            <w:tcW w:w="1607" w:type="dxa"/>
            <w:tcBorders>
              <w:bottom w:val="single" w:color="auto" w:sz="2" w:space="0"/>
              <w:right w:val="single" w:color="auto" w:sz="2" w:space="0"/>
            </w:tcBorders>
            <w:vAlign w:val="center"/>
          </w:tcPr>
          <w:p w14:paraId="099041E6">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4A42F646">
            <w:pPr>
              <w:adjustRightInd w:val="0"/>
              <w:snapToGrid w:val="0"/>
              <w:jc w:val="center"/>
              <w:rPr>
                <w:rFonts w:ascii="宋体" w:hAnsi="宋体" w:eastAsia="宋体"/>
                <w:szCs w:val="21"/>
                <w:highlight w:val="none"/>
              </w:rPr>
            </w:pPr>
            <w:r>
              <w:rPr>
                <w:rFonts w:hint="eastAsia" w:ascii="宋体" w:hAnsi="宋体" w:eastAsia="宋体"/>
                <w:szCs w:val="21"/>
                <w:highlight w:val="none"/>
              </w:rPr>
              <w:t>第1</w:t>
            </w:r>
            <w:r>
              <w:rPr>
                <w:rFonts w:hint="eastAsia" w:ascii="宋体" w:hAnsi="宋体" w:eastAsia="宋体"/>
                <w:szCs w:val="21"/>
                <w:highlight w:val="none"/>
                <w:lang w:val="en-US" w:eastAsia="zh-CN"/>
              </w:rPr>
              <w:t>5</w:t>
            </w:r>
            <w:r>
              <w:rPr>
                <w:rFonts w:hint="eastAsia" w:ascii="宋体" w:hAnsi="宋体" w:eastAsia="宋体"/>
                <w:szCs w:val="21"/>
                <w:highlight w:val="none"/>
              </w:rPr>
              <w:t>.4</w:t>
            </w:r>
            <w:r>
              <w:rPr>
                <w:rFonts w:hint="eastAsia" w:ascii="宋体" w:hAnsi="宋体" w:eastAsia="宋体"/>
                <w:szCs w:val="21"/>
                <w:highlight w:val="none"/>
                <w:lang w:val="en-US" w:eastAsia="zh-CN"/>
              </w:rPr>
              <w:t>款</w:t>
            </w:r>
          </w:p>
        </w:tc>
        <w:tc>
          <w:tcPr>
            <w:tcW w:w="1742" w:type="dxa"/>
            <w:tcBorders>
              <w:left w:val="single" w:color="auto" w:sz="2" w:space="0"/>
              <w:bottom w:val="single" w:color="auto" w:sz="2" w:space="0"/>
              <w:right w:val="single" w:color="auto" w:sz="2" w:space="0"/>
            </w:tcBorders>
            <w:vAlign w:val="center"/>
          </w:tcPr>
          <w:p w14:paraId="4B78E03F">
            <w:pPr>
              <w:adjustRightInd w:val="0"/>
              <w:snapToGrid w:val="0"/>
              <w:jc w:val="left"/>
              <w:rPr>
                <w:rFonts w:ascii="宋体" w:hAnsi="宋体" w:eastAsia="宋体"/>
                <w:szCs w:val="21"/>
                <w:highlight w:val="none"/>
              </w:rPr>
            </w:pPr>
            <w:r>
              <w:rPr>
                <w:rFonts w:hint="eastAsia" w:ascii="宋体" w:hAnsi="宋体" w:eastAsia="宋体"/>
                <w:szCs w:val="21"/>
                <w:highlight w:val="none"/>
              </w:rPr>
              <w:t>其他违约责任</w:t>
            </w:r>
          </w:p>
        </w:tc>
        <w:tc>
          <w:tcPr>
            <w:tcW w:w="5170" w:type="dxa"/>
            <w:tcBorders>
              <w:left w:val="single" w:color="auto" w:sz="2" w:space="0"/>
              <w:bottom w:val="single" w:color="auto" w:sz="2" w:space="0"/>
            </w:tcBorders>
            <w:vAlign w:val="center"/>
          </w:tcPr>
          <w:p w14:paraId="35F47EE2">
            <w:pPr>
              <w:adjustRightInd w:val="0"/>
              <w:snapToGrid w:val="0"/>
              <w:jc w:val="left"/>
              <w:rPr>
                <w:rFonts w:ascii="宋体" w:hAnsi="宋体" w:eastAsia="宋体"/>
                <w:szCs w:val="21"/>
                <w:highlight w:val="none"/>
                <w:u w:val="single"/>
              </w:rPr>
            </w:pPr>
          </w:p>
        </w:tc>
      </w:tr>
      <w:tr w14:paraId="0B6804C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607" w:type="dxa"/>
            <w:tcBorders>
              <w:top w:val="single" w:color="auto" w:sz="2" w:space="0"/>
              <w:right w:val="single" w:color="auto" w:sz="2" w:space="0"/>
            </w:tcBorders>
            <w:vAlign w:val="center"/>
          </w:tcPr>
          <w:p w14:paraId="6533CFA7">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1A4E83DD">
            <w:pPr>
              <w:adjustRightInd w:val="0"/>
              <w:snapToGrid w:val="0"/>
              <w:jc w:val="center"/>
              <w:rPr>
                <w:rFonts w:ascii="宋体" w:hAnsi="宋体" w:eastAsia="宋体"/>
                <w:szCs w:val="21"/>
                <w:highlight w:val="none"/>
              </w:rPr>
            </w:pPr>
            <w:r>
              <w:rPr>
                <w:rFonts w:hint="eastAsia" w:ascii="宋体" w:hAnsi="宋体" w:eastAsia="宋体"/>
                <w:szCs w:val="21"/>
                <w:highlight w:val="none"/>
              </w:rPr>
              <w:t>第</w:t>
            </w:r>
            <w:r>
              <w:rPr>
                <w:rFonts w:hint="eastAsia" w:ascii="宋体" w:hAnsi="宋体" w:eastAsia="宋体"/>
                <w:szCs w:val="21"/>
                <w:highlight w:val="none"/>
                <w:lang w:val="en-US" w:eastAsia="zh-CN"/>
              </w:rPr>
              <w:t>19</w:t>
            </w:r>
            <w:r>
              <w:rPr>
                <w:rFonts w:hint="eastAsia" w:ascii="宋体" w:hAnsi="宋体" w:eastAsia="宋体"/>
                <w:szCs w:val="21"/>
                <w:highlight w:val="none"/>
              </w:rPr>
              <w:t>.2</w:t>
            </w:r>
            <w:r>
              <w:rPr>
                <w:rFonts w:hint="eastAsia" w:ascii="宋体" w:hAnsi="宋体" w:eastAsia="宋体"/>
                <w:szCs w:val="21"/>
                <w:highlight w:val="none"/>
                <w:lang w:val="en-US" w:eastAsia="zh-CN"/>
              </w:rPr>
              <w:t>款</w:t>
            </w:r>
          </w:p>
        </w:tc>
        <w:tc>
          <w:tcPr>
            <w:tcW w:w="1742" w:type="dxa"/>
            <w:tcBorders>
              <w:top w:val="single" w:color="auto" w:sz="2" w:space="0"/>
              <w:left w:val="single" w:color="auto" w:sz="2" w:space="0"/>
              <w:right w:val="single" w:color="auto" w:sz="2" w:space="0"/>
            </w:tcBorders>
            <w:vAlign w:val="center"/>
          </w:tcPr>
          <w:p w14:paraId="196E1C2F">
            <w:pPr>
              <w:adjustRightInd w:val="0"/>
              <w:snapToGrid w:val="0"/>
              <w:jc w:val="left"/>
              <w:rPr>
                <w:rFonts w:ascii="宋体" w:hAnsi="宋体" w:eastAsia="宋体"/>
                <w:szCs w:val="21"/>
                <w:highlight w:val="none"/>
              </w:rPr>
            </w:pPr>
            <w:r>
              <w:rPr>
                <w:rFonts w:hint="eastAsia" w:ascii="宋体" w:hAnsi="宋体" w:eastAsia="宋体"/>
                <w:szCs w:val="21"/>
                <w:highlight w:val="none"/>
                <w:lang w:val="en-US" w:eastAsia="zh-CN"/>
              </w:rPr>
              <w:t>解决争议的方法</w:t>
            </w:r>
          </w:p>
        </w:tc>
        <w:tc>
          <w:tcPr>
            <w:tcW w:w="5170" w:type="dxa"/>
            <w:tcBorders>
              <w:top w:val="single" w:color="auto" w:sz="2" w:space="0"/>
              <w:left w:val="single" w:color="auto" w:sz="2" w:space="0"/>
            </w:tcBorders>
            <w:vAlign w:val="center"/>
          </w:tcPr>
          <w:p w14:paraId="3B293029">
            <w:pPr>
              <w:autoSpaceDE w:val="0"/>
              <w:autoSpaceDN w:val="0"/>
              <w:adjustRightInd w:val="0"/>
              <w:snapToGrid w:val="0"/>
              <w:spacing w:line="400" w:lineRule="exact"/>
              <w:jc w:val="left"/>
              <w:rPr>
                <w:rFonts w:hint="eastAsia" w:ascii="宋体" w:hAnsi="宋体" w:eastAsia="宋体" w:cs="宋体"/>
                <w:b w:val="0"/>
                <w:bCs w:val="0"/>
                <w:iCs/>
                <w:szCs w:val="21"/>
                <w:highlight w:val="none"/>
              </w:rPr>
            </w:pPr>
            <w:r>
              <w:rPr>
                <w:rFonts w:hint="eastAsia" w:ascii="宋体" w:hAnsi="宋体" w:eastAsia="宋体" w:cs="宋体"/>
                <w:b w:val="0"/>
                <w:bCs w:val="0"/>
                <w:iCs/>
                <w:szCs w:val="21"/>
                <w:highlight w:val="none"/>
              </w:rPr>
              <w:t>因本合同及合同有关事项发生的争议，按下列第</w:t>
            </w:r>
            <w:r>
              <w:rPr>
                <w:rFonts w:hint="eastAsia" w:ascii="宋体" w:hAnsi="宋体" w:eastAsia="宋体" w:cs="宋体"/>
                <w:b w:val="0"/>
                <w:bCs w:val="0"/>
                <w:iCs/>
                <w:szCs w:val="21"/>
                <w:highlight w:val="none"/>
                <w:u w:val="single"/>
              </w:rPr>
              <w:t xml:space="preserve">   </w:t>
            </w:r>
            <w:r>
              <w:rPr>
                <w:rFonts w:hint="eastAsia" w:ascii="宋体" w:hAnsi="宋体" w:eastAsia="宋体" w:cs="宋体"/>
                <w:b w:val="0"/>
                <w:bCs w:val="0"/>
                <w:iCs/>
                <w:szCs w:val="21"/>
                <w:highlight w:val="none"/>
              </w:rPr>
              <w:t>种方式解决：</w:t>
            </w:r>
          </w:p>
          <w:p w14:paraId="19454F54">
            <w:pPr>
              <w:autoSpaceDE w:val="0"/>
              <w:autoSpaceDN w:val="0"/>
              <w:adjustRightInd w:val="0"/>
              <w:snapToGrid w:val="0"/>
              <w:spacing w:line="400" w:lineRule="exact"/>
              <w:jc w:val="left"/>
              <w:rPr>
                <w:rFonts w:hint="eastAsia" w:ascii="宋体" w:hAnsi="宋体" w:eastAsia="宋体" w:cs="宋体"/>
                <w:b w:val="0"/>
                <w:bCs w:val="0"/>
                <w:iCs/>
                <w:szCs w:val="21"/>
                <w:highlight w:val="none"/>
              </w:rPr>
            </w:pPr>
            <w:r>
              <w:rPr>
                <w:rFonts w:hint="eastAsia" w:ascii="宋体" w:hAnsi="宋体" w:eastAsia="宋体" w:cs="宋体"/>
                <w:b w:val="0"/>
                <w:bCs w:val="0"/>
                <w:iCs/>
                <w:szCs w:val="21"/>
                <w:highlight w:val="none"/>
              </w:rPr>
              <w:t>（1）向</w:t>
            </w:r>
            <w:r>
              <w:rPr>
                <w:rFonts w:hint="eastAsia" w:ascii="宋体" w:hAnsi="宋体" w:eastAsia="宋体" w:cs="宋体"/>
                <w:b w:val="0"/>
                <w:bCs w:val="0"/>
                <w:iCs/>
                <w:szCs w:val="21"/>
                <w:highlight w:val="none"/>
                <w:u w:val="single"/>
              </w:rPr>
              <w:t xml:space="preserve">                    </w:t>
            </w:r>
            <w:r>
              <w:rPr>
                <w:rFonts w:hint="eastAsia" w:ascii="宋体" w:hAnsi="宋体" w:eastAsia="宋体" w:cs="宋体"/>
                <w:b w:val="0"/>
                <w:bCs w:val="0"/>
                <w:iCs/>
                <w:szCs w:val="21"/>
                <w:highlight w:val="none"/>
              </w:rPr>
              <w:t>仲裁委员会申请仲裁，仲裁地点为</w:t>
            </w:r>
            <w:r>
              <w:rPr>
                <w:rFonts w:hint="eastAsia" w:ascii="宋体" w:hAnsi="宋体" w:eastAsia="宋体" w:cs="宋体"/>
                <w:b w:val="0"/>
                <w:bCs w:val="0"/>
                <w:iCs/>
                <w:szCs w:val="21"/>
                <w:highlight w:val="none"/>
                <w:u w:val="single"/>
              </w:rPr>
              <w:t xml:space="preserve">           </w:t>
            </w:r>
            <w:r>
              <w:rPr>
                <w:rFonts w:hint="eastAsia" w:ascii="宋体" w:hAnsi="宋体" w:eastAsia="宋体" w:cs="宋体"/>
                <w:b w:val="0"/>
                <w:bCs w:val="0"/>
                <w:iCs/>
                <w:szCs w:val="21"/>
                <w:highlight w:val="none"/>
              </w:rPr>
              <w:t>；</w:t>
            </w:r>
          </w:p>
          <w:p w14:paraId="1A5F55EF">
            <w:pPr>
              <w:adjustRightInd w:val="0"/>
              <w:snapToGrid w:val="0"/>
              <w:ind w:firstLine="0" w:firstLineChars="0"/>
              <w:jc w:val="left"/>
              <w:rPr>
                <w:rFonts w:ascii="宋体" w:hAnsi="宋体" w:eastAsia="宋体"/>
                <w:szCs w:val="21"/>
                <w:highlight w:val="none"/>
                <w:u w:val="single"/>
              </w:rPr>
            </w:pPr>
            <w:r>
              <w:rPr>
                <w:rFonts w:hint="eastAsia" w:ascii="宋体" w:hAnsi="宋体" w:eastAsia="宋体" w:cs="宋体"/>
                <w:b w:val="0"/>
                <w:bCs w:val="0"/>
                <w:iCs/>
                <w:szCs w:val="21"/>
                <w:highlight w:val="none"/>
              </w:rPr>
              <w:t>（2）向</w:t>
            </w:r>
            <w:r>
              <w:rPr>
                <w:rFonts w:hint="eastAsia" w:ascii="宋体" w:hAnsi="宋体" w:eastAsia="宋体" w:cs="宋体"/>
                <w:b w:val="0"/>
                <w:bCs w:val="0"/>
                <w:iCs/>
                <w:szCs w:val="21"/>
                <w:highlight w:val="none"/>
                <w:u w:val="single"/>
              </w:rPr>
              <w:t xml:space="preserve">                    </w:t>
            </w:r>
            <w:r>
              <w:rPr>
                <w:rFonts w:hint="eastAsia" w:ascii="宋体" w:hAnsi="宋体" w:eastAsia="宋体" w:cs="宋体"/>
                <w:b w:val="0"/>
                <w:bCs w:val="0"/>
                <w:iCs/>
                <w:szCs w:val="21"/>
                <w:highlight w:val="none"/>
              </w:rPr>
              <w:t>人民法院起诉。</w:t>
            </w:r>
          </w:p>
        </w:tc>
      </w:tr>
      <w:tr w14:paraId="1D9BE86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0" w:hRule="atLeast"/>
        </w:trPr>
        <w:tc>
          <w:tcPr>
            <w:tcW w:w="1607" w:type="dxa"/>
            <w:vAlign w:val="center"/>
          </w:tcPr>
          <w:p w14:paraId="4F310C6A">
            <w:pPr>
              <w:adjustRightInd w:val="0"/>
              <w:snapToGrid w:val="0"/>
              <w:jc w:val="center"/>
              <w:rPr>
                <w:rFonts w:ascii="宋体" w:hAnsi="宋体" w:eastAsia="宋体"/>
                <w:szCs w:val="21"/>
                <w:highlight w:val="none"/>
              </w:rPr>
            </w:pPr>
            <w:r>
              <w:rPr>
                <w:rFonts w:hint="eastAsia" w:ascii="宋体" w:hAnsi="宋体" w:eastAsia="宋体"/>
                <w:szCs w:val="21"/>
                <w:highlight w:val="none"/>
              </w:rPr>
              <w:t>第二节</w:t>
            </w:r>
          </w:p>
          <w:p w14:paraId="513288CB">
            <w:pPr>
              <w:adjustRightInd w:val="0"/>
              <w:snapToGrid w:val="0"/>
              <w:jc w:val="center"/>
              <w:rPr>
                <w:rFonts w:ascii="宋体" w:hAnsi="宋体" w:eastAsia="宋体"/>
                <w:szCs w:val="21"/>
                <w:highlight w:val="none"/>
              </w:rPr>
            </w:pPr>
            <w:r>
              <w:rPr>
                <w:rFonts w:hint="eastAsia" w:ascii="宋体" w:hAnsi="宋体" w:eastAsia="宋体"/>
                <w:szCs w:val="21"/>
                <w:highlight w:val="none"/>
              </w:rPr>
              <w:t>第2</w:t>
            </w:r>
            <w:r>
              <w:rPr>
                <w:rFonts w:hint="eastAsia" w:ascii="宋体" w:hAnsi="宋体" w:eastAsia="宋体"/>
                <w:szCs w:val="21"/>
                <w:highlight w:val="none"/>
                <w:lang w:val="en-US" w:eastAsia="zh-CN"/>
              </w:rPr>
              <w:t>3.1</w:t>
            </w:r>
            <w:r>
              <w:rPr>
                <w:rFonts w:hint="eastAsia" w:ascii="宋体" w:hAnsi="宋体" w:eastAsia="宋体"/>
                <w:szCs w:val="21"/>
                <w:highlight w:val="none"/>
                <w:lang w:eastAsia="zh-CN"/>
              </w:rPr>
              <w:t>款</w:t>
            </w:r>
          </w:p>
        </w:tc>
        <w:tc>
          <w:tcPr>
            <w:tcW w:w="1742" w:type="dxa"/>
            <w:vAlign w:val="center"/>
          </w:tcPr>
          <w:p w14:paraId="5C53E46A">
            <w:pPr>
              <w:adjustRightInd w:val="0"/>
              <w:snapToGrid w:val="0"/>
              <w:jc w:val="left"/>
              <w:rPr>
                <w:rFonts w:ascii="宋体" w:hAnsi="宋体" w:eastAsia="宋体"/>
                <w:szCs w:val="21"/>
                <w:highlight w:val="none"/>
              </w:rPr>
            </w:pPr>
            <w:r>
              <w:rPr>
                <w:rFonts w:hint="eastAsia" w:ascii="宋体" w:hAnsi="宋体" w:eastAsia="宋体"/>
                <w:bCs/>
                <w:color w:val="auto"/>
                <w:szCs w:val="21"/>
                <w:highlight w:val="none"/>
                <w:lang w:eastAsia="zh-CN"/>
              </w:rPr>
              <w:t>其他专用条款</w:t>
            </w:r>
          </w:p>
        </w:tc>
        <w:tc>
          <w:tcPr>
            <w:tcW w:w="5170" w:type="dxa"/>
            <w:vAlign w:val="center"/>
          </w:tcPr>
          <w:p w14:paraId="3FC17F50">
            <w:pPr>
              <w:adjustRightInd w:val="0"/>
              <w:snapToGrid w:val="0"/>
              <w:jc w:val="left"/>
              <w:rPr>
                <w:rFonts w:hint="default" w:ascii="宋体" w:hAnsi="宋体" w:eastAsia="宋体"/>
                <w:szCs w:val="21"/>
                <w:highlight w:val="none"/>
                <w:lang w:val="en-US" w:eastAsia="zh-CN"/>
              </w:rPr>
            </w:pPr>
          </w:p>
        </w:tc>
      </w:tr>
    </w:tbl>
    <w:p w14:paraId="418C853B">
      <w:pPr>
        <w:rPr>
          <w:rFonts w:eastAsia="宋体"/>
          <w:highlight w:val="none"/>
        </w:rPr>
      </w:pPr>
    </w:p>
    <w:p w14:paraId="7465F217">
      <w:pPr>
        <w:rPr>
          <w:rFonts w:eastAsia="宋体"/>
          <w:highlight w:val="none"/>
        </w:rPr>
      </w:pPr>
    </w:p>
    <w:p w14:paraId="46F882B0">
      <w:pPr>
        <w:widowControl/>
        <w:jc w:val="left"/>
        <w:rPr>
          <w:rFonts w:ascii="宋体" w:hAnsi="宋体"/>
          <w:szCs w:val="21"/>
          <w:highlight w:val="none"/>
        </w:rPr>
      </w:pPr>
      <w:r>
        <w:rPr>
          <w:rFonts w:ascii="宋体" w:hAnsi="宋体"/>
          <w:szCs w:val="21"/>
          <w:highlight w:val="none"/>
        </w:rPr>
        <w:br w:type="page"/>
      </w:r>
    </w:p>
    <w:p w14:paraId="35864A49">
      <w:pPr>
        <w:widowControl/>
        <w:jc w:val="left"/>
        <w:rPr>
          <w:rFonts w:ascii="宋体" w:hAnsi="宋体"/>
          <w:szCs w:val="21"/>
          <w:highlight w:val="none"/>
        </w:rPr>
      </w:pPr>
    </w:p>
    <w:p w14:paraId="7998E383">
      <w:pPr>
        <w:pStyle w:val="3"/>
        <w:spacing w:before="120" w:beforeLines="50" w:after="120" w:afterLines="50"/>
        <w:ind w:left="562"/>
        <w:rPr>
          <w:sz w:val="28"/>
          <w:szCs w:val="28"/>
          <w:highlight w:val="none"/>
        </w:rPr>
      </w:pPr>
      <w:r>
        <w:rPr>
          <w:rFonts w:hint="eastAsia"/>
          <w:sz w:val="28"/>
          <w:szCs w:val="28"/>
          <w:highlight w:val="none"/>
        </w:rPr>
        <w:t>第二册  通用条款（公开招标）</w:t>
      </w:r>
    </w:p>
    <w:p w14:paraId="65146D53">
      <w:pPr>
        <w:pStyle w:val="3"/>
        <w:numPr>
          <w:ilvl w:val="0"/>
          <w:numId w:val="19"/>
        </w:numPr>
        <w:spacing w:before="120" w:beforeLines="50" w:after="120" w:afterLines="50"/>
        <w:ind w:left="562" w:hanging="562"/>
        <w:rPr>
          <w:sz w:val="28"/>
          <w:szCs w:val="28"/>
          <w:highlight w:val="none"/>
        </w:rPr>
      </w:pPr>
      <w:bookmarkStart w:id="93" w:name="_Hlk72399513"/>
      <w:r>
        <w:rPr>
          <w:rFonts w:hint="eastAsia"/>
          <w:sz w:val="28"/>
          <w:szCs w:val="28"/>
          <w:highlight w:val="none"/>
        </w:rPr>
        <w:t>总则</w:t>
      </w:r>
    </w:p>
    <w:bookmarkEnd w:id="93"/>
    <w:p w14:paraId="078AF24C">
      <w:pPr>
        <w:rPr>
          <w:rFonts w:ascii="黑体" w:hAnsi="宋体" w:eastAsia="黑体"/>
          <w:sz w:val="24"/>
          <w:highlight w:val="none"/>
        </w:rPr>
      </w:pPr>
      <w:r>
        <w:rPr>
          <w:rFonts w:hint="eastAsia" w:ascii="黑体" w:hAnsi="宋体" w:eastAsia="黑体"/>
          <w:sz w:val="24"/>
          <w:highlight w:val="none"/>
        </w:rPr>
        <w:t>1. 通用条款说明</w:t>
      </w:r>
    </w:p>
    <w:p w14:paraId="55AF1846">
      <w:pPr>
        <w:ind w:firstLine="411" w:firstLineChars="196"/>
        <w:rPr>
          <w:rFonts w:ascii="宋体" w:hAnsi="宋体"/>
          <w:szCs w:val="21"/>
          <w:highlight w:val="none"/>
        </w:rPr>
      </w:pPr>
      <w:r>
        <w:rPr>
          <w:rFonts w:hint="eastAsia" w:ascii="宋体" w:hAnsi="宋体"/>
          <w:szCs w:val="21"/>
          <w:highlight w:val="none"/>
        </w:rPr>
        <w:t>1.1政府集中采购机构发出招标文件通用条款版本，列出深圳市政府采购项目进行招标采购所适用的通用条款内容。</w:t>
      </w:r>
      <w:bookmarkStart w:id="94" w:name="_Hlk72399729"/>
      <w:r>
        <w:rPr>
          <w:rFonts w:hint="eastAsia" w:ascii="宋体" w:hAnsi="宋体"/>
          <w:szCs w:val="21"/>
          <w:highlight w:val="none"/>
        </w:rPr>
        <w:t>如有需要，政府集中采购机构可以对通用条款的内容进行补充。</w:t>
      </w:r>
      <w:bookmarkEnd w:id="94"/>
    </w:p>
    <w:p w14:paraId="009FEB1C">
      <w:pPr>
        <w:ind w:firstLine="411" w:firstLineChars="196"/>
        <w:rPr>
          <w:rFonts w:ascii="宋体" w:hAnsi="宋体"/>
          <w:szCs w:val="21"/>
          <w:highlight w:val="none"/>
        </w:rPr>
      </w:pPr>
      <w:r>
        <w:rPr>
          <w:rFonts w:hint="eastAsia" w:ascii="宋体" w:hAnsi="宋体"/>
          <w:szCs w:val="21"/>
          <w:highlight w:val="none"/>
        </w:rPr>
        <w:t>1.2招标文件分为第一册“专用条款”和第二册“通用条款”。</w:t>
      </w:r>
    </w:p>
    <w:p w14:paraId="3EACB27E">
      <w:pPr>
        <w:ind w:firstLine="411" w:firstLineChars="196"/>
        <w:rPr>
          <w:rFonts w:ascii="宋体" w:hAnsi="宋体"/>
          <w:szCs w:val="21"/>
          <w:highlight w:val="none"/>
        </w:rPr>
      </w:pPr>
      <w:r>
        <w:rPr>
          <w:rFonts w:hint="eastAsia" w:ascii="宋体" w:hAnsi="宋体"/>
          <w:szCs w:val="21"/>
          <w:highlight w:val="none"/>
        </w:rPr>
        <w:t>1.3“专用条款”是对本次采购项目的具体要求，包含招标公告、对通用条款的补充内容及其他关键信息、用户需求书、投标文件格式及附件、合同条款及格式等内容。</w:t>
      </w:r>
    </w:p>
    <w:p w14:paraId="2102E90F">
      <w:pPr>
        <w:ind w:firstLine="411" w:firstLineChars="196"/>
        <w:rPr>
          <w:rFonts w:ascii="宋体" w:hAnsi="宋体"/>
          <w:szCs w:val="21"/>
          <w:highlight w:val="none"/>
        </w:rPr>
      </w:pPr>
      <w:r>
        <w:rPr>
          <w:rFonts w:hint="eastAsia" w:ascii="宋体" w:hAnsi="宋体"/>
          <w:szCs w:val="21"/>
          <w:highlight w:val="none"/>
        </w:rPr>
        <w:t>1.4“通用条款”是适用于政府采购公开招标项目的基础性条款，具有普遍性和通用性。</w:t>
      </w:r>
    </w:p>
    <w:p w14:paraId="6E3E7809">
      <w:pPr>
        <w:ind w:firstLine="411" w:firstLineChars="196"/>
        <w:rPr>
          <w:rFonts w:ascii="宋体" w:hAnsi="宋体"/>
          <w:szCs w:val="21"/>
          <w:highlight w:val="none"/>
        </w:rPr>
      </w:pPr>
      <w:r>
        <w:rPr>
          <w:rFonts w:hint="eastAsia" w:ascii="宋体" w:hAnsi="宋体"/>
          <w:szCs w:val="21"/>
          <w:highlight w:val="none"/>
        </w:rPr>
        <w:t>1.5 “专用条款”和“通用条款”表述不一致或有冲突时，以“专用条款”为准。</w:t>
      </w:r>
    </w:p>
    <w:p w14:paraId="564DD52B">
      <w:pPr>
        <w:rPr>
          <w:rFonts w:ascii="黑体" w:hAnsi="宋体" w:eastAsia="黑体"/>
          <w:sz w:val="24"/>
          <w:highlight w:val="none"/>
        </w:rPr>
      </w:pPr>
      <w:r>
        <w:rPr>
          <w:rFonts w:hint="eastAsia" w:ascii="黑体" w:hAnsi="宋体" w:eastAsia="黑体"/>
          <w:sz w:val="24"/>
          <w:highlight w:val="none"/>
        </w:rPr>
        <w:t>2</w:t>
      </w:r>
      <w:r>
        <w:rPr>
          <w:rFonts w:ascii="黑体" w:hAnsi="宋体" w:eastAsia="黑体"/>
          <w:sz w:val="24"/>
          <w:highlight w:val="none"/>
        </w:rPr>
        <w:t>．</w:t>
      </w:r>
      <w:r>
        <w:rPr>
          <w:rFonts w:hint="eastAsia" w:ascii="黑体" w:hAnsi="宋体" w:eastAsia="黑体"/>
          <w:sz w:val="24"/>
          <w:highlight w:val="none"/>
        </w:rPr>
        <w:t>招标说明</w:t>
      </w:r>
    </w:p>
    <w:p w14:paraId="2F909573">
      <w:pPr>
        <w:ind w:firstLine="411" w:firstLineChars="196"/>
        <w:rPr>
          <w:rFonts w:ascii="宋体" w:hAnsi="宋体"/>
          <w:szCs w:val="21"/>
          <w:highlight w:val="none"/>
        </w:rPr>
      </w:pPr>
      <w:r>
        <w:rPr>
          <w:rFonts w:hint="eastAsia" w:ascii="宋体" w:hAnsi="宋体"/>
          <w:szCs w:val="21"/>
          <w:highlight w:val="none"/>
        </w:rPr>
        <w:t>本项目按照《深圳经济特区政府采购条例》、《深圳经济特区政府采购条例实施细则》及政府采购其他法律法规，通过公开招标方式确定中标供应商。</w:t>
      </w:r>
    </w:p>
    <w:p w14:paraId="2D132693">
      <w:pPr>
        <w:rPr>
          <w:rFonts w:ascii="黑体" w:hAnsi="宋体" w:eastAsia="黑体"/>
          <w:sz w:val="24"/>
          <w:highlight w:val="none"/>
        </w:rPr>
      </w:pPr>
      <w:r>
        <w:rPr>
          <w:rFonts w:hint="eastAsia" w:ascii="黑体" w:hAnsi="宋体" w:eastAsia="黑体"/>
          <w:sz w:val="24"/>
          <w:highlight w:val="none"/>
        </w:rPr>
        <w:t>3．定义</w:t>
      </w:r>
    </w:p>
    <w:p w14:paraId="5D04F4F7">
      <w:pPr>
        <w:ind w:firstLine="420" w:firstLineChars="200"/>
        <w:rPr>
          <w:rFonts w:ascii="宋体" w:hAnsi="宋体"/>
          <w:szCs w:val="21"/>
          <w:highlight w:val="none"/>
        </w:rPr>
      </w:pPr>
      <w:r>
        <w:rPr>
          <w:rFonts w:ascii="宋体" w:hAnsi="宋体"/>
          <w:szCs w:val="21"/>
          <w:highlight w:val="none"/>
        </w:rPr>
        <w:t>招标文件中下列术语应解释为：</w:t>
      </w:r>
    </w:p>
    <w:p w14:paraId="22748363">
      <w:pPr>
        <w:ind w:firstLine="411" w:firstLineChars="196"/>
        <w:rPr>
          <w:rFonts w:ascii="宋体" w:hAnsi="宋体"/>
          <w:szCs w:val="21"/>
          <w:highlight w:val="none"/>
        </w:rPr>
      </w:pPr>
      <w:r>
        <w:rPr>
          <w:rFonts w:hint="eastAsia" w:ascii="宋体" w:hAnsi="宋体"/>
          <w:szCs w:val="21"/>
          <w:highlight w:val="none"/>
        </w:rPr>
        <w:t>3.</w:t>
      </w:r>
      <w:r>
        <w:rPr>
          <w:rFonts w:ascii="宋体" w:hAnsi="宋体"/>
          <w:szCs w:val="21"/>
          <w:highlight w:val="none"/>
        </w:rPr>
        <w:t>1</w:t>
      </w:r>
      <w:r>
        <w:rPr>
          <w:rFonts w:hint="eastAsia" w:ascii="宋体" w:hAnsi="宋体"/>
          <w:szCs w:val="21"/>
          <w:highlight w:val="none"/>
        </w:rPr>
        <w:t>“采购人”：指利用财政性资金依法进行政府采购的国家机关、事业单位、团体组织；</w:t>
      </w:r>
      <w:r>
        <w:rPr>
          <w:rFonts w:ascii="宋体" w:hAnsi="宋体"/>
          <w:szCs w:val="21"/>
          <w:highlight w:val="none"/>
        </w:rPr>
        <w:t xml:space="preserve"> </w:t>
      </w:r>
    </w:p>
    <w:p w14:paraId="16A63076">
      <w:pPr>
        <w:ind w:firstLine="411" w:firstLineChars="196"/>
        <w:rPr>
          <w:rFonts w:ascii="宋体" w:hAnsi="宋体"/>
          <w:szCs w:val="21"/>
          <w:highlight w:val="none"/>
        </w:rPr>
      </w:pPr>
      <w:r>
        <w:rPr>
          <w:rFonts w:hint="eastAsia" w:ascii="宋体" w:hAnsi="宋体"/>
          <w:szCs w:val="21"/>
          <w:highlight w:val="none"/>
        </w:rPr>
        <w:t>3.2 “政府集中采购机构”</w:t>
      </w:r>
      <w:r>
        <w:rPr>
          <w:rFonts w:hint="eastAsia" w:ascii="Arial" w:hAnsi="Arial" w:cs="Arial"/>
          <w:szCs w:val="21"/>
          <w:highlight w:val="none"/>
          <w:shd w:val="clear" w:color="auto" w:fill="FFFFFF"/>
        </w:rPr>
        <w:t>是指市政府设立的，组织实施政府采购项目，并对政府采购活动提供服务的专门机构；</w:t>
      </w:r>
      <w:r>
        <w:rPr>
          <w:rFonts w:hint="eastAsia" w:ascii="宋体" w:hAnsi="宋体"/>
          <w:szCs w:val="21"/>
          <w:highlight w:val="none"/>
        </w:rPr>
        <w:t>本文件所述的“政府集中采购机构”</w:t>
      </w:r>
      <w:r>
        <w:rPr>
          <w:rFonts w:ascii="宋体" w:hAnsi="宋体"/>
          <w:szCs w:val="21"/>
          <w:highlight w:val="none"/>
        </w:rPr>
        <w:t>指</w:t>
      </w:r>
      <w:r>
        <w:rPr>
          <w:rFonts w:hint="eastAsia" w:ascii="宋体" w:hAnsi="宋体"/>
          <w:b/>
          <w:bCs/>
          <w:szCs w:val="21"/>
          <w:highlight w:val="none"/>
        </w:rPr>
        <w:t>深圳公共资源交易中心</w:t>
      </w:r>
      <w:r>
        <w:rPr>
          <w:rFonts w:hint="eastAsia" w:ascii="宋体" w:hAnsi="宋体"/>
          <w:szCs w:val="21"/>
          <w:highlight w:val="none"/>
        </w:rPr>
        <w:t>；</w:t>
      </w:r>
    </w:p>
    <w:p w14:paraId="44FA3B17">
      <w:pPr>
        <w:ind w:firstLine="411" w:firstLineChars="196"/>
        <w:rPr>
          <w:rFonts w:ascii="宋体" w:hAnsi="宋体"/>
          <w:szCs w:val="21"/>
          <w:highlight w:val="none"/>
        </w:rPr>
      </w:pPr>
      <w:r>
        <w:rPr>
          <w:rFonts w:hint="eastAsia" w:ascii="宋体" w:hAnsi="宋体"/>
          <w:szCs w:val="21"/>
          <w:highlight w:val="none"/>
        </w:rPr>
        <w:t>3.3“投标人”，即供应商，指参加投标竞争并愿意按照招标文件要求向采购人提供货物、工程或者服务的依法成立的法人、其他组织或者自然人；</w:t>
      </w:r>
    </w:p>
    <w:p w14:paraId="0E2B3E79">
      <w:pPr>
        <w:ind w:firstLine="411" w:firstLineChars="196"/>
        <w:rPr>
          <w:rFonts w:ascii="宋体" w:hAnsi="宋体"/>
          <w:szCs w:val="21"/>
          <w:highlight w:val="none"/>
        </w:rPr>
      </w:pPr>
      <w:r>
        <w:rPr>
          <w:rFonts w:hint="eastAsia" w:ascii="宋体" w:hAnsi="宋体"/>
          <w:szCs w:val="21"/>
          <w:highlight w:val="none"/>
        </w:rPr>
        <w:t>3.4“评审委员会”是依据《深圳经济特区政府采购条例》、《深圳经济特区政府采购条例实施细则》等有关规定组建的专门负责本次招标其评审工作的临时性机构；</w:t>
      </w:r>
    </w:p>
    <w:p w14:paraId="1FFA0F7C">
      <w:pPr>
        <w:ind w:firstLine="411" w:firstLineChars="196"/>
        <w:rPr>
          <w:rFonts w:ascii="宋体" w:hAnsi="宋体"/>
          <w:szCs w:val="21"/>
          <w:highlight w:val="none"/>
        </w:rPr>
      </w:pPr>
      <w:r>
        <w:rPr>
          <w:rFonts w:hint="eastAsia" w:ascii="宋体" w:hAnsi="宋体"/>
          <w:szCs w:val="21"/>
          <w:highlight w:val="none"/>
        </w:rPr>
        <w:t>3.5“日期”</w:t>
      </w:r>
      <w:r>
        <w:rPr>
          <w:rFonts w:ascii="宋体" w:hAnsi="宋体"/>
          <w:szCs w:val="21"/>
          <w:highlight w:val="none"/>
        </w:rPr>
        <w:t>指</w:t>
      </w:r>
      <w:r>
        <w:rPr>
          <w:rFonts w:hint="eastAsia" w:ascii="宋体" w:hAnsi="宋体"/>
          <w:szCs w:val="21"/>
          <w:highlight w:val="none"/>
        </w:rPr>
        <w:t>公历日；</w:t>
      </w:r>
    </w:p>
    <w:p w14:paraId="412E9DC9">
      <w:pPr>
        <w:ind w:firstLine="411" w:firstLineChars="196"/>
        <w:rPr>
          <w:rFonts w:ascii="宋体" w:hAnsi="宋体"/>
          <w:szCs w:val="21"/>
          <w:highlight w:val="none"/>
        </w:rPr>
      </w:pPr>
      <w:r>
        <w:rPr>
          <w:rFonts w:hint="eastAsia" w:ascii="宋体" w:hAnsi="宋体"/>
          <w:szCs w:val="21"/>
          <w:highlight w:val="none"/>
        </w:rPr>
        <w:t>3.6“合同”指由本次招标所产生的合同或合约文件；</w:t>
      </w:r>
    </w:p>
    <w:p w14:paraId="41B9CDAB">
      <w:pPr>
        <w:ind w:firstLine="411" w:firstLineChars="196"/>
        <w:rPr>
          <w:rFonts w:ascii="宋体" w:hAnsi="宋体"/>
          <w:szCs w:val="21"/>
          <w:highlight w:val="none"/>
        </w:rPr>
      </w:pPr>
      <w:r>
        <w:rPr>
          <w:rFonts w:hint="eastAsia" w:ascii="宋体" w:hAnsi="宋体"/>
          <w:szCs w:val="21"/>
          <w:highlight w:val="none"/>
        </w:rPr>
        <w:t>3.7“电子投标文件”指利用</w:t>
      </w:r>
      <w:r>
        <w:rPr>
          <w:rFonts w:hint="eastAsia" w:ascii="宋体" w:hAnsi="宋体"/>
          <w:b/>
          <w:bCs/>
          <w:color w:val="FF0000"/>
          <w:szCs w:val="21"/>
          <w:highlight w:val="none"/>
        </w:rPr>
        <w:t>深圳公共资源交易中心（深圳交易集团有限公司</w:t>
      </w:r>
      <w:r>
        <w:rPr>
          <w:rFonts w:hint="eastAsia" w:ascii="宋体" w:hAnsi="宋体"/>
          <w:b/>
          <w:bCs/>
          <w:color w:val="FF0000"/>
          <w:szCs w:val="21"/>
          <w:highlight w:val="none"/>
          <w:lang w:eastAsia="zh-CN"/>
        </w:rPr>
        <w:t>政府采购业务分公司</w:t>
      </w:r>
      <w:r>
        <w:rPr>
          <w:rFonts w:hint="eastAsia" w:ascii="宋体" w:hAnsi="宋体"/>
          <w:b/>
          <w:bCs/>
          <w:color w:val="FF0000"/>
          <w:szCs w:val="21"/>
          <w:highlight w:val="none"/>
        </w:rPr>
        <w:t>）</w:t>
      </w:r>
      <w:r>
        <w:rPr>
          <w:rFonts w:hint="eastAsia" w:ascii="宋体" w:hAnsi="宋体"/>
          <w:szCs w:val="21"/>
          <w:highlight w:val="none"/>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14:paraId="39C6D03F">
      <w:pPr>
        <w:ind w:firstLine="411" w:firstLineChars="196"/>
        <w:rPr>
          <w:rFonts w:ascii="宋体" w:hAnsi="宋体"/>
          <w:szCs w:val="21"/>
          <w:highlight w:val="none"/>
        </w:rPr>
      </w:pPr>
      <w:r>
        <w:rPr>
          <w:rFonts w:hint="eastAsia" w:ascii="宋体" w:hAnsi="宋体"/>
          <w:szCs w:val="21"/>
          <w:highlight w:val="none"/>
        </w:rPr>
        <w:t>3.8“网上投标”指通过</w:t>
      </w:r>
      <w:r>
        <w:rPr>
          <w:rFonts w:hint="eastAsia" w:ascii="宋体" w:hAnsi="宋体"/>
          <w:b/>
          <w:bCs/>
          <w:color w:val="FF0000"/>
          <w:szCs w:val="21"/>
          <w:highlight w:val="none"/>
        </w:rPr>
        <w:t>深圳公共资源交易中心（深圳交易集团有限公司</w:t>
      </w:r>
      <w:r>
        <w:rPr>
          <w:rFonts w:hint="eastAsia" w:ascii="宋体" w:hAnsi="宋体"/>
          <w:b/>
          <w:bCs/>
          <w:color w:val="FF0000"/>
          <w:szCs w:val="21"/>
          <w:highlight w:val="none"/>
          <w:lang w:eastAsia="zh-CN"/>
        </w:rPr>
        <w:t>政府采购业务分公司</w:t>
      </w:r>
      <w:r>
        <w:rPr>
          <w:rFonts w:hint="eastAsia" w:ascii="宋体" w:hAnsi="宋体"/>
          <w:b/>
          <w:bCs/>
          <w:color w:val="FF0000"/>
          <w:szCs w:val="21"/>
          <w:highlight w:val="none"/>
        </w:rPr>
        <w:t>）</w:t>
      </w:r>
      <w:r>
        <w:rPr>
          <w:rFonts w:hint="eastAsia" w:ascii="宋体" w:hAnsi="宋体"/>
          <w:szCs w:val="21"/>
          <w:highlight w:val="none"/>
        </w:rPr>
        <w:t>网站上传电子投标文件；</w:t>
      </w:r>
    </w:p>
    <w:p w14:paraId="551B46E2">
      <w:pPr>
        <w:ind w:firstLine="411" w:firstLineChars="196"/>
        <w:rPr>
          <w:rFonts w:ascii="宋体" w:hAnsi="宋体"/>
          <w:szCs w:val="21"/>
          <w:highlight w:val="none"/>
        </w:rPr>
      </w:pPr>
      <w:r>
        <w:rPr>
          <w:rFonts w:hint="eastAsia" w:ascii="宋体" w:hAnsi="宋体"/>
          <w:szCs w:val="21"/>
          <w:highlight w:val="none"/>
        </w:rPr>
        <w:t>3.9招标文件中的标题或题名仅起引导作用，而不应视为对招标文件内容的理解和解释。</w:t>
      </w:r>
    </w:p>
    <w:p w14:paraId="7A5DBAF3">
      <w:pPr>
        <w:rPr>
          <w:rFonts w:ascii="黑体" w:hAnsi="宋体" w:eastAsia="黑体"/>
          <w:sz w:val="24"/>
          <w:highlight w:val="none"/>
        </w:rPr>
      </w:pPr>
      <w:r>
        <w:rPr>
          <w:rFonts w:hint="eastAsia" w:ascii="黑体" w:hAnsi="宋体" w:eastAsia="黑体"/>
          <w:sz w:val="24"/>
          <w:highlight w:val="none"/>
        </w:rPr>
        <w:t xml:space="preserve">4. </w:t>
      </w:r>
      <w:bookmarkStart w:id="95" w:name="_Hlk72398643"/>
      <w:r>
        <w:rPr>
          <w:rFonts w:hint="eastAsia" w:ascii="黑体" w:hAnsi="宋体" w:eastAsia="黑体"/>
          <w:sz w:val="24"/>
          <w:highlight w:val="none"/>
        </w:rPr>
        <w:t>政府采购供应商责任</w:t>
      </w:r>
    </w:p>
    <w:p w14:paraId="5542E531">
      <w:pPr>
        <w:ind w:firstLine="411" w:firstLineChars="196"/>
        <w:rPr>
          <w:rFonts w:ascii="宋体" w:hAnsi="宋体"/>
          <w:szCs w:val="21"/>
          <w:highlight w:val="none"/>
        </w:rPr>
      </w:pPr>
      <w:r>
        <w:rPr>
          <w:rFonts w:hint="eastAsia" w:ascii="宋体" w:hAnsi="宋体"/>
          <w:szCs w:val="21"/>
          <w:highlight w:val="none"/>
        </w:rPr>
        <w:t>4.1欢迎诚信、有实力和有社会责任心的供应商参与政府采购事业。</w:t>
      </w:r>
    </w:p>
    <w:p w14:paraId="5A967009">
      <w:pPr>
        <w:ind w:firstLine="411" w:firstLineChars="196"/>
        <w:rPr>
          <w:rFonts w:ascii="宋体" w:hAnsi="宋体"/>
          <w:szCs w:val="21"/>
          <w:highlight w:val="none"/>
        </w:rPr>
      </w:pPr>
      <w:r>
        <w:rPr>
          <w:rFonts w:hint="eastAsia" w:ascii="宋体" w:hAnsi="宋体"/>
          <w:szCs w:val="21"/>
          <w:highlight w:val="none"/>
        </w:rPr>
        <w:t>4.2投标人应当遵循公平竞争的原则，不得恶意串通，不得妨碍其他投标人的竞争行为，不得损害采购人或者其他投标人的合法权益。如违反上述要求，经核实后，供应商的投标无效。</w:t>
      </w:r>
    </w:p>
    <w:p w14:paraId="4E4CC101">
      <w:pPr>
        <w:rPr>
          <w:rFonts w:ascii="黑体" w:hAnsi="宋体" w:eastAsia="黑体"/>
          <w:sz w:val="24"/>
          <w:highlight w:val="none"/>
        </w:rPr>
      </w:pPr>
      <w:r>
        <w:rPr>
          <w:rFonts w:hint="eastAsia" w:ascii="黑体" w:hAnsi="宋体" w:eastAsia="黑体"/>
          <w:sz w:val="24"/>
          <w:highlight w:val="none"/>
        </w:rPr>
        <w:t>5．投标人参加政府采购的条件</w:t>
      </w:r>
    </w:p>
    <w:p w14:paraId="4D49801A">
      <w:pPr>
        <w:ind w:firstLine="411" w:firstLineChars="196"/>
        <w:jc w:val="left"/>
        <w:rPr>
          <w:rFonts w:ascii="宋体" w:hAnsi="宋体"/>
          <w:szCs w:val="21"/>
          <w:highlight w:val="none"/>
        </w:rPr>
      </w:pPr>
      <w:r>
        <w:rPr>
          <w:rFonts w:hint="eastAsia" w:ascii="宋体" w:hAnsi="宋体"/>
          <w:szCs w:val="21"/>
          <w:highlight w:val="none"/>
        </w:rPr>
        <w:t>5.1投标人应在投标前到</w:t>
      </w:r>
      <w:r>
        <w:rPr>
          <w:rFonts w:hint="eastAsia" w:ascii="宋体" w:hAnsi="宋体"/>
          <w:b/>
          <w:bCs/>
          <w:szCs w:val="21"/>
          <w:highlight w:val="none"/>
        </w:rPr>
        <w:t>深圳公共资源交易中心（具体在深圳交易集团有限公司政府采购业务分公司进行办理）</w:t>
      </w:r>
      <w:r>
        <w:rPr>
          <w:rFonts w:hint="eastAsia" w:ascii="宋体" w:hAnsi="宋体"/>
          <w:szCs w:val="21"/>
          <w:highlight w:val="none"/>
        </w:rPr>
        <w:t>进行注册并办理电子密钥。《供应商注册及信息变更指引》详见www.szggzy.com网站“交易服务指南-政府采购”</w:t>
      </w:r>
      <w:r>
        <w:rPr>
          <w:rFonts w:hint="eastAsia" w:ascii="宋体" w:hAnsi="宋体"/>
          <w:szCs w:val="21"/>
          <w:highlight w:val="none"/>
          <w:lang w:val="en-US" w:eastAsia="zh-CN"/>
        </w:rPr>
        <w:t>。</w:t>
      </w:r>
    </w:p>
    <w:p w14:paraId="0577CC12">
      <w:pPr>
        <w:ind w:firstLine="411" w:firstLineChars="196"/>
        <w:rPr>
          <w:rFonts w:ascii="宋体" w:hAnsi="宋体"/>
          <w:szCs w:val="21"/>
          <w:highlight w:val="none"/>
        </w:rPr>
      </w:pPr>
      <w:r>
        <w:rPr>
          <w:rFonts w:hint="eastAsia" w:ascii="宋体" w:hAnsi="宋体"/>
          <w:szCs w:val="21"/>
          <w:highlight w:val="none"/>
        </w:rPr>
        <w:t>5.2投标人资格要求</w:t>
      </w:r>
    </w:p>
    <w:p w14:paraId="6086C7F8">
      <w:pPr>
        <w:ind w:firstLine="411" w:firstLineChars="196"/>
        <w:rPr>
          <w:rFonts w:ascii="宋体" w:hAnsi="宋体"/>
          <w:szCs w:val="21"/>
          <w:highlight w:val="none"/>
        </w:rPr>
      </w:pPr>
      <w:r>
        <w:rPr>
          <w:rFonts w:hint="eastAsia" w:ascii="宋体" w:hAnsi="宋体"/>
          <w:szCs w:val="21"/>
          <w:highlight w:val="none"/>
        </w:rPr>
        <w:t>参加本项目的投标人应具备的资格条件详见本项目招标公告中“投标人资格要求”（即申请人的资格要求）的内容。</w:t>
      </w:r>
    </w:p>
    <w:p w14:paraId="57403B67">
      <w:pPr>
        <w:ind w:firstLine="411" w:firstLineChars="196"/>
        <w:rPr>
          <w:rFonts w:ascii="宋体" w:hAnsi="宋体"/>
          <w:szCs w:val="21"/>
          <w:highlight w:val="none"/>
        </w:rPr>
      </w:pPr>
      <w:r>
        <w:rPr>
          <w:rFonts w:hint="eastAsia" w:ascii="宋体" w:hAnsi="宋体"/>
          <w:szCs w:val="21"/>
          <w:highlight w:val="none"/>
        </w:rPr>
        <w:t>5.3联合体投标</w:t>
      </w:r>
    </w:p>
    <w:p w14:paraId="059AE307">
      <w:pPr>
        <w:ind w:firstLine="411" w:firstLineChars="196"/>
        <w:rPr>
          <w:rFonts w:ascii="宋体" w:hAnsi="宋体"/>
          <w:szCs w:val="21"/>
          <w:highlight w:val="none"/>
        </w:rPr>
      </w:pPr>
      <w:r>
        <w:rPr>
          <w:rFonts w:hint="eastAsia" w:ascii="宋体" w:hAnsi="宋体"/>
          <w:szCs w:val="21"/>
          <w:highlight w:val="none"/>
        </w:rPr>
        <w:t>5.3.1　以下有关联合体投标的条款仅适用于允许投标人组成联合体投标的项目。</w:t>
      </w:r>
    </w:p>
    <w:p w14:paraId="60159B29">
      <w:pPr>
        <w:ind w:firstLine="411" w:firstLineChars="196"/>
        <w:rPr>
          <w:rFonts w:ascii="宋体" w:hAnsi="宋体"/>
          <w:szCs w:val="21"/>
          <w:highlight w:val="none"/>
        </w:rPr>
      </w:pPr>
      <w:r>
        <w:rPr>
          <w:rFonts w:hint="eastAsia" w:ascii="宋体" w:hAnsi="宋体"/>
          <w:szCs w:val="21"/>
          <w:highlight w:val="none"/>
        </w:rPr>
        <w:t>5.3.2  由两个或两个以上的自然人、法人或者其他组织可以组成一个联合体，以一个供应商的身份共同投标时，应符合以下原则：</w:t>
      </w:r>
    </w:p>
    <w:p w14:paraId="095776CB">
      <w:pPr>
        <w:ind w:firstLine="411" w:firstLineChars="196"/>
        <w:rPr>
          <w:rFonts w:ascii="宋体" w:hAnsi="宋体"/>
          <w:highlight w:val="none"/>
        </w:rPr>
      </w:pPr>
      <w:r>
        <w:rPr>
          <w:rFonts w:hint="eastAsia" w:ascii="宋体" w:hAnsi="宋体"/>
          <w:highlight w:val="none"/>
        </w:rPr>
        <w:t>（1）投标联合体各方参加政府采购活动应当具备下列条件：</w:t>
      </w:r>
      <w:r>
        <w:rPr>
          <w:rFonts w:ascii="宋体" w:hAnsi="宋体"/>
          <w:highlight w:val="none"/>
        </w:rPr>
        <w:t xml:space="preserve"> </w:t>
      </w:r>
    </w:p>
    <w:p w14:paraId="5B4F2A80">
      <w:pPr>
        <w:ind w:left="420" w:leftChars="200" w:firstLine="411" w:firstLineChars="196"/>
        <w:rPr>
          <w:rFonts w:ascii="宋体" w:hAnsi="宋体"/>
          <w:highlight w:val="none"/>
        </w:rPr>
      </w:pPr>
      <w:r>
        <w:rPr>
          <w:rFonts w:hint="eastAsia" w:ascii="宋体" w:hAnsi="宋体"/>
          <w:highlight w:val="none"/>
        </w:rPr>
        <w:t>1、具有独立承担民事责任的能力；</w:t>
      </w:r>
      <w:r>
        <w:rPr>
          <w:rFonts w:ascii="宋体" w:hAnsi="宋体"/>
          <w:highlight w:val="none"/>
        </w:rPr>
        <w:t xml:space="preserve"> </w:t>
      </w:r>
    </w:p>
    <w:p w14:paraId="4FFDBA8F">
      <w:pPr>
        <w:ind w:left="420" w:firstLine="411" w:firstLineChars="196"/>
        <w:rPr>
          <w:rFonts w:ascii="宋体" w:hAnsi="宋体"/>
          <w:highlight w:val="none"/>
        </w:rPr>
      </w:pPr>
      <w:r>
        <w:rPr>
          <w:rFonts w:hint="eastAsia" w:ascii="宋体" w:hAnsi="宋体"/>
          <w:highlight w:val="none"/>
        </w:rPr>
        <w:t>2、有良好的商业信誉和健全的财务会计制度；</w:t>
      </w:r>
      <w:r>
        <w:rPr>
          <w:rFonts w:ascii="宋体" w:hAnsi="宋体"/>
          <w:highlight w:val="none"/>
        </w:rPr>
        <w:t xml:space="preserve"> </w:t>
      </w:r>
    </w:p>
    <w:p w14:paraId="00FCB4EF">
      <w:pPr>
        <w:ind w:left="420" w:leftChars="200" w:firstLine="411" w:firstLineChars="196"/>
        <w:rPr>
          <w:rFonts w:ascii="宋体" w:hAnsi="宋体"/>
          <w:highlight w:val="none"/>
        </w:rPr>
      </w:pPr>
      <w:r>
        <w:rPr>
          <w:rFonts w:hint="eastAsia" w:ascii="宋体" w:hAnsi="宋体"/>
          <w:highlight w:val="none"/>
        </w:rPr>
        <w:t>3、具有履行合同所必需的设备和专业技术能力；</w:t>
      </w:r>
      <w:r>
        <w:rPr>
          <w:rFonts w:ascii="宋体" w:hAnsi="宋体"/>
          <w:highlight w:val="none"/>
        </w:rPr>
        <w:t xml:space="preserve"> </w:t>
      </w:r>
    </w:p>
    <w:p w14:paraId="65261A21">
      <w:pPr>
        <w:ind w:left="420" w:leftChars="200" w:firstLine="411" w:firstLineChars="196"/>
        <w:rPr>
          <w:rFonts w:ascii="宋体" w:hAnsi="宋体"/>
          <w:highlight w:val="none"/>
        </w:rPr>
      </w:pPr>
      <w:r>
        <w:rPr>
          <w:rFonts w:hint="eastAsia" w:ascii="宋体" w:hAnsi="宋体"/>
          <w:highlight w:val="none"/>
        </w:rPr>
        <w:t>4、有依法缴纳税收和社会保障资金的良好记录；</w:t>
      </w:r>
      <w:r>
        <w:rPr>
          <w:rFonts w:ascii="宋体" w:hAnsi="宋体"/>
          <w:highlight w:val="none"/>
        </w:rPr>
        <w:t xml:space="preserve"> </w:t>
      </w:r>
    </w:p>
    <w:p w14:paraId="446AFD1F">
      <w:pPr>
        <w:ind w:left="420" w:leftChars="200" w:firstLine="411" w:firstLineChars="196"/>
        <w:rPr>
          <w:rFonts w:ascii="宋体" w:hAnsi="宋体"/>
          <w:highlight w:val="none"/>
        </w:rPr>
      </w:pPr>
      <w:r>
        <w:rPr>
          <w:rFonts w:hint="eastAsia" w:ascii="宋体" w:hAnsi="宋体"/>
          <w:highlight w:val="none"/>
        </w:rPr>
        <w:t>5、参加政府采购活动前三年内，在经营活动中没有重大违法记录；</w:t>
      </w:r>
      <w:r>
        <w:rPr>
          <w:rFonts w:ascii="宋体" w:hAnsi="宋体"/>
          <w:highlight w:val="none"/>
        </w:rPr>
        <w:t xml:space="preserve"> </w:t>
      </w:r>
    </w:p>
    <w:p w14:paraId="30703464">
      <w:pPr>
        <w:ind w:left="420" w:leftChars="200" w:firstLine="411" w:firstLineChars="196"/>
        <w:rPr>
          <w:rFonts w:ascii="宋体" w:hAnsi="宋体"/>
          <w:highlight w:val="none"/>
        </w:rPr>
      </w:pPr>
      <w:r>
        <w:rPr>
          <w:rFonts w:hint="eastAsia" w:ascii="宋体" w:hAnsi="宋体"/>
          <w:highlight w:val="none"/>
        </w:rPr>
        <w:t>6、法律、行政法规规定的其他条件。</w:t>
      </w:r>
      <w:r>
        <w:rPr>
          <w:rFonts w:ascii="宋体" w:hAnsi="宋体"/>
          <w:highlight w:val="none"/>
        </w:rPr>
        <w:t xml:space="preserve"> </w:t>
      </w:r>
    </w:p>
    <w:p w14:paraId="1D8A5B12">
      <w:pPr>
        <w:ind w:firstLine="411" w:firstLineChars="196"/>
        <w:rPr>
          <w:rFonts w:ascii="宋体" w:hAnsi="宋体"/>
          <w:highlight w:val="none"/>
        </w:rPr>
      </w:pPr>
      <w:r>
        <w:rPr>
          <w:rFonts w:hint="eastAsia" w:ascii="宋体" w:hAnsi="宋体"/>
          <w:highlight w:val="none"/>
        </w:rPr>
        <w:t>（2）在投标截止前，投标联合体各方均应注册成政府集中采购机构供应商；</w:t>
      </w:r>
    </w:p>
    <w:p w14:paraId="112B3271">
      <w:pPr>
        <w:ind w:firstLine="411" w:firstLineChars="196"/>
        <w:rPr>
          <w:rFonts w:ascii="宋体" w:hAnsi="宋体"/>
          <w:highlight w:val="none"/>
        </w:rPr>
      </w:pPr>
      <w:r>
        <w:rPr>
          <w:rFonts w:hint="eastAsia" w:ascii="宋体" w:hAnsi="宋体"/>
          <w:highlight w:val="none"/>
        </w:rPr>
        <w:t>（3）联合体中有同类资质的供应商按照联合体分工承担相同工作的，应当按照资质等级较低的供应商确定资质等级；</w:t>
      </w:r>
    </w:p>
    <w:p w14:paraId="52C8D027">
      <w:pPr>
        <w:ind w:firstLine="411" w:firstLineChars="196"/>
        <w:rPr>
          <w:highlight w:val="none"/>
        </w:rPr>
      </w:pPr>
      <w:r>
        <w:rPr>
          <w:rFonts w:hint="eastAsia"/>
          <w:highlight w:val="none"/>
        </w:rPr>
        <w:t>（4）是否允许联合体参加投标，应当由采购人和采购代理机构根据项目的实际情况和潜在供应商的数量自主决定，如果决定接受联合体投标则应当在招标公告中明示；</w:t>
      </w:r>
    </w:p>
    <w:p w14:paraId="3AC3748A">
      <w:pPr>
        <w:ind w:firstLine="411" w:firstLineChars="196"/>
        <w:rPr>
          <w:rFonts w:ascii="宋体" w:hAnsi="宋体"/>
          <w:highlight w:val="none"/>
        </w:rPr>
      </w:pPr>
      <w:r>
        <w:rPr>
          <w:rFonts w:hint="eastAsia" w:ascii="宋体" w:hAnsi="宋体"/>
          <w:highlight w:val="none"/>
        </w:rPr>
        <w:t>（5）投标人的投标文件及中标后签署的合同协议对联合体各方均具法律约束力；</w:t>
      </w:r>
    </w:p>
    <w:p w14:paraId="39905F7F">
      <w:pPr>
        <w:ind w:firstLine="411" w:firstLineChars="196"/>
        <w:rPr>
          <w:rFonts w:ascii="宋体" w:hAnsi="宋体"/>
          <w:highlight w:val="none"/>
        </w:rPr>
      </w:pPr>
      <w:r>
        <w:rPr>
          <w:rFonts w:hint="eastAsia" w:ascii="宋体" w:hAnsi="宋体"/>
          <w:highlight w:val="none"/>
        </w:rPr>
        <w:t>（6）联合体各方应当签订联合体投标协议，明确约定各方拟承担的工作和责任，并将该协议随投标文件一并递交给政府集中采购机构；</w:t>
      </w:r>
    </w:p>
    <w:p w14:paraId="65E02435">
      <w:pPr>
        <w:ind w:firstLine="411" w:firstLineChars="196"/>
        <w:rPr>
          <w:rFonts w:ascii="宋体" w:hAnsi="宋体"/>
          <w:highlight w:val="none"/>
        </w:rPr>
      </w:pPr>
      <w:r>
        <w:rPr>
          <w:rFonts w:hint="eastAsia" w:ascii="宋体" w:hAnsi="宋体"/>
          <w:highlight w:val="none"/>
        </w:rPr>
        <w:t>（7）联合体中标后，联合体各方应当共同与采购人签订合同，就中标项目向采购人承担连带责任；</w:t>
      </w:r>
    </w:p>
    <w:p w14:paraId="72D32A83">
      <w:pPr>
        <w:ind w:firstLine="411" w:firstLineChars="196"/>
        <w:rPr>
          <w:rFonts w:ascii="宋体" w:hAnsi="宋体"/>
          <w:highlight w:val="none"/>
        </w:rPr>
      </w:pPr>
      <w:r>
        <w:rPr>
          <w:rFonts w:hint="eastAsia" w:ascii="宋体" w:hAnsi="宋体"/>
          <w:highlight w:val="none"/>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4D274BC4">
      <w:pPr>
        <w:ind w:firstLine="411" w:firstLineChars="196"/>
        <w:rPr>
          <w:rFonts w:ascii="宋体" w:hAnsi="宋体"/>
          <w:szCs w:val="21"/>
          <w:highlight w:val="none"/>
        </w:rPr>
      </w:pPr>
      <w:r>
        <w:rPr>
          <w:rFonts w:hint="eastAsia" w:ascii="宋体" w:hAnsi="宋体"/>
          <w:highlight w:val="none"/>
        </w:rPr>
        <w:t>（9）本通用条款中“投标人”一词亦指联合体各方，专用条款另有规定或说明的除外。</w:t>
      </w:r>
    </w:p>
    <w:p w14:paraId="0A714D6C">
      <w:pPr>
        <w:rPr>
          <w:rFonts w:ascii="黑体" w:hAnsi="宋体" w:eastAsia="黑体"/>
          <w:sz w:val="24"/>
          <w:highlight w:val="none"/>
        </w:rPr>
      </w:pPr>
      <w:r>
        <w:rPr>
          <w:rFonts w:hint="eastAsia" w:ascii="黑体" w:hAnsi="宋体" w:eastAsia="黑体"/>
          <w:sz w:val="24"/>
          <w:highlight w:val="none"/>
        </w:rPr>
        <w:t>6．政策导向</w:t>
      </w:r>
    </w:p>
    <w:p w14:paraId="1065203A">
      <w:pPr>
        <w:ind w:firstLine="411" w:firstLineChars="196"/>
        <w:rPr>
          <w:rFonts w:ascii="宋体" w:hAnsi="宋体"/>
          <w:highlight w:val="none"/>
        </w:rPr>
      </w:pPr>
      <w:r>
        <w:rPr>
          <w:rFonts w:hint="eastAsia" w:ascii="宋体" w:hAnsi="宋体"/>
          <w:highlight w:val="none"/>
        </w:rPr>
        <w:t>6.1</w:t>
      </w:r>
      <w:r>
        <w:rPr>
          <w:rFonts w:ascii="宋体" w:hAnsi="宋体"/>
          <w:highlight w:val="none"/>
        </w:rPr>
        <w:t xml:space="preserve">  </w:t>
      </w:r>
      <w:r>
        <w:rPr>
          <w:rFonts w:hint="eastAsia" w:ascii="宋体" w:hAnsi="宋体"/>
          <w:highlight w:val="none"/>
        </w:rPr>
        <w:t>政府采购支持本国产品、支持中小企业、监狱企业和残疾人福利性单位发展，支持乡村产业振兴，支持创新、节能减排、绿色环保等。</w:t>
      </w:r>
    </w:p>
    <w:p w14:paraId="46278F74">
      <w:pPr>
        <w:ind w:firstLine="405"/>
        <w:rPr>
          <w:rFonts w:hint="eastAsia" w:ascii="宋体" w:hAnsi="宋体"/>
          <w:highlight w:val="none"/>
        </w:rPr>
      </w:pPr>
      <w:r>
        <w:rPr>
          <w:rFonts w:hint="eastAsia" w:ascii="宋体" w:hAnsi="宋体"/>
          <w:highlight w:val="none"/>
        </w:rPr>
        <w:t>6.2</w:t>
      </w:r>
      <w:r>
        <w:rPr>
          <w:rFonts w:ascii="宋体" w:hAnsi="宋体"/>
          <w:highlight w:val="none"/>
        </w:rPr>
        <w:t xml:space="preserve">  </w:t>
      </w:r>
      <w:r>
        <w:rPr>
          <w:rFonts w:hint="eastAsia" w:ascii="宋体" w:hAnsi="宋体"/>
          <w:highlight w:val="none"/>
        </w:rPr>
        <w:t>本项目落实深圳市政府采购供应商诚信管理政策要求。</w:t>
      </w:r>
    </w:p>
    <w:p w14:paraId="770985DB">
      <w:pPr>
        <w:ind w:firstLine="405"/>
        <w:rPr>
          <w:rFonts w:hint="default" w:eastAsia="宋体"/>
          <w:highlight w:val="none"/>
          <w:lang w:val="en-US" w:eastAsia="zh-CN"/>
        </w:rPr>
      </w:pPr>
      <w:r>
        <w:rPr>
          <w:rFonts w:hint="eastAsia" w:ascii="宋体" w:hAnsi="宋体"/>
          <w:highlight w:val="none"/>
          <w:lang w:val="en-US" w:eastAsia="zh-CN"/>
        </w:rPr>
        <w:t>6.3  本项目支持投标人性别平等的相关政策。</w:t>
      </w:r>
    </w:p>
    <w:p w14:paraId="78EA3AED">
      <w:pPr>
        <w:rPr>
          <w:rFonts w:ascii="黑体" w:hAnsi="宋体" w:eastAsia="黑体"/>
          <w:sz w:val="24"/>
          <w:highlight w:val="none"/>
        </w:rPr>
      </w:pPr>
      <w:r>
        <w:rPr>
          <w:rFonts w:hint="eastAsia" w:ascii="黑体" w:hAnsi="宋体" w:eastAsia="黑体"/>
          <w:sz w:val="24"/>
          <w:highlight w:val="none"/>
        </w:rPr>
        <w:t>7. 本项目若涉及采购货物，则合格的货物及相应服务应满足以下要求：</w:t>
      </w:r>
    </w:p>
    <w:p w14:paraId="3A70BF4C">
      <w:pPr>
        <w:ind w:firstLine="411" w:firstLineChars="196"/>
        <w:rPr>
          <w:rFonts w:ascii="宋体" w:hAnsi="宋体"/>
          <w:highlight w:val="none"/>
        </w:rPr>
      </w:pPr>
      <w:r>
        <w:rPr>
          <w:rFonts w:hint="eastAsia" w:ascii="宋体" w:hAnsi="宋体"/>
          <w:highlight w:val="none"/>
        </w:rPr>
        <w:t>7</w:t>
      </w:r>
      <w:r>
        <w:rPr>
          <w:rFonts w:ascii="宋体" w:hAnsi="宋体"/>
          <w:highlight w:val="none"/>
        </w:rPr>
        <w:t xml:space="preserve">.1  </w:t>
      </w:r>
      <w:r>
        <w:rPr>
          <w:rFonts w:hint="eastAsia" w:ascii="宋体" w:hAnsi="宋体"/>
          <w:highlight w:val="none"/>
        </w:rPr>
        <w:t>必须是全新、未使用过的原装合格正品（包括零部件），如安装或配置了软件的，须为正版软件。</w:t>
      </w:r>
    </w:p>
    <w:p w14:paraId="5D1D14CC">
      <w:pPr>
        <w:ind w:firstLine="411" w:firstLineChars="196"/>
        <w:rPr>
          <w:rFonts w:ascii="宋体" w:hAnsi="宋体"/>
          <w:highlight w:val="none"/>
        </w:rPr>
      </w:pPr>
      <w:r>
        <w:rPr>
          <w:rFonts w:hint="eastAsia" w:ascii="宋体" w:hAnsi="宋体"/>
          <w:highlight w:val="none"/>
        </w:rPr>
        <w:t>7.2  国产的货物及其有关服务必须符合中华人民共和国的设计、制造生产标准及行业标准。招标公告有其他要求的，亦应符合其要求。</w:t>
      </w:r>
    </w:p>
    <w:p w14:paraId="7F74C116">
      <w:pPr>
        <w:ind w:firstLine="411" w:firstLineChars="196"/>
        <w:rPr>
          <w:rFonts w:ascii="宋体" w:hAnsi="宋体"/>
          <w:highlight w:val="none"/>
        </w:rPr>
      </w:pPr>
      <w:r>
        <w:rPr>
          <w:rFonts w:hint="eastAsia" w:ascii="宋体" w:hAnsi="宋体"/>
          <w:highlight w:val="none"/>
        </w:rPr>
        <w:t>7</w:t>
      </w:r>
      <w:r>
        <w:rPr>
          <w:rFonts w:ascii="宋体" w:hAnsi="宋体"/>
          <w:highlight w:val="none"/>
        </w:rPr>
        <w:t>.</w:t>
      </w:r>
      <w:r>
        <w:rPr>
          <w:rFonts w:hint="eastAsia" w:ascii="宋体" w:hAnsi="宋体"/>
          <w:highlight w:val="none"/>
        </w:rPr>
        <w:t>3</w:t>
      </w:r>
      <w:r>
        <w:rPr>
          <w:rFonts w:ascii="宋体" w:hAnsi="宋体"/>
          <w:highlight w:val="none"/>
        </w:rPr>
        <w:t xml:space="preserve">  </w:t>
      </w:r>
      <w:r>
        <w:rPr>
          <w:rFonts w:hint="eastAsia" w:ascii="宋体" w:hAnsi="宋体"/>
          <w:highlight w:val="none"/>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5E36F395">
      <w:pPr>
        <w:ind w:firstLine="411" w:firstLineChars="196"/>
        <w:rPr>
          <w:rFonts w:ascii="宋体" w:hAnsi="宋体"/>
          <w:highlight w:val="none"/>
        </w:rPr>
      </w:pPr>
      <w:r>
        <w:rPr>
          <w:rFonts w:hint="eastAsia" w:ascii="宋体" w:hAnsi="宋体"/>
          <w:highlight w:val="none"/>
        </w:rPr>
        <w:t>7</w:t>
      </w:r>
      <w:r>
        <w:rPr>
          <w:rFonts w:ascii="宋体" w:hAnsi="宋体"/>
          <w:highlight w:val="none"/>
        </w:rPr>
        <w:t>.</w:t>
      </w:r>
      <w:r>
        <w:rPr>
          <w:rFonts w:hint="eastAsia" w:ascii="宋体" w:hAnsi="宋体"/>
          <w:highlight w:val="none"/>
        </w:rPr>
        <w:t>4</w:t>
      </w:r>
      <w:r>
        <w:rPr>
          <w:rFonts w:ascii="宋体" w:hAnsi="宋体"/>
          <w:highlight w:val="none"/>
        </w:rPr>
        <w:t xml:space="preserve">  </w:t>
      </w:r>
      <w:r>
        <w:rPr>
          <w:rFonts w:hint="eastAsia" w:ascii="宋体" w:hAnsi="宋体"/>
          <w:highlight w:val="none"/>
        </w:rPr>
        <w:t>投标人</w:t>
      </w:r>
      <w:bookmarkStart w:id="96" w:name="_Hlk72152753"/>
      <w:r>
        <w:rPr>
          <w:rFonts w:hint="eastAsia" w:ascii="宋体" w:hAnsi="宋体"/>
          <w:highlight w:val="none"/>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6"/>
    </w:p>
    <w:p w14:paraId="4B77A6AB">
      <w:pPr>
        <w:ind w:firstLine="411" w:firstLineChars="196"/>
        <w:rPr>
          <w:rFonts w:ascii="宋体" w:hAnsi="宋体"/>
          <w:highlight w:val="none"/>
        </w:rPr>
      </w:pPr>
      <w:r>
        <w:rPr>
          <w:rFonts w:hint="eastAsia" w:ascii="宋体" w:hAnsi="宋体"/>
          <w:highlight w:val="none"/>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099C914D">
      <w:pPr>
        <w:ind w:firstLine="411" w:firstLineChars="196"/>
        <w:rPr>
          <w:rFonts w:ascii="宋体" w:hAnsi="宋体"/>
          <w:highlight w:val="none"/>
        </w:rPr>
      </w:pPr>
      <w:r>
        <w:rPr>
          <w:rFonts w:hint="eastAsia" w:ascii="宋体" w:hAnsi="宋体"/>
          <w:highlight w:val="none"/>
        </w:rPr>
        <w:t>7.6  工期要求：投标人在投标时对其所投项目应提交交货进度、交货计划等，在合同规定的时间内完成项目实施工作。</w:t>
      </w:r>
    </w:p>
    <w:p w14:paraId="1AEA6DA2">
      <w:pPr>
        <w:ind w:firstLine="411" w:firstLineChars="196"/>
        <w:rPr>
          <w:rFonts w:ascii="宋体" w:hAnsi="宋体"/>
          <w:highlight w:val="none"/>
        </w:rPr>
      </w:pPr>
      <w:r>
        <w:rPr>
          <w:rFonts w:hint="eastAsia" w:ascii="宋体" w:hAnsi="宋体"/>
          <w:highlight w:val="none"/>
        </w:rPr>
        <w:t>7.7  投标人必须承担的设备运输、安装调试、验收检测和提供设备操作说明书、图纸等其他相关及类似的义务。</w:t>
      </w:r>
    </w:p>
    <w:p w14:paraId="07BD2A5A">
      <w:pPr>
        <w:rPr>
          <w:rFonts w:ascii="黑体" w:hAnsi="宋体" w:eastAsia="黑体"/>
          <w:sz w:val="24"/>
          <w:highlight w:val="none"/>
        </w:rPr>
      </w:pPr>
      <w:r>
        <w:rPr>
          <w:rFonts w:hint="eastAsia" w:ascii="黑体" w:hAnsi="宋体" w:eastAsia="黑体"/>
          <w:sz w:val="24"/>
          <w:highlight w:val="none"/>
        </w:rPr>
        <w:t>8．投标费用</w:t>
      </w:r>
    </w:p>
    <w:p w14:paraId="721BBCE7">
      <w:pPr>
        <w:ind w:firstLine="411" w:firstLineChars="196"/>
        <w:rPr>
          <w:rFonts w:ascii="宋体" w:hAnsi="宋体"/>
          <w:szCs w:val="21"/>
          <w:highlight w:val="none"/>
        </w:rPr>
      </w:pPr>
      <w:r>
        <w:rPr>
          <w:rFonts w:hint="eastAsia" w:ascii="宋体" w:hAnsi="宋体"/>
          <w:szCs w:val="21"/>
          <w:highlight w:val="none"/>
        </w:rPr>
        <w:t>不论投标结果如何，投标人应承担其编制投标文件与递交投标文件所涉及的一切费用。</w:t>
      </w:r>
    </w:p>
    <w:p w14:paraId="1B115EEB">
      <w:pPr>
        <w:rPr>
          <w:rFonts w:ascii="黑体" w:hAnsi="宋体" w:eastAsia="黑体"/>
          <w:sz w:val="24"/>
          <w:highlight w:val="none"/>
        </w:rPr>
      </w:pPr>
      <w:r>
        <w:rPr>
          <w:rFonts w:hint="eastAsia" w:ascii="黑体" w:hAnsi="宋体" w:eastAsia="黑体"/>
          <w:sz w:val="24"/>
          <w:highlight w:val="none"/>
        </w:rPr>
        <w:t>9．踏勘现场</w:t>
      </w:r>
    </w:p>
    <w:p w14:paraId="2B343BB7">
      <w:pPr>
        <w:ind w:firstLine="411" w:firstLineChars="196"/>
        <w:rPr>
          <w:rFonts w:ascii="宋体" w:hAnsi="宋体"/>
          <w:szCs w:val="21"/>
          <w:highlight w:val="none"/>
        </w:rPr>
      </w:pPr>
      <w:r>
        <w:rPr>
          <w:rFonts w:hint="eastAsia" w:ascii="宋体" w:hAnsi="宋体"/>
          <w:szCs w:val="21"/>
          <w:highlight w:val="none"/>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761B72A9">
      <w:pPr>
        <w:ind w:firstLine="411" w:firstLineChars="196"/>
        <w:rPr>
          <w:rFonts w:ascii="宋体" w:hAnsi="宋体"/>
          <w:highlight w:val="none"/>
        </w:rPr>
      </w:pPr>
      <w:r>
        <w:rPr>
          <w:rFonts w:hint="eastAsia" w:ascii="宋体" w:hAnsi="宋体"/>
          <w:highlight w:val="none"/>
        </w:rPr>
        <w:t>9.2投标人及其人员经过采购人的允许，可以进入采购人的项目现场踏勘。若招标文件要求投标人于统一时间地点踏勘现场的，投标人应当按时前往。</w:t>
      </w:r>
    </w:p>
    <w:p w14:paraId="216A8051">
      <w:pPr>
        <w:ind w:firstLine="411" w:firstLineChars="196"/>
        <w:rPr>
          <w:rFonts w:ascii="宋体" w:hAnsi="宋体"/>
          <w:highlight w:val="none"/>
        </w:rPr>
      </w:pPr>
      <w:r>
        <w:rPr>
          <w:rFonts w:hint="eastAsia" w:ascii="宋体" w:hAnsi="宋体"/>
          <w:highlight w:val="none"/>
        </w:rPr>
        <w:t>9.3采购人应当通过政府集中采购机构向投标人提供有关现场的书面资料和数据。</w:t>
      </w:r>
    </w:p>
    <w:p w14:paraId="21E04F8D">
      <w:pPr>
        <w:ind w:firstLine="411" w:firstLineChars="196"/>
        <w:rPr>
          <w:rFonts w:ascii="宋体" w:hAnsi="宋体"/>
          <w:highlight w:val="none"/>
        </w:rPr>
      </w:pPr>
      <w:r>
        <w:rPr>
          <w:rFonts w:hint="eastAsia" w:ascii="宋体" w:hAnsi="宋体"/>
          <w:highlight w:val="none"/>
        </w:rPr>
        <w:t>9.4任何人或任何组织在踏勘现场时向投标人提供的任何书面资料或口头承诺，未经政府集中采购机构在网上发布或书面通知，均作无效处理。</w:t>
      </w:r>
    </w:p>
    <w:p w14:paraId="0C2C39BC">
      <w:pPr>
        <w:ind w:firstLine="411" w:firstLineChars="196"/>
        <w:rPr>
          <w:rFonts w:ascii="宋体" w:hAnsi="宋体"/>
          <w:highlight w:val="none"/>
        </w:rPr>
      </w:pPr>
      <w:r>
        <w:rPr>
          <w:rFonts w:ascii="宋体" w:hAnsi="宋体"/>
          <w:szCs w:val="21"/>
          <w:highlight w:val="none"/>
        </w:rPr>
        <w:t>9</w:t>
      </w:r>
      <w:r>
        <w:rPr>
          <w:rFonts w:hint="eastAsia" w:ascii="宋体" w:hAnsi="宋体"/>
          <w:szCs w:val="21"/>
          <w:highlight w:val="none"/>
        </w:rPr>
        <w:t>.</w:t>
      </w:r>
      <w:r>
        <w:rPr>
          <w:rFonts w:ascii="宋体" w:hAnsi="宋体"/>
          <w:szCs w:val="21"/>
          <w:highlight w:val="none"/>
        </w:rPr>
        <w:t>5</w:t>
      </w:r>
      <w:r>
        <w:rPr>
          <w:rFonts w:hint="eastAsia" w:ascii="宋体" w:hAnsi="宋体"/>
          <w:szCs w:val="21"/>
          <w:highlight w:val="none"/>
        </w:rPr>
        <w:t>未参与踏勘现场不作为否定投标人资格的理由。</w:t>
      </w:r>
    </w:p>
    <w:p w14:paraId="5DB230A3">
      <w:pPr>
        <w:rPr>
          <w:rFonts w:ascii="宋体" w:hAnsi="宋体"/>
          <w:szCs w:val="21"/>
          <w:highlight w:val="none"/>
        </w:rPr>
      </w:pPr>
      <w:r>
        <w:rPr>
          <w:rFonts w:hint="eastAsia" w:ascii="黑体" w:hAnsi="宋体" w:eastAsia="黑体"/>
          <w:sz w:val="24"/>
          <w:highlight w:val="none"/>
        </w:rPr>
        <w:t>1</w:t>
      </w:r>
      <w:r>
        <w:rPr>
          <w:rFonts w:ascii="黑体" w:hAnsi="宋体" w:eastAsia="黑体"/>
          <w:sz w:val="24"/>
          <w:highlight w:val="none"/>
        </w:rPr>
        <w:t>0</w:t>
      </w:r>
      <w:r>
        <w:rPr>
          <w:rFonts w:hint="eastAsia" w:ascii="黑体" w:hAnsi="宋体" w:eastAsia="黑体"/>
          <w:sz w:val="24"/>
          <w:highlight w:val="none"/>
        </w:rPr>
        <w:t>．标前会议</w:t>
      </w:r>
    </w:p>
    <w:p w14:paraId="47854DCA">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0</w:t>
      </w:r>
      <w:r>
        <w:rPr>
          <w:rFonts w:hint="eastAsia" w:ascii="宋体" w:hAnsi="宋体"/>
          <w:szCs w:val="21"/>
          <w:highlight w:val="none"/>
        </w:rPr>
        <w:t>.</w:t>
      </w:r>
      <w:r>
        <w:rPr>
          <w:rFonts w:ascii="宋体" w:hAnsi="宋体"/>
          <w:szCs w:val="21"/>
          <w:highlight w:val="none"/>
        </w:rPr>
        <w:t>1</w:t>
      </w:r>
      <w:r>
        <w:rPr>
          <w:rFonts w:hint="eastAsia" w:ascii="宋体" w:hAnsi="宋体"/>
          <w:szCs w:val="21"/>
          <w:highlight w:val="none"/>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0B52227F">
      <w:pPr>
        <w:ind w:firstLine="411" w:firstLineChars="196"/>
        <w:rPr>
          <w:rFonts w:ascii="宋体" w:hAnsi="宋体"/>
          <w:szCs w:val="21"/>
          <w:highlight w:val="none"/>
        </w:rPr>
      </w:pPr>
      <w:r>
        <w:rPr>
          <w:rFonts w:ascii="宋体" w:hAnsi="宋体"/>
          <w:highlight w:val="none"/>
        </w:rPr>
        <w:t>10</w:t>
      </w:r>
      <w:r>
        <w:rPr>
          <w:rFonts w:hint="eastAsia" w:ascii="宋体" w:hAnsi="宋体"/>
          <w:highlight w:val="none"/>
        </w:rPr>
        <w:t>.</w:t>
      </w:r>
      <w:r>
        <w:rPr>
          <w:rFonts w:ascii="宋体" w:hAnsi="宋体"/>
          <w:highlight w:val="none"/>
        </w:rPr>
        <w:t>2</w:t>
      </w:r>
      <w:r>
        <w:rPr>
          <w:rFonts w:hint="eastAsia" w:ascii="宋体" w:hAnsi="宋体"/>
          <w:highlight w:val="none"/>
        </w:rPr>
        <w:t>任何人或任何组织在标前会议时向投标人提供的任何书面资料或口头承诺，未经政府集中采购机构在网上发布或书面通知，均作无效处理。</w:t>
      </w:r>
    </w:p>
    <w:p w14:paraId="0903992E">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0</w:t>
      </w:r>
      <w:r>
        <w:rPr>
          <w:rFonts w:hint="eastAsia" w:ascii="宋体" w:hAnsi="宋体"/>
          <w:szCs w:val="21"/>
          <w:highlight w:val="none"/>
        </w:rPr>
        <w:t>.</w:t>
      </w:r>
      <w:r>
        <w:rPr>
          <w:rFonts w:ascii="宋体" w:hAnsi="宋体"/>
          <w:szCs w:val="21"/>
          <w:highlight w:val="none"/>
        </w:rPr>
        <w:t>3</w:t>
      </w:r>
      <w:r>
        <w:rPr>
          <w:rFonts w:hint="eastAsia" w:ascii="宋体" w:hAnsi="宋体"/>
          <w:szCs w:val="21"/>
          <w:highlight w:val="none"/>
        </w:rPr>
        <w:t>未参与标前会议不作为否定投标人资格的理由。</w:t>
      </w:r>
    </w:p>
    <w:bookmarkEnd w:id="95"/>
    <w:p w14:paraId="3402D487">
      <w:pPr>
        <w:ind w:firstLine="411" w:firstLineChars="196"/>
        <w:rPr>
          <w:rFonts w:ascii="宋体" w:hAnsi="宋体"/>
          <w:highlight w:val="none"/>
        </w:rPr>
      </w:pPr>
    </w:p>
    <w:p w14:paraId="75BFD287">
      <w:pPr>
        <w:pStyle w:val="3"/>
        <w:numPr>
          <w:ilvl w:val="0"/>
          <w:numId w:val="19"/>
        </w:numPr>
        <w:spacing w:before="120" w:beforeLines="50" w:after="120" w:afterLines="50"/>
        <w:ind w:left="562" w:hanging="562"/>
        <w:rPr>
          <w:sz w:val="28"/>
          <w:szCs w:val="28"/>
          <w:highlight w:val="none"/>
        </w:rPr>
      </w:pPr>
      <w:r>
        <w:rPr>
          <w:rFonts w:hint="eastAsia"/>
          <w:sz w:val="28"/>
          <w:szCs w:val="28"/>
          <w:highlight w:val="none"/>
        </w:rPr>
        <w:t>招标文件</w:t>
      </w:r>
    </w:p>
    <w:p w14:paraId="298A4743">
      <w:pPr>
        <w:rPr>
          <w:rFonts w:ascii="黑体" w:hAnsi="宋体" w:eastAsia="黑体"/>
          <w:sz w:val="24"/>
          <w:highlight w:val="none"/>
        </w:rPr>
      </w:pPr>
      <w:r>
        <w:rPr>
          <w:rFonts w:hint="eastAsia" w:ascii="黑体" w:hAnsi="宋体" w:eastAsia="黑体"/>
          <w:sz w:val="24"/>
          <w:highlight w:val="none"/>
        </w:rPr>
        <w:t>1</w:t>
      </w:r>
      <w:r>
        <w:rPr>
          <w:rFonts w:ascii="黑体" w:hAnsi="宋体" w:eastAsia="黑体"/>
          <w:sz w:val="24"/>
          <w:highlight w:val="none"/>
        </w:rPr>
        <w:t>1</w:t>
      </w:r>
      <w:r>
        <w:rPr>
          <w:rFonts w:hint="eastAsia" w:ascii="黑体" w:hAnsi="宋体" w:eastAsia="黑体"/>
          <w:sz w:val="24"/>
          <w:highlight w:val="none"/>
        </w:rPr>
        <w:t>．</w:t>
      </w:r>
      <w:bookmarkStart w:id="97" w:name="_Hlk72399819"/>
      <w:r>
        <w:rPr>
          <w:rFonts w:hint="eastAsia" w:ascii="黑体" w:hAnsi="宋体" w:eastAsia="黑体"/>
          <w:sz w:val="24"/>
          <w:highlight w:val="none"/>
        </w:rPr>
        <w:t>招标文件的编制与组成</w:t>
      </w:r>
    </w:p>
    <w:p w14:paraId="02F12BCC">
      <w:pPr>
        <w:snapToGrid w:val="0"/>
        <w:ind w:firstLine="420" w:firstLineChars="200"/>
        <w:rPr>
          <w:rFonts w:ascii="宋体" w:hAnsi="宋体"/>
          <w:szCs w:val="21"/>
          <w:highlight w:val="none"/>
        </w:rPr>
      </w:pPr>
      <w:r>
        <w:rPr>
          <w:rFonts w:hint="eastAsia" w:ascii="宋体" w:hAnsi="宋体"/>
          <w:szCs w:val="21"/>
          <w:highlight w:val="none"/>
        </w:rPr>
        <w:t>1</w:t>
      </w:r>
      <w:r>
        <w:rPr>
          <w:rFonts w:ascii="宋体" w:hAnsi="宋体"/>
          <w:szCs w:val="21"/>
          <w:highlight w:val="none"/>
        </w:rPr>
        <w:t>1</w:t>
      </w:r>
      <w:r>
        <w:rPr>
          <w:rFonts w:hint="eastAsia" w:ascii="宋体" w:hAnsi="宋体"/>
          <w:szCs w:val="21"/>
          <w:highlight w:val="none"/>
        </w:rPr>
        <w:t>.1招标文件除以下内容外，政府集中采购机构在招标期间发出的澄清或修改等相关公告或通知内容，均是招标文件的组成部分，对投标人起约束作用；</w:t>
      </w:r>
    </w:p>
    <w:p w14:paraId="3C3236A4">
      <w:pPr>
        <w:ind w:firstLine="411" w:firstLineChars="196"/>
        <w:rPr>
          <w:rFonts w:ascii="宋体" w:hAnsi="宋体"/>
          <w:szCs w:val="21"/>
          <w:highlight w:val="none"/>
        </w:rPr>
      </w:pPr>
      <w:r>
        <w:rPr>
          <w:rFonts w:hint="eastAsia" w:ascii="宋体" w:hAnsi="宋体"/>
          <w:szCs w:val="21"/>
          <w:highlight w:val="none"/>
        </w:rPr>
        <w:t>招标文件包括下列内容：</w:t>
      </w:r>
    </w:p>
    <w:p w14:paraId="68F64559">
      <w:pPr>
        <w:ind w:left="420" w:leftChars="200" w:firstLine="413" w:firstLineChars="196"/>
        <w:rPr>
          <w:rFonts w:ascii="宋体" w:hAnsi="宋体"/>
          <w:b/>
          <w:szCs w:val="21"/>
          <w:highlight w:val="none"/>
        </w:rPr>
      </w:pPr>
      <w:r>
        <w:rPr>
          <w:rFonts w:hint="eastAsia" w:ascii="宋体" w:hAnsi="宋体"/>
          <w:b/>
          <w:szCs w:val="21"/>
          <w:highlight w:val="none"/>
        </w:rPr>
        <w:t>第一册  专用条款</w:t>
      </w:r>
    </w:p>
    <w:p w14:paraId="164AED70">
      <w:pPr>
        <w:ind w:left="1079" w:leftChars="514"/>
        <w:rPr>
          <w:rFonts w:ascii="宋体" w:hAnsi="宋体"/>
          <w:b/>
          <w:szCs w:val="21"/>
          <w:highlight w:val="none"/>
        </w:rPr>
      </w:pPr>
      <w:r>
        <w:rPr>
          <w:rFonts w:hint="eastAsia" w:ascii="宋体" w:hAnsi="宋体"/>
          <w:b/>
          <w:szCs w:val="21"/>
          <w:highlight w:val="none"/>
        </w:rPr>
        <w:t>关键信息</w:t>
      </w:r>
    </w:p>
    <w:p w14:paraId="2D15D679">
      <w:pPr>
        <w:ind w:left="630" w:leftChars="300" w:firstLine="411" w:firstLineChars="196"/>
        <w:rPr>
          <w:rFonts w:ascii="宋体" w:hAnsi="宋体"/>
          <w:szCs w:val="21"/>
          <w:highlight w:val="none"/>
        </w:rPr>
      </w:pPr>
      <w:r>
        <w:rPr>
          <w:rFonts w:hint="eastAsia" w:ascii="宋体" w:hAnsi="宋体"/>
          <w:szCs w:val="21"/>
          <w:highlight w:val="none"/>
        </w:rPr>
        <w:t>第一章  招标公告</w:t>
      </w:r>
    </w:p>
    <w:p w14:paraId="644309DC">
      <w:pPr>
        <w:ind w:left="630" w:leftChars="300" w:firstLine="411" w:firstLineChars="196"/>
        <w:rPr>
          <w:rFonts w:ascii="宋体" w:hAnsi="宋体"/>
          <w:szCs w:val="21"/>
          <w:highlight w:val="none"/>
        </w:rPr>
      </w:pPr>
      <w:r>
        <w:rPr>
          <w:rFonts w:hint="eastAsia" w:ascii="宋体" w:hAnsi="宋体"/>
          <w:szCs w:val="21"/>
          <w:highlight w:val="none"/>
        </w:rPr>
        <w:t>第二章  对通用条款的补充内容及其他关键信息</w:t>
      </w:r>
    </w:p>
    <w:p w14:paraId="48898B3E">
      <w:pPr>
        <w:ind w:left="630" w:leftChars="300" w:firstLine="411" w:firstLineChars="196"/>
        <w:rPr>
          <w:rFonts w:ascii="宋体" w:hAnsi="宋体"/>
          <w:szCs w:val="21"/>
          <w:highlight w:val="none"/>
        </w:rPr>
      </w:pPr>
      <w:r>
        <w:rPr>
          <w:rFonts w:hint="eastAsia" w:ascii="宋体" w:hAnsi="宋体"/>
          <w:szCs w:val="21"/>
          <w:highlight w:val="none"/>
        </w:rPr>
        <w:t>第三章  用户需求书</w:t>
      </w:r>
    </w:p>
    <w:p w14:paraId="345099A0">
      <w:pPr>
        <w:ind w:left="630" w:leftChars="300" w:firstLine="411" w:firstLineChars="196"/>
        <w:rPr>
          <w:rFonts w:ascii="宋体" w:hAnsi="宋体"/>
          <w:szCs w:val="21"/>
          <w:highlight w:val="none"/>
        </w:rPr>
      </w:pPr>
      <w:r>
        <w:rPr>
          <w:rFonts w:hint="eastAsia"/>
          <w:highlight w:val="none"/>
        </w:rPr>
        <w:t xml:space="preserve">第四章 </w:t>
      </w:r>
      <w:r>
        <w:rPr>
          <w:highlight w:val="none"/>
        </w:rPr>
        <w:t xml:space="preserve"> </w:t>
      </w:r>
      <w:r>
        <w:rPr>
          <w:rFonts w:hint="eastAsia"/>
          <w:highlight w:val="none"/>
        </w:rPr>
        <w:t>投标文件格式及附件</w:t>
      </w:r>
    </w:p>
    <w:p w14:paraId="4E781B61">
      <w:pPr>
        <w:ind w:left="630" w:leftChars="300" w:firstLine="411" w:firstLineChars="196"/>
        <w:rPr>
          <w:rFonts w:ascii="宋体" w:hAnsi="宋体"/>
          <w:szCs w:val="21"/>
          <w:highlight w:val="none"/>
        </w:rPr>
      </w:pPr>
      <w:r>
        <w:rPr>
          <w:rFonts w:hint="eastAsia" w:ascii="宋体" w:hAnsi="宋体"/>
          <w:szCs w:val="21"/>
          <w:highlight w:val="none"/>
        </w:rPr>
        <w:t>第五章  合同条款及格式</w:t>
      </w:r>
    </w:p>
    <w:p w14:paraId="39B580D9">
      <w:pPr>
        <w:ind w:left="420" w:leftChars="200" w:firstLine="413" w:firstLineChars="196"/>
        <w:rPr>
          <w:rFonts w:ascii="宋体" w:hAnsi="宋体"/>
          <w:b/>
          <w:szCs w:val="21"/>
          <w:highlight w:val="none"/>
        </w:rPr>
      </w:pPr>
      <w:r>
        <w:rPr>
          <w:rFonts w:hint="eastAsia" w:ascii="宋体" w:hAnsi="宋体"/>
          <w:b/>
          <w:szCs w:val="21"/>
          <w:highlight w:val="none"/>
        </w:rPr>
        <w:t>第二册  通用条款</w:t>
      </w:r>
    </w:p>
    <w:p w14:paraId="5F1D6DE8">
      <w:pPr>
        <w:ind w:left="630" w:leftChars="300" w:firstLine="411" w:firstLineChars="196"/>
        <w:rPr>
          <w:rFonts w:ascii="宋体" w:hAnsi="宋体"/>
          <w:szCs w:val="21"/>
          <w:highlight w:val="none"/>
        </w:rPr>
      </w:pPr>
      <w:r>
        <w:rPr>
          <w:rFonts w:hint="eastAsia" w:ascii="宋体" w:hAnsi="宋体"/>
          <w:szCs w:val="21"/>
          <w:highlight w:val="none"/>
        </w:rPr>
        <w:t>第一章  总则</w:t>
      </w:r>
    </w:p>
    <w:p w14:paraId="37ED6D3E">
      <w:pPr>
        <w:ind w:left="630" w:leftChars="300" w:firstLine="411" w:firstLineChars="196"/>
        <w:rPr>
          <w:rFonts w:ascii="宋体" w:hAnsi="宋体"/>
          <w:szCs w:val="21"/>
          <w:highlight w:val="none"/>
        </w:rPr>
      </w:pPr>
      <w:r>
        <w:rPr>
          <w:rFonts w:hint="eastAsia" w:ascii="宋体" w:hAnsi="宋体"/>
          <w:szCs w:val="21"/>
          <w:highlight w:val="none"/>
        </w:rPr>
        <w:t>第二章  招标文件</w:t>
      </w:r>
    </w:p>
    <w:p w14:paraId="670D033B">
      <w:pPr>
        <w:ind w:left="630" w:leftChars="300" w:firstLine="411" w:firstLineChars="196"/>
        <w:rPr>
          <w:rFonts w:ascii="宋体" w:hAnsi="宋体"/>
          <w:szCs w:val="21"/>
          <w:highlight w:val="none"/>
        </w:rPr>
      </w:pPr>
      <w:r>
        <w:rPr>
          <w:rFonts w:hint="eastAsia" w:ascii="宋体" w:hAnsi="宋体"/>
          <w:szCs w:val="21"/>
          <w:highlight w:val="none"/>
        </w:rPr>
        <w:t>第三章  投标文件的编制</w:t>
      </w:r>
    </w:p>
    <w:p w14:paraId="02B47FAE">
      <w:pPr>
        <w:ind w:left="630" w:leftChars="300" w:firstLine="411" w:firstLineChars="196"/>
        <w:rPr>
          <w:rFonts w:ascii="宋体" w:hAnsi="宋体"/>
          <w:szCs w:val="21"/>
          <w:highlight w:val="none"/>
        </w:rPr>
      </w:pPr>
      <w:r>
        <w:rPr>
          <w:rFonts w:hint="eastAsia" w:ascii="宋体" w:hAnsi="宋体"/>
          <w:szCs w:val="21"/>
          <w:highlight w:val="none"/>
        </w:rPr>
        <w:t>第四章  投标文件的递交</w:t>
      </w:r>
    </w:p>
    <w:p w14:paraId="7EFB18BC">
      <w:pPr>
        <w:ind w:left="630" w:leftChars="300" w:firstLine="411" w:firstLineChars="196"/>
        <w:rPr>
          <w:rFonts w:ascii="宋体" w:hAnsi="宋体"/>
          <w:szCs w:val="21"/>
          <w:highlight w:val="none"/>
        </w:rPr>
      </w:pPr>
      <w:r>
        <w:rPr>
          <w:rFonts w:hint="eastAsia" w:ascii="宋体" w:hAnsi="宋体"/>
          <w:szCs w:val="21"/>
          <w:highlight w:val="none"/>
        </w:rPr>
        <w:t>第五章  开标</w:t>
      </w:r>
    </w:p>
    <w:p w14:paraId="3B1618B2">
      <w:pPr>
        <w:ind w:left="630" w:leftChars="300" w:firstLine="411" w:firstLineChars="196"/>
        <w:rPr>
          <w:rFonts w:ascii="宋体" w:hAnsi="宋体"/>
          <w:szCs w:val="21"/>
          <w:highlight w:val="none"/>
        </w:rPr>
      </w:pPr>
      <w:r>
        <w:rPr>
          <w:rFonts w:hint="eastAsia" w:ascii="宋体" w:hAnsi="宋体"/>
          <w:szCs w:val="21"/>
          <w:highlight w:val="none"/>
        </w:rPr>
        <w:t>第六章  评审要求</w:t>
      </w:r>
    </w:p>
    <w:p w14:paraId="47AE5BB4">
      <w:pPr>
        <w:ind w:left="630" w:leftChars="300" w:firstLine="411" w:firstLineChars="196"/>
        <w:rPr>
          <w:rFonts w:ascii="宋体" w:hAnsi="宋体"/>
          <w:szCs w:val="21"/>
          <w:highlight w:val="none"/>
        </w:rPr>
      </w:pPr>
      <w:r>
        <w:rPr>
          <w:rFonts w:hint="eastAsia" w:ascii="宋体" w:hAnsi="宋体"/>
          <w:szCs w:val="21"/>
          <w:highlight w:val="none"/>
        </w:rPr>
        <w:t>第七章  评审程序及评审方法</w:t>
      </w:r>
    </w:p>
    <w:p w14:paraId="27486C74">
      <w:pPr>
        <w:ind w:left="630" w:leftChars="300" w:firstLine="411" w:firstLineChars="196"/>
        <w:rPr>
          <w:rFonts w:ascii="宋体" w:hAnsi="宋体"/>
          <w:szCs w:val="21"/>
          <w:highlight w:val="none"/>
        </w:rPr>
      </w:pPr>
      <w:r>
        <w:rPr>
          <w:rFonts w:hint="eastAsia" w:ascii="宋体" w:hAnsi="宋体"/>
          <w:szCs w:val="21"/>
          <w:highlight w:val="none"/>
        </w:rPr>
        <w:t>第八章  定标及公示</w:t>
      </w:r>
    </w:p>
    <w:p w14:paraId="4013C2DB">
      <w:pPr>
        <w:ind w:left="630" w:leftChars="300" w:firstLine="411" w:firstLineChars="196"/>
        <w:rPr>
          <w:rFonts w:ascii="宋体" w:hAnsi="宋体"/>
          <w:szCs w:val="21"/>
          <w:highlight w:val="none"/>
        </w:rPr>
      </w:pPr>
      <w:r>
        <w:rPr>
          <w:rFonts w:hint="eastAsia" w:ascii="宋体" w:hAnsi="宋体"/>
          <w:szCs w:val="21"/>
          <w:highlight w:val="none"/>
        </w:rPr>
        <w:t>第九章  公开招标失败的后续处理</w:t>
      </w:r>
    </w:p>
    <w:p w14:paraId="590BF27B">
      <w:pPr>
        <w:ind w:left="630" w:leftChars="300" w:firstLine="411" w:firstLineChars="196"/>
        <w:rPr>
          <w:rFonts w:ascii="宋体" w:hAnsi="宋体"/>
          <w:szCs w:val="21"/>
          <w:highlight w:val="none"/>
        </w:rPr>
      </w:pPr>
      <w:r>
        <w:rPr>
          <w:rFonts w:hint="eastAsia" w:ascii="宋体" w:hAnsi="宋体"/>
          <w:szCs w:val="21"/>
          <w:highlight w:val="none"/>
        </w:rPr>
        <w:t>第十章  合同的授予与备案</w:t>
      </w:r>
    </w:p>
    <w:p w14:paraId="3B4E29B4">
      <w:pPr>
        <w:ind w:left="630" w:leftChars="300" w:firstLine="411" w:firstLineChars="196"/>
        <w:rPr>
          <w:rFonts w:ascii="宋体" w:hAnsi="宋体"/>
          <w:szCs w:val="21"/>
          <w:highlight w:val="none"/>
        </w:rPr>
      </w:pPr>
      <w:r>
        <w:rPr>
          <w:rFonts w:hint="eastAsia" w:ascii="宋体" w:hAnsi="宋体"/>
          <w:szCs w:val="21"/>
          <w:highlight w:val="none"/>
        </w:rPr>
        <w:t>第十一章  质疑处理</w:t>
      </w:r>
    </w:p>
    <w:p w14:paraId="148152C4">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1</w:t>
      </w:r>
      <w:r>
        <w:rPr>
          <w:rFonts w:hint="eastAsia" w:ascii="宋体" w:hAnsi="宋体"/>
          <w:szCs w:val="21"/>
          <w:highlight w:val="none"/>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0D0C11DB">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1</w:t>
      </w:r>
      <w:r>
        <w:rPr>
          <w:rFonts w:hint="eastAsia" w:ascii="宋体" w:hAnsi="宋体"/>
          <w:szCs w:val="21"/>
          <w:highlight w:val="none"/>
        </w:rPr>
        <w:t>.3</w:t>
      </w:r>
      <w:r>
        <w:rPr>
          <w:rFonts w:hint="eastAsia" w:ascii="宋体" w:hAnsi="宋体"/>
          <w:highlight w:val="none"/>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3C4B085A">
      <w:pPr>
        <w:rPr>
          <w:rFonts w:ascii="黑体" w:hAnsi="宋体" w:eastAsia="黑体"/>
          <w:sz w:val="24"/>
          <w:highlight w:val="none"/>
        </w:rPr>
      </w:pPr>
      <w:r>
        <w:rPr>
          <w:rFonts w:hint="eastAsia" w:ascii="黑体" w:hAnsi="宋体" w:eastAsia="黑体"/>
          <w:sz w:val="24"/>
          <w:highlight w:val="none"/>
        </w:rPr>
        <w:t>1</w:t>
      </w:r>
      <w:r>
        <w:rPr>
          <w:rFonts w:ascii="黑体" w:hAnsi="宋体" w:eastAsia="黑体"/>
          <w:sz w:val="24"/>
          <w:highlight w:val="none"/>
        </w:rPr>
        <w:t>2</w:t>
      </w:r>
      <w:r>
        <w:rPr>
          <w:rFonts w:hint="eastAsia" w:ascii="黑体" w:hAnsi="宋体" w:eastAsia="黑体"/>
          <w:sz w:val="24"/>
          <w:highlight w:val="none"/>
        </w:rPr>
        <w:t>．招标文件的澄清</w:t>
      </w:r>
    </w:p>
    <w:p w14:paraId="63B19CB1">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.1招标文件澄清的目的是澄清、解答投标人在查阅招标文件后或现场踏勘中可能提出的与投标有关的疑问或询问。</w:t>
      </w:r>
    </w:p>
    <w:p w14:paraId="05FBCF6F">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.2投标人如对招标文件内容有疑问，应当在招标公告规定的澄清（提问）截止时间前以网上提问的形式通过网上政府采购系统提交政府集中采购机构。</w:t>
      </w:r>
    </w:p>
    <w:p w14:paraId="1558527B">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2</w:t>
      </w:r>
      <w:r>
        <w:rPr>
          <w:rFonts w:hint="eastAsia" w:ascii="宋体" w:hAnsi="宋体"/>
          <w:szCs w:val="21"/>
          <w:highlight w:val="none"/>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highlight w:val="none"/>
        </w:rPr>
        <w:t>3.3</w:t>
      </w:r>
      <w:r>
        <w:rPr>
          <w:rFonts w:hint="eastAsia" w:ascii="宋体" w:hAnsi="宋体"/>
          <w:szCs w:val="21"/>
          <w:highlight w:val="none"/>
        </w:rPr>
        <w:t>、1</w:t>
      </w:r>
      <w:r>
        <w:rPr>
          <w:rFonts w:ascii="宋体" w:hAnsi="宋体"/>
          <w:szCs w:val="21"/>
          <w:highlight w:val="none"/>
        </w:rPr>
        <w:t>3.4</w:t>
      </w:r>
      <w:r>
        <w:rPr>
          <w:rFonts w:hint="eastAsia" w:ascii="宋体" w:hAnsi="宋体"/>
          <w:szCs w:val="21"/>
          <w:highlight w:val="none"/>
        </w:rPr>
        <w:t>款规定执行。</w:t>
      </w:r>
    </w:p>
    <w:p w14:paraId="7A5FE501">
      <w:pPr>
        <w:rPr>
          <w:rFonts w:ascii="黑体" w:hAnsi="宋体" w:eastAsia="黑体"/>
          <w:sz w:val="24"/>
          <w:highlight w:val="none"/>
        </w:rPr>
      </w:pPr>
      <w:r>
        <w:rPr>
          <w:rFonts w:ascii="黑体" w:hAnsi="宋体" w:eastAsia="黑体"/>
          <w:sz w:val="24"/>
          <w:highlight w:val="none"/>
        </w:rPr>
        <w:t>1</w:t>
      </w:r>
      <w:r>
        <w:rPr>
          <w:rFonts w:hint="eastAsia" w:ascii="黑体" w:hAnsi="宋体" w:eastAsia="黑体"/>
          <w:sz w:val="24"/>
          <w:highlight w:val="none"/>
        </w:rPr>
        <w:t>3．招标文件的修改</w:t>
      </w:r>
    </w:p>
    <w:p w14:paraId="0D932F52">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3.1招标文件发出后，在投标截止日期前任何时候，确需要变更招标文件内容的，政府集中采购机构可主动或在解答投标人提出的澄清问题时对招标文件进行修改。</w:t>
      </w:r>
    </w:p>
    <w:p w14:paraId="28FED672">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3.2招标文件的修改以书面形式（包括政府集中采购机构网站发布方式，如更正公告等）发送给所有投标人，招标文件的修改内容作为招标文件的组成部分，并具有约束力。</w:t>
      </w:r>
    </w:p>
    <w:p w14:paraId="394EDB0A">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5B0370C5">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7"/>
    </w:p>
    <w:p w14:paraId="0D3FB9C0">
      <w:pPr>
        <w:rPr>
          <w:rFonts w:ascii="宋体" w:hAnsi="宋体"/>
          <w:szCs w:val="21"/>
          <w:highlight w:val="none"/>
        </w:rPr>
      </w:pPr>
    </w:p>
    <w:p w14:paraId="095F92D3">
      <w:pPr>
        <w:pStyle w:val="3"/>
        <w:numPr>
          <w:ilvl w:val="0"/>
          <w:numId w:val="19"/>
        </w:numPr>
        <w:spacing w:before="120" w:beforeLines="50" w:after="120" w:afterLines="50"/>
        <w:ind w:left="562" w:hanging="562"/>
        <w:rPr>
          <w:sz w:val="28"/>
          <w:szCs w:val="28"/>
          <w:highlight w:val="none"/>
        </w:rPr>
      </w:pPr>
      <w:r>
        <w:rPr>
          <w:rFonts w:hint="eastAsia"/>
          <w:sz w:val="28"/>
          <w:szCs w:val="28"/>
          <w:highlight w:val="none"/>
        </w:rPr>
        <w:t>投标文件的编制</w:t>
      </w:r>
    </w:p>
    <w:p w14:paraId="3FC69166">
      <w:pPr>
        <w:rPr>
          <w:rFonts w:ascii="黑体" w:hAnsi="宋体" w:eastAsia="黑体"/>
          <w:sz w:val="24"/>
          <w:highlight w:val="none"/>
        </w:rPr>
      </w:pPr>
      <w:r>
        <w:rPr>
          <w:rFonts w:hint="eastAsia" w:ascii="黑体" w:hAnsi="宋体" w:eastAsia="黑体"/>
          <w:sz w:val="24"/>
          <w:highlight w:val="none"/>
        </w:rPr>
        <w:t>14．</w:t>
      </w:r>
      <w:bookmarkStart w:id="98" w:name="_Hlk72400236"/>
      <w:r>
        <w:rPr>
          <w:rFonts w:hint="eastAsia" w:ascii="黑体" w:hAnsi="宋体" w:eastAsia="黑体"/>
          <w:sz w:val="24"/>
          <w:highlight w:val="none"/>
        </w:rPr>
        <w:t>投标文件的语言及度量单位</w:t>
      </w:r>
    </w:p>
    <w:p w14:paraId="1FA12CA1">
      <w:pPr>
        <w:ind w:firstLine="411" w:firstLineChars="196"/>
        <w:rPr>
          <w:rFonts w:ascii="宋体" w:hAnsi="宋体"/>
          <w:szCs w:val="21"/>
          <w:highlight w:val="none"/>
        </w:rPr>
      </w:pPr>
      <w:r>
        <w:rPr>
          <w:rFonts w:hint="eastAsia" w:ascii="宋体" w:hAnsi="宋体"/>
          <w:szCs w:val="21"/>
          <w:highlight w:val="none"/>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6FA9B9DE">
      <w:pPr>
        <w:ind w:firstLine="411" w:firstLineChars="196"/>
        <w:rPr>
          <w:rFonts w:ascii="宋体" w:hAnsi="宋体"/>
          <w:szCs w:val="21"/>
          <w:highlight w:val="none"/>
        </w:rPr>
      </w:pPr>
      <w:r>
        <w:rPr>
          <w:rFonts w:hint="eastAsia" w:ascii="宋体" w:hAnsi="宋体"/>
          <w:szCs w:val="21"/>
          <w:highlight w:val="none"/>
        </w:rPr>
        <w:t>14.2 除技术规范另有规定外，投标文件使用的度量单位，均采用中华人民共和国法定计量单位。</w:t>
      </w:r>
    </w:p>
    <w:bookmarkEnd w:id="98"/>
    <w:p w14:paraId="69E343C2">
      <w:pPr>
        <w:rPr>
          <w:rFonts w:ascii="黑体" w:hAnsi="宋体" w:eastAsia="黑体"/>
          <w:sz w:val="24"/>
          <w:highlight w:val="none"/>
        </w:rPr>
      </w:pPr>
      <w:r>
        <w:rPr>
          <w:rFonts w:hint="eastAsia" w:ascii="黑体" w:hAnsi="宋体" w:eastAsia="黑体"/>
          <w:sz w:val="24"/>
          <w:highlight w:val="none"/>
        </w:rPr>
        <w:t>15．</w:t>
      </w:r>
      <w:bookmarkStart w:id="99" w:name="_Hlk72401567"/>
      <w:r>
        <w:rPr>
          <w:rFonts w:hint="eastAsia" w:ascii="黑体" w:hAnsi="宋体" w:eastAsia="黑体"/>
          <w:sz w:val="24"/>
          <w:highlight w:val="none"/>
        </w:rPr>
        <w:t>投标文件的组成</w:t>
      </w:r>
    </w:p>
    <w:p w14:paraId="38ACBA62">
      <w:pPr>
        <w:ind w:firstLine="411" w:firstLineChars="196"/>
        <w:rPr>
          <w:rFonts w:ascii="宋体" w:hAnsi="宋体"/>
          <w:szCs w:val="21"/>
          <w:highlight w:val="none"/>
        </w:rPr>
      </w:pPr>
      <w:r>
        <w:rPr>
          <w:rFonts w:hint="eastAsia" w:ascii="宋体" w:hAnsi="宋体"/>
          <w:szCs w:val="21"/>
          <w:highlight w:val="none"/>
        </w:rPr>
        <w:t>具体内容在招标文件专用条款中进行规定。</w:t>
      </w:r>
    </w:p>
    <w:p w14:paraId="0F4D3209">
      <w:pPr>
        <w:rPr>
          <w:rFonts w:ascii="黑体" w:hAnsi="宋体" w:eastAsia="黑体"/>
          <w:sz w:val="24"/>
          <w:highlight w:val="none"/>
        </w:rPr>
      </w:pPr>
      <w:r>
        <w:rPr>
          <w:rFonts w:ascii="黑体" w:hAnsi="宋体" w:eastAsia="黑体"/>
          <w:sz w:val="24"/>
          <w:highlight w:val="none"/>
        </w:rPr>
        <w:t>16．投标文件格式</w:t>
      </w:r>
    </w:p>
    <w:p w14:paraId="38F7E755">
      <w:pPr>
        <w:ind w:firstLine="411" w:firstLineChars="196"/>
        <w:rPr>
          <w:rFonts w:ascii="宋体" w:hAnsi="宋体"/>
          <w:szCs w:val="21"/>
          <w:highlight w:val="none"/>
        </w:rPr>
      </w:pPr>
      <w:r>
        <w:rPr>
          <w:rFonts w:hint="eastAsia" w:ascii="宋体" w:hAnsi="宋体"/>
          <w:szCs w:val="21"/>
          <w:highlight w:val="none"/>
        </w:rPr>
        <w:t>投标文件包括本通用条款第</w:t>
      </w:r>
      <w:r>
        <w:rPr>
          <w:rFonts w:ascii="宋体" w:hAnsi="宋体"/>
          <w:szCs w:val="21"/>
          <w:highlight w:val="none"/>
        </w:rPr>
        <w:t>15条中规定的内容。如招标文件提供了投标文件格式，则</w:t>
      </w:r>
      <w:r>
        <w:rPr>
          <w:rFonts w:hint="eastAsia" w:ascii="宋体" w:hAnsi="宋体"/>
          <w:b/>
          <w:bCs/>
          <w:szCs w:val="21"/>
          <w:highlight w:val="none"/>
        </w:rPr>
        <w:t>投标人提交的投标文件应毫无例外地使用招标文件所提供的相应格式</w:t>
      </w:r>
      <w:r>
        <w:rPr>
          <w:rFonts w:hint="eastAsia" w:ascii="宋体" w:hAnsi="宋体"/>
          <w:szCs w:val="21"/>
          <w:highlight w:val="none"/>
        </w:rPr>
        <w:t>（表格均可按同样格式扩展）。</w:t>
      </w:r>
    </w:p>
    <w:p w14:paraId="5392707C">
      <w:pPr>
        <w:rPr>
          <w:rFonts w:ascii="黑体" w:hAnsi="宋体" w:eastAsia="黑体"/>
          <w:sz w:val="24"/>
          <w:highlight w:val="none"/>
        </w:rPr>
      </w:pPr>
      <w:r>
        <w:rPr>
          <w:rFonts w:hint="eastAsia" w:ascii="黑体" w:hAnsi="宋体" w:eastAsia="黑体"/>
          <w:sz w:val="24"/>
          <w:highlight w:val="none"/>
        </w:rPr>
        <w:t>17．投标货币</w:t>
      </w:r>
    </w:p>
    <w:p w14:paraId="2C91363D">
      <w:pPr>
        <w:ind w:firstLine="411" w:firstLineChars="196"/>
        <w:rPr>
          <w:rFonts w:ascii="宋体" w:hAnsi="宋体"/>
          <w:szCs w:val="21"/>
          <w:highlight w:val="none"/>
        </w:rPr>
      </w:pPr>
      <w:r>
        <w:rPr>
          <w:rFonts w:hint="eastAsia" w:ascii="宋体" w:hAnsi="宋体"/>
          <w:szCs w:val="21"/>
          <w:highlight w:val="none"/>
        </w:rPr>
        <w:t>本项目的投标报价应以人民币计。</w:t>
      </w:r>
    </w:p>
    <w:bookmarkEnd w:id="99"/>
    <w:p w14:paraId="3DB5A3E1">
      <w:pPr>
        <w:rPr>
          <w:rFonts w:ascii="黑体" w:hAnsi="宋体" w:eastAsia="黑体"/>
          <w:sz w:val="24"/>
          <w:highlight w:val="none"/>
        </w:rPr>
      </w:pPr>
      <w:r>
        <w:rPr>
          <w:rFonts w:hint="eastAsia" w:ascii="黑体" w:hAnsi="宋体" w:eastAsia="黑体"/>
          <w:sz w:val="24"/>
          <w:highlight w:val="none"/>
        </w:rPr>
        <w:t>18．</w:t>
      </w:r>
      <w:bookmarkStart w:id="100" w:name="_Hlk72401735"/>
      <w:r>
        <w:rPr>
          <w:rFonts w:hint="eastAsia" w:ascii="黑体" w:hAnsi="宋体" w:eastAsia="黑体"/>
          <w:sz w:val="24"/>
          <w:highlight w:val="none"/>
        </w:rPr>
        <w:t>证明投标文件投标技术方案的合格性和符合招标文件规定的文件要求</w:t>
      </w:r>
    </w:p>
    <w:p w14:paraId="4F29811C">
      <w:pPr>
        <w:ind w:firstLine="411" w:firstLineChars="196"/>
        <w:rPr>
          <w:rFonts w:ascii="宋体" w:hAnsi="宋体"/>
          <w:szCs w:val="21"/>
          <w:highlight w:val="none"/>
        </w:rPr>
      </w:pPr>
      <w:r>
        <w:rPr>
          <w:rFonts w:hint="eastAsia" w:ascii="宋体" w:hAnsi="宋体"/>
          <w:szCs w:val="21"/>
          <w:highlight w:val="none"/>
        </w:rPr>
        <w:t>18</w:t>
      </w:r>
      <w:r>
        <w:rPr>
          <w:rFonts w:ascii="宋体" w:hAnsi="宋体"/>
          <w:szCs w:val="21"/>
          <w:highlight w:val="none"/>
        </w:rPr>
        <w:t xml:space="preserve">.1 </w:t>
      </w:r>
      <w:r>
        <w:rPr>
          <w:rFonts w:hint="eastAsia" w:ascii="宋体" w:hAnsi="宋体"/>
          <w:szCs w:val="21"/>
          <w:highlight w:val="none"/>
        </w:rPr>
        <w:t>投标人应提交证明文件，证明其投标技术方案项下的货物和服务的合格性符合招标文件规定。该投标技术方案及其证明文件均作为投标文件组成部分。</w:t>
      </w:r>
    </w:p>
    <w:p w14:paraId="3B4F5A30">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8</w:t>
      </w:r>
      <w:r>
        <w:rPr>
          <w:rFonts w:ascii="宋体" w:hAnsi="宋体"/>
          <w:szCs w:val="21"/>
          <w:highlight w:val="none"/>
        </w:rPr>
        <w:t xml:space="preserve">.2 </w:t>
      </w:r>
      <w:r>
        <w:rPr>
          <w:rFonts w:hint="eastAsia" w:ascii="宋体" w:hAnsi="宋体"/>
          <w:szCs w:val="21"/>
          <w:highlight w:val="none"/>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303E15D1">
      <w:pPr>
        <w:ind w:firstLine="411" w:firstLineChars="196"/>
        <w:rPr>
          <w:rFonts w:ascii="宋体" w:hAnsi="宋体"/>
          <w:szCs w:val="21"/>
          <w:highlight w:val="none"/>
        </w:rPr>
      </w:pPr>
      <w:r>
        <w:rPr>
          <w:rFonts w:hint="eastAsia" w:ascii="宋体" w:hAnsi="宋体"/>
          <w:szCs w:val="21"/>
          <w:highlight w:val="none"/>
        </w:rPr>
        <w:t>18.2.1主要技术指标和性能的详细说明。</w:t>
      </w:r>
    </w:p>
    <w:p w14:paraId="31565EAC">
      <w:pPr>
        <w:ind w:firstLine="411" w:firstLineChars="196"/>
        <w:rPr>
          <w:rFonts w:ascii="宋体" w:hAnsi="宋体"/>
          <w:szCs w:val="21"/>
          <w:highlight w:val="none"/>
        </w:rPr>
      </w:pPr>
      <w:r>
        <w:rPr>
          <w:rFonts w:hint="eastAsia" w:ascii="宋体" w:hAnsi="宋体"/>
          <w:szCs w:val="21"/>
          <w:highlight w:val="none"/>
        </w:rPr>
        <w:t>18.2.</w:t>
      </w:r>
      <w:r>
        <w:rPr>
          <w:rFonts w:ascii="宋体" w:hAnsi="宋体"/>
          <w:szCs w:val="21"/>
          <w:highlight w:val="none"/>
        </w:rPr>
        <w:t>2</w:t>
      </w:r>
      <w:r>
        <w:rPr>
          <w:rFonts w:hint="eastAsia" w:ascii="宋体" w:hAnsi="宋体"/>
          <w:szCs w:val="21"/>
          <w:highlight w:val="none"/>
        </w:rPr>
        <w:t>投标产品从采购人开始使用至招标文件中规定的周期内正常、连续地使用所必须的备件和专用工具清单，包括备件和专用工具的货源及现行价格。</w:t>
      </w:r>
    </w:p>
    <w:p w14:paraId="61A3635F">
      <w:pPr>
        <w:ind w:firstLine="411" w:firstLineChars="196"/>
        <w:rPr>
          <w:rFonts w:ascii="宋体" w:hAnsi="宋体"/>
          <w:szCs w:val="21"/>
          <w:highlight w:val="none"/>
        </w:rPr>
      </w:pPr>
      <w:r>
        <w:rPr>
          <w:rFonts w:hint="eastAsia" w:ascii="宋体" w:hAnsi="宋体"/>
          <w:szCs w:val="21"/>
          <w:highlight w:val="none"/>
        </w:rPr>
        <w:t>18.2.</w:t>
      </w:r>
      <w:r>
        <w:rPr>
          <w:rFonts w:ascii="宋体" w:hAnsi="宋体"/>
          <w:szCs w:val="21"/>
          <w:highlight w:val="none"/>
        </w:rPr>
        <w:t>3</w:t>
      </w:r>
      <w:r>
        <w:rPr>
          <w:rFonts w:hint="eastAsia" w:ascii="宋体" w:hAnsi="宋体"/>
          <w:szCs w:val="21"/>
          <w:highlight w:val="none"/>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24074A6D">
      <w:pPr>
        <w:ind w:firstLine="411" w:firstLineChars="196"/>
        <w:rPr>
          <w:rFonts w:ascii="宋体" w:hAnsi="宋体"/>
          <w:szCs w:val="21"/>
          <w:highlight w:val="none"/>
        </w:rPr>
      </w:pPr>
      <w:r>
        <w:rPr>
          <w:rFonts w:hint="eastAsia" w:ascii="宋体" w:hAnsi="宋体"/>
          <w:szCs w:val="21"/>
          <w:highlight w:val="none"/>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highlight w:val="none"/>
        </w:rPr>
        <w:t>清晰度要求能够使用电脑阅读、识别和判断</w:t>
      </w:r>
      <w:r>
        <w:rPr>
          <w:rFonts w:hint="eastAsia" w:ascii="宋体" w:hAnsi="宋体"/>
          <w:szCs w:val="21"/>
          <w:highlight w:val="none"/>
        </w:rPr>
        <w:t>；</w:t>
      </w:r>
    </w:p>
    <w:p w14:paraId="77A6C9BD">
      <w:pPr>
        <w:ind w:firstLine="411" w:firstLineChars="196"/>
        <w:rPr>
          <w:rFonts w:ascii="宋体" w:hAnsi="宋体"/>
          <w:szCs w:val="21"/>
          <w:highlight w:val="none"/>
        </w:rPr>
      </w:pPr>
      <w:r>
        <w:rPr>
          <w:rFonts w:hint="eastAsia" w:ascii="宋体" w:hAnsi="宋体"/>
          <w:szCs w:val="21"/>
          <w:highlight w:val="none"/>
        </w:rPr>
        <w:t>18.2.5我国政府机构出具的产品检验和核准证件应为证件正面、背面和附件标注的全部具体内容；产品检验和核准证件的尺寸和清晰度应该能够在电脑上被阅读、识别和判断，提供原件扫描件。</w:t>
      </w:r>
    </w:p>
    <w:p w14:paraId="48D92CD9">
      <w:pPr>
        <w:ind w:firstLine="411" w:firstLineChars="196"/>
        <w:rPr>
          <w:rFonts w:ascii="宋体" w:hAnsi="宋体"/>
          <w:szCs w:val="21"/>
          <w:highlight w:val="none"/>
        </w:rPr>
      </w:pPr>
      <w:r>
        <w:rPr>
          <w:rFonts w:hint="eastAsia" w:ascii="宋体" w:hAnsi="宋体"/>
          <w:szCs w:val="21"/>
          <w:highlight w:val="none"/>
        </w:rPr>
        <w:t>18.3相关资料不符合18.2款要求的，评审委员会有权认定为投标技术方案不合格响应，其相关分数予以扣减或作投标无效处理。</w:t>
      </w:r>
    </w:p>
    <w:p w14:paraId="1868A620">
      <w:pPr>
        <w:ind w:firstLine="411" w:firstLineChars="196"/>
        <w:rPr>
          <w:rFonts w:ascii="宋体" w:hAnsi="宋体"/>
          <w:szCs w:val="21"/>
          <w:highlight w:val="none"/>
        </w:rPr>
      </w:pPr>
      <w:r>
        <w:rPr>
          <w:rFonts w:ascii="宋体" w:hAnsi="宋体"/>
          <w:szCs w:val="21"/>
          <w:highlight w:val="none"/>
        </w:rPr>
        <w:t>1</w:t>
      </w:r>
      <w:r>
        <w:rPr>
          <w:rFonts w:hint="eastAsia" w:ascii="宋体" w:hAnsi="宋体"/>
          <w:szCs w:val="21"/>
          <w:highlight w:val="none"/>
        </w:rPr>
        <w:t>8</w:t>
      </w:r>
      <w:r>
        <w:rPr>
          <w:rFonts w:ascii="宋体" w:hAnsi="宋体"/>
          <w:szCs w:val="21"/>
          <w:highlight w:val="none"/>
        </w:rPr>
        <w:t>.</w:t>
      </w:r>
      <w:r>
        <w:rPr>
          <w:rFonts w:hint="eastAsia" w:ascii="宋体" w:hAnsi="宋体"/>
          <w:szCs w:val="21"/>
          <w:highlight w:val="none"/>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highlight w:val="none"/>
        </w:rPr>
        <w:t>满足要求</w:t>
      </w:r>
      <w:r>
        <w:rPr>
          <w:rFonts w:hint="eastAsia" w:ascii="宋体" w:hAnsi="宋体"/>
          <w:szCs w:val="21"/>
          <w:highlight w:val="none"/>
        </w:rPr>
        <w:t>，由评审委员会来评判。</w:t>
      </w:r>
    </w:p>
    <w:p w14:paraId="06EC215B">
      <w:pPr>
        <w:ind w:firstLine="411" w:firstLineChars="196"/>
        <w:rPr>
          <w:rFonts w:ascii="宋体" w:hAnsi="宋体"/>
          <w:szCs w:val="21"/>
          <w:highlight w:val="none"/>
        </w:rPr>
      </w:pPr>
      <w:r>
        <w:rPr>
          <w:rFonts w:hint="eastAsia" w:ascii="宋体" w:hAnsi="宋体"/>
          <w:szCs w:val="21"/>
          <w:highlight w:val="none"/>
        </w:rPr>
        <w:t>18.5除非另有规定或说明，投标人对同一项目投标时，不得同时提供两套或两套以上的投标方案。</w:t>
      </w:r>
    </w:p>
    <w:bookmarkEnd w:id="100"/>
    <w:p w14:paraId="4044DEF9">
      <w:pPr>
        <w:rPr>
          <w:rFonts w:ascii="黑体" w:hAnsi="宋体" w:eastAsia="黑体"/>
          <w:sz w:val="24"/>
          <w:highlight w:val="none"/>
        </w:rPr>
      </w:pPr>
      <w:r>
        <w:rPr>
          <w:rFonts w:hint="eastAsia" w:ascii="黑体" w:hAnsi="宋体" w:eastAsia="黑体"/>
          <w:sz w:val="24"/>
          <w:highlight w:val="none"/>
        </w:rPr>
        <w:t>19．</w:t>
      </w:r>
      <w:bookmarkStart w:id="101" w:name="_Hlk72402034"/>
      <w:r>
        <w:rPr>
          <w:rFonts w:hint="eastAsia" w:ascii="黑体" w:hAnsi="宋体" w:eastAsia="黑体"/>
          <w:sz w:val="24"/>
          <w:highlight w:val="none"/>
        </w:rPr>
        <w:t>投标文件其他证明文件的要求</w:t>
      </w:r>
    </w:p>
    <w:p w14:paraId="6D8B108F">
      <w:pPr>
        <w:rPr>
          <w:rFonts w:ascii="宋体" w:hAnsi="宋体"/>
          <w:color w:val="FF0000"/>
          <w:szCs w:val="21"/>
          <w:highlight w:val="none"/>
        </w:rPr>
      </w:pPr>
      <w:r>
        <w:rPr>
          <w:rFonts w:hint="eastAsia" w:ascii="黑体" w:hAnsi="宋体" w:eastAsia="黑体"/>
          <w:sz w:val="24"/>
          <w:highlight w:val="none"/>
        </w:rPr>
        <w:t xml:space="preserve">    </w:t>
      </w:r>
      <w:r>
        <w:rPr>
          <w:rFonts w:hint="eastAsia" w:ascii="宋体" w:hAnsi="宋体"/>
          <w:szCs w:val="21"/>
          <w:highlight w:val="none"/>
        </w:rPr>
        <w:t>19.1采用综合评分法的项目，对项目招标文件《评标信息》评分项中涉及的相关业绩、社保情况等内容以及《资格性审查表》和《符合性审查表》中涉及的证明材料，投标人应提供相关部门出具的证明材料扫描件或照片。有关扫描件（或照片）的尺寸和清晰度要求能够使用电脑阅读、识别和判断。</w:t>
      </w:r>
      <w:bookmarkStart w:id="102" w:name="_Hlk71407299"/>
      <w:r>
        <w:rPr>
          <w:rFonts w:hint="eastAsia" w:ascii="宋体" w:hAnsi="宋体"/>
          <w:szCs w:val="21"/>
          <w:highlight w:val="none"/>
        </w:rPr>
        <w:t>若投标人未按要求提供证明材料或提供的是部分证明材料或提供不清晰的扫描件（或照片）的，采购人</w:t>
      </w:r>
      <w:r>
        <w:rPr>
          <w:rFonts w:hint="eastAsia" w:ascii="宋体" w:hAnsi="宋体"/>
          <w:szCs w:val="21"/>
          <w:highlight w:val="none"/>
          <w:lang w:eastAsia="zh-CN"/>
        </w:rPr>
        <w:t>、</w:t>
      </w:r>
      <w:r>
        <w:rPr>
          <w:rFonts w:hint="eastAsia" w:ascii="宋体" w:hAnsi="宋体"/>
          <w:szCs w:val="21"/>
          <w:highlight w:val="none"/>
        </w:rPr>
        <w:t>代理机构</w:t>
      </w:r>
      <w:r>
        <w:rPr>
          <w:rFonts w:hint="eastAsia" w:ascii="宋体" w:hAnsi="宋体"/>
          <w:szCs w:val="21"/>
          <w:highlight w:val="none"/>
          <w:lang w:val="en-US" w:eastAsia="zh-CN"/>
        </w:rPr>
        <w:t>及</w:t>
      </w:r>
      <w:r>
        <w:rPr>
          <w:rFonts w:hint="eastAsia" w:ascii="宋体" w:hAnsi="宋体"/>
          <w:szCs w:val="21"/>
          <w:highlight w:val="none"/>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102"/>
    <w:p w14:paraId="337F5DD8">
      <w:pPr>
        <w:ind w:firstLine="411" w:firstLineChars="196"/>
        <w:rPr>
          <w:rFonts w:ascii="宋体" w:hAnsi="宋体"/>
          <w:szCs w:val="21"/>
          <w:highlight w:val="none"/>
        </w:rPr>
      </w:pPr>
      <w:r>
        <w:rPr>
          <w:rFonts w:hint="eastAsia" w:ascii="宋体" w:hAnsi="宋体"/>
          <w:szCs w:val="21"/>
          <w:highlight w:val="none"/>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392746E9">
      <w:pPr>
        <w:rPr>
          <w:rFonts w:ascii="黑体" w:hAnsi="宋体" w:eastAsia="黑体"/>
          <w:sz w:val="24"/>
          <w:highlight w:val="none"/>
        </w:rPr>
      </w:pPr>
      <w:r>
        <w:rPr>
          <w:rFonts w:hint="eastAsia" w:ascii="黑体" w:hAnsi="宋体" w:eastAsia="黑体"/>
          <w:sz w:val="24"/>
          <w:highlight w:val="none"/>
        </w:rPr>
        <w:t>20．投标有效期</w:t>
      </w:r>
    </w:p>
    <w:bookmarkEnd w:id="101"/>
    <w:p w14:paraId="6A4DB6CB">
      <w:pPr>
        <w:ind w:firstLine="411" w:firstLineChars="196"/>
        <w:rPr>
          <w:rFonts w:ascii="宋体" w:hAnsi="宋体"/>
          <w:szCs w:val="21"/>
          <w:highlight w:val="none"/>
        </w:rPr>
      </w:pPr>
      <w:bookmarkStart w:id="103" w:name="_Hlk72402214"/>
      <w:r>
        <w:rPr>
          <w:rFonts w:hint="eastAsia" w:ascii="宋体" w:hAnsi="宋体"/>
          <w:szCs w:val="21"/>
          <w:highlight w:val="none"/>
        </w:rPr>
        <w:t>20.1 投标有效期为</w:t>
      </w:r>
      <w:r>
        <w:rPr>
          <w:rFonts w:hint="eastAsia" w:ascii="Arial" w:hAnsi="Arial" w:cs="Arial"/>
          <w:szCs w:val="21"/>
          <w:highlight w:val="none"/>
        </w:rPr>
        <w:t>从投标截止之日算起的日历天数。</w:t>
      </w:r>
      <w:r>
        <w:rPr>
          <w:rFonts w:hint="eastAsia" w:ascii="宋体" w:hAnsi="宋体"/>
          <w:szCs w:val="21"/>
          <w:highlight w:val="none"/>
        </w:rPr>
        <w:t>在此期限内，所有投标文件均保持有效。</w:t>
      </w:r>
    </w:p>
    <w:p w14:paraId="497A90D4">
      <w:pPr>
        <w:ind w:firstLine="411" w:firstLineChars="196"/>
        <w:rPr>
          <w:rFonts w:ascii="宋体" w:hAnsi="宋体"/>
          <w:szCs w:val="21"/>
          <w:highlight w:val="none"/>
        </w:rPr>
      </w:pPr>
      <w:r>
        <w:rPr>
          <w:rFonts w:hint="eastAsia" w:ascii="宋体" w:hAnsi="宋体"/>
          <w:szCs w:val="21"/>
          <w:highlight w:val="none"/>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0B926703">
      <w:pPr>
        <w:ind w:firstLine="411" w:firstLineChars="196"/>
        <w:rPr>
          <w:rFonts w:ascii="宋体" w:hAnsi="宋体"/>
          <w:szCs w:val="21"/>
          <w:highlight w:val="none"/>
        </w:rPr>
      </w:pPr>
      <w:r>
        <w:rPr>
          <w:rFonts w:hint="eastAsia" w:ascii="宋体" w:hAnsi="宋体"/>
          <w:szCs w:val="21"/>
          <w:highlight w:val="none"/>
        </w:rPr>
        <w:t>20</w:t>
      </w:r>
      <w:r>
        <w:rPr>
          <w:rFonts w:ascii="宋体" w:hAnsi="宋体"/>
          <w:szCs w:val="21"/>
          <w:highlight w:val="none"/>
        </w:rPr>
        <w:t>.3</w:t>
      </w:r>
      <w:r>
        <w:rPr>
          <w:rFonts w:hint="eastAsia" w:ascii="宋体" w:hAnsi="宋体"/>
          <w:szCs w:val="21"/>
          <w:highlight w:val="none"/>
        </w:rPr>
        <w:t xml:space="preserve"> 中标供应商的投标文件有效期，截止于完成本招标文件规定的全部项目内容，并通过竣工验收及保修期结束。</w:t>
      </w:r>
    </w:p>
    <w:bookmarkEnd w:id="103"/>
    <w:p w14:paraId="2FDC04C0">
      <w:pPr>
        <w:rPr>
          <w:rFonts w:ascii="黑体" w:hAnsi="宋体" w:eastAsia="黑体"/>
          <w:sz w:val="24"/>
          <w:highlight w:val="none"/>
        </w:rPr>
      </w:pPr>
      <w:r>
        <w:rPr>
          <w:rFonts w:hint="eastAsia" w:ascii="黑体" w:hAnsi="宋体" w:eastAsia="黑体"/>
          <w:sz w:val="24"/>
          <w:highlight w:val="none"/>
        </w:rPr>
        <w:t>21．</w:t>
      </w:r>
      <w:bookmarkStart w:id="104" w:name="_Hlk72402325"/>
      <w:r>
        <w:rPr>
          <w:rFonts w:hint="eastAsia" w:ascii="黑体" w:hAnsi="宋体" w:eastAsia="黑体"/>
          <w:sz w:val="24"/>
          <w:highlight w:val="none"/>
        </w:rPr>
        <w:t xml:space="preserve">关于投标保证金 </w:t>
      </w:r>
    </w:p>
    <w:p w14:paraId="79FABFD8">
      <w:pPr>
        <w:rPr>
          <w:rFonts w:ascii="宋体" w:hAnsi="宋体"/>
          <w:szCs w:val="21"/>
          <w:highlight w:val="none"/>
        </w:rPr>
      </w:pPr>
      <w:r>
        <w:rPr>
          <w:rFonts w:hint="eastAsia" w:ascii="宋体" w:hAnsi="宋体"/>
          <w:szCs w:val="21"/>
          <w:highlight w:val="none"/>
        </w:rPr>
        <w:t xml:space="preserve">    21.1</w:t>
      </w:r>
      <w:r>
        <w:rPr>
          <w:rFonts w:hint="eastAsia"/>
          <w:highlight w:val="none"/>
        </w:rPr>
        <w:t>根据《深圳市财政局关于调整政府采购投标（响应）保证金管理政策的通知》（深财购〔2021〕51号）文的规定，本项目不收取投标保证金。</w:t>
      </w:r>
    </w:p>
    <w:p w14:paraId="5F59011F">
      <w:pPr>
        <w:rPr>
          <w:rFonts w:ascii="黑体" w:hAnsi="宋体" w:eastAsia="黑体"/>
          <w:sz w:val="24"/>
          <w:highlight w:val="none"/>
        </w:rPr>
      </w:pPr>
      <w:r>
        <w:rPr>
          <w:rFonts w:hint="eastAsia" w:ascii="黑体" w:hAnsi="宋体" w:eastAsia="黑体"/>
          <w:sz w:val="24"/>
          <w:highlight w:val="none"/>
        </w:rPr>
        <w:t>22．投标人的替代方案</w:t>
      </w:r>
    </w:p>
    <w:p w14:paraId="2980DC93">
      <w:pPr>
        <w:ind w:firstLine="411" w:firstLineChars="196"/>
        <w:rPr>
          <w:rFonts w:ascii="宋体" w:hAnsi="宋体"/>
          <w:szCs w:val="21"/>
          <w:highlight w:val="none"/>
        </w:rPr>
      </w:pPr>
      <w:r>
        <w:rPr>
          <w:rFonts w:hint="eastAsia" w:ascii="宋体" w:hAnsi="宋体"/>
          <w:szCs w:val="21"/>
          <w:highlight w:val="none"/>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12E69A0E">
      <w:pPr>
        <w:ind w:firstLine="411" w:firstLineChars="196"/>
        <w:rPr>
          <w:rFonts w:ascii="宋体" w:hAnsi="宋体"/>
          <w:szCs w:val="21"/>
          <w:highlight w:val="none"/>
        </w:rPr>
      </w:pPr>
      <w:r>
        <w:rPr>
          <w:rFonts w:hint="eastAsia" w:ascii="宋体" w:hAnsi="宋体"/>
          <w:szCs w:val="21"/>
          <w:highlight w:val="none"/>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04"/>
    <w:p w14:paraId="0D4C7CB7">
      <w:pPr>
        <w:rPr>
          <w:rFonts w:ascii="黑体" w:hAnsi="宋体" w:eastAsia="黑体"/>
          <w:sz w:val="24"/>
          <w:highlight w:val="none"/>
        </w:rPr>
      </w:pPr>
      <w:r>
        <w:rPr>
          <w:rFonts w:hint="eastAsia" w:ascii="黑体" w:hAnsi="宋体" w:eastAsia="黑体"/>
          <w:sz w:val="24"/>
          <w:highlight w:val="none"/>
        </w:rPr>
        <w:t>23．</w:t>
      </w:r>
      <w:bookmarkStart w:id="105" w:name="_Hlk72402860"/>
      <w:r>
        <w:rPr>
          <w:rFonts w:ascii="黑体" w:hAnsi="宋体" w:eastAsia="黑体"/>
          <w:sz w:val="24"/>
          <w:highlight w:val="none"/>
        </w:rPr>
        <w:t>投标文件的</w:t>
      </w:r>
      <w:r>
        <w:rPr>
          <w:rFonts w:hint="eastAsia" w:ascii="黑体" w:hAnsi="宋体" w:eastAsia="黑体"/>
          <w:sz w:val="24"/>
          <w:highlight w:val="none"/>
        </w:rPr>
        <w:t>制作</w:t>
      </w:r>
      <w:r>
        <w:rPr>
          <w:rFonts w:ascii="黑体" w:hAnsi="宋体" w:eastAsia="黑体"/>
          <w:sz w:val="24"/>
          <w:highlight w:val="none"/>
        </w:rPr>
        <w:t>要求</w:t>
      </w:r>
    </w:p>
    <w:p w14:paraId="3CC1CFE6">
      <w:pPr>
        <w:ind w:firstLine="411" w:firstLineChars="196"/>
        <w:rPr>
          <w:rFonts w:ascii="宋体" w:hAnsi="宋体"/>
          <w:highlight w:val="none"/>
        </w:rPr>
      </w:pPr>
      <w:r>
        <w:rPr>
          <w:rFonts w:hint="eastAsia" w:ascii="宋体" w:hAnsi="宋体"/>
          <w:highlight w:val="none"/>
        </w:rPr>
        <w:t>23.1投标人应准备所投项目的电子投标文件一份。此电子投标文件须由投标人根据政府集中采购机构提供的后缀名为.</w:t>
      </w:r>
      <w:r>
        <w:rPr>
          <w:highlight w:val="none"/>
        </w:rPr>
        <w:t xml:space="preserve"> </w:t>
      </w:r>
      <w:r>
        <w:rPr>
          <w:rFonts w:ascii="宋体" w:hAnsi="宋体"/>
          <w:highlight w:val="none"/>
        </w:rPr>
        <w:t>szczf</w:t>
      </w:r>
      <w:r>
        <w:rPr>
          <w:rFonts w:hint="eastAsia" w:ascii="宋体" w:hAnsi="宋体"/>
          <w:highlight w:val="none"/>
        </w:rPr>
        <w:t>的电子招标文件，下载并使用相应的深圳智慧采购平台投标文件制作专用软件打开招标文件（.szczf格式）【下载地址：</w:t>
      </w:r>
      <w:r>
        <w:rPr>
          <w:rFonts w:ascii="宋体" w:hAnsi="宋体"/>
          <w:highlight w:val="none"/>
        </w:rPr>
        <w:t>http://zfcg.szggzy.com:8081/cgxy/013002/list.html</w:t>
      </w:r>
      <w:r>
        <w:rPr>
          <w:rFonts w:hint="eastAsia" w:ascii="宋体" w:hAnsi="宋体"/>
          <w:highlight w:val="none"/>
        </w:rPr>
        <w:t>】。</w:t>
      </w:r>
    </w:p>
    <w:p w14:paraId="18447779">
      <w:pPr>
        <w:ind w:firstLine="411" w:firstLineChars="196"/>
        <w:rPr>
          <w:rFonts w:ascii="宋体" w:hAnsi="宋体"/>
          <w:highlight w:val="none"/>
        </w:rPr>
      </w:pPr>
      <w:r>
        <w:rPr>
          <w:rFonts w:hint="eastAsia" w:ascii="宋体" w:hAnsi="宋体"/>
          <w:highlight w:val="none"/>
        </w:rPr>
        <w:t>23.2投标人在使用《投标书编制软件》编制投标书时须注意：</w:t>
      </w:r>
    </w:p>
    <w:p w14:paraId="64C7BD6B">
      <w:pPr>
        <w:ind w:firstLine="411" w:firstLineChars="196"/>
        <w:rPr>
          <w:rFonts w:ascii="宋体" w:hAnsi="宋体"/>
          <w:highlight w:val="none"/>
        </w:rPr>
      </w:pPr>
      <w:r>
        <w:rPr>
          <w:rFonts w:hint="eastAsia" w:ascii="宋体" w:hAnsi="宋体"/>
          <w:highlight w:val="none"/>
        </w:rPr>
        <w:t>23.2.1导入《投标书编制软件》的招标文件项目编号、包号应与以此制作的投标文件项目编号、包号一致。例如，不能将甲项目A包的招标书导入《投标书编制软件》，制作乙项目B包的投标书。</w:t>
      </w:r>
    </w:p>
    <w:p w14:paraId="6A8134CE">
      <w:pPr>
        <w:ind w:firstLine="411" w:firstLineChars="196"/>
        <w:rPr>
          <w:rFonts w:ascii="宋体" w:hAnsi="宋体"/>
          <w:highlight w:val="none"/>
        </w:rPr>
      </w:pPr>
      <w:r>
        <w:rPr>
          <w:rFonts w:hint="eastAsia" w:ascii="宋体" w:hAnsi="宋体"/>
          <w:highlight w:val="none"/>
        </w:rPr>
        <w:t>23.2.2不能用非本公司的电子密钥加密本公司的投标文件，或者用其它公司的登录用户上传本公司的投标文件。</w:t>
      </w:r>
    </w:p>
    <w:p w14:paraId="4E34CC7F">
      <w:pPr>
        <w:ind w:firstLine="411" w:firstLineChars="196"/>
        <w:rPr>
          <w:rFonts w:ascii="宋体" w:hAnsi="宋体"/>
          <w:highlight w:val="none"/>
        </w:rPr>
      </w:pPr>
      <w:r>
        <w:rPr>
          <w:rFonts w:hint="eastAsia" w:ascii="宋体" w:hAnsi="宋体"/>
          <w:highlight w:val="none"/>
        </w:rPr>
        <w:t>23.2.3要求用《投标书编制软件》编制投标书的包，不能用其它方式编制投标书。编制投标文件时，电脑须连通互联网。</w:t>
      </w:r>
    </w:p>
    <w:p w14:paraId="28A0FFC5">
      <w:pPr>
        <w:ind w:firstLine="411" w:firstLineChars="196"/>
        <w:rPr>
          <w:rFonts w:ascii="宋体" w:hAnsi="宋体"/>
          <w:highlight w:val="none"/>
        </w:rPr>
      </w:pPr>
      <w:r>
        <w:rPr>
          <w:rFonts w:hint="eastAsia" w:ascii="宋体" w:hAnsi="宋体"/>
          <w:highlight w:val="none"/>
        </w:rPr>
        <w:t>23.2.4投标文件不能带病毒。政府集中采购机构将用专业杀毒软件对投标文件进行病毒检测，如果这两种软件均报告发现病毒，则政府集中采购机构认为该投标文件带病毒。</w:t>
      </w:r>
    </w:p>
    <w:p w14:paraId="6F705A79">
      <w:pPr>
        <w:ind w:firstLine="411" w:firstLineChars="196"/>
        <w:rPr>
          <w:rFonts w:ascii="宋体" w:hAnsi="宋体"/>
          <w:highlight w:val="none"/>
        </w:rPr>
      </w:pPr>
      <w:r>
        <w:rPr>
          <w:rFonts w:hint="eastAsia" w:ascii="宋体" w:hAnsi="宋体"/>
          <w:highlight w:val="none"/>
        </w:rPr>
        <w:t>23.2.5完整填写“投标关键信息”，如下图所示：</w:t>
      </w:r>
    </w:p>
    <w:p w14:paraId="10D87F45">
      <w:pPr>
        <w:ind w:firstLine="411" w:firstLineChars="196"/>
        <w:rPr>
          <w:rFonts w:ascii="宋体" w:hAnsi="宋体"/>
          <w:highlight w:val="none"/>
        </w:rPr>
      </w:pPr>
      <w:r>
        <w:rPr>
          <w:rFonts w:ascii="宋体" w:hAnsi="宋体"/>
          <w:highlight w:val="none"/>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43B73BC5">
      <w:pPr>
        <w:ind w:firstLine="413" w:firstLineChars="196"/>
        <w:rPr>
          <w:rFonts w:ascii="宋体" w:hAnsi="宋体"/>
          <w:b/>
          <w:highlight w:val="none"/>
        </w:rPr>
      </w:pPr>
      <w:r>
        <w:rPr>
          <w:rFonts w:hint="eastAsia" w:ascii="宋体" w:hAnsi="宋体"/>
          <w:b/>
          <w:highlight w:val="none"/>
        </w:rPr>
        <w:t>备注：上述“开标一览表”中的“投标报价”将作为价格分计算依据；其它信息仅是对投标文件相关内容的概括性表述，不作为评审依据。</w:t>
      </w:r>
    </w:p>
    <w:p w14:paraId="2751E3FE">
      <w:pPr>
        <w:ind w:firstLine="411" w:firstLineChars="196"/>
        <w:rPr>
          <w:rFonts w:ascii="宋体" w:hAnsi="宋体"/>
          <w:highlight w:val="none"/>
        </w:rPr>
      </w:pPr>
      <w:r>
        <w:rPr>
          <w:rFonts w:hint="eastAsia" w:ascii="宋体" w:hAnsi="宋体"/>
          <w:highlight w:val="none"/>
        </w:rPr>
        <w:t>23.2.6投标人在编辑投标文件时，</w:t>
      </w:r>
      <w:r>
        <w:rPr>
          <w:rFonts w:hint="eastAsia" w:ascii="宋体" w:hAnsi="宋体"/>
          <w:b/>
          <w:highlight w:val="none"/>
        </w:rPr>
        <w:t>在投标文件目录中属于本节点内容的必须在本节点中填写，填写到其他节点或附件，</w:t>
      </w:r>
      <w:r>
        <w:rPr>
          <w:rFonts w:hint="eastAsia" w:ascii="宋体" w:hAnsi="宋体"/>
          <w:highlight w:val="none"/>
        </w:rPr>
        <w:t>一切后果由供应商自行承担。</w:t>
      </w:r>
    </w:p>
    <w:p w14:paraId="17B44E17">
      <w:pPr>
        <w:ind w:firstLine="411" w:firstLineChars="196"/>
        <w:rPr>
          <w:rFonts w:ascii="宋体" w:hAnsi="宋体"/>
          <w:highlight w:val="none"/>
        </w:rPr>
      </w:pPr>
      <w:r>
        <w:rPr>
          <w:rFonts w:hint="eastAsia" w:ascii="宋体" w:hAnsi="宋体"/>
          <w:highlight w:val="none"/>
        </w:rPr>
        <w:t>23.2.7投标文件编写完成后，</w:t>
      </w:r>
      <w:r>
        <w:rPr>
          <w:rFonts w:hint="eastAsia" w:ascii="宋体" w:hAnsi="宋体"/>
          <w:b/>
          <w:highlight w:val="none"/>
        </w:rPr>
        <w:t>必须用属于投标人的电子密钥</w:t>
      </w:r>
      <w:r>
        <w:rPr>
          <w:rFonts w:hint="eastAsia" w:ascii="宋体" w:hAnsi="宋体"/>
          <w:b/>
          <w:highlight w:val="none"/>
          <w:lang w:val="en-US" w:eastAsia="zh-CN"/>
        </w:rPr>
        <w:t>或电子营业执照</w:t>
      </w:r>
      <w:r>
        <w:rPr>
          <w:rFonts w:hint="eastAsia" w:ascii="宋体" w:hAnsi="宋体"/>
          <w:b/>
          <w:highlight w:val="none"/>
        </w:rPr>
        <w:t>进行加密，否则视同未盖公章，将导致投标文件无效。</w:t>
      </w:r>
    </w:p>
    <w:p w14:paraId="75C1F9F2">
      <w:pPr>
        <w:ind w:firstLine="411" w:firstLineChars="196"/>
        <w:rPr>
          <w:rFonts w:ascii="宋体" w:hAnsi="宋体"/>
          <w:highlight w:val="none"/>
        </w:rPr>
      </w:pPr>
      <w:r>
        <w:rPr>
          <w:rFonts w:hint="eastAsia" w:ascii="宋体" w:hAnsi="宋体"/>
          <w:highlight w:val="none"/>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30FA26EE">
      <w:pPr>
        <w:ind w:firstLine="411" w:firstLineChars="196"/>
        <w:rPr>
          <w:rFonts w:ascii="宋体" w:hAnsi="宋体"/>
          <w:highlight w:val="none"/>
        </w:rPr>
      </w:pPr>
      <w:r>
        <w:rPr>
          <w:rFonts w:hint="eastAsia" w:ascii="宋体" w:hAnsi="宋体"/>
          <w:highlight w:val="none"/>
        </w:rPr>
        <w:t>23.2.9如果开标时出现网络故障、技术故障，影响了政府采购活动，政府集中采购机构有权采取措施如延期、接受无法从网上上传的投标书等，以保障政府采购活动的公开、公平和公正。</w:t>
      </w:r>
    </w:p>
    <w:p w14:paraId="6222BC41">
      <w:pPr>
        <w:ind w:firstLine="411" w:firstLineChars="196"/>
        <w:rPr>
          <w:rFonts w:ascii="宋体" w:hAnsi="宋体"/>
          <w:highlight w:val="none"/>
        </w:rPr>
      </w:pPr>
      <w:r>
        <w:rPr>
          <w:rFonts w:hint="eastAsia" w:ascii="宋体" w:hAnsi="宋体"/>
          <w:highlight w:val="none"/>
        </w:rPr>
        <w:t>23.3电报、电话、传真形式的投标概不接受。</w:t>
      </w:r>
    </w:p>
    <w:p w14:paraId="4B41E6A0">
      <w:pPr>
        <w:ind w:firstLine="413" w:firstLineChars="196"/>
        <w:rPr>
          <w:rFonts w:ascii="宋体" w:hAnsi="宋体"/>
          <w:b/>
          <w:highlight w:val="none"/>
        </w:rPr>
      </w:pPr>
      <w:r>
        <w:rPr>
          <w:rFonts w:hint="eastAsia" w:ascii="宋体" w:hAnsi="宋体"/>
          <w:b/>
          <w:highlight w:val="none"/>
        </w:rPr>
        <w:t>23.4经投标人电子密钥</w:t>
      </w:r>
      <w:r>
        <w:rPr>
          <w:rFonts w:hint="eastAsia" w:ascii="宋体" w:hAnsi="宋体"/>
          <w:b/>
          <w:highlight w:val="none"/>
          <w:lang w:val="en-US" w:eastAsia="zh-CN"/>
        </w:rPr>
        <w:t>或电子营业执照</w:t>
      </w:r>
      <w:r>
        <w:rPr>
          <w:rFonts w:hint="eastAsia" w:ascii="宋体" w:hAnsi="宋体"/>
          <w:b/>
          <w:highlight w:val="none"/>
        </w:rPr>
        <w:t>加密的投标文件无须盖章或签字，</w:t>
      </w:r>
      <w:r>
        <w:rPr>
          <w:rFonts w:hint="eastAsia" w:ascii="宋体" w:hAnsi="宋体"/>
          <w:highlight w:val="none"/>
        </w:rPr>
        <w:t>专用条款另有要求的除外。</w:t>
      </w:r>
    </w:p>
    <w:p w14:paraId="3163D2A8">
      <w:pPr>
        <w:ind w:firstLine="413" w:firstLineChars="196"/>
        <w:rPr>
          <w:rFonts w:ascii="宋体" w:hAnsi="宋体"/>
          <w:highlight w:val="none"/>
        </w:rPr>
      </w:pPr>
      <w:r>
        <w:rPr>
          <w:rFonts w:hint="eastAsia" w:ascii="宋体" w:hAnsi="宋体"/>
          <w:b/>
          <w:highlight w:val="none"/>
        </w:rPr>
        <w:t>23.5</w:t>
      </w:r>
      <w:r>
        <w:rPr>
          <w:rFonts w:hint="eastAsia" w:ascii="宋体" w:hAnsi="宋体"/>
          <w:highlight w:val="none"/>
        </w:rPr>
        <w:t xml:space="preserve"> 各类资格（资质）文件提供扫描件，专用条款另有要求的除外。</w:t>
      </w:r>
      <w:bookmarkEnd w:id="105"/>
    </w:p>
    <w:p w14:paraId="386CDC5D">
      <w:pPr>
        <w:ind w:firstLine="411" w:firstLineChars="196"/>
        <w:rPr>
          <w:rFonts w:ascii="宋体" w:hAnsi="宋体"/>
          <w:szCs w:val="21"/>
          <w:highlight w:val="none"/>
        </w:rPr>
      </w:pPr>
    </w:p>
    <w:p w14:paraId="2D8008FB">
      <w:pPr>
        <w:pStyle w:val="3"/>
        <w:numPr>
          <w:ilvl w:val="0"/>
          <w:numId w:val="19"/>
        </w:numPr>
        <w:spacing w:before="120" w:beforeLines="50" w:after="120" w:afterLines="50"/>
        <w:ind w:left="562" w:hanging="562"/>
        <w:rPr>
          <w:sz w:val="28"/>
          <w:szCs w:val="28"/>
          <w:highlight w:val="none"/>
        </w:rPr>
      </w:pPr>
      <w:r>
        <w:rPr>
          <w:rFonts w:hint="eastAsia"/>
          <w:sz w:val="28"/>
          <w:szCs w:val="28"/>
          <w:highlight w:val="none"/>
        </w:rPr>
        <w:t>投标文件的递交</w:t>
      </w:r>
    </w:p>
    <w:p w14:paraId="31FAEFF4">
      <w:pPr>
        <w:rPr>
          <w:rFonts w:ascii="黑体" w:hAnsi="宋体" w:eastAsia="黑体"/>
          <w:sz w:val="24"/>
          <w:highlight w:val="none"/>
        </w:rPr>
      </w:pPr>
      <w:bookmarkStart w:id="106" w:name="_Hlk72405459"/>
      <w:r>
        <w:rPr>
          <w:rFonts w:hint="eastAsia" w:ascii="黑体" w:hAnsi="宋体" w:eastAsia="黑体"/>
          <w:sz w:val="24"/>
          <w:highlight w:val="none"/>
        </w:rPr>
        <w:t>24．投标文件的保密</w:t>
      </w:r>
    </w:p>
    <w:p w14:paraId="3755336F">
      <w:pPr>
        <w:ind w:firstLine="411" w:firstLineChars="196"/>
        <w:rPr>
          <w:rFonts w:ascii="宋体" w:hAnsi="宋体"/>
          <w:highlight w:val="none"/>
        </w:rPr>
      </w:pPr>
      <w:r>
        <w:rPr>
          <w:rFonts w:hint="eastAsia" w:ascii="宋体" w:hAnsi="宋体"/>
          <w:highlight w:val="none"/>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宋体" w:hAnsi="宋体"/>
          <w:highlight w:val="none"/>
          <w:lang w:val="en-US" w:eastAsia="zh-CN"/>
        </w:rPr>
        <w:t>投</w:t>
      </w:r>
      <w:r>
        <w:rPr>
          <w:rFonts w:hint="eastAsia" w:ascii="宋体" w:hAnsi="宋体"/>
          <w:highlight w:val="none"/>
        </w:rPr>
        <w:t>标文件自动进行加密，此加密程序确保投标文件在到达投标截止时间后才能解密查看。在加密过程中，请按照软件提示进行操作。加密界面如下图所示：</w:t>
      </w:r>
    </w:p>
    <w:p w14:paraId="1969DFA6">
      <w:pPr>
        <w:widowControl/>
        <w:jc w:val="left"/>
        <w:rPr>
          <w:rFonts w:ascii="宋体" w:hAnsi="宋体" w:cs="宋体"/>
          <w:kern w:val="0"/>
          <w:sz w:val="24"/>
          <w:highlight w:val="none"/>
        </w:rPr>
      </w:pPr>
      <w:r>
        <w:rPr>
          <w:rFonts w:ascii="宋体" w:hAnsi="宋体"/>
          <w:highlight w:val="none"/>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6FE7E20D">
      <w:pPr>
        <w:ind w:firstLine="480" w:firstLineChars="200"/>
        <w:rPr>
          <w:sz w:val="24"/>
          <w:highlight w:val="none"/>
        </w:rPr>
      </w:pPr>
    </w:p>
    <w:p w14:paraId="6829928D">
      <w:pPr>
        <w:rPr>
          <w:sz w:val="24"/>
          <w:highlight w:val="none"/>
        </w:rPr>
      </w:pPr>
      <w:r>
        <w:rPr>
          <w:rFonts w:ascii="宋体" w:hAnsi="宋体"/>
          <w:highlight w:val="none"/>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14:paraId="219CE448">
      <w:pPr>
        <w:ind w:firstLine="411" w:firstLineChars="196"/>
        <w:rPr>
          <w:rFonts w:ascii="宋体" w:hAnsi="宋体"/>
          <w:b w:val="0"/>
          <w:highlight w:val="none"/>
        </w:rPr>
      </w:pPr>
    </w:p>
    <w:p w14:paraId="1E0B8A85">
      <w:pPr>
        <w:rPr>
          <w:rFonts w:ascii="宋体" w:hAnsi="宋体"/>
          <w:b/>
          <w:highlight w:val="none"/>
        </w:rPr>
      </w:pPr>
      <w:r>
        <w:rPr>
          <w:rFonts w:hint="eastAsia" w:ascii="宋体" w:hAnsi="宋体"/>
          <w:b/>
          <w:highlight w:val="none"/>
        </w:rPr>
        <w:t>24.2若采购项目出现延期情况：</w:t>
      </w:r>
    </w:p>
    <w:p w14:paraId="146BB0F0">
      <w:pPr>
        <w:ind w:firstLine="422" w:firstLineChars="200"/>
        <w:rPr>
          <w:rFonts w:ascii="黑体" w:hAnsi="宋体" w:eastAsia="黑体"/>
          <w:b/>
          <w:sz w:val="24"/>
          <w:highlight w:val="none"/>
        </w:rPr>
      </w:pPr>
      <w:r>
        <w:rPr>
          <w:rFonts w:hint="eastAsia" w:ascii="宋体" w:hAnsi="宋体"/>
          <w:b/>
          <w:highlight w:val="none"/>
        </w:rPr>
        <w:t>如果供下载的招标文件（后缀名为.</w:t>
      </w:r>
      <w:r>
        <w:rPr>
          <w:highlight w:val="none"/>
        </w:rPr>
        <w:t xml:space="preserve"> </w:t>
      </w:r>
      <w:r>
        <w:rPr>
          <w:rFonts w:ascii="宋体" w:hAnsi="宋体"/>
          <w:b/>
          <w:highlight w:val="none"/>
        </w:rPr>
        <w:t>szczf</w:t>
      </w:r>
      <w:r>
        <w:rPr>
          <w:rFonts w:hint="eastAsia" w:ascii="宋体" w:hAnsi="宋体"/>
          <w:b/>
          <w:highlight w:val="none"/>
        </w:rPr>
        <w:t>）有更新，投标人必须重新下载招标文件、重新制作投标文件、重新加密投标文件、重新上传投标文件；如果供下载的招标文件（后缀名为.</w:t>
      </w:r>
      <w:r>
        <w:rPr>
          <w:highlight w:val="none"/>
        </w:rPr>
        <w:t xml:space="preserve"> </w:t>
      </w:r>
      <w:r>
        <w:rPr>
          <w:rFonts w:ascii="宋体" w:hAnsi="宋体"/>
          <w:b/>
          <w:highlight w:val="none"/>
        </w:rPr>
        <w:t>szczf</w:t>
      </w:r>
      <w:r>
        <w:rPr>
          <w:rFonts w:hint="eastAsia" w:ascii="宋体" w:hAnsi="宋体"/>
          <w:b/>
          <w:highlight w:val="none"/>
        </w:rPr>
        <w:t>）没有更新，投标人必须重新加密投标文件、重新上传投标文件（是否重新制作投标文件根据项目实际情况定）。否则，投标人自行承担投标文件无法解密导致投标无效的后果。</w:t>
      </w:r>
    </w:p>
    <w:p w14:paraId="773E3E58">
      <w:pPr>
        <w:rPr>
          <w:rFonts w:ascii="黑体" w:hAnsi="宋体" w:eastAsia="黑体"/>
          <w:sz w:val="24"/>
          <w:highlight w:val="none"/>
        </w:rPr>
      </w:pPr>
      <w:r>
        <w:rPr>
          <w:rFonts w:hint="eastAsia" w:ascii="黑体" w:hAnsi="宋体" w:eastAsia="黑体"/>
          <w:sz w:val="24"/>
          <w:highlight w:val="none"/>
        </w:rPr>
        <w:t>25．上传投标文件及投标截止日期</w:t>
      </w:r>
    </w:p>
    <w:p w14:paraId="0F65819A">
      <w:pPr>
        <w:keepNext w:val="0"/>
        <w:keepLines w:val="0"/>
        <w:pageBreakBefore w:val="0"/>
        <w:widowControl w:val="0"/>
        <w:kinsoku/>
        <w:wordWrap w:val="0"/>
        <w:overflowPunct/>
        <w:topLinePunct w:val="0"/>
        <w:autoSpaceDE/>
        <w:autoSpaceDN/>
        <w:bidi w:val="0"/>
        <w:adjustRightInd/>
        <w:snapToGrid/>
        <w:ind w:firstLine="411" w:firstLineChars="196"/>
        <w:textAlignment w:val="auto"/>
        <w:rPr>
          <w:rFonts w:ascii="宋体" w:hAnsi="宋体"/>
          <w:highlight w:val="none"/>
        </w:rPr>
      </w:pPr>
      <w:r>
        <w:rPr>
          <w:rFonts w:hint="eastAsia" w:ascii="宋体" w:hAnsi="宋体"/>
          <w:highlight w:val="none"/>
        </w:rPr>
        <w:t>25</w:t>
      </w:r>
      <w:r>
        <w:rPr>
          <w:rFonts w:ascii="宋体" w:hAnsi="宋体"/>
          <w:highlight w:val="none"/>
        </w:rPr>
        <w:t>.</w:t>
      </w:r>
      <w:r>
        <w:rPr>
          <w:rFonts w:hint="eastAsia" w:ascii="宋体" w:hAnsi="宋体"/>
          <w:highlight w:val="none"/>
        </w:rPr>
        <w:t>1实行网上投标，</w:t>
      </w:r>
      <w:r>
        <w:rPr>
          <w:rFonts w:ascii="宋体" w:hAnsi="宋体"/>
          <w:highlight w:val="none"/>
        </w:rPr>
        <w:t>投标人必须</w:t>
      </w:r>
      <w:r>
        <w:rPr>
          <w:rFonts w:hint="eastAsia" w:ascii="宋体" w:hAnsi="宋体"/>
          <w:highlight w:val="none"/>
        </w:rPr>
        <w:t>在招标</w:t>
      </w:r>
      <w:r>
        <w:rPr>
          <w:rFonts w:ascii="宋体" w:hAnsi="宋体"/>
          <w:highlight w:val="none"/>
        </w:rPr>
        <w:t>文件规定的投标截止时间前</w:t>
      </w:r>
      <w:r>
        <w:rPr>
          <w:rFonts w:hint="eastAsia" w:ascii="宋体" w:hAnsi="宋体"/>
          <w:highlight w:val="none"/>
        </w:rPr>
        <w:t>用电子密钥登录“深圳政府采购智慧平台用户网上办事子系统（http://zfcg.szggzy.com/TPBidder/memberLogin）”，用“【我的项目】→【项目流程】→【递交投标(应答)文件】”功能点上传投标文件。如上传过程中遇到问题，可拨打</w:t>
      </w:r>
      <w:r>
        <w:rPr>
          <w:rFonts w:hint="eastAsia" w:ascii="宋体" w:hAnsi="宋体"/>
          <w:highlight w:val="none"/>
          <w:lang w:val="en-US" w:eastAsia="zh-CN"/>
        </w:rPr>
        <w:t>采购公告中的技术支持电话</w:t>
      </w:r>
      <w:r>
        <w:rPr>
          <w:rFonts w:hint="eastAsia" w:ascii="宋体" w:hAnsi="宋体"/>
          <w:highlight w:val="none"/>
        </w:rPr>
        <w:t>。如多次上传均告失败，请在投标截止时间之前携带加密后的电子投标文件送达至</w:t>
      </w:r>
      <w:r>
        <w:rPr>
          <w:rFonts w:hint="eastAsia" w:ascii="宋体" w:hAnsi="宋体"/>
          <w:b/>
          <w:bCs/>
          <w:szCs w:val="21"/>
          <w:highlight w:val="none"/>
        </w:rPr>
        <w:t>深圳公共资源交易中心（深圳交易集团有限公司</w:t>
      </w:r>
      <w:r>
        <w:rPr>
          <w:rFonts w:hint="eastAsia" w:ascii="宋体" w:hAnsi="宋体"/>
          <w:b/>
          <w:bCs/>
          <w:szCs w:val="21"/>
          <w:highlight w:val="none"/>
          <w:lang w:eastAsia="zh-CN"/>
        </w:rPr>
        <w:t>政府采购业务分公司</w:t>
      </w:r>
      <w:r>
        <w:rPr>
          <w:rFonts w:hint="eastAsia" w:ascii="宋体" w:hAnsi="宋体"/>
          <w:b/>
          <w:bCs/>
          <w:szCs w:val="21"/>
          <w:highlight w:val="none"/>
        </w:rPr>
        <w:t>）</w:t>
      </w:r>
      <w:r>
        <w:rPr>
          <w:rFonts w:hint="eastAsia" w:ascii="宋体" w:hAnsi="宋体"/>
          <w:b/>
          <w:bCs/>
          <w:highlight w:val="none"/>
        </w:rPr>
        <w:t>（地址：深圳市南山区沙河西路3185号南山智谷A座（深圳交易集团总部大楼）3楼）</w:t>
      </w:r>
      <w:r>
        <w:rPr>
          <w:rFonts w:ascii="宋体" w:hAnsi="宋体"/>
          <w:b/>
          <w:bCs/>
          <w:highlight w:val="none"/>
        </w:rPr>
        <w:t>协助上传</w:t>
      </w:r>
      <w:r>
        <w:rPr>
          <w:rFonts w:hint="eastAsia" w:ascii="宋体" w:hAnsi="宋体"/>
          <w:b/>
          <w:bCs/>
          <w:highlight w:val="none"/>
        </w:rPr>
        <w:t>，</w:t>
      </w:r>
      <w:r>
        <w:rPr>
          <w:rFonts w:ascii="宋体" w:hAnsi="宋体"/>
          <w:b/>
          <w:bCs/>
          <w:highlight w:val="none"/>
        </w:rPr>
        <w:t>但上传过程</w:t>
      </w:r>
      <w:r>
        <w:rPr>
          <w:rFonts w:hint="eastAsia" w:ascii="宋体" w:hAnsi="宋体"/>
          <w:b/>
          <w:bCs/>
          <w:highlight w:val="none"/>
        </w:rPr>
        <w:t>中</w:t>
      </w:r>
      <w:r>
        <w:rPr>
          <w:rFonts w:ascii="宋体" w:hAnsi="宋体"/>
          <w:b/>
          <w:bCs/>
          <w:highlight w:val="none"/>
        </w:rPr>
        <w:t>投标截止时间到达仍无法上传成功的，由投标人自行负责</w:t>
      </w:r>
      <w:r>
        <w:rPr>
          <w:rFonts w:hint="eastAsia" w:ascii="宋体" w:hAnsi="宋体"/>
          <w:highlight w:val="none"/>
        </w:rPr>
        <w:t>。</w:t>
      </w:r>
    </w:p>
    <w:p w14:paraId="77F9AD85">
      <w:pPr>
        <w:ind w:firstLine="411" w:firstLineChars="196"/>
        <w:rPr>
          <w:rFonts w:ascii="宋体" w:hAnsi="宋体"/>
          <w:highlight w:val="none"/>
        </w:rPr>
      </w:pPr>
      <w:r>
        <w:rPr>
          <w:rFonts w:hint="eastAsia" w:ascii="宋体" w:hAnsi="宋体"/>
          <w:highlight w:val="none"/>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29F85D42">
      <w:pPr>
        <w:ind w:firstLine="411" w:firstLineChars="196"/>
        <w:rPr>
          <w:rFonts w:ascii="宋体" w:hAnsi="宋体"/>
          <w:highlight w:val="none"/>
        </w:rPr>
      </w:pPr>
      <w:r>
        <w:rPr>
          <w:rFonts w:hint="eastAsia" w:ascii="宋体" w:hAnsi="宋体"/>
          <w:highlight w:val="none"/>
        </w:rPr>
        <w:t>25</w:t>
      </w:r>
      <w:r>
        <w:rPr>
          <w:rFonts w:ascii="宋体" w:hAnsi="宋体"/>
          <w:highlight w:val="none"/>
        </w:rPr>
        <w:t>.</w:t>
      </w:r>
      <w:r>
        <w:rPr>
          <w:rFonts w:hint="eastAsia" w:ascii="宋体" w:hAnsi="宋体"/>
          <w:highlight w:val="none"/>
        </w:rPr>
        <w:t>3投标截止时间以后不得上传投标文件。</w:t>
      </w:r>
    </w:p>
    <w:p w14:paraId="7BB96F28">
      <w:pPr>
        <w:ind w:firstLine="411" w:firstLineChars="196"/>
        <w:rPr>
          <w:rFonts w:ascii="宋体" w:hAnsi="宋体"/>
          <w:highlight w:val="none"/>
        </w:rPr>
      </w:pPr>
    </w:p>
    <w:bookmarkEnd w:id="106"/>
    <w:p w14:paraId="34F8B275">
      <w:pPr>
        <w:rPr>
          <w:rFonts w:ascii="黑体" w:hAnsi="宋体" w:eastAsia="黑体"/>
          <w:sz w:val="24"/>
          <w:highlight w:val="none"/>
        </w:rPr>
      </w:pPr>
      <w:r>
        <w:rPr>
          <w:rFonts w:hint="eastAsia" w:ascii="黑体" w:hAnsi="宋体" w:eastAsia="黑体"/>
          <w:sz w:val="24"/>
          <w:highlight w:val="none"/>
        </w:rPr>
        <w:t>26. 样品、现场演示、方案讲解</w:t>
      </w:r>
    </w:p>
    <w:p w14:paraId="24C22D32">
      <w:pPr>
        <w:ind w:firstLine="411" w:firstLineChars="196"/>
        <w:rPr>
          <w:rFonts w:ascii="宋体" w:hAnsi="宋体"/>
          <w:szCs w:val="21"/>
          <w:highlight w:val="none"/>
        </w:rPr>
      </w:pPr>
      <w:r>
        <w:rPr>
          <w:rFonts w:hint="eastAsia" w:ascii="宋体" w:hAnsi="宋体"/>
          <w:szCs w:val="21"/>
          <w:highlight w:val="none"/>
        </w:rPr>
        <w:t>26.1 样品、现场演示、方案讲解等事项在招标文件专用条款中进行规定。</w:t>
      </w:r>
    </w:p>
    <w:p w14:paraId="45F0B451">
      <w:pPr>
        <w:rPr>
          <w:rFonts w:ascii="黑体" w:hAnsi="宋体" w:eastAsia="黑体"/>
          <w:sz w:val="24"/>
          <w:highlight w:val="none"/>
        </w:rPr>
      </w:pPr>
      <w:bookmarkStart w:id="107" w:name="_Hlk72428346"/>
      <w:r>
        <w:rPr>
          <w:rFonts w:ascii="黑体" w:hAnsi="宋体" w:eastAsia="黑体"/>
          <w:sz w:val="24"/>
          <w:highlight w:val="none"/>
        </w:rPr>
        <w:t>2</w:t>
      </w:r>
      <w:r>
        <w:rPr>
          <w:rFonts w:hint="eastAsia" w:ascii="黑体" w:hAnsi="宋体" w:eastAsia="黑体"/>
          <w:sz w:val="24"/>
          <w:highlight w:val="none"/>
        </w:rPr>
        <w:t>7．</w:t>
      </w:r>
      <w:r>
        <w:rPr>
          <w:rFonts w:ascii="黑体" w:hAnsi="宋体" w:eastAsia="黑体"/>
          <w:sz w:val="24"/>
          <w:highlight w:val="none"/>
        </w:rPr>
        <w:t>投标文件的修改和撤销</w:t>
      </w:r>
    </w:p>
    <w:p w14:paraId="1B66F09A">
      <w:pPr>
        <w:ind w:firstLine="411" w:firstLineChars="196"/>
        <w:rPr>
          <w:rFonts w:ascii="宋体" w:hAnsi="宋体"/>
          <w:highlight w:val="none"/>
        </w:rPr>
      </w:pPr>
      <w:r>
        <w:rPr>
          <w:rFonts w:ascii="宋体" w:hAnsi="宋体"/>
          <w:highlight w:val="none"/>
        </w:rPr>
        <w:t>2</w:t>
      </w:r>
      <w:r>
        <w:rPr>
          <w:rFonts w:hint="eastAsia" w:ascii="宋体" w:hAnsi="宋体"/>
          <w:highlight w:val="none"/>
        </w:rPr>
        <w:t>7</w:t>
      </w:r>
      <w:r>
        <w:rPr>
          <w:rFonts w:ascii="宋体" w:hAnsi="宋体"/>
          <w:highlight w:val="none"/>
        </w:rPr>
        <w:t>.</w:t>
      </w:r>
      <w:r>
        <w:rPr>
          <w:rFonts w:hint="eastAsia" w:ascii="宋体" w:hAnsi="宋体"/>
          <w:highlight w:val="none"/>
        </w:rPr>
        <w:t>1</w:t>
      </w:r>
      <w:r>
        <w:rPr>
          <w:rFonts w:ascii="宋体" w:hAnsi="宋体"/>
          <w:highlight w:val="none"/>
        </w:rPr>
        <w:t>投标方在提交投标文件后可对其投标文件进行修改</w:t>
      </w:r>
      <w:r>
        <w:rPr>
          <w:rFonts w:hint="eastAsia" w:ascii="宋体" w:hAnsi="宋体"/>
          <w:highlight w:val="none"/>
        </w:rPr>
        <w:t>并重新上传投标文件</w:t>
      </w:r>
      <w:r>
        <w:rPr>
          <w:rFonts w:ascii="宋体" w:hAnsi="宋体"/>
          <w:highlight w:val="none"/>
        </w:rPr>
        <w:t>或</w:t>
      </w:r>
      <w:r>
        <w:rPr>
          <w:rFonts w:hint="eastAsia" w:ascii="宋体" w:hAnsi="宋体"/>
          <w:highlight w:val="none"/>
        </w:rPr>
        <w:t>在网上进行</w:t>
      </w:r>
      <w:r>
        <w:rPr>
          <w:rFonts w:ascii="宋体" w:hAnsi="宋体"/>
          <w:highlight w:val="none"/>
        </w:rPr>
        <w:t>撤销</w:t>
      </w:r>
      <w:r>
        <w:rPr>
          <w:rFonts w:hint="eastAsia" w:ascii="宋体" w:hAnsi="宋体"/>
          <w:highlight w:val="none"/>
        </w:rPr>
        <w:t>投标的操作</w:t>
      </w:r>
      <w:r>
        <w:rPr>
          <w:rFonts w:ascii="宋体" w:hAnsi="宋体"/>
          <w:highlight w:val="none"/>
        </w:rPr>
        <w:t>。</w:t>
      </w:r>
    </w:p>
    <w:p w14:paraId="0B428AFB">
      <w:pPr>
        <w:ind w:firstLine="411" w:firstLineChars="196"/>
        <w:rPr>
          <w:rFonts w:ascii="宋体" w:hAnsi="宋体"/>
          <w:highlight w:val="none"/>
        </w:rPr>
      </w:pPr>
      <w:r>
        <w:rPr>
          <w:rFonts w:ascii="宋体" w:hAnsi="宋体"/>
          <w:highlight w:val="none"/>
        </w:rPr>
        <w:t>2</w:t>
      </w:r>
      <w:r>
        <w:rPr>
          <w:rFonts w:hint="eastAsia" w:ascii="宋体" w:hAnsi="宋体"/>
          <w:highlight w:val="none"/>
        </w:rPr>
        <w:t>7</w:t>
      </w:r>
      <w:r>
        <w:rPr>
          <w:rFonts w:ascii="宋体" w:hAnsi="宋体"/>
          <w:highlight w:val="none"/>
        </w:rPr>
        <w:t>.</w:t>
      </w:r>
      <w:r>
        <w:rPr>
          <w:rFonts w:hint="eastAsia" w:ascii="宋体" w:hAnsi="宋体"/>
          <w:highlight w:val="none"/>
        </w:rPr>
        <w:t>2</w:t>
      </w:r>
      <w:r>
        <w:rPr>
          <w:rFonts w:ascii="宋体" w:hAnsi="宋体"/>
          <w:highlight w:val="none"/>
        </w:rPr>
        <w:t>投标截止时间以后不得修改投标文件。</w:t>
      </w:r>
    </w:p>
    <w:p w14:paraId="46B52ACC">
      <w:pPr>
        <w:ind w:firstLine="411" w:firstLineChars="196"/>
        <w:rPr>
          <w:rFonts w:ascii="宋体" w:hAnsi="宋体"/>
          <w:highlight w:val="none"/>
        </w:rPr>
      </w:pPr>
      <w:r>
        <w:rPr>
          <w:rFonts w:ascii="宋体" w:hAnsi="宋体"/>
          <w:highlight w:val="none"/>
        </w:rPr>
        <w:t>2</w:t>
      </w:r>
      <w:r>
        <w:rPr>
          <w:rFonts w:hint="eastAsia" w:ascii="宋体" w:hAnsi="宋体"/>
          <w:highlight w:val="none"/>
        </w:rPr>
        <w:t>7</w:t>
      </w:r>
      <w:r>
        <w:rPr>
          <w:rFonts w:ascii="宋体" w:hAnsi="宋体"/>
          <w:highlight w:val="none"/>
        </w:rPr>
        <w:t>.</w:t>
      </w:r>
      <w:r>
        <w:rPr>
          <w:rFonts w:hint="eastAsia" w:ascii="宋体" w:hAnsi="宋体"/>
          <w:highlight w:val="none"/>
        </w:rPr>
        <w:t>3从投标截止期至投标人在投标文件中确定的投标有效期之间的这段时间内，投标人不得撤回其投标。</w:t>
      </w:r>
    </w:p>
    <w:p w14:paraId="5EE0A2FE">
      <w:pPr>
        <w:ind w:firstLine="411" w:firstLineChars="196"/>
        <w:rPr>
          <w:rFonts w:ascii="宋体" w:hAnsi="宋体"/>
          <w:szCs w:val="21"/>
          <w:highlight w:val="none"/>
        </w:rPr>
      </w:pPr>
      <w:r>
        <w:rPr>
          <w:rFonts w:hint="eastAsia" w:ascii="宋体" w:hAnsi="宋体"/>
          <w:szCs w:val="21"/>
          <w:highlight w:val="none"/>
        </w:rPr>
        <w:t>27.4政府集中采购机构不退还投标文件，专用条款另有规定的除外。</w:t>
      </w:r>
    </w:p>
    <w:bookmarkEnd w:id="107"/>
    <w:p w14:paraId="7B5CF68E">
      <w:pPr>
        <w:pStyle w:val="3"/>
        <w:numPr>
          <w:ilvl w:val="0"/>
          <w:numId w:val="19"/>
        </w:numPr>
        <w:spacing w:before="120" w:beforeLines="50" w:after="120" w:afterLines="50"/>
        <w:ind w:left="562" w:hanging="562"/>
        <w:rPr>
          <w:sz w:val="28"/>
          <w:szCs w:val="28"/>
          <w:highlight w:val="none"/>
        </w:rPr>
      </w:pPr>
      <w:r>
        <w:rPr>
          <w:rFonts w:hint="eastAsia"/>
          <w:sz w:val="28"/>
          <w:szCs w:val="28"/>
          <w:highlight w:val="none"/>
        </w:rPr>
        <w:t>开标</w:t>
      </w:r>
    </w:p>
    <w:p w14:paraId="46D36BD5">
      <w:pPr>
        <w:rPr>
          <w:rFonts w:ascii="黑体" w:hAnsi="宋体" w:eastAsia="黑体"/>
          <w:sz w:val="24"/>
          <w:highlight w:val="none"/>
        </w:rPr>
      </w:pPr>
      <w:r>
        <w:rPr>
          <w:rFonts w:hint="eastAsia" w:ascii="黑体" w:hAnsi="宋体" w:eastAsia="黑体"/>
          <w:sz w:val="24"/>
          <w:highlight w:val="none"/>
        </w:rPr>
        <w:t>28．开标</w:t>
      </w:r>
    </w:p>
    <w:p w14:paraId="1C4A09C7">
      <w:pPr>
        <w:ind w:firstLine="359" w:firstLineChars="171"/>
        <w:rPr>
          <w:rFonts w:ascii="宋体" w:hAnsi="宋体"/>
          <w:szCs w:val="21"/>
          <w:highlight w:val="none"/>
        </w:rPr>
      </w:pPr>
      <w:r>
        <w:rPr>
          <w:rFonts w:ascii="宋体" w:hAnsi="宋体"/>
          <w:szCs w:val="21"/>
          <w:highlight w:val="none"/>
        </w:rPr>
        <w:t>2</w:t>
      </w:r>
      <w:r>
        <w:rPr>
          <w:rFonts w:hint="eastAsia" w:ascii="宋体" w:hAnsi="宋体"/>
          <w:szCs w:val="21"/>
          <w:highlight w:val="none"/>
        </w:rPr>
        <w:t>8</w:t>
      </w:r>
      <w:r>
        <w:rPr>
          <w:rFonts w:ascii="宋体" w:hAnsi="宋体"/>
          <w:szCs w:val="21"/>
          <w:highlight w:val="none"/>
        </w:rPr>
        <w:t>.</w:t>
      </w:r>
      <w:r>
        <w:rPr>
          <w:rFonts w:hint="eastAsia" w:ascii="宋体" w:hAnsi="宋体"/>
          <w:szCs w:val="21"/>
          <w:highlight w:val="none"/>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7B3780E7">
      <w:pPr>
        <w:ind w:firstLine="315" w:firstLineChars="150"/>
        <w:rPr>
          <w:rFonts w:ascii="宋体" w:hAnsi="宋体"/>
          <w:szCs w:val="21"/>
          <w:highlight w:val="none"/>
        </w:rPr>
      </w:pPr>
      <w:r>
        <w:rPr>
          <w:rFonts w:hint="eastAsia" w:ascii="宋体" w:hAnsi="宋体"/>
          <w:szCs w:val="21"/>
          <w:highlight w:val="none"/>
        </w:rPr>
        <w:t>28.2政府集中采购机构将在满足开标条件（①解密时间结束，解密后的投标供应商数量满足开标要求或②解密时间结束前所有投标供应商均完成投标文件解密）后，对投标文件进行开标，并在网上公布开标结果。</w:t>
      </w:r>
    </w:p>
    <w:p w14:paraId="28DC6636">
      <w:pPr>
        <w:ind w:firstLine="315" w:firstLineChars="150"/>
        <w:rPr>
          <w:rFonts w:ascii="宋体" w:hAnsi="宋体"/>
          <w:szCs w:val="21"/>
          <w:highlight w:val="none"/>
        </w:rPr>
      </w:pPr>
    </w:p>
    <w:p w14:paraId="2FEAEA74">
      <w:pPr>
        <w:pStyle w:val="3"/>
        <w:numPr>
          <w:ilvl w:val="0"/>
          <w:numId w:val="19"/>
        </w:numPr>
        <w:spacing w:before="120" w:beforeLines="50" w:after="120" w:afterLines="50"/>
        <w:ind w:left="562" w:hanging="562"/>
        <w:rPr>
          <w:sz w:val="28"/>
          <w:szCs w:val="28"/>
          <w:highlight w:val="none"/>
        </w:rPr>
      </w:pPr>
      <w:r>
        <w:rPr>
          <w:rFonts w:hint="eastAsia"/>
          <w:sz w:val="28"/>
          <w:szCs w:val="28"/>
          <w:highlight w:val="none"/>
        </w:rPr>
        <w:t>评审要求</w:t>
      </w:r>
    </w:p>
    <w:p w14:paraId="3261A0F7">
      <w:pPr>
        <w:rPr>
          <w:rFonts w:ascii="黑体" w:hAnsi="宋体" w:eastAsia="黑体"/>
          <w:sz w:val="24"/>
          <w:highlight w:val="none"/>
        </w:rPr>
      </w:pPr>
      <w:r>
        <w:rPr>
          <w:rFonts w:hint="eastAsia" w:ascii="黑体" w:hAnsi="宋体" w:eastAsia="黑体"/>
          <w:sz w:val="24"/>
          <w:highlight w:val="none"/>
        </w:rPr>
        <w:t>29．评审委员会组成</w:t>
      </w:r>
    </w:p>
    <w:p w14:paraId="3C5166E6">
      <w:pPr>
        <w:ind w:firstLine="411" w:firstLineChars="196"/>
        <w:rPr>
          <w:rFonts w:ascii="宋体" w:hAnsi="宋体"/>
          <w:highlight w:val="none"/>
        </w:rPr>
      </w:pPr>
      <w:r>
        <w:rPr>
          <w:rFonts w:hint="eastAsia" w:ascii="宋体" w:hAnsi="宋体"/>
          <w:highlight w:val="none"/>
        </w:rPr>
        <w:t>29.1网上开标结束后召开评审会议，</w:t>
      </w:r>
      <w:r>
        <w:rPr>
          <w:rFonts w:hint="eastAsia" w:ascii="宋体" w:hAnsi="宋体"/>
          <w:szCs w:val="21"/>
          <w:highlight w:val="none"/>
        </w:rPr>
        <w:t>评审委员会</w:t>
      </w:r>
      <w:r>
        <w:rPr>
          <w:rFonts w:hint="eastAsia" w:ascii="宋体" w:hAnsi="宋体"/>
          <w:highlight w:val="none"/>
        </w:rPr>
        <w:t>由政府集中采购机构依法组建，负责评审活动。</w:t>
      </w:r>
    </w:p>
    <w:p w14:paraId="4BE5E353">
      <w:pPr>
        <w:ind w:firstLine="411" w:firstLineChars="196"/>
        <w:rPr>
          <w:rFonts w:ascii="宋体" w:hAnsi="宋体"/>
          <w:highlight w:val="none"/>
        </w:rPr>
      </w:pPr>
      <w:bookmarkStart w:id="108" w:name="_Hlk72436580"/>
      <w:r>
        <w:rPr>
          <w:rFonts w:hint="eastAsia" w:ascii="宋体" w:hAnsi="宋体"/>
          <w:highlight w:val="none"/>
        </w:rPr>
        <w:t>评审委员会由采购人代表和评审专家组成，成员人数应当为5人以上单数（部分条件下为7人以上单数），其中评审专家不得少于成员总数的三分之二。</w:t>
      </w:r>
      <w:bookmarkEnd w:id="108"/>
      <w:r>
        <w:rPr>
          <w:rFonts w:hint="eastAsia" w:ascii="宋体" w:hAnsi="宋体"/>
          <w:highlight w:val="none"/>
        </w:rPr>
        <w:t>评定</w:t>
      </w:r>
      <w:r>
        <w:rPr>
          <w:rFonts w:hint="eastAsia"/>
          <w:highlight w:val="none"/>
        </w:rPr>
        <w:t>分离项目</w:t>
      </w:r>
      <w:r>
        <w:rPr>
          <w:highlight w:val="none"/>
        </w:rPr>
        <w:t>评审专家</w:t>
      </w:r>
      <w:r>
        <w:rPr>
          <w:rFonts w:hint="eastAsia"/>
          <w:highlight w:val="none"/>
        </w:rPr>
        <w:t>均</w:t>
      </w:r>
      <w:r>
        <w:rPr>
          <w:highlight w:val="none"/>
        </w:rPr>
        <w:t>由</w:t>
      </w:r>
      <w:r>
        <w:rPr>
          <w:rFonts w:hint="eastAsia"/>
          <w:highlight w:val="none"/>
        </w:rPr>
        <w:t>评审专家组成。</w:t>
      </w:r>
      <w:r>
        <w:rPr>
          <w:rFonts w:hint="eastAsia" w:ascii="宋体" w:hAnsi="宋体"/>
          <w:szCs w:val="21"/>
          <w:highlight w:val="none"/>
        </w:rPr>
        <w:t>评审专家一般是</w:t>
      </w:r>
      <w:r>
        <w:rPr>
          <w:rFonts w:hint="eastAsia" w:ascii="宋体" w:hAnsi="宋体"/>
          <w:highlight w:val="none"/>
        </w:rPr>
        <w:t>从深圳市政府采购评审专家库中随机抽取。采购人代表须持本单位签发的《评审授权书》参加评审。</w:t>
      </w:r>
    </w:p>
    <w:p w14:paraId="3180B910">
      <w:pPr>
        <w:ind w:firstLine="411" w:firstLineChars="196"/>
        <w:rPr>
          <w:rFonts w:ascii="宋体" w:hAnsi="宋体"/>
          <w:highlight w:val="none"/>
        </w:rPr>
      </w:pPr>
      <w:r>
        <w:rPr>
          <w:rFonts w:hint="eastAsia" w:ascii="宋体" w:hAnsi="宋体"/>
          <w:highlight w:val="none"/>
        </w:rPr>
        <w:t>29.2评审定标应当遵循公平、公正、科学、择优的原则。</w:t>
      </w:r>
    </w:p>
    <w:p w14:paraId="14AA7ED8">
      <w:pPr>
        <w:ind w:firstLine="411" w:firstLineChars="196"/>
        <w:rPr>
          <w:rFonts w:ascii="宋体" w:hAnsi="宋体"/>
          <w:highlight w:val="none"/>
        </w:rPr>
      </w:pPr>
      <w:r>
        <w:rPr>
          <w:rFonts w:hint="eastAsia" w:ascii="宋体" w:hAnsi="宋体"/>
          <w:highlight w:val="none"/>
        </w:rPr>
        <w:t>29.3评审活动依法进行，任何单位和个人不得非法干预评标过程和结果。</w:t>
      </w:r>
    </w:p>
    <w:p w14:paraId="67C24275">
      <w:pPr>
        <w:ind w:firstLine="411" w:firstLineChars="196"/>
        <w:rPr>
          <w:rFonts w:ascii="宋体" w:hAnsi="宋体"/>
          <w:highlight w:val="none"/>
        </w:rPr>
      </w:pPr>
      <w:r>
        <w:rPr>
          <w:rFonts w:hint="eastAsia" w:ascii="宋体" w:hAnsi="宋体"/>
          <w:highlight w:val="none"/>
        </w:rPr>
        <w:t>29.4评审过程中不允许违背评标程序或采用招标文件未载明的评标方法或评标因素进行评标。</w:t>
      </w:r>
    </w:p>
    <w:p w14:paraId="2BB1CCF5">
      <w:pPr>
        <w:ind w:firstLine="411" w:firstLineChars="196"/>
        <w:rPr>
          <w:rFonts w:ascii="宋体" w:hAnsi="宋体"/>
          <w:bCs/>
          <w:highlight w:val="none"/>
        </w:rPr>
      </w:pPr>
      <w:r>
        <w:rPr>
          <w:rFonts w:hint="eastAsia" w:ascii="宋体" w:hAnsi="宋体"/>
          <w:bCs/>
          <w:highlight w:val="none"/>
        </w:rPr>
        <w:t>29.5 开标后，直到签订合同为止，凡属于对投标文件的审查、澄清、评价和比较的有关资料以及中标候选人的推荐情况、与评审有关的其他任何情况均严格保密（</w:t>
      </w:r>
      <w:r>
        <w:rPr>
          <w:rFonts w:hint="eastAsia"/>
          <w:highlight w:val="none"/>
        </w:rPr>
        <w:t>信息公开的内容除外</w:t>
      </w:r>
      <w:r>
        <w:rPr>
          <w:rFonts w:hint="eastAsia" w:ascii="宋体" w:hAnsi="宋体"/>
          <w:bCs/>
          <w:highlight w:val="none"/>
        </w:rPr>
        <w:t>）。</w:t>
      </w:r>
    </w:p>
    <w:p w14:paraId="659E463F">
      <w:pPr>
        <w:rPr>
          <w:rFonts w:ascii="黑体" w:hAnsi="宋体" w:eastAsia="黑体"/>
          <w:sz w:val="24"/>
          <w:highlight w:val="none"/>
        </w:rPr>
      </w:pPr>
      <w:r>
        <w:rPr>
          <w:rFonts w:hint="eastAsia" w:ascii="黑体" w:hAnsi="宋体" w:eastAsia="黑体"/>
          <w:sz w:val="24"/>
          <w:highlight w:val="none"/>
        </w:rPr>
        <w:t>30．向评审委员会提供的资料</w:t>
      </w:r>
    </w:p>
    <w:p w14:paraId="1CFCBF5C">
      <w:pPr>
        <w:ind w:firstLine="411" w:firstLineChars="196"/>
        <w:rPr>
          <w:rFonts w:ascii="宋体" w:hAnsi="宋体"/>
          <w:highlight w:val="none"/>
        </w:rPr>
      </w:pPr>
      <w:r>
        <w:rPr>
          <w:rFonts w:hint="eastAsia" w:ascii="宋体" w:hAnsi="宋体"/>
          <w:highlight w:val="none"/>
        </w:rPr>
        <w:t>30.1公开发布的招标文件，包括图纸、服务清单、答疑文件等；</w:t>
      </w:r>
    </w:p>
    <w:p w14:paraId="60AC3A0D">
      <w:pPr>
        <w:ind w:firstLine="411" w:firstLineChars="196"/>
        <w:rPr>
          <w:rFonts w:ascii="宋体" w:hAnsi="宋体"/>
          <w:highlight w:val="none"/>
        </w:rPr>
      </w:pPr>
      <w:r>
        <w:rPr>
          <w:rFonts w:hint="eastAsia" w:ascii="宋体" w:hAnsi="宋体"/>
          <w:highlight w:val="none"/>
        </w:rPr>
        <w:t>30.2其他评标必须的资料。</w:t>
      </w:r>
    </w:p>
    <w:p w14:paraId="5B3818E8">
      <w:pPr>
        <w:ind w:firstLine="411" w:firstLineChars="196"/>
        <w:rPr>
          <w:rFonts w:ascii="宋体" w:hAnsi="宋体"/>
          <w:highlight w:val="none"/>
        </w:rPr>
      </w:pPr>
      <w:r>
        <w:rPr>
          <w:rFonts w:hint="eastAsia" w:ascii="宋体" w:hAnsi="宋体"/>
          <w:highlight w:val="none"/>
        </w:rPr>
        <w:t>30.3</w:t>
      </w:r>
      <w:r>
        <w:rPr>
          <w:rFonts w:hint="eastAsia" w:ascii="宋体" w:hAnsi="宋体"/>
          <w:szCs w:val="21"/>
          <w:highlight w:val="none"/>
        </w:rPr>
        <w:t>评审委员会</w:t>
      </w:r>
      <w:r>
        <w:rPr>
          <w:rFonts w:hint="eastAsia" w:ascii="宋体" w:hAnsi="宋体"/>
          <w:highlight w:val="none"/>
        </w:rPr>
        <w:t>应当认真研究招标文件，至少应了解熟悉以下内容：</w:t>
      </w:r>
    </w:p>
    <w:p w14:paraId="18ECD83B">
      <w:pPr>
        <w:ind w:firstLine="411" w:firstLineChars="196"/>
        <w:rPr>
          <w:rFonts w:ascii="宋体" w:hAnsi="宋体"/>
          <w:highlight w:val="none"/>
        </w:rPr>
      </w:pPr>
      <w:r>
        <w:rPr>
          <w:rFonts w:hint="eastAsia" w:ascii="宋体" w:hAnsi="宋体"/>
          <w:highlight w:val="none"/>
        </w:rPr>
        <w:t>（1）招标的目的；</w:t>
      </w:r>
    </w:p>
    <w:p w14:paraId="61932D5D">
      <w:pPr>
        <w:ind w:firstLine="411" w:firstLineChars="196"/>
        <w:rPr>
          <w:rFonts w:ascii="宋体" w:hAnsi="宋体"/>
          <w:highlight w:val="none"/>
        </w:rPr>
      </w:pPr>
      <w:r>
        <w:rPr>
          <w:rFonts w:hint="eastAsia" w:ascii="宋体" w:hAnsi="宋体"/>
          <w:highlight w:val="none"/>
        </w:rPr>
        <w:t>（2）招标项目需求的范围和性质；</w:t>
      </w:r>
    </w:p>
    <w:p w14:paraId="529BE935">
      <w:pPr>
        <w:ind w:firstLine="411" w:firstLineChars="196"/>
        <w:rPr>
          <w:rFonts w:ascii="宋体" w:hAnsi="宋体"/>
          <w:highlight w:val="none"/>
        </w:rPr>
      </w:pPr>
      <w:r>
        <w:rPr>
          <w:rFonts w:hint="eastAsia" w:ascii="宋体" w:hAnsi="宋体"/>
          <w:highlight w:val="none"/>
        </w:rPr>
        <w:t>（3）招标文件规定的投标人的资格、</w:t>
      </w:r>
      <w:r>
        <w:rPr>
          <w:rFonts w:hint="eastAsia" w:ascii="宋体" w:hAnsi="宋体"/>
          <w:highlight w:val="none"/>
          <w:lang w:eastAsia="zh-CN"/>
        </w:rPr>
        <w:t>预算金额</w:t>
      </w:r>
      <w:r>
        <w:rPr>
          <w:rFonts w:hint="eastAsia" w:ascii="宋体" w:hAnsi="宋体"/>
          <w:highlight w:val="none"/>
        </w:rPr>
        <w:t>、商务条款；</w:t>
      </w:r>
    </w:p>
    <w:p w14:paraId="2C181F18">
      <w:pPr>
        <w:ind w:firstLine="411" w:firstLineChars="196"/>
        <w:rPr>
          <w:rFonts w:ascii="宋体" w:hAnsi="宋体"/>
          <w:highlight w:val="none"/>
        </w:rPr>
      </w:pPr>
      <w:r>
        <w:rPr>
          <w:rFonts w:hint="eastAsia" w:ascii="宋体" w:hAnsi="宋体"/>
          <w:highlight w:val="none"/>
        </w:rPr>
        <w:t>（4）招标文件规定的评标程序、评标方法和评标因素；</w:t>
      </w:r>
    </w:p>
    <w:p w14:paraId="7FB526C3">
      <w:pPr>
        <w:ind w:firstLine="411" w:firstLineChars="196"/>
        <w:rPr>
          <w:rFonts w:ascii="宋体" w:hAnsi="宋体"/>
          <w:highlight w:val="none"/>
        </w:rPr>
      </w:pPr>
      <w:r>
        <w:rPr>
          <w:rFonts w:hint="eastAsia" w:ascii="宋体" w:hAnsi="宋体"/>
          <w:highlight w:val="none"/>
        </w:rPr>
        <w:t>（5）招标文件所列示的资格性审查表及符合性审查表。</w:t>
      </w:r>
    </w:p>
    <w:p w14:paraId="522FEED2">
      <w:pPr>
        <w:rPr>
          <w:rFonts w:ascii="黑体" w:hAnsi="宋体" w:eastAsia="黑体"/>
          <w:sz w:val="24"/>
          <w:highlight w:val="none"/>
        </w:rPr>
      </w:pPr>
      <w:r>
        <w:rPr>
          <w:rFonts w:hint="eastAsia" w:ascii="黑体" w:hAnsi="宋体" w:eastAsia="黑体"/>
          <w:sz w:val="24"/>
          <w:highlight w:val="none"/>
        </w:rPr>
        <w:t>31．独立评审</w:t>
      </w:r>
    </w:p>
    <w:p w14:paraId="5C3E6401">
      <w:pPr>
        <w:ind w:firstLine="411" w:firstLineChars="196"/>
        <w:rPr>
          <w:rFonts w:ascii="宋体" w:hAnsi="宋体"/>
          <w:bCs/>
          <w:highlight w:val="none"/>
        </w:rPr>
      </w:pPr>
      <w:r>
        <w:rPr>
          <w:rFonts w:hint="eastAsia" w:ascii="宋体" w:hAnsi="宋体"/>
          <w:bCs/>
          <w:highlight w:val="none"/>
        </w:rPr>
        <w:t>3</w:t>
      </w:r>
      <w:r>
        <w:rPr>
          <w:rFonts w:ascii="宋体" w:hAnsi="宋体"/>
          <w:bCs/>
          <w:highlight w:val="none"/>
        </w:rPr>
        <w:t>1</w:t>
      </w:r>
      <w:r>
        <w:rPr>
          <w:rFonts w:hint="eastAsia" w:ascii="宋体" w:hAnsi="宋体"/>
          <w:bCs/>
          <w:highlight w:val="none"/>
        </w:rPr>
        <w:t>.1</w:t>
      </w:r>
      <w:r>
        <w:rPr>
          <w:rFonts w:hint="eastAsia" w:ascii="宋体" w:hAnsi="宋体"/>
          <w:szCs w:val="21"/>
          <w:highlight w:val="none"/>
        </w:rPr>
        <w:t>评审委员会</w:t>
      </w:r>
      <w:r>
        <w:rPr>
          <w:rFonts w:hint="eastAsia" w:ascii="宋体" w:hAnsi="宋体"/>
          <w:bCs/>
          <w:highlight w:val="none"/>
        </w:rPr>
        <w:t>成员的评标活动应当独立进行，并应遵循投标文件初审、澄清有关问题、比较与评价、确定中标供应商、编写评审报告的工作程序。</w:t>
      </w:r>
    </w:p>
    <w:p w14:paraId="3F8EF51D">
      <w:pPr>
        <w:ind w:firstLine="411" w:firstLineChars="196"/>
        <w:rPr>
          <w:rFonts w:ascii="宋体" w:hAnsi="宋体"/>
          <w:bCs/>
          <w:szCs w:val="21"/>
          <w:highlight w:val="none"/>
        </w:rPr>
      </w:pPr>
    </w:p>
    <w:p w14:paraId="1E280DFC">
      <w:pPr>
        <w:pStyle w:val="3"/>
        <w:numPr>
          <w:ilvl w:val="0"/>
          <w:numId w:val="19"/>
        </w:numPr>
        <w:spacing w:before="120" w:beforeLines="50" w:after="120" w:afterLines="50"/>
        <w:ind w:left="562" w:hanging="562"/>
        <w:rPr>
          <w:sz w:val="28"/>
          <w:szCs w:val="28"/>
          <w:highlight w:val="none"/>
        </w:rPr>
      </w:pPr>
      <w:r>
        <w:rPr>
          <w:rFonts w:hint="eastAsia"/>
          <w:sz w:val="28"/>
          <w:szCs w:val="28"/>
          <w:highlight w:val="none"/>
        </w:rPr>
        <w:t>评审程序及评审方法</w:t>
      </w:r>
    </w:p>
    <w:p w14:paraId="018230B3">
      <w:pPr>
        <w:rPr>
          <w:rFonts w:ascii="黑体" w:hAnsi="宋体" w:eastAsia="黑体"/>
          <w:sz w:val="24"/>
          <w:highlight w:val="none"/>
        </w:rPr>
      </w:pPr>
      <w:r>
        <w:rPr>
          <w:rFonts w:hint="eastAsia" w:ascii="黑体" w:hAnsi="宋体" w:eastAsia="黑体"/>
          <w:sz w:val="24"/>
          <w:highlight w:val="none"/>
        </w:rPr>
        <w:t>32．投标文件初审</w:t>
      </w:r>
    </w:p>
    <w:p w14:paraId="301582DC">
      <w:pPr>
        <w:ind w:firstLine="411" w:firstLineChars="196"/>
        <w:rPr>
          <w:rFonts w:ascii="宋体" w:hAnsi="宋体"/>
          <w:highlight w:val="none"/>
        </w:rPr>
      </w:pPr>
      <w:r>
        <w:rPr>
          <w:rFonts w:hint="eastAsia" w:ascii="宋体" w:hAnsi="宋体"/>
          <w:highlight w:val="none"/>
        </w:rPr>
        <w:t>32.1投标文件初审包括资格性审查和符合性审查。</w:t>
      </w:r>
    </w:p>
    <w:p w14:paraId="1E680864">
      <w:pPr>
        <w:ind w:firstLine="411" w:firstLineChars="196"/>
        <w:rPr>
          <w:rFonts w:ascii="宋体" w:hAnsi="宋体"/>
          <w:highlight w:val="none"/>
        </w:rPr>
      </w:pPr>
      <w:r>
        <w:rPr>
          <w:rFonts w:hint="eastAsia" w:ascii="宋体" w:hAnsi="宋体"/>
          <w:highlight w:val="none"/>
        </w:rPr>
        <w:t>资格性审查：依据法律法规和招标文件的规定，对投标文件中的资格证明等进行审查，以确定投标供应商是否具备投标资格。</w:t>
      </w:r>
    </w:p>
    <w:p w14:paraId="1F9044A0">
      <w:pPr>
        <w:ind w:firstLine="411" w:firstLineChars="196"/>
        <w:rPr>
          <w:rFonts w:ascii="宋体" w:hAnsi="宋体"/>
          <w:highlight w:val="none"/>
        </w:rPr>
      </w:pPr>
      <w:r>
        <w:rPr>
          <w:rFonts w:hint="eastAsia" w:ascii="宋体" w:hAnsi="宋体"/>
          <w:highlight w:val="none"/>
        </w:rPr>
        <w:t>符合性审查：依据招标文件的规定，对投标文件的有效性、完整性和对招标文件的响应程度进行审查，以确定是否满足符合性审查的要求。</w:t>
      </w:r>
    </w:p>
    <w:p w14:paraId="4D2C45EB">
      <w:pPr>
        <w:ind w:firstLine="411" w:firstLineChars="196"/>
        <w:rPr>
          <w:rFonts w:ascii="宋体" w:hAnsi="宋体"/>
          <w:highlight w:val="none"/>
        </w:rPr>
      </w:pPr>
      <w:r>
        <w:rPr>
          <w:rFonts w:hint="eastAsia" w:ascii="宋体" w:hAnsi="宋体"/>
          <w:highlight w:val="none"/>
        </w:rPr>
        <w:t>32.2 投标文件初审内容请详见《资格性审查表》和《符合性审查表》部分。投标人若有一条审查不通过则按投标无效处理。</w:t>
      </w:r>
    </w:p>
    <w:p w14:paraId="2077DFC2">
      <w:pPr>
        <w:ind w:firstLine="411" w:firstLineChars="196"/>
        <w:rPr>
          <w:rFonts w:ascii="宋体" w:hAnsi="宋体"/>
          <w:bCs/>
          <w:highlight w:val="none"/>
        </w:rPr>
      </w:pPr>
      <w:r>
        <w:rPr>
          <w:rFonts w:hint="eastAsia" w:ascii="宋体" w:hAnsi="宋体"/>
          <w:bCs/>
          <w:highlight w:val="none"/>
        </w:rPr>
        <w:t>32.3 投标文件初审中关于供应商家数的计算:</w:t>
      </w:r>
    </w:p>
    <w:p w14:paraId="0AACE61A">
      <w:pPr>
        <w:ind w:firstLine="411" w:firstLineChars="196"/>
        <w:rPr>
          <w:rFonts w:ascii="宋体" w:hAnsi="宋体"/>
          <w:bCs/>
          <w:highlight w:val="none"/>
        </w:rPr>
      </w:pPr>
      <w:r>
        <w:rPr>
          <w:rFonts w:hint="eastAsia" w:ascii="宋体" w:hAnsi="宋体"/>
          <w:bCs/>
          <w:highlight w:val="none"/>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6CF4A505">
      <w:pPr>
        <w:ind w:firstLine="411" w:firstLineChars="196"/>
        <w:rPr>
          <w:rFonts w:ascii="宋体" w:hAnsi="宋体"/>
          <w:bCs/>
          <w:highlight w:val="none"/>
        </w:rPr>
      </w:pPr>
      <w:r>
        <w:rPr>
          <w:rFonts w:hint="eastAsia" w:ascii="宋体" w:hAnsi="宋体"/>
          <w:bCs/>
          <w:highlight w:val="none"/>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highlight w:val="none"/>
        </w:rPr>
        <w:t>评审委员会</w:t>
      </w:r>
      <w:r>
        <w:rPr>
          <w:rFonts w:hint="eastAsia" w:ascii="宋体" w:hAnsi="宋体"/>
          <w:bCs/>
          <w:highlight w:val="none"/>
        </w:rPr>
        <w:t>按照招标文件规定的方式确定一个投标人获得中标人推荐资格，招标文件未规定的采取随机抽取方式确定，其他同品牌投标人不作为中标候选人。</w:t>
      </w:r>
    </w:p>
    <w:p w14:paraId="6E69A7E3">
      <w:pPr>
        <w:ind w:firstLine="411" w:firstLineChars="196"/>
        <w:rPr>
          <w:rFonts w:ascii="宋体" w:hAnsi="宋体"/>
          <w:bCs/>
          <w:highlight w:val="none"/>
        </w:rPr>
      </w:pPr>
      <w:r>
        <w:rPr>
          <w:rFonts w:hint="eastAsia" w:ascii="宋体" w:hAnsi="宋体"/>
          <w:bCs/>
          <w:highlight w:val="none"/>
        </w:rPr>
        <w:t>32.3.3非单一产品采购项目，采购人应当根据采购项目技术构成、产品价格比重等合理确定核心产品，并在招标文件中载明。多家投标人提供的核心产品品牌相同的，按前两款规定处理。</w:t>
      </w:r>
    </w:p>
    <w:p w14:paraId="63D5FE48">
      <w:pPr>
        <w:ind w:firstLine="411" w:firstLineChars="196"/>
        <w:rPr>
          <w:rFonts w:ascii="宋体" w:hAnsi="宋体"/>
          <w:highlight w:val="none"/>
        </w:rPr>
      </w:pPr>
      <w:r>
        <w:rPr>
          <w:rFonts w:hint="eastAsia" w:ascii="宋体" w:hAnsi="宋体"/>
          <w:highlight w:val="none"/>
        </w:rPr>
        <w:t>32.4投标人投标文件作无效处理的情形，具体包括但不限于以下：</w:t>
      </w:r>
    </w:p>
    <w:p w14:paraId="7BE226AD">
      <w:pPr>
        <w:ind w:firstLine="411" w:firstLineChars="196"/>
        <w:rPr>
          <w:highlight w:val="none"/>
        </w:rPr>
      </w:pPr>
      <w:r>
        <w:rPr>
          <w:rFonts w:hint="eastAsia" w:ascii="宋体" w:hAnsi="宋体"/>
          <w:highlight w:val="none"/>
        </w:rPr>
        <w:t>32.4.1</w:t>
      </w:r>
      <w:r>
        <w:rPr>
          <w:rFonts w:hint="eastAsia"/>
          <w:highlight w:val="none"/>
        </w:rPr>
        <w:t>不同投标人的投标文件由同一单位或者同一个人编制，或者由同一个人分阶段参与编制；</w:t>
      </w:r>
    </w:p>
    <w:p w14:paraId="1422EE92">
      <w:pPr>
        <w:ind w:firstLine="411" w:firstLineChars="196"/>
        <w:rPr>
          <w:highlight w:val="none"/>
        </w:rPr>
      </w:pPr>
      <w:r>
        <w:rPr>
          <w:rFonts w:ascii="宋体" w:hAnsi="宋体"/>
          <w:highlight w:val="none"/>
        </w:rPr>
        <w:t>32.4.</w:t>
      </w:r>
      <w:r>
        <w:rPr>
          <w:rFonts w:hint="eastAsia" w:ascii="宋体" w:hAnsi="宋体"/>
          <w:highlight w:val="none"/>
        </w:rPr>
        <w:t>2</w:t>
      </w:r>
      <w:r>
        <w:rPr>
          <w:rFonts w:hint="eastAsia"/>
          <w:highlight w:val="none"/>
        </w:rPr>
        <w:t>不同投标人委托同一单位或者个人办理投标事宜；</w:t>
      </w:r>
    </w:p>
    <w:p w14:paraId="3321A8CA">
      <w:pPr>
        <w:ind w:firstLine="411" w:firstLineChars="196"/>
        <w:rPr>
          <w:rFonts w:ascii="宋体" w:hAnsi="宋体"/>
          <w:highlight w:val="none"/>
        </w:rPr>
      </w:pPr>
      <w:r>
        <w:rPr>
          <w:rFonts w:hint="eastAsia" w:ascii="宋体" w:hAnsi="宋体"/>
          <w:highlight w:val="none"/>
        </w:rPr>
        <w:t>32.4.3不同投标人的投标文件载明的项目管理成员或者联系人员为同一人；</w:t>
      </w:r>
    </w:p>
    <w:p w14:paraId="1082E932">
      <w:pPr>
        <w:ind w:firstLine="411" w:firstLineChars="196"/>
        <w:rPr>
          <w:rFonts w:ascii="宋体" w:hAnsi="宋体"/>
          <w:highlight w:val="none"/>
        </w:rPr>
      </w:pPr>
      <w:r>
        <w:rPr>
          <w:rFonts w:hint="eastAsia" w:ascii="宋体" w:hAnsi="宋体"/>
          <w:highlight w:val="none"/>
        </w:rPr>
        <w:t>32.4.4不同投标人的投标文件异常一致或者投标报价呈规律性差异；</w:t>
      </w:r>
    </w:p>
    <w:p w14:paraId="6B2D2699">
      <w:pPr>
        <w:ind w:firstLine="411" w:firstLineChars="196"/>
        <w:rPr>
          <w:rFonts w:ascii="宋体" w:hAnsi="宋体"/>
          <w:highlight w:val="none"/>
        </w:rPr>
      </w:pPr>
      <w:r>
        <w:rPr>
          <w:rFonts w:hint="eastAsia" w:ascii="宋体" w:hAnsi="宋体"/>
          <w:highlight w:val="none"/>
        </w:rPr>
        <w:t>32.4.5</w:t>
      </w:r>
      <w:r>
        <w:rPr>
          <w:rFonts w:ascii="宋体" w:hAnsi="宋体"/>
          <w:highlight w:val="none"/>
        </w:rPr>
        <w:t>不同投标供应商的投标文件或部分投标文件相互混装</w:t>
      </w:r>
      <w:r>
        <w:rPr>
          <w:rFonts w:hint="eastAsia" w:ascii="宋体" w:hAnsi="宋体"/>
          <w:highlight w:val="none"/>
        </w:rPr>
        <w:t>；</w:t>
      </w:r>
    </w:p>
    <w:p w14:paraId="61033D24">
      <w:pPr>
        <w:ind w:firstLine="411" w:firstLineChars="196"/>
        <w:rPr>
          <w:rFonts w:ascii="宋体" w:hAnsi="宋体"/>
          <w:highlight w:val="none"/>
        </w:rPr>
      </w:pPr>
      <w:r>
        <w:rPr>
          <w:rFonts w:hint="eastAsia" w:ascii="宋体" w:hAnsi="宋体"/>
          <w:highlight w:val="none"/>
        </w:rPr>
        <w:t>32.4.6投标供应商之间相互约定给予未中标的供应商利益补偿；</w:t>
      </w:r>
    </w:p>
    <w:p w14:paraId="7A61FA0F">
      <w:pPr>
        <w:ind w:firstLine="411" w:firstLineChars="196"/>
        <w:rPr>
          <w:rFonts w:ascii="宋体" w:hAnsi="宋体"/>
          <w:highlight w:val="none"/>
        </w:rPr>
      </w:pPr>
      <w:r>
        <w:rPr>
          <w:rFonts w:hint="eastAsia" w:ascii="宋体" w:hAnsi="宋体"/>
          <w:highlight w:val="none"/>
        </w:rPr>
        <w:t>32.4.7不同投标供应商的法定代表人、主要经营负责人、项目投标授权代表人、项目负责人、主要技术人员为同一人、属同一单位或者同一单位缴纳社会保险；</w:t>
      </w:r>
    </w:p>
    <w:p w14:paraId="4183024E">
      <w:pPr>
        <w:ind w:firstLine="411" w:firstLineChars="196"/>
        <w:rPr>
          <w:rFonts w:ascii="宋体" w:hAnsi="宋体"/>
          <w:highlight w:val="none"/>
        </w:rPr>
      </w:pPr>
      <w:r>
        <w:rPr>
          <w:rFonts w:hint="eastAsia" w:ascii="宋体" w:hAnsi="宋体"/>
          <w:highlight w:val="none"/>
        </w:rPr>
        <w:t>32.4.8不同投标供应商的投标文件内容存在非正常一致；</w:t>
      </w:r>
    </w:p>
    <w:p w14:paraId="1C576C77">
      <w:pPr>
        <w:ind w:firstLine="411" w:firstLineChars="196"/>
        <w:rPr>
          <w:rFonts w:ascii="宋体" w:hAnsi="宋体"/>
          <w:highlight w:val="none"/>
        </w:rPr>
      </w:pPr>
      <w:r>
        <w:rPr>
          <w:rFonts w:hint="eastAsia" w:ascii="宋体" w:hAnsi="宋体"/>
          <w:highlight w:val="none"/>
        </w:rPr>
        <w:t>32.4.9在同一单位工作人员为两家以上（含两家）供应商进行同一项投标活动；</w:t>
      </w:r>
    </w:p>
    <w:p w14:paraId="6626A19B">
      <w:pPr>
        <w:ind w:firstLine="411" w:firstLineChars="196"/>
        <w:rPr>
          <w:rFonts w:ascii="宋体" w:hAnsi="宋体"/>
          <w:highlight w:val="none"/>
        </w:rPr>
      </w:pPr>
      <w:r>
        <w:rPr>
          <w:rFonts w:hint="eastAsia" w:ascii="宋体" w:hAnsi="宋体"/>
          <w:highlight w:val="none"/>
        </w:rPr>
        <w:t>32.4.10主管部门依照法律、法规认定的其他情形。</w:t>
      </w:r>
    </w:p>
    <w:p w14:paraId="0480F587">
      <w:pPr>
        <w:rPr>
          <w:rFonts w:hint="eastAsia" w:ascii="宋体" w:hAnsi="宋体"/>
          <w:highlight w:val="none"/>
        </w:rPr>
      </w:pPr>
      <w:r>
        <w:rPr>
          <w:rFonts w:hint="eastAsia" w:ascii="宋体" w:hAnsi="宋体"/>
          <w:highlight w:val="none"/>
        </w:rPr>
        <w:t>32.5对不属于《资格性审查表》和《符合性审查表》所列的其他情形，除专用条款另有规定和32.4条款所列情形外，不得作为投标无效的理由。</w:t>
      </w:r>
    </w:p>
    <w:p w14:paraId="1C7E86C6">
      <w:pPr>
        <w:ind w:firstLine="411" w:firstLineChars="196"/>
        <w:rPr>
          <w:rFonts w:hint="eastAsia"/>
          <w:highlight w:val="none"/>
        </w:rPr>
      </w:pPr>
      <w:r>
        <w:rPr>
          <w:rFonts w:hint="eastAsia" w:ascii="宋体" w:hAnsi="宋体"/>
          <w:highlight w:val="none"/>
        </w:rPr>
        <w:t xml:space="preserve">32.6 </w:t>
      </w:r>
      <w:r>
        <w:rPr>
          <w:rFonts w:hint="eastAsia"/>
          <w:highlight w:val="none"/>
        </w:rPr>
        <w:t>不同投标人的上传投标文件的</w:t>
      </w:r>
      <w:r>
        <w:rPr>
          <w:highlight w:val="none"/>
        </w:rPr>
        <w:t>“IP</w:t>
      </w:r>
      <w:r>
        <w:rPr>
          <w:rFonts w:hint="eastAsia"/>
          <w:highlight w:val="none"/>
        </w:rPr>
        <w:t>地址</w:t>
      </w:r>
      <w:r>
        <w:rPr>
          <w:highlight w:val="none"/>
        </w:rPr>
        <w:t>”</w:t>
      </w:r>
      <w:r>
        <w:rPr>
          <w:rFonts w:hint="eastAsia"/>
          <w:highlight w:val="none"/>
        </w:rPr>
        <w:t>信息异常一致的，不得作为投标无效的理由。如出现上述异常情况，应报主管部门处理。</w:t>
      </w:r>
    </w:p>
    <w:p w14:paraId="66F1A461">
      <w:pPr>
        <w:rPr>
          <w:rFonts w:ascii="黑体" w:hAnsi="宋体" w:eastAsia="黑体"/>
          <w:sz w:val="24"/>
          <w:highlight w:val="none"/>
        </w:rPr>
      </w:pPr>
      <w:r>
        <w:rPr>
          <w:rFonts w:hint="eastAsia" w:ascii="黑体" w:hAnsi="宋体" w:eastAsia="黑体"/>
          <w:sz w:val="24"/>
          <w:highlight w:val="none"/>
        </w:rPr>
        <w:t>33．澄清有关问题</w:t>
      </w:r>
    </w:p>
    <w:p w14:paraId="7640BDE2">
      <w:pPr>
        <w:ind w:firstLine="411" w:firstLineChars="196"/>
        <w:rPr>
          <w:rFonts w:ascii="宋体" w:hAnsi="宋体"/>
          <w:highlight w:val="none"/>
        </w:rPr>
      </w:pPr>
      <w:bookmarkStart w:id="109" w:name="_Hlk71407321"/>
      <w:r>
        <w:rPr>
          <w:rFonts w:hint="eastAsia" w:ascii="宋体" w:hAnsi="宋体"/>
          <w:highlight w:val="none"/>
        </w:rPr>
        <w:t>3</w:t>
      </w:r>
      <w:r>
        <w:rPr>
          <w:rFonts w:ascii="宋体" w:hAnsi="宋体"/>
          <w:highlight w:val="none"/>
        </w:rPr>
        <w:t>3.1</w:t>
      </w:r>
      <w:r>
        <w:rPr>
          <w:rFonts w:hint="eastAsia" w:ascii="宋体" w:hAnsi="宋体"/>
          <w:highlight w:val="none"/>
        </w:rPr>
        <w:t>对招标文件中描述有歧义或前后不一致的地方（不含</w:t>
      </w:r>
      <w:r>
        <w:rPr>
          <w:szCs w:val="21"/>
          <w:highlight w:val="none"/>
        </w:rPr>
        <w:t>招标文件存在歧义、重大缺陷导致评</w:t>
      </w:r>
      <w:r>
        <w:rPr>
          <w:rFonts w:hint="eastAsia"/>
          <w:szCs w:val="21"/>
          <w:highlight w:val="none"/>
        </w:rPr>
        <w:t>审</w:t>
      </w:r>
      <w:r>
        <w:rPr>
          <w:szCs w:val="21"/>
          <w:highlight w:val="none"/>
        </w:rPr>
        <w:t>工作无法进行</w:t>
      </w:r>
      <w:r>
        <w:rPr>
          <w:rFonts w:hint="eastAsia"/>
          <w:szCs w:val="21"/>
          <w:highlight w:val="none"/>
        </w:rPr>
        <w:t>的情况）</w:t>
      </w:r>
      <w:r>
        <w:rPr>
          <w:rFonts w:hint="eastAsia" w:ascii="宋体" w:hAnsi="宋体"/>
          <w:highlight w:val="none"/>
        </w:rPr>
        <w:t>，评审委员会有权进行评判，但对同一条款的评判应适用于每个投标人。</w:t>
      </w:r>
      <w:bookmarkEnd w:id="109"/>
    </w:p>
    <w:p w14:paraId="2E8DF9F5">
      <w:pPr>
        <w:ind w:firstLine="411" w:firstLineChars="196"/>
        <w:rPr>
          <w:rFonts w:ascii="宋体" w:hAnsi="宋体"/>
          <w:highlight w:val="none"/>
        </w:rPr>
      </w:pPr>
      <w:r>
        <w:rPr>
          <w:rFonts w:hint="eastAsia" w:ascii="宋体" w:hAnsi="宋体"/>
          <w:highlight w:val="none"/>
        </w:rPr>
        <w:t>3</w:t>
      </w:r>
      <w:r>
        <w:rPr>
          <w:rFonts w:ascii="宋体" w:hAnsi="宋体"/>
          <w:highlight w:val="none"/>
        </w:rPr>
        <w:t>3.2</w:t>
      </w:r>
      <w:r>
        <w:rPr>
          <w:szCs w:val="21"/>
          <w:highlight w:val="none"/>
        </w:rPr>
        <w:t>评</w:t>
      </w:r>
      <w:r>
        <w:rPr>
          <w:rFonts w:hint="eastAsia"/>
          <w:szCs w:val="21"/>
          <w:highlight w:val="none"/>
        </w:rPr>
        <w:t>审</w:t>
      </w:r>
      <w:r>
        <w:rPr>
          <w:szCs w:val="21"/>
          <w:highlight w:val="none"/>
        </w:rPr>
        <w:t>委员会发现招标文件存在歧义、重大缺陷导致评</w:t>
      </w:r>
      <w:r>
        <w:rPr>
          <w:rFonts w:hint="eastAsia"/>
          <w:szCs w:val="21"/>
          <w:highlight w:val="none"/>
        </w:rPr>
        <w:t>审</w:t>
      </w:r>
      <w:r>
        <w:rPr>
          <w:szCs w:val="21"/>
          <w:highlight w:val="none"/>
        </w:rPr>
        <w:t>工作无法进行，或者招标文件内容违反国家有关强制性规定的，应当停止评</w:t>
      </w:r>
      <w:r>
        <w:rPr>
          <w:rFonts w:hint="eastAsia"/>
          <w:szCs w:val="21"/>
          <w:highlight w:val="none"/>
        </w:rPr>
        <w:t>审</w:t>
      </w:r>
      <w:r>
        <w:rPr>
          <w:szCs w:val="21"/>
          <w:highlight w:val="none"/>
        </w:rPr>
        <w:t>工作，与</w:t>
      </w:r>
      <w:r>
        <w:rPr>
          <w:rFonts w:hint="eastAsia"/>
          <w:szCs w:val="21"/>
          <w:highlight w:val="none"/>
        </w:rPr>
        <w:t>政府集中采购机构</w:t>
      </w:r>
      <w:r>
        <w:rPr>
          <w:szCs w:val="21"/>
          <w:highlight w:val="none"/>
        </w:rPr>
        <w:t>沟通并作书面记录。</w:t>
      </w:r>
      <w:r>
        <w:rPr>
          <w:rFonts w:hint="eastAsia"/>
          <w:szCs w:val="21"/>
          <w:highlight w:val="none"/>
        </w:rPr>
        <w:t>经</w:t>
      </w:r>
      <w:r>
        <w:rPr>
          <w:szCs w:val="21"/>
          <w:highlight w:val="none"/>
        </w:rPr>
        <w:t>确认后，</w:t>
      </w:r>
      <w:r>
        <w:rPr>
          <w:rFonts w:hint="eastAsia"/>
          <w:szCs w:val="21"/>
          <w:highlight w:val="none"/>
        </w:rPr>
        <w:t>项目</w:t>
      </w:r>
      <w:r>
        <w:rPr>
          <w:szCs w:val="21"/>
          <w:highlight w:val="none"/>
        </w:rPr>
        <w:t>应当修改招标文件，重新组织采购活动。</w:t>
      </w:r>
    </w:p>
    <w:p w14:paraId="697390C5">
      <w:pPr>
        <w:ind w:firstLine="411" w:firstLineChars="196"/>
        <w:rPr>
          <w:rFonts w:ascii="宋体" w:hAnsi="宋体"/>
          <w:highlight w:val="none"/>
        </w:rPr>
      </w:pPr>
      <w:r>
        <w:rPr>
          <w:rFonts w:ascii="宋体" w:hAnsi="宋体"/>
          <w:highlight w:val="none"/>
        </w:rPr>
        <w:t>33.3</w:t>
      </w:r>
      <w:r>
        <w:rPr>
          <w:rFonts w:hint="eastAsia" w:ascii="宋体" w:hAnsi="宋体"/>
          <w:highlight w:val="none"/>
        </w:rPr>
        <w:t>对于投标文件中含义不明确、同类问题表述不一致或者有明显文字和计算错误的内容，评审委员会应当以书面形式要求投标人作出必要的澄清、说明或者补正。</w:t>
      </w:r>
    </w:p>
    <w:p w14:paraId="3E28F48A">
      <w:pPr>
        <w:ind w:firstLine="411" w:firstLineChars="196"/>
        <w:rPr>
          <w:rFonts w:ascii="宋体" w:hAnsi="宋体"/>
          <w:highlight w:val="none"/>
        </w:rPr>
      </w:pPr>
      <w:r>
        <w:rPr>
          <w:rFonts w:hint="eastAsia" w:ascii="宋体" w:hAnsi="宋体"/>
          <w:highlight w:val="none"/>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5CC86D32">
      <w:pPr>
        <w:ind w:firstLine="411" w:firstLineChars="196"/>
        <w:rPr>
          <w:rFonts w:ascii="宋体" w:hAnsi="宋体"/>
          <w:szCs w:val="21"/>
          <w:highlight w:val="none"/>
        </w:rPr>
      </w:pPr>
      <w:r>
        <w:rPr>
          <w:rFonts w:hint="eastAsia" w:ascii="宋体" w:hAnsi="宋体"/>
          <w:szCs w:val="21"/>
          <w:highlight w:val="none"/>
        </w:rPr>
        <w:t>根据本通用条款第34条，凡属于评审委员会在评审中发现的算术错误进行核实的修改不在此列。</w:t>
      </w:r>
    </w:p>
    <w:p w14:paraId="3F716421">
      <w:pPr>
        <w:rPr>
          <w:rFonts w:ascii="黑体" w:hAnsi="宋体" w:eastAsia="黑体"/>
          <w:sz w:val="24"/>
          <w:highlight w:val="none"/>
        </w:rPr>
      </w:pPr>
      <w:bookmarkStart w:id="110" w:name="_Toc73518151"/>
      <w:bookmarkStart w:id="111" w:name="_Toc73521581"/>
      <w:bookmarkStart w:id="112" w:name="_Toc73517673"/>
      <w:bookmarkStart w:id="113" w:name="_Toc73521669"/>
      <w:bookmarkStart w:id="114" w:name="_Toc100052400"/>
      <w:r>
        <w:rPr>
          <w:rFonts w:hint="eastAsia" w:ascii="黑体" w:hAnsi="宋体" w:eastAsia="黑体"/>
          <w:sz w:val="24"/>
          <w:highlight w:val="none"/>
        </w:rPr>
        <w:t>34．错误的修正</w:t>
      </w:r>
      <w:bookmarkEnd w:id="110"/>
      <w:bookmarkEnd w:id="111"/>
      <w:bookmarkEnd w:id="112"/>
      <w:bookmarkEnd w:id="113"/>
      <w:bookmarkEnd w:id="114"/>
    </w:p>
    <w:p w14:paraId="7B8BDA9D">
      <w:pPr>
        <w:ind w:firstLine="411" w:firstLineChars="196"/>
        <w:rPr>
          <w:rFonts w:ascii="宋体" w:hAnsi="宋体"/>
          <w:szCs w:val="21"/>
          <w:highlight w:val="none"/>
        </w:rPr>
      </w:pPr>
      <w:r>
        <w:rPr>
          <w:rFonts w:hint="eastAsia" w:ascii="宋体" w:hAnsi="宋体"/>
          <w:szCs w:val="21"/>
          <w:highlight w:val="none"/>
        </w:rPr>
        <w:t>投标文件报价出现前后不一致的，除专用条款另有规定外，按照下列规定修正：</w:t>
      </w:r>
    </w:p>
    <w:p w14:paraId="467498D8">
      <w:pPr>
        <w:ind w:firstLine="411" w:firstLineChars="196"/>
        <w:rPr>
          <w:rFonts w:ascii="宋体" w:hAnsi="宋体"/>
          <w:szCs w:val="21"/>
          <w:highlight w:val="none"/>
        </w:rPr>
      </w:pPr>
      <w:r>
        <w:rPr>
          <w:rFonts w:hint="eastAsia" w:ascii="宋体" w:hAnsi="宋体"/>
          <w:szCs w:val="21"/>
          <w:highlight w:val="none"/>
        </w:rPr>
        <w:t>34.1投标文件中开标一览表投标报价内容与投标文件中投标报价相应内容不一致的，以开标一览表为准；</w:t>
      </w:r>
    </w:p>
    <w:p w14:paraId="0F4CC75F">
      <w:pPr>
        <w:ind w:firstLine="411" w:firstLineChars="196"/>
        <w:rPr>
          <w:rFonts w:ascii="宋体" w:hAnsi="宋体"/>
          <w:szCs w:val="21"/>
          <w:highlight w:val="none"/>
        </w:rPr>
      </w:pPr>
      <w:r>
        <w:rPr>
          <w:rFonts w:hint="eastAsia" w:ascii="宋体" w:hAnsi="宋体"/>
          <w:szCs w:val="21"/>
          <w:highlight w:val="none"/>
        </w:rPr>
        <w:t>34.2大写金额和小写金额不一致的，以大写金额为准；</w:t>
      </w:r>
    </w:p>
    <w:p w14:paraId="03DD26F0">
      <w:pPr>
        <w:ind w:firstLine="411" w:firstLineChars="196"/>
        <w:rPr>
          <w:rFonts w:ascii="宋体" w:hAnsi="宋体"/>
          <w:szCs w:val="21"/>
          <w:highlight w:val="none"/>
        </w:rPr>
      </w:pPr>
      <w:r>
        <w:rPr>
          <w:rFonts w:hint="eastAsia" w:ascii="宋体" w:hAnsi="宋体"/>
          <w:szCs w:val="21"/>
          <w:highlight w:val="none"/>
        </w:rPr>
        <w:t>34.3单价金额小数点或者百分比有明显错位，以开标一览表的总价为准，并修改单价；</w:t>
      </w:r>
    </w:p>
    <w:p w14:paraId="0D71A395">
      <w:pPr>
        <w:ind w:firstLine="411" w:firstLineChars="196"/>
        <w:rPr>
          <w:rFonts w:ascii="宋体" w:hAnsi="宋体"/>
          <w:szCs w:val="21"/>
          <w:highlight w:val="none"/>
        </w:rPr>
      </w:pPr>
      <w:r>
        <w:rPr>
          <w:rFonts w:hint="eastAsia" w:ascii="宋体" w:hAnsi="宋体"/>
          <w:szCs w:val="21"/>
          <w:highlight w:val="none"/>
        </w:rPr>
        <w:t>34.4总价金额与按单价汇总金额不一致的，以单价金额计算结果为准。</w:t>
      </w:r>
    </w:p>
    <w:p w14:paraId="618A6B8F">
      <w:pPr>
        <w:ind w:firstLine="411" w:firstLineChars="196"/>
        <w:rPr>
          <w:rFonts w:ascii="宋体" w:hAnsi="宋体"/>
          <w:szCs w:val="21"/>
          <w:highlight w:val="none"/>
        </w:rPr>
      </w:pPr>
      <w:r>
        <w:rPr>
          <w:rFonts w:hint="eastAsia" w:ascii="宋体" w:hAnsi="宋体"/>
          <w:szCs w:val="21"/>
          <w:highlight w:val="none"/>
        </w:rPr>
        <w:t>34.5同时出现两种以上不一致的，按照前款规定的顺序修正。修正后的报价按照本通用条款33条的规定，经投标人确认后产生约束力，投标人不确认的，其投标无效。</w:t>
      </w:r>
    </w:p>
    <w:p w14:paraId="5E03006C">
      <w:pPr>
        <w:rPr>
          <w:rFonts w:ascii="黑体" w:hAnsi="宋体" w:eastAsia="黑体"/>
          <w:sz w:val="24"/>
          <w:highlight w:val="none"/>
        </w:rPr>
      </w:pPr>
      <w:r>
        <w:rPr>
          <w:rFonts w:hint="eastAsia" w:ascii="黑体" w:hAnsi="宋体" w:eastAsia="黑体"/>
          <w:sz w:val="24"/>
          <w:highlight w:val="none"/>
        </w:rPr>
        <w:t>35．投标文件的比较与评价</w:t>
      </w:r>
    </w:p>
    <w:p w14:paraId="561C5B5F">
      <w:pPr>
        <w:ind w:firstLine="411" w:firstLineChars="196"/>
        <w:rPr>
          <w:rFonts w:ascii="宋体" w:hAnsi="宋体"/>
          <w:szCs w:val="21"/>
          <w:highlight w:val="none"/>
        </w:rPr>
      </w:pPr>
      <w:r>
        <w:rPr>
          <w:rFonts w:hint="eastAsia" w:ascii="宋体" w:hAnsi="宋体"/>
          <w:szCs w:val="21"/>
          <w:highlight w:val="none"/>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06AA272B">
      <w:pPr>
        <w:ind w:firstLine="411" w:firstLineChars="196"/>
        <w:rPr>
          <w:rFonts w:ascii="宋体" w:hAnsi="宋体"/>
          <w:szCs w:val="21"/>
          <w:highlight w:val="none"/>
        </w:rPr>
      </w:pPr>
      <w:r>
        <w:rPr>
          <w:rFonts w:hint="eastAsia" w:ascii="宋体" w:hAnsi="宋体"/>
          <w:szCs w:val="21"/>
          <w:highlight w:val="none"/>
        </w:rPr>
        <w:t>评审委员会成员对需要共同认定的事项存在争议的，应当按照少数服从多数的原则作出结论。持不同意见的评审委员会成员应当书面作出说明，否则视为无异议。</w:t>
      </w:r>
    </w:p>
    <w:p w14:paraId="361D88F1">
      <w:pPr>
        <w:rPr>
          <w:rFonts w:ascii="黑体" w:hAnsi="宋体" w:eastAsia="黑体"/>
          <w:sz w:val="24"/>
          <w:highlight w:val="none"/>
        </w:rPr>
      </w:pPr>
      <w:r>
        <w:rPr>
          <w:rFonts w:hint="eastAsia" w:ascii="黑体" w:hAnsi="宋体" w:eastAsia="黑体"/>
          <w:sz w:val="24"/>
          <w:highlight w:val="none"/>
        </w:rPr>
        <w:t>36. 实地考察或资料查验</w:t>
      </w:r>
    </w:p>
    <w:p w14:paraId="7BB2766B">
      <w:pPr>
        <w:ind w:firstLine="411" w:firstLineChars="196"/>
        <w:rPr>
          <w:rFonts w:ascii="宋体" w:hAnsi="宋体"/>
          <w:szCs w:val="21"/>
          <w:highlight w:val="none"/>
        </w:rPr>
      </w:pPr>
      <w:r>
        <w:rPr>
          <w:rFonts w:hint="eastAsia" w:ascii="宋体" w:hAnsi="宋体"/>
          <w:szCs w:val="21"/>
          <w:highlight w:val="none"/>
        </w:rPr>
        <w:t>36.1在评审过程中，评审委员会有权决定是否对本项目投标人进行实地考察或资料查验（原件）。投标人应随时做好接受实地考察或资料查验的准备。</w:t>
      </w:r>
    </w:p>
    <w:p w14:paraId="5FACC8E7">
      <w:pPr>
        <w:rPr>
          <w:rFonts w:ascii="黑体" w:hAnsi="宋体" w:eastAsia="黑体"/>
          <w:sz w:val="24"/>
          <w:highlight w:val="none"/>
        </w:rPr>
      </w:pPr>
      <w:r>
        <w:rPr>
          <w:rFonts w:hint="eastAsia" w:ascii="黑体" w:hAnsi="宋体" w:eastAsia="黑体"/>
          <w:sz w:val="24"/>
          <w:highlight w:val="none"/>
        </w:rPr>
        <w:t>37．评审方法</w:t>
      </w:r>
    </w:p>
    <w:p w14:paraId="282E80C5">
      <w:pPr>
        <w:ind w:firstLine="413" w:firstLineChars="196"/>
        <w:rPr>
          <w:rFonts w:ascii="宋体" w:hAnsi="宋体"/>
          <w:b/>
          <w:bCs/>
          <w:szCs w:val="21"/>
          <w:highlight w:val="none"/>
        </w:rPr>
      </w:pPr>
      <w:r>
        <w:rPr>
          <w:rFonts w:hint="eastAsia" w:ascii="宋体" w:hAnsi="宋体"/>
          <w:b/>
          <w:bCs/>
          <w:szCs w:val="21"/>
          <w:highlight w:val="none"/>
        </w:rPr>
        <w:t>37.1.1最低价法</w:t>
      </w:r>
    </w:p>
    <w:p w14:paraId="4A5A985B">
      <w:pPr>
        <w:ind w:firstLine="411" w:firstLineChars="196"/>
        <w:rPr>
          <w:rFonts w:hint="eastAsia" w:ascii="ˎ̥" w:hAnsi="ˎ̥"/>
          <w:highlight w:val="none"/>
          <w:lang w:eastAsia="zh-CN"/>
        </w:rPr>
      </w:pPr>
      <w:bookmarkStart w:id="115" w:name="_Hlk72438142"/>
      <w:r>
        <w:rPr>
          <w:rFonts w:ascii="ˎ̥" w:hAnsi="ˎ̥"/>
          <w:highlight w:val="none"/>
        </w:rPr>
        <w:t>最低价法，</w:t>
      </w:r>
      <w:r>
        <w:rPr>
          <w:rFonts w:hint="eastAsia" w:ascii="ˎ̥" w:hAnsi="ˎ̥"/>
          <w:highlight w:val="none"/>
        </w:rPr>
        <w:t>是指投标文件满足招标文件全部实质性要求，且投标报价最低的投标人为中标候选人的评标方法</w:t>
      </w:r>
      <w:r>
        <w:rPr>
          <w:rFonts w:hint="eastAsia" w:ascii="ˎ̥" w:hAnsi="ˎ̥"/>
          <w:highlight w:val="none"/>
          <w:lang w:eastAsia="zh-CN"/>
        </w:rPr>
        <w:t>。</w:t>
      </w:r>
    </w:p>
    <w:p w14:paraId="45CF60EA">
      <w:pPr>
        <w:ind w:firstLine="411" w:firstLineChars="196"/>
        <w:rPr>
          <w:rFonts w:hint="eastAsia" w:ascii="ˎ̥" w:hAnsi="ˎ̥" w:eastAsia="宋体"/>
          <w:highlight w:val="none"/>
          <w:lang w:eastAsia="zh-CN"/>
        </w:rPr>
      </w:pPr>
      <w:r>
        <w:rPr>
          <w:rFonts w:hint="eastAsia" w:ascii="ˎ̥" w:hAnsi="ˎ̥"/>
          <w:highlight w:val="none"/>
          <w:lang w:eastAsia="zh-CN"/>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14:paraId="2DFE8C6B">
      <w:pPr>
        <w:ind w:firstLine="413" w:firstLineChars="196"/>
        <w:rPr>
          <w:rFonts w:ascii="宋体" w:hAnsi="宋体"/>
          <w:b/>
          <w:bCs/>
          <w:szCs w:val="21"/>
          <w:highlight w:val="none"/>
        </w:rPr>
      </w:pPr>
      <w:r>
        <w:rPr>
          <w:rFonts w:hint="eastAsia" w:ascii="宋体" w:hAnsi="宋体"/>
          <w:b/>
          <w:bCs/>
          <w:szCs w:val="21"/>
          <w:highlight w:val="none"/>
        </w:rPr>
        <w:t>37.1.2综合评分法</w:t>
      </w:r>
    </w:p>
    <w:p w14:paraId="1A001D93">
      <w:pPr>
        <w:ind w:firstLine="411" w:firstLineChars="196"/>
        <w:rPr>
          <w:rFonts w:hint="eastAsia" w:ascii="ˎ̥" w:hAnsi="ˎ̥"/>
          <w:highlight w:val="none"/>
          <w:lang w:eastAsia="zh-CN"/>
        </w:rPr>
      </w:pPr>
      <w:r>
        <w:rPr>
          <w:rFonts w:ascii="ˎ̥" w:hAnsi="ˎ̥"/>
          <w:highlight w:val="none"/>
        </w:rPr>
        <w:t>综合评分法，是指</w:t>
      </w:r>
      <w:r>
        <w:rPr>
          <w:rFonts w:hint="eastAsia" w:ascii="ˎ̥" w:hAnsi="ˎ̥"/>
          <w:highlight w:val="none"/>
        </w:rPr>
        <w:t>在</w:t>
      </w:r>
      <w:r>
        <w:rPr>
          <w:rFonts w:ascii="ˎ̥" w:hAnsi="ˎ̥"/>
          <w:highlight w:val="none"/>
        </w:rPr>
        <w:t>满足招标文件全部实质性要求</w:t>
      </w:r>
      <w:r>
        <w:rPr>
          <w:rFonts w:hint="eastAsia" w:ascii="ˎ̥" w:hAnsi="ˎ̥"/>
          <w:highlight w:val="none"/>
        </w:rPr>
        <w:t>的前提下</w:t>
      </w:r>
      <w:r>
        <w:rPr>
          <w:rFonts w:ascii="ˎ̥" w:hAnsi="ˎ̥"/>
          <w:highlight w:val="none"/>
        </w:rPr>
        <w:t>，</w:t>
      </w:r>
      <w:r>
        <w:rPr>
          <w:rFonts w:hint="eastAsia" w:ascii="ˎ̥" w:hAnsi="ˎ̥"/>
          <w:highlight w:val="none"/>
        </w:rPr>
        <w:t>按照招标文件中规定的各项因素进行综合评审，评审总得分排名前列的投标人，作为推荐的候选中标供应商</w:t>
      </w:r>
      <w:bookmarkEnd w:id="115"/>
      <w:r>
        <w:rPr>
          <w:rFonts w:hint="eastAsia" w:ascii="ˎ̥" w:hAnsi="ˎ̥"/>
          <w:highlight w:val="none"/>
          <w:lang w:eastAsia="zh-CN"/>
        </w:rPr>
        <w:t>。</w:t>
      </w:r>
    </w:p>
    <w:p w14:paraId="7847E697">
      <w:pPr>
        <w:ind w:firstLine="411" w:firstLineChars="196"/>
        <w:rPr>
          <w:rFonts w:hint="eastAsia" w:ascii="ˎ̥" w:hAnsi="ˎ̥"/>
          <w:highlight w:val="none"/>
          <w:lang w:eastAsia="zh-CN"/>
        </w:rPr>
      </w:pPr>
      <w:r>
        <w:rPr>
          <w:rFonts w:hint="eastAsia" w:ascii="ˎ̥" w:hAnsi="ˎ̥"/>
          <w:highlight w:val="none"/>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14:paraId="4BFF4C6B">
      <w:pPr>
        <w:ind w:firstLine="413" w:firstLineChars="196"/>
        <w:rPr>
          <w:rFonts w:ascii="宋体" w:hAnsi="宋体"/>
          <w:b/>
          <w:bCs/>
          <w:szCs w:val="21"/>
          <w:highlight w:val="none"/>
        </w:rPr>
      </w:pPr>
      <w:r>
        <w:rPr>
          <w:rFonts w:hint="eastAsia" w:ascii="宋体" w:hAnsi="宋体"/>
          <w:b/>
          <w:bCs/>
          <w:szCs w:val="21"/>
          <w:highlight w:val="none"/>
        </w:rPr>
        <w:t>37.2本项目采用的评审方法见本项目招标文件第一册“专用条款”的相关内容。</w:t>
      </w:r>
    </w:p>
    <w:p w14:paraId="6BF557E8">
      <w:pPr>
        <w:ind w:firstLine="413" w:firstLineChars="196"/>
        <w:rPr>
          <w:rFonts w:ascii="宋体" w:hAnsi="宋体"/>
          <w:b/>
          <w:bCs/>
          <w:szCs w:val="21"/>
          <w:highlight w:val="none"/>
        </w:rPr>
      </w:pPr>
      <w:r>
        <w:rPr>
          <w:rFonts w:hint="eastAsia" w:ascii="宋体" w:hAnsi="宋体"/>
          <w:b/>
          <w:bCs/>
          <w:szCs w:val="21"/>
          <w:highlight w:val="none"/>
        </w:rPr>
        <w:t>37.3重新评审的情形</w:t>
      </w:r>
    </w:p>
    <w:p w14:paraId="237F919E">
      <w:pPr>
        <w:ind w:firstLine="411" w:firstLineChars="196"/>
        <w:rPr>
          <w:rFonts w:ascii="宋体" w:hAnsi="宋体"/>
          <w:b/>
          <w:bCs/>
          <w:szCs w:val="21"/>
          <w:highlight w:val="none"/>
        </w:rPr>
      </w:pPr>
      <w:r>
        <w:rPr>
          <w:rFonts w:hint="eastAsia" w:ascii="宋体" w:hAnsi="宋体" w:cs="宋体"/>
          <w:kern w:val="0"/>
          <w:szCs w:val="21"/>
          <w:highlight w:val="none"/>
        </w:rPr>
        <w:t>评审结果汇总完成后，除下列情形外，任何人不得修改评审结果：</w:t>
      </w:r>
    </w:p>
    <w:p w14:paraId="253F341C">
      <w:pPr>
        <w:ind w:firstLine="411" w:firstLineChars="196"/>
        <w:rPr>
          <w:rFonts w:ascii="宋体" w:hAnsi="宋体" w:cs="宋体"/>
          <w:kern w:val="0"/>
          <w:szCs w:val="21"/>
          <w:highlight w:val="none"/>
        </w:rPr>
      </w:pPr>
      <w:r>
        <w:rPr>
          <w:rFonts w:hint="eastAsia" w:ascii="宋体" w:hAnsi="宋体" w:cs="宋体"/>
          <w:kern w:val="0"/>
          <w:szCs w:val="21"/>
          <w:highlight w:val="none"/>
        </w:rPr>
        <w:t>37.3.1分值汇总计算错误的；</w:t>
      </w:r>
    </w:p>
    <w:p w14:paraId="1650EE76">
      <w:pPr>
        <w:ind w:firstLine="411" w:firstLineChars="196"/>
        <w:rPr>
          <w:rFonts w:ascii="宋体" w:hAnsi="宋体" w:cs="宋体"/>
          <w:kern w:val="0"/>
          <w:szCs w:val="21"/>
          <w:highlight w:val="none"/>
        </w:rPr>
      </w:pPr>
      <w:r>
        <w:rPr>
          <w:rFonts w:hint="eastAsia" w:ascii="宋体" w:hAnsi="宋体" w:cs="宋体"/>
          <w:kern w:val="0"/>
          <w:szCs w:val="21"/>
          <w:highlight w:val="none"/>
        </w:rPr>
        <w:t>37.3.2分项评分超出评分标准范围的；</w:t>
      </w:r>
    </w:p>
    <w:p w14:paraId="4EEE3458">
      <w:pPr>
        <w:ind w:firstLine="411" w:firstLineChars="196"/>
        <w:rPr>
          <w:rFonts w:ascii="宋体" w:hAnsi="宋体" w:cs="宋体"/>
          <w:kern w:val="0"/>
          <w:szCs w:val="21"/>
          <w:highlight w:val="none"/>
        </w:rPr>
      </w:pPr>
      <w:r>
        <w:rPr>
          <w:rFonts w:hint="eastAsia" w:ascii="宋体" w:hAnsi="宋体" w:cs="宋体"/>
          <w:kern w:val="0"/>
          <w:szCs w:val="21"/>
          <w:highlight w:val="none"/>
        </w:rPr>
        <w:t>37.3.3评审委员会成员对客观评审因素评分不一致的；</w:t>
      </w:r>
    </w:p>
    <w:p w14:paraId="07BA42F3">
      <w:pPr>
        <w:ind w:firstLine="411" w:firstLineChars="196"/>
        <w:rPr>
          <w:rFonts w:ascii="宋体" w:hAnsi="宋体" w:cs="宋体"/>
          <w:kern w:val="0"/>
          <w:szCs w:val="21"/>
          <w:highlight w:val="none"/>
        </w:rPr>
      </w:pPr>
      <w:r>
        <w:rPr>
          <w:rFonts w:hint="eastAsia" w:ascii="宋体" w:hAnsi="宋体" w:cs="宋体"/>
          <w:kern w:val="0"/>
          <w:szCs w:val="21"/>
          <w:highlight w:val="none"/>
        </w:rPr>
        <w:t>37.3.4经评审委员会认定评分畸高、畸低的。</w:t>
      </w:r>
    </w:p>
    <w:p w14:paraId="7EEB8169">
      <w:pPr>
        <w:ind w:firstLine="411" w:firstLineChars="196"/>
        <w:rPr>
          <w:rFonts w:ascii="宋体" w:hAnsi="宋体" w:cs="宋体"/>
          <w:kern w:val="0"/>
          <w:szCs w:val="21"/>
          <w:highlight w:val="none"/>
        </w:rPr>
      </w:pPr>
      <w:r>
        <w:rPr>
          <w:rFonts w:hint="eastAsia" w:ascii="宋体" w:hAnsi="宋体" w:cs="宋体"/>
          <w:kern w:val="0"/>
          <w:szCs w:val="21"/>
          <w:highlight w:val="none"/>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3DAA641B">
      <w:pPr>
        <w:ind w:firstLine="411" w:firstLineChars="196"/>
        <w:rPr>
          <w:rFonts w:ascii="宋体" w:hAnsi="宋体" w:cs="宋体"/>
          <w:kern w:val="0"/>
          <w:szCs w:val="21"/>
          <w:highlight w:val="none"/>
        </w:rPr>
      </w:pPr>
      <w:r>
        <w:rPr>
          <w:rFonts w:hint="eastAsia" w:ascii="宋体" w:hAnsi="宋体" w:cs="宋体"/>
          <w:kern w:val="0"/>
          <w:szCs w:val="21"/>
          <w:highlight w:val="none"/>
        </w:rPr>
        <w:t>投标人对本条第一款情形提出质疑的，采购人或者采购代理机构可以组织原评审委员会进行重新评审，重新评审改变评审结果的，应当书面报告本级财政部门。</w:t>
      </w:r>
    </w:p>
    <w:p w14:paraId="492A2C51">
      <w:pPr>
        <w:ind w:firstLine="413" w:firstLineChars="196"/>
        <w:rPr>
          <w:rFonts w:ascii="宋体" w:hAnsi="宋体"/>
          <w:b/>
          <w:bCs/>
          <w:szCs w:val="21"/>
          <w:highlight w:val="none"/>
        </w:rPr>
      </w:pPr>
      <w:r>
        <w:rPr>
          <w:rFonts w:hint="eastAsia" w:ascii="宋体" w:hAnsi="宋体"/>
          <w:b/>
          <w:bCs/>
          <w:szCs w:val="21"/>
          <w:highlight w:val="none"/>
        </w:rPr>
        <w:t>37.4重新组建评审委员会的情形</w:t>
      </w:r>
    </w:p>
    <w:p w14:paraId="224D1892">
      <w:pPr>
        <w:ind w:firstLine="411" w:firstLineChars="196"/>
        <w:rPr>
          <w:rFonts w:ascii="宋体" w:hAnsi="宋体" w:cs="宋体"/>
          <w:kern w:val="0"/>
          <w:szCs w:val="21"/>
          <w:highlight w:val="none"/>
        </w:rPr>
      </w:pPr>
      <w:r>
        <w:rPr>
          <w:rFonts w:hint="eastAsia" w:ascii="宋体" w:hAnsi="宋体" w:cs="宋体"/>
          <w:kern w:val="0"/>
          <w:szCs w:val="21"/>
          <w:highlight w:val="none"/>
        </w:rPr>
        <w:t>评审委员会或者其成员存在下列情形导致评审结果无效的，重新组建评审委员会进行评标，并书面报告本级财政部门：</w:t>
      </w:r>
    </w:p>
    <w:p w14:paraId="5A2D06EC">
      <w:pPr>
        <w:ind w:firstLine="411" w:firstLineChars="196"/>
        <w:rPr>
          <w:rFonts w:ascii="宋体" w:hAnsi="宋体" w:cs="宋体"/>
          <w:kern w:val="0"/>
          <w:szCs w:val="21"/>
          <w:highlight w:val="none"/>
        </w:rPr>
      </w:pPr>
      <w:r>
        <w:rPr>
          <w:rFonts w:hint="eastAsia" w:ascii="宋体" w:hAnsi="宋体" w:cs="宋体"/>
          <w:kern w:val="0"/>
          <w:szCs w:val="21"/>
          <w:highlight w:val="none"/>
        </w:rPr>
        <w:t>37.4.1评审委员会组成不符合《政府采购货物和服务招标投标管理办法》规定的；</w:t>
      </w:r>
    </w:p>
    <w:p w14:paraId="61E371D4">
      <w:pPr>
        <w:ind w:firstLine="411" w:firstLineChars="196"/>
        <w:rPr>
          <w:rFonts w:ascii="宋体" w:hAnsi="宋体" w:cs="宋体"/>
          <w:kern w:val="0"/>
          <w:szCs w:val="21"/>
          <w:highlight w:val="none"/>
        </w:rPr>
      </w:pPr>
      <w:r>
        <w:rPr>
          <w:rFonts w:hint="eastAsia" w:ascii="宋体" w:hAnsi="宋体" w:cs="宋体"/>
          <w:kern w:val="0"/>
          <w:szCs w:val="21"/>
          <w:highlight w:val="none"/>
        </w:rPr>
        <w:t>37.4.2有《政府采购货物和服务招标投标管理办法》第六十二条第一至五项情形的；</w:t>
      </w:r>
    </w:p>
    <w:p w14:paraId="20DA390A">
      <w:pPr>
        <w:ind w:firstLine="411" w:firstLineChars="196"/>
        <w:rPr>
          <w:rFonts w:ascii="宋体" w:hAnsi="宋体" w:cs="宋体"/>
          <w:kern w:val="0"/>
          <w:szCs w:val="21"/>
          <w:highlight w:val="none"/>
        </w:rPr>
      </w:pPr>
      <w:r>
        <w:rPr>
          <w:rFonts w:hint="eastAsia" w:ascii="宋体" w:hAnsi="宋体" w:cs="宋体"/>
          <w:kern w:val="0"/>
          <w:szCs w:val="21"/>
          <w:highlight w:val="none"/>
        </w:rPr>
        <w:t>37.4.3评审委员会及其成员独立评标受到非法干预的；</w:t>
      </w:r>
    </w:p>
    <w:p w14:paraId="41E29AF8">
      <w:pPr>
        <w:ind w:firstLine="411" w:firstLineChars="196"/>
        <w:rPr>
          <w:rFonts w:ascii="宋体" w:hAnsi="宋体" w:cs="宋体"/>
          <w:kern w:val="0"/>
          <w:szCs w:val="21"/>
          <w:highlight w:val="none"/>
        </w:rPr>
      </w:pPr>
      <w:r>
        <w:rPr>
          <w:rFonts w:hint="eastAsia" w:ascii="宋体" w:hAnsi="宋体" w:cs="宋体"/>
          <w:kern w:val="0"/>
          <w:szCs w:val="21"/>
          <w:highlight w:val="none"/>
        </w:rPr>
        <w:t>37.4.4有政府采购法实施条例第七十五条规定的违法行为的。</w:t>
      </w:r>
    </w:p>
    <w:p w14:paraId="0D11CC03">
      <w:pPr>
        <w:ind w:firstLine="411" w:firstLineChars="196"/>
        <w:rPr>
          <w:rFonts w:ascii="宋体" w:hAnsi="宋体" w:cs="宋体"/>
          <w:kern w:val="0"/>
          <w:szCs w:val="21"/>
          <w:highlight w:val="none"/>
        </w:rPr>
      </w:pPr>
      <w:r>
        <w:rPr>
          <w:rFonts w:hint="eastAsia" w:ascii="宋体" w:hAnsi="宋体" w:cs="宋体"/>
          <w:kern w:val="0"/>
          <w:szCs w:val="21"/>
          <w:highlight w:val="none"/>
        </w:rPr>
        <w:t>有违法违规行为的原评审委员会成员不得参加重新组建的评审委员会。</w:t>
      </w:r>
    </w:p>
    <w:p w14:paraId="242BD6F8">
      <w:pPr>
        <w:ind w:firstLine="411" w:firstLineChars="196"/>
        <w:rPr>
          <w:rFonts w:ascii="宋体" w:hAnsi="宋体"/>
          <w:szCs w:val="21"/>
          <w:highlight w:val="none"/>
        </w:rPr>
      </w:pPr>
    </w:p>
    <w:p w14:paraId="5375121D">
      <w:pPr>
        <w:pStyle w:val="3"/>
        <w:numPr>
          <w:ilvl w:val="0"/>
          <w:numId w:val="19"/>
        </w:numPr>
        <w:spacing w:before="120" w:beforeLines="50" w:after="120" w:afterLines="50"/>
        <w:ind w:left="562" w:hanging="562"/>
        <w:rPr>
          <w:sz w:val="28"/>
          <w:szCs w:val="28"/>
          <w:highlight w:val="none"/>
        </w:rPr>
      </w:pPr>
      <w:r>
        <w:rPr>
          <w:rFonts w:hint="eastAsia"/>
          <w:sz w:val="28"/>
          <w:szCs w:val="28"/>
          <w:highlight w:val="none"/>
        </w:rPr>
        <w:t>定标及公示</w:t>
      </w:r>
    </w:p>
    <w:p w14:paraId="5DBF10DA">
      <w:pPr>
        <w:rPr>
          <w:rFonts w:ascii="黑体" w:hAnsi="宋体" w:eastAsia="黑体"/>
          <w:sz w:val="24"/>
          <w:highlight w:val="none"/>
        </w:rPr>
      </w:pPr>
      <w:r>
        <w:rPr>
          <w:rFonts w:hint="eastAsia" w:ascii="黑体" w:hAnsi="宋体" w:eastAsia="黑体"/>
          <w:sz w:val="24"/>
          <w:highlight w:val="none"/>
        </w:rPr>
        <w:t>38．定标方法</w:t>
      </w:r>
    </w:p>
    <w:p w14:paraId="66A666B2">
      <w:pPr>
        <w:ind w:firstLine="411" w:firstLineChars="196"/>
        <w:rPr>
          <w:rFonts w:ascii="宋体" w:hAnsi="宋体"/>
          <w:szCs w:val="21"/>
          <w:highlight w:val="none"/>
        </w:rPr>
      </w:pPr>
      <w:bookmarkStart w:id="116" w:name="_Hlk73782795"/>
      <w:r>
        <w:rPr>
          <w:rFonts w:hint="eastAsia" w:ascii="宋体" w:hAnsi="宋体"/>
          <w:szCs w:val="21"/>
          <w:highlight w:val="none"/>
        </w:rPr>
        <w:t>38.1非评定分离项目定标方法</w:t>
      </w:r>
    </w:p>
    <w:p w14:paraId="3E22B186">
      <w:pPr>
        <w:ind w:firstLine="411" w:firstLineChars="196"/>
        <w:rPr>
          <w:rFonts w:ascii="宋体" w:hAnsi="宋体"/>
          <w:szCs w:val="21"/>
          <w:highlight w:val="none"/>
        </w:rPr>
      </w:pPr>
      <w:r>
        <w:rPr>
          <w:rFonts w:hint="eastAsia" w:ascii="宋体" w:hAnsi="宋体"/>
          <w:szCs w:val="21"/>
          <w:highlight w:val="none"/>
        </w:rPr>
        <w:t>38</w:t>
      </w:r>
      <w:r>
        <w:rPr>
          <w:rFonts w:ascii="宋体" w:hAnsi="宋体"/>
          <w:szCs w:val="21"/>
          <w:highlight w:val="none"/>
        </w:rPr>
        <w:t>.</w:t>
      </w:r>
      <w:r>
        <w:rPr>
          <w:rFonts w:hint="eastAsia" w:ascii="宋体" w:hAnsi="宋体"/>
          <w:szCs w:val="21"/>
          <w:highlight w:val="none"/>
        </w:rPr>
        <w:t>1.1评审委员会依据本项目招标文件所约定的评审方法进行评审和比较，向政府集中采购机构提交书面评审报告，并根据评审方法比较评价结果从优到劣进行排序，确定候选中标供应商。</w:t>
      </w:r>
    </w:p>
    <w:p w14:paraId="045E56EE">
      <w:pPr>
        <w:ind w:firstLine="411" w:firstLineChars="196"/>
        <w:rPr>
          <w:rFonts w:ascii="ˎ̥" w:hAnsi="ˎ̥"/>
          <w:highlight w:val="none"/>
        </w:rPr>
      </w:pPr>
      <w:r>
        <w:rPr>
          <w:rFonts w:hint="eastAsia" w:ascii="宋体" w:hAnsi="宋体"/>
          <w:szCs w:val="21"/>
          <w:highlight w:val="none"/>
        </w:rPr>
        <w:t>38</w:t>
      </w:r>
      <w:r>
        <w:rPr>
          <w:rFonts w:ascii="宋体" w:hAnsi="宋体"/>
          <w:szCs w:val="21"/>
          <w:highlight w:val="none"/>
        </w:rPr>
        <w:t>.</w:t>
      </w:r>
      <w:r>
        <w:rPr>
          <w:rFonts w:hint="eastAsia" w:ascii="宋体" w:hAnsi="宋体"/>
          <w:szCs w:val="21"/>
          <w:highlight w:val="none"/>
        </w:rPr>
        <w:t>1.2</w:t>
      </w:r>
      <w:r>
        <w:rPr>
          <w:rFonts w:ascii="ˎ̥" w:hAnsi="ˎ̥"/>
          <w:highlight w:val="none"/>
        </w:rPr>
        <w:t>采用最低价法的，评</w:t>
      </w:r>
      <w:r>
        <w:rPr>
          <w:rFonts w:hint="eastAsia" w:ascii="ˎ̥" w:hAnsi="ˎ̥"/>
          <w:highlight w:val="none"/>
        </w:rPr>
        <w:t>审</w:t>
      </w:r>
      <w:r>
        <w:rPr>
          <w:rFonts w:ascii="ˎ̥" w:hAnsi="ˎ̥"/>
          <w:highlight w:val="none"/>
        </w:rPr>
        <w:t>结果按投标报价由低到高顺序排列。投标报价相同的并列。投标文件满足招标文件全部实质性要求且投标报价最低的</w:t>
      </w:r>
      <w:r>
        <w:rPr>
          <w:rFonts w:hint="eastAsia" w:ascii="ˎ̥" w:hAnsi="ˎ̥"/>
          <w:highlight w:val="none"/>
        </w:rPr>
        <w:t>投标人为</w:t>
      </w:r>
      <w:bookmarkStart w:id="117" w:name="_Hlk73821177"/>
      <w:r>
        <w:rPr>
          <w:rFonts w:hint="eastAsia" w:ascii="ˎ̥" w:hAnsi="ˎ̥"/>
          <w:highlight w:val="none"/>
        </w:rPr>
        <w:t>中标供应商</w:t>
      </w:r>
      <w:r>
        <w:rPr>
          <w:rFonts w:ascii="ˎ̥" w:hAnsi="ˎ̥"/>
          <w:highlight w:val="none"/>
        </w:rPr>
        <w:t>（</w:t>
      </w:r>
      <w:r>
        <w:rPr>
          <w:rFonts w:hint="eastAsia" w:ascii="ˎ̥" w:hAnsi="ˎ̥"/>
          <w:highlight w:val="none"/>
        </w:rPr>
        <w:t>排名</w:t>
      </w:r>
      <w:r>
        <w:rPr>
          <w:rFonts w:ascii="ˎ̥" w:hAnsi="ˎ̥"/>
          <w:highlight w:val="none"/>
        </w:rPr>
        <w:t>第二</w:t>
      </w:r>
      <w:r>
        <w:rPr>
          <w:rFonts w:hint="eastAsia" w:ascii="ˎ̥" w:hAnsi="ˎ̥"/>
          <w:highlight w:val="none"/>
        </w:rPr>
        <w:t>的投标人为第一替补中标候选人、排名</w:t>
      </w:r>
      <w:r>
        <w:rPr>
          <w:rFonts w:ascii="ˎ̥" w:hAnsi="ˎ̥"/>
          <w:highlight w:val="none"/>
        </w:rPr>
        <w:t>第</w:t>
      </w:r>
      <w:r>
        <w:rPr>
          <w:rFonts w:hint="eastAsia" w:ascii="ˎ̥" w:hAnsi="ˎ̥"/>
          <w:highlight w:val="none"/>
        </w:rPr>
        <w:t>三的投标人为第二替补中标候选人</w:t>
      </w:r>
      <w:bookmarkEnd w:id="117"/>
      <w:r>
        <w:rPr>
          <w:rFonts w:ascii="ˎ̥" w:hAnsi="ˎ̥"/>
          <w:highlight w:val="none"/>
        </w:rPr>
        <w:t>）。</w:t>
      </w:r>
    </w:p>
    <w:p w14:paraId="0CFDB2A0">
      <w:pPr>
        <w:ind w:firstLine="411" w:firstLineChars="196"/>
        <w:rPr>
          <w:rFonts w:ascii="ˎ̥" w:hAnsi="ˎ̥"/>
          <w:highlight w:val="none"/>
        </w:rPr>
      </w:pPr>
      <w:r>
        <w:rPr>
          <w:rFonts w:hint="eastAsia" w:ascii="宋体" w:hAnsi="宋体"/>
          <w:szCs w:val="21"/>
          <w:highlight w:val="none"/>
        </w:rPr>
        <w:t>38</w:t>
      </w:r>
      <w:r>
        <w:rPr>
          <w:rFonts w:ascii="宋体" w:hAnsi="宋体"/>
          <w:szCs w:val="21"/>
          <w:highlight w:val="none"/>
        </w:rPr>
        <w:t>.</w:t>
      </w:r>
      <w:r>
        <w:rPr>
          <w:rFonts w:hint="eastAsia" w:ascii="宋体" w:hAnsi="宋体"/>
          <w:szCs w:val="21"/>
          <w:highlight w:val="none"/>
        </w:rPr>
        <w:t>1.3</w:t>
      </w:r>
      <w:r>
        <w:rPr>
          <w:rFonts w:ascii="宋体" w:hAnsi="宋体"/>
          <w:szCs w:val="21"/>
          <w:highlight w:val="none"/>
        </w:rPr>
        <w:t>采</w:t>
      </w:r>
      <w:r>
        <w:rPr>
          <w:rFonts w:ascii="ˎ̥" w:hAnsi="ˎ̥"/>
          <w:highlight w:val="none"/>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highlight w:val="none"/>
        </w:rPr>
        <w:t>为中标供应商</w:t>
      </w:r>
      <w:r>
        <w:rPr>
          <w:rFonts w:ascii="ˎ̥" w:hAnsi="ˎ̥"/>
          <w:highlight w:val="none"/>
        </w:rPr>
        <w:t>（</w:t>
      </w:r>
      <w:r>
        <w:rPr>
          <w:rFonts w:hint="eastAsia" w:ascii="ˎ̥" w:hAnsi="ˎ̥"/>
          <w:highlight w:val="none"/>
        </w:rPr>
        <w:t>排名</w:t>
      </w:r>
      <w:r>
        <w:rPr>
          <w:rFonts w:ascii="ˎ̥" w:hAnsi="ˎ̥"/>
          <w:highlight w:val="none"/>
        </w:rPr>
        <w:t>第二</w:t>
      </w:r>
      <w:r>
        <w:rPr>
          <w:rFonts w:hint="eastAsia" w:ascii="ˎ̥" w:hAnsi="ˎ̥"/>
          <w:highlight w:val="none"/>
        </w:rPr>
        <w:t>的投标人为第一替补中标候选人、排名</w:t>
      </w:r>
      <w:r>
        <w:rPr>
          <w:rFonts w:ascii="ˎ̥" w:hAnsi="ˎ̥"/>
          <w:highlight w:val="none"/>
        </w:rPr>
        <w:t>第</w:t>
      </w:r>
      <w:r>
        <w:rPr>
          <w:rFonts w:hint="eastAsia" w:ascii="ˎ̥" w:hAnsi="ˎ̥"/>
          <w:highlight w:val="none"/>
        </w:rPr>
        <w:t>三的投标人为第二替补中标候选人</w:t>
      </w:r>
      <w:r>
        <w:rPr>
          <w:rFonts w:ascii="ˎ̥" w:hAnsi="ˎ̥"/>
          <w:highlight w:val="none"/>
        </w:rPr>
        <w:t>）。</w:t>
      </w:r>
      <w:r>
        <w:rPr>
          <w:rFonts w:hint="eastAsia" w:ascii="ˎ̥" w:hAnsi="ˎ̥"/>
          <w:highlight w:val="none"/>
        </w:rPr>
        <w:t>出现</w:t>
      </w:r>
      <w:r>
        <w:rPr>
          <w:rFonts w:ascii="ˎ̥" w:hAnsi="ˎ̥"/>
          <w:highlight w:val="none"/>
        </w:rPr>
        <w:t>得分且投标报价相同的并列</w:t>
      </w:r>
      <w:r>
        <w:rPr>
          <w:rFonts w:hint="eastAsia" w:ascii="ˎ̥" w:hAnsi="ˎ̥"/>
          <w:highlight w:val="none"/>
        </w:rPr>
        <w:t>情况时，采取随机抽取的方式确定，具体操作办法及流程由评审委员会确定。</w:t>
      </w:r>
    </w:p>
    <w:p w14:paraId="79AD5079">
      <w:pPr>
        <w:ind w:firstLine="411" w:firstLineChars="196"/>
        <w:rPr>
          <w:rFonts w:ascii="宋体" w:hAnsi="宋体"/>
          <w:szCs w:val="21"/>
          <w:highlight w:val="none"/>
        </w:rPr>
      </w:pPr>
      <w:r>
        <w:rPr>
          <w:rFonts w:hint="eastAsia" w:ascii="宋体" w:hAnsi="宋体"/>
          <w:szCs w:val="21"/>
          <w:highlight w:val="none"/>
        </w:rPr>
        <w:t>38.2评定分离项目定标方法</w:t>
      </w:r>
    </w:p>
    <w:p w14:paraId="092F257C">
      <w:pPr>
        <w:ind w:firstLine="411" w:firstLineChars="196"/>
        <w:rPr>
          <w:rFonts w:ascii="宋体" w:hAnsi="宋体"/>
          <w:szCs w:val="21"/>
          <w:highlight w:val="none"/>
        </w:rPr>
      </w:pPr>
      <w:r>
        <w:rPr>
          <w:rFonts w:hint="eastAsia" w:ascii="宋体" w:hAnsi="宋体"/>
          <w:szCs w:val="21"/>
          <w:highlight w:val="none"/>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4BB2F62C">
      <w:pPr>
        <w:ind w:firstLine="411" w:firstLineChars="196"/>
        <w:rPr>
          <w:highlight w:val="none"/>
        </w:rPr>
      </w:pPr>
      <w:r>
        <w:rPr>
          <w:rFonts w:ascii="宋体" w:hAnsi="宋体"/>
          <w:szCs w:val="21"/>
          <w:highlight w:val="none"/>
        </w:rPr>
        <w:t xml:space="preserve">38.2.2 </w:t>
      </w:r>
      <w:bookmarkStart w:id="118" w:name="_Hlk71469733"/>
      <w:r>
        <w:rPr>
          <w:highlight w:val="none"/>
        </w:rPr>
        <w:t>适用评定分离的政府采购项目，采用综合评分法评</w:t>
      </w:r>
      <w:r>
        <w:rPr>
          <w:rFonts w:hint="eastAsia"/>
          <w:highlight w:val="none"/>
        </w:rPr>
        <w:t>审。</w:t>
      </w:r>
      <w:r>
        <w:rPr>
          <w:rFonts w:hint="eastAsia" w:ascii="宋体" w:hAnsi="宋体"/>
          <w:szCs w:val="21"/>
          <w:highlight w:val="none"/>
        </w:rPr>
        <w:t>评审委员会按照评审结果，推荐</w:t>
      </w:r>
      <w:r>
        <w:rPr>
          <w:highlight w:val="none"/>
        </w:rPr>
        <w:t>三个合格的候选中标供应商。</w:t>
      </w:r>
    </w:p>
    <w:p w14:paraId="5DCD2264">
      <w:pPr>
        <w:ind w:firstLine="411" w:firstLineChars="196"/>
        <w:rPr>
          <w:rFonts w:ascii="宋体" w:hAnsi="宋体"/>
          <w:szCs w:val="21"/>
          <w:highlight w:val="none"/>
        </w:rPr>
      </w:pPr>
      <w:r>
        <w:rPr>
          <w:rFonts w:hint="eastAsia" w:ascii="宋体" w:hAnsi="宋体"/>
          <w:szCs w:val="21"/>
          <w:highlight w:val="none"/>
        </w:rPr>
        <w:t>38.2.3</w:t>
      </w:r>
      <w:bookmarkStart w:id="119" w:name="_Hlk71469688"/>
      <w:r>
        <w:rPr>
          <w:highlight w:val="none"/>
        </w:rPr>
        <w:t>适用评定分离的政府采购项目，</w:t>
      </w:r>
      <w:r>
        <w:rPr>
          <w:rFonts w:hint="eastAsia" w:ascii="宋体" w:hAnsi="宋体"/>
          <w:szCs w:val="21"/>
          <w:highlight w:val="none"/>
        </w:rPr>
        <w:t>按照自定法确定中标供应商：自定法是指采购人组织定标委员会，由定标委员会在三家候选中标供应商中确定中标供应商。</w:t>
      </w:r>
      <w:bookmarkEnd w:id="118"/>
      <w:bookmarkEnd w:id="119"/>
    </w:p>
    <w:p w14:paraId="3172A880">
      <w:pPr>
        <w:ind w:firstLine="411" w:firstLineChars="196"/>
        <w:rPr>
          <w:rFonts w:ascii="宋体" w:hAnsi="宋体"/>
          <w:szCs w:val="21"/>
          <w:highlight w:val="none"/>
        </w:rPr>
      </w:pPr>
      <w:r>
        <w:rPr>
          <w:rFonts w:ascii="宋体" w:hAnsi="宋体"/>
          <w:szCs w:val="21"/>
          <w:highlight w:val="none"/>
        </w:rPr>
        <w:t>38.2.4</w:t>
      </w:r>
      <w:r>
        <w:rPr>
          <w:rFonts w:hint="eastAsia" w:ascii="宋体" w:hAnsi="宋体"/>
          <w:szCs w:val="21"/>
          <w:highlight w:val="none"/>
        </w:rPr>
        <w:t>政府集中采购机构</w:t>
      </w:r>
      <w:r>
        <w:rPr>
          <w:highlight w:val="none"/>
        </w:rPr>
        <w:t>应当自评审结束之日起两个工作日内将候选中标供应商名单及其投标文件、评审报告送交采购人</w:t>
      </w:r>
      <w:r>
        <w:rPr>
          <w:rFonts w:hint="eastAsia" w:ascii="宋体" w:hAnsi="宋体"/>
          <w:szCs w:val="21"/>
          <w:highlight w:val="none"/>
        </w:rPr>
        <w:t>。</w:t>
      </w:r>
      <w:r>
        <w:rPr>
          <w:highlight w:val="none"/>
        </w:rPr>
        <w:t>采购人应当安排专人对定标过程进行书面记录，形成定标报告，作为采购文件的组成部分存档，并及时将定标结果反馈</w:t>
      </w:r>
      <w:r>
        <w:rPr>
          <w:rFonts w:hint="eastAsia"/>
          <w:highlight w:val="none"/>
        </w:rPr>
        <w:t>政府集中采购机构。具体定标程序及相关要求以按照《深圳市财政局关于</w:t>
      </w:r>
      <w:r>
        <w:rPr>
          <w:rFonts w:hint="eastAsia"/>
          <w:highlight w:val="none"/>
          <w:lang w:val="en-US" w:eastAsia="zh-CN"/>
        </w:rPr>
        <w:t>&lt;</w:t>
      </w:r>
      <w:r>
        <w:rPr>
          <w:rFonts w:hint="eastAsia"/>
          <w:highlight w:val="none"/>
        </w:rPr>
        <w:t>深圳市政府采购评标定标分离管理办法</w:t>
      </w:r>
      <w:r>
        <w:rPr>
          <w:rFonts w:hint="eastAsia"/>
          <w:highlight w:val="none"/>
          <w:lang w:val="en-US" w:eastAsia="zh-CN"/>
        </w:rPr>
        <w:t>&gt;</w:t>
      </w:r>
      <w:r>
        <w:rPr>
          <w:rFonts w:hint="eastAsia"/>
          <w:highlight w:val="none"/>
        </w:rPr>
        <w:t>续期的通知》（深财规〔2023〕1号）执行。</w:t>
      </w:r>
    </w:p>
    <w:p w14:paraId="0F92585A">
      <w:pPr>
        <w:ind w:firstLine="411" w:firstLineChars="196"/>
        <w:rPr>
          <w:rFonts w:ascii="宋体" w:hAnsi="宋体"/>
          <w:szCs w:val="21"/>
          <w:highlight w:val="none"/>
        </w:rPr>
      </w:pPr>
      <w:r>
        <w:rPr>
          <w:rFonts w:hint="eastAsia" w:ascii="宋体" w:hAnsi="宋体"/>
          <w:szCs w:val="21"/>
          <w:highlight w:val="none"/>
        </w:rPr>
        <w:t>说明：采购人及投标供应商应按照上述方法提前做好相关准备。</w:t>
      </w:r>
    </w:p>
    <w:p w14:paraId="70AFC03B">
      <w:pPr>
        <w:ind w:firstLine="411" w:firstLineChars="196"/>
        <w:rPr>
          <w:rFonts w:ascii="宋体" w:hAnsi="宋体"/>
          <w:szCs w:val="21"/>
          <w:highlight w:val="none"/>
        </w:rPr>
      </w:pPr>
      <w:r>
        <w:rPr>
          <w:rFonts w:hint="eastAsia" w:ascii="宋体" w:hAnsi="宋体"/>
          <w:szCs w:val="21"/>
          <w:highlight w:val="none"/>
        </w:rPr>
        <w:t>38.3专用条款另有规定的，按专用条款相关要求定标。</w:t>
      </w:r>
      <w:bookmarkEnd w:id="116"/>
    </w:p>
    <w:p w14:paraId="498D020F">
      <w:pPr>
        <w:rPr>
          <w:rFonts w:ascii="黑体" w:hAnsi="宋体" w:eastAsia="黑体"/>
          <w:sz w:val="24"/>
          <w:highlight w:val="none"/>
        </w:rPr>
      </w:pPr>
      <w:r>
        <w:rPr>
          <w:rFonts w:hint="eastAsia" w:ascii="黑体" w:hAnsi="宋体" w:eastAsia="黑体"/>
          <w:sz w:val="24"/>
          <w:highlight w:val="none"/>
        </w:rPr>
        <w:t>39．编写评审报告</w:t>
      </w:r>
    </w:p>
    <w:p w14:paraId="58CD6210">
      <w:pPr>
        <w:ind w:firstLine="411" w:firstLineChars="196"/>
        <w:rPr>
          <w:rFonts w:ascii="宋体" w:hAnsi="宋体"/>
          <w:szCs w:val="21"/>
          <w:highlight w:val="none"/>
        </w:rPr>
      </w:pPr>
      <w:r>
        <w:rPr>
          <w:rFonts w:hint="eastAsia" w:ascii="宋体" w:hAnsi="宋体"/>
          <w:szCs w:val="21"/>
          <w:highlight w:val="none"/>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32357CEE">
      <w:pPr>
        <w:rPr>
          <w:rFonts w:ascii="黑体" w:hAnsi="宋体" w:eastAsia="黑体"/>
          <w:sz w:val="24"/>
          <w:highlight w:val="none"/>
        </w:rPr>
      </w:pPr>
      <w:r>
        <w:rPr>
          <w:rFonts w:hint="eastAsia" w:ascii="黑体" w:hAnsi="宋体" w:eastAsia="黑体"/>
          <w:sz w:val="24"/>
          <w:highlight w:val="none"/>
        </w:rPr>
        <w:t>40．中标公告</w:t>
      </w:r>
    </w:p>
    <w:p w14:paraId="372DF54B">
      <w:pPr>
        <w:ind w:firstLine="411" w:firstLineChars="196"/>
        <w:rPr>
          <w:rFonts w:ascii="宋体" w:hAnsi="宋体"/>
          <w:szCs w:val="21"/>
          <w:highlight w:val="none"/>
        </w:rPr>
      </w:pPr>
      <w:r>
        <w:rPr>
          <w:rFonts w:hint="eastAsia" w:ascii="宋体" w:hAnsi="宋体"/>
          <w:szCs w:val="21"/>
          <w:highlight w:val="none"/>
        </w:rPr>
        <w:t>40.1</w:t>
      </w:r>
      <w:bookmarkStart w:id="120" w:name="_Hlk72438709"/>
      <w:r>
        <w:rPr>
          <w:rFonts w:hint="eastAsia" w:ascii="宋体" w:hAnsi="宋体"/>
          <w:szCs w:val="21"/>
          <w:highlight w:val="none"/>
        </w:rPr>
        <w:t>为体现“公开、公平、公正”的原则，评审结束后经采购人确认（确定）评审结果，政府集中采购机构将在</w:t>
      </w:r>
      <w:r>
        <w:rPr>
          <w:rFonts w:hint="eastAsia" w:ascii="宋体" w:hAnsi="宋体"/>
          <w:b/>
          <w:bCs/>
          <w:szCs w:val="21"/>
          <w:highlight w:val="none"/>
        </w:rPr>
        <w:t>深圳公共资源交易网（https://szggzy.com/）</w:t>
      </w:r>
      <w:r>
        <w:rPr>
          <w:rFonts w:hint="eastAsia" w:ascii="宋体" w:hAnsi="宋体"/>
          <w:szCs w:val="21"/>
          <w:highlight w:val="none"/>
        </w:rPr>
        <w:t>上发布中标结果公告。</w:t>
      </w:r>
      <w:bookmarkEnd w:id="120"/>
      <w:bookmarkStart w:id="121" w:name="_Hlk72438751"/>
      <w:r>
        <w:rPr>
          <w:rFonts w:hint="eastAsia" w:ascii="宋体" w:hAnsi="宋体"/>
          <w:szCs w:val="21"/>
          <w:highlight w:val="none"/>
        </w:rPr>
        <w:t>供应商如对评审结果有异议，</w:t>
      </w:r>
      <w:r>
        <w:rPr>
          <w:rFonts w:ascii="宋体" w:hAnsi="宋体"/>
          <w:szCs w:val="21"/>
          <w:highlight w:val="none"/>
        </w:rPr>
        <w:t>可在发布公示日期起</w:t>
      </w:r>
      <w:r>
        <w:rPr>
          <w:rFonts w:hint="eastAsia" w:ascii="宋体" w:hAnsi="宋体"/>
          <w:szCs w:val="21"/>
          <w:highlight w:val="none"/>
        </w:rPr>
        <w:t>七</w:t>
      </w:r>
      <w:r>
        <w:rPr>
          <w:rFonts w:ascii="宋体" w:hAnsi="宋体"/>
          <w:szCs w:val="21"/>
          <w:highlight w:val="none"/>
        </w:rPr>
        <w:t>个工作日内向</w:t>
      </w:r>
      <w:r>
        <w:rPr>
          <w:rFonts w:hint="eastAsia" w:ascii="宋体" w:hAnsi="宋体"/>
          <w:szCs w:val="21"/>
          <w:highlight w:val="none"/>
        </w:rPr>
        <w:t>政府集中采购机构</w:t>
      </w:r>
      <w:r>
        <w:rPr>
          <w:rFonts w:ascii="宋体" w:hAnsi="宋体"/>
          <w:szCs w:val="21"/>
          <w:highlight w:val="none"/>
        </w:rPr>
        <w:t>提出。 监督电话：0755-83948143。</w:t>
      </w:r>
      <w:r>
        <w:rPr>
          <w:rFonts w:hint="eastAsia" w:ascii="宋体" w:hAnsi="宋体"/>
          <w:szCs w:val="21"/>
          <w:highlight w:val="none"/>
        </w:rPr>
        <w:t>若在公示期内未提出质疑，则视为认同该评审结果。</w:t>
      </w:r>
    </w:p>
    <w:bookmarkEnd w:id="121"/>
    <w:p w14:paraId="6264E0DC">
      <w:pPr>
        <w:ind w:firstLine="411" w:firstLineChars="196"/>
        <w:rPr>
          <w:rFonts w:ascii="宋体" w:hAnsi="宋体"/>
          <w:szCs w:val="21"/>
          <w:highlight w:val="none"/>
        </w:rPr>
      </w:pPr>
      <w:r>
        <w:rPr>
          <w:rFonts w:hint="eastAsia" w:ascii="宋体" w:hAnsi="宋体"/>
          <w:szCs w:val="21"/>
          <w:highlight w:val="none"/>
        </w:rPr>
        <w:t>40.2质疑、投诉供应商应保证质疑、投诉内容的真实性和可靠性，并承担相应的法律责任。</w:t>
      </w:r>
    </w:p>
    <w:p w14:paraId="49BAE67E">
      <w:pPr>
        <w:rPr>
          <w:rFonts w:ascii="黑体" w:hAnsi="宋体" w:eastAsia="黑体"/>
          <w:sz w:val="24"/>
          <w:highlight w:val="none"/>
        </w:rPr>
      </w:pPr>
      <w:r>
        <w:rPr>
          <w:rFonts w:hint="eastAsia" w:ascii="黑体" w:hAnsi="宋体" w:eastAsia="黑体"/>
          <w:sz w:val="24"/>
          <w:highlight w:val="none"/>
        </w:rPr>
        <w:t>41．中标通知书</w:t>
      </w:r>
    </w:p>
    <w:p w14:paraId="295E2A0F">
      <w:pPr>
        <w:ind w:firstLine="411" w:firstLineChars="196"/>
        <w:rPr>
          <w:rFonts w:ascii="宋体" w:hAnsi="宋体"/>
          <w:szCs w:val="21"/>
          <w:highlight w:val="none"/>
        </w:rPr>
      </w:pPr>
      <w:r>
        <w:rPr>
          <w:rFonts w:hint="eastAsia" w:ascii="宋体" w:hAnsi="宋体"/>
          <w:szCs w:val="21"/>
          <w:highlight w:val="none"/>
        </w:rPr>
        <w:t>41</w:t>
      </w:r>
      <w:r>
        <w:rPr>
          <w:rFonts w:ascii="宋体" w:hAnsi="宋体"/>
          <w:szCs w:val="21"/>
          <w:highlight w:val="none"/>
        </w:rPr>
        <w:t>.</w:t>
      </w:r>
      <w:r>
        <w:rPr>
          <w:rFonts w:hint="eastAsia" w:ascii="宋体" w:hAnsi="宋体"/>
          <w:szCs w:val="21"/>
          <w:highlight w:val="none"/>
        </w:rPr>
        <w:t>1</w:t>
      </w:r>
      <w:bookmarkStart w:id="122" w:name="_Hlk72438863"/>
      <w:r>
        <w:rPr>
          <w:rFonts w:hint="eastAsia" w:ascii="宋体" w:hAnsi="宋体"/>
          <w:szCs w:val="21"/>
          <w:highlight w:val="none"/>
        </w:rPr>
        <w:t>中标公告公布以后无异常的情况下,中标供应商和采购人可自行在</w:t>
      </w:r>
      <w:r>
        <w:rPr>
          <w:rFonts w:hint="eastAsia" w:ascii="宋体" w:hAnsi="宋体"/>
          <w:b/>
          <w:bCs/>
          <w:szCs w:val="21"/>
          <w:highlight w:val="none"/>
        </w:rPr>
        <w:t>“深圳政府采购智慧平台（http://zfcg.szggzy.com/）”</w:t>
      </w:r>
      <w:r>
        <w:rPr>
          <w:rFonts w:hint="eastAsia" w:ascii="宋体" w:hAnsi="宋体"/>
          <w:szCs w:val="21"/>
          <w:highlight w:val="none"/>
        </w:rPr>
        <w:t>上打印</w:t>
      </w:r>
      <w:r>
        <w:rPr>
          <w:rFonts w:hint="eastAsia" w:ascii="宋体" w:hAnsi="宋体"/>
          <w:b/>
          <w:szCs w:val="21"/>
          <w:highlight w:val="none"/>
        </w:rPr>
        <w:t>《数字中标通知书》</w:t>
      </w:r>
      <w:r>
        <w:rPr>
          <w:rFonts w:hint="eastAsia" w:ascii="宋体" w:hAnsi="宋体"/>
          <w:szCs w:val="21"/>
          <w:highlight w:val="none"/>
        </w:rPr>
        <w:t>。</w:t>
      </w:r>
      <w:bookmarkEnd w:id="122"/>
    </w:p>
    <w:p w14:paraId="3F96E796">
      <w:pPr>
        <w:ind w:firstLine="411" w:firstLineChars="196"/>
        <w:rPr>
          <w:rFonts w:ascii="宋体" w:hAnsi="宋体"/>
          <w:szCs w:val="21"/>
          <w:highlight w:val="none"/>
        </w:rPr>
      </w:pPr>
      <w:r>
        <w:rPr>
          <w:rFonts w:hint="eastAsia" w:ascii="宋体" w:hAnsi="宋体"/>
          <w:szCs w:val="21"/>
          <w:highlight w:val="none"/>
        </w:rPr>
        <w:t>41</w:t>
      </w:r>
      <w:r>
        <w:rPr>
          <w:rFonts w:ascii="宋体" w:hAnsi="宋体"/>
          <w:szCs w:val="21"/>
          <w:highlight w:val="none"/>
        </w:rPr>
        <w:t>.2</w:t>
      </w:r>
      <w:r>
        <w:rPr>
          <w:rFonts w:hint="eastAsia" w:ascii="宋体" w:hAnsi="宋体"/>
          <w:szCs w:val="21"/>
          <w:highlight w:val="none"/>
        </w:rPr>
        <w:t>中标通知书是合同的重要组成部分。</w:t>
      </w:r>
    </w:p>
    <w:p w14:paraId="28DD8080">
      <w:pPr>
        <w:ind w:firstLine="411" w:firstLineChars="196"/>
        <w:rPr>
          <w:rFonts w:ascii="宋体" w:hAnsi="宋体"/>
          <w:szCs w:val="21"/>
          <w:highlight w:val="none"/>
        </w:rPr>
      </w:pPr>
      <w:bookmarkStart w:id="123" w:name="_Hlk71407340"/>
      <w:r>
        <w:rPr>
          <w:rFonts w:hint="eastAsia" w:ascii="宋体" w:hAnsi="宋体"/>
          <w:szCs w:val="21"/>
          <w:highlight w:val="none"/>
        </w:rPr>
        <w:t>41.3因质疑投诉或其它原因导致项目结果变更或采购终止的，政府集中采购机构有权吊销中标通知书。</w:t>
      </w:r>
    </w:p>
    <w:bookmarkEnd w:id="123"/>
    <w:p w14:paraId="734B8020">
      <w:pPr>
        <w:ind w:firstLine="411" w:firstLineChars="196"/>
        <w:rPr>
          <w:rFonts w:ascii="宋体" w:hAnsi="宋体"/>
          <w:szCs w:val="21"/>
          <w:highlight w:val="none"/>
        </w:rPr>
      </w:pPr>
    </w:p>
    <w:p w14:paraId="0FE7FDA5">
      <w:pPr>
        <w:pStyle w:val="3"/>
        <w:numPr>
          <w:ilvl w:val="0"/>
          <w:numId w:val="19"/>
        </w:numPr>
        <w:spacing w:before="120" w:beforeLines="50" w:after="120" w:afterLines="50"/>
        <w:ind w:left="562" w:hanging="562"/>
        <w:rPr>
          <w:sz w:val="28"/>
          <w:szCs w:val="28"/>
          <w:highlight w:val="none"/>
        </w:rPr>
      </w:pPr>
      <w:r>
        <w:rPr>
          <w:rFonts w:hint="eastAsia"/>
          <w:sz w:val="28"/>
          <w:szCs w:val="28"/>
          <w:highlight w:val="none"/>
        </w:rPr>
        <w:t>公开招标失败的后续处理</w:t>
      </w:r>
    </w:p>
    <w:p w14:paraId="1E69C2B5">
      <w:pPr>
        <w:rPr>
          <w:rFonts w:ascii="黑体" w:hAnsi="宋体" w:eastAsia="黑体"/>
          <w:sz w:val="24"/>
          <w:highlight w:val="none"/>
        </w:rPr>
      </w:pPr>
      <w:r>
        <w:rPr>
          <w:rFonts w:hint="eastAsia" w:ascii="黑体" w:hAnsi="宋体" w:eastAsia="黑体"/>
          <w:sz w:val="24"/>
          <w:highlight w:val="none"/>
        </w:rPr>
        <w:t>42．公开招标失败的处理</w:t>
      </w:r>
    </w:p>
    <w:p w14:paraId="4072A8C2">
      <w:pPr>
        <w:ind w:firstLine="411" w:firstLineChars="196"/>
        <w:rPr>
          <w:rFonts w:ascii="宋体" w:hAnsi="宋体"/>
          <w:highlight w:val="none"/>
        </w:rPr>
      </w:pPr>
      <w:r>
        <w:rPr>
          <w:rFonts w:hint="eastAsia" w:ascii="宋体" w:hAnsi="宋体"/>
          <w:szCs w:val="21"/>
          <w:highlight w:val="none"/>
        </w:rPr>
        <w:t>42.1本项目公开招标过程中若由于投标截止后</w:t>
      </w:r>
      <w:r>
        <w:rPr>
          <w:rFonts w:hint="eastAsia" w:ascii="宋体" w:hAnsi="宋体"/>
          <w:highlight w:val="none"/>
        </w:rPr>
        <w:t>实际递交</w:t>
      </w:r>
      <w:r>
        <w:rPr>
          <w:rFonts w:ascii="宋体" w:hAnsi="宋体"/>
          <w:highlight w:val="none"/>
        </w:rPr>
        <w:t>投标</w:t>
      </w:r>
      <w:r>
        <w:rPr>
          <w:rFonts w:hint="eastAsia" w:ascii="宋体" w:hAnsi="宋体"/>
          <w:highlight w:val="none"/>
        </w:rPr>
        <w:t>文件的供应商数量不足、经</w:t>
      </w:r>
      <w:r>
        <w:rPr>
          <w:rFonts w:hint="eastAsia" w:ascii="宋体" w:hAnsi="宋体"/>
          <w:szCs w:val="21"/>
          <w:highlight w:val="none"/>
        </w:rPr>
        <w:t>评审委员会</w:t>
      </w:r>
      <w:r>
        <w:rPr>
          <w:rFonts w:hint="eastAsia" w:ascii="宋体" w:hAnsi="宋体"/>
          <w:highlight w:val="none"/>
        </w:rPr>
        <w:t>评审对招标文件作实质响应的供应商不足等原因造成公开招标失败，可由</w:t>
      </w:r>
      <w:r>
        <w:rPr>
          <w:rFonts w:hint="eastAsia" w:ascii="宋体" w:hAnsi="宋体" w:cs="宋体"/>
          <w:highlight w:val="none"/>
        </w:rPr>
        <w:t>政府集中采购机构</w:t>
      </w:r>
      <w:r>
        <w:rPr>
          <w:rFonts w:hint="eastAsia" w:ascii="宋体" w:hAnsi="宋体"/>
          <w:highlight w:val="none"/>
        </w:rPr>
        <w:t>重新组织采购。</w:t>
      </w:r>
    </w:p>
    <w:p w14:paraId="09AD4C63">
      <w:pPr>
        <w:ind w:firstLine="411" w:firstLineChars="196"/>
        <w:rPr>
          <w:rFonts w:ascii="宋体" w:hAnsi="宋体"/>
          <w:szCs w:val="21"/>
          <w:highlight w:val="none"/>
        </w:rPr>
      </w:pPr>
      <w:r>
        <w:rPr>
          <w:rFonts w:hint="eastAsia" w:ascii="宋体" w:hAnsi="宋体"/>
          <w:szCs w:val="21"/>
          <w:highlight w:val="none"/>
        </w:rPr>
        <w:t>42.2对公开招标失败的项目，评审委员会在出具该项目招标失败结论的同时，可以提出重新采购组织形式的建议，以及进一步完善招标文件的资格、技术、商务要求的修改建议。</w:t>
      </w:r>
    </w:p>
    <w:p w14:paraId="71E41EB1">
      <w:pPr>
        <w:ind w:firstLine="411" w:firstLineChars="196"/>
        <w:rPr>
          <w:rFonts w:ascii="宋体" w:hAnsi="宋体"/>
          <w:szCs w:val="21"/>
          <w:highlight w:val="none"/>
        </w:rPr>
      </w:pPr>
      <w:r>
        <w:rPr>
          <w:rFonts w:hint="eastAsia" w:ascii="宋体" w:hAnsi="宋体"/>
          <w:szCs w:val="21"/>
          <w:highlight w:val="none"/>
        </w:rPr>
        <w:t>42.3重新组织采购有以下两种组织形式：</w:t>
      </w:r>
    </w:p>
    <w:p w14:paraId="7F9104B6">
      <w:pPr>
        <w:ind w:firstLine="411" w:firstLineChars="196"/>
        <w:rPr>
          <w:rFonts w:ascii="宋体" w:hAnsi="宋体"/>
          <w:highlight w:val="none"/>
        </w:rPr>
      </w:pPr>
      <w:r>
        <w:rPr>
          <w:rFonts w:hint="eastAsia" w:ascii="宋体" w:hAnsi="宋体"/>
          <w:highlight w:val="none"/>
        </w:rPr>
        <w:t>（1）由政府集中采购机构重新组织公开招标；</w:t>
      </w:r>
    </w:p>
    <w:p w14:paraId="3A6B4EF1">
      <w:pPr>
        <w:ind w:firstLine="411" w:firstLineChars="196"/>
        <w:rPr>
          <w:rFonts w:ascii="宋体" w:hAnsi="宋体"/>
          <w:highlight w:val="none"/>
        </w:rPr>
      </w:pPr>
      <w:r>
        <w:rPr>
          <w:rFonts w:hint="eastAsia" w:ascii="宋体" w:hAnsi="宋体"/>
          <w:highlight w:val="none"/>
        </w:rPr>
        <w:t>（2）根据实际情况需要向同级财政部门提出非公开招标方式申请，经同级财政部门批准，公开招标失败采购项目可转为竞争性谈判或单一来源谈判方式采购。</w:t>
      </w:r>
    </w:p>
    <w:p w14:paraId="68C3F93C">
      <w:pPr>
        <w:ind w:firstLine="411" w:firstLineChars="196"/>
        <w:rPr>
          <w:rFonts w:ascii="宋体" w:hAnsi="宋体"/>
          <w:highlight w:val="none"/>
        </w:rPr>
      </w:pPr>
      <w:r>
        <w:rPr>
          <w:rFonts w:hint="eastAsia" w:ascii="宋体" w:hAnsi="宋体"/>
          <w:highlight w:val="none"/>
        </w:rPr>
        <w:t>42.4公开招标失败的采购项目重新组织公开招标，由政府集中采购机构重新按公开招标流程组织采购活动。</w:t>
      </w:r>
    </w:p>
    <w:p w14:paraId="2902FFD6">
      <w:pPr>
        <w:rPr>
          <w:rFonts w:ascii="宋体" w:hAnsi="宋体"/>
          <w:highlight w:val="none"/>
        </w:rPr>
      </w:pPr>
      <w:r>
        <w:rPr>
          <w:rFonts w:hint="eastAsia" w:ascii="黑体" w:hAnsi="宋体" w:eastAsia="黑体"/>
          <w:sz w:val="24"/>
          <w:highlight w:val="none"/>
        </w:rPr>
        <w:t xml:space="preserve">    </w:t>
      </w:r>
      <w:r>
        <w:rPr>
          <w:rFonts w:hint="eastAsia" w:ascii="宋体" w:hAnsi="宋体"/>
          <w:highlight w:val="none"/>
        </w:rPr>
        <w:t>42.5公开招标失败的采购项目经同级财政部门批准转为竞争性谈判或单一来源谈判方式采购的，按规定要求组织政府采购工作。</w:t>
      </w:r>
    </w:p>
    <w:p w14:paraId="13BA51A4">
      <w:pPr>
        <w:rPr>
          <w:rFonts w:ascii="黑体" w:hAnsi="宋体" w:eastAsia="黑体"/>
          <w:sz w:val="24"/>
          <w:highlight w:val="none"/>
        </w:rPr>
      </w:pPr>
    </w:p>
    <w:p w14:paraId="507361F6">
      <w:pPr>
        <w:pStyle w:val="3"/>
        <w:numPr>
          <w:ilvl w:val="0"/>
          <w:numId w:val="19"/>
        </w:numPr>
        <w:spacing w:before="120" w:beforeLines="50" w:after="120" w:afterLines="50"/>
        <w:ind w:left="562" w:hanging="562"/>
        <w:rPr>
          <w:sz w:val="28"/>
          <w:szCs w:val="28"/>
          <w:highlight w:val="none"/>
        </w:rPr>
      </w:pPr>
      <w:bookmarkStart w:id="124" w:name="_Hlk72439043"/>
      <w:r>
        <w:rPr>
          <w:rFonts w:hint="eastAsia"/>
          <w:sz w:val="28"/>
          <w:szCs w:val="28"/>
          <w:highlight w:val="none"/>
        </w:rPr>
        <w:t>合同的授予与备案</w:t>
      </w:r>
      <w:bookmarkEnd w:id="124"/>
    </w:p>
    <w:p w14:paraId="23A43432">
      <w:pPr>
        <w:rPr>
          <w:rFonts w:ascii="黑体" w:hAnsi="宋体" w:eastAsia="黑体"/>
          <w:sz w:val="24"/>
          <w:highlight w:val="none"/>
        </w:rPr>
      </w:pPr>
      <w:bookmarkStart w:id="125" w:name="_Toc73517679"/>
      <w:bookmarkStart w:id="126" w:name="_Toc100052408"/>
      <w:bookmarkStart w:id="127" w:name="_Toc73521674"/>
      <w:bookmarkStart w:id="128" w:name="_Toc73518157"/>
      <w:bookmarkStart w:id="129" w:name="_Toc73521586"/>
      <w:bookmarkStart w:id="130" w:name="_Hlk72439088"/>
      <w:r>
        <w:rPr>
          <w:rFonts w:hint="eastAsia" w:ascii="黑体" w:hAnsi="宋体" w:eastAsia="黑体"/>
          <w:sz w:val="24"/>
          <w:highlight w:val="none"/>
        </w:rPr>
        <w:t>43．合同授予标准</w:t>
      </w:r>
      <w:bookmarkEnd w:id="125"/>
      <w:bookmarkEnd w:id="126"/>
      <w:bookmarkEnd w:id="127"/>
      <w:bookmarkEnd w:id="128"/>
      <w:bookmarkEnd w:id="129"/>
    </w:p>
    <w:p w14:paraId="0707E625">
      <w:pPr>
        <w:ind w:firstLine="411" w:firstLineChars="196"/>
        <w:rPr>
          <w:rFonts w:ascii="宋体" w:hAnsi="宋体"/>
          <w:szCs w:val="21"/>
          <w:highlight w:val="none"/>
        </w:rPr>
      </w:pPr>
      <w:r>
        <w:rPr>
          <w:rFonts w:hint="eastAsia" w:ascii="宋体" w:hAnsi="宋体"/>
          <w:szCs w:val="21"/>
          <w:highlight w:val="none"/>
        </w:rPr>
        <w:t>本项目的合同将授予经本招标文件规定评审确定的中标供应商。</w:t>
      </w:r>
    </w:p>
    <w:p w14:paraId="04663ACC">
      <w:pPr>
        <w:rPr>
          <w:rFonts w:ascii="黑体" w:hAnsi="宋体" w:eastAsia="黑体"/>
          <w:sz w:val="24"/>
          <w:highlight w:val="none"/>
        </w:rPr>
      </w:pPr>
      <w:bookmarkStart w:id="131" w:name="_Toc100052409"/>
      <w:bookmarkStart w:id="132" w:name="_Toc73521587"/>
      <w:bookmarkStart w:id="133" w:name="_Toc73518158"/>
      <w:bookmarkStart w:id="134" w:name="_Toc73517680"/>
      <w:bookmarkStart w:id="135" w:name="_Toc73521675"/>
      <w:r>
        <w:rPr>
          <w:rFonts w:hint="eastAsia" w:ascii="黑体" w:hAnsi="宋体" w:eastAsia="黑体"/>
          <w:sz w:val="24"/>
          <w:highlight w:val="none"/>
        </w:rPr>
        <w:t>44．</w:t>
      </w:r>
      <w:bookmarkEnd w:id="131"/>
      <w:bookmarkEnd w:id="132"/>
      <w:bookmarkEnd w:id="133"/>
      <w:bookmarkEnd w:id="134"/>
      <w:bookmarkEnd w:id="135"/>
      <w:r>
        <w:rPr>
          <w:rFonts w:hint="eastAsia" w:ascii="黑体" w:hAnsi="宋体" w:eastAsia="黑体"/>
          <w:sz w:val="24"/>
          <w:highlight w:val="none"/>
        </w:rPr>
        <w:t>接受和拒绝任何或所有投标的权力</w:t>
      </w:r>
    </w:p>
    <w:p w14:paraId="1BB77842">
      <w:pPr>
        <w:ind w:firstLine="411" w:firstLineChars="196"/>
        <w:rPr>
          <w:rFonts w:ascii="宋体" w:hAnsi="宋体"/>
          <w:szCs w:val="21"/>
          <w:highlight w:val="none"/>
        </w:rPr>
      </w:pPr>
      <w:r>
        <w:rPr>
          <w:rFonts w:hint="eastAsia" w:ascii="宋体" w:hAnsi="宋体"/>
          <w:szCs w:val="21"/>
          <w:highlight w:val="none"/>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78163FD7">
      <w:pPr>
        <w:rPr>
          <w:rFonts w:ascii="黑体" w:hAnsi="宋体" w:eastAsia="黑体"/>
          <w:sz w:val="24"/>
          <w:highlight w:val="none"/>
        </w:rPr>
      </w:pPr>
      <w:bookmarkStart w:id="136" w:name="_Toc73518160"/>
      <w:bookmarkStart w:id="137" w:name="_Toc100052410"/>
      <w:bookmarkStart w:id="138" w:name="_Toc73521677"/>
      <w:bookmarkStart w:id="139" w:name="_Toc73517682"/>
      <w:bookmarkStart w:id="140" w:name="_Toc73521589"/>
      <w:r>
        <w:rPr>
          <w:rFonts w:hint="eastAsia" w:ascii="黑体" w:hAnsi="宋体" w:eastAsia="黑体"/>
          <w:sz w:val="24"/>
          <w:highlight w:val="none"/>
        </w:rPr>
        <w:t>45．合同的签订</w:t>
      </w:r>
      <w:bookmarkEnd w:id="136"/>
      <w:bookmarkEnd w:id="137"/>
      <w:bookmarkEnd w:id="138"/>
      <w:bookmarkEnd w:id="139"/>
      <w:bookmarkEnd w:id="140"/>
    </w:p>
    <w:p w14:paraId="4D3B6329">
      <w:pPr>
        <w:ind w:firstLine="411" w:firstLineChars="196"/>
        <w:rPr>
          <w:rFonts w:ascii="宋体" w:hAnsi="宋体"/>
          <w:szCs w:val="21"/>
          <w:highlight w:val="none"/>
        </w:rPr>
      </w:pPr>
      <w:r>
        <w:rPr>
          <w:rFonts w:hint="eastAsia" w:ascii="宋体" w:hAnsi="宋体"/>
          <w:szCs w:val="21"/>
          <w:highlight w:val="none"/>
        </w:rPr>
        <w:t>45.1中标人将于中标通知书发出之日起十个工作日内，按照采购文件（招标文件和投标文件等）内容与采购人签订政府采购合同；合同的实质性内容应当符合招标文件的规定；</w:t>
      </w:r>
    </w:p>
    <w:p w14:paraId="503EBBE5">
      <w:pPr>
        <w:ind w:firstLine="411" w:firstLineChars="196"/>
        <w:rPr>
          <w:rFonts w:ascii="宋体" w:hAnsi="宋体"/>
          <w:szCs w:val="21"/>
          <w:highlight w:val="none"/>
        </w:rPr>
      </w:pPr>
      <w:r>
        <w:rPr>
          <w:rFonts w:hint="eastAsia" w:ascii="宋体" w:hAnsi="宋体"/>
          <w:szCs w:val="21"/>
          <w:highlight w:val="none"/>
        </w:rPr>
        <w:t>45.2中标人如不按本通用条款第45</w:t>
      </w:r>
      <w:r>
        <w:rPr>
          <w:rFonts w:ascii="宋体" w:hAnsi="宋体"/>
          <w:szCs w:val="21"/>
          <w:highlight w:val="none"/>
        </w:rPr>
        <w:t>.1</w:t>
      </w:r>
      <w:r>
        <w:rPr>
          <w:rFonts w:hint="eastAsia" w:ascii="宋体" w:hAnsi="宋体"/>
          <w:szCs w:val="21"/>
          <w:highlight w:val="none"/>
        </w:rPr>
        <w:t>款的规定与采购人签订合同，</w:t>
      </w:r>
      <w:r>
        <w:rPr>
          <w:rFonts w:ascii="宋体" w:hAnsi="宋体" w:cs="宋体"/>
          <w:kern w:val="0"/>
          <w:szCs w:val="21"/>
          <w:highlight w:val="none"/>
        </w:rPr>
        <w:t>情节严重的，由</w:t>
      </w:r>
      <w:r>
        <w:rPr>
          <w:rFonts w:hint="eastAsia" w:ascii="宋体" w:hAnsi="宋体" w:cs="宋体"/>
          <w:kern w:val="0"/>
          <w:szCs w:val="21"/>
          <w:highlight w:val="none"/>
        </w:rPr>
        <w:t>同级财政</w:t>
      </w:r>
      <w:r>
        <w:rPr>
          <w:rFonts w:ascii="宋体" w:hAnsi="宋体" w:cs="宋体"/>
          <w:kern w:val="0"/>
          <w:szCs w:val="21"/>
          <w:highlight w:val="none"/>
        </w:rPr>
        <w:t>部门记入供应商诚信档案，予以通报</w:t>
      </w:r>
      <w:r>
        <w:rPr>
          <w:rFonts w:hint="eastAsia" w:ascii="宋体" w:hAnsi="宋体"/>
          <w:szCs w:val="21"/>
          <w:highlight w:val="none"/>
        </w:rPr>
        <w:t>；</w:t>
      </w:r>
    </w:p>
    <w:p w14:paraId="250D7B34">
      <w:pPr>
        <w:ind w:firstLine="411" w:firstLineChars="196"/>
        <w:rPr>
          <w:rFonts w:ascii="宋体" w:hAnsi="宋体"/>
          <w:szCs w:val="21"/>
          <w:highlight w:val="none"/>
        </w:rPr>
      </w:pPr>
      <w:r>
        <w:rPr>
          <w:rFonts w:hint="eastAsia" w:ascii="宋体" w:hAnsi="宋体"/>
          <w:szCs w:val="21"/>
          <w:highlight w:val="none"/>
        </w:rPr>
        <w:t>45.3中标人应当按照合同约定履行义务，完成中标项目，不得将中标项目转让（转包）给他人。</w:t>
      </w:r>
    </w:p>
    <w:p w14:paraId="4B19F914">
      <w:pPr>
        <w:rPr>
          <w:rFonts w:ascii="黑体" w:hAnsi="宋体" w:eastAsia="黑体"/>
          <w:sz w:val="24"/>
          <w:highlight w:val="none"/>
        </w:rPr>
      </w:pPr>
      <w:bookmarkStart w:id="141" w:name="_Toc100052411"/>
      <w:bookmarkStart w:id="142" w:name="_Toc73521590"/>
      <w:bookmarkStart w:id="143" w:name="_Toc73518161"/>
      <w:bookmarkStart w:id="144" w:name="_Toc73517683"/>
      <w:bookmarkStart w:id="145" w:name="_Toc73521678"/>
      <w:r>
        <w:rPr>
          <w:rFonts w:hint="eastAsia" w:ascii="黑体" w:hAnsi="宋体" w:eastAsia="黑体"/>
          <w:sz w:val="24"/>
          <w:highlight w:val="none"/>
        </w:rPr>
        <w:t>46．履约担保</w:t>
      </w:r>
      <w:bookmarkEnd w:id="141"/>
      <w:bookmarkEnd w:id="142"/>
      <w:bookmarkEnd w:id="143"/>
      <w:bookmarkEnd w:id="144"/>
      <w:bookmarkEnd w:id="145"/>
    </w:p>
    <w:p w14:paraId="682FE375">
      <w:pPr>
        <w:ind w:firstLine="411" w:firstLineChars="196"/>
        <w:rPr>
          <w:rFonts w:ascii="宋体" w:hAnsi="宋体"/>
          <w:szCs w:val="21"/>
          <w:highlight w:val="none"/>
        </w:rPr>
      </w:pPr>
      <w:r>
        <w:rPr>
          <w:rFonts w:hint="eastAsia" w:ascii="宋体" w:hAnsi="宋体"/>
          <w:szCs w:val="21"/>
          <w:highlight w:val="none"/>
        </w:rPr>
        <w:t>46.1在签订项目合同的同时，中标人应按“对通用条款的补充内容”中规定的金额向采购人提交履约担保；</w:t>
      </w:r>
    </w:p>
    <w:p w14:paraId="00AE8FC7">
      <w:pPr>
        <w:ind w:firstLine="411" w:firstLineChars="196"/>
        <w:rPr>
          <w:rFonts w:ascii="宋体" w:hAnsi="宋体"/>
          <w:szCs w:val="21"/>
          <w:highlight w:val="none"/>
        </w:rPr>
      </w:pPr>
      <w:r>
        <w:rPr>
          <w:rFonts w:hint="eastAsia" w:ascii="宋体" w:hAnsi="宋体"/>
          <w:szCs w:val="21"/>
          <w:highlight w:val="none"/>
        </w:rPr>
        <w:t>46.2，允许供应商自主选择以支票、汇票、本票、保函等非现金方式提交履约担保；</w:t>
      </w:r>
      <w:r>
        <w:rPr>
          <w:highlight w:val="none"/>
        </w:rPr>
        <w:t>中标</w:t>
      </w:r>
      <w:r>
        <w:rPr>
          <w:rFonts w:hint="eastAsia"/>
          <w:highlight w:val="none"/>
        </w:rPr>
        <w:t>人</w:t>
      </w:r>
      <w:r>
        <w:rPr>
          <w:highlight w:val="none"/>
        </w:rPr>
        <w:t>提交履约</w:t>
      </w:r>
      <w:r>
        <w:rPr>
          <w:rFonts w:hint="eastAsia"/>
          <w:highlight w:val="none"/>
        </w:rPr>
        <w:t>担保不是</w:t>
      </w:r>
      <w:r>
        <w:rPr>
          <w:highlight w:val="none"/>
        </w:rPr>
        <w:t>合同签订的</w:t>
      </w:r>
      <w:r>
        <w:rPr>
          <w:rFonts w:hint="eastAsia"/>
          <w:highlight w:val="none"/>
        </w:rPr>
        <w:t>前提</w:t>
      </w:r>
      <w:r>
        <w:rPr>
          <w:highlight w:val="none"/>
        </w:rPr>
        <w:t>条件，不要求中标</w:t>
      </w:r>
      <w:r>
        <w:rPr>
          <w:rFonts w:hint="eastAsia"/>
          <w:highlight w:val="none"/>
        </w:rPr>
        <w:t>人</w:t>
      </w:r>
      <w:r>
        <w:rPr>
          <w:highlight w:val="none"/>
        </w:rPr>
        <w:t>提供除法律、法规明确规定外的其他担保</w:t>
      </w:r>
      <w:r>
        <w:rPr>
          <w:rFonts w:hint="eastAsia"/>
          <w:highlight w:val="none"/>
        </w:rPr>
        <w:t>。</w:t>
      </w:r>
    </w:p>
    <w:p w14:paraId="224D0AE2">
      <w:pPr>
        <w:rPr>
          <w:rFonts w:ascii="黑体" w:hAnsi="宋体" w:eastAsia="黑体"/>
          <w:sz w:val="24"/>
          <w:highlight w:val="none"/>
        </w:rPr>
      </w:pPr>
      <w:r>
        <w:rPr>
          <w:rFonts w:hint="eastAsia" w:ascii="黑体" w:hAnsi="宋体" w:eastAsia="黑体"/>
          <w:sz w:val="24"/>
          <w:highlight w:val="none"/>
        </w:rPr>
        <w:t>47. 合同备案</w:t>
      </w:r>
    </w:p>
    <w:p w14:paraId="7A86ABCE">
      <w:pPr>
        <w:ind w:firstLine="420" w:firstLineChars="200"/>
        <w:rPr>
          <w:rFonts w:hint="eastAsia" w:ascii="宋体" w:hAnsi="宋体" w:eastAsia="宋体" w:cs="Times New Roman"/>
          <w:kern w:val="2"/>
          <w:sz w:val="21"/>
          <w:szCs w:val="21"/>
          <w:highlight w:val="none"/>
          <w:lang w:val="en-US" w:eastAsia="zh-CN"/>
        </w:rPr>
      </w:pPr>
      <w:r>
        <w:rPr>
          <w:rFonts w:hint="eastAsia" w:ascii="宋体" w:hAnsi="宋体" w:eastAsia="宋体" w:cs="Times New Roman"/>
          <w:kern w:val="2"/>
          <w:sz w:val="21"/>
          <w:szCs w:val="21"/>
          <w:highlight w:val="none"/>
          <w:lang w:eastAsia="zh-Hans"/>
        </w:rPr>
        <w:t>采购人与中标供应商自中标通知书发出之日起10个工作日内签订政府采购合同，</w:t>
      </w:r>
      <w:r>
        <w:rPr>
          <w:rFonts w:hint="eastAsia" w:ascii="宋体" w:hAnsi="宋体" w:eastAsia="宋体" w:cs="Times New Roman"/>
          <w:kern w:val="2"/>
          <w:sz w:val="21"/>
          <w:szCs w:val="21"/>
          <w:highlight w:val="none"/>
          <w:lang w:val="en-US" w:eastAsia="zh-CN"/>
        </w:rPr>
        <w:t>并按财政部门规定提交备案。</w:t>
      </w:r>
    </w:p>
    <w:p w14:paraId="1A0CC987">
      <w:pPr>
        <w:rPr>
          <w:rFonts w:ascii="黑体" w:hAnsi="宋体" w:eastAsia="黑体"/>
          <w:sz w:val="24"/>
          <w:highlight w:val="none"/>
        </w:rPr>
      </w:pPr>
      <w:r>
        <w:rPr>
          <w:rFonts w:hint="eastAsia" w:ascii="黑体" w:hAnsi="宋体" w:eastAsia="黑体"/>
          <w:sz w:val="24"/>
          <w:highlight w:val="none"/>
        </w:rPr>
        <w:t>48. 合同变更</w:t>
      </w:r>
    </w:p>
    <w:p w14:paraId="12481D59">
      <w:pPr>
        <w:ind w:firstLine="411" w:firstLineChars="196"/>
        <w:rPr>
          <w:rFonts w:ascii="宋体" w:hAnsi="宋体"/>
          <w:szCs w:val="21"/>
          <w:highlight w:val="none"/>
        </w:rPr>
      </w:pPr>
      <w:r>
        <w:rPr>
          <w:rFonts w:hint="eastAsia" w:ascii="宋体" w:hAnsi="宋体"/>
          <w:szCs w:val="21"/>
          <w:highlight w:val="none"/>
        </w:rPr>
        <w:t>合同变更事宜按《深圳市财政局关于优化政府采购合同备案的通知》（深财发保〔2022〕2号）相关规定执行。</w:t>
      </w:r>
    </w:p>
    <w:p w14:paraId="1BEC5544">
      <w:pPr>
        <w:rPr>
          <w:rFonts w:ascii="黑体" w:hAnsi="宋体" w:eastAsia="黑体"/>
          <w:sz w:val="24"/>
          <w:highlight w:val="none"/>
        </w:rPr>
      </w:pPr>
      <w:r>
        <w:rPr>
          <w:rFonts w:hint="eastAsia" w:ascii="黑体" w:hAnsi="宋体" w:eastAsia="黑体"/>
          <w:sz w:val="24"/>
          <w:highlight w:val="none"/>
        </w:rPr>
        <w:t>49. 项目验收</w:t>
      </w:r>
    </w:p>
    <w:p w14:paraId="0C58E031">
      <w:pPr>
        <w:widowControl/>
        <w:ind w:right="176" w:firstLine="420"/>
        <w:jc w:val="left"/>
        <w:rPr>
          <w:rFonts w:ascii="宋体" w:hAnsi="宋体"/>
          <w:highlight w:val="none"/>
        </w:rPr>
      </w:pPr>
      <w:r>
        <w:rPr>
          <w:rFonts w:hint="eastAsia" w:ascii="宋体" w:hAnsi="宋体"/>
          <w:highlight w:val="none"/>
        </w:rPr>
        <w:t>49.1采购人应当按照招标文件和合同规定的标准和方法，及时组织验收。</w:t>
      </w:r>
      <w:r>
        <w:rPr>
          <w:rFonts w:ascii="宋体" w:hAnsi="宋体"/>
          <w:highlight w:val="none"/>
        </w:rPr>
        <w:t xml:space="preserve"> </w:t>
      </w:r>
    </w:p>
    <w:p w14:paraId="0F2CFEC9">
      <w:pPr>
        <w:rPr>
          <w:rFonts w:ascii="黑体" w:hAnsi="宋体" w:eastAsia="黑体"/>
          <w:sz w:val="24"/>
          <w:highlight w:val="none"/>
        </w:rPr>
      </w:pPr>
      <w:r>
        <w:rPr>
          <w:rFonts w:hint="eastAsia" w:ascii="黑体" w:hAnsi="宋体" w:eastAsia="黑体"/>
          <w:sz w:val="24"/>
          <w:highlight w:val="none"/>
        </w:rPr>
        <w:t>50. 宣传</w:t>
      </w:r>
    </w:p>
    <w:p w14:paraId="77B1C00E">
      <w:pPr>
        <w:ind w:left="210" w:leftChars="100" w:firstLine="411" w:firstLineChars="196"/>
        <w:rPr>
          <w:rFonts w:ascii="宋体" w:hAnsi="宋体"/>
          <w:highlight w:val="none"/>
        </w:rPr>
      </w:pPr>
      <w:r>
        <w:rPr>
          <w:rFonts w:hint="eastAsia" w:ascii="宋体" w:hAnsi="宋体"/>
          <w:highlight w:val="none"/>
        </w:rPr>
        <w:t>凡与政府采购活动有关的宣传或广告，若当中提及政府采购，</w:t>
      </w:r>
      <w:r>
        <w:rPr>
          <w:rFonts w:ascii="宋体" w:hAnsi="宋体"/>
          <w:highlight w:val="none"/>
        </w:rPr>
        <w:t>必须事先将具体对外宣传方案报</w:t>
      </w:r>
      <w:r>
        <w:rPr>
          <w:rFonts w:hint="eastAsia" w:ascii="宋体" w:hAnsi="宋体"/>
          <w:highlight w:val="none"/>
        </w:rPr>
        <w:t>同级财政部门</w:t>
      </w:r>
      <w:r>
        <w:rPr>
          <w:rFonts w:ascii="宋体" w:hAnsi="宋体"/>
          <w:highlight w:val="none"/>
        </w:rPr>
        <w:t>和</w:t>
      </w:r>
      <w:r>
        <w:rPr>
          <w:rFonts w:hint="eastAsia" w:ascii="宋体" w:hAnsi="宋体"/>
          <w:highlight w:val="none"/>
        </w:rPr>
        <w:t>政府集中采购机构</w:t>
      </w:r>
      <w:r>
        <w:rPr>
          <w:rFonts w:ascii="宋体" w:hAnsi="宋体"/>
          <w:highlight w:val="none"/>
        </w:rPr>
        <w:t>，并征得其同意。对外市场宣传包括但不限于以下形式：</w:t>
      </w:r>
    </w:p>
    <w:p w14:paraId="60319923">
      <w:pPr>
        <w:ind w:left="210" w:leftChars="100" w:firstLine="411" w:firstLineChars="196"/>
        <w:rPr>
          <w:rFonts w:ascii="宋体" w:hAnsi="宋体"/>
          <w:highlight w:val="none"/>
        </w:rPr>
      </w:pPr>
      <w:r>
        <w:rPr>
          <w:rFonts w:ascii="宋体" w:hAnsi="宋体"/>
          <w:highlight w:val="none"/>
        </w:rPr>
        <w:t>a.名片、宣传册、广告标语等；</w:t>
      </w:r>
    </w:p>
    <w:p w14:paraId="3D9246D3">
      <w:pPr>
        <w:ind w:left="210" w:leftChars="100" w:firstLine="411" w:firstLineChars="196"/>
        <w:rPr>
          <w:rFonts w:ascii="宋体" w:hAnsi="宋体"/>
          <w:highlight w:val="none"/>
        </w:rPr>
      </w:pPr>
      <w:r>
        <w:rPr>
          <w:rFonts w:ascii="宋体" w:hAnsi="宋体"/>
          <w:highlight w:val="none"/>
        </w:rPr>
        <w:t>b.案例介绍、推广等；</w:t>
      </w:r>
    </w:p>
    <w:p w14:paraId="1DF1891D">
      <w:pPr>
        <w:ind w:left="210" w:leftChars="100" w:firstLine="411" w:firstLineChars="196"/>
        <w:rPr>
          <w:rFonts w:ascii="宋体" w:hAnsi="宋体"/>
          <w:highlight w:val="none"/>
        </w:rPr>
      </w:pPr>
      <w:r>
        <w:rPr>
          <w:rFonts w:hint="eastAsia" w:ascii="宋体" w:hAnsi="宋体"/>
          <w:highlight w:val="none"/>
        </w:rPr>
        <w:t>c.工作</w:t>
      </w:r>
      <w:r>
        <w:rPr>
          <w:rFonts w:ascii="宋体" w:hAnsi="宋体"/>
          <w:highlight w:val="none"/>
        </w:rPr>
        <w:t>人员向其他消费群体宣传。</w:t>
      </w:r>
    </w:p>
    <w:p w14:paraId="7F44215E">
      <w:pPr>
        <w:rPr>
          <w:rFonts w:ascii="黑体" w:hAnsi="宋体" w:eastAsia="黑体"/>
          <w:sz w:val="24"/>
          <w:highlight w:val="none"/>
        </w:rPr>
      </w:pPr>
      <w:r>
        <w:rPr>
          <w:rFonts w:hint="eastAsia" w:ascii="黑体" w:hAnsi="宋体" w:eastAsia="黑体"/>
          <w:sz w:val="24"/>
          <w:highlight w:val="none"/>
        </w:rPr>
        <w:t>51. 供应商违法责任</w:t>
      </w:r>
    </w:p>
    <w:p w14:paraId="208AAB5C">
      <w:pPr>
        <w:ind w:firstLine="411" w:firstLineChars="196"/>
        <w:rPr>
          <w:rFonts w:ascii="宋体" w:hAnsi="宋体"/>
          <w:szCs w:val="21"/>
          <w:highlight w:val="none"/>
        </w:rPr>
      </w:pPr>
      <w:r>
        <w:rPr>
          <w:rFonts w:hint="eastAsia" w:ascii="宋体" w:hAnsi="宋体"/>
          <w:szCs w:val="21"/>
          <w:highlight w:val="none"/>
        </w:rPr>
        <w:t>5</w:t>
      </w:r>
      <w:r>
        <w:rPr>
          <w:rFonts w:ascii="宋体" w:hAnsi="宋体"/>
          <w:szCs w:val="21"/>
          <w:highlight w:val="none"/>
        </w:rPr>
        <w:t>1.1</w:t>
      </w:r>
      <w:r>
        <w:rPr>
          <w:rFonts w:hint="eastAsia" w:ascii="宋体" w:hAnsi="宋体"/>
          <w:szCs w:val="21"/>
          <w:highlight w:val="none"/>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2AD607BB">
      <w:pPr>
        <w:ind w:firstLine="411" w:firstLineChars="196"/>
        <w:rPr>
          <w:rFonts w:ascii="宋体" w:hAnsi="宋体"/>
          <w:szCs w:val="21"/>
          <w:highlight w:val="none"/>
        </w:rPr>
      </w:pPr>
      <w:r>
        <w:rPr>
          <w:rFonts w:hint="eastAsia" w:ascii="宋体" w:hAnsi="宋体"/>
          <w:szCs w:val="21"/>
          <w:highlight w:val="none"/>
        </w:rPr>
        <w:t>（1）在采购活动中应当回避而未回避的；</w:t>
      </w:r>
    </w:p>
    <w:p w14:paraId="1BD217C1">
      <w:pPr>
        <w:ind w:firstLine="411" w:firstLineChars="196"/>
        <w:rPr>
          <w:rFonts w:ascii="宋体" w:hAnsi="宋体"/>
          <w:szCs w:val="21"/>
          <w:highlight w:val="none"/>
        </w:rPr>
      </w:pPr>
      <w:r>
        <w:rPr>
          <w:rFonts w:hint="eastAsia" w:ascii="宋体" w:hAnsi="宋体"/>
          <w:szCs w:val="21"/>
          <w:highlight w:val="none"/>
        </w:rPr>
        <w:t>（2）未按本条例规定签订、履行采购合同，造成严重后果的；</w:t>
      </w:r>
    </w:p>
    <w:p w14:paraId="1CFEA59A">
      <w:pPr>
        <w:ind w:firstLine="411" w:firstLineChars="196"/>
        <w:rPr>
          <w:rFonts w:ascii="宋体" w:hAnsi="宋体"/>
          <w:szCs w:val="21"/>
          <w:highlight w:val="none"/>
        </w:rPr>
      </w:pPr>
      <w:r>
        <w:rPr>
          <w:rFonts w:hint="eastAsia" w:ascii="宋体" w:hAnsi="宋体"/>
          <w:szCs w:val="21"/>
          <w:highlight w:val="none"/>
        </w:rPr>
        <w:t>（3）隐瞒真实情况，提供虚假资料的；</w:t>
      </w:r>
    </w:p>
    <w:p w14:paraId="78F9E114">
      <w:pPr>
        <w:ind w:firstLine="411" w:firstLineChars="196"/>
        <w:rPr>
          <w:rFonts w:ascii="宋体" w:hAnsi="宋体"/>
          <w:szCs w:val="21"/>
          <w:highlight w:val="none"/>
        </w:rPr>
      </w:pPr>
      <w:r>
        <w:rPr>
          <w:rFonts w:hint="eastAsia" w:ascii="宋体" w:hAnsi="宋体"/>
          <w:szCs w:val="21"/>
          <w:highlight w:val="none"/>
        </w:rPr>
        <w:t>（4）以非法手段排斥其他供应商参与竞争的；</w:t>
      </w:r>
    </w:p>
    <w:p w14:paraId="02381F60">
      <w:pPr>
        <w:ind w:firstLine="411" w:firstLineChars="196"/>
        <w:rPr>
          <w:rFonts w:ascii="宋体" w:hAnsi="宋体"/>
          <w:szCs w:val="21"/>
          <w:highlight w:val="none"/>
        </w:rPr>
      </w:pPr>
      <w:r>
        <w:rPr>
          <w:rFonts w:hint="eastAsia" w:ascii="宋体" w:hAnsi="宋体"/>
          <w:szCs w:val="21"/>
          <w:highlight w:val="none"/>
        </w:rPr>
        <w:t>（5）与其他采购参加人串通投标的；</w:t>
      </w:r>
    </w:p>
    <w:p w14:paraId="3917AD59">
      <w:pPr>
        <w:ind w:firstLine="411" w:firstLineChars="196"/>
        <w:rPr>
          <w:rFonts w:ascii="宋体" w:hAnsi="宋体"/>
          <w:szCs w:val="21"/>
          <w:highlight w:val="none"/>
        </w:rPr>
      </w:pPr>
      <w:r>
        <w:rPr>
          <w:rFonts w:hint="eastAsia" w:ascii="宋体" w:hAnsi="宋体"/>
          <w:szCs w:val="21"/>
          <w:highlight w:val="none"/>
        </w:rPr>
        <w:t>（6）恶意投诉的；</w:t>
      </w:r>
    </w:p>
    <w:p w14:paraId="3540DD71">
      <w:pPr>
        <w:ind w:firstLine="411" w:firstLineChars="196"/>
        <w:rPr>
          <w:rFonts w:ascii="宋体" w:hAnsi="宋体"/>
          <w:szCs w:val="21"/>
          <w:highlight w:val="none"/>
        </w:rPr>
      </w:pPr>
      <w:r>
        <w:rPr>
          <w:rFonts w:hint="eastAsia" w:ascii="宋体" w:hAnsi="宋体"/>
          <w:szCs w:val="21"/>
          <w:highlight w:val="none"/>
        </w:rPr>
        <w:t>（7）向采购项目相关人行贿或者提供其他不当利益的；</w:t>
      </w:r>
    </w:p>
    <w:p w14:paraId="7EC7FA8F">
      <w:pPr>
        <w:ind w:firstLine="411" w:firstLineChars="196"/>
        <w:rPr>
          <w:rFonts w:ascii="宋体" w:hAnsi="宋体"/>
          <w:szCs w:val="21"/>
          <w:highlight w:val="none"/>
        </w:rPr>
      </w:pPr>
      <w:r>
        <w:rPr>
          <w:rFonts w:hint="eastAsia" w:ascii="宋体" w:hAnsi="宋体"/>
          <w:szCs w:val="21"/>
          <w:highlight w:val="none"/>
        </w:rPr>
        <w:t>（8）阻碍、抗拒主管部门监督检查的；</w:t>
      </w:r>
    </w:p>
    <w:p w14:paraId="1F5CDB74">
      <w:pPr>
        <w:ind w:firstLine="411" w:firstLineChars="196"/>
        <w:rPr>
          <w:rFonts w:ascii="宋体" w:hAnsi="宋体"/>
          <w:szCs w:val="21"/>
          <w:highlight w:val="none"/>
        </w:rPr>
      </w:pPr>
      <w:r>
        <w:rPr>
          <w:rFonts w:hint="eastAsia" w:ascii="宋体" w:hAnsi="宋体"/>
          <w:szCs w:val="21"/>
          <w:highlight w:val="none"/>
        </w:rPr>
        <w:t>（9）其他违反本条例规定的行为。</w:t>
      </w:r>
    </w:p>
    <w:p w14:paraId="0E4372D6">
      <w:pPr>
        <w:ind w:firstLine="411" w:firstLineChars="196"/>
        <w:rPr>
          <w:rFonts w:ascii="宋体" w:hAnsi="宋体"/>
          <w:szCs w:val="21"/>
          <w:highlight w:val="none"/>
        </w:rPr>
      </w:pPr>
      <w:r>
        <w:rPr>
          <w:rFonts w:hint="eastAsia" w:ascii="宋体" w:hAnsi="宋体"/>
          <w:szCs w:val="21"/>
          <w:highlight w:val="none"/>
        </w:rPr>
        <w:t>5</w:t>
      </w:r>
      <w:r>
        <w:rPr>
          <w:rFonts w:ascii="宋体" w:hAnsi="宋体"/>
          <w:szCs w:val="21"/>
          <w:highlight w:val="none"/>
        </w:rPr>
        <w:t xml:space="preserve">1.2 </w:t>
      </w:r>
      <w:r>
        <w:rPr>
          <w:rFonts w:hint="eastAsia" w:ascii="宋体" w:hAnsi="宋体"/>
          <w:szCs w:val="21"/>
          <w:highlight w:val="none"/>
        </w:rPr>
        <w:t>根据《深圳市财政局关于调整政府采购投标（响应）保证金管理政策的通知 》（深财购〔2021〕51 号）的要求，供应商在政府采购活动中出现《深圳经济特区政府采购条例实施细则》第八十条所列情形的，</w:t>
      </w:r>
      <w:bookmarkStart w:id="146" w:name="_Hlk72440769"/>
      <w:r>
        <w:rPr>
          <w:rFonts w:hint="eastAsia" w:ascii="宋体" w:hAnsi="宋体"/>
          <w:szCs w:val="21"/>
          <w:highlight w:val="none"/>
        </w:rPr>
        <w:t>政府集中采购机构或采购人不予退还其交纳的谈判保证金，情节严重的，并由主管部门</w:t>
      </w:r>
      <w:bookmarkEnd w:id="146"/>
      <w:r>
        <w:rPr>
          <w:rFonts w:hint="eastAsia" w:ascii="宋体" w:hAnsi="宋体"/>
          <w:szCs w:val="21"/>
          <w:highlight w:val="none"/>
        </w:rPr>
        <w:t>记入供应商诚信档案，予以通报：</w:t>
      </w:r>
    </w:p>
    <w:p w14:paraId="1E3EDB08">
      <w:pPr>
        <w:ind w:firstLine="411" w:firstLineChars="196"/>
        <w:rPr>
          <w:rFonts w:ascii="宋体" w:hAnsi="宋体"/>
          <w:szCs w:val="21"/>
          <w:highlight w:val="none"/>
        </w:rPr>
      </w:pPr>
      <w:r>
        <w:rPr>
          <w:rFonts w:hint="eastAsia" w:ascii="宋体" w:hAnsi="宋体"/>
          <w:szCs w:val="21"/>
          <w:highlight w:val="none"/>
        </w:rPr>
        <w:t>（1</w:t>
      </w:r>
      <w:r>
        <w:rPr>
          <w:rFonts w:ascii="宋体" w:hAnsi="宋体"/>
          <w:szCs w:val="21"/>
          <w:highlight w:val="none"/>
        </w:rPr>
        <w:t>）投标截止后，撤销投标的；</w:t>
      </w:r>
    </w:p>
    <w:p w14:paraId="0AADB7AB">
      <w:pPr>
        <w:ind w:firstLine="411" w:firstLineChars="196"/>
        <w:rPr>
          <w:rFonts w:ascii="宋体" w:hAnsi="宋体"/>
          <w:szCs w:val="21"/>
          <w:highlight w:val="none"/>
        </w:rPr>
      </w:pPr>
      <w:r>
        <w:rPr>
          <w:rFonts w:ascii="宋体" w:hAnsi="宋体"/>
          <w:szCs w:val="21"/>
          <w:highlight w:val="none"/>
        </w:rPr>
        <w:t>（</w:t>
      </w:r>
      <w:r>
        <w:rPr>
          <w:rFonts w:hint="eastAsia" w:ascii="宋体" w:hAnsi="宋体"/>
          <w:szCs w:val="21"/>
          <w:highlight w:val="none"/>
        </w:rPr>
        <w:t>2</w:t>
      </w:r>
      <w:r>
        <w:rPr>
          <w:rFonts w:ascii="宋体" w:hAnsi="宋体"/>
          <w:szCs w:val="21"/>
          <w:highlight w:val="none"/>
        </w:rPr>
        <w:t>）中标后无正当理由未在规定期限内签订合同的；</w:t>
      </w:r>
    </w:p>
    <w:p w14:paraId="694C6D2E">
      <w:pPr>
        <w:ind w:firstLine="411" w:firstLineChars="196"/>
        <w:rPr>
          <w:rFonts w:ascii="宋体" w:hAnsi="宋体"/>
          <w:szCs w:val="21"/>
          <w:highlight w:val="none"/>
        </w:rPr>
      </w:pPr>
      <w:r>
        <w:rPr>
          <w:rFonts w:ascii="宋体" w:hAnsi="宋体"/>
          <w:szCs w:val="21"/>
          <w:highlight w:val="none"/>
        </w:rPr>
        <w:t>（</w:t>
      </w:r>
      <w:r>
        <w:rPr>
          <w:rFonts w:hint="eastAsia" w:ascii="宋体" w:hAnsi="宋体"/>
          <w:szCs w:val="21"/>
          <w:highlight w:val="none"/>
        </w:rPr>
        <w:t>3</w:t>
      </w:r>
      <w:r>
        <w:rPr>
          <w:rFonts w:ascii="宋体" w:hAnsi="宋体"/>
          <w:szCs w:val="21"/>
          <w:highlight w:val="none"/>
        </w:rPr>
        <w:t>）将中标项目转让给他人、或者在投标文件中未说明且未经采购人、采购招标机构同意，将中标项目分包给他人的；</w:t>
      </w:r>
    </w:p>
    <w:p w14:paraId="6D4F0A9C">
      <w:pPr>
        <w:ind w:firstLine="411" w:firstLineChars="196"/>
        <w:rPr>
          <w:rFonts w:ascii="宋体" w:hAnsi="宋体"/>
          <w:szCs w:val="21"/>
          <w:highlight w:val="none"/>
        </w:rPr>
      </w:pPr>
      <w:r>
        <w:rPr>
          <w:rFonts w:ascii="宋体" w:hAnsi="宋体"/>
          <w:szCs w:val="21"/>
          <w:highlight w:val="none"/>
        </w:rPr>
        <w:t>（</w:t>
      </w:r>
      <w:r>
        <w:rPr>
          <w:rFonts w:hint="eastAsia" w:ascii="宋体" w:hAnsi="宋体"/>
          <w:szCs w:val="21"/>
          <w:highlight w:val="none"/>
        </w:rPr>
        <w:t>4</w:t>
      </w:r>
      <w:r>
        <w:rPr>
          <w:rFonts w:ascii="宋体" w:hAnsi="宋体"/>
          <w:szCs w:val="21"/>
          <w:highlight w:val="none"/>
        </w:rPr>
        <w:t>）拒绝履行合同义务的</w:t>
      </w:r>
      <w:r>
        <w:rPr>
          <w:rFonts w:hint="eastAsia" w:ascii="宋体" w:hAnsi="宋体"/>
          <w:szCs w:val="21"/>
          <w:highlight w:val="none"/>
        </w:rPr>
        <w:t>。</w:t>
      </w:r>
    </w:p>
    <w:bookmarkEnd w:id="130"/>
    <w:p w14:paraId="23537905">
      <w:pPr>
        <w:pStyle w:val="3"/>
        <w:numPr>
          <w:ilvl w:val="0"/>
          <w:numId w:val="19"/>
        </w:numPr>
        <w:spacing w:before="120" w:beforeLines="50" w:after="120" w:afterLines="50"/>
        <w:ind w:left="562" w:hanging="562"/>
        <w:rPr>
          <w:sz w:val="28"/>
          <w:szCs w:val="28"/>
          <w:highlight w:val="none"/>
        </w:rPr>
      </w:pPr>
      <w:r>
        <w:rPr>
          <w:rFonts w:hint="eastAsia"/>
          <w:sz w:val="28"/>
          <w:szCs w:val="28"/>
          <w:highlight w:val="none"/>
        </w:rPr>
        <w:t>质疑处理</w:t>
      </w:r>
    </w:p>
    <w:p w14:paraId="310B9E17">
      <w:pPr>
        <w:rPr>
          <w:rFonts w:ascii="黑体" w:hAnsi="宋体" w:eastAsia="黑体"/>
          <w:sz w:val="24"/>
          <w:highlight w:val="none"/>
        </w:rPr>
      </w:pPr>
      <w:bookmarkStart w:id="147" w:name="_Hlk72439706"/>
      <w:r>
        <w:rPr>
          <w:rFonts w:hint="eastAsia" w:ascii="黑体" w:hAnsi="宋体" w:eastAsia="黑体"/>
          <w:sz w:val="24"/>
          <w:highlight w:val="none"/>
        </w:rPr>
        <w:t>52.质疑提出与答复</w:t>
      </w:r>
    </w:p>
    <w:p w14:paraId="0074A03C">
      <w:pPr>
        <w:rPr>
          <w:rFonts w:ascii="宋体" w:hAnsi="宋体"/>
          <w:szCs w:val="21"/>
          <w:highlight w:val="none"/>
        </w:rPr>
      </w:pPr>
      <w:r>
        <w:rPr>
          <w:rFonts w:hint="eastAsia" w:ascii="宋体" w:hAnsi="宋体"/>
          <w:szCs w:val="21"/>
          <w:highlight w:val="none"/>
        </w:rPr>
        <w:t xml:space="preserve">    52.1提出质疑</w:t>
      </w:r>
    </w:p>
    <w:p w14:paraId="0F6E5FE4">
      <w:pPr>
        <w:rPr>
          <w:rFonts w:ascii="宋体" w:hAnsi="宋体"/>
          <w:szCs w:val="21"/>
          <w:highlight w:val="none"/>
        </w:rPr>
      </w:pPr>
      <w:r>
        <w:rPr>
          <w:rFonts w:hint="eastAsia" w:ascii="宋体" w:hAnsi="宋体"/>
          <w:szCs w:val="21"/>
          <w:highlight w:val="none"/>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077E2927">
      <w:pPr>
        <w:rPr>
          <w:rFonts w:ascii="宋体" w:hAnsi="宋体"/>
          <w:szCs w:val="21"/>
          <w:highlight w:val="none"/>
        </w:rPr>
      </w:pPr>
      <w:r>
        <w:rPr>
          <w:rFonts w:hint="eastAsia" w:ascii="宋体" w:hAnsi="宋体"/>
          <w:szCs w:val="21"/>
          <w:highlight w:val="none"/>
        </w:rPr>
        <w:t xml:space="preserve">    52.2</w:t>
      </w:r>
      <w:r>
        <w:rPr>
          <w:rFonts w:ascii="宋体" w:hAnsi="宋体"/>
          <w:szCs w:val="21"/>
          <w:highlight w:val="none"/>
        </w:rPr>
        <w:t>法律依据</w:t>
      </w:r>
    </w:p>
    <w:p w14:paraId="4D315FE4">
      <w:pPr>
        <w:rPr>
          <w:rFonts w:ascii="宋体" w:hAnsi="宋体"/>
          <w:szCs w:val="21"/>
          <w:highlight w:val="none"/>
        </w:rPr>
      </w:pPr>
      <w:r>
        <w:rPr>
          <w:rFonts w:hint="eastAsia" w:ascii="宋体" w:hAnsi="宋体"/>
          <w:szCs w:val="21"/>
          <w:highlight w:val="none"/>
        </w:rPr>
        <w:t xml:space="preserve">    《中华人民共和国政府采购法》、《中华人民共和国政府采购法实施条例》、</w:t>
      </w:r>
      <w:r>
        <w:rPr>
          <w:rFonts w:ascii="宋体" w:hAnsi="宋体"/>
          <w:szCs w:val="21"/>
          <w:highlight w:val="none"/>
        </w:rPr>
        <w:t>《</w:t>
      </w:r>
      <w:r>
        <w:rPr>
          <w:rFonts w:hint="eastAsia" w:ascii="宋体" w:hAnsi="宋体"/>
          <w:szCs w:val="21"/>
          <w:highlight w:val="none"/>
        </w:rPr>
        <w:t>深圳经济特区政府采购</w:t>
      </w:r>
      <w:r>
        <w:rPr>
          <w:rFonts w:ascii="宋体" w:hAnsi="宋体"/>
          <w:szCs w:val="21"/>
          <w:highlight w:val="none"/>
        </w:rPr>
        <w:t>条例</w:t>
      </w:r>
      <w:r>
        <w:rPr>
          <w:rFonts w:hint="eastAsia" w:ascii="宋体" w:hAnsi="宋体"/>
          <w:szCs w:val="21"/>
          <w:highlight w:val="none"/>
        </w:rPr>
        <w:t>》、《深圳经济特区政府采购条例实施细则》、《政府采购质疑和投诉办法》（财政部令第94号）和其他有关法律法规规定。</w:t>
      </w:r>
    </w:p>
    <w:p w14:paraId="20194BC7">
      <w:pPr>
        <w:rPr>
          <w:rFonts w:ascii="宋体" w:hAnsi="宋体"/>
          <w:szCs w:val="21"/>
          <w:highlight w:val="none"/>
        </w:rPr>
      </w:pPr>
      <w:r>
        <w:rPr>
          <w:rFonts w:hint="eastAsia" w:ascii="宋体" w:hAnsi="宋体"/>
          <w:szCs w:val="21"/>
          <w:highlight w:val="none"/>
        </w:rPr>
        <w:t xml:space="preserve">  </w:t>
      </w:r>
      <w:r>
        <w:rPr>
          <w:rFonts w:hint="eastAsia" w:ascii="宋体" w:hAnsi="宋体"/>
          <w:color w:val="FF0000"/>
          <w:szCs w:val="21"/>
          <w:highlight w:val="none"/>
        </w:rPr>
        <w:t xml:space="preserve">  </w:t>
      </w:r>
      <w:r>
        <w:rPr>
          <w:rFonts w:hint="eastAsia" w:ascii="宋体" w:hAnsi="宋体"/>
          <w:szCs w:val="21"/>
          <w:highlight w:val="none"/>
        </w:rPr>
        <w:t>52.3质疑条件</w:t>
      </w:r>
    </w:p>
    <w:p w14:paraId="3E4E18D7">
      <w:pPr>
        <w:rPr>
          <w:rFonts w:ascii="宋体" w:hAnsi="宋体"/>
          <w:szCs w:val="21"/>
          <w:highlight w:val="none"/>
        </w:rPr>
      </w:pPr>
      <w:r>
        <w:rPr>
          <w:rFonts w:hint="eastAsia" w:ascii="宋体" w:hAnsi="宋体"/>
          <w:szCs w:val="21"/>
          <w:highlight w:val="none"/>
        </w:rPr>
        <w:t xml:space="preserve">    52.3.1提出质疑的供应商应当是参与所质疑项目采购活动的供应商；</w:t>
      </w:r>
      <w:bookmarkStart w:id="148" w:name="_Hlk75374941"/>
      <w:r>
        <w:rPr>
          <w:rFonts w:hint="eastAsia" w:ascii="宋体" w:hAnsi="宋体"/>
          <w:szCs w:val="21"/>
          <w:highlight w:val="none"/>
        </w:rPr>
        <w:t>以联合体形式参与的，质疑应当由组成联合体的所有成员共同提出</w:t>
      </w:r>
      <w:bookmarkEnd w:id="148"/>
      <w:r>
        <w:rPr>
          <w:rFonts w:hint="eastAsia" w:ascii="宋体" w:hAnsi="宋体"/>
          <w:szCs w:val="21"/>
          <w:highlight w:val="none"/>
        </w:rPr>
        <w:t>；</w:t>
      </w:r>
    </w:p>
    <w:p w14:paraId="1137A72C">
      <w:pPr>
        <w:rPr>
          <w:rFonts w:ascii="宋体" w:hAnsi="宋体"/>
          <w:szCs w:val="21"/>
          <w:highlight w:val="none"/>
        </w:rPr>
      </w:pPr>
      <w:r>
        <w:rPr>
          <w:rFonts w:hint="eastAsia" w:ascii="宋体" w:hAnsi="宋体"/>
          <w:szCs w:val="21"/>
          <w:highlight w:val="none"/>
        </w:rPr>
        <w:t xml:space="preserve">    52.3.2应当在法定质疑期内一次性提出针对同一采购程序环节的质疑，法定质疑期为自知道或应当知道权益受到损害之日起7个工作日内。应当知道其权益受到损害之日是指：对</w:t>
      </w:r>
      <w:r>
        <w:rPr>
          <w:rFonts w:hint="eastAsia" w:ascii="宋体" w:hAnsi="宋体"/>
          <w:szCs w:val="21"/>
          <w:highlight w:val="none"/>
          <w:lang w:val="en-US" w:eastAsia="zh-CN"/>
        </w:rPr>
        <w:t>采购</w:t>
      </w:r>
      <w:r>
        <w:rPr>
          <w:rFonts w:hint="eastAsia" w:ascii="宋体" w:hAnsi="宋体"/>
          <w:szCs w:val="21"/>
          <w:highlight w:val="none"/>
        </w:rPr>
        <w:t>文件的质疑，为</w:t>
      </w:r>
      <w:r>
        <w:rPr>
          <w:rFonts w:hint="eastAsia" w:ascii="宋体" w:hAnsi="宋体"/>
          <w:szCs w:val="21"/>
          <w:highlight w:val="none"/>
          <w:lang w:val="en-US" w:eastAsia="zh-CN"/>
        </w:rPr>
        <w:t>采购</w:t>
      </w:r>
      <w:r>
        <w:rPr>
          <w:rFonts w:hint="eastAsia" w:ascii="宋体" w:hAnsi="宋体"/>
          <w:szCs w:val="21"/>
          <w:highlight w:val="none"/>
        </w:rPr>
        <w:t>文件公布之日；对采购过程的质疑，为各采购程序环节结束之日；对中标</w:t>
      </w:r>
      <w:r>
        <w:rPr>
          <w:rFonts w:hint="eastAsia" w:ascii="宋体" w:hAnsi="宋体"/>
          <w:szCs w:val="21"/>
          <w:highlight w:val="none"/>
          <w:lang w:eastAsia="zh-CN"/>
        </w:rPr>
        <w:t>（</w:t>
      </w:r>
      <w:r>
        <w:rPr>
          <w:rFonts w:hint="eastAsia" w:ascii="宋体" w:hAnsi="宋体"/>
          <w:szCs w:val="21"/>
          <w:highlight w:val="none"/>
          <w:lang w:val="en-US" w:eastAsia="zh-CN"/>
        </w:rPr>
        <w:t>成交</w:t>
      </w:r>
      <w:r>
        <w:rPr>
          <w:rFonts w:hint="eastAsia" w:ascii="宋体" w:hAnsi="宋体"/>
          <w:szCs w:val="21"/>
          <w:highlight w:val="none"/>
          <w:lang w:eastAsia="zh-CN"/>
        </w:rPr>
        <w:t>）</w:t>
      </w:r>
      <w:r>
        <w:rPr>
          <w:rFonts w:hint="eastAsia" w:ascii="宋体" w:hAnsi="宋体"/>
          <w:szCs w:val="21"/>
          <w:highlight w:val="none"/>
        </w:rPr>
        <w:t>结果以及评审委员会组成人员的质疑，为中标</w:t>
      </w:r>
      <w:r>
        <w:rPr>
          <w:rFonts w:hint="eastAsia" w:ascii="宋体" w:hAnsi="宋体"/>
          <w:szCs w:val="21"/>
          <w:highlight w:val="none"/>
          <w:lang w:eastAsia="zh-CN"/>
        </w:rPr>
        <w:t>（</w:t>
      </w:r>
      <w:r>
        <w:rPr>
          <w:rFonts w:hint="eastAsia" w:ascii="宋体" w:hAnsi="宋体"/>
          <w:szCs w:val="21"/>
          <w:highlight w:val="none"/>
          <w:lang w:val="en-US" w:eastAsia="zh-CN"/>
        </w:rPr>
        <w:t>成交</w:t>
      </w:r>
      <w:r>
        <w:rPr>
          <w:rFonts w:hint="eastAsia" w:ascii="宋体" w:hAnsi="宋体"/>
          <w:szCs w:val="21"/>
          <w:highlight w:val="none"/>
          <w:lang w:eastAsia="zh-CN"/>
        </w:rPr>
        <w:t>）</w:t>
      </w:r>
      <w:r>
        <w:rPr>
          <w:rFonts w:hint="eastAsia" w:ascii="宋体" w:hAnsi="宋体"/>
          <w:szCs w:val="21"/>
          <w:highlight w:val="none"/>
        </w:rPr>
        <w:t>结果公示之日；</w:t>
      </w:r>
    </w:p>
    <w:p w14:paraId="424C1A57">
      <w:pPr>
        <w:ind w:firstLine="420"/>
        <w:rPr>
          <w:rFonts w:ascii="宋体" w:hAnsi="宋体"/>
          <w:szCs w:val="21"/>
          <w:highlight w:val="none"/>
        </w:rPr>
      </w:pPr>
      <w:r>
        <w:rPr>
          <w:rFonts w:hint="eastAsia" w:ascii="宋体" w:hAnsi="宋体"/>
          <w:szCs w:val="21"/>
          <w:highlight w:val="none"/>
        </w:rPr>
        <w:t>52.3.3应提交书面质疑函，质疑函应当包括以下内容：</w:t>
      </w:r>
      <w:r>
        <w:rPr>
          <w:rFonts w:ascii="宋体" w:hAnsi="宋体"/>
          <w:szCs w:val="21"/>
          <w:highlight w:val="none"/>
        </w:rPr>
        <w:t xml:space="preserve"> </w:t>
      </w:r>
    </w:p>
    <w:p w14:paraId="7D05D9CA">
      <w:pPr>
        <w:ind w:firstLine="420"/>
        <w:rPr>
          <w:rFonts w:ascii="宋体" w:hAnsi="宋体"/>
          <w:szCs w:val="21"/>
          <w:highlight w:val="none"/>
        </w:rPr>
      </w:pPr>
      <w:r>
        <w:rPr>
          <w:rFonts w:hint="eastAsia" w:ascii="宋体" w:hAnsi="宋体"/>
          <w:szCs w:val="21"/>
          <w:highlight w:val="none"/>
        </w:rPr>
        <w:t>（1）供应商的名称（或者姓名）、地址、邮编、邮箱、联系人及联系电话；</w:t>
      </w:r>
    </w:p>
    <w:p w14:paraId="4B4F9DA3">
      <w:pPr>
        <w:ind w:firstLine="420" w:firstLineChars="200"/>
        <w:rPr>
          <w:rFonts w:ascii="宋体" w:hAnsi="宋体"/>
          <w:szCs w:val="21"/>
          <w:highlight w:val="none"/>
        </w:rPr>
      </w:pPr>
      <w:r>
        <w:rPr>
          <w:rFonts w:hint="eastAsia" w:ascii="宋体" w:hAnsi="宋体"/>
          <w:szCs w:val="21"/>
          <w:highlight w:val="none"/>
        </w:rPr>
        <w:t>（2）质疑项目的名称、编号；</w:t>
      </w:r>
    </w:p>
    <w:p w14:paraId="1414B512">
      <w:pPr>
        <w:ind w:firstLine="420" w:firstLineChars="200"/>
        <w:rPr>
          <w:rFonts w:ascii="宋体" w:hAnsi="宋体"/>
          <w:szCs w:val="21"/>
          <w:highlight w:val="none"/>
        </w:rPr>
      </w:pPr>
      <w:r>
        <w:rPr>
          <w:rFonts w:hint="eastAsia" w:ascii="宋体" w:hAnsi="宋体"/>
          <w:szCs w:val="21"/>
          <w:highlight w:val="none"/>
        </w:rPr>
        <w:t>（3）具体、明确的质疑对象、质疑事项和质疑请求；</w:t>
      </w:r>
    </w:p>
    <w:p w14:paraId="04E7B5BC">
      <w:pPr>
        <w:ind w:firstLine="420" w:firstLineChars="200"/>
        <w:rPr>
          <w:rFonts w:ascii="宋体" w:hAnsi="宋体"/>
          <w:szCs w:val="21"/>
          <w:highlight w:val="none"/>
        </w:rPr>
      </w:pPr>
      <w:r>
        <w:rPr>
          <w:rFonts w:hint="eastAsia" w:ascii="宋体" w:hAnsi="宋体"/>
          <w:szCs w:val="21"/>
          <w:highlight w:val="none"/>
        </w:rPr>
        <w:t>（4）因质疑事项而受损害的权益；</w:t>
      </w:r>
    </w:p>
    <w:p w14:paraId="41CF0730">
      <w:pPr>
        <w:ind w:firstLine="420" w:firstLineChars="200"/>
        <w:rPr>
          <w:rFonts w:ascii="宋体" w:hAnsi="宋体"/>
          <w:szCs w:val="21"/>
          <w:highlight w:val="none"/>
        </w:rPr>
      </w:pPr>
      <w:r>
        <w:rPr>
          <w:rFonts w:hint="eastAsia" w:ascii="宋体" w:hAnsi="宋体"/>
          <w:szCs w:val="21"/>
          <w:highlight w:val="none"/>
        </w:rPr>
        <w:t>（5）事实依据；</w:t>
      </w:r>
    </w:p>
    <w:p w14:paraId="2516B534">
      <w:pPr>
        <w:ind w:firstLine="420" w:firstLineChars="200"/>
        <w:rPr>
          <w:rFonts w:ascii="宋体" w:hAnsi="宋体"/>
          <w:szCs w:val="21"/>
          <w:highlight w:val="none"/>
        </w:rPr>
      </w:pPr>
      <w:r>
        <w:rPr>
          <w:rFonts w:hint="eastAsia" w:ascii="宋体" w:hAnsi="宋体"/>
          <w:szCs w:val="21"/>
          <w:highlight w:val="none"/>
        </w:rPr>
        <w:t>（6）必要的法律依据；</w:t>
      </w:r>
    </w:p>
    <w:p w14:paraId="2262E527">
      <w:pPr>
        <w:ind w:firstLine="420" w:firstLineChars="200"/>
        <w:rPr>
          <w:rFonts w:ascii="宋体" w:hAnsi="宋体"/>
          <w:szCs w:val="21"/>
          <w:highlight w:val="none"/>
        </w:rPr>
      </w:pPr>
      <w:r>
        <w:rPr>
          <w:rFonts w:hint="eastAsia" w:ascii="宋体" w:hAnsi="宋体"/>
          <w:szCs w:val="21"/>
          <w:highlight w:val="none"/>
        </w:rPr>
        <w:t>（7）提出质疑的日期。</w:t>
      </w:r>
    </w:p>
    <w:p w14:paraId="109CDAD7">
      <w:pPr>
        <w:ind w:firstLine="420" w:firstLineChars="200"/>
        <w:rPr>
          <w:rFonts w:ascii="宋体" w:hAnsi="宋体"/>
          <w:szCs w:val="21"/>
          <w:highlight w:val="none"/>
        </w:rPr>
      </w:pPr>
      <w:r>
        <w:rPr>
          <w:rFonts w:hint="eastAsia" w:ascii="宋体" w:hAnsi="宋体"/>
          <w:szCs w:val="21"/>
          <w:highlight w:val="none"/>
        </w:rPr>
        <w:t>供应商为自然人的，应当由本人签字；供应商为法人或者其他组织的，应当由法定代表人（负责人），或者其授权代理人签字或者盖章，并加盖公章。</w:t>
      </w:r>
    </w:p>
    <w:p w14:paraId="4DBE1206">
      <w:pPr>
        <w:ind w:firstLine="420" w:firstLineChars="200"/>
        <w:rPr>
          <w:rFonts w:ascii="宋体" w:hAnsi="宋体"/>
          <w:szCs w:val="21"/>
          <w:highlight w:val="none"/>
        </w:rPr>
      </w:pPr>
      <w:r>
        <w:rPr>
          <w:rFonts w:hint="eastAsia" w:ascii="宋体" w:hAnsi="宋体"/>
          <w:szCs w:val="21"/>
          <w:highlight w:val="none"/>
        </w:rPr>
        <w:t>52.4提交</w:t>
      </w:r>
      <w:r>
        <w:rPr>
          <w:rFonts w:ascii="宋体" w:hAnsi="宋体"/>
          <w:szCs w:val="21"/>
          <w:highlight w:val="none"/>
        </w:rPr>
        <w:t>材料</w:t>
      </w:r>
    </w:p>
    <w:p w14:paraId="0FF72DF1">
      <w:pPr>
        <w:ind w:firstLine="420" w:firstLineChars="200"/>
        <w:rPr>
          <w:rFonts w:ascii="宋体" w:hAnsi="宋体"/>
          <w:szCs w:val="21"/>
          <w:highlight w:val="none"/>
        </w:rPr>
      </w:pPr>
      <w:r>
        <w:rPr>
          <w:rFonts w:hint="eastAsia" w:ascii="宋体" w:hAnsi="宋体"/>
          <w:szCs w:val="21"/>
          <w:highlight w:val="none"/>
        </w:rPr>
        <w:t>供应商质疑实行实名制。供应商为自然人的，应当提交本人身份证复印件；供应商为法人或者其他组织的，应当根据自身性质提交营业执照复印件或者其他证明文件（如事业单位法人证书等）复印件。</w:t>
      </w:r>
    </w:p>
    <w:p w14:paraId="203CA41A">
      <w:pPr>
        <w:ind w:firstLine="420" w:firstLineChars="200"/>
        <w:rPr>
          <w:rFonts w:ascii="宋体" w:hAnsi="宋体"/>
          <w:szCs w:val="21"/>
          <w:highlight w:val="none"/>
        </w:rPr>
      </w:pPr>
      <w:r>
        <w:rPr>
          <w:rFonts w:hint="eastAsia" w:ascii="宋体" w:hAnsi="宋体"/>
          <w:szCs w:val="21"/>
          <w:highlight w:val="none"/>
        </w:rPr>
        <w:t>供应商可以委托代理人进行质疑。</w:t>
      </w:r>
      <w:r>
        <w:rPr>
          <w:rFonts w:ascii="宋体" w:hAnsi="宋体"/>
          <w:szCs w:val="21"/>
          <w:highlight w:val="none"/>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4085DD5C">
      <w:pPr>
        <w:ind w:firstLine="420" w:firstLineChars="200"/>
        <w:rPr>
          <w:rFonts w:ascii="宋体" w:hAnsi="宋体"/>
          <w:szCs w:val="21"/>
          <w:highlight w:val="none"/>
        </w:rPr>
      </w:pPr>
      <w:r>
        <w:rPr>
          <w:rFonts w:hint="eastAsia" w:ascii="宋体" w:hAnsi="宋体"/>
          <w:szCs w:val="21"/>
          <w:highlight w:val="none"/>
        </w:rPr>
        <w:t>52.5收文地点</w:t>
      </w:r>
    </w:p>
    <w:p w14:paraId="595F9C20">
      <w:pPr>
        <w:ind w:firstLine="422" w:firstLineChars="200"/>
        <w:rPr>
          <w:rFonts w:ascii="宋体" w:hAnsi="宋体"/>
          <w:b/>
          <w:bCs/>
          <w:szCs w:val="21"/>
          <w:highlight w:val="none"/>
        </w:rPr>
      </w:pPr>
      <w:r>
        <w:rPr>
          <w:rFonts w:hint="eastAsia" w:ascii="宋体" w:hAnsi="宋体"/>
          <w:b/>
          <w:bCs/>
          <w:szCs w:val="21"/>
          <w:highlight w:val="none"/>
        </w:rPr>
        <w:t>地址：深圳公共资源交易中心（深圳交易集团有限公司</w:t>
      </w:r>
      <w:r>
        <w:rPr>
          <w:rFonts w:hint="eastAsia" w:ascii="宋体" w:hAnsi="宋体"/>
          <w:b/>
          <w:bCs/>
          <w:szCs w:val="21"/>
          <w:highlight w:val="none"/>
          <w:lang w:eastAsia="zh-CN"/>
        </w:rPr>
        <w:t>政府采购业务分公司</w:t>
      </w:r>
      <w:r>
        <w:rPr>
          <w:rFonts w:hint="eastAsia" w:ascii="宋体" w:hAnsi="宋体"/>
          <w:b/>
          <w:bCs/>
          <w:szCs w:val="21"/>
          <w:highlight w:val="none"/>
        </w:rPr>
        <w:t>）深圳市南山区沙河西路3185号南山智谷A座（深圳交易集团总部大楼）27楼，质疑咨询电话：0755-86500050。</w:t>
      </w:r>
    </w:p>
    <w:p w14:paraId="287C24E8">
      <w:pPr>
        <w:ind w:firstLine="420" w:firstLineChars="200"/>
        <w:rPr>
          <w:rFonts w:ascii="宋体" w:hAnsi="宋体"/>
          <w:szCs w:val="21"/>
          <w:highlight w:val="none"/>
        </w:rPr>
      </w:pPr>
      <w:r>
        <w:rPr>
          <w:rFonts w:hint="eastAsia" w:ascii="宋体" w:hAnsi="宋体"/>
          <w:szCs w:val="21"/>
          <w:highlight w:val="none"/>
        </w:rPr>
        <w:t>52.6收文办理</w:t>
      </w:r>
      <w:r>
        <w:rPr>
          <w:rFonts w:ascii="宋体" w:hAnsi="宋体"/>
          <w:szCs w:val="21"/>
          <w:highlight w:val="none"/>
        </w:rPr>
        <w:t>程序</w:t>
      </w:r>
    </w:p>
    <w:p w14:paraId="64D1EC96">
      <w:pPr>
        <w:ind w:firstLine="420" w:firstLineChars="200"/>
        <w:rPr>
          <w:rFonts w:ascii="宋体" w:hAnsi="宋体"/>
          <w:szCs w:val="21"/>
          <w:highlight w:val="none"/>
        </w:rPr>
      </w:pPr>
      <w:r>
        <w:rPr>
          <w:rFonts w:hint="eastAsia" w:ascii="宋体" w:hAnsi="宋体"/>
          <w:szCs w:val="21"/>
          <w:highlight w:val="none"/>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40A66EDE">
      <w:pPr>
        <w:ind w:firstLine="420" w:firstLineChars="200"/>
        <w:rPr>
          <w:rFonts w:ascii="仿宋" w:hAnsi="仿宋" w:eastAsia="仿宋"/>
          <w:sz w:val="28"/>
          <w:szCs w:val="28"/>
          <w:highlight w:val="none"/>
        </w:rPr>
      </w:pPr>
      <w:r>
        <w:rPr>
          <w:rFonts w:hint="eastAsia" w:ascii="宋体" w:hAnsi="宋体"/>
          <w:szCs w:val="21"/>
          <w:highlight w:val="none"/>
        </w:rPr>
        <w:t>52.6.2供应商提交的质疑材料不符合质疑条件的，视情况处理：</w:t>
      </w:r>
    </w:p>
    <w:p w14:paraId="72ACC52A">
      <w:pPr>
        <w:ind w:firstLine="420" w:firstLineChars="200"/>
        <w:rPr>
          <w:rFonts w:ascii="宋体" w:hAnsi="宋体"/>
          <w:szCs w:val="21"/>
          <w:highlight w:val="none"/>
        </w:rPr>
      </w:pPr>
      <w:r>
        <w:rPr>
          <w:rFonts w:hint="eastAsia" w:ascii="宋体" w:hAnsi="宋体"/>
          <w:szCs w:val="21"/>
          <w:highlight w:val="none"/>
        </w:rPr>
        <w:t>供应商提交的质疑材料不全或者未按要求签字或者盖章的，政府集中采购机构应当一次性告知供应商需补正的内容和补正期限。</w:t>
      </w:r>
    </w:p>
    <w:p w14:paraId="67E933DF">
      <w:pPr>
        <w:ind w:firstLine="420" w:firstLineChars="200"/>
        <w:rPr>
          <w:rFonts w:ascii="宋体" w:hAnsi="宋体"/>
          <w:szCs w:val="21"/>
          <w:highlight w:val="none"/>
        </w:rPr>
      </w:pPr>
      <w:r>
        <w:rPr>
          <w:rFonts w:hint="eastAsia" w:ascii="宋体" w:hAnsi="宋体"/>
          <w:szCs w:val="21"/>
          <w:highlight w:val="none"/>
        </w:rPr>
        <w:t>供应商提交的质疑存在下列情形之一的，不予受理：</w:t>
      </w:r>
    </w:p>
    <w:p w14:paraId="2EE6A99E">
      <w:pPr>
        <w:ind w:firstLine="420" w:firstLineChars="200"/>
        <w:rPr>
          <w:rFonts w:ascii="宋体" w:hAnsi="宋体"/>
          <w:szCs w:val="21"/>
          <w:highlight w:val="none"/>
        </w:rPr>
      </w:pPr>
      <w:r>
        <w:rPr>
          <w:rFonts w:hint="eastAsia" w:ascii="宋体" w:hAnsi="宋体"/>
          <w:szCs w:val="21"/>
          <w:highlight w:val="none"/>
        </w:rPr>
        <w:t>（1）质疑主体不满足要求的；</w:t>
      </w:r>
    </w:p>
    <w:p w14:paraId="1AD917FC">
      <w:pPr>
        <w:ind w:firstLine="420" w:firstLineChars="200"/>
        <w:rPr>
          <w:rFonts w:ascii="宋体" w:hAnsi="宋体"/>
          <w:szCs w:val="21"/>
          <w:highlight w:val="none"/>
        </w:rPr>
      </w:pPr>
      <w:r>
        <w:rPr>
          <w:rFonts w:hint="eastAsia" w:ascii="宋体" w:hAnsi="宋体"/>
          <w:szCs w:val="21"/>
          <w:highlight w:val="none"/>
        </w:rPr>
        <w:t>（2）供应商自身权益未受到损害的；</w:t>
      </w:r>
    </w:p>
    <w:p w14:paraId="4A7743BE">
      <w:pPr>
        <w:ind w:firstLine="420" w:firstLineChars="200"/>
        <w:rPr>
          <w:rFonts w:ascii="宋体" w:hAnsi="宋体"/>
          <w:szCs w:val="21"/>
          <w:highlight w:val="none"/>
        </w:rPr>
      </w:pPr>
      <w:r>
        <w:rPr>
          <w:rFonts w:hint="eastAsia" w:ascii="宋体" w:hAnsi="宋体"/>
          <w:szCs w:val="21"/>
          <w:highlight w:val="none"/>
        </w:rPr>
        <w:t>（3）供应商未在法定质疑期限内提出质疑的；</w:t>
      </w:r>
    </w:p>
    <w:p w14:paraId="00935835">
      <w:pPr>
        <w:ind w:firstLine="420" w:firstLineChars="200"/>
        <w:rPr>
          <w:rFonts w:ascii="宋体" w:hAnsi="宋体"/>
          <w:szCs w:val="21"/>
          <w:highlight w:val="none"/>
        </w:rPr>
      </w:pPr>
      <w:r>
        <w:rPr>
          <w:rFonts w:hint="eastAsia" w:ascii="宋体" w:hAnsi="宋体"/>
          <w:szCs w:val="21"/>
          <w:highlight w:val="none"/>
        </w:rPr>
        <w:t>（4）质疑材料不全或者未按要求签字或者盖章的情况下，要求补正后，逾期未补正或者补正后仍不符合规定的；</w:t>
      </w:r>
    </w:p>
    <w:p w14:paraId="07FE36A5">
      <w:pPr>
        <w:ind w:firstLine="420" w:firstLineChars="200"/>
        <w:rPr>
          <w:rFonts w:ascii="宋体" w:hAnsi="宋体"/>
          <w:szCs w:val="21"/>
          <w:highlight w:val="none"/>
        </w:rPr>
      </w:pPr>
      <w:r>
        <w:rPr>
          <w:rFonts w:hint="eastAsia" w:ascii="宋体" w:hAnsi="宋体"/>
          <w:szCs w:val="21"/>
          <w:highlight w:val="none"/>
        </w:rPr>
        <w:t>（5）其他不符合受理条件情形的。</w:t>
      </w:r>
    </w:p>
    <w:p w14:paraId="562D2801">
      <w:pPr>
        <w:ind w:firstLine="420" w:firstLineChars="200"/>
        <w:rPr>
          <w:rFonts w:ascii="宋体" w:hAnsi="宋体"/>
          <w:szCs w:val="21"/>
          <w:highlight w:val="none"/>
        </w:rPr>
      </w:pPr>
      <w:r>
        <w:rPr>
          <w:rFonts w:hint="eastAsia" w:ascii="宋体" w:hAnsi="宋体"/>
          <w:szCs w:val="21"/>
          <w:highlight w:val="none"/>
        </w:rPr>
        <w:t>质疑事项不予受理的，政府集中采购机构应当向供应商出具不符合质疑条件告知书。</w:t>
      </w:r>
    </w:p>
    <w:p w14:paraId="5AA72591">
      <w:pPr>
        <w:rPr>
          <w:rFonts w:ascii="宋体" w:hAnsi="宋体"/>
          <w:szCs w:val="21"/>
          <w:highlight w:val="none"/>
        </w:rPr>
      </w:pPr>
      <w:r>
        <w:rPr>
          <w:rFonts w:hint="eastAsia" w:ascii="宋体" w:hAnsi="宋体"/>
          <w:color w:val="FF0000"/>
          <w:szCs w:val="21"/>
          <w:highlight w:val="none"/>
        </w:rPr>
        <w:t xml:space="preserve">  </w:t>
      </w:r>
      <w:r>
        <w:rPr>
          <w:rFonts w:hint="eastAsia" w:ascii="宋体" w:hAnsi="宋体"/>
          <w:szCs w:val="21"/>
          <w:highlight w:val="none"/>
        </w:rPr>
        <w:t xml:space="preserve">  52.7质疑答复时限</w:t>
      </w:r>
    </w:p>
    <w:p w14:paraId="7071BBCC">
      <w:pPr>
        <w:rPr>
          <w:rFonts w:ascii="宋体" w:hAnsi="宋体"/>
          <w:szCs w:val="21"/>
          <w:highlight w:val="none"/>
        </w:rPr>
      </w:pPr>
      <w:r>
        <w:rPr>
          <w:rFonts w:hint="eastAsia" w:ascii="宋体" w:hAnsi="宋体"/>
          <w:szCs w:val="21"/>
          <w:highlight w:val="none"/>
        </w:rPr>
        <w:t xml:space="preserve">    自收文之日起七个工作日内。</w:t>
      </w:r>
    </w:p>
    <w:p w14:paraId="5CE5F44A">
      <w:pPr>
        <w:rPr>
          <w:rFonts w:ascii="宋体" w:hAnsi="宋体"/>
          <w:szCs w:val="21"/>
          <w:highlight w:val="none"/>
        </w:rPr>
      </w:pPr>
      <w:r>
        <w:rPr>
          <w:rFonts w:hint="eastAsia" w:ascii="宋体" w:hAnsi="宋体"/>
          <w:szCs w:val="21"/>
          <w:highlight w:val="none"/>
        </w:rPr>
        <w:t xml:space="preserve">    52.8投诉</w:t>
      </w:r>
    </w:p>
    <w:p w14:paraId="43777A19">
      <w:pPr>
        <w:rPr>
          <w:rFonts w:ascii="宋体" w:hAnsi="宋体"/>
          <w:szCs w:val="21"/>
          <w:highlight w:val="none"/>
        </w:rPr>
      </w:pPr>
      <w:r>
        <w:rPr>
          <w:rFonts w:hint="eastAsia" w:ascii="宋体" w:hAnsi="宋体"/>
          <w:szCs w:val="21"/>
          <w:highlight w:val="none"/>
        </w:rPr>
        <w:t xml:space="preserve">    对质疑答复不满意或者未在规定时间内答复的，提出质疑的供应商可以在答复期满后15个工作日内向同级财政部门投诉。</w:t>
      </w:r>
    </w:p>
    <w:p w14:paraId="32F5C5D9">
      <w:pPr>
        <w:rPr>
          <w:rFonts w:ascii="黑体" w:hAnsi="宋体" w:eastAsia="黑体"/>
          <w:sz w:val="24"/>
          <w:highlight w:val="none"/>
        </w:rPr>
      </w:pPr>
      <w:r>
        <w:rPr>
          <w:rFonts w:hint="eastAsia" w:ascii="黑体" w:hAnsi="宋体" w:eastAsia="黑体"/>
          <w:sz w:val="24"/>
          <w:highlight w:val="none"/>
        </w:rPr>
        <w:t>53. 质疑后续处理</w:t>
      </w:r>
    </w:p>
    <w:p w14:paraId="007A3438">
      <w:pPr>
        <w:jc w:val="both"/>
        <w:rPr>
          <w:rFonts w:ascii="宋体" w:hAnsi="宋体"/>
          <w:szCs w:val="21"/>
          <w:highlight w:val="none"/>
        </w:rPr>
      </w:pPr>
      <w:r>
        <w:rPr>
          <w:rFonts w:hint="eastAsia" w:ascii="宋体" w:hAnsi="宋体"/>
          <w:szCs w:val="21"/>
          <w:highlight w:val="none"/>
        </w:rPr>
        <w:t xml:space="preserve">    53.1供应商质疑不成立，或者成立但未对中标、成交结果构成影响的，继续开展采购活动。</w:t>
      </w:r>
    </w:p>
    <w:p w14:paraId="789D07A5">
      <w:pPr>
        <w:ind w:firstLine="420"/>
        <w:jc w:val="both"/>
        <w:rPr>
          <w:rFonts w:hint="eastAsia" w:ascii="宋体" w:hAnsi="宋体"/>
          <w:szCs w:val="21"/>
          <w:highlight w:val="none"/>
        </w:rPr>
      </w:pPr>
      <w:r>
        <w:rPr>
          <w:rFonts w:hint="eastAsia" w:ascii="宋体" w:hAnsi="宋体"/>
          <w:szCs w:val="21"/>
          <w:highlight w:val="none"/>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2973DD62">
      <w:pPr>
        <w:jc w:val="both"/>
        <w:rPr>
          <w:highlight w:val="none"/>
        </w:rPr>
      </w:pPr>
      <w:r>
        <w:rPr>
          <w:highlight w:val="none"/>
        </w:rPr>
        <w:t>---- END ----</w:t>
      </w:r>
      <w:bookmarkEnd w:id="147"/>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王秀子" w:date="2024-10-30T22:47:29Z" w:initials="x">
    <w:p w14:paraId="38176F59">
      <w:pPr>
        <w:pStyle w:val="16"/>
        <w:rPr>
          <w:rFonts w:hint="default" w:eastAsia="宋体"/>
          <w:lang w:val="en-US" w:eastAsia="zh-CN"/>
        </w:rPr>
      </w:pPr>
      <w:r>
        <w:rPr>
          <w:rFonts w:hint="eastAsia"/>
          <w:lang w:val="en-US" w:eastAsia="zh-CN"/>
        </w:rPr>
        <w:t>按百分制打分，满分100分，以下分值需调整。</w:t>
      </w:r>
    </w:p>
  </w:comment>
  <w:comment w:id="1" w:author="王秀子" w:date="2024-10-30T22:48:09Z" w:initials="x">
    <w:p w14:paraId="431CB87E">
      <w:pPr>
        <w:pStyle w:val="16"/>
        <w:rPr>
          <w:rFonts w:hint="eastAsia" w:ascii="宋体" w:hAnsi="宋体" w:eastAsia="宋体" w:cs="宋体"/>
          <w:kern w:val="0"/>
          <w:sz w:val="21"/>
          <w:szCs w:val="21"/>
          <w:lang w:val="en-US" w:eastAsia="zh-CN" w:bidi="ar"/>
        </w:rPr>
      </w:pPr>
      <w:r>
        <w:rPr>
          <w:rFonts w:hint="eastAsia" w:ascii="宋体" w:hAnsi="宋体" w:eastAsia="宋体" w:cs="宋体"/>
          <w:kern w:val="0"/>
          <w:sz w:val="21"/>
          <w:szCs w:val="21"/>
          <w:lang w:val="en-US" w:eastAsia="zh-CN" w:bidi="ar"/>
        </w:rPr>
        <w:t>请根据参数数量设置扣分值，如总共10项，则每项扣10分。总分应≥100分，但不超过100分太多。</w:t>
      </w:r>
    </w:p>
    <w:p w14:paraId="50B3628A">
      <w:pPr>
        <w:pStyle w:val="16"/>
      </w:pPr>
    </w:p>
  </w:comment>
  <w:comment w:id="2" w:author="王秀子" w:date="2024-10-30T22:48:45Z" w:initials="x">
    <w:p w14:paraId="510F8A04">
      <w:pPr>
        <w:pStyle w:val="16"/>
        <w:rPr>
          <w:rFonts w:hint="default" w:eastAsia="宋体"/>
          <w:lang w:val="en-US" w:eastAsia="zh-CN"/>
        </w:rPr>
      </w:pPr>
      <w:r>
        <w:rPr>
          <w:rFonts w:hint="eastAsia"/>
          <w:lang w:val="en-US" w:eastAsia="zh-CN"/>
        </w:rPr>
        <w:t>考察投标人认证情况，属于供应商综合实力，按照财政要求未投标文件中应答公开的内容，已调整至综合实力部分（公开部分）</w:t>
      </w:r>
    </w:p>
  </w:comment>
  <w:comment w:id="3" w:author="王秀子" w:date="2024-10-30T22:53:31Z" w:initials="x">
    <w:p w14:paraId="2FF73BBE">
      <w:pPr>
        <w:pStyle w:val="16"/>
        <w:rPr>
          <w:rFonts w:hint="default" w:eastAsia="宋体"/>
          <w:lang w:val="en-US" w:eastAsia="zh-CN"/>
        </w:rPr>
      </w:pPr>
      <w:r>
        <w:rPr>
          <w:rFonts w:hint="eastAsia"/>
          <w:lang w:val="en-US" w:eastAsia="zh-CN"/>
        </w:rPr>
        <w:t>后面已明确，此处不必重复。</w:t>
      </w:r>
    </w:p>
  </w:comment>
  <w:comment w:id="4" w:author="王秀子" w:date="2024-10-30T22:53:49Z" w:initials="x">
    <w:p w14:paraId="6BB4E96D">
      <w:pPr>
        <w:autoSpaceDE w:val="0"/>
        <w:autoSpaceDN w:val="0"/>
        <w:adjustRightInd w:val="0"/>
        <w:jc w:val="left"/>
        <w:textAlignment w:val="baseline"/>
        <w:rPr>
          <w:rFonts w:hint="eastAsia" w:ascii="宋体" w:hAnsi="宋体" w:eastAsia="宋体" w:cs="宋体"/>
          <w:kern w:val="0"/>
          <w:sz w:val="21"/>
          <w:szCs w:val="21"/>
        </w:rPr>
      </w:pPr>
      <w:r>
        <w:rPr>
          <w:rFonts w:hint="eastAsia" w:ascii="宋体" w:hAnsi="宋体" w:eastAsia="宋体" w:cs="宋体"/>
          <w:kern w:val="0"/>
          <w:sz w:val="21"/>
          <w:szCs w:val="21"/>
        </w:rPr>
        <w:t>根据招标文件编制指引2021，主观分评审标准的设置需尽量减少评审专家主观随意性。</w:t>
      </w:r>
    </w:p>
    <w:p w14:paraId="7DA01238">
      <w:pPr>
        <w:pStyle w:val="16"/>
        <w:rPr>
          <w:rFonts w:hint="eastAsia"/>
          <w:lang w:val="en-US" w:eastAsia="zh-CN"/>
        </w:rPr>
      </w:pPr>
      <w:r>
        <w:rPr>
          <w:rFonts w:hint="eastAsia"/>
          <w:lang w:val="en-US" w:eastAsia="zh-CN"/>
        </w:rPr>
        <w:t>主观评分项建议按客观+主观的形式设置。</w:t>
      </w:r>
    </w:p>
    <w:p w14:paraId="7980BE94">
      <w:pPr>
        <w:pStyle w:val="16"/>
        <w:rPr>
          <w:rFonts w:hint="default"/>
          <w:lang w:val="en-US" w:eastAsia="zh-CN"/>
        </w:rPr>
      </w:pPr>
      <w:r>
        <w:rPr>
          <w:rFonts w:hint="eastAsia"/>
          <w:lang w:val="en-US" w:eastAsia="zh-CN"/>
        </w:rPr>
        <w:t>比如每提供一个样品得XX分，最高得XX分。在此基础上再进行主观评审。</w:t>
      </w:r>
    </w:p>
  </w:comment>
  <w:comment w:id="5" w:author="王秀子" w:date="2024-10-30T22:54:48Z" w:initials="x">
    <w:p w14:paraId="4515F075">
      <w:pPr>
        <w:pStyle w:val="16"/>
        <w:rPr>
          <w:rFonts w:hint="eastAsia"/>
          <w:lang w:val="en-US" w:eastAsia="zh-CN"/>
        </w:rPr>
      </w:pPr>
      <w:r>
        <w:rPr>
          <w:rFonts w:hint="eastAsia"/>
          <w:lang w:val="en-US" w:eastAsia="zh-CN"/>
        </w:rPr>
        <w:t>请尽量量化优良中差的标准。</w:t>
      </w:r>
    </w:p>
    <w:p w14:paraId="19F44103">
      <w:pPr>
        <w:pStyle w:val="16"/>
        <w:rPr>
          <w:rFonts w:hint="eastAsia"/>
          <w:lang w:val="en-US" w:eastAsia="zh-CN"/>
        </w:rPr>
      </w:pPr>
      <w:r>
        <w:rPr>
          <w:rFonts w:hint="eastAsia"/>
          <w:lang w:val="en-US" w:eastAsia="zh-CN"/>
        </w:rPr>
        <w:t>参考示例：</w:t>
      </w:r>
    </w:p>
    <w:tbl>
      <w:tblPr>
        <w:tblStyle w:val="45"/>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3"/>
      </w:tblGrid>
      <w:tr w14:paraId="3A353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2700" w:type="pct"/>
            <w:vAlign w:val="center"/>
          </w:tcPr>
          <w:p w14:paraId="276766A6">
            <w:pPr>
              <w:widowControl/>
              <w:kinsoku w:val="0"/>
              <w:autoSpaceDE w:val="0"/>
              <w:autoSpaceDN w:val="0"/>
              <w:adjustRightInd w:val="0"/>
              <w:snapToGrid w:val="0"/>
              <w:spacing w:line="276" w:lineRule="auto"/>
              <w:jc w:val="left"/>
              <w:textAlignment w:val="baseline"/>
              <w:rPr>
                <w:rFonts w:hint="eastAsia" w:asciiTheme="minorEastAsia" w:hAnsiTheme="minorEastAsia" w:eastAsiaTheme="minorEastAsia" w:cstheme="minorEastAsia"/>
                <w:snapToGrid w:val="0"/>
                <w:color w:val="auto"/>
                <w:kern w:val="2"/>
                <w:sz w:val="21"/>
                <w:szCs w:val="21"/>
                <w:highlight w:val="none"/>
                <w:lang w:eastAsia="zh-CN"/>
              </w:rPr>
            </w:pPr>
            <w:r>
              <w:rPr>
                <w:rFonts w:hint="eastAsia" w:asciiTheme="minorEastAsia" w:hAnsiTheme="minorEastAsia" w:eastAsiaTheme="minorEastAsia" w:cstheme="minorEastAsia"/>
                <w:snapToGrid w:val="0"/>
                <w:color w:val="auto"/>
                <w:kern w:val="2"/>
                <w:sz w:val="21"/>
                <w:szCs w:val="21"/>
                <w:highlight w:val="none"/>
                <w:lang w:eastAsia="zh-CN"/>
              </w:rPr>
              <w:t>在此基础上，评标委员会对各供应商提供的样品按以下标准进行评分：</w:t>
            </w:r>
          </w:p>
          <w:p w14:paraId="38C9AAA9">
            <w:pPr>
              <w:widowControl/>
              <w:kinsoku w:val="0"/>
              <w:autoSpaceDE w:val="0"/>
              <w:autoSpaceDN w:val="0"/>
              <w:adjustRightInd w:val="0"/>
              <w:snapToGrid w:val="0"/>
              <w:spacing w:line="276" w:lineRule="auto"/>
              <w:jc w:val="left"/>
              <w:textAlignment w:val="baseline"/>
              <w:rPr>
                <w:rFonts w:hint="eastAsia" w:asciiTheme="minorEastAsia" w:hAnsiTheme="minorEastAsia" w:eastAsiaTheme="minorEastAsia" w:cstheme="minorEastAsia"/>
                <w:snapToGrid w:val="0"/>
                <w:color w:val="auto"/>
                <w:kern w:val="2"/>
                <w:sz w:val="21"/>
                <w:szCs w:val="21"/>
                <w:highlight w:val="none"/>
                <w:lang w:eastAsia="zh-CN"/>
              </w:rPr>
            </w:pPr>
            <w:r>
              <w:rPr>
                <w:rFonts w:hint="eastAsia" w:asciiTheme="minorEastAsia" w:hAnsiTheme="minorEastAsia" w:eastAsiaTheme="minorEastAsia" w:cstheme="minorEastAsia"/>
                <w:snapToGrid w:val="0"/>
                <w:color w:val="auto"/>
                <w:kern w:val="2"/>
                <w:sz w:val="21"/>
                <w:szCs w:val="21"/>
                <w:highlight w:val="none"/>
                <w:lang w:eastAsia="zh-CN"/>
              </w:rPr>
              <w:t>(1)优评分标准：样品材质和工艺质量好，且制作工艺和设计合理精美的，加</w:t>
            </w:r>
            <w:r>
              <w:rPr>
                <w:rFonts w:hint="eastAsia" w:asciiTheme="minorEastAsia" w:hAnsiTheme="minorEastAsia" w:eastAsiaTheme="minorEastAsia" w:cstheme="minorEastAsia"/>
                <w:snapToGrid w:val="0"/>
                <w:color w:val="auto"/>
                <w:kern w:val="2"/>
                <w:sz w:val="21"/>
                <w:szCs w:val="21"/>
                <w:highlight w:val="none"/>
                <w:lang w:val="en-US" w:eastAsia="zh-CN"/>
              </w:rPr>
              <w:t>5</w:t>
            </w:r>
            <w:r>
              <w:rPr>
                <w:rFonts w:hint="eastAsia" w:asciiTheme="minorEastAsia" w:hAnsiTheme="minorEastAsia" w:eastAsiaTheme="minorEastAsia" w:cstheme="minorEastAsia"/>
                <w:snapToGrid w:val="0"/>
                <w:color w:val="auto"/>
                <w:kern w:val="2"/>
                <w:sz w:val="21"/>
                <w:szCs w:val="21"/>
                <w:highlight w:val="none"/>
                <w:lang w:eastAsia="zh-CN"/>
              </w:rPr>
              <w:t>0分；</w:t>
            </w:r>
          </w:p>
          <w:p w14:paraId="4FCDE1C1">
            <w:pPr>
              <w:widowControl/>
              <w:kinsoku w:val="0"/>
              <w:autoSpaceDE w:val="0"/>
              <w:autoSpaceDN w:val="0"/>
              <w:adjustRightInd w:val="0"/>
              <w:snapToGrid w:val="0"/>
              <w:spacing w:line="276" w:lineRule="auto"/>
              <w:jc w:val="left"/>
              <w:textAlignment w:val="baseline"/>
              <w:rPr>
                <w:rFonts w:hint="eastAsia" w:asciiTheme="minorEastAsia" w:hAnsiTheme="minorEastAsia" w:eastAsiaTheme="minorEastAsia" w:cstheme="minorEastAsia"/>
                <w:snapToGrid w:val="0"/>
                <w:color w:val="auto"/>
                <w:kern w:val="2"/>
                <w:sz w:val="21"/>
                <w:szCs w:val="21"/>
                <w:highlight w:val="none"/>
                <w:lang w:eastAsia="zh-CN"/>
              </w:rPr>
            </w:pPr>
            <w:r>
              <w:rPr>
                <w:rFonts w:hint="eastAsia" w:asciiTheme="minorEastAsia" w:hAnsiTheme="minorEastAsia" w:eastAsiaTheme="minorEastAsia" w:cstheme="minorEastAsia"/>
                <w:snapToGrid w:val="0"/>
                <w:color w:val="auto"/>
                <w:kern w:val="2"/>
                <w:sz w:val="21"/>
                <w:szCs w:val="21"/>
                <w:highlight w:val="none"/>
                <w:lang w:eastAsia="zh-CN"/>
              </w:rPr>
              <w:t>(2)良评分标准：样品材质和工艺质量较好，且制作工艺和设计较合理精美的，加</w:t>
            </w:r>
            <w:r>
              <w:rPr>
                <w:rFonts w:hint="eastAsia" w:asciiTheme="minorEastAsia" w:hAnsiTheme="minorEastAsia" w:eastAsiaTheme="minorEastAsia" w:cstheme="minorEastAsia"/>
                <w:snapToGrid w:val="0"/>
                <w:color w:val="auto"/>
                <w:kern w:val="2"/>
                <w:sz w:val="21"/>
                <w:szCs w:val="21"/>
                <w:highlight w:val="none"/>
                <w:lang w:val="en-US" w:eastAsia="zh-CN"/>
              </w:rPr>
              <w:t>2</w:t>
            </w:r>
            <w:r>
              <w:rPr>
                <w:rFonts w:hint="eastAsia" w:asciiTheme="minorEastAsia" w:hAnsiTheme="minorEastAsia" w:eastAsiaTheme="minorEastAsia" w:cstheme="minorEastAsia"/>
                <w:snapToGrid w:val="0"/>
                <w:color w:val="auto"/>
                <w:kern w:val="2"/>
                <w:sz w:val="21"/>
                <w:szCs w:val="21"/>
                <w:highlight w:val="none"/>
                <w:lang w:eastAsia="zh-CN"/>
              </w:rPr>
              <w:t>0分；</w:t>
            </w:r>
          </w:p>
          <w:p w14:paraId="138FC1C2">
            <w:pPr>
              <w:widowControl/>
              <w:kinsoku w:val="0"/>
              <w:autoSpaceDE w:val="0"/>
              <w:autoSpaceDN w:val="0"/>
              <w:adjustRightInd w:val="0"/>
              <w:snapToGrid w:val="0"/>
              <w:spacing w:line="276" w:lineRule="auto"/>
              <w:jc w:val="left"/>
              <w:textAlignment w:val="baseline"/>
              <w:rPr>
                <w:rFonts w:hint="eastAsia" w:asciiTheme="minorEastAsia" w:hAnsiTheme="minorEastAsia" w:eastAsiaTheme="minorEastAsia" w:cstheme="minorEastAsia"/>
                <w:snapToGrid w:val="0"/>
                <w:color w:val="auto"/>
                <w:kern w:val="2"/>
                <w:sz w:val="21"/>
                <w:szCs w:val="21"/>
                <w:highlight w:val="none"/>
                <w:lang w:eastAsia="zh-CN"/>
              </w:rPr>
            </w:pPr>
            <w:r>
              <w:rPr>
                <w:rFonts w:hint="eastAsia" w:asciiTheme="minorEastAsia" w:hAnsiTheme="minorEastAsia" w:eastAsiaTheme="minorEastAsia" w:cstheme="minorEastAsia"/>
                <w:snapToGrid w:val="0"/>
                <w:color w:val="auto"/>
                <w:kern w:val="2"/>
                <w:sz w:val="21"/>
                <w:szCs w:val="21"/>
                <w:highlight w:val="none"/>
                <w:lang w:eastAsia="zh-CN"/>
              </w:rPr>
              <w:t>(3)中评分标准：样品材质和工艺质量一般，且制作工艺和设计基本合理精美的，加10分；</w:t>
            </w:r>
          </w:p>
          <w:p w14:paraId="77620FF8">
            <w:pPr>
              <w:widowControl/>
              <w:kinsoku w:val="0"/>
              <w:autoSpaceDE w:val="0"/>
              <w:autoSpaceDN w:val="0"/>
              <w:adjustRightInd w:val="0"/>
              <w:snapToGrid w:val="0"/>
              <w:spacing w:line="276" w:lineRule="auto"/>
              <w:jc w:val="left"/>
              <w:textAlignment w:val="baseline"/>
              <w:rPr>
                <w:rFonts w:hint="eastAsia" w:asciiTheme="minorEastAsia" w:hAnsiTheme="minorEastAsia" w:eastAsiaTheme="minorEastAsia" w:cstheme="minorEastAsia"/>
                <w:snapToGrid w:val="0"/>
                <w:color w:val="auto"/>
                <w:kern w:val="2"/>
                <w:sz w:val="21"/>
                <w:szCs w:val="21"/>
                <w:highlight w:val="none"/>
                <w:lang w:eastAsia="zh-CN"/>
              </w:rPr>
            </w:pPr>
            <w:r>
              <w:rPr>
                <w:rFonts w:hint="eastAsia" w:asciiTheme="minorEastAsia" w:hAnsiTheme="minorEastAsia" w:eastAsiaTheme="minorEastAsia" w:cstheme="minorEastAsia"/>
                <w:snapToGrid w:val="0"/>
                <w:color w:val="auto"/>
                <w:kern w:val="2"/>
                <w:sz w:val="21"/>
                <w:szCs w:val="21"/>
                <w:highlight w:val="none"/>
                <w:lang w:eastAsia="zh-CN"/>
              </w:rPr>
              <w:t>(4)差评分标准：样品材质和工艺质量差，且制作 工艺和设计差的，不加分。</w:t>
            </w:r>
            <w:bookmarkStart w:id="149" w:name="OLE_LINK118"/>
            <w:r>
              <w:rPr>
                <w:rFonts w:hint="eastAsia" w:asciiTheme="minorEastAsia" w:hAnsiTheme="minorEastAsia" w:eastAsiaTheme="minorEastAsia" w:cstheme="minorEastAsia"/>
                <w:snapToGrid w:val="0"/>
                <w:color w:val="auto"/>
                <w:kern w:val="2"/>
                <w:sz w:val="21"/>
                <w:szCs w:val="21"/>
                <w:highlight w:val="none"/>
                <w:lang w:val="en-US" w:eastAsia="zh-CN"/>
              </w:rPr>
              <w:t>如果评审为差，要求专家书面说明理由，并记录在档。</w:t>
            </w:r>
            <w:bookmarkEnd w:id="149"/>
          </w:p>
          <w:p w14:paraId="7E930A16">
            <w:pPr>
              <w:widowControl/>
              <w:kinsoku w:val="0"/>
              <w:autoSpaceDE w:val="0"/>
              <w:autoSpaceDN w:val="0"/>
              <w:adjustRightInd w:val="0"/>
              <w:snapToGrid w:val="0"/>
              <w:spacing w:line="276" w:lineRule="auto"/>
              <w:jc w:val="left"/>
              <w:textAlignment w:val="baseline"/>
              <w:rPr>
                <w:rFonts w:hint="eastAsia" w:asciiTheme="minorEastAsia" w:hAnsiTheme="minorEastAsia" w:eastAsiaTheme="minorEastAsia" w:cstheme="minorEastAsia"/>
                <w:snapToGrid w:val="0"/>
                <w:color w:val="auto"/>
                <w:kern w:val="2"/>
                <w:sz w:val="21"/>
                <w:szCs w:val="21"/>
                <w:highlight w:val="none"/>
                <w:lang w:eastAsia="en-US"/>
              </w:rPr>
            </w:pPr>
          </w:p>
        </w:tc>
      </w:tr>
    </w:tbl>
    <w:p w14:paraId="64F757C3">
      <w:pPr>
        <w:pStyle w:val="16"/>
        <w:rPr>
          <w:rFonts w:hint="default"/>
          <w:lang w:val="en-US" w:eastAsia="zh-CN"/>
        </w:rPr>
      </w:pPr>
    </w:p>
  </w:comment>
  <w:comment w:id="6" w:author="王秀子" w:date="2024-10-30T22:57:45Z" w:initials="x">
    <w:p w14:paraId="2DCC12CE">
      <w:pPr>
        <w:pStyle w:val="16"/>
        <w:rPr>
          <w:rFonts w:hint="eastAsia" w:eastAsia="宋体"/>
          <w:lang w:val="en-US" w:eastAsia="zh-CN"/>
        </w:rPr>
      </w:pPr>
      <w:r>
        <w:rPr>
          <w:rFonts w:hint="eastAsia"/>
        </w:rPr>
        <w:t>免费保修期外售后服务要求</w:t>
      </w:r>
      <w:r>
        <w:rPr>
          <w:rFonts w:hint="eastAsia"/>
          <w:lang w:val="en-US" w:eastAsia="zh-CN"/>
        </w:rPr>
        <w:t>不打分？</w:t>
      </w:r>
    </w:p>
  </w:comment>
  <w:comment w:id="7" w:author="王秀子" w:date="2024-10-30T22:58:07Z" w:initials="x">
    <w:p w14:paraId="549E0EDB">
      <w:pPr>
        <w:pStyle w:val="16"/>
        <w:rPr>
          <w:rFonts w:hint="default" w:eastAsia="宋体"/>
          <w:lang w:val="en-US" w:eastAsia="zh-CN"/>
        </w:rPr>
      </w:pPr>
      <w:r>
        <w:rPr>
          <w:rFonts w:hint="eastAsia"/>
          <w:lang w:val="en-US" w:eastAsia="zh-CN"/>
        </w:rPr>
        <w:t>商务要求为免费质保期。</w:t>
      </w:r>
    </w:p>
  </w:comment>
  <w:comment w:id="8" w:author="王秀子" w:date="2024-10-30T22:58:18Z" w:initials="x">
    <w:p w14:paraId="0CCA00D7">
      <w:pPr>
        <w:pStyle w:val="16"/>
        <w:rPr>
          <w:rFonts w:hint="eastAsia"/>
          <w:lang w:val="en-US" w:eastAsia="zh-CN"/>
        </w:rPr>
      </w:pPr>
      <w:r>
        <w:rPr>
          <w:rFonts w:hint="eastAsia"/>
          <w:lang w:val="en-US" w:eastAsia="zh-CN"/>
        </w:rPr>
        <w:t>根据商务条款数量设置扣分值。</w:t>
      </w:r>
    </w:p>
    <w:p w14:paraId="62261860">
      <w:pPr>
        <w:pStyle w:val="16"/>
        <w:rPr>
          <w:rFonts w:hint="default"/>
          <w:lang w:val="en-US" w:eastAsia="zh-CN"/>
        </w:rPr>
      </w:pPr>
      <w:r>
        <w:rPr>
          <w:rFonts w:hint="eastAsia"/>
          <w:lang w:val="en-US" w:eastAsia="zh-CN"/>
        </w:rPr>
        <w:t>下同。</w:t>
      </w:r>
    </w:p>
  </w:comment>
  <w:comment w:id="9" w:author="王秀子" w:date="2024-10-30T22:57:19Z" w:initials="x">
    <w:p w14:paraId="5230DDEA">
      <w:pPr>
        <w:pStyle w:val="16"/>
        <w:rPr>
          <w:rFonts w:hint="default" w:eastAsia="宋体"/>
          <w:lang w:val="en-US" w:eastAsia="zh-CN"/>
        </w:rPr>
      </w:pPr>
      <w:r>
        <w:rPr>
          <w:rFonts w:hint="eastAsia"/>
          <w:lang w:val="en-US" w:eastAsia="zh-CN"/>
        </w:rPr>
        <w:t>已按最新模板替换评分内容。</w:t>
      </w:r>
    </w:p>
  </w:comment>
  <w:comment w:id="10" w:author="王秀子" w:date="2024-10-30T22:59:23Z" w:initials="x">
    <w:p w14:paraId="32A2825C">
      <w:pPr>
        <w:pStyle w:val="16"/>
        <w:rPr>
          <w:rFonts w:hint="default" w:eastAsia="宋体"/>
          <w:lang w:val="en-US" w:eastAsia="zh-CN"/>
        </w:rPr>
      </w:pPr>
      <w:r>
        <w:rPr>
          <w:rFonts w:hint="eastAsia"/>
          <w:lang w:val="en-US" w:eastAsia="zh-CN"/>
        </w:rPr>
        <w:t>请明确同类的范围，避免引起争议。</w:t>
      </w:r>
    </w:p>
  </w:comment>
  <w:comment w:id="11" w:author="王秀子" w:date="2024-10-30T22:59:43Z" w:initials="x">
    <w:p w14:paraId="54683D38">
      <w:pPr>
        <w:pStyle w:val="16"/>
        <w:rPr>
          <w:rFonts w:hint="eastAsia"/>
          <w:lang w:val="en-US" w:eastAsia="zh-CN"/>
        </w:rPr>
      </w:pPr>
      <w:r>
        <w:rPr>
          <w:rFonts w:hint="eastAsia"/>
          <w:lang w:val="en-US" w:eastAsia="zh-CN"/>
        </w:rPr>
        <w:t>仅提供机构查询截图并不能保证证书真实性，建议修改为：</w:t>
      </w:r>
    </w:p>
    <w:p w14:paraId="0686D19C">
      <w:pPr>
        <w:pStyle w:val="2"/>
        <w:jc w:val="left"/>
        <w:rPr>
          <w:rFonts w:hint="default"/>
          <w:lang w:val="en-US" w:eastAsia="zh-CN"/>
        </w:rPr>
      </w:pPr>
      <w:r>
        <w:rPr>
          <w:rFonts w:hint="eastAsia" w:ascii="宋体" w:hAnsi="宋体" w:eastAsia="宋体" w:cs="宋体"/>
          <w:sz w:val="21"/>
          <w:szCs w:val="21"/>
        </w:rPr>
        <w:t>提供有效的认证证书扫描件及</w:t>
      </w:r>
      <w:bookmarkStart w:id="150" w:name="OLE_LINK36"/>
      <w:r>
        <w:rPr>
          <w:rFonts w:hint="eastAsia" w:ascii="宋体" w:hAnsi="宋体" w:eastAsia="宋体" w:cs="宋体"/>
          <w:sz w:val="21"/>
          <w:szCs w:val="21"/>
        </w:rPr>
        <w:t>全国认证认可信息公共服务平台（http://cx.cnca.cn/）的证书查询记录。认证证书在公开渠道无法查询的，需提供颁发机构的证明材料，证明证书真实有效。</w:t>
      </w:r>
      <w:bookmarkEnd w:id="150"/>
    </w:p>
  </w:comment>
  <w:comment w:id="12" w:author="王秀子" w:date="2024-10-30T23:00:58Z" w:initials="x">
    <w:p w14:paraId="3887229D">
      <w:pPr>
        <w:pStyle w:val="16"/>
      </w:pPr>
      <w:r>
        <w:rPr>
          <w:rFonts w:hint="eastAsia"/>
        </w:rPr>
        <w:t>请根据项目情况选择</w:t>
      </w:r>
    </w:p>
  </w:comment>
  <w:comment w:id="13" w:author="陈shunjie" w:date="2024-06-21T17:35:41Z" w:initials="">
    <w:p w14:paraId="068A6C2B">
      <w:pPr>
        <w:pStyle w:val="16"/>
        <w:rPr>
          <w:rFonts w:hint="default" w:eastAsia="宋体"/>
          <w:lang w:val="en-US" w:eastAsia="zh-CN"/>
        </w:rPr>
      </w:pPr>
      <w:r>
        <w:rPr>
          <w:rFonts w:hint="eastAsia"/>
          <w:lang w:val="en-US" w:eastAsia="zh-CN"/>
        </w:rPr>
        <w:t>根据项目情况勾选</w:t>
      </w:r>
    </w:p>
  </w:comment>
  <w:comment w:id="14" w:author="政府采购业务分公司" w:date="2021-08-21T22:45:00Z" w:initials="陈">
    <w:p w14:paraId="748B7F7B">
      <w:pPr>
        <w:pStyle w:val="16"/>
      </w:pPr>
      <w:r>
        <w:rPr>
          <w:rFonts w:hint="eastAsia"/>
        </w:rPr>
        <w:t>退还时间可根据采购人需求调整。</w:t>
      </w:r>
    </w:p>
  </w:comment>
  <w:comment w:id="15" w:author="政府采购业务分公司" w:date="2022-07-01T15:02:00Z" w:initials="陈">
    <w:p w14:paraId="2FFD4D87">
      <w:pPr>
        <w:pStyle w:val="16"/>
      </w:pPr>
      <w:r>
        <w:rPr>
          <w:rFonts w:hint="eastAsia"/>
        </w:rPr>
        <w:t>采购人可调整，但需要＞0</w:t>
      </w:r>
    </w:p>
  </w:comment>
  <w:comment w:id="16" w:author="陈shunjie" w:date="2024-06-21T15:24:41Z" w:initials="">
    <w:p w14:paraId="19062451">
      <w:pPr>
        <w:pStyle w:val="16"/>
        <w:rPr>
          <w:rFonts w:hint="eastAsia"/>
          <w:lang w:val="en-US" w:eastAsia="zh-CN"/>
        </w:rPr>
      </w:pPr>
      <w:r>
        <w:rPr>
          <w:rFonts w:hint="eastAsia"/>
          <w:lang w:val="en-US" w:eastAsia="zh-CN"/>
        </w:rPr>
        <w:t>采购人根据《深圳市财政局关于贯彻落实进一步加大政府采购支持中小企业力度的通知》（深财购〔2022〕15号），对小微企业报价给予10%-20%的扣除。</w:t>
      </w:r>
    </w:p>
    <w:p w14:paraId="653B40FE">
      <w:pPr>
        <w:pStyle w:val="16"/>
        <w:rPr>
          <w:rFonts w:hint="default"/>
          <w:b/>
          <w:bCs/>
          <w:lang w:val="en-US" w:eastAsia="zh-CN"/>
        </w:rPr>
      </w:pPr>
      <w:r>
        <w:rPr>
          <w:rFonts w:hint="eastAsia"/>
          <w:b/>
          <w:bCs/>
          <w:lang w:val="en-US" w:eastAsia="zh-CN"/>
        </w:rPr>
        <w:t>专门面向中小企业或小微企业，此处填“/”</w:t>
      </w:r>
    </w:p>
  </w:comment>
  <w:comment w:id="17" w:author="陈shunjie" w:date="2024-06-21T15:25:36Z" w:initials="">
    <w:p w14:paraId="14447AE6">
      <w:pPr>
        <w:pStyle w:val="16"/>
        <w:rPr>
          <w:rFonts w:hint="eastAsia"/>
        </w:rPr>
      </w:pPr>
      <w:r>
        <w:rPr>
          <w:rFonts w:hint="eastAsia"/>
        </w:rPr>
        <w:t>根据市财政局招标文件编制指引2021及财政部关于印发《政府采购促进中小企业发展管理办法》的通知，请填写货物所属行业。</w:t>
      </w:r>
    </w:p>
    <w:p w14:paraId="11D454C7">
      <w:pPr>
        <w:pStyle w:val="16"/>
        <w:rPr>
          <w:rFonts w:hint="eastAsia"/>
        </w:rPr>
      </w:pPr>
      <w:r>
        <w:rPr>
          <w:rFonts w:hint="eastAsia"/>
        </w:rPr>
        <w:t>请从以下行业中选择：</w:t>
      </w:r>
    </w:p>
    <w:p w14:paraId="155731A0">
      <w:pPr>
        <w:pStyle w:val="16"/>
        <w:rPr>
          <w:rFonts w:hint="eastAsia"/>
        </w:rPr>
      </w:pPr>
      <w:r>
        <w:rPr>
          <w:rFonts w:hint="eastAsia"/>
        </w:rPr>
        <w:t>1.农、林、牧、渔业</w:t>
      </w:r>
    </w:p>
    <w:p w14:paraId="58C5090E">
      <w:pPr>
        <w:pStyle w:val="16"/>
        <w:rPr>
          <w:rFonts w:hint="eastAsia"/>
        </w:rPr>
      </w:pPr>
      <w:r>
        <w:rPr>
          <w:rFonts w:hint="eastAsia"/>
        </w:rPr>
        <w:t>2.工业（包括采矿业，制造业，电力、热力、燃气及水生产和供应业）</w:t>
      </w:r>
    </w:p>
    <w:p w14:paraId="2C9B12B5">
      <w:pPr>
        <w:pStyle w:val="16"/>
        <w:rPr>
          <w:rFonts w:hint="eastAsia"/>
        </w:rPr>
      </w:pPr>
      <w:r>
        <w:rPr>
          <w:rFonts w:hint="eastAsia"/>
        </w:rPr>
        <w:t>3.建筑业</w:t>
      </w:r>
    </w:p>
    <w:p w14:paraId="020A7EFD">
      <w:pPr>
        <w:pStyle w:val="16"/>
        <w:rPr>
          <w:rFonts w:hint="eastAsia"/>
        </w:rPr>
      </w:pPr>
      <w:r>
        <w:rPr>
          <w:rFonts w:hint="eastAsia"/>
        </w:rPr>
        <w:t>4.批发业</w:t>
      </w:r>
    </w:p>
    <w:p w14:paraId="77EE3AF5">
      <w:pPr>
        <w:pStyle w:val="16"/>
        <w:rPr>
          <w:rFonts w:hint="eastAsia"/>
        </w:rPr>
      </w:pPr>
      <w:r>
        <w:rPr>
          <w:rFonts w:hint="eastAsia"/>
        </w:rPr>
        <w:t>5.零售业</w:t>
      </w:r>
    </w:p>
    <w:p w14:paraId="080C400A">
      <w:pPr>
        <w:pStyle w:val="16"/>
        <w:rPr>
          <w:rFonts w:hint="eastAsia"/>
        </w:rPr>
      </w:pPr>
      <w:r>
        <w:rPr>
          <w:rFonts w:hint="eastAsia"/>
        </w:rPr>
        <w:t>6.交通运输业（不含铁路运输业）</w:t>
      </w:r>
    </w:p>
    <w:p w14:paraId="1FA836B3">
      <w:pPr>
        <w:pStyle w:val="16"/>
        <w:rPr>
          <w:rFonts w:hint="eastAsia"/>
        </w:rPr>
      </w:pPr>
      <w:r>
        <w:rPr>
          <w:rFonts w:hint="eastAsia"/>
        </w:rPr>
        <w:t>7.仓储业</w:t>
      </w:r>
    </w:p>
    <w:p w14:paraId="05782B41">
      <w:pPr>
        <w:pStyle w:val="16"/>
        <w:rPr>
          <w:rFonts w:hint="eastAsia"/>
        </w:rPr>
      </w:pPr>
      <w:r>
        <w:rPr>
          <w:rFonts w:hint="eastAsia"/>
        </w:rPr>
        <w:t>8.邮政业</w:t>
      </w:r>
    </w:p>
    <w:p w14:paraId="407C4E78">
      <w:pPr>
        <w:pStyle w:val="16"/>
        <w:rPr>
          <w:rFonts w:hint="eastAsia"/>
        </w:rPr>
      </w:pPr>
      <w:r>
        <w:rPr>
          <w:rFonts w:hint="eastAsia"/>
        </w:rPr>
        <w:t>9.住宿业</w:t>
      </w:r>
    </w:p>
    <w:p w14:paraId="0E424797">
      <w:pPr>
        <w:pStyle w:val="16"/>
        <w:rPr>
          <w:rFonts w:hint="eastAsia"/>
        </w:rPr>
      </w:pPr>
      <w:r>
        <w:rPr>
          <w:rFonts w:hint="eastAsia"/>
        </w:rPr>
        <w:t>10.餐饮业</w:t>
      </w:r>
    </w:p>
    <w:p w14:paraId="2C9F0BF9">
      <w:pPr>
        <w:pStyle w:val="16"/>
        <w:rPr>
          <w:rFonts w:hint="eastAsia"/>
        </w:rPr>
      </w:pPr>
      <w:r>
        <w:rPr>
          <w:rFonts w:hint="eastAsia"/>
        </w:rPr>
        <w:t>11.信息传输业（包括电信、互联网和相关服务）</w:t>
      </w:r>
    </w:p>
    <w:p w14:paraId="19E9107C">
      <w:pPr>
        <w:pStyle w:val="16"/>
        <w:rPr>
          <w:rFonts w:hint="eastAsia"/>
        </w:rPr>
      </w:pPr>
      <w:r>
        <w:rPr>
          <w:rFonts w:hint="eastAsia"/>
        </w:rPr>
        <w:t>12.软件和信息技术服务业</w:t>
      </w:r>
    </w:p>
    <w:p w14:paraId="482C0B47">
      <w:pPr>
        <w:pStyle w:val="16"/>
        <w:rPr>
          <w:rFonts w:hint="eastAsia"/>
        </w:rPr>
      </w:pPr>
      <w:r>
        <w:rPr>
          <w:rFonts w:hint="eastAsia"/>
        </w:rPr>
        <w:t>13.房地产开发经营</w:t>
      </w:r>
    </w:p>
    <w:p w14:paraId="62FC70AF">
      <w:pPr>
        <w:pStyle w:val="16"/>
        <w:rPr>
          <w:rFonts w:hint="eastAsia"/>
        </w:rPr>
      </w:pPr>
      <w:r>
        <w:rPr>
          <w:rFonts w:hint="eastAsia"/>
        </w:rPr>
        <w:t>14.物业管理</w:t>
      </w:r>
    </w:p>
    <w:p w14:paraId="04C86C46">
      <w:pPr>
        <w:pStyle w:val="16"/>
        <w:rPr>
          <w:rFonts w:hint="eastAsia"/>
        </w:rPr>
      </w:pPr>
      <w:r>
        <w:rPr>
          <w:rFonts w:hint="eastAsia"/>
        </w:rPr>
        <w:t>15.租赁和商务服务业</w:t>
      </w:r>
    </w:p>
    <w:p w14:paraId="5FDD5F56">
      <w:pPr>
        <w:pStyle w:val="16"/>
      </w:pPr>
      <w:r>
        <w:rPr>
          <w:rFonts w:hint="eastAsia"/>
        </w:rPr>
        <w:t>16.其他未列明行业（包括科学研究和技术服务业，水利、环境和公共设施管理业，居民服务、修理和其他服务业，社会工作，文化、体育和娱乐业等）</w:t>
      </w:r>
    </w:p>
  </w:comment>
  <w:comment w:id="18" w:author="王秀子" w:date="2024-10-30T20:50:46Z" w:initials="x">
    <w:p w14:paraId="4A239D26">
      <w:pPr>
        <w:pStyle w:val="16"/>
        <w:rPr>
          <w:rFonts w:hint="eastAsia"/>
          <w:lang w:val="en-US" w:eastAsia="zh-CN"/>
        </w:rPr>
      </w:pPr>
      <w:r>
        <w:rPr>
          <w:rFonts w:hint="eastAsia"/>
          <w:lang w:val="en-US" w:eastAsia="zh-CN"/>
        </w:rPr>
        <w:t>1.规格是作为实质性条款？还是作为评分项？如作为评分项，建议设置在相应货物的技术要求中（注：部分产品规格已在技术要求中体现，无需重复，保留一处即可）</w:t>
      </w:r>
    </w:p>
    <w:p w14:paraId="637C4860">
      <w:pPr>
        <w:pStyle w:val="16"/>
        <w:rPr>
          <w:rFonts w:hint="default"/>
          <w:lang w:val="en-US" w:eastAsia="zh-CN"/>
        </w:rPr>
      </w:pPr>
      <w:r>
        <w:rPr>
          <w:rFonts w:hint="eastAsia"/>
          <w:lang w:val="en-US" w:eastAsia="zh-CN"/>
        </w:rPr>
        <w:t>2.建议设置允许偏离的范围，比如±10mm。</w:t>
      </w:r>
    </w:p>
  </w:comment>
  <w:comment w:id="19" w:author="政府采购业务分公司" w:date="2022-07-01T15:41:00Z" w:initials="陈">
    <w:p w14:paraId="0DA1B60A">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如有分项限价可在此填写，如无，</w:t>
      </w:r>
      <w:r>
        <w:rPr>
          <w:rFonts w:hint="eastAsia" w:ascii="宋体" w:hAnsi="Times New Roman" w:eastAsia="宋体" w:cs="Times New Roman"/>
          <w:color w:val="FF0000"/>
          <w:kern w:val="0"/>
          <w:sz w:val="34"/>
          <w:szCs w:val="20"/>
          <w:lang w:val="en-US" w:eastAsia="zh-CN" w:bidi="ar-SA"/>
        </w:rPr>
        <w:t>则删除此列。</w:t>
      </w:r>
    </w:p>
  </w:comment>
  <w:comment w:id="20" w:author="王秀子" w:date="2024-10-17T11:56:49Z" w:initials="x">
    <w:p w14:paraId="6631E11F">
      <w:pPr>
        <w:pStyle w:val="16"/>
        <w:rPr>
          <w:rFonts w:hint="default" w:eastAsia="宋体"/>
          <w:lang w:val="en-US" w:eastAsia="zh-CN"/>
        </w:rPr>
      </w:pPr>
      <w:r>
        <w:rPr>
          <w:rFonts w:hint="eastAsia"/>
          <w:lang w:val="en-US" w:eastAsia="zh-CN"/>
        </w:rPr>
        <w:t>根据贵院招采要求，增加条款，请确认。</w:t>
      </w:r>
    </w:p>
  </w:comment>
  <w:comment w:id="21" w:author="政府采购业务分公司" w:date="2021-08-31T14:23:00Z" w:initials="陈">
    <w:p w14:paraId="23A11CF4">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涉及区间的参数，请逐条核实。如不满足此要求，请修改此项描述或在参数中注明。</w:t>
      </w:r>
    </w:p>
    <w:p w14:paraId="6B6B1A24">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除这种情况，还有以下三种情况：</w:t>
      </w:r>
    </w:p>
    <w:p w14:paraId="15D31BD3">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1.涉及区间的参数除特别注明以外，产品参数区间不在招标要求区间范围内的视为负偏离。例：区间要求为5-20ML, 所投产品，范围最小值≥5ML，范围最大值≤20ML，即为满足该项技术要求。</w:t>
      </w:r>
    </w:p>
    <w:p w14:paraId="18A25E59">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2.涉及区间的技术要求，除特别注明以外，所投产品范围涵盖对应的区间即认定为满足该项技术要求。例：区间要求为5-20ML, 所投产品范围最小值≤5ML，范围最大值≥20ML，即为满足该项技术要求。</w:t>
      </w:r>
    </w:p>
    <w:p w14:paraId="12A647E8">
      <w:pPr>
        <w:widowControl w:val="0"/>
        <w:autoSpaceDE w:val="0"/>
        <w:autoSpaceDN w:val="0"/>
        <w:adjustRightInd w:val="0"/>
        <w:jc w:val="left"/>
        <w:textAlignment w:val="baseline"/>
        <w:rPr>
          <w:rFonts w:ascii="宋体" w:hAnsi="Times New Roman" w:eastAsia="宋体" w:cs="Times New Roman"/>
          <w:kern w:val="0"/>
          <w:sz w:val="34"/>
          <w:szCs w:val="20"/>
          <w:lang w:val="en-US" w:eastAsia="zh-CN" w:bidi="ar-SA"/>
        </w:rPr>
      </w:pPr>
      <w:r>
        <w:rPr>
          <w:rFonts w:hint="eastAsia" w:ascii="宋体" w:hAnsi="Times New Roman" w:eastAsia="宋体" w:cs="Times New Roman"/>
          <w:kern w:val="0"/>
          <w:sz w:val="34"/>
          <w:szCs w:val="20"/>
          <w:lang w:val="en-US" w:eastAsia="zh-CN" w:bidi="ar-SA"/>
        </w:rPr>
        <w:t>3. 涉及区间的技术要求，除特别注明以外，所投产品响应数值在招标文件要求的区间范围内即认定为满足该项技术要求。例：区间要求为5-20ML, 所投产品响应为5ML、10ML或20ML，即为满足该项技术要求。</w:t>
      </w:r>
    </w:p>
  </w:comment>
  <w:comment w:id="22" w:author="王秀子" w:date="2024-10-16T18:14:05Z" w:initials="x">
    <w:p w14:paraId="78A9005C">
      <w:pPr>
        <w:pStyle w:val="16"/>
        <w:rPr>
          <w:rFonts w:hint="default" w:eastAsia="宋体"/>
          <w:lang w:val="en-US" w:eastAsia="zh-CN"/>
        </w:rPr>
      </w:pPr>
      <w:r>
        <w:rPr>
          <w:rFonts w:hint="eastAsia"/>
          <w:lang w:val="en-US" w:eastAsia="zh-CN"/>
        </w:rPr>
        <w:t>根据模板增加表述，请确认。</w:t>
      </w:r>
    </w:p>
  </w:comment>
  <w:comment w:id="23" w:author="王秀子" w:date="2024-10-30T20:56:20Z" w:initials="x">
    <w:p w14:paraId="4C2C2B89">
      <w:pPr>
        <w:rPr>
          <w:rFonts w:hint="eastAsia" w:ascii="宋体" w:hAnsi="宋体" w:eastAsia="宋体" w:cs="宋体"/>
          <w:sz w:val="21"/>
          <w:szCs w:val="21"/>
        </w:rPr>
      </w:pPr>
      <w:r>
        <w:rPr>
          <w:rFonts w:hint="eastAsia" w:ascii="宋体" w:hAnsi="宋体" w:eastAsia="宋体" w:cs="宋体"/>
          <w:sz w:val="21"/>
          <w:szCs w:val="21"/>
        </w:rPr>
        <w:t>根据《深圳市财政局关于印发《政府采购招标文件编制易发问题案例及规范指引（2024年版）》的通知》 ，若招标文件要求的检验检测报告属于国家强制检测事项，可以要求投标人提供相应的检验检测报告；若高于或没有国家强制标准的，则在投标截止期届满前，应当给予投标人充足的检测时间；确因项目紧急无法给予投标人充分时间的，招标文件可以要求投标人承诺在中标后提供相关检验检测报告。</w:t>
      </w:r>
    </w:p>
    <w:p w14:paraId="7EA6485C">
      <w:r>
        <w:rPr>
          <w:rFonts w:hint="eastAsia" w:ascii="宋体" w:hAnsi="宋体" w:eastAsia="宋体" w:cs="宋体"/>
          <w:sz w:val="21"/>
          <w:szCs w:val="21"/>
        </w:rPr>
        <w:t>请</w:t>
      </w:r>
      <w:r>
        <w:rPr>
          <w:rFonts w:hint="eastAsia" w:ascii="宋体" w:hAnsi="宋体" w:eastAsia="宋体" w:cs="宋体"/>
          <w:sz w:val="21"/>
          <w:szCs w:val="21"/>
          <w:lang w:val="en-US" w:eastAsia="zh-CN"/>
        </w:rPr>
        <w:t>逐项</w:t>
      </w:r>
      <w:r>
        <w:rPr>
          <w:rFonts w:hint="eastAsia" w:ascii="宋体" w:hAnsi="宋体" w:eastAsia="宋体" w:cs="宋体"/>
          <w:sz w:val="21"/>
          <w:szCs w:val="21"/>
        </w:rPr>
        <w:t>核实检测时间。</w:t>
      </w:r>
    </w:p>
  </w:comment>
  <w:comment w:id="24" w:author="王秀子" w:date="2024-10-30T22:12:17Z" w:initials="x">
    <w:p w14:paraId="5F2AA281">
      <w:pPr>
        <w:pStyle w:val="16"/>
        <w:rPr>
          <w:rFonts w:hint="default" w:eastAsia="宋体"/>
          <w:lang w:val="en-US" w:eastAsia="zh-CN"/>
        </w:rPr>
      </w:pPr>
      <w:r>
        <w:rPr>
          <w:rFonts w:hint="eastAsia"/>
          <w:lang w:val="en-US" w:eastAsia="zh-CN"/>
        </w:rPr>
        <w:t>排斥国产产品，请删除描述。</w:t>
      </w:r>
    </w:p>
  </w:comment>
  <w:comment w:id="26" w:author="王秀子" w:date="2024-10-30T21:25:22Z" w:initials="x">
    <w:p w14:paraId="377EB1A4">
      <w:pPr>
        <w:pStyle w:val="16"/>
        <w:rPr>
          <w:rFonts w:hint="default" w:eastAsia="宋体"/>
          <w:lang w:val="en-US" w:eastAsia="zh-CN"/>
        </w:rPr>
      </w:pPr>
      <w:r>
        <w:rPr>
          <w:rFonts w:hint="eastAsia"/>
          <w:lang w:val="en-US" w:eastAsia="zh-CN"/>
        </w:rPr>
        <w:t>最新的应该是ISO4892-3:2024，建议作为可选项。</w:t>
      </w:r>
    </w:p>
  </w:comment>
  <w:comment w:id="25" w:author="王秀子" w:date="2024-10-30T21:04:37Z" w:initials="x">
    <w:p w14:paraId="76BC8355">
      <w:pPr>
        <w:pStyle w:val="16"/>
        <w:rPr>
          <w:rFonts w:hint="default" w:eastAsia="宋体"/>
          <w:lang w:val="en-US" w:eastAsia="zh-CN"/>
        </w:rPr>
      </w:pPr>
      <w:r>
        <w:rPr>
          <w:rFonts w:hint="eastAsia"/>
          <w:lang w:val="en-US" w:eastAsia="zh-CN"/>
        </w:rPr>
        <w:t>是两种</w:t>
      </w:r>
      <w:r>
        <w:rPr>
          <w:rFonts w:hint="eastAsia"/>
          <w:highlight w:val="none"/>
          <w:lang w:val="en-US" w:eastAsia="zh-CN"/>
        </w:rPr>
        <w:t>标准满足其中一种即</w:t>
      </w:r>
      <w:r>
        <w:rPr>
          <w:rFonts w:hint="eastAsia"/>
          <w:lang w:val="en-US" w:eastAsia="zh-CN"/>
        </w:rPr>
        <w:t>可？</w:t>
      </w:r>
    </w:p>
  </w:comment>
  <w:comment w:id="27" w:author="王秀子" w:date="2024-10-30T21:05:28Z" w:initials="x">
    <w:p w14:paraId="5FDD00D7">
      <w:pPr>
        <w:pStyle w:val="16"/>
        <w:rPr>
          <w:rFonts w:hint="eastAsia"/>
          <w:lang w:val="en-US" w:eastAsia="zh-CN"/>
        </w:rPr>
      </w:pPr>
      <w:r>
        <w:rPr>
          <w:rFonts w:hint="eastAsia"/>
          <w:lang w:val="en-US" w:eastAsia="zh-CN"/>
        </w:rPr>
        <w:t>检测报告委托单位的表述统一在技术要求说明第6项明确，此处不重复了。</w:t>
      </w:r>
    </w:p>
    <w:p w14:paraId="375DC551">
      <w:pPr>
        <w:pStyle w:val="16"/>
        <w:rPr>
          <w:rFonts w:hint="default"/>
          <w:lang w:val="en-US" w:eastAsia="zh-CN"/>
        </w:rPr>
      </w:pPr>
      <w:r>
        <w:rPr>
          <w:rFonts w:hint="eastAsia"/>
          <w:lang w:val="en-US" w:eastAsia="zh-CN"/>
        </w:rPr>
        <w:t>下同。</w:t>
      </w:r>
    </w:p>
  </w:comment>
  <w:comment w:id="28" w:author="王秀子" w:date="2024-10-30T21:09:11Z" w:initials="x">
    <w:p w14:paraId="0131C9F5">
      <w:pPr>
        <w:rPr>
          <w:rFonts w:hint="eastAsia" w:ascii="宋体" w:hAnsi="宋体" w:eastAsia="宋体" w:cs="宋体"/>
          <w:sz w:val="21"/>
          <w:szCs w:val="21"/>
        </w:rPr>
      </w:pPr>
      <w:r>
        <w:rPr>
          <w:rFonts w:hint="eastAsia" w:ascii="宋体" w:hAnsi="宋体" w:eastAsia="宋体" w:cs="宋体"/>
          <w:sz w:val="21"/>
          <w:szCs w:val="21"/>
        </w:rPr>
        <w:t>根据市财政局发布招标文件编制指引2021，招标文件需明确检验检测报告是否需要特定资质认定标志。供应商在政府采购活动中提交的用以证明其产品等相关参数符合招标文件要求的检验检测报告，属于对社会具有证明作用的检验检测报告。</w:t>
      </w:r>
    </w:p>
    <w:p w14:paraId="7BD5751D">
      <w:pPr>
        <w:rPr>
          <w:rFonts w:hint="eastAsia" w:ascii="宋体" w:hAnsi="宋体" w:eastAsia="宋体" w:cs="宋体"/>
          <w:sz w:val="21"/>
          <w:szCs w:val="21"/>
        </w:rPr>
      </w:pPr>
      <w:r>
        <w:rPr>
          <w:rFonts w:hint="eastAsia" w:ascii="宋体" w:hAnsi="宋体" w:eastAsia="宋体" w:cs="宋体"/>
          <w:sz w:val="21"/>
          <w:szCs w:val="21"/>
        </w:rPr>
        <w:t>根据《检验检测机构资质认定管理办法》，如检验检测的事项属于法律、行政法规规定应当取得市场监管管理部门资质认定，在资质认定证书规定的能力范围内出具检验检测报告，并用于向社会出具具有证明作用的数据、结果的，应在报告上标注资质认定标志（CMA）。</w:t>
      </w:r>
    </w:p>
    <w:p w14:paraId="4D5CFE27">
      <w:pPr>
        <w:pStyle w:val="18"/>
        <w:rPr>
          <w:rFonts w:hint="eastAsia" w:ascii="宋体" w:hAnsi="宋体" w:cs="宋体"/>
          <w:sz w:val="21"/>
          <w:szCs w:val="21"/>
          <w:lang w:val="en-US" w:eastAsia="zh-CN"/>
        </w:rPr>
      </w:pPr>
      <w:r>
        <w:rPr>
          <w:rFonts w:hint="eastAsia" w:ascii="宋体" w:hAnsi="宋体" w:cs="宋体"/>
          <w:sz w:val="21"/>
          <w:szCs w:val="21"/>
          <w:lang w:val="en-US" w:eastAsia="zh-CN"/>
        </w:rPr>
        <w:t>即政府采购项目中，如果要求检测报告具有资质标识，CMA为必备标识。</w:t>
      </w:r>
    </w:p>
    <w:p w14:paraId="554ABD12">
      <w:pPr>
        <w:pStyle w:val="16"/>
        <w:rPr>
          <w:rFonts w:hint="eastAsia"/>
          <w:lang w:val="en-US" w:eastAsia="zh-CN"/>
        </w:rPr>
      </w:pPr>
      <w:r>
        <w:rPr>
          <w:rFonts w:hint="eastAsia"/>
          <w:lang w:val="en-US" w:eastAsia="zh-CN"/>
        </w:rPr>
        <w:t>CNAS标识可根据采购人需求设置。</w:t>
      </w:r>
    </w:p>
    <w:p w14:paraId="42A80BD0">
      <w:pPr>
        <w:pStyle w:val="16"/>
        <w:rPr>
          <w:rFonts w:hint="eastAsia"/>
          <w:lang w:val="en-US" w:eastAsia="zh-CN"/>
        </w:rPr>
      </w:pPr>
      <w:r>
        <w:rPr>
          <w:rFonts w:hint="eastAsia"/>
          <w:lang w:val="en-US" w:eastAsia="zh-CN"/>
        </w:rPr>
        <w:t>此处建议修改为“和”或根据需要删除“或CNAS”。</w:t>
      </w:r>
    </w:p>
    <w:p w14:paraId="5428EACA">
      <w:pPr>
        <w:pStyle w:val="16"/>
        <w:rPr>
          <w:rFonts w:hint="default"/>
          <w:lang w:val="en-US" w:eastAsia="zh-CN"/>
        </w:rPr>
      </w:pPr>
      <w:r>
        <w:rPr>
          <w:rFonts w:hint="eastAsia"/>
          <w:lang w:val="en-US" w:eastAsia="zh-CN"/>
        </w:rPr>
        <w:t>下同。</w:t>
      </w:r>
    </w:p>
  </w:comment>
  <w:comment w:id="29" w:author="王秀子" w:date="2024-10-30T21:17:48Z" w:initials="x">
    <w:p w14:paraId="6F95267C">
      <w:pPr>
        <w:pStyle w:val="16"/>
        <w:rPr>
          <w:rFonts w:hint="default" w:eastAsia="宋体"/>
          <w:lang w:val="en-US" w:eastAsia="zh-CN"/>
        </w:rPr>
      </w:pPr>
      <w:r>
        <w:rPr>
          <w:rFonts w:hint="eastAsia"/>
          <w:lang w:val="en-US" w:eastAsia="zh-CN"/>
        </w:rPr>
        <w:t>原件备查描述根据最新模板要求全部删除了。</w:t>
      </w:r>
    </w:p>
  </w:comment>
  <w:comment w:id="30" w:author="王秀子" w:date="2024-10-30T21:19:27Z" w:initials="x">
    <w:p w14:paraId="4743E87E">
      <w:pPr>
        <w:pStyle w:val="16"/>
        <w:rPr>
          <w:rFonts w:hint="eastAsia"/>
          <w:lang w:val="en-US" w:eastAsia="zh-CN"/>
        </w:rPr>
      </w:pPr>
      <w:r>
        <w:rPr>
          <w:rFonts w:hint="eastAsia"/>
          <w:lang w:val="en-US" w:eastAsia="zh-CN"/>
        </w:rPr>
        <w:t>≥？</w:t>
      </w:r>
    </w:p>
    <w:p w14:paraId="7FD3DCB4">
      <w:pPr>
        <w:pStyle w:val="16"/>
        <w:rPr>
          <w:rFonts w:hint="default"/>
          <w:lang w:val="en-US" w:eastAsia="zh-CN"/>
        </w:rPr>
      </w:pPr>
      <w:r>
        <w:rPr>
          <w:rFonts w:hint="eastAsia"/>
          <w:lang w:val="en-US" w:eastAsia="zh-CN"/>
        </w:rPr>
        <w:t>建议设置偏离值，避免指向特定产品，下同。</w:t>
      </w:r>
    </w:p>
  </w:comment>
  <w:comment w:id="31" w:author="王秀子" w:date="2024-10-30T21:19:37Z" w:initials="x">
    <w:p w14:paraId="5D731368">
      <w:pPr>
        <w:pStyle w:val="16"/>
        <w:rPr>
          <w:rFonts w:hint="default" w:eastAsia="宋体"/>
          <w:lang w:val="en-US" w:eastAsia="zh-CN"/>
        </w:rPr>
      </w:pPr>
      <w:r>
        <w:rPr>
          <w:rFonts w:hint="eastAsia"/>
          <w:lang w:val="en-US" w:eastAsia="zh-CN"/>
        </w:rPr>
        <w:t>≥？</w:t>
      </w:r>
    </w:p>
    <w:p w14:paraId="2643B04D">
      <w:pPr>
        <w:pStyle w:val="16"/>
      </w:pPr>
    </w:p>
  </w:comment>
  <w:comment w:id="32" w:author="王秀子" w:date="2024-10-30T21:20:04Z" w:initials="x">
    <w:p w14:paraId="52027EE2">
      <w:pPr>
        <w:pStyle w:val="16"/>
        <w:rPr>
          <w:rFonts w:hint="default" w:eastAsia="宋体"/>
          <w:lang w:val="en-US" w:eastAsia="zh-CN"/>
        </w:rPr>
      </w:pPr>
      <w:r>
        <w:rPr>
          <w:rFonts w:hint="eastAsia"/>
          <w:lang w:val="en-US" w:eastAsia="zh-CN"/>
        </w:rPr>
        <w:t>≥？</w:t>
      </w:r>
    </w:p>
    <w:p w14:paraId="78903491">
      <w:pPr>
        <w:pStyle w:val="16"/>
      </w:pPr>
    </w:p>
  </w:comment>
  <w:comment w:id="33" w:author="王秀子" w:date="2024-10-30T21:21:26Z" w:initials="x">
    <w:p w14:paraId="44CD104D">
      <w:pPr>
        <w:rPr>
          <w:rFonts w:hint="eastAsia" w:ascii="宋体" w:hAnsi="宋体" w:eastAsia="宋体" w:cs="宋体"/>
          <w:sz w:val="21"/>
          <w:szCs w:val="21"/>
        </w:rPr>
      </w:pPr>
      <w:r>
        <w:rPr>
          <w:rFonts w:hint="eastAsia" w:ascii="宋体" w:hAnsi="宋体" w:eastAsia="宋体" w:cs="宋体"/>
          <w:sz w:val="21"/>
          <w:szCs w:val="21"/>
        </w:rPr>
        <w:t>根据《深圳市财政局关于印发《政府采购招标文件编制易发问题案例及规范指引（2024年版）》的通知》 ，若招标文件要求的检验检测报告属于国家强制检测事项，可以要求投标人提供相应的检验检测报告；若高于或没有国家强制标准的，则在投标截止期届满前，应当给予投标人充足的检测时间；确因项目紧急无法给予投标人充分时间的，招标文件可以要求投标人承诺在中标后提供相关检验检测报告。</w:t>
      </w:r>
    </w:p>
    <w:p w14:paraId="23D08A1D">
      <w:pPr>
        <w:pStyle w:val="16"/>
        <w:rPr>
          <w:rFonts w:hint="default" w:eastAsia="宋体"/>
          <w:lang w:val="en-US" w:eastAsia="zh-CN"/>
        </w:rPr>
      </w:pPr>
      <w:r>
        <w:rPr>
          <w:rFonts w:hint="eastAsia"/>
          <w:lang w:val="en-US" w:eastAsia="zh-CN"/>
        </w:rPr>
        <w:t>此项检测的时间已大大超出此项目发布公告的时间（10天）。</w:t>
      </w:r>
    </w:p>
  </w:comment>
  <w:comment w:id="34" w:author="王秀子" w:date="2024-10-30T21:22:54Z" w:initials="x">
    <w:p w14:paraId="5DFBCB2F">
      <w:pPr>
        <w:pStyle w:val="16"/>
        <w:rPr>
          <w:rFonts w:hint="eastAsia" w:eastAsia="宋体"/>
          <w:lang w:val="en-US" w:eastAsia="zh-CN"/>
        </w:rPr>
      </w:pPr>
      <w:r>
        <w:rPr>
          <w:rFonts w:hint="eastAsia"/>
          <w:lang w:val="en-US" w:eastAsia="zh-CN"/>
        </w:rPr>
        <w:t>同上</w:t>
      </w:r>
    </w:p>
  </w:comment>
  <w:comment w:id="35" w:author="王秀子" w:date="2024-10-30T21:27:09Z" w:initials="x">
    <w:p w14:paraId="1E279BE2">
      <w:pPr>
        <w:pStyle w:val="16"/>
        <w:rPr>
          <w:rFonts w:hint="eastAsia"/>
          <w:lang w:val="en-US" w:eastAsia="zh-CN"/>
        </w:rPr>
      </w:pPr>
      <w:r>
        <w:rPr>
          <w:rFonts w:hint="eastAsia"/>
        </w:rPr>
        <w:t>Ⅱ级</w:t>
      </w:r>
      <w:r>
        <w:rPr>
          <w:rFonts w:hint="eastAsia"/>
          <w:lang w:val="en-US" w:eastAsia="zh-CN"/>
        </w:rPr>
        <w:t>是最有级别吗？如否，建议修改为≥Ⅱ级。</w:t>
      </w:r>
    </w:p>
    <w:p w14:paraId="3FE5EFF8">
      <w:pPr>
        <w:pStyle w:val="16"/>
        <w:rPr>
          <w:rFonts w:hint="default"/>
          <w:lang w:val="en-US" w:eastAsia="zh-CN"/>
        </w:rPr>
      </w:pPr>
      <w:r>
        <w:rPr>
          <w:rFonts w:hint="eastAsia"/>
          <w:lang w:val="en-US" w:eastAsia="zh-CN"/>
        </w:rPr>
        <w:t>下同。</w:t>
      </w:r>
    </w:p>
  </w:comment>
  <w:comment w:id="36" w:author="王秀子" w:date="2024-10-30T21:28:00Z" w:initials="x">
    <w:p w14:paraId="1BEA158A">
      <w:pPr>
        <w:pStyle w:val="16"/>
      </w:pPr>
      <w:r>
        <w:annotationRef/>
      </w:r>
    </w:p>
  </w:comment>
  <w:comment w:id="38" w:author="王秀子" w:date="2024-10-30T21:26:11Z" w:initials="x">
    <w:p w14:paraId="5E0AAA57">
      <w:pPr>
        <w:pStyle w:val="16"/>
        <w:rPr>
          <w:rFonts w:hint="default" w:eastAsia="宋体"/>
          <w:lang w:val="en-US" w:eastAsia="zh-CN"/>
        </w:rPr>
      </w:pPr>
      <w:r>
        <w:rPr>
          <w:rFonts w:hint="eastAsia"/>
          <w:lang w:val="en-US" w:eastAsia="zh-CN"/>
        </w:rPr>
        <w:t>这个是什么意思？</w:t>
      </w:r>
    </w:p>
  </w:comment>
  <w:comment w:id="37" w:author="王秀子" w:date="2024-10-30T21:26:40Z" w:initials="x">
    <w:p w14:paraId="3CA3777E">
      <w:pPr>
        <w:pStyle w:val="16"/>
        <w:rPr>
          <w:rFonts w:hint="default" w:eastAsia="宋体"/>
          <w:lang w:val="en-US" w:eastAsia="zh-CN"/>
        </w:rPr>
      </w:pPr>
      <w:r>
        <w:rPr>
          <w:rFonts w:hint="eastAsia"/>
          <w:lang w:val="en-US" w:eastAsia="zh-CN"/>
        </w:rPr>
        <w:t>建议补充相应的国内标准。</w:t>
      </w:r>
    </w:p>
  </w:comment>
  <w:comment w:id="39" w:author="王秀子" w:date="2024-10-30T21:29:57Z" w:initials="x">
    <w:p w14:paraId="39B30EB2">
      <w:pPr>
        <w:pStyle w:val="16"/>
        <w:rPr>
          <w:rFonts w:hint="eastAsia"/>
          <w:lang w:val="en-US" w:eastAsia="zh-CN"/>
        </w:rPr>
      </w:pPr>
      <w:r>
        <w:rPr>
          <w:rFonts w:hint="eastAsia"/>
          <w:lang w:val="en-US" w:eastAsia="zh-CN"/>
        </w:rPr>
        <w:t>规格尺寸建议设置偏离值。</w:t>
      </w:r>
    </w:p>
    <w:p w14:paraId="713B242B">
      <w:pPr>
        <w:pStyle w:val="16"/>
        <w:rPr>
          <w:rFonts w:hint="default"/>
          <w:lang w:val="en-US" w:eastAsia="zh-CN"/>
        </w:rPr>
      </w:pPr>
      <w:r>
        <w:rPr>
          <w:rFonts w:hint="eastAsia"/>
          <w:lang w:val="en-US" w:eastAsia="zh-CN"/>
        </w:rPr>
        <w:t>下同。</w:t>
      </w:r>
    </w:p>
  </w:comment>
  <w:comment w:id="40" w:author="王秀子" w:date="2024-10-30T21:30:18Z" w:initials="x">
    <w:p w14:paraId="6EFB074F">
      <w:pPr>
        <w:pStyle w:val="16"/>
      </w:pPr>
      <w:r>
        <w:annotationRef/>
      </w:r>
    </w:p>
  </w:comment>
  <w:comment w:id="41" w:author="王秀子" w:date="2024-10-30T21:30:22Z" w:initials="x">
    <w:p w14:paraId="5FA5FFC0">
      <w:pPr>
        <w:pStyle w:val="16"/>
      </w:pPr>
      <w:r>
        <w:annotationRef/>
      </w:r>
    </w:p>
  </w:comment>
  <w:comment w:id="42" w:author="王秀子" w:date="2024-10-30T21:30:30Z" w:initials="x">
    <w:p w14:paraId="24A6F64E">
      <w:pPr>
        <w:pStyle w:val="16"/>
      </w:pPr>
      <w:r>
        <w:annotationRef/>
      </w:r>
    </w:p>
  </w:comment>
  <w:comment w:id="43" w:author="王秀子" w:date="2024-10-30T21:30:33Z" w:initials="x">
    <w:p w14:paraId="0E31762D">
      <w:pPr>
        <w:pStyle w:val="16"/>
      </w:pPr>
      <w:r>
        <w:annotationRef/>
      </w:r>
    </w:p>
  </w:comment>
  <w:comment w:id="44" w:author="王秀子" w:date="2024-10-30T21:30:39Z" w:initials="x">
    <w:p w14:paraId="6A09E005">
      <w:pPr>
        <w:pStyle w:val="16"/>
        <w:rPr>
          <w:rFonts w:hint="default" w:eastAsia="宋体"/>
          <w:lang w:val="en-US" w:eastAsia="zh-CN"/>
        </w:rPr>
      </w:pPr>
      <w:r>
        <w:rPr>
          <w:rFonts w:hint="eastAsia"/>
          <w:lang w:val="en-US" w:eastAsia="zh-CN"/>
        </w:rPr>
        <w:t>无标准，建议参数化或删除描述。</w:t>
      </w:r>
    </w:p>
  </w:comment>
  <w:comment w:id="45" w:author="王秀子" w:date="2024-10-30T21:30:51Z" w:initials="x">
    <w:p w14:paraId="14AF0EB3">
      <w:pPr>
        <w:pStyle w:val="16"/>
      </w:pPr>
      <w:r>
        <w:annotationRef/>
      </w:r>
    </w:p>
  </w:comment>
  <w:comment w:id="46" w:author="王秀子" w:date="2024-10-30T21:30:56Z" w:initials="x">
    <w:p w14:paraId="3A520F75">
      <w:pPr>
        <w:pStyle w:val="16"/>
      </w:pPr>
      <w:r>
        <w:annotationRef/>
      </w:r>
    </w:p>
  </w:comment>
  <w:comment w:id="47" w:author="王秀子" w:date="2024-10-30T21:31:00Z" w:initials="x">
    <w:p w14:paraId="2D95608A">
      <w:pPr>
        <w:pStyle w:val="16"/>
      </w:pPr>
      <w:r>
        <w:annotationRef/>
      </w:r>
    </w:p>
  </w:comment>
  <w:comment w:id="48" w:author="王秀子" w:date="2024-10-30T21:31:28Z" w:initials="x">
    <w:p w14:paraId="6362666A">
      <w:pPr>
        <w:pStyle w:val="16"/>
        <w:rPr>
          <w:rFonts w:hint="default" w:eastAsia="宋体"/>
          <w:lang w:val="en-US" w:eastAsia="zh-CN"/>
        </w:rPr>
      </w:pPr>
      <w:r>
        <w:rPr>
          <w:rFonts w:hint="eastAsia"/>
          <w:lang w:val="en-US" w:eastAsia="zh-CN"/>
        </w:rPr>
        <w:t>本项目拒绝进口，且产品在国内使用，使用国外的标准作为要求似乎与本项目需求不符。</w:t>
      </w:r>
    </w:p>
  </w:comment>
  <w:comment w:id="49" w:author="王秀子" w:date="2024-10-30T21:32:23Z" w:initials="x">
    <w:p w14:paraId="07BD8CA0">
      <w:pPr>
        <w:pStyle w:val="16"/>
        <w:rPr>
          <w:rFonts w:hint="default" w:eastAsia="宋体"/>
          <w:lang w:val="en-US" w:eastAsia="zh-CN"/>
        </w:rPr>
      </w:pPr>
      <w:r>
        <w:rPr>
          <w:rFonts w:hint="eastAsia"/>
          <w:lang w:val="en-US" w:eastAsia="zh-CN"/>
        </w:rPr>
        <w:t>涉及国家强制性标准，建议设置为实质性条款。</w:t>
      </w:r>
    </w:p>
  </w:comment>
  <w:comment w:id="50" w:author="王秀子" w:date="2024-10-30T21:32:14Z" w:initials="x">
    <w:p w14:paraId="336059BB">
      <w:pPr>
        <w:pStyle w:val="16"/>
        <w:rPr>
          <w:rFonts w:hint="eastAsia" w:eastAsia="宋体"/>
          <w:lang w:val="en-US" w:eastAsia="zh-CN"/>
        </w:rPr>
      </w:pPr>
      <w:r>
        <w:rPr>
          <w:rFonts w:hint="eastAsia"/>
          <w:lang w:val="en-US" w:eastAsia="zh-CN"/>
        </w:rPr>
        <w:t>同上</w:t>
      </w:r>
    </w:p>
  </w:comment>
  <w:comment w:id="51" w:author="王秀子" w:date="2024-10-30T21:32:50Z" w:initials="x">
    <w:p w14:paraId="5B26AC58">
      <w:pPr>
        <w:pStyle w:val="16"/>
      </w:pPr>
      <w:r>
        <w:annotationRef/>
      </w:r>
    </w:p>
  </w:comment>
  <w:comment w:id="52" w:author="王秀子" w:date="2024-10-30T21:32:59Z" w:initials="x">
    <w:p w14:paraId="69D2BE32">
      <w:pPr>
        <w:pStyle w:val="16"/>
      </w:pPr>
      <w:r>
        <w:annotationRef/>
      </w:r>
    </w:p>
  </w:comment>
  <w:comment w:id="53" w:author="王秀子" w:date="2024-10-30T21:49:46Z" w:initials="x">
    <w:p w14:paraId="3187F64E">
      <w:pPr>
        <w:pStyle w:val="16"/>
        <w:rPr>
          <w:rFonts w:hint="default" w:eastAsia="宋体"/>
          <w:lang w:val="en-US" w:eastAsia="zh-CN"/>
        </w:rPr>
      </w:pPr>
      <w:r>
        <w:rPr>
          <w:rFonts w:hint="eastAsia"/>
          <w:lang w:val="en-US" w:eastAsia="zh-CN"/>
        </w:rPr>
        <w:t>属于国家强制性认证，建议单独拎出，作为实质性条款。</w:t>
      </w:r>
    </w:p>
  </w:comment>
  <w:comment w:id="54" w:author="王秀子" w:date="2024-10-30T21:33:52Z" w:initials="x">
    <w:p w14:paraId="47A825B8">
      <w:pPr>
        <w:pStyle w:val="16"/>
        <w:numPr>
          <w:ilvl w:val="0"/>
          <w:numId w:val="7"/>
        </w:numPr>
        <w:rPr>
          <w:rFonts w:hint="eastAsia"/>
          <w:lang w:val="en-US" w:eastAsia="zh-CN"/>
        </w:rPr>
      </w:pPr>
      <w:r>
        <w:rPr>
          <w:rFonts w:hint="eastAsia"/>
          <w:lang w:val="en-US" w:eastAsia="zh-CN"/>
        </w:rPr>
        <w:t>建议设置偏离值。</w:t>
      </w:r>
    </w:p>
    <w:p w14:paraId="07E8B20D">
      <w:pPr>
        <w:pStyle w:val="16"/>
        <w:numPr>
          <w:ilvl w:val="0"/>
          <w:numId w:val="7"/>
        </w:numPr>
        <w:rPr>
          <w:rFonts w:hint="default"/>
          <w:lang w:val="en-US" w:eastAsia="zh-CN"/>
        </w:rPr>
      </w:pPr>
      <w:r>
        <w:rPr>
          <w:rFonts w:hint="eastAsia"/>
          <w:lang w:val="en-US" w:eastAsia="zh-CN"/>
        </w:rPr>
        <w:t>请补充单位。</w:t>
      </w:r>
    </w:p>
  </w:comment>
  <w:comment w:id="55" w:author="王秀子" w:date="2024-10-30T21:34:14Z" w:initials="x">
    <w:p w14:paraId="5E27352B">
      <w:pPr>
        <w:pStyle w:val="16"/>
      </w:pPr>
      <w:r>
        <w:annotationRef/>
      </w:r>
    </w:p>
  </w:comment>
  <w:comment w:id="56" w:author="王秀子" w:date="2024-10-30T21:34:17Z" w:initials="x">
    <w:p w14:paraId="5234EF0C">
      <w:pPr>
        <w:pStyle w:val="16"/>
      </w:pPr>
      <w:r>
        <w:annotationRef/>
      </w:r>
    </w:p>
  </w:comment>
  <w:comment w:id="57" w:author="王秀子" w:date="2024-10-30T21:34:20Z" w:initials="x">
    <w:p w14:paraId="073A195A">
      <w:pPr>
        <w:pStyle w:val="16"/>
      </w:pPr>
      <w:r>
        <w:annotationRef/>
      </w:r>
    </w:p>
  </w:comment>
  <w:comment w:id="58" w:author="王秀子" w:date="2024-10-30T21:34:23Z" w:initials="x">
    <w:p w14:paraId="5ADE452D">
      <w:pPr>
        <w:pStyle w:val="16"/>
      </w:pPr>
      <w:r>
        <w:annotationRef/>
      </w:r>
    </w:p>
  </w:comment>
  <w:comment w:id="59" w:author="王秀子" w:date="2024-10-30T21:34:35Z" w:initials="x">
    <w:p w14:paraId="789CE074">
      <w:pPr>
        <w:pStyle w:val="16"/>
        <w:rPr>
          <w:rFonts w:hint="default" w:eastAsia="宋体"/>
          <w:lang w:val="en-US" w:eastAsia="zh-CN"/>
        </w:rPr>
      </w:pPr>
      <w:r>
        <w:rPr>
          <w:rFonts w:hint="eastAsia"/>
          <w:lang w:val="en-US" w:eastAsia="zh-CN"/>
        </w:rPr>
        <w:t>什么意思？27或52根？两者满足其一即可？</w:t>
      </w:r>
    </w:p>
    <w:p w14:paraId="11BAF014">
      <w:pPr>
        <w:pStyle w:val="16"/>
        <w:rPr>
          <w:rFonts w:hint="default" w:eastAsia="宋体"/>
          <w:lang w:val="en-US" w:eastAsia="zh-CN"/>
        </w:rPr>
      </w:pPr>
    </w:p>
  </w:comment>
  <w:comment w:id="60" w:author="王秀子" w:date="2024-10-30T21:34:50Z" w:initials="x">
    <w:p w14:paraId="3C9F9ACD">
      <w:pPr>
        <w:pStyle w:val="16"/>
        <w:rPr>
          <w:rFonts w:hint="default" w:eastAsia="宋体"/>
          <w:lang w:val="en-US" w:eastAsia="zh-CN"/>
        </w:rPr>
      </w:pPr>
      <w:r>
        <w:rPr>
          <w:rFonts w:hint="eastAsia"/>
          <w:lang w:val="en-US" w:eastAsia="zh-CN"/>
        </w:rPr>
        <w:t>两者满足其一即可？</w:t>
      </w:r>
    </w:p>
  </w:comment>
  <w:comment w:id="61" w:author="王秀子" w:date="2024-10-30T21:35:38Z" w:initials="x">
    <w:p w14:paraId="6D934A62">
      <w:pPr>
        <w:pStyle w:val="16"/>
        <w:numPr>
          <w:ilvl w:val="0"/>
          <w:numId w:val="8"/>
        </w:numPr>
        <w:rPr>
          <w:rFonts w:hint="eastAsia"/>
          <w:lang w:val="en-US" w:eastAsia="zh-CN"/>
        </w:rPr>
      </w:pPr>
      <w:r>
        <w:rPr>
          <w:rFonts w:hint="eastAsia"/>
          <w:lang w:val="en-US" w:eastAsia="zh-CN"/>
        </w:rPr>
        <w:t>同上，标准有更新，建议认可新旧标准。</w:t>
      </w:r>
    </w:p>
    <w:p w14:paraId="200A37D0">
      <w:pPr>
        <w:pStyle w:val="16"/>
        <w:numPr>
          <w:ilvl w:val="0"/>
          <w:numId w:val="8"/>
        </w:numPr>
        <w:rPr>
          <w:rFonts w:hint="default"/>
          <w:lang w:val="en-US" w:eastAsia="zh-CN"/>
        </w:rPr>
      </w:pPr>
      <w:r>
        <w:rPr>
          <w:rFonts w:hint="eastAsia"/>
          <w:lang w:val="en-US" w:eastAsia="zh-CN"/>
        </w:rPr>
        <w:t>建议补充相应的国内标准。</w:t>
      </w:r>
    </w:p>
  </w:comment>
  <w:comment w:id="62" w:author="王秀子" w:date="2024-10-30T21:37:34Z" w:initials="x">
    <w:p w14:paraId="5C21DFB8">
      <w:pPr>
        <w:pStyle w:val="16"/>
        <w:rPr>
          <w:rFonts w:hint="eastAsia"/>
          <w:lang w:val="en-US" w:eastAsia="zh-CN"/>
        </w:rPr>
      </w:pPr>
      <w:r>
        <w:rPr>
          <w:rFonts w:hint="eastAsia"/>
          <w:lang w:val="en-US" w:eastAsia="zh-CN"/>
        </w:rPr>
        <w:t>未查询到标准号完全一致的标准。</w:t>
      </w:r>
    </w:p>
    <w:p w14:paraId="0BC36D0A">
      <w:pPr>
        <w:pStyle w:val="16"/>
        <w:rPr>
          <w:rFonts w:hint="default"/>
          <w:lang w:val="en-US" w:eastAsia="zh-CN"/>
        </w:rPr>
      </w:pPr>
      <w:r>
        <w:rPr>
          <w:rFonts w:hint="eastAsia"/>
          <w:lang w:val="en-US" w:eastAsia="zh-CN"/>
        </w:rPr>
        <w:t>是否是</w:t>
      </w:r>
      <w:r>
        <w:rPr>
          <w:rFonts w:hint="eastAsia" w:asciiTheme="minorEastAsia" w:hAnsiTheme="minorEastAsia" w:eastAsiaTheme="minorEastAsia" w:cstheme="minorEastAsia"/>
          <w:sz w:val="21"/>
          <w:szCs w:val="21"/>
          <w:highlight w:val="none"/>
          <w:lang w:val="en-US" w:eastAsia="zh-CN"/>
        </w:rPr>
        <w:t>GB/T16422.2-2022</w:t>
      </w:r>
    </w:p>
  </w:comment>
  <w:comment w:id="63" w:author="王秀子" w:date="2024-10-30T21:38:34Z" w:initials="x">
    <w:p w14:paraId="73A96D57">
      <w:pPr>
        <w:pStyle w:val="16"/>
        <w:rPr>
          <w:rFonts w:hint="default" w:eastAsia="宋体"/>
          <w:lang w:val="en-US" w:eastAsia="zh-CN"/>
        </w:rPr>
      </w:pPr>
      <w:r>
        <w:rPr>
          <w:rFonts w:hint="eastAsia"/>
          <w:lang w:val="en-US" w:eastAsia="zh-CN"/>
        </w:rPr>
        <w:t>同上，5级为最优级？</w:t>
      </w:r>
    </w:p>
  </w:comment>
  <w:comment w:id="64" w:author="王秀子" w:date="2024-10-30T21:38:57Z" w:initials="x">
    <w:p w14:paraId="5240D790">
      <w:pPr>
        <w:pStyle w:val="16"/>
      </w:pPr>
      <w:r>
        <w:annotationRef/>
      </w:r>
    </w:p>
  </w:comment>
  <w:comment w:id="65" w:author="王秀子" w:date="2024-10-30T21:39:12Z" w:initials="x">
    <w:p w14:paraId="3875C5A1">
      <w:pPr>
        <w:pStyle w:val="16"/>
        <w:rPr>
          <w:rFonts w:hint="default" w:eastAsia="宋体"/>
          <w:lang w:val="en-US" w:eastAsia="zh-CN"/>
        </w:rPr>
      </w:pPr>
      <w:r>
        <w:rPr>
          <w:rFonts w:hint="eastAsia"/>
          <w:lang w:val="en-US" w:eastAsia="zh-CN"/>
        </w:rPr>
        <w:t>补充单位。</w:t>
      </w:r>
    </w:p>
  </w:comment>
  <w:comment w:id="66" w:author="王秀子" w:date="2024-10-30T21:39:03Z" w:initials="x">
    <w:p w14:paraId="6DC76C9D">
      <w:pPr>
        <w:pStyle w:val="16"/>
      </w:pPr>
      <w:r>
        <w:annotationRef/>
      </w:r>
    </w:p>
  </w:comment>
  <w:comment w:id="67" w:author="王秀子" w:date="2024-10-30T21:39:17Z" w:initials="x">
    <w:p w14:paraId="5A2EE166">
      <w:pPr>
        <w:pStyle w:val="16"/>
      </w:pPr>
      <w:r>
        <w:annotationRef/>
      </w:r>
    </w:p>
  </w:comment>
  <w:comment w:id="68" w:author="王秀子" w:date="2024-10-30T21:39:20Z" w:initials="x">
    <w:p w14:paraId="1D18A80A">
      <w:pPr>
        <w:pStyle w:val="16"/>
      </w:pPr>
      <w:r>
        <w:annotationRef/>
      </w:r>
    </w:p>
  </w:comment>
  <w:comment w:id="69" w:author="王秀子" w:date="2024-10-30T21:39:30Z" w:initials="x">
    <w:p w14:paraId="021BD998">
      <w:pPr>
        <w:pStyle w:val="16"/>
      </w:pPr>
      <w:r>
        <w:annotationRef/>
      </w:r>
    </w:p>
  </w:comment>
  <w:comment w:id="70" w:author="王秀子" w:date="2024-10-30T21:39:36Z" w:initials="x">
    <w:p w14:paraId="6A1FAC2C">
      <w:pPr>
        <w:pStyle w:val="16"/>
      </w:pPr>
      <w:r>
        <w:annotationRef/>
      </w:r>
    </w:p>
  </w:comment>
  <w:comment w:id="71" w:author="王秀子" w:date="2024-10-30T21:39:55Z" w:initials="x">
    <w:p w14:paraId="2DAA12E3">
      <w:pPr>
        <w:pStyle w:val="16"/>
        <w:rPr>
          <w:rFonts w:hint="eastAsia"/>
          <w:lang w:val="en-US" w:eastAsia="zh-CN"/>
        </w:rPr>
      </w:pPr>
      <w:r>
        <w:rPr>
          <w:rFonts w:hint="eastAsia"/>
          <w:lang w:val="en-US" w:eastAsia="zh-CN"/>
        </w:rPr>
        <w:t>≥？</w:t>
      </w:r>
    </w:p>
    <w:p w14:paraId="371C0C41">
      <w:pPr>
        <w:pStyle w:val="16"/>
        <w:rPr>
          <w:rFonts w:hint="default"/>
          <w:lang w:val="en-US" w:eastAsia="zh-CN"/>
        </w:rPr>
      </w:pPr>
      <w:r>
        <w:rPr>
          <w:rFonts w:hint="eastAsia"/>
          <w:lang w:val="en-US" w:eastAsia="zh-CN"/>
        </w:rPr>
        <w:t>℃是温度单位，此处应该是°？</w:t>
      </w:r>
    </w:p>
  </w:comment>
  <w:comment w:id="72" w:author="王秀子" w:date="2024-10-30T21:41:20Z" w:initials="x">
    <w:p w14:paraId="3EF3D3C5">
      <w:pPr>
        <w:pStyle w:val="16"/>
        <w:rPr>
          <w:rFonts w:hint="default" w:eastAsia="宋体"/>
          <w:lang w:val="en-US" w:eastAsia="zh-CN"/>
        </w:rPr>
      </w:pPr>
      <w:r>
        <w:rPr>
          <w:rFonts w:hint="eastAsia"/>
          <w:lang w:val="en-US" w:eastAsia="zh-CN"/>
        </w:rPr>
        <w:t>该标准已作废，请核实，现行标准为</w:t>
      </w:r>
      <w:r>
        <w:rPr>
          <w:rFonts w:hint="eastAsia" w:asciiTheme="minorEastAsia" w:hAnsiTheme="minorEastAsia" w:eastAsiaTheme="minorEastAsia" w:cstheme="minorEastAsia"/>
          <w:b w:val="0"/>
          <w:bCs w:val="0"/>
          <w:color w:val="auto"/>
          <w:sz w:val="21"/>
          <w:szCs w:val="21"/>
          <w:highlight w:val="none"/>
          <w:lang w:val="en-US" w:eastAsia="zh-CN"/>
        </w:rPr>
        <w:t>GB/T 10125-2021</w:t>
      </w:r>
    </w:p>
  </w:comment>
  <w:comment w:id="73" w:author="王秀子" w:date="2024-10-30T21:42:57Z" w:initials="x">
    <w:p w14:paraId="2D5F87B1">
      <w:pPr>
        <w:pStyle w:val="16"/>
      </w:pPr>
      <w:r>
        <w:annotationRef/>
      </w:r>
    </w:p>
  </w:comment>
  <w:comment w:id="74" w:author="王秀子" w:date="2024-10-30T21:42:59Z" w:initials="x">
    <w:p w14:paraId="371C309B">
      <w:pPr>
        <w:pStyle w:val="16"/>
      </w:pPr>
      <w:r>
        <w:annotationRef/>
      </w:r>
    </w:p>
  </w:comment>
  <w:comment w:id="75" w:author="王秀子" w:date="2024-10-30T21:44:19Z" w:initials="x">
    <w:p w14:paraId="3EA8ECF5">
      <w:pPr>
        <w:pStyle w:val="16"/>
      </w:pPr>
      <w:r>
        <w:annotationRef/>
      </w:r>
    </w:p>
  </w:comment>
  <w:comment w:id="76" w:author="王秀子" w:date="2024-10-30T21:44:24Z" w:initials="x">
    <w:p w14:paraId="6792E72C">
      <w:pPr>
        <w:pStyle w:val="16"/>
      </w:pPr>
      <w:r>
        <w:annotationRef/>
      </w:r>
    </w:p>
  </w:comment>
  <w:comment w:id="77" w:author="王秀子" w:date="2024-10-30T21:44:32Z" w:initials="x">
    <w:p w14:paraId="3B695AAD">
      <w:pPr>
        <w:pStyle w:val="16"/>
      </w:pPr>
      <w:r>
        <w:annotationRef/>
      </w:r>
    </w:p>
  </w:comment>
  <w:comment w:id="78" w:author="王秀子" w:date="2024-10-30T21:44:35Z" w:initials="x">
    <w:p w14:paraId="2B25297D">
      <w:pPr>
        <w:pStyle w:val="16"/>
      </w:pPr>
      <w:r>
        <w:annotationRef/>
      </w:r>
    </w:p>
  </w:comment>
  <w:comment w:id="79" w:author="王秀子" w:date="2024-10-30T21:46:50Z" w:initials="x">
    <w:p w14:paraId="32CE146C">
      <w:pPr>
        <w:pStyle w:val="16"/>
        <w:rPr>
          <w:rFonts w:hint="eastAsia" w:eastAsia="宋体"/>
          <w:lang w:val="en-US" w:eastAsia="zh-CN"/>
        </w:rPr>
      </w:pPr>
      <w:r>
        <w:annotationRef/>
      </w:r>
    </w:p>
  </w:comment>
  <w:comment w:id="80" w:author="王秀子" w:date="2024-10-30T21:58:08Z" w:initials="x">
    <w:p w14:paraId="44EE7F1A">
      <w:pPr>
        <w:pStyle w:val="16"/>
      </w:pPr>
      <w:r>
        <w:annotationRef/>
      </w:r>
    </w:p>
  </w:comment>
  <w:comment w:id="81" w:author="王秀子" w:date="2024-10-30T21:46:59Z" w:initials="x">
    <w:p w14:paraId="2CF5004E">
      <w:pPr>
        <w:pStyle w:val="16"/>
      </w:pPr>
      <w:r>
        <w:annotationRef/>
      </w:r>
    </w:p>
  </w:comment>
  <w:comment w:id="82" w:author="王秀子" w:date="2024-10-30T21:59:21Z" w:initials="x">
    <w:p w14:paraId="7FC00FF0">
      <w:pPr>
        <w:pStyle w:val="16"/>
      </w:pPr>
      <w:r>
        <w:annotationRef/>
      </w:r>
    </w:p>
  </w:comment>
  <w:comment w:id="83" w:author="王秀子" w:date="2024-10-30T21:47:03Z" w:initials="x">
    <w:p w14:paraId="1BDDA1BE">
      <w:pPr>
        <w:pStyle w:val="16"/>
      </w:pPr>
      <w:r>
        <w:annotationRef/>
      </w:r>
    </w:p>
  </w:comment>
  <w:comment w:id="84" w:author="王秀子" w:date="2024-10-30T21:47:05Z" w:initials="x">
    <w:p w14:paraId="4FBCF095">
      <w:pPr>
        <w:pStyle w:val="16"/>
      </w:pPr>
      <w:r>
        <w:annotationRef/>
      </w:r>
    </w:p>
  </w:comment>
  <w:comment w:id="85" w:author="王秀子" w:date="2024-10-30T21:47:11Z" w:initials="x">
    <w:p w14:paraId="7573AA16">
      <w:pPr>
        <w:pStyle w:val="16"/>
      </w:pPr>
      <w:r>
        <w:annotationRef/>
      </w:r>
    </w:p>
  </w:comment>
  <w:comment w:id="86" w:author="王秀子" w:date="2024-10-30T21:47:15Z" w:initials="x">
    <w:p w14:paraId="36C3E111">
      <w:pPr>
        <w:pStyle w:val="16"/>
      </w:pPr>
      <w:r>
        <w:annotationRef/>
      </w:r>
    </w:p>
  </w:comment>
  <w:comment w:id="87" w:author="王秀子" w:date="2024-10-30T21:44:54Z" w:initials="x">
    <w:p w14:paraId="4E978816">
      <w:pPr>
        <w:pStyle w:val="16"/>
        <w:rPr>
          <w:rFonts w:hint="default" w:eastAsia="宋体"/>
          <w:lang w:val="en-US" w:eastAsia="zh-CN"/>
        </w:rPr>
      </w:pPr>
      <w:r>
        <w:rPr>
          <w:rFonts w:hint="eastAsia"/>
          <w:lang w:val="en-US" w:eastAsia="zh-CN"/>
        </w:rPr>
        <w:t>什么意思？能否参数化？</w:t>
      </w:r>
    </w:p>
  </w:comment>
  <w:comment w:id="88" w:author="王秀子" w:date="2024-10-30T21:44:45Z" w:initials="x">
    <w:p w14:paraId="4A9409C8">
      <w:pPr>
        <w:pStyle w:val="16"/>
      </w:pPr>
      <w:r>
        <w:annotationRef/>
      </w:r>
    </w:p>
  </w:comment>
  <w:comment w:id="89" w:author="王秀子" w:date="2024-10-30T21:47:24Z" w:initials="x">
    <w:p w14:paraId="0BF0A5D9">
      <w:pPr>
        <w:pStyle w:val="16"/>
      </w:pPr>
      <w:r>
        <w:annotationRef/>
      </w:r>
    </w:p>
  </w:comment>
  <w:comment w:id="90" w:author="王秀子" w:date="2024-10-30T21:45:11Z" w:initials="x">
    <w:p w14:paraId="44A6F83B">
      <w:pPr>
        <w:pStyle w:val="16"/>
      </w:pPr>
      <w:r>
        <w:annotationRef/>
      </w:r>
    </w:p>
  </w:comment>
  <w:comment w:id="91" w:author="王秀子" w:date="2024-10-30T21:47:27Z" w:initials="x">
    <w:p w14:paraId="573CBA65">
      <w:pPr>
        <w:pStyle w:val="16"/>
      </w:pPr>
      <w:r>
        <w:annotationRef/>
      </w:r>
    </w:p>
  </w:comment>
  <w:comment w:id="92" w:author="王秀子" w:date="2024-10-30T21:47:32Z" w:initials="x">
    <w:p w14:paraId="12AE7318">
      <w:pPr>
        <w:pStyle w:val="16"/>
      </w:pPr>
      <w:r>
        <w:annotationRef/>
      </w:r>
    </w:p>
  </w:comment>
  <w:comment w:id="93" w:author="王秀子" w:date="2024-10-30T21:47:35Z" w:initials="x">
    <w:p w14:paraId="2860D3AE">
      <w:pPr>
        <w:pStyle w:val="16"/>
      </w:pPr>
      <w:r>
        <w:annotationRef/>
      </w:r>
    </w:p>
  </w:comment>
  <w:comment w:id="94" w:author="王秀子" w:date="2024-10-30T21:47:39Z" w:initials="x">
    <w:p w14:paraId="22FCDC4E">
      <w:pPr>
        <w:pStyle w:val="16"/>
      </w:pPr>
      <w:r>
        <w:annotationRef/>
      </w:r>
    </w:p>
  </w:comment>
  <w:comment w:id="95" w:author="王秀子" w:date="2024-10-30T21:47:43Z" w:initials="x">
    <w:p w14:paraId="0962F1BF">
      <w:pPr>
        <w:pStyle w:val="16"/>
      </w:pPr>
      <w:r>
        <w:annotationRef/>
      </w:r>
    </w:p>
  </w:comment>
  <w:comment w:id="96" w:author="王秀子" w:date="2024-10-30T21:47:47Z" w:initials="x">
    <w:p w14:paraId="1673FE6C">
      <w:pPr>
        <w:pStyle w:val="16"/>
      </w:pPr>
      <w:r>
        <w:annotationRef/>
      </w:r>
    </w:p>
  </w:comment>
  <w:comment w:id="97" w:author="王秀子" w:date="2024-10-30T21:47:50Z" w:initials="x">
    <w:p w14:paraId="1202F159">
      <w:pPr>
        <w:pStyle w:val="16"/>
      </w:pPr>
      <w:r>
        <w:annotationRef/>
      </w:r>
    </w:p>
  </w:comment>
  <w:comment w:id="98" w:author="王秀子" w:date="2024-10-30T21:45:16Z" w:initials="x">
    <w:p w14:paraId="131E1371">
      <w:pPr>
        <w:pStyle w:val="16"/>
      </w:pPr>
      <w:r>
        <w:annotationRef/>
      </w:r>
    </w:p>
  </w:comment>
  <w:comment w:id="99" w:author="王秀子" w:date="2024-10-30T21:47:53Z" w:initials="x">
    <w:p w14:paraId="4BB9A40E">
      <w:pPr>
        <w:pStyle w:val="16"/>
      </w:pPr>
      <w:r>
        <w:annotationRef/>
      </w:r>
    </w:p>
  </w:comment>
  <w:comment w:id="100" w:author="王秀子" w:date="2024-10-30T21:45:23Z" w:initials="x">
    <w:p w14:paraId="7174737D">
      <w:pPr>
        <w:pStyle w:val="16"/>
      </w:pPr>
      <w:r>
        <w:annotationRef/>
      </w:r>
    </w:p>
  </w:comment>
  <w:comment w:id="101" w:author="王秀子" w:date="2024-10-30T21:47:56Z" w:initials="x">
    <w:p w14:paraId="192F3A54">
      <w:pPr>
        <w:pStyle w:val="16"/>
      </w:pPr>
      <w:r>
        <w:annotationRef/>
      </w:r>
    </w:p>
  </w:comment>
  <w:comment w:id="102" w:author="王秀子" w:date="2024-10-30T21:48:00Z" w:initials="x">
    <w:p w14:paraId="5B95F1A9">
      <w:pPr>
        <w:pStyle w:val="16"/>
        <w:rPr>
          <w:rFonts w:hint="eastAsia" w:eastAsia="宋体"/>
          <w:lang w:val="en-US" w:eastAsia="zh-CN"/>
        </w:rPr>
      </w:pPr>
      <w:r>
        <w:rPr>
          <w:rFonts w:hint="eastAsia"/>
          <w:lang w:val="en-US" w:eastAsia="zh-CN"/>
        </w:rPr>
        <w:t>同上</w:t>
      </w:r>
    </w:p>
  </w:comment>
  <w:comment w:id="103" w:author="王秀子" w:date="2024-10-30T21:48:04Z" w:initials="x">
    <w:p w14:paraId="0745A94E">
      <w:pPr>
        <w:pStyle w:val="16"/>
      </w:pPr>
      <w:r>
        <w:annotationRef/>
      </w:r>
    </w:p>
  </w:comment>
  <w:comment w:id="104" w:author="王秀子" w:date="2024-10-30T21:48:08Z" w:initials="x">
    <w:p w14:paraId="03FC17A2">
      <w:pPr>
        <w:pStyle w:val="16"/>
      </w:pPr>
      <w:r>
        <w:annotationRef/>
      </w:r>
    </w:p>
  </w:comment>
  <w:comment w:id="105" w:author="王秀子" w:date="2024-10-30T21:48:13Z" w:initials="x">
    <w:p w14:paraId="2E2400D7">
      <w:pPr>
        <w:pStyle w:val="16"/>
      </w:pPr>
      <w:r>
        <w:annotationRef/>
      </w:r>
    </w:p>
  </w:comment>
  <w:comment w:id="106" w:author="王秀子" w:date="2024-10-30T21:48:21Z" w:initials="x">
    <w:p w14:paraId="0AB1915C">
      <w:pPr>
        <w:pStyle w:val="16"/>
      </w:pPr>
      <w:r>
        <w:annotationRef/>
      </w:r>
    </w:p>
  </w:comment>
  <w:comment w:id="107" w:author="王秀子" w:date="2024-10-30T21:48:34Z" w:initials="x">
    <w:p w14:paraId="590AB45C">
      <w:pPr>
        <w:pStyle w:val="2"/>
        <w:jc w:val="both"/>
        <w:rPr>
          <w:rFonts w:hint="eastAsia" w:ascii="宋体" w:hAnsi="宋体" w:eastAsia="宋体" w:cs="宋体"/>
          <w:sz w:val="21"/>
          <w:szCs w:val="21"/>
        </w:rPr>
      </w:pPr>
      <w:bookmarkStart w:id="151" w:name="OLE_LINK28"/>
      <w:r>
        <w:rPr>
          <w:rFonts w:hint="eastAsia" w:ascii="宋体" w:hAnsi="宋体" w:eastAsia="宋体" w:cs="宋体"/>
          <w:sz w:val="21"/>
          <w:szCs w:val="21"/>
        </w:rPr>
        <w:t>区间参数请根据本章节说明第4项确认。</w:t>
      </w:r>
    </w:p>
    <w:bookmarkEnd w:id="151"/>
    <w:p w14:paraId="7174D249">
      <w:pPr>
        <w:pStyle w:val="16"/>
      </w:pPr>
    </w:p>
  </w:comment>
  <w:comment w:id="108" w:author="王秀子" w:date="2024-10-30T21:48:50Z" w:initials="x">
    <w:p w14:paraId="1E06DD1E">
      <w:pPr>
        <w:pStyle w:val="16"/>
      </w:pPr>
      <w:r>
        <w:annotationRef/>
      </w:r>
    </w:p>
  </w:comment>
  <w:comment w:id="109" w:author="王秀子" w:date="2024-10-30T21:49:32Z" w:initials="x">
    <w:p w14:paraId="59536548">
      <w:pPr>
        <w:pStyle w:val="16"/>
      </w:pPr>
      <w:r>
        <w:annotationRef/>
      </w:r>
    </w:p>
  </w:comment>
  <w:comment w:id="110" w:author="王秀子" w:date="2024-10-30T21:50:22Z" w:initials="x">
    <w:p w14:paraId="44485B83">
      <w:pPr>
        <w:pStyle w:val="16"/>
      </w:pPr>
      <w:r>
        <w:annotationRef/>
      </w:r>
    </w:p>
  </w:comment>
  <w:comment w:id="111" w:author="王秀子" w:date="2024-10-30T21:50:27Z" w:initials="x">
    <w:p w14:paraId="14F9CBC7">
      <w:pPr>
        <w:pStyle w:val="16"/>
      </w:pPr>
      <w:r>
        <w:annotationRef/>
      </w:r>
    </w:p>
  </w:comment>
  <w:comment w:id="112" w:author="王秀子" w:date="2024-10-30T21:50:30Z" w:initials="x">
    <w:p w14:paraId="7692A17D">
      <w:pPr>
        <w:pStyle w:val="16"/>
      </w:pPr>
      <w:r>
        <w:annotationRef/>
      </w:r>
    </w:p>
  </w:comment>
  <w:comment w:id="113" w:author="王秀子" w:date="2024-10-30T21:50:38Z" w:initials="x">
    <w:p w14:paraId="0DD0670D">
      <w:pPr>
        <w:pStyle w:val="16"/>
      </w:pPr>
      <w:r>
        <w:annotationRef/>
      </w:r>
    </w:p>
  </w:comment>
  <w:comment w:id="114" w:author="王秀子" w:date="2024-10-30T21:50:39Z" w:initials="x">
    <w:p w14:paraId="17415FF2">
      <w:pPr>
        <w:pStyle w:val="16"/>
      </w:pPr>
      <w:r>
        <w:annotationRef/>
      </w:r>
    </w:p>
  </w:comment>
  <w:comment w:id="115" w:author="王秀子" w:date="2024-10-30T21:50:47Z" w:initials="x">
    <w:p w14:paraId="4C895005">
      <w:pPr>
        <w:pStyle w:val="16"/>
      </w:pPr>
      <w:r>
        <w:annotationRef/>
      </w:r>
    </w:p>
  </w:comment>
  <w:comment w:id="116" w:author="王秀子" w:date="2024-10-30T21:50:43Z" w:initials="x">
    <w:p w14:paraId="07926865">
      <w:pPr>
        <w:pStyle w:val="16"/>
      </w:pPr>
      <w:r>
        <w:annotationRef/>
      </w:r>
    </w:p>
  </w:comment>
  <w:comment w:id="117" w:author="王秀子" w:date="2024-10-30T21:45:26Z" w:initials="x">
    <w:p w14:paraId="6F851A4B">
      <w:pPr>
        <w:pStyle w:val="16"/>
      </w:pPr>
      <w:r>
        <w:annotationRef/>
      </w:r>
    </w:p>
  </w:comment>
  <w:comment w:id="118" w:author="王秀子" w:date="2024-10-30T21:50:45Z" w:initials="x">
    <w:p w14:paraId="3298E78C">
      <w:pPr>
        <w:pStyle w:val="16"/>
      </w:pPr>
      <w:r>
        <w:annotationRef/>
      </w:r>
    </w:p>
  </w:comment>
  <w:comment w:id="119" w:author="王秀子" w:date="2024-10-30T21:45:30Z" w:initials="x">
    <w:p w14:paraId="147F53D6">
      <w:pPr>
        <w:pStyle w:val="16"/>
      </w:pPr>
      <w:r>
        <w:annotationRef/>
      </w:r>
    </w:p>
  </w:comment>
  <w:comment w:id="120" w:author="王秀子" w:date="2024-10-30T21:50:53Z" w:initials="x">
    <w:p w14:paraId="5E44D4B4">
      <w:pPr>
        <w:pStyle w:val="16"/>
      </w:pPr>
      <w:r>
        <w:annotationRef/>
      </w:r>
    </w:p>
  </w:comment>
  <w:comment w:id="121" w:author="王秀子" w:date="2024-10-30T21:50:56Z" w:initials="x">
    <w:p w14:paraId="559ACF72">
      <w:pPr>
        <w:pStyle w:val="16"/>
      </w:pPr>
      <w:r>
        <w:annotationRef/>
      </w:r>
    </w:p>
  </w:comment>
  <w:comment w:id="122" w:author="王秀子" w:date="2024-10-30T21:51:00Z" w:initials="x">
    <w:p w14:paraId="4B0AEC27">
      <w:pPr>
        <w:pStyle w:val="16"/>
      </w:pPr>
      <w:r>
        <w:annotationRef/>
      </w:r>
    </w:p>
  </w:comment>
  <w:comment w:id="123" w:author="王秀子" w:date="2024-10-30T21:51:02Z" w:initials="x">
    <w:p w14:paraId="67CF9ECE">
      <w:pPr>
        <w:pStyle w:val="16"/>
      </w:pPr>
      <w:r>
        <w:annotationRef/>
      </w:r>
    </w:p>
  </w:comment>
  <w:comment w:id="124" w:author="王秀子" w:date="2024-10-30T21:51:05Z" w:initials="x">
    <w:p w14:paraId="14C9426F">
      <w:pPr>
        <w:pStyle w:val="16"/>
      </w:pPr>
      <w:r>
        <w:annotationRef/>
      </w:r>
    </w:p>
  </w:comment>
  <w:comment w:id="125" w:author="王秀子" w:date="2024-10-30T21:51:12Z" w:initials="x">
    <w:p w14:paraId="2F47ECC7">
      <w:pPr>
        <w:pStyle w:val="16"/>
      </w:pPr>
      <w:r>
        <w:annotationRef/>
      </w:r>
    </w:p>
  </w:comment>
  <w:comment w:id="126" w:author="王秀子" w:date="2024-10-30T21:51:31Z" w:initials="x">
    <w:p w14:paraId="79119322">
      <w:pPr>
        <w:pStyle w:val="16"/>
      </w:pPr>
      <w:r>
        <w:annotationRef/>
      </w:r>
    </w:p>
  </w:comment>
  <w:comment w:id="127" w:author="王秀子" w:date="2024-10-30T21:51:43Z" w:initials="x">
    <w:p w14:paraId="369D0DF5">
      <w:pPr>
        <w:pStyle w:val="16"/>
        <w:rPr>
          <w:rFonts w:hint="default" w:eastAsia="宋体"/>
          <w:lang w:val="en-US" w:eastAsia="zh-CN"/>
        </w:rPr>
      </w:pPr>
      <w:r>
        <w:rPr>
          <w:rFonts w:hint="eastAsia"/>
          <w:lang w:val="en-US" w:eastAsia="zh-CN"/>
        </w:rPr>
        <w:t>该标准已作废，现行标准为GB/T17657-2022，建议同时认可新旧标准。</w:t>
      </w:r>
    </w:p>
  </w:comment>
  <w:comment w:id="128" w:author="王秀子" w:date="2024-10-30T21:52:37Z" w:initials="x">
    <w:p w14:paraId="7C110845">
      <w:pPr>
        <w:pStyle w:val="16"/>
      </w:pPr>
      <w:r>
        <w:annotationRef/>
      </w:r>
    </w:p>
  </w:comment>
  <w:comment w:id="129" w:author="王秀子" w:date="2024-10-30T21:54:30Z" w:initials="x">
    <w:p w14:paraId="11C047C5">
      <w:pPr>
        <w:pStyle w:val="16"/>
        <w:rPr>
          <w:rFonts w:hint="eastAsia"/>
          <w:lang w:val="en-US" w:eastAsia="zh-CN"/>
        </w:rPr>
      </w:pPr>
      <w:r>
        <w:rPr>
          <w:rFonts w:hint="eastAsia"/>
          <w:lang w:val="en-US" w:eastAsia="zh-CN"/>
        </w:rPr>
        <w:t>要求制造商具有体系认证，还有国外协会的认证，与产品质量有何关系？</w:t>
      </w:r>
    </w:p>
    <w:p w14:paraId="138FB834">
      <w:pPr>
        <w:pStyle w:val="16"/>
        <w:rPr>
          <w:rFonts w:hint="default"/>
          <w:lang w:val="en-US" w:eastAsia="zh-CN"/>
        </w:rPr>
      </w:pPr>
      <w:r>
        <w:rPr>
          <w:rFonts w:hint="eastAsia"/>
          <w:lang w:val="en-US" w:eastAsia="zh-CN"/>
        </w:rPr>
        <w:t>此项设置容易引起质疑。</w:t>
      </w:r>
    </w:p>
  </w:comment>
  <w:comment w:id="130" w:author="王秀子" w:date="2024-10-30T21:55:45Z" w:initials="x">
    <w:p w14:paraId="41D93712">
      <w:pPr>
        <w:pStyle w:val="16"/>
        <w:rPr>
          <w:rFonts w:hint="default" w:eastAsia="宋体"/>
          <w:lang w:val="en-US" w:eastAsia="zh-CN"/>
        </w:rPr>
      </w:pPr>
      <w:r>
        <w:rPr>
          <w:rFonts w:hint="eastAsia"/>
          <w:lang w:val="en-US" w:eastAsia="zh-CN"/>
        </w:rPr>
        <w:t>招标文件什么要求？</w:t>
      </w:r>
    </w:p>
  </w:comment>
  <w:comment w:id="131" w:author="王秀子" w:date="2024-10-30T21:55:55Z" w:initials="x">
    <w:p w14:paraId="19D45C21">
      <w:pPr>
        <w:pStyle w:val="16"/>
        <w:rPr>
          <w:rFonts w:hint="eastAsia" w:asciiTheme="minorEastAsia" w:hAnsiTheme="minorEastAsia" w:eastAsiaTheme="minorEastAsia" w:cstheme="minorEastAsia"/>
          <w:sz w:val="21"/>
          <w:szCs w:val="21"/>
          <w:highlight w:val="none"/>
          <w:lang w:val="en-US" w:eastAsia="zh-CN"/>
        </w:rPr>
      </w:pPr>
      <w:r>
        <w:rPr>
          <w:rFonts w:hint="eastAsia"/>
          <w:lang w:val="en-US" w:eastAsia="zh-CN"/>
        </w:rPr>
        <w:t>本项是按</w:t>
      </w:r>
      <w:r>
        <w:rPr>
          <w:rFonts w:hint="eastAsia" w:asciiTheme="minorEastAsia" w:hAnsiTheme="minorEastAsia" w:eastAsiaTheme="minorEastAsia" w:cstheme="minorEastAsia"/>
          <w:sz w:val="21"/>
          <w:szCs w:val="21"/>
          <w:highlight w:val="none"/>
          <w:lang w:eastAsia="zh-CN"/>
        </w:rPr>
        <w:t>实验边台</w:t>
      </w:r>
      <w:r>
        <w:rPr>
          <w:rFonts w:hint="eastAsia" w:asciiTheme="minorEastAsia" w:hAnsiTheme="minorEastAsia" w:eastAsiaTheme="minorEastAsia" w:cstheme="minorEastAsia"/>
          <w:sz w:val="21"/>
          <w:szCs w:val="21"/>
          <w:highlight w:val="none"/>
          <w:lang w:val="en-US" w:eastAsia="zh-CN"/>
        </w:rPr>
        <w:t>采购，非台面，要求提供产品的一个配件厂商的售后承诺有何意义？</w:t>
      </w:r>
    </w:p>
    <w:p w14:paraId="28DEC335">
      <w:pPr>
        <w:pStyle w:val="16"/>
        <w:rPr>
          <w:rFonts w:hint="default"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另根据本项目商务要求，是中标人提供售后，非厂商。</w:t>
      </w:r>
    </w:p>
  </w:comment>
  <w:comment w:id="132" w:author="王秀子" w:date="2024-10-30T21:57:50Z" w:initials="x">
    <w:p w14:paraId="6B135315">
      <w:pPr>
        <w:pStyle w:val="16"/>
      </w:pPr>
      <w:r>
        <w:annotationRef/>
      </w:r>
    </w:p>
  </w:comment>
  <w:comment w:id="133" w:author="王秀子" w:date="2024-10-30T21:57:55Z" w:initials="x">
    <w:p w14:paraId="791FEBB1">
      <w:pPr>
        <w:pStyle w:val="16"/>
      </w:pPr>
      <w:r>
        <w:annotationRef/>
      </w:r>
    </w:p>
  </w:comment>
  <w:comment w:id="134" w:author="王秀子" w:date="2024-10-30T21:59:12Z" w:initials="x">
    <w:p w14:paraId="0EB783B5">
      <w:pPr>
        <w:pStyle w:val="16"/>
      </w:pPr>
      <w:r>
        <w:annotationRef/>
      </w:r>
    </w:p>
  </w:comment>
  <w:comment w:id="135" w:author="王秀子" w:date="2024-10-30T21:59:54Z" w:initials="x">
    <w:p w14:paraId="0B913951">
      <w:pPr>
        <w:pStyle w:val="16"/>
      </w:pPr>
      <w:r>
        <w:annotationRef/>
      </w:r>
    </w:p>
  </w:comment>
  <w:comment w:id="136" w:author="王秀子" w:date="2024-10-30T21:59:56Z" w:initials="x">
    <w:p w14:paraId="5A9ABA56">
      <w:pPr>
        <w:pStyle w:val="16"/>
      </w:pPr>
      <w:r>
        <w:annotationRef/>
      </w:r>
    </w:p>
  </w:comment>
  <w:comment w:id="137" w:author="王秀子" w:date="2024-10-30T22:00:01Z" w:initials="x">
    <w:p w14:paraId="4CA6CD6C">
      <w:pPr>
        <w:pStyle w:val="16"/>
      </w:pPr>
      <w:r>
        <w:annotationRef/>
      </w:r>
    </w:p>
  </w:comment>
  <w:comment w:id="138" w:author="王秀子" w:date="2024-10-30T22:00:05Z" w:initials="x">
    <w:p w14:paraId="5706DFE6">
      <w:pPr>
        <w:pStyle w:val="16"/>
      </w:pPr>
      <w:r>
        <w:annotationRef/>
      </w:r>
    </w:p>
  </w:comment>
  <w:comment w:id="139" w:author="王秀子" w:date="2024-10-30T21:41:00Z" w:initials="x">
    <w:p w14:paraId="0E23E914">
      <w:pPr>
        <w:pStyle w:val="16"/>
      </w:pPr>
      <w:r>
        <w:annotationRef/>
      </w:r>
    </w:p>
  </w:comment>
  <w:comment w:id="140" w:author="王秀子" w:date="2024-10-30T21:52:54Z" w:initials="x">
    <w:p w14:paraId="65F44591">
      <w:pPr>
        <w:pStyle w:val="16"/>
        <w:rPr>
          <w:rFonts w:hint="default" w:eastAsia="宋体"/>
          <w:lang w:val="en-US" w:eastAsia="zh-CN"/>
        </w:rPr>
      </w:pPr>
      <w:r>
        <w:rPr>
          <w:rFonts w:hint="eastAsia"/>
          <w:lang w:val="en-US" w:eastAsia="zh-CN"/>
        </w:rPr>
        <w:t>同上，已作废</w:t>
      </w:r>
    </w:p>
  </w:comment>
  <w:comment w:id="141" w:author="王秀子" w:date="2024-10-30T22:05:56Z" w:initials="x">
    <w:p w14:paraId="16A66341">
      <w:pPr>
        <w:pStyle w:val="16"/>
      </w:pPr>
      <w:r>
        <w:annotationRef/>
      </w:r>
    </w:p>
  </w:comment>
  <w:comment w:id="142" w:author="王秀子" w:date="2024-10-30T21:58:32Z" w:initials="x">
    <w:p w14:paraId="42E296E7">
      <w:pPr>
        <w:pStyle w:val="16"/>
      </w:pPr>
      <w:r>
        <w:annotationRef/>
      </w:r>
    </w:p>
  </w:comment>
  <w:comment w:id="143" w:author="王秀子" w:date="2024-10-30T21:58:29Z" w:initials="x">
    <w:p w14:paraId="2F02B088">
      <w:pPr>
        <w:pStyle w:val="16"/>
      </w:pPr>
      <w:r>
        <w:annotationRef/>
      </w:r>
    </w:p>
  </w:comment>
  <w:comment w:id="144" w:author="王秀子" w:date="2024-10-30T21:59:39Z" w:initials="x">
    <w:p w14:paraId="67B1E700">
      <w:pPr>
        <w:pStyle w:val="16"/>
      </w:pPr>
      <w:r>
        <w:annotationRef/>
      </w:r>
    </w:p>
  </w:comment>
  <w:comment w:id="145" w:author="王秀子" w:date="2024-10-30T22:07:39Z" w:initials="x">
    <w:p w14:paraId="1CDBFD4D">
      <w:pPr>
        <w:pStyle w:val="16"/>
      </w:pPr>
      <w:r>
        <w:annotationRef/>
      </w:r>
    </w:p>
  </w:comment>
  <w:comment w:id="146" w:author="王秀子" w:date="2024-10-30T22:07:42Z" w:initials="x">
    <w:p w14:paraId="5DFACAC2">
      <w:pPr>
        <w:pStyle w:val="16"/>
      </w:pPr>
      <w:r>
        <w:annotationRef/>
      </w:r>
    </w:p>
  </w:comment>
  <w:comment w:id="147" w:author="王秀子" w:date="2024-10-30T22:07:45Z" w:initials="x">
    <w:p w14:paraId="5884B626">
      <w:pPr>
        <w:pStyle w:val="16"/>
      </w:pPr>
      <w:r>
        <w:annotationRef/>
      </w:r>
    </w:p>
  </w:comment>
  <w:comment w:id="148" w:author="王秀子" w:date="2024-10-30T22:08:05Z" w:initials="x">
    <w:p w14:paraId="42B37E87">
      <w:pPr>
        <w:pStyle w:val="16"/>
      </w:pPr>
      <w:r>
        <w:annotationRef/>
      </w:r>
    </w:p>
  </w:comment>
  <w:comment w:id="149" w:author="王秀子" w:date="2024-10-30T22:08:16Z" w:initials="x">
    <w:p w14:paraId="0AFC9C62">
      <w:pPr>
        <w:pStyle w:val="16"/>
      </w:pPr>
      <w:r>
        <w:annotationRef/>
      </w:r>
    </w:p>
  </w:comment>
  <w:comment w:id="150" w:author="王秀子" w:date="2024-10-30T21:45:33Z" w:initials="x">
    <w:p w14:paraId="0007421C">
      <w:pPr>
        <w:pStyle w:val="16"/>
      </w:pPr>
      <w:r>
        <w:annotationRef/>
      </w:r>
    </w:p>
  </w:comment>
  <w:comment w:id="151" w:author="王秀子" w:date="2024-10-30T22:08:22Z" w:initials="x">
    <w:p w14:paraId="43B2C96B">
      <w:pPr>
        <w:pStyle w:val="16"/>
      </w:pPr>
      <w:r>
        <w:annotationRef/>
      </w:r>
    </w:p>
  </w:comment>
  <w:comment w:id="152" w:author="王秀子" w:date="2024-10-30T22:08:33Z" w:initials="x">
    <w:p w14:paraId="3F134F05">
      <w:pPr>
        <w:pStyle w:val="16"/>
        <w:rPr>
          <w:rFonts w:hint="eastAsia" w:eastAsia="宋体"/>
          <w:lang w:val="en-US" w:eastAsia="zh-CN"/>
        </w:rPr>
      </w:pPr>
      <w:r>
        <w:rPr>
          <w:rFonts w:hint="eastAsia"/>
          <w:lang w:val="en-US" w:eastAsia="zh-CN"/>
        </w:rPr>
        <w:t>≥？</w:t>
      </w:r>
    </w:p>
  </w:comment>
  <w:comment w:id="153" w:author="王秀子" w:date="2024-10-30T22:08:40Z" w:initials="x">
    <w:p w14:paraId="3CBFB9A4">
      <w:pPr>
        <w:pStyle w:val="16"/>
        <w:rPr>
          <w:rFonts w:hint="eastAsia" w:eastAsia="宋体"/>
          <w:lang w:val="en-US" w:eastAsia="zh-CN"/>
        </w:rPr>
      </w:pPr>
      <w:r>
        <w:rPr>
          <w:rFonts w:hint="eastAsia"/>
          <w:lang w:val="en-US" w:eastAsia="zh-CN"/>
        </w:rPr>
        <w:t>≥？</w:t>
      </w:r>
    </w:p>
    <w:p w14:paraId="5908FF18">
      <w:pPr>
        <w:pStyle w:val="16"/>
      </w:pPr>
    </w:p>
  </w:comment>
  <w:comment w:id="154" w:author="王秀子" w:date="2024-10-30T22:09:07Z" w:initials="x">
    <w:p w14:paraId="42D604F1">
      <w:pPr>
        <w:pStyle w:val="16"/>
        <w:rPr>
          <w:rFonts w:hint="default" w:eastAsia="宋体"/>
          <w:lang w:val="en-US" w:eastAsia="zh-CN"/>
        </w:rPr>
      </w:pPr>
      <w:r>
        <w:rPr>
          <w:rFonts w:hint="eastAsia"/>
          <w:lang w:val="en-US" w:eastAsia="zh-CN"/>
        </w:rPr>
        <w:t>未查询到该标准号，请核实。</w:t>
      </w:r>
    </w:p>
  </w:comment>
  <w:comment w:id="155" w:author="王秀子" w:date="2024-10-30T22:45:15Z" w:initials="x">
    <w:p w14:paraId="4C0DEE56">
      <w:pPr>
        <w:pStyle w:val="16"/>
        <w:rPr>
          <w:rFonts w:hint="default" w:eastAsia="宋体"/>
          <w:lang w:val="en-US" w:eastAsia="zh-CN"/>
        </w:rPr>
      </w:pPr>
      <w:r>
        <w:rPr>
          <w:rFonts w:hint="eastAsia"/>
          <w:lang w:val="en-US" w:eastAsia="zh-CN"/>
        </w:rPr>
        <w:t>货物需求明细中名称为“</w:t>
      </w:r>
      <w:r>
        <w:rPr>
          <w:rFonts w:hint="eastAsia" w:asciiTheme="minorEastAsia" w:hAnsiTheme="minorEastAsia" w:eastAsiaTheme="minorEastAsia" w:cstheme="minorEastAsia"/>
          <w:sz w:val="21"/>
          <w:szCs w:val="21"/>
          <w:highlight w:val="none"/>
          <w:lang w:eastAsia="zh-CN"/>
        </w:rPr>
        <w:t>实验</w:t>
      </w:r>
      <w:r>
        <w:rPr>
          <w:rFonts w:hint="eastAsia" w:asciiTheme="minorEastAsia" w:hAnsiTheme="minorEastAsia" w:eastAsiaTheme="minorEastAsia" w:cstheme="minorEastAsia"/>
          <w:sz w:val="21"/>
          <w:szCs w:val="21"/>
          <w:highlight w:val="none"/>
          <w:lang w:val="en-US" w:eastAsia="zh-CN"/>
        </w:rPr>
        <w:t>食</w:t>
      </w:r>
      <w:r>
        <w:rPr>
          <w:rFonts w:hint="eastAsia" w:asciiTheme="minorEastAsia" w:hAnsiTheme="minorEastAsia" w:eastAsiaTheme="minorEastAsia" w:cstheme="minorEastAsia"/>
          <w:sz w:val="21"/>
          <w:szCs w:val="21"/>
          <w:highlight w:val="none"/>
          <w:lang w:eastAsia="zh-CN"/>
        </w:rPr>
        <w:t>中央台</w:t>
      </w:r>
      <w:r>
        <w:rPr>
          <w:rFonts w:hint="eastAsia"/>
          <w:lang w:val="en-US" w:eastAsia="zh-CN"/>
        </w:rPr>
        <w:t>”，请统一。</w:t>
      </w:r>
    </w:p>
  </w:comment>
  <w:comment w:id="156" w:author="王秀子" w:date="2024-10-30T22:09:42Z" w:initials="x">
    <w:p w14:paraId="76D6DEDD">
      <w:pPr>
        <w:pStyle w:val="16"/>
      </w:pPr>
      <w:r>
        <w:annotationRef/>
      </w:r>
    </w:p>
  </w:comment>
  <w:comment w:id="157" w:author="王秀子" w:date="2024-10-30T21:58:25Z" w:initials="x">
    <w:p w14:paraId="3DB1E717">
      <w:pPr>
        <w:pStyle w:val="16"/>
      </w:pPr>
      <w:r>
        <w:annotationRef/>
      </w:r>
    </w:p>
  </w:comment>
  <w:comment w:id="158" w:author="王秀子" w:date="2024-10-30T21:58:23Z" w:initials="x">
    <w:p w14:paraId="4E6386D6">
      <w:pPr>
        <w:pStyle w:val="16"/>
      </w:pPr>
      <w:r>
        <w:annotationRef/>
      </w:r>
    </w:p>
  </w:comment>
  <w:comment w:id="159" w:author="王秀子" w:date="2024-10-30T21:59:34Z" w:initials="x">
    <w:p w14:paraId="6472E8CE">
      <w:pPr>
        <w:pStyle w:val="16"/>
      </w:pPr>
      <w:r>
        <w:annotationRef/>
      </w:r>
    </w:p>
  </w:comment>
  <w:comment w:id="160" w:author="王秀子" w:date="2024-10-30T22:09:53Z" w:initials="x">
    <w:p w14:paraId="1E2FB414">
      <w:pPr>
        <w:pStyle w:val="16"/>
      </w:pPr>
      <w:r>
        <w:annotationRef/>
      </w:r>
    </w:p>
  </w:comment>
  <w:comment w:id="161" w:author="王秀子" w:date="2024-10-30T22:10:00Z" w:initials="x">
    <w:p w14:paraId="1173DC32">
      <w:pPr>
        <w:pStyle w:val="16"/>
      </w:pPr>
      <w:r>
        <w:annotationRef/>
      </w:r>
    </w:p>
  </w:comment>
  <w:comment w:id="162" w:author="王秀子" w:date="2024-10-30T22:10:07Z" w:initials="x">
    <w:p w14:paraId="7F1B72F2">
      <w:pPr>
        <w:pStyle w:val="16"/>
      </w:pPr>
      <w:r>
        <w:annotationRef/>
      </w:r>
    </w:p>
  </w:comment>
  <w:comment w:id="163" w:author="王秀子" w:date="2024-10-30T22:10:17Z" w:initials="x">
    <w:p w14:paraId="589C9699">
      <w:pPr>
        <w:pStyle w:val="16"/>
      </w:pPr>
      <w:r>
        <w:annotationRef/>
      </w:r>
    </w:p>
  </w:comment>
  <w:comment w:id="164" w:author="王秀子" w:date="2024-10-30T22:10:54Z" w:initials="x">
    <w:p w14:paraId="0DC8FB43">
      <w:pPr>
        <w:pStyle w:val="16"/>
      </w:pPr>
      <w:r>
        <w:annotationRef/>
      </w:r>
    </w:p>
  </w:comment>
  <w:comment w:id="165" w:author="王秀子" w:date="2024-10-30T22:11:22Z" w:initials="x">
    <w:p w14:paraId="37DDE688">
      <w:pPr>
        <w:pStyle w:val="16"/>
      </w:pPr>
      <w:r>
        <w:annotationRef/>
      </w:r>
    </w:p>
  </w:comment>
  <w:comment w:id="166" w:author="王秀子" w:date="2024-10-30T21:58:19Z" w:initials="x">
    <w:p w14:paraId="6EE457E7">
      <w:pPr>
        <w:pStyle w:val="16"/>
      </w:pPr>
      <w:r>
        <w:annotationRef/>
      </w:r>
    </w:p>
  </w:comment>
  <w:comment w:id="167" w:author="王秀子" w:date="2024-10-30T21:58:15Z" w:initials="x">
    <w:p w14:paraId="09830120">
      <w:pPr>
        <w:pStyle w:val="16"/>
      </w:pPr>
      <w:r>
        <w:annotationRef/>
      </w:r>
    </w:p>
  </w:comment>
  <w:comment w:id="168" w:author="王秀子" w:date="2024-10-30T21:59:28Z" w:initials="x">
    <w:p w14:paraId="33060FFC">
      <w:pPr>
        <w:pStyle w:val="16"/>
      </w:pPr>
      <w:r>
        <w:annotationRef/>
      </w:r>
    </w:p>
  </w:comment>
  <w:comment w:id="169" w:author="王秀子" w:date="2024-10-30T22:11:27Z" w:initials="x">
    <w:p w14:paraId="1DFA0347">
      <w:pPr>
        <w:pStyle w:val="16"/>
      </w:pPr>
      <w:r>
        <w:annotationRef/>
      </w:r>
    </w:p>
  </w:comment>
  <w:comment w:id="170" w:author="王秀子" w:date="2024-10-30T22:11:29Z" w:initials="x">
    <w:p w14:paraId="53BFE718">
      <w:pPr>
        <w:pStyle w:val="16"/>
      </w:pPr>
      <w:r>
        <w:annotationRef/>
      </w:r>
    </w:p>
  </w:comment>
  <w:comment w:id="171" w:author="王秀子" w:date="2024-10-30T22:11:35Z" w:initials="x">
    <w:p w14:paraId="7BDCBDDB">
      <w:pPr>
        <w:pStyle w:val="16"/>
      </w:pPr>
      <w:r>
        <w:annotationRef/>
      </w:r>
    </w:p>
  </w:comment>
  <w:comment w:id="172" w:author="王秀子" w:date="2024-10-30T22:11:38Z" w:initials="x">
    <w:p w14:paraId="56CB0F62">
      <w:pPr>
        <w:pStyle w:val="16"/>
      </w:pPr>
      <w:r>
        <w:annotationRef/>
      </w:r>
    </w:p>
  </w:comment>
  <w:comment w:id="173" w:author="王秀子" w:date="2024-10-30T21:40:51Z" w:initials="x">
    <w:p w14:paraId="4BD22205">
      <w:pPr>
        <w:pStyle w:val="16"/>
      </w:pPr>
      <w:r>
        <w:annotationRef/>
      </w:r>
    </w:p>
  </w:comment>
  <w:comment w:id="174" w:author="王秀子" w:date="2024-10-30T22:11:49Z" w:initials="x">
    <w:p w14:paraId="6CDCD650">
      <w:pPr>
        <w:pStyle w:val="16"/>
      </w:pPr>
      <w:r>
        <w:annotationRef/>
      </w:r>
    </w:p>
  </w:comment>
  <w:comment w:id="175" w:author="王秀子" w:date="2024-10-30T22:11:55Z" w:initials="x">
    <w:p w14:paraId="002E6A2D">
      <w:pPr>
        <w:pStyle w:val="16"/>
        <w:rPr>
          <w:rFonts w:hint="default" w:eastAsia="宋体"/>
          <w:lang w:val="en-US" w:eastAsia="zh-CN"/>
        </w:rPr>
      </w:pPr>
      <w:r>
        <w:rPr>
          <w:rFonts w:hint="eastAsia"/>
          <w:lang w:val="en-US" w:eastAsia="zh-CN"/>
        </w:rPr>
        <w:t>排斥国产产品，请删除描述。</w:t>
      </w:r>
    </w:p>
  </w:comment>
  <w:comment w:id="176" w:author="王秀子" w:date="2024-10-30T22:12:06Z" w:initials="x">
    <w:p w14:paraId="16A07DF2">
      <w:pPr>
        <w:pStyle w:val="16"/>
      </w:pPr>
      <w:r>
        <w:annotationRef/>
      </w:r>
    </w:p>
  </w:comment>
  <w:comment w:id="177" w:author="王秀子" w:date="2024-10-30T22:12:41Z" w:initials="x">
    <w:p w14:paraId="001BD45D">
      <w:pPr>
        <w:pStyle w:val="16"/>
        <w:rPr>
          <w:rFonts w:hint="default" w:eastAsia="宋体"/>
          <w:lang w:val="en-US" w:eastAsia="zh-CN"/>
        </w:rPr>
      </w:pPr>
      <w:r>
        <w:rPr>
          <w:rFonts w:hint="eastAsia"/>
          <w:lang w:val="en-US" w:eastAsia="zh-CN"/>
        </w:rPr>
        <w:t>什么意思？</w:t>
      </w:r>
    </w:p>
  </w:comment>
  <w:comment w:id="178" w:author="王秀子" w:date="2024-10-30T22:12:51Z" w:initials="x">
    <w:p w14:paraId="393F5DFC">
      <w:pPr>
        <w:pStyle w:val="16"/>
        <w:rPr>
          <w:rFonts w:hint="eastAsia" w:eastAsia="宋体"/>
          <w:lang w:val="en-US" w:eastAsia="zh-CN"/>
        </w:rPr>
      </w:pPr>
      <w:r>
        <w:rPr>
          <w:rFonts w:hint="eastAsia"/>
          <w:lang w:val="en-US" w:eastAsia="zh-CN"/>
        </w:rPr>
        <w:t>更稳定？</w:t>
      </w:r>
    </w:p>
  </w:comment>
  <w:comment w:id="179" w:author="王秀子" w:date="2024-10-30T22:12:57Z" w:initials="x">
    <w:p w14:paraId="3CFD0D78">
      <w:pPr>
        <w:pStyle w:val="16"/>
      </w:pPr>
      <w:r>
        <w:annotationRef/>
      </w:r>
    </w:p>
  </w:comment>
  <w:comment w:id="180" w:author="王秀子" w:date="2024-10-30T22:13:07Z" w:initials="x">
    <w:p w14:paraId="227273C9">
      <w:pPr>
        <w:pStyle w:val="16"/>
      </w:pPr>
      <w:r>
        <w:annotationRef/>
      </w:r>
    </w:p>
  </w:comment>
  <w:comment w:id="181" w:author="王秀子" w:date="2024-10-30T22:13:29Z" w:initials="x">
    <w:p w14:paraId="2A2AADC4">
      <w:pPr>
        <w:pStyle w:val="2"/>
        <w:jc w:val="both"/>
        <w:rPr>
          <w:rFonts w:hint="eastAsia" w:ascii="宋体" w:hAnsi="宋体" w:eastAsia="宋体" w:cs="宋体"/>
          <w:sz w:val="21"/>
          <w:szCs w:val="21"/>
        </w:rPr>
      </w:pPr>
      <w:r>
        <w:rPr>
          <w:rFonts w:hint="eastAsia" w:ascii="宋体" w:hAnsi="宋体" w:eastAsia="宋体" w:cs="宋体"/>
          <w:sz w:val="21"/>
          <w:szCs w:val="21"/>
        </w:rPr>
        <w:t>区间参数请根据本章节说明第4项确认。</w:t>
      </w:r>
    </w:p>
    <w:p w14:paraId="434A1150">
      <w:pPr>
        <w:pStyle w:val="16"/>
      </w:pPr>
    </w:p>
  </w:comment>
  <w:comment w:id="182" w:author="王秀子" w:date="2024-10-30T22:13:48Z" w:initials="x">
    <w:p w14:paraId="5C6E8B04">
      <w:pPr>
        <w:pStyle w:val="16"/>
      </w:pPr>
      <w:r>
        <w:annotationRef/>
      </w:r>
    </w:p>
  </w:comment>
  <w:comment w:id="183" w:author="王秀子" w:date="2024-10-30T22:13:46Z" w:initials="x">
    <w:p w14:paraId="2238597D">
      <w:pPr>
        <w:pStyle w:val="16"/>
      </w:pPr>
      <w:r>
        <w:annotationRef/>
      </w:r>
    </w:p>
  </w:comment>
  <w:comment w:id="184" w:author="王秀子" w:date="2024-10-30T22:13:52Z" w:initials="x">
    <w:p w14:paraId="1DCFC681">
      <w:pPr>
        <w:pStyle w:val="16"/>
      </w:pPr>
      <w:r>
        <w:annotationRef/>
      </w:r>
    </w:p>
  </w:comment>
  <w:comment w:id="185" w:author="王秀子" w:date="2024-10-30T21:45:36Z" w:initials="x">
    <w:p w14:paraId="4EC7FF17">
      <w:pPr>
        <w:pStyle w:val="16"/>
      </w:pPr>
      <w:r>
        <w:annotationRef/>
      </w:r>
    </w:p>
  </w:comment>
  <w:comment w:id="186" w:author="王秀子" w:date="2024-10-30T22:13:57Z" w:initials="x">
    <w:p w14:paraId="464116F3">
      <w:pPr>
        <w:pStyle w:val="16"/>
        <w:rPr>
          <w:rFonts w:hint="default" w:eastAsia="宋体"/>
          <w:lang w:val="en-US" w:eastAsia="zh-CN"/>
        </w:rPr>
      </w:pPr>
      <w:r>
        <w:rPr>
          <w:rFonts w:hint="eastAsia"/>
          <w:lang w:val="en-US" w:eastAsia="zh-CN"/>
        </w:rPr>
        <w:t>无评审标准，建议量化。</w:t>
      </w:r>
    </w:p>
  </w:comment>
  <w:comment w:id="187" w:author="王秀子" w:date="2024-10-30T22:14:06Z" w:initials="x">
    <w:p w14:paraId="13C80C11">
      <w:pPr>
        <w:pStyle w:val="16"/>
      </w:pPr>
      <w:r>
        <w:annotationRef/>
      </w:r>
    </w:p>
  </w:comment>
  <w:comment w:id="188" w:author="王秀子" w:date="2024-10-30T22:14:09Z" w:initials="x">
    <w:p w14:paraId="2C963CB3">
      <w:pPr>
        <w:pStyle w:val="16"/>
      </w:pPr>
      <w:r>
        <w:annotationRef/>
      </w:r>
    </w:p>
  </w:comment>
  <w:comment w:id="189" w:author="王秀子" w:date="2024-10-30T22:14:13Z" w:initials="x">
    <w:p w14:paraId="02676978">
      <w:pPr>
        <w:pStyle w:val="16"/>
      </w:pPr>
      <w:r>
        <w:annotationRef/>
      </w:r>
    </w:p>
  </w:comment>
  <w:comment w:id="190" w:author="王秀子" w:date="2024-10-30T22:14:17Z" w:initials="x">
    <w:p w14:paraId="331BDF09">
      <w:pPr>
        <w:pStyle w:val="16"/>
      </w:pPr>
      <w:r>
        <w:annotationRef/>
      </w:r>
    </w:p>
  </w:comment>
  <w:comment w:id="191" w:author="王秀子" w:date="2024-10-30T22:14:23Z" w:initials="x">
    <w:p w14:paraId="00A78759">
      <w:pPr>
        <w:pStyle w:val="16"/>
      </w:pPr>
      <w:r>
        <w:annotationRef/>
      </w:r>
    </w:p>
  </w:comment>
  <w:comment w:id="192" w:author="王秀子" w:date="2024-10-30T22:14:28Z" w:initials="x">
    <w:p w14:paraId="162D2B78">
      <w:pPr>
        <w:pStyle w:val="16"/>
      </w:pPr>
      <w:r>
        <w:annotationRef/>
      </w:r>
    </w:p>
  </w:comment>
  <w:comment w:id="193" w:author="王秀子" w:date="2024-10-30T22:14:43Z" w:initials="x">
    <w:p w14:paraId="7AE1E1EB">
      <w:pPr>
        <w:pStyle w:val="16"/>
      </w:pPr>
      <w:r>
        <w:annotationRef/>
      </w:r>
    </w:p>
  </w:comment>
  <w:comment w:id="194" w:author="王秀子" w:date="2024-10-30T22:14:51Z" w:initials="x">
    <w:p w14:paraId="10DB0022">
      <w:pPr>
        <w:pStyle w:val="16"/>
      </w:pPr>
      <w:r>
        <w:annotationRef/>
      </w:r>
    </w:p>
  </w:comment>
  <w:comment w:id="195" w:author="王秀子" w:date="2024-10-30T22:15:07Z" w:initials="x">
    <w:p w14:paraId="69C371D6">
      <w:pPr>
        <w:pStyle w:val="16"/>
        <w:rPr>
          <w:rFonts w:hint="eastAsia"/>
          <w:lang w:val="en-US" w:eastAsia="zh-CN"/>
        </w:rPr>
      </w:pPr>
      <w:r>
        <w:rPr>
          <w:rFonts w:hint="eastAsia"/>
          <w:lang w:val="en-US" w:eastAsia="zh-CN"/>
        </w:rPr>
        <w:t>5米？</w:t>
      </w:r>
    </w:p>
    <w:p w14:paraId="78D0F507">
      <w:pPr>
        <w:pStyle w:val="16"/>
        <w:rPr>
          <w:rFonts w:hint="default"/>
          <w:lang w:val="en-US" w:eastAsia="zh-CN"/>
        </w:rPr>
      </w:pPr>
      <w:r>
        <w:rPr>
          <w:rFonts w:hint="eastAsia"/>
          <w:lang w:val="en-US" w:eastAsia="zh-CN"/>
        </w:rPr>
        <w:t>建议设置偏离值。</w:t>
      </w:r>
    </w:p>
  </w:comment>
  <w:comment w:id="196" w:author="王秀子" w:date="2024-10-30T22:15:27Z" w:initials="x">
    <w:p w14:paraId="6089CFCD">
      <w:pPr>
        <w:pStyle w:val="16"/>
      </w:pPr>
      <w:r>
        <w:annotationRef/>
      </w:r>
    </w:p>
  </w:comment>
  <w:comment w:id="197" w:author="王秀子" w:date="2024-10-30T22:15:33Z" w:initials="x">
    <w:p w14:paraId="46B7D3AA">
      <w:pPr>
        <w:pStyle w:val="16"/>
        <w:rPr>
          <w:rFonts w:hint="default" w:eastAsia="宋体"/>
          <w:lang w:val="en-US" w:eastAsia="zh-CN"/>
        </w:rPr>
      </w:pPr>
      <w:r>
        <w:rPr>
          <w:rFonts w:hint="eastAsia"/>
          <w:lang w:val="en-US" w:eastAsia="zh-CN"/>
        </w:rPr>
        <w:t>建议设置偏离值和补充单位。</w:t>
      </w:r>
    </w:p>
  </w:comment>
  <w:comment w:id="198" w:author="王秀子" w:date="2024-10-30T22:15:45Z" w:initials="x">
    <w:p w14:paraId="5B631BC6">
      <w:pPr>
        <w:pStyle w:val="16"/>
      </w:pPr>
      <w:r>
        <w:rPr>
          <w:rFonts w:hint="eastAsia"/>
          <w:lang w:val="en-US" w:eastAsia="zh-CN"/>
        </w:rPr>
        <w:t>建议设置偏离值</w:t>
      </w:r>
    </w:p>
  </w:comment>
  <w:comment w:id="199" w:author="王秀子" w:date="2024-10-30T22:15:52Z" w:initials="x">
    <w:p w14:paraId="3D40DB51">
      <w:pPr>
        <w:pStyle w:val="16"/>
      </w:pPr>
      <w:r>
        <w:annotationRef/>
      </w:r>
    </w:p>
  </w:comment>
  <w:comment w:id="200" w:author="王秀子" w:date="2024-10-30T22:16:17Z" w:initials="x">
    <w:p w14:paraId="752FEC97">
      <w:pPr>
        <w:pStyle w:val="16"/>
      </w:pPr>
      <w:r>
        <w:annotationRef/>
      </w:r>
    </w:p>
  </w:comment>
  <w:comment w:id="201" w:author="王秀子" w:date="2024-10-30T22:16:25Z" w:initials="x">
    <w:p w14:paraId="38C91105">
      <w:pPr>
        <w:pStyle w:val="16"/>
      </w:pPr>
      <w:r>
        <w:annotationRef/>
      </w:r>
    </w:p>
  </w:comment>
  <w:comment w:id="202" w:author="王秀子" w:date="2024-10-30T22:16:38Z" w:initials="x">
    <w:p w14:paraId="3CE18724">
      <w:pPr>
        <w:pStyle w:val="16"/>
      </w:pPr>
      <w:r>
        <w:annotationRef/>
      </w:r>
    </w:p>
  </w:comment>
  <w:comment w:id="203" w:author="王秀子" w:date="2024-10-30T22:16:44Z" w:initials="x">
    <w:p w14:paraId="67F84715">
      <w:pPr>
        <w:pStyle w:val="16"/>
      </w:pPr>
      <w:r>
        <w:annotationRef/>
      </w:r>
    </w:p>
  </w:comment>
  <w:comment w:id="204" w:author="王秀子" w:date="2024-10-30T22:16:51Z" w:initials="x">
    <w:p w14:paraId="74A58438">
      <w:pPr>
        <w:pStyle w:val="16"/>
      </w:pPr>
      <w:r>
        <w:annotationRef/>
      </w:r>
    </w:p>
  </w:comment>
  <w:comment w:id="205" w:author="王秀子" w:date="2024-10-30T22:17:02Z" w:initials="x">
    <w:p w14:paraId="6C85FDEC">
      <w:pPr>
        <w:pStyle w:val="16"/>
      </w:pPr>
      <w:r>
        <w:annotationRef/>
      </w:r>
    </w:p>
  </w:comment>
  <w:comment w:id="206" w:author="王秀子" w:date="2024-10-30T22:17:27Z" w:initials="x">
    <w:p w14:paraId="575EF73F">
      <w:pPr>
        <w:pStyle w:val="16"/>
      </w:pPr>
      <w:r>
        <w:annotationRef/>
      </w:r>
    </w:p>
  </w:comment>
  <w:comment w:id="207" w:author="王秀子" w:date="2024-10-30T22:17:30Z" w:initials="x">
    <w:p w14:paraId="710273C6">
      <w:pPr>
        <w:pStyle w:val="16"/>
      </w:pPr>
      <w:r>
        <w:annotationRef/>
      </w:r>
    </w:p>
  </w:comment>
  <w:comment w:id="208" w:author="王秀子" w:date="2024-10-30T21:50:10Z" w:initials="x">
    <w:p w14:paraId="0E2FD218">
      <w:pPr>
        <w:pStyle w:val="16"/>
      </w:pPr>
      <w:r>
        <w:annotationRef/>
      </w:r>
    </w:p>
  </w:comment>
  <w:comment w:id="209" w:author="王秀子" w:date="2024-10-30T22:17:46Z" w:initials="x">
    <w:p w14:paraId="18515CCB">
      <w:pPr>
        <w:pStyle w:val="16"/>
      </w:pPr>
      <w:r>
        <w:annotationRef/>
      </w:r>
    </w:p>
  </w:comment>
  <w:comment w:id="210" w:author="王秀子" w:date="2024-10-30T22:17:44Z" w:initials="x">
    <w:p w14:paraId="731029F9">
      <w:pPr>
        <w:pStyle w:val="16"/>
      </w:pPr>
      <w:r>
        <w:annotationRef/>
      </w:r>
    </w:p>
  </w:comment>
  <w:comment w:id="211" w:author="王秀子" w:date="2024-10-30T22:17:52Z" w:initials="x">
    <w:p w14:paraId="2F658D3D">
      <w:pPr>
        <w:pStyle w:val="16"/>
        <w:rPr>
          <w:rFonts w:hint="default" w:eastAsia="宋体"/>
          <w:lang w:val="en-US" w:eastAsia="zh-CN"/>
        </w:rPr>
      </w:pPr>
      <w:r>
        <w:rPr>
          <w:rFonts w:hint="eastAsia"/>
          <w:lang w:val="en-US" w:eastAsia="zh-CN"/>
        </w:rPr>
        <w:t>同上使用国外标准批注。</w:t>
      </w:r>
    </w:p>
  </w:comment>
  <w:comment w:id="212" w:author="王秀子" w:date="2024-10-30T22:18:37Z" w:initials="x">
    <w:p w14:paraId="4F58C5A4">
      <w:pPr>
        <w:pStyle w:val="16"/>
      </w:pPr>
      <w:r>
        <w:annotationRef/>
      </w:r>
    </w:p>
  </w:comment>
  <w:comment w:id="213" w:author="王秀子" w:date="2024-10-30T22:19:10Z" w:initials="x">
    <w:p w14:paraId="614127BE">
      <w:pPr>
        <w:pStyle w:val="16"/>
      </w:pPr>
      <w:r>
        <w:annotationRef/>
      </w:r>
    </w:p>
  </w:comment>
  <w:comment w:id="214" w:author="王秀子" w:date="2024-10-30T22:19:44Z" w:initials="x">
    <w:p w14:paraId="0AF0B62E">
      <w:pPr>
        <w:pStyle w:val="16"/>
        <w:rPr>
          <w:rFonts w:hint="default" w:eastAsia="宋体"/>
          <w:lang w:val="en-US" w:eastAsia="zh-CN"/>
        </w:rPr>
      </w:pPr>
      <w:r>
        <w:rPr>
          <w:rFonts w:hint="eastAsia"/>
          <w:lang w:val="en-US" w:eastAsia="zh-CN"/>
        </w:rPr>
        <w:t>这个是什么意思</w:t>
      </w:r>
    </w:p>
  </w:comment>
  <w:comment w:id="215" w:author="王秀子" w:date="2024-10-30T22:20:03Z" w:initials="x">
    <w:p w14:paraId="14355D0C">
      <w:pPr>
        <w:pStyle w:val="16"/>
      </w:pPr>
      <w:r>
        <w:annotationRef/>
      </w:r>
    </w:p>
  </w:comment>
  <w:comment w:id="216" w:author="王秀子" w:date="2024-10-30T22:20:07Z" w:initials="x">
    <w:p w14:paraId="6E294ADF">
      <w:pPr>
        <w:pStyle w:val="16"/>
      </w:pPr>
      <w:r>
        <w:annotationRef/>
      </w:r>
    </w:p>
  </w:comment>
  <w:comment w:id="217" w:author="王秀子" w:date="2024-10-30T22:20:32Z" w:initials="x">
    <w:p w14:paraId="2FD8865C">
      <w:pPr>
        <w:pStyle w:val="16"/>
        <w:rPr>
          <w:rFonts w:hint="default" w:eastAsia="宋体"/>
          <w:lang w:val="en-US" w:eastAsia="zh-CN"/>
        </w:rPr>
      </w:pPr>
      <w:r>
        <w:rPr>
          <w:rFonts w:hint="eastAsia"/>
          <w:lang w:val="en-US" w:eastAsia="zh-CN"/>
        </w:rPr>
        <w:t>同上检测时间批注。</w:t>
      </w:r>
    </w:p>
  </w:comment>
  <w:comment w:id="218" w:author="王秀子" w:date="2024-10-30T22:21:14Z" w:initials="x">
    <w:p w14:paraId="39DD0CD1">
      <w:pPr>
        <w:pStyle w:val="16"/>
      </w:pPr>
      <w:r>
        <w:annotationRef/>
      </w:r>
    </w:p>
  </w:comment>
  <w:comment w:id="219" w:author="王秀子" w:date="2024-10-30T22:21:19Z" w:initials="x">
    <w:p w14:paraId="51B4DE92">
      <w:pPr>
        <w:pStyle w:val="16"/>
      </w:pPr>
      <w:r>
        <w:annotationRef/>
      </w:r>
    </w:p>
  </w:comment>
  <w:comment w:id="220" w:author="王秀子" w:date="2024-10-30T22:21:21Z" w:initials="x">
    <w:p w14:paraId="18166F24">
      <w:pPr>
        <w:pStyle w:val="16"/>
      </w:pPr>
      <w:r>
        <w:annotationRef/>
      </w:r>
    </w:p>
  </w:comment>
  <w:comment w:id="221" w:author="王秀子" w:date="2024-10-30T22:21:28Z" w:initials="x">
    <w:p w14:paraId="5DA9957A">
      <w:pPr>
        <w:pStyle w:val="16"/>
      </w:pPr>
      <w:r>
        <w:annotationRef/>
      </w:r>
    </w:p>
  </w:comment>
  <w:comment w:id="222" w:author="王秀子" w:date="2024-10-30T22:21:25Z" w:initials="x">
    <w:p w14:paraId="32575C24">
      <w:pPr>
        <w:pStyle w:val="16"/>
      </w:pPr>
      <w:r>
        <w:annotationRef/>
      </w:r>
    </w:p>
  </w:comment>
  <w:comment w:id="223" w:author="王秀子" w:date="2024-10-30T21:45:39Z" w:initials="x">
    <w:p w14:paraId="774E56AD">
      <w:pPr>
        <w:pStyle w:val="16"/>
      </w:pPr>
      <w:r>
        <w:annotationRef/>
      </w:r>
    </w:p>
  </w:comment>
  <w:comment w:id="224" w:author="王秀子" w:date="2024-10-30T22:21:31Z" w:initials="x">
    <w:p w14:paraId="37091EBD">
      <w:pPr>
        <w:pStyle w:val="16"/>
      </w:pPr>
      <w:r>
        <w:annotationRef/>
      </w:r>
    </w:p>
  </w:comment>
  <w:comment w:id="225" w:author="王秀子" w:date="2024-10-30T21:45:43Z" w:initials="x">
    <w:p w14:paraId="4DBC1F2C">
      <w:pPr>
        <w:pStyle w:val="16"/>
      </w:pPr>
      <w:r>
        <w:annotationRef/>
      </w:r>
    </w:p>
  </w:comment>
  <w:comment w:id="226" w:author="王秀子" w:date="2024-10-30T22:22:34Z" w:initials="x">
    <w:p w14:paraId="16FF7F92">
      <w:pPr>
        <w:pStyle w:val="16"/>
      </w:pPr>
      <w:r>
        <w:annotationRef/>
      </w:r>
    </w:p>
  </w:comment>
  <w:comment w:id="227" w:author="王秀子" w:date="2024-10-30T22:22:37Z" w:initials="x">
    <w:p w14:paraId="48324430">
      <w:pPr>
        <w:pStyle w:val="16"/>
      </w:pPr>
      <w:r>
        <w:annotationRef/>
      </w:r>
    </w:p>
  </w:comment>
  <w:comment w:id="228" w:author="王秀子" w:date="2024-10-30T22:22:40Z" w:initials="x">
    <w:p w14:paraId="30C75A90">
      <w:pPr>
        <w:pStyle w:val="16"/>
      </w:pPr>
      <w:r>
        <w:annotationRef/>
      </w:r>
    </w:p>
  </w:comment>
  <w:comment w:id="229" w:author="王秀子" w:date="2024-10-30T22:22:42Z" w:initials="x">
    <w:p w14:paraId="379EF6FF">
      <w:pPr>
        <w:pStyle w:val="16"/>
        <w:rPr>
          <w:rFonts w:hint="default" w:eastAsia="宋体"/>
          <w:lang w:val="en-US" w:eastAsia="zh-CN"/>
        </w:rPr>
      </w:pPr>
      <w:r>
        <w:rPr>
          <w:rFonts w:hint="eastAsia"/>
          <w:lang w:val="en-US" w:eastAsia="zh-CN"/>
        </w:rPr>
        <w:t>建议设置偏离值和补充单位。</w:t>
      </w:r>
    </w:p>
  </w:comment>
  <w:comment w:id="230" w:author="王秀子" w:date="2024-10-30T21:45:47Z" w:initials="x">
    <w:p w14:paraId="027CA5DE">
      <w:pPr>
        <w:pStyle w:val="16"/>
      </w:pPr>
      <w:r>
        <w:annotationRef/>
      </w:r>
    </w:p>
  </w:comment>
  <w:comment w:id="231" w:author="王秀子" w:date="2024-10-30T22:23:18Z" w:initials="x">
    <w:p w14:paraId="08DF3DFB">
      <w:pPr>
        <w:pStyle w:val="16"/>
        <w:rPr>
          <w:rFonts w:hint="default" w:eastAsia="宋体"/>
          <w:lang w:val="en-US" w:eastAsia="zh-CN"/>
        </w:rPr>
      </w:pPr>
      <w:r>
        <w:rPr>
          <w:rFonts w:hint="eastAsia"/>
          <w:lang w:val="en-US" w:eastAsia="zh-CN"/>
        </w:rPr>
        <w:t>货物名称已要求“</w:t>
      </w:r>
      <w:r>
        <w:rPr>
          <w:rFonts w:hint="eastAsia" w:asciiTheme="minorEastAsia" w:hAnsiTheme="minorEastAsia" w:eastAsiaTheme="minorEastAsia" w:cstheme="minorEastAsia"/>
          <w:i w:val="0"/>
          <w:iCs w:val="0"/>
          <w:color w:val="000000"/>
          <w:kern w:val="0"/>
          <w:sz w:val="21"/>
          <w:szCs w:val="21"/>
          <w:u w:val="none"/>
          <w:lang w:val="en-US" w:eastAsia="zh-CN" w:bidi="ar"/>
        </w:rPr>
        <w:t>智能双瓶款</w:t>
      </w:r>
      <w:r>
        <w:rPr>
          <w:rFonts w:hint="eastAsia"/>
          <w:lang w:val="en-US" w:eastAsia="zh-CN"/>
        </w:rPr>
        <w:t>”，此处是否无需重复了。</w:t>
      </w:r>
    </w:p>
  </w:comment>
  <w:comment w:id="233" w:author="王秀子" w:date="2024-10-30T22:23:45Z" w:initials="x">
    <w:p w14:paraId="7E8B8928">
      <w:pPr>
        <w:pStyle w:val="16"/>
        <w:rPr>
          <w:rFonts w:hint="eastAsia" w:eastAsia="宋体"/>
          <w:lang w:val="en-US" w:eastAsia="zh-CN"/>
        </w:rPr>
      </w:pPr>
      <w:r>
        <w:rPr>
          <w:rFonts w:hint="eastAsia"/>
          <w:lang w:val="en-US" w:eastAsia="zh-CN"/>
        </w:rPr>
        <w:t>?</w:t>
      </w:r>
    </w:p>
  </w:comment>
  <w:comment w:id="232" w:author="王秀子" w:date="2024-10-30T22:24:02Z" w:initials="x">
    <w:p w14:paraId="77A75ACA">
      <w:pPr>
        <w:pStyle w:val="16"/>
        <w:rPr>
          <w:rFonts w:hint="default" w:eastAsia="宋体"/>
          <w:lang w:val="en-US" w:eastAsia="zh-CN"/>
        </w:rPr>
      </w:pPr>
      <w:r>
        <w:rPr>
          <w:rFonts w:hint="eastAsia"/>
          <w:lang w:val="en-US" w:eastAsia="zh-CN"/>
        </w:rPr>
        <w:t>这些参数是什么意思？</w:t>
      </w:r>
    </w:p>
  </w:comment>
  <w:comment w:id="234" w:author="王秀子" w:date="2024-10-30T21:45:50Z" w:initials="x">
    <w:p w14:paraId="44E6BF38">
      <w:pPr>
        <w:pStyle w:val="16"/>
      </w:pPr>
      <w:r>
        <w:annotationRef/>
      </w:r>
    </w:p>
  </w:comment>
  <w:comment w:id="235" w:author="王秀子" w:date="2024-10-30T22:24:19Z" w:initials="x">
    <w:p w14:paraId="065EEF84">
      <w:pPr>
        <w:pStyle w:val="16"/>
        <w:rPr>
          <w:rFonts w:hint="default"/>
          <w:lang w:val="en-US"/>
        </w:rPr>
      </w:pPr>
      <w:r>
        <w:rPr>
          <w:rFonts w:hint="eastAsia"/>
          <w:lang w:val="en-US" w:eastAsia="zh-CN"/>
        </w:rPr>
        <w:t>货物名称为</w:t>
      </w:r>
      <w:r>
        <w:rPr>
          <w:rFonts w:hint="eastAsia" w:asciiTheme="minorEastAsia" w:hAnsiTheme="minorEastAsia" w:eastAsiaTheme="minorEastAsia" w:cstheme="minorEastAsia"/>
          <w:i w:val="0"/>
          <w:iCs w:val="0"/>
          <w:color w:val="000000"/>
          <w:kern w:val="0"/>
          <w:sz w:val="21"/>
          <w:szCs w:val="21"/>
          <w:u w:val="none"/>
          <w:lang w:val="en-US" w:eastAsia="zh-CN" w:bidi="ar"/>
        </w:rPr>
        <w:t>（单瓶款）</w:t>
      </w:r>
    </w:p>
  </w:comment>
  <w:comment w:id="236" w:author="王秀子" w:date="2024-10-30T21:45:56Z" w:initials="x">
    <w:p w14:paraId="5F5058C3">
      <w:pPr>
        <w:pStyle w:val="16"/>
      </w:pPr>
      <w:r>
        <w:annotationRef/>
      </w:r>
    </w:p>
  </w:comment>
  <w:comment w:id="237" w:author="王秀子" w:date="2024-10-30T22:24:32Z" w:initials="x">
    <w:p w14:paraId="13B89086">
      <w:pPr>
        <w:pStyle w:val="16"/>
        <w:rPr>
          <w:rFonts w:hint="default" w:eastAsia="宋体"/>
          <w:lang w:val="en-US" w:eastAsia="zh-CN"/>
        </w:rPr>
      </w:pPr>
      <w:r>
        <w:rPr>
          <w:rFonts w:hint="eastAsia"/>
          <w:lang w:val="en-US" w:eastAsia="zh-CN"/>
        </w:rPr>
        <w:t>货物名称已要求“</w:t>
      </w:r>
      <w:r>
        <w:rPr>
          <w:rFonts w:hint="eastAsia" w:asciiTheme="minorEastAsia" w:hAnsiTheme="minorEastAsia" w:eastAsiaTheme="minorEastAsia" w:cstheme="minorEastAsia"/>
          <w:i w:val="0"/>
          <w:iCs w:val="0"/>
          <w:color w:val="000000"/>
          <w:kern w:val="0"/>
          <w:sz w:val="21"/>
          <w:szCs w:val="21"/>
          <w:u w:val="none"/>
          <w:lang w:val="en-US" w:eastAsia="zh-CN" w:bidi="ar"/>
        </w:rPr>
        <w:t>（双瓶款）</w:t>
      </w:r>
      <w:r>
        <w:rPr>
          <w:rFonts w:hint="eastAsia"/>
          <w:lang w:val="en-US" w:eastAsia="zh-CN"/>
        </w:rPr>
        <w:t>”，此处是否无需重复了。</w:t>
      </w:r>
    </w:p>
    <w:p w14:paraId="3F356895">
      <w:pPr>
        <w:pStyle w:val="16"/>
      </w:pPr>
    </w:p>
  </w:comment>
  <w:comment w:id="238" w:author="王秀子" w:date="2024-10-30T22:25:22Z" w:initials="x">
    <w:p w14:paraId="1AC68B18">
      <w:pPr>
        <w:pStyle w:val="16"/>
        <w:rPr>
          <w:rFonts w:hint="default" w:eastAsia="宋体"/>
          <w:lang w:val="en-US" w:eastAsia="zh-CN"/>
        </w:rPr>
      </w:pPr>
      <w:r>
        <w:rPr>
          <w:rFonts w:hint="eastAsia"/>
          <w:lang w:val="en-US" w:eastAsia="zh-CN"/>
        </w:rPr>
        <w:t>如果有报警器是负偏离？</w:t>
      </w:r>
    </w:p>
  </w:comment>
  <w:comment w:id="239" w:author="王秀子" w:date="2024-10-30T22:25:14Z" w:initials="x">
    <w:p w14:paraId="41382EB7">
      <w:pPr>
        <w:pStyle w:val="16"/>
      </w:pPr>
      <w:r>
        <w:annotationRef/>
      </w:r>
    </w:p>
  </w:comment>
  <w:comment w:id="240" w:author="王秀子" w:date="2024-10-30T22:25:16Z" w:initials="x">
    <w:p w14:paraId="27127645">
      <w:pPr>
        <w:pStyle w:val="16"/>
      </w:pPr>
      <w:r>
        <w:annotationRef/>
      </w:r>
    </w:p>
  </w:comment>
  <w:comment w:id="241" w:author="王秀子" w:date="2024-10-30T22:25:20Z" w:initials="x">
    <w:p w14:paraId="5E42540B">
      <w:pPr>
        <w:pStyle w:val="16"/>
      </w:pPr>
      <w:r>
        <w:annotationRef/>
      </w:r>
    </w:p>
  </w:comment>
  <w:comment w:id="242" w:author="王秀子" w:date="2024-10-30T22:25:37Z" w:initials="x">
    <w:p w14:paraId="187697C2">
      <w:pPr>
        <w:pStyle w:val="16"/>
      </w:pPr>
      <w:r>
        <w:annotationRef/>
      </w:r>
    </w:p>
  </w:comment>
  <w:comment w:id="243" w:author="王秀子" w:date="2024-10-30T22:25:44Z" w:initials="x">
    <w:p w14:paraId="42599EAB">
      <w:pPr>
        <w:pStyle w:val="16"/>
        <w:rPr>
          <w:rFonts w:hint="default" w:eastAsia="宋体"/>
          <w:lang w:val="en-US" w:eastAsia="zh-CN"/>
        </w:rPr>
      </w:pPr>
      <w:r>
        <w:rPr>
          <w:rFonts w:hint="eastAsia"/>
          <w:lang w:val="en-US" w:eastAsia="zh-CN"/>
        </w:rPr>
        <w:t>建议参数化。</w:t>
      </w:r>
    </w:p>
  </w:comment>
  <w:comment w:id="244" w:author="王秀子" w:date="2024-10-30T22:26:57Z" w:initials="x">
    <w:p w14:paraId="4A00578F">
      <w:pPr>
        <w:pStyle w:val="16"/>
        <w:rPr>
          <w:rFonts w:hint="default" w:eastAsia="宋体"/>
          <w:lang w:val="en-US" w:eastAsia="zh-CN"/>
        </w:rPr>
      </w:pPr>
      <w:r>
        <w:rPr>
          <w:rFonts w:hint="eastAsia"/>
          <w:lang w:val="en-US" w:eastAsia="zh-CN"/>
        </w:rPr>
        <w:t>特定品牌？</w:t>
      </w:r>
    </w:p>
  </w:comment>
  <w:comment w:id="245" w:author="王秀子" w:date="2024-10-30T22:25:53Z" w:initials="x">
    <w:p w14:paraId="1BD2EC95">
      <w:pPr>
        <w:pStyle w:val="16"/>
        <w:rPr>
          <w:rFonts w:hint="default" w:eastAsia="宋体"/>
          <w:lang w:val="en-US" w:eastAsia="zh-CN"/>
        </w:rPr>
      </w:pPr>
      <w:r>
        <w:rPr>
          <w:rFonts w:hint="eastAsia"/>
          <w:lang w:val="en-US" w:eastAsia="zh-CN"/>
        </w:rPr>
        <w:t>本项目拒绝进口，且产品在国内使用。要求符合国外标准与项目需求不符。</w:t>
      </w:r>
    </w:p>
  </w:comment>
  <w:comment w:id="246" w:author="王秀子" w:date="2024-10-30T22:26:38Z" w:initials="x">
    <w:p w14:paraId="28EEDDF9">
      <w:pPr>
        <w:pStyle w:val="16"/>
        <w:rPr>
          <w:rFonts w:hint="default" w:eastAsia="宋体"/>
          <w:lang w:val="en-US" w:eastAsia="zh-CN"/>
        </w:rPr>
      </w:pPr>
      <w:r>
        <w:rPr>
          <w:rFonts w:hint="eastAsia"/>
          <w:lang w:val="en-US" w:eastAsia="zh-CN"/>
        </w:rPr>
        <w:t>本项目拒绝进口，且产品在国内使用。要求符合国外协会要求与项目需求不符。</w:t>
      </w:r>
    </w:p>
    <w:p w14:paraId="521A4E16">
      <w:pPr>
        <w:pStyle w:val="16"/>
      </w:pPr>
    </w:p>
  </w:comment>
  <w:comment w:id="247" w:author="王秀子" w:date="2024-10-30T22:27:05Z" w:initials="x">
    <w:p w14:paraId="44AB6394">
      <w:pPr>
        <w:pStyle w:val="16"/>
      </w:pPr>
      <w:r>
        <w:annotationRef/>
      </w:r>
    </w:p>
  </w:comment>
  <w:comment w:id="248" w:author="王秀子" w:date="2024-10-30T21:46:00Z" w:initials="x">
    <w:p w14:paraId="748982C5">
      <w:pPr>
        <w:pStyle w:val="16"/>
      </w:pPr>
      <w:r>
        <w:annotationRef/>
      </w:r>
    </w:p>
  </w:comment>
  <w:comment w:id="249" w:author="王秀子" w:date="2024-10-30T22:27:13Z" w:initials="x">
    <w:p w14:paraId="48B5E0DD">
      <w:pPr>
        <w:pStyle w:val="16"/>
      </w:pPr>
      <w:r>
        <w:annotationRef/>
      </w:r>
    </w:p>
  </w:comment>
  <w:comment w:id="250" w:author="王秀子" w:date="2024-10-30T22:27:16Z" w:initials="x">
    <w:p w14:paraId="126B0D4B">
      <w:pPr>
        <w:pStyle w:val="16"/>
      </w:pPr>
      <w:r>
        <w:annotationRef/>
      </w:r>
    </w:p>
  </w:comment>
  <w:comment w:id="251" w:author="王秀子" w:date="2024-10-30T22:27:22Z" w:initials="x">
    <w:p w14:paraId="0EAD28C7">
      <w:pPr>
        <w:pStyle w:val="16"/>
      </w:pPr>
      <w:r>
        <w:annotationRef/>
      </w:r>
    </w:p>
  </w:comment>
  <w:comment w:id="252" w:author="王秀子" w:date="2024-10-30T22:27:25Z" w:initials="x">
    <w:p w14:paraId="3869CD1E">
      <w:pPr>
        <w:pStyle w:val="16"/>
      </w:pPr>
      <w:r>
        <w:annotationRef/>
      </w:r>
    </w:p>
  </w:comment>
  <w:comment w:id="253" w:author="王秀子" w:date="2024-10-30T22:27:27Z" w:initials="x">
    <w:p w14:paraId="47644C0D">
      <w:pPr>
        <w:pStyle w:val="16"/>
      </w:pPr>
      <w:r>
        <w:annotationRef/>
      </w:r>
    </w:p>
  </w:comment>
  <w:comment w:id="254" w:author="王秀子" w:date="2024-10-30T22:27:40Z" w:initials="x">
    <w:p w14:paraId="76C02F59">
      <w:pPr>
        <w:pStyle w:val="16"/>
      </w:pPr>
      <w:r>
        <w:annotationRef/>
      </w:r>
    </w:p>
  </w:comment>
  <w:comment w:id="255" w:author="王秀子" w:date="2024-10-30T22:27:44Z" w:initials="x">
    <w:p w14:paraId="4B66D699">
      <w:pPr>
        <w:pStyle w:val="16"/>
      </w:pPr>
      <w:r>
        <w:annotationRef/>
      </w:r>
    </w:p>
  </w:comment>
  <w:comment w:id="256" w:author="王秀子" w:date="2024-10-30T22:27:46Z" w:initials="x">
    <w:p w14:paraId="1A67A9CE">
      <w:pPr>
        <w:pStyle w:val="16"/>
      </w:pPr>
      <w:r>
        <w:annotationRef/>
      </w:r>
    </w:p>
  </w:comment>
  <w:comment w:id="257" w:author="王秀子" w:date="2024-10-30T22:27:49Z" w:initials="x">
    <w:p w14:paraId="1DB74762">
      <w:pPr>
        <w:pStyle w:val="16"/>
      </w:pPr>
      <w:r>
        <w:annotationRef/>
      </w:r>
    </w:p>
  </w:comment>
  <w:comment w:id="258" w:author="王秀子" w:date="2024-10-30T22:27:52Z" w:initials="x">
    <w:p w14:paraId="6AD2992B">
      <w:pPr>
        <w:pStyle w:val="16"/>
      </w:pPr>
      <w:r>
        <w:annotationRef/>
      </w:r>
    </w:p>
  </w:comment>
  <w:comment w:id="259" w:author="王秀子" w:date="2024-10-30T22:27:56Z" w:initials="x">
    <w:p w14:paraId="3EB0AA49">
      <w:pPr>
        <w:pStyle w:val="16"/>
      </w:pPr>
      <w:r>
        <w:annotationRef/>
      </w:r>
    </w:p>
  </w:comment>
  <w:comment w:id="260" w:author="王秀子" w:date="2024-10-30T22:28:04Z" w:initials="x">
    <w:p w14:paraId="7FB6DD79">
      <w:pPr>
        <w:pStyle w:val="16"/>
      </w:pPr>
      <w:r>
        <w:annotationRef/>
      </w:r>
    </w:p>
  </w:comment>
  <w:comment w:id="261" w:author="王秀子" w:date="2024-10-30T22:29:07Z" w:initials="x">
    <w:p w14:paraId="0503B93E">
      <w:pPr>
        <w:pStyle w:val="16"/>
        <w:rPr>
          <w:rFonts w:hint="default" w:eastAsiaTheme="minorEastAsia"/>
          <w:lang w:val="en-US" w:eastAsia="zh-CN"/>
        </w:rPr>
      </w:pPr>
      <w:r>
        <w:rPr>
          <w:rFonts w:hint="eastAsia" w:asciiTheme="minorEastAsia" w:hAnsiTheme="minorEastAsia" w:eastAsiaTheme="minorEastAsia" w:cstheme="minorEastAsia"/>
          <w:sz w:val="21"/>
          <w:szCs w:val="21"/>
          <w:lang w:val="en-US" w:eastAsia="zh-CN"/>
        </w:rPr>
        <w:t>后文为</w:t>
      </w:r>
      <w:r>
        <w:rPr>
          <w:rFonts w:hint="eastAsia" w:asciiTheme="minorEastAsia" w:hAnsiTheme="minorEastAsia" w:eastAsiaTheme="minorEastAsia" w:cstheme="minorEastAsia"/>
          <w:sz w:val="21"/>
          <w:szCs w:val="21"/>
        </w:rPr>
        <w:t>免费质保期</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建议统一。</w:t>
      </w:r>
    </w:p>
  </w:comment>
  <w:comment w:id="262" w:author="王秀子" w:date="2024-10-30T22:30:05Z" w:initials="x">
    <w:p w14:paraId="2D190F2A">
      <w:pPr>
        <w:pStyle w:val="16"/>
        <w:rPr>
          <w:rFonts w:hint="eastAsia" w:ascii="宋体" w:hAnsi="宋体" w:eastAsia="宋体" w:cs="宋体"/>
          <w:sz w:val="21"/>
          <w:szCs w:val="21"/>
        </w:rPr>
      </w:pPr>
      <w:bookmarkStart w:id="152" w:name="OLE_LINK108"/>
      <w:r>
        <w:rPr>
          <w:rFonts w:hint="eastAsia" w:ascii="宋体" w:hAnsi="宋体" w:eastAsia="宋体" w:cs="宋体"/>
          <w:sz w:val="21"/>
          <w:szCs w:val="21"/>
        </w:rPr>
        <w:t>非实质性条款避免“必须”、“须”等强制性表述。此处建议删除或设置为实质性条款。</w:t>
      </w:r>
    </w:p>
    <w:bookmarkEnd w:id="152"/>
    <w:p w14:paraId="5336D04C">
      <w:pPr>
        <w:pStyle w:val="16"/>
      </w:pPr>
    </w:p>
  </w:comment>
  <w:comment w:id="263" w:author="王秀子" w:date="2024-10-30T22:31:58Z" w:initials="x">
    <w:p w14:paraId="79065132">
      <w:pPr>
        <w:pStyle w:val="16"/>
        <w:rPr>
          <w:rFonts w:hint="eastAsia"/>
          <w:lang w:val="en-US" w:eastAsia="zh-CN"/>
        </w:rPr>
      </w:pPr>
      <w:r>
        <w:rPr>
          <w:rFonts w:hint="eastAsia"/>
          <w:lang w:val="en-US" w:eastAsia="zh-CN"/>
        </w:rPr>
        <w:t>投标时要提供承诺函？</w:t>
      </w:r>
    </w:p>
    <w:p w14:paraId="6C87664D">
      <w:pPr>
        <w:pStyle w:val="16"/>
        <w:rPr>
          <w:rFonts w:hint="default"/>
          <w:lang w:val="en-US" w:eastAsia="zh-CN"/>
        </w:rPr>
      </w:pPr>
      <w:r>
        <w:rPr>
          <w:rFonts w:hint="eastAsia"/>
          <w:lang w:val="en-US" w:eastAsia="zh-CN"/>
        </w:rPr>
        <w:t>建议无需另外提供承诺，响应此条即视为满足。</w:t>
      </w:r>
    </w:p>
  </w:comment>
  <w:comment w:id="264" w:author="王秀子" w:date="2024-10-30T22:31:48Z" w:initials="x">
    <w:p w14:paraId="0D0DD2FF">
      <w:pPr>
        <w:pStyle w:val="16"/>
        <w:rPr>
          <w:rFonts w:hint="default" w:eastAsia="宋体"/>
          <w:lang w:val="en-US" w:eastAsia="zh-CN"/>
        </w:rPr>
      </w:pPr>
      <w:r>
        <w:rPr>
          <w:rFonts w:hint="eastAsia" w:asciiTheme="minorEastAsia" w:hAnsiTheme="minorEastAsia" w:eastAsiaTheme="minorEastAsia" w:cstheme="minorEastAsia"/>
          <w:kern w:val="0"/>
          <w:sz w:val="21"/>
          <w:szCs w:val="21"/>
          <w:lang w:bidi="ar"/>
        </w:rPr>
        <w:t>产品总量</w:t>
      </w:r>
      <w:r>
        <w:rPr>
          <w:rFonts w:hint="eastAsia" w:asciiTheme="minorEastAsia" w:hAnsiTheme="minorEastAsia" w:eastAsiaTheme="minorEastAsia" w:cstheme="minorEastAsia"/>
          <w:kern w:val="0"/>
          <w:sz w:val="21"/>
          <w:szCs w:val="21"/>
          <w:lang w:val="en-US" w:eastAsia="zh-CN" w:bidi="ar"/>
        </w:rPr>
        <w:t>的1%</w:t>
      </w:r>
      <w:r>
        <w:rPr>
          <w:rFonts w:hint="eastAsia"/>
          <w:lang w:val="en-US" w:eastAsia="zh-CN"/>
        </w:rPr>
        <w:t>?</w:t>
      </w:r>
    </w:p>
  </w:comment>
  <w:comment w:id="265" w:author="王秀子" w:date="2024-10-30T22:29:26Z" w:initials="x">
    <w:p w14:paraId="1FF36F85">
      <w:pPr>
        <w:pStyle w:val="16"/>
      </w:pPr>
      <w:r>
        <w:annotationRef/>
      </w:r>
    </w:p>
  </w:comment>
  <w:comment w:id="266" w:author="王秀子" w:date="2024-10-30T22:29:31Z" w:initials="x">
    <w:p w14:paraId="5707D2B4">
      <w:pPr>
        <w:pStyle w:val="16"/>
      </w:pPr>
      <w:r>
        <w:annotationRef/>
      </w:r>
    </w:p>
  </w:comment>
  <w:comment w:id="267" w:author="王秀子" w:date="2024-10-30T22:32:56Z" w:initials="x">
    <w:p w14:paraId="1BF44DFF">
      <w:pPr>
        <w:pStyle w:val="16"/>
        <w:rPr>
          <w:rFonts w:hint="eastAsia" w:ascii="宋体" w:hAnsi="宋体" w:eastAsia="宋体" w:cs="宋体"/>
          <w:sz w:val="21"/>
          <w:szCs w:val="21"/>
          <w:lang w:val="en-US" w:eastAsia="zh-CN"/>
        </w:rPr>
      </w:pPr>
      <w:bookmarkStart w:id="153" w:name="OLE_LINK60"/>
      <w:bookmarkStart w:id="154" w:name="OLE_LINK76"/>
      <w:r>
        <w:rPr>
          <w:rFonts w:hint="eastAsia" w:ascii="宋体" w:hAnsi="宋体" w:eastAsia="宋体" w:cs="宋体"/>
          <w:sz w:val="21"/>
          <w:szCs w:val="21"/>
          <w:lang w:val="en-US" w:eastAsia="zh-CN"/>
        </w:rPr>
        <w:t>根据《深圳市财政局关于开展政府采购货物和服务项目违规收取质量保证金清理工作的通知</w:t>
      </w:r>
    </w:p>
    <w:p w14:paraId="473D7297">
      <w:pPr>
        <w:pStyle w:val="16"/>
        <w:jc w:val="righ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》（深财购〔2022〕16 号）的要求，政府采购货物和服务项目不得收取（预留）质量保证金，也不得将已收取的履约保证金转为质量保证金。</w:t>
      </w:r>
      <w:bookmarkEnd w:id="153"/>
      <w:r>
        <w:rPr>
          <w:rFonts w:hint="eastAsia" w:ascii="宋体" w:hAnsi="宋体" w:eastAsia="宋体" w:cs="宋体"/>
          <w:sz w:val="21"/>
          <w:szCs w:val="21"/>
          <w:lang w:val="en-US" w:eastAsia="zh-CN"/>
        </w:rPr>
        <w:t>采购人已收取质量保证金或者在合同金额中预留质量保证金的,要及时退还或支付给中标供应商；尚未签订合同的，不得在合同中约定收取质量保证金或者在合同金额中预留质量保证金。请删除质保金的要求。</w:t>
      </w:r>
    </w:p>
    <w:bookmarkEnd w:id="154"/>
    <w:p w14:paraId="634BDE5B">
      <w:pPr>
        <w:pStyle w:val="16"/>
      </w:pPr>
    </w:p>
  </w:comment>
  <w:comment w:id="268" w:author="王秀子" w:date="2024-10-30T22:29:35Z" w:initials="x">
    <w:p w14:paraId="23CEFDF9">
      <w:pPr>
        <w:pStyle w:val="16"/>
      </w:pPr>
      <w:r>
        <w:annotationRef/>
      </w:r>
    </w:p>
  </w:comment>
  <w:comment w:id="269" w:author="王秀子" w:date="2024-10-30T22:29:40Z" w:initials="x">
    <w:p w14:paraId="3D544DC6">
      <w:pPr>
        <w:pStyle w:val="16"/>
      </w:pPr>
      <w:r>
        <w:annotationRef/>
      </w:r>
    </w:p>
  </w:comment>
  <w:comment w:id="270" w:author="王秀子" w:date="2024-10-30T22:29:50Z" w:initials="x">
    <w:p w14:paraId="29FBA3F3">
      <w:pPr>
        <w:pStyle w:val="16"/>
      </w:pPr>
      <w:r>
        <w:annotationRef/>
      </w:r>
    </w:p>
  </w:comment>
  <w:comment w:id="271" w:author="王秀子" w:date="2024-10-30T22:30:23Z" w:initials="x">
    <w:p w14:paraId="1F12F032">
      <w:pPr>
        <w:pStyle w:val="16"/>
      </w:pPr>
      <w:r>
        <w:annotationRef/>
      </w:r>
    </w:p>
  </w:comment>
  <w:comment w:id="272" w:author="王秀子" w:date="2024-10-30T22:36:01Z" w:initials="x">
    <w:p w14:paraId="32827DAA">
      <w:pPr>
        <w:pStyle w:val="16"/>
        <w:rPr>
          <w:rFonts w:hint="default" w:eastAsia="宋体"/>
          <w:lang w:val="en-US" w:eastAsia="zh-CN"/>
        </w:rPr>
      </w:pPr>
      <w:r>
        <w:rPr>
          <w:rFonts w:hint="eastAsia"/>
          <w:lang w:val="en-US" w:eastAsia="zh-CN"/>
        </w:rPr>
        <w:t>与本项目不太适用，建议商务需求所有“设备”调整为“货物”。</w:t>
      </w:r>
    </w:p>
  </w:comment>
  <w:comment w:id="273" w:author="王秀子" w:date="2024-10-30T22:30:52Z" w:initials="x">
    <w:p w14:paraId="7AF973DD">
      <w:pPr>
        <w:pStyle w:val="16"/>
        <w:rPr>
          <w:rFonts w:hint="default" w:eastAsia="宋体"/>
          <w:lang w:val="en-US" w:eastAsia="zh-CN"/>
        </w:rPr>
      </w:pPr>
      <w:r>
        <w:rPr>
          <w:rFonts w:hint="eastAsia"/>
          <w:lang w:val="en-US" w:eastAsia="zh-CN"/>
        </w:rPr>
        <w:t>此项是否单独分框？</w:t>
      </w:r>
    </w:p>
  </w:comment>
  <w:comment w:id="274" w:author="王秀子" w:date="2024-10-30T22:30:50Z" w:initials="x">
    <w:p w14:paraId="7F5A754B">
      <w:pPr>
        <w:pStyle w:val="16"/>
      </w:pPr>
      <w:r>
        <w:annotationRef/>
      </w:r>
    </w:p>
  </w:comment>
  <w:comment w:id="275" w:author="王秀子" w:date="2024-10-30T22:31:03Z" w:initials="x">
    <w:p w14:paraId="7BD3D234">
      <w:pPr>
        <w:pStyle w:val="16"/>
      </w:pPr>
      <w:r>
        <w:annotationRef/>
      </w:r>
    </w:p>
  </w:comment>
  <w:comment w:id="276" w:author="王秀子" w:date="2024-10-30T22:34:32Z" w:initials="x">
    <w:p w14:paraId="6C207174">
      <w:pPr>
        <w:rPr>
          <w:rFonts w:hint="eastAsia" w:ascii="宋体" w:hAnsi="宋体" w:eastAsia="宋体" w:cs="宋体"/>
          <w:sz w:val="21"/>
          <w:szCs w:val="21"/>
        </w:rPr>
      </w:pPr>
      <w:bookmarkStart w:id="155" w:name="OLE_LINK26"/>
      <w:bookmarkStart w:id="156" w:name="OLE_LINK33"/>
      <w:r>
        <w:rPr>
          <w:rFonts w:hint="eastAsia" w:ascii="宋体" w:hAnsi="宋体" w:eastAsia="宋体" w:cs="宋体"/>
          <w:sz w:val="21"/>
          <w:szCs w:val="21"/>
        </w:rPr>
        <w:t>根据</w:t>
      </w:r>
      <w:r>
        <w:rPr>
          <w:rFonts w:hint="eastAsia" w:ascii="宋体" w:hAnsi="宋体" w:eastAsia="宋体" w:cs="宋体"/>
          <w:sz w:val="21"/>
          <w:szCs w:val="21"/>
          <w:lang w:eastAsia="zh-CN"/>
        </w:rPr>
        <w:t>《</w:t>
      </w:r>
      <w:r>
        <w:rPr>
          <w:rFonts w:hint="eastAsia" w:ascii="宋体" w:hAnsi="宋体" w:eastAsia="宋体" w:cs="宋体"/>
          <w:sz w:val="21"/>
          <w:szCs w:val="21"/>
        </w:rPr>
        <w:t>深圳经济特区政府采购条例实施细则</w:t>
      </w:r>
      <w:r>
        <w:rPr>
          <w:rFonts w:hint="eastAsia" w:ascii="宋体" w:hAnsi="宋体" w:eastAsia="宋体" w:cs="宋体"/>
          <w:sz w:val="21"/>
          <w:szCs w:val="21"/>
          <w:lang w:eastAsia="zh-CN"/>
        </w:rPr>
        <w:t>》</w:t>
      </w:r>
      <w:r>
        <w:rPr>
          <w:rFonts w:hint="eastAsia" w:ascii="宋体" w:hAnsi="宋体" w:eastAsia="宋体" w:cs="宋体"/>
          <w:sz w:val="21"/>
          <w:szCs w:val="21"/>
        </w:rPr>
        <w:t>第五十五条，</w:t>
      </w:r>
      <w:r>
        <w:rPr>
          <w:rFonts w:hint="eastAsia" w:ascii="宋体" w:hAnsi="宋体" w:eastAsia="宋体" w:cs="宋体"/>
          <w:color w:val="FF0000"/>
          <w:sz w:val="21"/>
          <w:szCs w:val="21"/>
        </w:rPr>
        <w:t>采购人应当组成验收小组对采购项目进行验收</w:t>
      </w:r>
      <w:r>
        <w:rPr>
          <w:rFonts w:hint="eastAsia" w:ascii="宋体" w:hAnsi="宋体" w:eastAsia="宋体" w:cs="宋体"/>
          <w:sz w:val="21"/>
          <w:szCs w:val="21"/>
        </w:rPr>
        <w:t>。验收小组的成员应当具备与采购项目相关的专业知识和实践经验。本单位无相关专业技术人员的，可以邀请国家认可的质量检测机构以及其他第三评审方参加验收。</w:t>
      </w:r>
      <w:r>
        <w:rPr>
          <w:rFonts w:hint="eastAsia" w:ascii="宋体" w:hAnsi="宋体" w:eastAsia="宋体" w:cs="宋体"/>
          <w:color w:val="FF0000"/>
          <w:sz w:val="21"/>
          <w:szCs w:val="21"/>
        </w:rPr>
        <w:t>因验收产生的费用由组织者承担</w:t>
      </w:r>
      <w:r>
        <w:rPr>
          <w:rFonts w:hint="eastAsia" w:ascii="宋体" w:hAnsi="宋体" w:eastAsia="宋体" w:cs="宋体"/>
          <w:sz w:val="21"/>
          <w:szCs w:val="21"/>
        </w:rPr>
        <w:t>。</w:t>
      </w:r>
    </w:p>
    <w:bookmarkEnd w:id="155"/>
    <w:p w14:paraId="15FAF91C">
      <w:pPr>
        <w:rPr>
          <w:rFonts w:hint="eastAsia" w:ascii="宋体" w:hAnsi="宋体" w:eastAsia="宋体" w:cs="宋体"/>
          <w:sz w:val="21"/>
          <w:szCs w:val="21"/>
        </w:rPr>
      </w:pPr>
      <w:r>
        <w:rPr>
          <w:rFonts w:hint="eastAsia" w:ascii="宋体" w:hAnsi="宋体" w:eastAsia="宋体" w:cs="宋体"/>
          <w:sz w:val="21"/>
          <w:szCs w:val="21"/>
        </w:rPr>
        <w:t>此处</w:t>
      </w:r>
      <w:r>
        <w:rPr>
          <w:rFonts w:hint="eastAsia" w:ascii="宋体" w:hAnsi="宋体" w:eastAsia="宋体" w:cs="宋体"/>
          <w:sz w:val="21"/>
          <w:szCs w:val="21"/>
          <w:lang w:val="en-US" w:eastAsia="zh-CN"/>
        </w:rPr>
        <w:t>建议</w:t>
      </w:r>
      <w:r>
        <w:rPr>
          <w:rFonts w:hint="eastAsia" w:ascii="宋体" w:hAnsi="宋体" w:eastAsia="宋体" w:cs="宋体"/>
          <w:sz w:val="21"/>
          <w:szCs w:val="21"/>
        </w:rPr>
        <w:t>删除描述。</w:t>
      </w:r>
    </w:p>
    <w:bookmarkEnd w:id="156"/>
    <w:p w14:paraId="7E9D951F">
      <w:pPr>
        <w:pStyle w:val="16"/>
      </w:pPr>
    </w:p>
  </w:comment>
  <w:comment w:id="277" w:author="王秀子" w:date="2024-10-30T22:35:00Z" w:initials="x">
    <w:p w14:paraId="6B7CAE5C">
      <w:pPr>
        <w:pStyle w:val="16"/>
      </w:pPr>
      <w:r>
        <w:drawing>
          <wp:inline distT="0" distB="0" distL="114300" distR="114300">
            <wp:extent cx="3868420" cy="1072515"/>
            <wp:effectExtent l="0" t="0" r="2540" b="952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
                    <a:stretch>
                      <a:fillRect/>
                    </a:stretch>
                  </pic:blipFill>
                  <pic:spPr>
                    <a:xfrm>
                      <a:off x="0" y="0"/>
                      <a:ext cx="3868420" cy="1072515"/>
                    </a:xfrm>
                    <a:prstGeom prst="rect">
                      <a:avLst/>
                    </a:prstGeom>
                    <a:noFill/>
                    <a:ln>
                      <a:noFill/>
                    </a:ln>
                  </pic:spPr>
                </pic:pic>
              </a:graphicData>
            </a:graphic>
          </wp:inline>
        </w:drawing>
      </w:r>
    </w:p>
    <w:p w14:paraId="21160C87">
      <w:pPr>
        <w:pStyle w:val="16"/>
      </w:pPr>
      <w:r>
        <w:rPr>
          <w:rFonts w:hint="eastAsia"/>
          <w:lang w:val="en-US" w:eastAsia="zh-CN"/>
        </w:rPr>
        <w:t>依据财政局最新发布的《政府采购易发问题清单（2023年版）》,付款方式不得设置为评审因素，此处建议修改为实质性条款</w:t>
      </w:r>
    </w:p>
  </w:comment>
  <w:comment w:id="278" w:author="王秀子" w:date="2024-10-30T22:31:09Z" w:initials="x">
    <w:p w14:paraId="2A99DF5C">
      <w:pPr>
        <w:pStyle w:val="16"/>
      </w:pPr>
      <w:r>
        <w:annotationRef/>
      </w:r>
    </w:p>
  </w:comment>
  <w:comment w:id="279" w:author="王秀子" w:date="2024-10-30T22:35:31Z" w:initials="x">
    <w:p w14:paraId="71EA4C7F">
      <w:pPr>
        <w:pStyle w:val="16"/>
        <w:rPr>
          <w:rFonts w:hint="default" w:eastAsia="宋体"/>
          <w:lang w:val="en-US" w:eastAsia="zh-CN"/>
        </w:rPr>
      </w:pPr>
      <w:r>
        <w:rPr>
          <w:rFonts w:hint="eastAsia"/>
          <w:lang w:val="en-US" w:eastAsia="zh-CN"/>
        </w:rPr>
        <w:t>调整了表述，请确认。供应商可能响应为负偏离。</w:t>
      </w:r>
    </w:p>
    <w:p w14:paraId="6FB9211E">
      <w:pPr>
        <w:pStyle w:val="16"/>
      </w:pPr>
    </w:p>
  </w:comment>
  <w:comment w:id="280" w:author="王秀子" w:date="2024-10-30T22:37:02Z" w:initials="x">
    <w:p w14:paraId="4D246136">
      <w:pPr>
        <w:pStyle w:val="16"/>
        <w:rPr>
          <w:rFonts w:hint="default" w:eastAsia="宋体"/>
          <w:lang w:val="en-US" w:eastAsia="zh-CN"/>
        </w:rPr>
      </w:pPr>
      <w:r>
        <w:rPr>
          <w:rFonts w:hint="eastAsia"/>
          <w:lang w:val="en-US" w:eastAsia="zh-CN"/>
        </w:rPr>
        <w:t>此描述似乎不适用本项目。</w:t>
      </w:r>
    </w:p>
  </w:comment>
  <w:comment w:id="281" w:author="王秀子" w:date="2024-10-30T22:37:27Z" w:initials="x">
    <w:p w14:paraId="29736F7C">
      <w:pPr>
        <w:pStyle w:val="16"/>
      </w:pPr>
      <w:r>
        <w:annotationRef/>
      </w:r>
    </w:p>
  </w:comment>
  <w:comment w:id="282" w:author="王秀子" w:date="2024-10-30T22:37:30Z" w:initials="x">
    <w:p w14:paraId="334C45E6">
      <w:pPr>
        <w:pStyle w:val="16"/>
      </w:pPr>
      <w:r>
        <w:annotationRef/>
      </w:r>
    </w:p>
  </w:comment>
  <w:comment w:id="283" w:author="王秀子" w:date="2024-10-30T22:37:34Z" w:initials="x">
    <w:p w14:paraId="0799668C">
      <w:pPr>
        <w:pStyle w:val="16"/>
      </w:pPr>
      <w:r>
        <w:annotationRef/>
      </w:r>
    </w:p>
  </w:comment>
  <w:comment w:id="284" w:author="王秀子" w:date="2024-10-30T22:37:55Z" w:initials="x">
    <w:p w14:paraId="39E88913">
      <w:pPr>
        <w:pStyle w:val="16"/>
        <w:rPr>
          <w:rFonts w:hint="default" w:eastAsia="宋体"/>
          <w:lang w:val="en-US" w:eastAsia="zh-CN"/>
        </w:rPr>
      </w:pPr>
      <w:r>
        <w:rPr>
          <w:rFonts w:hint="eastAsia"/>
          <w:lang w:val="en-US" w:eastAsia="zh-CN"/>
        </w:rPr>
        <w:t>调整了表述，请确认。</w:t>
      </w:r>
    </w:p>
  </w:comment>
  <w:comment w:id="285" w:author="王秀子" w:date="2024-10-30T22:31:14Z" w:initials="x">
    <w:p w14:paraId="2A45D5C9">
      <w:pPr>
        <w:pStyle w:val="16"/>
      </w:pPr>
      <w:r>
        <w:annotationRef/>
      </w:r>
    </w:p>
  </w:comment>
  <w:comment w:id="286" w:author="王秀子" w:date="2024-10-30T22:31:17Z" w:initials="x">
    <w:p w14:paraId="76B7464B">
      <w:pPr>
        <w:pStyle w:val="16"/>
      </w:pPr>
      <w:r>
        <w:annotationRef/>
      </w:r>
    </w:p>
  </w:comment>
  <w:comment w:id="287" w:author="王秀子" w:date="2024-10-30T22:31:21Z" w:initials="x">
    <w:p w14:paraId="4CAA45FC">
      <w:pPr>
        <w:pStyle w:val="16"/>
      </w:pPr>
      <w:r>
        <w:annotationRef/>
      </w:r>
    </w:p>
  </w:comment>
  <w:comment w:id="288" w:author="王秀子" w:date="2024-10-30T22:39:00Z" w:initials="x">
    <w:p w14:paraId="7FBFF141">
      <w:pPr>
        <w:pStyle w:val="16"/>
      </w:pPr>
      <w:r>
        <w:annotationRef/>
      </w:r>
    </w:p>
  </w:comment>
  <w:comment w:id="289" w:author="王秀子" w:date="2024-10-30T22:31:26Z" w:initials="x">
    <w:p w14:paraId="187C8E17">
      <w:pPr>
        <w:pStyle w:val="16"/>
      </w:pPr>
      <w:r>
        <w:annotationRef/>
      </w:r>
    </w:p>
  </w:comment>
  <w:comment w:id="290" w:author="王秀子" w:date="2024-10-30T22:39:04Z" w:initials="x">
    <w:p w14:paraId="1D76BD6E">
      <w:pPr>
        <w:pStyle w:val="16"/>
        <w:rPr>
          <w:rFonts w:hint="default" w:eastAsia="宋体"/>
          <w:lang w:val="en-US" w:eastAsia="zh-CN"/>
        </w:rPr>
      </w:pPr>
      <w:r>
        <w:rPr>
          <w:rFonts w:hint="eastAsia"/>
          <w:lang w:val="en-US" w:eastAsia="zh-CN"/>
        </w:rPr>
        <w:t>本项目不涉及</w:t>
      </w:r>
    </w:p>
    <w:p w14:paraId="06583574">
      <w:pPr>
        <w:pStyle w:val="16"/>
      </w:pPr>
    </w:p>
  </w:comment>
  <w:comment w:id="291" w:author="王秀子" w:date="2024-10-30T22:39:20Z" w:initials="x">
    <w:p w14:paraId="11C323EB">
      <w:pPr>
        <w:pStyle w:val="16"/>
        <w:rPr>
          <w:rFonts w:hint="default"/>
          <w:lang w:val="en-US" w:eastAsia="zh-CN"/>
        </w:rPr>
      </w:pPr>
      <w:r>
        <w:rPr>
          <w:rFonts w:hint="eastAsia"/>
          <w:lang w:val="en-US" w:eastAsia="zh-CN"/>
        </w:rPr>
        <w:t>本项目似乎不涉及</w:t>
      </w:r>
    </w:p>
    <w:p w14:paraId="308FD7DA">
      <w:pPr>
        <w:pStyle w:val="16"/>
      </w:pPr>
    </w:p>
  </w:comment>
  <w:comment w:id="292" w:author="王秀子" w:date="2024-10-30T22:39:37Z" w:initials="x">
    <w:p w14:paraId="0FB39DC3">
      <w:pPr>
        <w:rPr>
          <w:rFonts w:hint="eastAsia" w:ascii="宋体" w:hAnsi="宋体" w:eastAsia="宋体" w:cs="宋体"/>
          <w:sz w:val="21"/>
          <w:szCs w:val="21"/>
        </w:rPr>
      </w:pPr>
      <w:r>
        <w:rPr>
          <w:rFonts w:hint="eastAsia" w:ascii="宋体" w:hAnsi="宋体" w:eastAsia="宋体" w:cs="宋体"/>
          <w:sz w:val="21"/>
          <w:szCs w:val="21"/>
        </w:rPr>
        <w:t>根据</w:t>
      </w:r>
      <w:r>
        <w:rPr>
          <w:rFonts w:hint="eastAsia" w:ascii="宋体" w:hAnsi="宋体" w:eastAsia="宋体" w:cs="宋体"/>
          <w:sz w:val="21"/>
          <w:szCs w:val="21"/>
          <w:lang w:eastAsia="zh-CN"/>
        </w:rPr>
        <w:t>《</w:t>
      </w:r>
      <w:r>
        <w:rPr>
          <w:rFonts w:hint="eastAsia" w:ascii="宋体" w:hAnsi="宋体" w:eastAsia="宋体" w:cs="宋体"/>
          <w:sz w:val="21"/>
          <w:szCs w:val="21"/>
        </w:rPr>
        <w:t>深圳经济特区政府采购条例实施细则</w:t>
      </w:r>
      <w:r>
        <w:rPr>
          <w:rFonts w:hint="eastAsia" w:ascii="宋体" w:hAnsi="宋体" w:eastAsia="宋体" w:cs="宋体"/>
          <w:sz w:val="21"/>
          <w:szCs w:val="21"/>
          <w:lang w:eastAsia="zh-CN"/>
        </w:rPr>
        <w:t>》</w:t>
      </w:r>
      <w:r>
        <w:rPr>
          <w:rFonts w:hint="eastAsia" w:ascii="宋体" w:hAnsi="宋体" w:eastAsia="宋体" w:cs="宋体"/>
          <w:sz w:val="21"/>
          <w:szCs w:val="21"/>
        </w:rPr>
        <w:t>第五十五条，</w:t>
      </w:r>
      <w:r>
        <w:rPr>
          <w:rFonts w:hint="eastAsia" w:ascii="宋体" w:hAnsi="宋体" w:eastAsia="宋体" w:cs="宋体"/>
          <w:color w:val="FF0000"/>
          <w:sz w:val="21"/>
          <w:szCs w:val="21"/>
        </w:rPr>
        <w:t>采购人应当组成验收小组对采购项目进行验收</w:t>
      </w:r>
      <w:r>
        <w:rPr>
          <w:rFonts w:hint="eastAsia" w:ascii="宋体" w:hAnsi="宋体" w:eastAsia="宋体" w:cs="宋体"/>
          <w:sz w:val="21"/>
          <w:szCs w:val="21"/>
        </w:rPr>
        <w:t>。验收小组的成员应当具备与采购项目相关的专业知识和实践经验。本单位无相关专业技术人员的，可以邀请国家认可的质量检测机构以及其他第三评审方参加验收。</w:t>
      </w:r>
      <w:r>
        <w:rPr>
          <w:rFonts w:hint="eastAsia" w:ascii="宋体" w:hAnsi="宋体" w:eastAsia="宋体" w:cs="宋体"/>
          <w:color w:val="FF0000"/>
          <w:sz w:val="21"/>
          <w:szCs w:val="21"/>
        </w:rPr>
        <w:t>因验收产生的费用由组织者承担</w:t>
      </w:r>
      <w:r>
        <w:rPr>
          <w:rFonts w:hint="eastAsia" w:ascii="宋体" w:hAnsi="宋体" w:eastAsia="宋体" w:cs="宋体"/>
          <w:sz w:val="21"/>
          <w:szCs w:val="21"/>
        </w:rPr>
        <w:t>。</w:t>
      </w:r>
    </w:p>
    <w:p w14:paraId="01A0C388">
      <w:pPr>
        <w:pStyle w:val="16"/>
      </w:pPr>
    </w:p>
  </w:comment>
  <w:comment w:id="293" w:author="王秀子" w:date="2024-10-30T22:39:45Z" w:initials="x">
    <w:p w14:paraId="5BFEAA9F">
      <w:pPr>
        <w:pStyle w:val="16"/>
        <w:rPr>
          <w:rFonts w:hint="default" w:eastAsia="宋体"/>
          <w:lang w:val="en-US" w:eastAsia="zh-CN"/>
        </w:rPr>
      </w:pPr>
      <w:r>
        <w:rPr>
          <w:rFonts w:hint="eastAsia"/>
          <w:lang w:val="en-US" w:eastAsia="zh-CN"/>
        </w:rPr>
        <w:t>供应商可能响应为负偏离，建议修改为“投标响应”</w:t>
      </w:r>
    </w:p>
    <w:p w14:paraId="38EF6A0F">
      <w:pPr>
        <w:pStyle w:val="16"/>
      </w:pPr>
    </w:p>
  </w:comment>
  <w:comment w:id="294" w:author="王秀子" w:date="2024-10-30T22:39:54Z" w:initials="x">
    <w:p w14:paraId="0129A872">
      <w:pPr>
        <w:pStyle w:val="16"/>
        <w:rPr>
          <w:rFonts w:hint="eastAsia" w:eastAsia="宋体"/>
          <w:lang w:val="en-US" w:eastAsia="zh-CN"/>
        </w:rPr>
      </w:pPr>
      <w:r>
        <w:rPr>
          <w:rFonts w:hint="eastAsia"/>
          <w:lang w:val="en-US" w:eastAsia="zh-CN"/>
        </w:rPr>
        <w:t>同上</w:t>
      </w:r>
    </w:p>
  </w:comment>
  <w:comment w:id="295" w:author="王秀子" w:date="2024-10-30T22:40:00Z" w:initials="x">
    <w:p w14:paraId="3B02F92B">
      <w:pPr>
        <w:pStyle w:val="16"/>
        <w:rPr>
          <w:rFonts w:hint="default" w:eastAsia="宋体"/>
          <w:lang w:val="en-US" w:eastAsia="zh-CN"/>
        </w:rPr>
      </w:pPr>
      <w:r>
        <w:rPr>
          <w:rFonts w:hint="eastAsia"/>
          <w:lang w:val="en-US" w:eastAsia="zh-CN"/>
        </w:rPr>
        <w:t>此项是否单独分框？</w:t>
      </w:r>
    </w:p>
    <w:p w14:paraId="0D5E6976">
      <w:pPr>
        <w:pStyle w:val="16"/>
      </w:pPr>
    </w:p>
  </w:comment>
  <w:comment w:id="296" w:author="王秀子" w:date="2024-10-30T22:40:51Z" w:initials="x">
    <w:p w14:paraId="7B65D250">
      <w:pPr>
        <w:pStyle w:val="16"/>
        <w:rPr>
          <w:rFonts w:hint="default" w:eastAsia="宋体"/>
          <w:lang w:val="en-US" w:eastAsia="zh-CN"/>
        </w:rPr>
      </w:pPr>
      <w:r>
        <w:rPr>
          <w:rFonts w:hint="eastAsia"/>
          <w:lang w:val="en-US" w:eastAsia="zh-CN"/>
        </w:rPr>
        <w:t>同上，验收过程中产生的费用不由中标人支付。</w:t>
      </w:r>
    </w:p>
  </w:comment>
  <w:comment w:id="297" w:author="王秀子" w:date="2024-10-30T22:42:14Z" w:initials="x">
    <w:p w14:paraId="29A6B357">
      <w:pPr>
        <w:pStyle w:val="16"/>
      </w:pPr>
      <w:r>
        <w:annotationRef/>
      </w:r>
    </w:p>
  </w:comment>
  <w:comment w:id="298" w:author="王秀子" w:date="2024-10-30T22:42:24Z" w:initials="x">
    <w:p w14:paraId="6324E50C">
      <w:pPr>
        <w:pStyle w:val="16"/>
        <w:rPr>
          <w:rFonts w:hint="eastAsia"/>
          <w:lang w:val="en-US" w:eastAsia="zh-CN"/>
        </w:rPr>
      </w:pPr>
      <w:r>
        <w:rPr>
          <w:rFonts w:hint="eastAsia"/>
          <w:lang w:val="en-US" w:eastAsia="zh-CN"/>
        </w:rPr>
        <w:t>根据模板，履约保证金在《对通用条款的补充内容》表格中表述，此处拟删除。</w:t>
      </w:r>
    </w:p>
    <w:p w14:paraId="19E92989">
      <w:pPr>
        <w:pStyle w:val="16"/>
      </w:pPr>
    </w:p>
  </w:comment>
  <w:comment w:id="299" w:author="王秀子" w:date="2024-10-30T22:50:29Z" w:initials="x">
    <w:p w14:paraId="4848815F">
      <w:r>
        <w:rPr>
          <w:rFonts w:hint="eastAsia"/>
          <w:sz w:val="24"/>
        </w:rPr>
        <w:t>根据《财政部令第87号》第二十二条 采购人、采购代理机构一般不得要求投标人提供样品，仅凭书面方式不能准确描述采购需求或者需要对样品进行主观判断以确认是否满足采购需求等特殊情况除外。</w:t>
      </w:r>
    </w:p>
    <w:p w14:paraId="624FBEDD">
      <w:pPr>
        <w:pStyle w:val="16"/>
      </w:pPr>
    </w:p>
  </w:comment>
  <w:comment w:id="300" w:author="王秀子" w:date="2024-10-30T22:51:21Z" w:initials="x">
    <w:p w14:paraId="763904A2">
      <w:pPr>
        <w:pStyle w:val="16"/>
        <w:rPr>
          <w:rFonts w:hint="default" w:eastAsia="宋体"/>
          <w:lang w:val="en-US" w:eastAsia="zh-CN"/>
        </w:rPr>
      </w:pPr>
      <w:r>
        <w:rPr>
          <w:rFonts w:hint="eastAsia"/>
          <w:lang w:val="en-US" w:eastAsia="zh-CN"/>
        </w:rPr>
        <w:t>规格建议设置偏离值。</w:t>
      </w:r>
    </w:p>
  </w:comment>
  <w:comment w:id="301" w:author="王秀子" w:date="2024-10-30T22:52:33Z" w:initials="x">
    <w:p w14:paraId="23A72366">
      <w:pPr>
        <w:pStyle w:val="16"/>
        <w:rPr>
          <w:rFonts w:hint="default" w:eastAsia="宋体"/>
          <w:lang w:val="en-US" w:eastAsia="zh-CN"/>
        </w:rPr>
      </w:pPr>
      <w:r>
        <w:rPr>
          <w:rFonts w:hint="eastAsia"/>
          <w:lang w:val="en-US" w:eastAsia="zh-CN"/>
        </w:rPr>
        <w:t>样品评审内容不与技术要求重复，否则会重复评审。</w:t>
      </w:r>
    </w:p>
  </w:comment>
  <w:comment w:id="302" w:author="陈shunjie" w:date="2024-06-21T16:24:01Z" w:initials="">
    <w:p w14:paraId="53F603CF">
      <w:pPr>
        <w:pStyle w:val="16"/>
        <w:rPr>
          <w:rFonts w:hint="default" w:eastAsia="宋体"/>
          <w:lang w:val="en-US" w:eastAsia="zh-CN"/>
        </w:rPr>
      </w:pPr>
      <w:r>
        <w:rPr>
          <w:rFonts w:hint="eastAsia"/>
          <w:lang w:val="en-US" w:eastAsia="zh-CN"/>
        </w:rPr>
        <w:t>项目如果有后续确定签订的合同的话，可以提供。</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8176F59" w15:done="0"/>
  <w15:commentEx w15:paraId="50B3628A" w15:done="0"/>
  <w15:commentEx w15:paraId="510F8A04" w15:done="0"/>
  <w15:commentEx w15:paraId="2FF73BBE" w15:done="0"/>
  <w15:commentEx w15:paraId="7980BE94" w15:done="0"/>
  <w15:commentEx w15:paraId="64F757C3" w15:done="0"/>
  <w15:commentEx w15:paraId="2DCC12CE" w15:done="0"/>
  <w15:commentEx w15:paraId="549E0EDB" w15:done="0"/>
  <w15:commentEx w15:paraId="62261860" w15:done="0"/>
  <w15:commentEx w15:paraId="5230DDEA" w15:done="0"/>
  <w15:commentEx w15:paraId="32A2825C" w15:done="0"/>
  <w15:commentEx w15:paraId="0686D19C" w15:done="0"/>
  <w15:commentEx w15:paraId="3887229D" w15:done="0"/>
  <w15:commentEx w15:paraId="068A6C2B" w15:done="0"/>
  <w15:commentEx w15:paraId="748B7F7B" w15:done="0"/>
  <w15:commentEx w15:paraId="2FFD4D87" w15:done="0"/>
  <w15:commentEx w15:paraId="653B40FE" w15:done="0"/>
  <w15:commentEx w15:paraId="5FDD5F56" w15:done="0"/>
  <w15:commentEx w15:paraId="637C4860" w15:done="0"/>
  <w15:commentEx w15:paraId="0DA1B60A" w15:done="0"/>
  <w15:commentEx w15:paraId="6631E11F" w15:done="0"/>
  <w15:commentEx w15:paraId="12A647E8" w15:done="0"/>
  <w15:commentEx w15:paraId="78A9005C" w15:done="0"/>
  <w15:commentEx w15:paraId="7EA6485C" w15:done="0"/>
  <w15:commentEx w15:paraId="5F2AA281" w15:done="0"/>
  <w15:commentEx w15:paraId="377EB1A4" w15:done="0"/>
  <w15:commentEx w15:paraId="76BC8355" w15:done="0"/>
  <w15:commentEx w15:paraId="375DC551" w15:done="0"/>
  <w15:commentEx w15:paraId="5428EACA" w15:done="0"/>
  <w15:commentEx w15:paraId="6F95267C" w15:done="0"/>
  <w15:commentEx w15:paraId="7FD3DCB4" w15:done="0"/>
  <w15:commentEx w15:paraId="2643B04D" w15:done="0"/>
  <w15:commentEx w15:paraId="78903491" w15:done="0"/>
  <w15:commentEx w15:paraId="23D08A1D" w15:done="0"/>
  <w15:commentEx w15:paraId="5DFBCB2F" w15:done="0"/>
  <w15:commentEx w15:paraId="3FE5EFF8" w15:done="0"/>
  <w15:commentEx w15:paraId="1BEA158A" w15:done="0"/>
  <w15:commentEx w15:paraId="5E0AAA57" w15:done="0"/>
  <w15:commentEx w15:paraId="3CA3777E" w15:done="0"/>
  <w15:commentEx w15:paraId="713B242B" w15:done="0"/>
  <w15:commentEx w15:paraId="6EFB074F" w15:done="0"/>
  <w15:commentEx w15:paraId="5FA5FFC0" w15:done="0"/>
  <w15:commentEx w15:paraId="24A6F64E" w15:done="0"/>
  <w15:commentEx w15:paraId="0E31762D" w15:done="0"/>
  <w15:commentEx w15:paraId="6A09E005" w15:done="0"/>
  <w15:commentEx w15:paraId="14AF0EB3" w15:done="0"/>
  <w15:commentEx w15:paraId="3A520F75" w15:done="0"/>
  <w15:commentEx w15:paraId="2D95608A" w15:done="0"/>
  <w15:commentEx w15:paraId="6362666A" w15:done="0"/>
  <w15:commentEx w15:paraId="07BD8CA0" w15:done="0"/>
  <w15:commentEx w15:paraId="336059BB" w15:done="0"/>
  <w15:commentEx w15:paraId="5B26AC58" w15:done="0"/>
  <w15:commentEx w15:paraId="69D2BE32" w15:done="0"/>
  <w15:commentEx w15:paraId="3187F64E" w15:done="0"/>
  <w15:commentEx w15:paraId="07E8B20D" w15:done="0"/>
  <w15:commentEx w15:paraId="5E27352B" w15:done="0"/>
  <w15:commentEx w15:paraId="5234EF0C" w15:done="0"/>
  <w15:commentEx w15:paraId="073A195A" w15:done="0"/>
  <w15:commentEx w15:paraId="5ADE452D" w15:done="0"/>
  <w15:commentEx w15:paraId="11BAF014" w15:done="0"/>
  <w15:commentEx w15:paraId="3C9F9ACD" w15:done="0"/>
  <w15:commentEx w15:paraId="200A37D0" w15:done="0"/>
  <w15:commentEx w15:paraId="0BC36D0A" w15:done="0"/>
  <w15:commentEx w15:paraId="73A96D57" w15:done="0"/>
  <w15:commentEx w15:paraId="5240D790" w15:done="0"/>
  <w15:commentEx w15:paraId="3875C5A1" w15:done="0"/>
  <w15:commentEx w15:paraId="6DC76C9D" w15:done="0"/>
  <w15:commentEx w15:paraId="5A2EE166" w15:done="0"/>
  <w15:commentEx w15:paraId="1D18A80A" w15:done="0"/>
  <w15:commentEx w15:paraId="021BD998" w15:done="0"/>
  <w15:commentEx w15:paraId="6A1FAC2C" w15:done="0"/>
  <w15:commentEx w15:paraId="371C0C41" w15:done="0"/>
  <w15:commentEx w15:paraId="3EF3D3C5" w15:done="0"/>
  <w15:commentEx w15:paraId="2D5F87B1" w15:done="0"/>
  <w15:commentEx w15:paraId="371C309B" w15:done="0"/>
  <w15:commentEx w15:paraId="3EA8ECF5" w15:done="0"/>
  <w15:commentEx w15:paraId="6792E72C" w15:done="0"/>
  <w15:commentEx w15:paraId="3B695AAD" w15:done="0"/>
  <w15:commentEx w15:paraId="2B25297D" w15:done="0"/>
  <w15:commentEx w15:paraId="32CE146C" w15:done="0"/>
  <w15:commentEx w15:paraId="44EE7F1A" w15:done="0"/>
  <w15:commentEx w15:paraId="2CF5004E" w15:done="0"/>
  <w15:commentEx w15:paraId="7FC00FF0" w15:done="0"/>
  <w15:commentEx w15:paraId="1BDDA1BE" w15:done="0"/>
  <w15:commentEx w15:paraId="4FBCF095" w15:done="0"/>
  <w15:commentEx w15:paraId="7573AA16" w15:done="0"/>
  <w15:commentEx w15:paraId="36C3E111" w15:done="0"/>
  <w15:commentEx w15:paraId="4E978816" w15:done="0"/>
  <w15:commentEx w15:paraId="4A9409C8" w15:done="0"/>
  <w15:commentEx w15:paraId="0BF0A5D9" w15:done="0"/>
  <w15:commentEx w15:paraId="44A6F83B" w15:done="0"/>
  <w15:commentEx w15:paraId="573CBA65" w15:done="0"/>
  <w15:commentEx w15:paraId="12AE7318" w15:done="0"/>
  <w15:commentEx w15:paraId="2860D3AE" w15:done="0"/>
  <w15:commentEx w15:paraId="22FCDC4E" w15:done="0"/>
  <w15:commentEx w15:paraId="0962F1BF" w15:done="0"/>
  <w15:commentEx w15:paraId="1673FE6C" w15:done="0"/>
  <w15:commentEx w15:paraId="1202F159" w15:done="0"/>
  <w15:commentEx w15:paraId="131E1371" w15:done="0"/>
  <w15:commentEx w15:paraId="4BB9A40E" w15:done="0"/>
  <w15:commentEx w15:paraId="7174737D" w15:done="0"/>
  <w15:commentEx w15:paraId="192F3A54" w15:done="0"/>
  <w15:commentEx w15:paraId="5B95F1A9" w15:done="0"/>
  <w15:commentEx w15:paraId="0745A94E" w15:done="0"/>
  <w15:commentEx w15:paraId="03FC17A2" w15:done="0"/>
  <w15:commentEx w15:paraId="2E2400D7" w15:done="0"/>
  <w15:commentEx w15:paraId="0AB1915C" w15:done="0"/>
  <w15:commentEx w15:paraId="7174D249" w15:done="0"/>
  <w15:commentEx w15:paraId="1E06DD1E" w15:done="0"/>
  <w15:commentEx w15:paraId="59536548" w15:done="0"/>
  <w15:commentEx w15:paraId="44485B83" w15:done="0"/>
  <w15:commentEx w15:paraId="14F9CBC7" w15:done="0"/>
  <w15:commentEx w15:paraId="7692A17D" w15:done="0"/>
  <w15:commentEx w15:paraId="0DD0670D" w15:done="0"/>
  <w15:commentEx w15:paraId="17415FF2" w15:done="0"/>
  <w15:commentEx w15:paraId="4C895005" w15:done="0"/>
  <w15:commentEx w15:paraId="07926865" w15:done="0"/>
  <w15:commentEx w15:paraId="6F851A4B" w15:done="0"/>
  <w15:commentEx w15:paraId="3298E78C" w15:done="0"/>
  <w15:commentEx w15:paraId="147F53D6" w15:done="0"/>
  <w15:commentEx w15:paraId="5E44D4B4" w15:done="0"/>
  <w15:commentEx w15:paraId="559ACF72" w15:done="0"/>
  <w15:commentEx w15:paraId="4B0AEC27" w15:done="0"/>
  <w15:commentEx w15:paraId="67CF9ECE" w15:done="0"/>
  <w15:commentEx w15:paraId="14C9426F" w15:done="0"/>
  <w15:commentEx w15:paraId="2F47ECC7" w15:done="0"/>
  <w15:commentEx w15:paraId="79119322" w15:done="0"/>
  <w15:commentEx w15:paraId="369D0DF5" w15:done="0"/>
  <w15:commentEx w15:paraId="7C110845" w15:done="0"/>
  <w15:commentEx w15:paraId="138FB834" w15:done="0"/>
  <w15:commentEx w15:paraId="41D93712" w15:done="0"/>
  <w15:commentEx w15:paraId="28DEC335" w15:done="0"/>
  <w15:commentEx w15:paraId="6B135315" w15:done="0"/>
  <w15:commentEx w15:paraId="791FEBB1" w15:done="0"/>
  <w15:commentEx w15:paraId="0EB783B5" w15:done="0"/>
  <w15:commentEx w15:paraId="0B913951" w15:done="0"/>
  <w15:commentEx w15:paraId="5A9ABA56" w15:done="0"/>
  <w15:commentEx w15:paraId="4CA6CD6C" w15:done="0"/>
  <w15:commentEx w15:paraId="5706DFE6" w15:done="0"/>
  <w15:commentEx w15:paraId="0E23E914" w15:done="0"/>
  <w15:commentEx w15:paraId="65F44591" w15:done="0"/>
  <w15:commentEx w15:paraId="16A66341" w15:done="0"/>
  <w15:commentEx w15:paraId="42E296E7" w15:done="0"/>
  <w15:commentEx w15:paraId="2F02B088" w15:done="0"/>
  <w15:commentEx w15:paraId="67B1E700" w15:done="0"/>
  <w15:commentEx w15:paraId="1CDBFD4D" w15:done="0"/>
  <w15:commentEx w15:paraId="5DFACAC2" w15:done="0"/>
  <w15:commentEx w15:paraId="5884B626" w15:done="0"/>
  <w15:commentEx w15:paraId="42B37E87" w15:done="0"/>
  <w15:commentEx w15:paraId="0AFC9C62" w15:done="0"/>
  <w15:commentEx w15:paraId="0007421C" w15:done="0"/>
  <w15:commentEx w15:paraId="43B2C96B" w15:done="0"/>
  <w15:commentEx w15:paraId="3F134F05" w15:done="0"/>
  <w15:commentEx w15:paraId="5908FF18" w15:done="0"/>
  <w15:commentEx w15:paraId="42D604F1" w15:done="0"/>
  <w15:commentEx w15:paraId="4C0DEE56" w15:done="0"/>
  <w15:commentEx w15:paraId="76D6DEDD" w15:done="0"/>
  <w15:commentEx w15:paraId="3DB1E717" w15:done="0"/>
  <w15:commentEx w15:paraId="4E6386D6" w15:done="0"/>
  <w15:commentEx w15:paraId="6472E8CE" w15:done="0"/>
  <w15:commentEx w15:paraId="1E2FB414" w15:done="0"/>
  <w15:commentEx w15:paraId="1173DC32" w15:done="0"/>
  <w15:commentEx w15:paraId="7F1B72F2" w15:done="0"/>
  <w15:commentEx w15:paraId="589C9699" w15:done="0"/>
  <w15:commentEx w15:paraId="0DC8FB43" w15:done="0"/>
  <w15:commentEx w15:paraId="37DDE688" w15:done="0"/>
  <w15:commentEx w15:paraId="6EE457E7" w15:done="0"/>
  <w15:commentEx w15:paraId="09830120" w15:done="0"/>
  <w15:commentEx w15:paraId="33060FFC" w15:done="0"/>
  <w15:commentEx w15:paraId="1DFA0347" w15:done="0"/>
  <w15:commentEx w15:paraId="53BFE718" w15:done="0"/>
  <w15:commentEx w15:paraId="7BDCBDDB" w15:done="0"/>
  <w15:commentEx w15:paraId="56CB0F62" w15:done="0"/>
  <w15:commentEx w15:paraId="4BD22205" w15:done="0"/>
  <w15:commentEx w15:paraId="6CDCD650" w15:done="0"/>
  <w15:commentEx w15:paraId="002E6A2D" w15:done="0"/>
  <w15:commentEx w15:paraId="16A07DF2" w15:done="0"/>
  <w15:commentEx w15:paraId="001BD45D" w15:done="0"/>
  <w15:commentEx w15:paraId="393F5DFC" w15:done="0"/>
  <w15:commentEx w15:paraId="3CFD0D78" w15:done="0"/>
  <w15:commentEx w15:paraId="227273C9" w15:done="0"/>
  <w15:commentEx w15:paraId="434A1150" w15:done="0"/>
  <w15:commentEx w15:paraId="5C6E8B04" w15:done="0"/>
  <w15:commentEx w15:paraId="2238597D" w15:done="0"/>
  <w15:commentEx w15:paraId="1DCFC681" w15:done="0"/>
  <w15:commentEx w15:paraId="4EC7FF17" w15:done="0"/>
  <w15:commentEx w15:paraId="464116F3" w15:done="0"/>
  <w15:commentEx w15:paraId="13C80C11" w15:done="0"/>
  <w15:commentEx w15:paraId="2C963CB3" w15:done="0"/>
  <w15:commentEx w15:paraId="02676978" w15:done="0"/>
  <w15:commentEx w15:paraId="331BDF09" w15:done="0"/>
  <w15:commentEx w15:paraId="00A78759" w15:done="0"/>
  <w15:commentEx w15:paraId="162D2B78" w15:done="0"/>
  <w15:commentEx w15:paraId="7AE1E1EB" w15:done="0"/>
  <w15:commentEx w15:paraId="10DB0022" w15:done="0"/>
  <w15:commentEx w15:paraId="78D0F507" w15:done="0"/>
  <w15:commentEx w15:paraId="6089CFCD" w15:done="0"/>
  <w15:commentEx w15:paraId="46B7D3AA" w15:done="0"/>
  <w15:commentEx w15:paraId="5B631BC6" w15:done="0"/>
  <w15:commentEx w15:paraId="3D40DB51" w15:done="0"/>
  <w15:commentEx w15:paraId="752FEC97" w15:done="0"/>
  <w15:commentEx w15:paraId="38C91105" w15:done="0"/>
  <w15:commentEx w15:paraId="3CE18724" w15:done="0"/>
  <w15:commentEx w15:paraId="67F84715" w15:done="0"/>
  <w15:commentEx w15:paraId="74A58438" w15:done="0"/>
  <w15:commentEx w15:paraId="6C85FDEC" w15:done="0"/>
  <w15:commentEx w15:paraId="575EF73F" w15:done="0"/>
  <w15:commentEx w15:paraId="710273C6" w15:done="0"/>
  <w15:commentEx w15:paraId="0E2FD218" w15:done="0"/>
  <w15:commentEx w15:paraId="18515CCB" w15:done="0"/>
  <w15:commentEx w15:paraId="731029F9" w15:done="0"/>
  <w15:commentEx w15:paraId="2F658D3D" w15:done="0"/>
  <w15:commentEx w15:paraId="4F58C5A4" w15:done="0"/>
  <w15:commentEx w15:paraId="614127BE" w15:done="0"/>
  <w15:commentEx w15:paraId="0AF0B62E" w15:done="0"/>
  <w15:commentEx w15:paraId="14355D0C" w15:done="0"/>
  <w15:commentEx w15:paraId="6E294ADF" w15:done="0"/>
  <w15:commentEx w15:paraId="2FD8865C" w15:done="0"/>
  <w15:commentEx w15:paraId="39DD0CD1" w15:done="0"/>
  <w15:commentEx w15:paraId="51B4DE92" w15:done="0"/>
  <w15:commentEx w15:paraId="18166F24" w15:done="0"/>
  <w15:commentEx w15:paraId="5DA9957A" w15:done="0"/>
  <w15:commentEx w15:paraId="32575C24" w15:done="0"/>
  <w15:commentEx w15:paraId="774E56AD" w15:done="0"/>
  <w15:commentEx w15:paraId="37091EBD" w15:done="0"/>
  <w15:commentEx w15:paraId="4DBC1F2C" w15:done="0"/>
  <w15:commentEx w15:paraId="16FF7F92" w15:done="0"/>
  <w15:commentEx w15:paraId="48324430" w15:done="0"/>
  <w15:commentEx w15:paraId="30C75A90" w15:done="0"/>
  <w15:commentEx w15:paraId="379EF6FF" w15:done="0"/>
  <w15:commentEx w15:paraId="027CA5DE" w15:done="0"/>
  <w15:commentEx w15:paraId="08DF3DFB" w15:done="0"/>
  <w15:commentEx w15:paraId="7E8B8928" w15:done="0"/>
  <w15:commentEx w15:paraId="77A75ACA" w15:done="0"/>
  <w15:commentEx w15:paraId="44E6BF38" w15:done="0"/>
  <w15:commentEx w15:paraId="065EEF84" w15:done="0"/>
  <w15:commentEx w15:paraId="5F5058C3" w15:done="0"/>
  <w15:commentEx w15:paraId="3F356895" w15:done="0"/>
  <w15:commentEx w15:paraId="1AC68B18" w15:done="0"/>
  <w15:commentEx w15:paraId="41382EB7" w15:done="0"/>
  <w15:commentEx w15:paraId="27127645" w15:done="0"/>
  <w15:commentEx w15:paraId="5E42540B" w15:done="0"/>
  <w15:commentEx w15:paraId="187697C2" w15:done="0"/>
  <w15:commentEx w15:paraId="42599EAB" w15:done="0"/>
  <w15:commentEx w15:paraId="4A00578F" w15:done="0"/>
  <w15:commentEx w15:paraId="1BD2EC95" w15:done="0"/>
  <w15:commentEx w15:paraId="521A4E16" w15:done="0"/>
  <w15:commentEx w15:paraId="44AB6394" w15:done="0"/>
  <w15:commentEx w15:paraId="748982C5" w15:done="0"/>
  <w15:commentEx w15:paraId="48B5E0DD" w15:done="0"/>
  <w15:commentEx w15:paraId="126B0D4B" w15:done="0"/>
  <w15:commentEx w15:paraId="0EAD28C7" w15:done="0"/>
  <w15:commentEx w15:paraId="3869CD1E" w15:done="0"/>
  <w15:commentEx w15:paraId="47644C0D" w15:done="0"/>
  <w15:commentEx w15:paraId="76C02F59" w15:done="0"/>
  <w15:commentEx w15:paraId="4B66D699" w15:done="0"/>
  <w15:commentEx w15:paraId="1A67A9CE" w15:done="0"/>
  <w15:commentEx w15:paraId="1DB74762" w15:done="0"/>
  <w15:commentEx w15:paraId="6AD2992B" w15:done="0"/>
  <w15:commentEx w15:paraId="3EB0AA49" w15:done="0"/>
  <w15:commentEx w15:paraId="7FB6DD79" w15:done="0"/>
  <w15:commentEx w15:paraId="0503B93E" w15:done="0"/>
  <w15:commentEx w15:paraId="5336D04C" w15:done="0"/>
  <w15:commentEx w15:paraId="6C87664D" w15:done="0"/>
  <w15:commentEx w15:paraId="0D0DD2FF" w15:done="0"/>
  <w15:commentEx w15:paraId="1FF36F85" w15:done="0"/>
  <w15:commentEx w15:paraId="5707D2B4" w15:done="0"/>
  <w15:commentEx w15:paraId="634BDE5B" w15:done="0"/>
  <w15:commentEx w15:paraId="23CEFDF9" w15:done="0"/>
  <w15:commentEx w15:paraId="3D544DC6" w15:done="0"/>
  <w15:commentEx w15:paraId="29FBA3F3" w15:done="0"/>
  <w15:commentEx w15:paraId="1F12F032" w15:done="0"/>
  <w15:commentEx w15:paraId="32827DAA" w15:done="0"/>
  <w15:commentEx w15:paraId="7AF973DD" w15:done="0"/>
  <w15:commentEx w15:paraId="7F5A754B" w15:done="0"/>
  <w15:commentEx w15:paraId="7BD3D234" w15:done="0"/>
  <w15:commentEx w15:paraId="7E9D951F" w15:done="0"/>
  <w15:commentEx w15:paraId="21160C87" w15:done="0"/>
  <w15:commentEx w15:paraId="2A99DF5C" w15:done="0"/>
  <w15:commentEx w15:paraId="6FB9211E" w15:done="0"/>
  <w15:commentEx w15:paraId="4D246136" w15:done="0"/>
  <w15:commentEx w15:paraId="29736F7C" w15:done="0"/>
  <w15:commentEx w15:paraId="334C45E6" w15:done="0"/>
  <w15:commentEx w15:paraId="0799668C" w15:done="0"/>
  <w15:commentEx w15:paraId="39E88913" w15:done="0"/>
  <w15:commentEx w15:paraId="2A45D5C9" w15:done="0"/>
  <w15:commentEx w15:paraId="76B7464B" w15:done="0"/>
  <w15:commentEx w15:paraId="4CAA45FC" w15:done="0"/>
  <w15:commentEx w15:paraId="7FBFF141" w15:done="0"/>
  <w15:commentEx w15:paraId="187C8E17" w15:done="0"/>
  <w15:commentEx w15:paraId="06583574" w15:done="0"/>
  <w15:commentEx w15:paraId="308FD7DA" w15:done="0"/>
  <w15:commentEx w15:paraId="01A0C388" w15:done="0"/>
  <w15:commentEx w15:paraId="38EF6A0F" w15:done="0"/>
  <w15:commentEx w15:paraId="0129A872" w15:done="0"/>
  <w15:commentEx w15:paraId="0D5E6976" w15:done="0"/>
  <w15:commentEx w15:paraId="7B65D250" w15:done="0"/>
  <w15:commentEx w15:paraId="29A6B357" w15:done="0"/>
  <w15:commentEx w15:paraId="19E92989" w15:done="0"/>
  <w15:commentEx w15:paraId="624FBEDD" w15:done="0"/>
  <w15:commentEx w15:paraId="763904A2" w15:done="0"/>
  <w15:commentEx w15:paraId="23A72366" w15:done="0"/>
  <w15:commentEx w15:paraId="53F603C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汉仪书宋二S">
    <w:altName w:val="宋体"/>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PMingLiU-ExtB">
    <w:panose1 w:val="02020500000000000000"/>
    <w:charset w:val="88"/>
    <w:family w:val="auto"/>
    <w:pitch w:val="default"/>
    <w:sig w:usb0="8000002F" w:usb1="02000008" w:usb2="00000000" w:usb3="00000000" w:csb0="00100001" w:csb1="00000000"/>
  </w:font>
  <w:font w:name="Wingdings">
    <w:panose1 w:val="05000000000000000000"/>
    <w:charset w:val="00"/>
    <w:family w:val="auto"/>
    <w:pitch w:val="default"/>
    <w:sig w:usb0="00000000" w:usb1="00000000" w:usb2="00000000" w:usb3="00000000" w:csb0="80000000" w:csb1="00000000"/>
  </w:font>
  <w:font w:name="方正仿宋_GB2312">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90D91">
    <w:pPr>
      <w:pStyle w:val="28"/>
      <w:framePr w:wrap="around" w:vAnchor="text" w:hAnchor="margin" w:xAlign="center" w:y="1"/>
      <w:rPr>
        <w:rStyle w:val="49"/>
      </w:rPr>
    </w:pPr>
    <w:r>
      <w:t xml:space="preserve">- </w:t>
    </w:r>
    <w:r>
      <w:fldChar w:fldCharType="begin"/>
    </w:r>
    <w:r>
      <w:instrText xml:space="preserve"> PAGE </w:instrText>
    </w:r>
    <w:r>
      <w:fldChar w:fldCharType="separate"/>
    </w:r>
    <w:r>
      <w:t>32</w:t>
    </w:r>
    <w:r>
      <w:fldChar w:fldCharType="end"/>
    </w:r>
    <w:r>
      <w:t xml:space="preserve"> -</w:t>
    </w:r>
  </w:p>
  <w:p w14:paraId="5F77C924">
    <w:pPr>
      <w:pStyle w:val="2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8DFAF">
    <w:pPr>
      <w:pStyle w:val="28"/>
      <w:framePr w:wrap="around" w:vAnchor="text" w:hAnchor="margin" w:xAlign="center" w:y="1"/>
      <w:rPr>
        <w:rStyle w:val="49"/>
      </w:rPr>
    </w:pPr>
    <w:r>
      <w:rPr>
        <w:rStyle w:val="49"/>
      </w:rPr>
      <w:fldChar w:fldCharType="begin"/>
    </w:r>
    <w:r>
      <w:rPr>
        <w:rStyle w:val="49"/>
      </w:rPr>
      <w:instrText xml:space="preserve">PAGE  </w:instrText>
    </w:r>
    <w:r>
      <w:rPr>
        <w:rStyle w:val="49"/>
      </w:rPr>
      <w:fldChar w:fldCharType="end"/>
    </w:r>
  </w:p>
  <w:p w14:paraId="1A49B499">
    <w:pPr>
      <w:pStyle w:val="2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D6879">
    <w:pPr>
      <w:widowControl w:val="0"/>
      <w:tabs>
        <w:tab w:val="center" w:pos="4153"/>
        <w:tab w:val="right" w:pos="8306"/>
      </w:tabs>
      <w:snapToGrid w:val="0"/>
      <w:jc w:val="left"/>
      <w:rPr>
        <w:rFonts w:ascii="Times New Roman" w:hAnsi="Times New Roman" w:eastAsia="宋体"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AAA3B">
    <w:pPr>
      <w:pStyle w:val="29"/>
      <w:pBdr>
        <w:top w:val="none" w:color="auto" w:sz="0" w:space="0"/>
        <w:left w:val="none" w:color="auto" w:sz="0" w:space="0"/>
        <w:bottom w:val="none" w:color="auto" w:sz="0" w:space="1"/>
        <w:right w:val="none" w:color="auto" w:sz="0" w:space="0"/>
        <w:between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78DF7">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rPr>
        <w:rFonts w:ascii="Times New Roman" w:hAnsi="Times New Roman" w:eastAsia="宋体"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9221C"/>
    <w:multiLevelType w:val="singleLevel"/>
    <w:tmpl w:val="B609221C"/>
    <w:lvl w:ilvl="0" w:tentative="0">
      <w:start w:val="1"/>
      <w:numFmt w:val="decimal"/>
      <w:suff w:val="nothing"/>
      <w:lvlText w:val="%1、"/>
      <w:lvlJc w:val="left"/>
    </w:lvl>
  </w:abstractNum>
  <w:abstractNum w:abstractNumId="1">
    <w:nsid w:val="B9358C2E"/>
    <w:multiLevelType w:val="singleLevel"/>
    <w:tmpl w:val="B9358C2E"/>
    <w:lvl w:ilvl="0" w:tentative="0">
      <w:start w:val="2"/>
      <w:numFmt w:val="decimal"/>
      <w:suff w:val="nothing"/>
      <w:lvlText w:val="%1、"/>
      <w:lvlJc w:val="left"/>
    </w:lvl>
  </w:abstractNum>
  <w:abstractNum w:abstractNumId="2">
    <w:nsid w:val="BF6BC116"/>
    <w:multiLevelType w:val="singleLevel"/>
    <w:tmpl w:val="BF6BC116"/>
    <w:lvl w:ilvl="0" w:tentative="0">
      <w:start w:val="16"/>
      <w:numFmt w:val="decimal"/>
      <w:suff w:val="space"/>
      <w:lvlText w:val="%1."/>
      <w:lvlJc w:val="left"/>
    </w:lvl>
  </w:abstractNum>
  <w:abstractNum w:abstractNumId="3">
    <w:nsid w:val="CFE7C3F8"/>
    <w:multiLevelType w:val="singleLevel"/>
    <w:tmpl w:val="CFE7C3F8"/>
    <w:lvl w:ilvl="0" w:tentative="0">
      <w:start w:val="1"/>
      <w:numFmt w:val="decimal"/>
      <w:suff w:val="nothing"/>
      <w:lvlText w:val="（%1）"/>
      <w:lvlJc w:val="left"/>
    </w:lvl>
  </w:abstractNum>
  <w:abstractNum w:abstractNumId="4">
    <w:nsid w:val="DDECD3BC"/>
    <w:multiLevelType w:val="singleLevel"/>
    <w:tmpl w:val="DDECD3BC"/>
    <w:lvl w:ilvl="0" w:tentative="0">
      <w:start w:val="6"/>
      <w:numFmt w:val="decimal"/>
      <w:suff w:val="space"/>
      <w:lvlText w:val="%1."/>
      <w:lvlJc w:val="left"/>
    </w:lvl>
  </w:abstractNum>
  <w:abstractNum w:abstractNumId="5">
    <w:nsid w:val="DE759F4B"/>
    <w:multiLevelType w:val="singleLevel"/>
    <w:tmpl w:val="DE759F4B"/>
    <w:lvl w:ilvl="0" w:tentative="0">
      <w:start w:val="2"/>
      <w:numFmt w:val="decimal"/>
      <w:suff w:val="space"/>
      <w:lvlText w:val="%1."/>
      <w:lvlJc w:val="left"/>
    </w:lvl>
  </w:abstractNum>
  <w:abstractNum w:abstractNumId="6">
    <w:nsid w:val="DEABE1DB"/>
    <w:multiLevelType w:val="singleLevel"/>
    <w:tmpl w:val="DEABE1DB"/>
    <w:lvl w:ilvl="0" w:tentative="0">
      <w:start w:val="23"/>
      <w:numFmt w:val="decimal"/>
      <w:suff w:val="space"/>
      <w:lvlText w:val="%1."/>
      <w:lvlJc w:val="left"/>
    </w:lvl>
  </w:abstractNum>
  <w:abstractNum w:abstractNumId="7">
    <w:nsid w:val="E2E41EB1"/>
    <w:multiLevelType w:val="singleLevel"/>
    <w:tmpl w:val="E2E41EB1"/>
    <w:lvl w:ilvl="0" w:tentative="0">
      <w:start w:val="1"/>
      <w:numFmt w:val="decimal"/>
      <w:lvlText w:val="%1."/>
      <w:lvlJc w:val="left"/>
      <w:pPr>
        <w:tabs>
          <w:tab w:val="left" w:pos="312"/>
        </w:tabs>
      </w:pPr>
    </w:lvl>
  </w:abstractNum>
  <w:abstractNum w:abstractNumId="8">
    <w:nsid w:val="F6B1E2ED"/>
    <w:multiLevelType w:val="singleLevel"/>
    <w:tmpl w:val="F6B1E2ED"/>
    <w:lvl w:ilvl="0" w:tentative="0">
      <w:start w:val="1"/>
      <w:numFmt w:val="decimal"/>
      <w:lvlText w:val="%1."/>
      <w:lvlJc w:val="left"/>
      <w:pPr>
        <w:tabs>
          <w:tab w:val="left" w:pos="312"/>
        </w:tabs>
      </w:pPr>
    </w:lvl>
  </w:abstractNum>
  <w:abstractNum w:abstractNumId="9">
    <w:nsid w:val="FFEFC674"/>
    <w:multiLevelType w:val="singleLevel"/>
    <w:tmpl w:val="FFEFC674"/>
    <w:lvl w:ilvl="0" w:tentative="0">
      <w:start w:val="1"/>
      <w:numFmt w:val="decimal"/>
      <w:suff w:val="nothing"/>
      <w:lvlText w:val="（%1）"/>
      <w:lvlJc w:val="left"/>
    </w:lvl>
  </w:abstractNum>
  <w:abstractNum w:abstractNumId="10">
    <w:nsid w:val="FFFFFF7C"/>
    <w:multiLevelType w:val="singleLevel"/>
    <w:tmpl w:val="FFFFFF7C"/>
    <w:lvl w:ilvl="0" w:tentative="0">
      <w:start w:val="1"/>
      <w:numFmt w:val="decimal"/>
      <w:pStyle w:val="60"/>
      <w:lvlText w:val="%1."/>
      <w:lvlJc w:val="left"/>
      <w:pPr>
        <w:tabs>
          <w:tab w:val="left" w:pos="7994"/>
        </w:tabs>
        <w:ind w:left="7994" w:leftChars="800" w:hanging="360" w:hangingChars="200"/>
      </w:pPr>
    </w:lvl>
  </w:abstractNum>
  <w:abstractNum w:abstractNumId="11">
    <w:nsid w:val="FFFFFF89"/>
    <w:multiLevelType w:val="singleLevel"/>
    <w:tmpl w:val="FFFFFF89"/>
    <w:lvl w:ilvl="0" w:tentative="0">
      <w:start w:val="1"/>
      <w:numFmt w:val="bullet"/>
      <w:pStyle w:val="14"/>
      <w:lvlText w:val=""/>
      <w:lvlJc w:val="left"/>
      <w:pPr>
        <w:tabs>
          <w:tab w:val="left" w:pos="360"/>
        </w:tabs>
        <w:ind w:left="360" w:hanging="360" w:hangingChars="200"/>
      </w:pPr>
      <w:rPr>
        <w:rFonts w:hint="default" w:ascii="Wingdings" w:hAnsi="Wingdings"/>
      </w:rPr>
    </w:lvl>
  </w:abstractNum>
  <w:abstractNum w:abstractNumId="12">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12503483"/>
    <w:multiLevelType w:val="multilevel"/>
    <w:tmpl w:val="12503483"/>
    <w:lvl w:ilvl="0" w:tentative="0">
      <w:start w:val="1"/>
      <w:numFmt w:val="bullet"/>
      <w:pStyle w:val="108"/>
      <w:lvlText w:val=""/>
      <w:lvlJc w:val="left"/>
      <w:pPr>
        <w:tabs>
          <w:tab w:val="left" w:pos="420"/>
        </w:tabs>
        <w:ind w:left="420" w:hanging="420"/>
      </w:pPr>
      <w:rPr>
        <w:rFonts w:hint="default" w:ascii="Wingdings" w:hAnsi="Wingdings"/>
      </w:rPr>
    </w:lvl>
    <w:lvl w:ilvl="1" w:tentative="0">
      <w:start w:val="1"/>
      <w:numFmt w:val="bullet"/>
      <w:pStyle w:val="107"/>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160D20D0"/>
    <w:multiLevelType w:val="multilevel"/>
    <w:tmpl w:val="160D20D0"/>
    <w:lvl w:ilvl="0" w:tentative="0">
      <w:start w:val="1"/>
      <w:numFmt w:val="bullet"/>
      <w:pStyle w:val="76"/>
      <w:lvlText w:val=""/>
      <w:lvlJc w:val="left"/>
      <w:pPr>
        <w:tabs>
          <w:tab w:val="left" w:pos="840"/>
        </w:tabs>
        <w:ind w:left="840" w:hanging="420"/>
      </w:pPr>
      <w:rPr>
        <w:rFonts w:hint="default" w:ascii="Wingdings" w:hAnsi="Wingdings"/>
      </w:rPr>
    </w:lvl>
    <w:lvl w:ilvl="1" w:tentative="0">
      <w:start w:val="1"/>
      <w:numFmt w:val="bullet"/>
      <w:pStyle w:val="77"/>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5">
    <w:nsid w:val="2F395B7B"/>
    <w:multiLevelType w:val="multilevel"/>
    <w:tmpl w:val="2F395B7B"/>
    <w:lvl w:ilvl="0" w:tentative="0">
      <w:start w:val="1"/>
      <w:numFmt w:val="bullet"/>
      <w:pStyle w:val="168"/>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6">
    <w:nsid w:val="7792F7DF"/>
    <w:multiLevelType w:val="singleLevel"/>
    <w:tmpl w:val="7792F7DF"/>
    <w:lvl w:ilvl="0" w:tentative="0">
      <w:start w:val="2"/>
      <w:numFmt w:val="decimal"/>
      <w:lvlText w:val="%1."/>
      <w:lvlJc w:val="left"/>
      <w:pPr>
        <w:tabs>
          <w:tab w:val="left" w:pos="312"/>
        </w:tabs>
      </w:pPr>
    </w:lvl>
  </w:abstractNum>
  <w:abstractNum w:abstractNumId="17">
    <w:nsid w:val="7A0F6431"/>
    <w:multiLevelType w:val="singleLevel"/>
    <w:tmpl w:val="7A0F6431"/>
    <w:lvl w:ilvl="0" w:tentative="0">
      <w:start w:val="1"/>
      <w:numFmt w:val="decimal"/>
      <w:suff w:val="space"/>
      <w:lvlText w:val="%1."/>
      <w:lvlJc w:val="left"/>
    </w:lvl>
  </w:abstractNum>
  <w:abstractNum w:abstractNumId="18">
    <w:nsid w:val="7AEF7716"/>
    <w:multiLevelType w:val="multilevel"/>
    <w:tmpl w:val="7AEF7716"/>
    <w:lvl w:ilvl="0" w:tentative="0">
      <w:start w:val="1"/>
      <w:numFmt w:val="chineseCountingThousand"/>
      <w:pStyle w:val="121"/>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1"/>
  </w:num>
  <w:num w:numId="2">
    <w:abstractNumId w:val="10"/>
  </w:num>
  <w:num w:numId="3">
    <w:abstractNumId w:val="14"/>
  </w:num>
  <w:num w:numId="4">
    <w:abstractNumId w:val="13"/>
  </w:num>
  <w:num w:numId="5">
    <w:abstractNumId w:val="18"/>
  </w:num>
  <w:num w:numId="6">
    <w:abstractNumId w:val="15"/>
  </w:num>
  <w:num w:numId="7">
    <w:abstractNumId w:val="7"/>
  </w:num>
  <w:num w:numId="8">
    <w:abstractNumId w:val="8"/>
  </w:num>
  <w:num w:numId="9">
    <w:abstractNumId w:val="16"/>
  </w:num>
  <w:num w:numId="10">
    <w:abstractNumId w:val="0"/>
  </w:num>
  <w:num w:numId="11">
    <w:abstractNumId w:val="1"/>
  </w:num>
  <w:num w:numId="12">
    <w:abstractNumId w:val="17"/>
  </w:num>
  <w:num w:numId="13">
    <w:abstractNumId w:val="3"/>
  </w:num>
  <w:num w:numId="14">
    <w:abstractNumId w:val="9"/>
  </w:num>
  <w:num w:numId="15">
    <w:abstractNumId w:val="5"/>
  </w:num>
  <w:num w:numId="16">
    <w:abstractNumId w:val="4"/>
  </w:num>
  <w:num w:numId="17">
    <w:abstractNumId w:val="2"/>
  </w:num>
  <w:num w:numId="18">
    <w:abstractNumId w:val="6"/>
  </w:num>
  <w:num w:numId="19">
    <w:abstractNumId w:val="1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政府采购业务分公司">
    <w15:presenceInfo w15:providerId="None" w15:userId="政府采购业务分公司"/>
  </w15:person>
  <w15:person w15:author="陈shunjie">
    <w15:presenceInfo w15:providerId="None" w15:userId="陈shunjie"/>
  </w15:person>
  <w15:person w15:author="王秀子">
    <w15:presenceInfo w15:providerId="None" w15:userId="王秀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FhNmU2MmMyNGQwMjEwYzhlMWFkMzdmNGJhNDIzNzQifQ=="/>
    <w:docVar w:name="KSO_WPS_MARK_KEY" w:val="a5980290-81d1-4166-b591-31e4936b8684"/>
  </w:docVars>
  <w:rsids>
    <w:rsidRoot w:val="006C5683"/>
    <w:rsid w:val="000006EA"/>
    <w:rsid w:val="00000AD9"/>
    <w:rsid w:val="000043C0"/>
    <w:rsid w:val="00004F2D"/>
    <w:rsid w:val="000050CA"/>
    <w:rsid w:val="000051C6"/>
    <w:rsid w:val="00005215"/>
    <w:rsid w:val="00005A10"/>
    <w:rsid w:val="00005D3D"/>
    <w:rsid w:val="0000667D"/>
    <w:rsid w:val="00006F7B"/>
    <w:rsid w:val="00007951"/>
    <w:rsid w:val="0000796B"/>
    <w:rsid w:val="00010063"/>
    <w:rsid w:val="00010102"/>
    <w:rsid w:val="0001019E"/>
    <w:rsid w:val="00011EA6"/>
    <w:rsid w:val="00012640"/>
    <w:rsid w:val="00012B21"/>
    <w:rsid w:val="0001300F"/>
    <w:rsid w:val="0001336E"/>
    <w:rsid w:val="0001480D"/>
    <w:rsid w:val="00014A5C"/>
    <w:rsid w:val="00015388"/>
    <w:rsid w:val="0001716B"/>
    <w:rsid w:val="00017F81"/>
    <w:rsid w:val="000211EA"/>
    <w:rsid w:val="000234B2"/>
    <w:rsid w:val="00024FD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1994"/>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4E0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091"/>
    <w:rsid w:val="001626BD"/>
    <w:rsid w:val="00162C33"/>
    <w:rsid w:val="0016340E"/>
    <w:rsid w:val="00164E23"/>
    <w:rsid w:val="0016595F"/>
    <w:rsid w:val="00165A4C"/>
    <w:rsid w:val="00166A2C"/>
    <w:rsid w:val="00166BF2"/>
    <w:rsid w:val="00166CC3"/>
    <w:rsid w:val="00167E68"/>
    <w:rsid w:val="00170A9E"/>
    <w:rsid w:val="00170ED1"/>
    <w:rsid w:val="0017121A"/>
    <w:rsid w:val="00171401"/>
    <w:rsid w:val="0017141F"/>
    <w:rsid w:val="00171777"/>
    <w:rsid w:val="001719FB"/>
    <w:rsid w:val="00172B65"/>
    <w:rsid w:val="00172EF5"/>
    <w:rsid w:val="001732E1"/>
    <w:rsid w:val="00174268"/>
    <w:rsid w:val="0017486B"/>
    <w:rsid w:val="0017613E"/>
    <w:rsid w:val="00177167"/>
    <w:rsid w:val="00177753"/>
    <w:rsid w:val="00177BE4"/>
    <w:rsid w:val="00180EDB"/>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8FE"/>
    <w:rsid w:val="001E6A0B"/>
    <w:rsid w:val="001E77DA"/>
    <w:rsid w:val="001E7A2F"/>
    <w:rsid w:val="001E7AB0"/>
    <w:rsid w:val="001E7DD0"/>
    <w:rsid w:val="001F0349"/>
    <w:rsid w:val="001F077B"/>
    <w:rsid w:val="001F0B74"/>
    <w:rsid w:val="001F1045"/>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4BE4"/>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93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4F69"/>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4A7"/>
    <w:rsid w:val="002F0545"/>
    <w:rsid w:val="002F0823"/>
    <w:rsid w:val="002F2471"/>
    <w:rsid w:val="002F2B7A"/>
    <w:rsid w:val="002F2E1D"/>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2EAF"/>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0FA8"/>
    <w:rsid w:val="00351A4A"/>
    <w:rsid w:val="00351D95"/>
    <w:rsid w:val="00351FB4"/>
    <w:rsid w:val="00353860"/>
    <w:rsid w:val="00354CD9"/>
    <w:rsid w:val="003556C1"/>
    <w:rsid w:val="00355EEE"/>
    <w:rsid w:val="00356FC1"/>
    <w:rsid w:val="00357883"/>
    <w:rsid w:val="00360494"/>
    <w:rsid w:val="00360B7E"/>
    <w:rsid w:val="00360C00"/>
    <w:rsid w:val="00361243"/>
    <w:rsid w:val="00361633"/>
    <w:rsid w:val="00361935"/>
    <w:rsid w:val="003626AE"/>
    <w:rsid w:val="0036292A"/>
    <w:rsid w:val="00362AF3"/>
    <w:rsid w:val="0036467D"/>
    <w:rsid w:val="00364BEE"/>
    <w:rsid w:val="0036508D"/>
    <w:rsid w:val="003651C8"/>
    <w:rsid w:val="00366321"/>
    <w:rsid w:val="00366419"/>
    <w:rsid w:val="003665E3"/>
    <w:rsid w:val="003669F1"/>
    <w:rsid w:val="00366F10"/>
    <w:rsid w:val="003700A3"/>
    <w:rsid w:val="00370B40"/>
    <w:rsid w:val="00371A92"/>
    <w:rsid w:val="00371C15"/>
    <w:rsid w:val="00372CDF"/>
    <w:rsid w:val="00373411"/>
    <w:rsid w:val="0037369C"/>
    <w:rsid w:val="00373D40"/>
    <w:rsid w:val="003741F6"/>
    <w:rsid w:val="00374A29"/>
    <w:rsid w:val="00374FA4"/>
    <w:rsid w:val="003756C6"/>
    <w:rsid w:val="00376548"/>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20C"/>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3EBB"/>
    <w:rsid w:val="003A443D"/>
    <w:rsid w:val="003A4DE4"/>
    <w:rsid w:val="003A6A5A"/>
    <w:rsid w:val="003A72E9"/>
    <w:rsid w:val="003B11DA"/>
    <w:rsid w:val="003B175A"/>
    <w:rsid w:val="003B3231"/>
    <w:rsid w:val="003B357A"/>
    <w:rsid w:val="003B4274"/>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3B44"/>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AD9"/>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96E"/>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355"/>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224"/>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B8"/>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52"/>
    <w:rsid w:val="00500F7A"/>
    <w:rsid w:val="005012AD"/>
    <w:rsid w:val="005016E5"/>
    <w:rsid w:val="00501A56"/>
    <w:rsid w:val="00502317"/>
    <w:rsid w:val="005027BB"/>
    <w:rsid w:val="00503415"/>
    <w:rsid w:val="005034C1"/>
    <w:rsid w:val="005037E1"/>
    <w:rsid w:val="00503B5C"/>
    <w:rsid w:val="0050456A"/>
    <w:rsid w:val="0050487B"/>
    <w:rsid w:val="00505C46"/>
    <w:rsid w:val="005068E1"/>
    <w:rsid w:val="005070B6"/>
    <w:rsid w:val="005077C5"/>
    <w:rsid w:val="00510111"/>
    <w:rsid w:val="00510B80"/>
    <w:rsid w:val="0051168A"/>
    <w:rsid w:val="005117D2"/>
    <w:rsid w:val="005118A6"/>
    <w:rsid w:val="005122F4"/>
    <w:rsid w:val="0051405F"/>
    <w:rsid w:val="00514277"/>
    <w:rsid w:val="0051444F"/>
    <w:rsid w:val="005156A6"/>
    <w:rsid w:val="00516393"/>
    <w:rsid w:val="00516669"/>
    <w:rsid w:val="005179A5"/>
    <w:rsid w:val="00520B4F"/>
    <w:rsid w:val="00522582"/>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3B9D"/>
    <w:rsid w:val="00565AF7"/>
    <w:rsid w:val="00566024"/>
    <w:rsid w:val="005671C3"/>
    <w:rsid w:val="0057060C"/>
    <w:rsid w:val="00570C0B"/>
    <w:rsid w:val="0057189C"/>
    <w:rsid w:val="00571BD2"/>
    <w:rsid w:val="00571CD7"/>
    <w:rsid w:val="00571D59"/>
    <w:rsid w:val="00572E3E"/>
    <w:rsid w:val="0057332B"/>
    <w:rsid w:val="0057364D"/>
    <w:rsid w:val="005737FC"/>
    <w:rsid w:val="0057420B"/>
    <w:rsid w:val="0057593B"/>
    <w:rsid w:val="005762CE"/>
    <w:rsid w:val="00576DC0"/>
    <w:rsid w:val="00580280"/>
    <w:rsid w:val="00580B9E"/>
    <w:rsid w:val="00580DAB"/>
    <w:rsid w:val="0058135A"/>
    <w:rsid w:val="005817D9"/>
    <w:rsid w:val="00581F7C"/>
    <w:rsid w:val="00583358"/>
    <w:rsid w:val="005839BF"/>
    <w:rsid w:val="00584058"/>
    <w:rsid w:val="00584413"/>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50D6"/>
    <w:rsid w:val="0059519C"/>
    <w:rsid w:val="00595524"/>
    <w:rsid w:val="005974F3"/>
    <w:rsid w:val="0059751C"/>
    <w:rsid w:val="00597919"/>
    <w:rsid w:val="00597F9F"/>
    <w:rsid w:val="005A0B9F"/>
    <w:rsid w:val="005A0EFC"/>
    <w:rsid w:val="005A44E7"/>
    <w:rsid w:val="005A5D8E"/>
    <w:rsid w:val="005A63D8"/>
    <w:rsid w:val="005A71A7"/>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CC6"/>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0A4"/>
    <w:rsid w:val="00610871"/>
    <w:rsid w:val="00610E48"/>
    <w:rsid w:val="00610FE0"/>
    <w:rsid w:val="00613C47"/>
    <w:rsid w:val="00615086"/>
    <w:rsid w:val="00616201"/>
    <w:rsid w:val="00616225"/>
    <w:rsid w:val="00616BA2"/>
    <w:rsid w:val="0061705E"/>
    <w:rsid w:val="00617070"/>
    <w:rsid w:val="006170F1"/>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822"/>
    <w:rsid w:val="00651F86"/>
    <w:rsid w:val="00652D6B"/>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5720"/>
    <w:rsid w:val="0067738E"/>
    <w:rsid w:val="00677F23"/>
    <w:rsid w:val="0068015A"/>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1DC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22"/>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2BC"/>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446"/>
    <w:rsid w:val="00706A58"/>
    <w:rsid w:val="00707517"/>
    <w:rsid w:val="007078ED"/>
    <w:rsid w:val="00710187"/>
    <w:rsid w:val="007101D7"/>
    <w:rsid w:val="00710D6E"/>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1E0A"/>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0FDB"/>
    <w:rsid w:val="007822E4"/>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3A3"/>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294A"/>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EF9"/>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143"/>
    <w:rsid w:val="007F6758"/>
    <w:rsid w:val="007F6D96"/>
    <w:rsid w:val="00800D05"/>
    <w:rsid w:val="00801D7A"/>
    <w:rsid w:val="008020F2"/>
    <w:rsid w:val="00803F74"/>
    <w:rsid w:val="00804653"/>
    <w:rsid w:val="00804C48"/>
    <w:rsid w:val="0080505A"/>
    <w:rsid w:val="008060B3"/>
    <w:rsid w:val="00806205"/>
    <w:rsid w:val="00806639"/>
    <w:rsid w:val="00806A84"/>
    <w:rsid w:val="00806EF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0DF8"/>
    <w:rsid w:val="008722A6"/>
    <w:rsid w:val="008737AE"/>
    <w:rsid w:val="00873851"/>
    <w:rsid w:val="00873FEA"/>
    <w:rsid w:val="0087419B"/>
    <w:rsid w:val="008744CC"/>
    <w:rsid w:val="00874592"/>
    <w:rsid w:val="008751C1"/>
    <w:rsid w:val="0087595D"/>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67"/>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0B2A"/>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48C9"/>
    <w:rsid w:val="009252E0"/>
    <w:rsid w:val="00925501"/>
    <w:rsid w:val="00926982"/>
    <w:rsid w:val="00926D4C"/>
    <w:rsid w:val="009270C4"/>
    <w:rsid w:val="0093083B"/>
    <w:rsid w:val="0093092B"/>
    <w:rsid w:val="00930C8D"/>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B6A"/>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A7461"/>
    <w:rsid w:val="009B0BF0"/>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67D"/>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279A"/>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5F6"/>
    <w:rsid w:val="00A81953"/>
    <w:rsid w:val="00A823D7"/>
    <w:rsid w:val="00A827C9"/>
    <w:rsid w:val="00A8350D"/>
    <w:rsid w:val="00A85B31"/>
    <w:rsid w:val="00A861F3"/>
    <w:rsid w:val="00A86C48"/>
    <w:rsid w:val="00A90DB1"/>
    <w:rsid w:val="00A90FB8"/>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755"/>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655"/>
    <w:rsid w:val="00AB2F06"/>
    <w:rsid w:val="00AB4FFF"/>
    <w:rsid w:val="00AB5190"/>
    <w:rsid w:val="00AB5513"/>
    <w:rsid w:val="00AB5A0C"/>
    <w:rsid w:val="00AB6070"/>
    <w:rsid w:val="00AB6DFC"/>
    <w:rsid w:val="00AB7354"/>
    <w:rsid w:val="00AB7BFE"/>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2D93"/>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5FD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056C"/>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2DF"/>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471B"/>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701"/>
    <w:rsid w:val="00C95DD7"/>
    <w:rsid w:val="00C95ED6"/>
    <w:rsid w:val="00C96BBB"/>
    <w:rsid w:val="00CA04D5"/>
    <w:rsid w:val="00CA0F7D"/>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99A"/>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19B6"/>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58B9"/>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6113"/>
    <w:rsid w:val="00D27131"/>
    <w:rsid w:val="00D30B0E"/>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0FAD"/>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87B"/>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CF1"/>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653"/>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3C4"/>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785"/>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2FBF"/>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050"/>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C7D"/>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BFE"/>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2AA0"/>
    <w:rsid w:val="00FF47A3"/>
    <w:rsid w:val="00FF4B3F"/>
    <w:rsid w:val="00FF4B43"/>
    <w:rsid w:val="00FF574F"/>
    <w:rsid w:val="011E42FB"/>
    <w:rsid w:val="012146C6"/>
    <w:rsid w:val="015D35F5"/>
    <w:rsid w:val="01E55D35"/>
    <w:rsid w:val="01F72B36"/>
    <w:rsid w:val="02095687"/>
    <w:rsid w:val="02743188"/>
    <w:rsid w:val="02AC10D3"/>
    <w:rsid w:val="02E37041"/>
    <w:rsid w:val="031511C4"/>
    <w:rsid w:val="034033B2"/>
    <w:rsid w:val="036F2FCB"/>
    <w:rsid w:val="03B866D0"/>
    <w:rsid w:val="03C40B3F"/>
    <w:rsid w:val="03E11E16"/>
    <w:rsid w:val="03EB3CDE"/>
    <w:rsid w:val="04833B9D"/>
    <w:rsid w:val="04FC5581"/>
    <w:rsid w:val="05485881"/>
    <w:rsid w:val="056754CD"/>
    <w:rsid w:val="05821997"/>
    <w:rsid w:val="05891928"/>
    <w:rsid w:val="05BF24C9"/>
    <w:rsid w:val="05DF0DF0"/>
    <w:rsid w:val="065C52B8"/>
    <w:rsid w:val="06875BE0"/>
    <w:rsid w:val="06C559AF"/>
    <w:rsid w:val="0775586D"/>
    <w:rsid w:val="078B5EF9"/>
    <w:rsid w:val="081C64DD"/>
    <w:rsid w:val="083E1B6F"/>
    <w:rsid w:val="08435461"/>
    <w:rsid w:val="08435AFA"/>
    <w:rsid w:val="08BF40AC"/>
    <w:rsid w:val="090C7C1B"/>
    <w:rsid w:val="09126202"/>
    <w:rsid w:val="0929095D"/>
    <w:rsid w:val="09493091"/>
    <w:rsid w:val="0A3C34DB"/>
    <w:rsid w:val="0A914C01"/>
    <w:rsid w:val="0AD31787"/>
    <w:rsid w:val="0AF96D6A"/>
    <w:rsid w:val="0B912479"/>
    <w:rsid w:val="0BCC39BB"/>
    <w:rsid w:val="0BDA2FAB"/>
    <w:rsid w:val="0C2520CA"/>
    <w:rsid w:val="0C4C5587"/>
    <w:rsid w:val="0C4D5E73"/>
    <w:rsid w:val="0C743AB6"/>
    <w:rsid w:val="0C7777A9"/>
    <w:rsid w:val="0D2E1801"/>
    <w:rsid w:val="0D490A8D"/>
    <w:rsid w:val="0DC93D4A"/>
    <w:rsid w:val="0E5643EF"/>
    <w:rsid w:val="0E6E6F80"/>
    <w:rsid w:val="0F7A7451"/>
    <w:rsid w:val="0FF94323"/>
    <w:rsid w:val="107A34BF"/>
    <w:rsid w:val="107A51CD"/>
    <w:rsid w:val="108D4A90"/>
    <w:rsid w:val="109127D2"/>
    <w:rsid w:val="10993984"/>
    <w:rsid w:val="10E67EAB"/>
    <w:rsid w:val="11925F20"/>
    <w:rsid w:val="11C91423"/>
    <w:rsid w:val="123821EC"/>
    <w:rsid w:val="12E96032"/>
    <w:rsid w:val="12EC0F8D"/>
    <w:rsid w:val="13560879"/>
    <w:rsid w:val="13D4431F"/>
    <w:rsid w:val="13F015BE"/>
    <w:rsid w:val="140D7304"/>
    <w:rsid w:val="151D38BF"/>
    <w:rsid w:val="15BA18F1"/>
    <w:rsid w:val="15BF1762"/>
    <w:rsid w:val="15F335E7"/>
    <w:rsid w:val="160650C5"/>
    <w:rsid w:val="161A1EE6"/>
    <w:rsid w:val="165D4F05"/>
    <w:rsid w:val="16BA40A9"/>
    <w:rsid w:val="16E54E7B"/>
    <w:rsid w:val="16EB2510"/>
    <w:rsid w:val="16F47498"/>
    <w:rsid w:val="17051BB8"/>
    <w:rsid w:val="17727A45"/>
    <w:rsid w:val="181638D8"/>
    <w:rsid w:val="18841AD7"/>
    <w:rsid w:val="18A015D3"/>
    <w:rsid w:val="198E1224"/>
    <w:rsid w:val="19B1604A"/>
    <w:rsid w:val="19B95C26"/>
    <w:rsid w:val="19E46AD9"/>
    <w:rsid w:val="1A126E19"/>
    <w:rsid w:val="1A652503"/>
    <w:rsid w:val="1A7E634F"/>
    <w:rsid w:val="1AB53561"/>
    <w:rsid w:val="1AC668AF"/>
    <w:rsid w:val="1B325F2A"/>
    <w:rsid w:val="1B62301A"/>
    <w:rsid w:val="1C1F1E0E"/>
    <w:rsid w:val="1CF12935"/>
    <w:rsid w:val="1D0C481B"/>
    <w:rsid w:val="1D190873"/>
    <w:rsid w:val="1D4B710C"/>
    <w:rsid w:val="1E330E9C"/>
    <w:rsid w:val="1E340CEE"/>
    <w:rsid w:val="1E967206"/>
    <w:rsid w:val="1E9C6591"/>
    <w:rsid w:val="1F507A92"/>
    <w:rsid w:val="1F9E2DEF"/>
    <w:rsid w:val="1FD21930"/>
    <w:rsid w:val="1FFD700C"/>
    <w:rsid w:val="20043B19"/>
    <w:rsid w:val="201D183A"/>
    <w:rsid w:val="20D17B68"/>
    <w:rsid w:val="2112344B"/>
    <w:rsid w:val="21481A39"/>
    <w:rsid w:val="219A1B7F"/>
    <w:rsid w:val="21B22A5C"/>
    <w:rsid w:val="21E65C8F"/>
    <w:rsid w:val="235220CD"/>
    <w:rsid w:val="23AA6A32"/>
    <w:rsid w:val="23C9229F"/>
    <w:rsid w:val="24195A43"/>
    <w:rsid w:val="245D31B5"/>
    <w:rsid w:val="246B0720"/>
    <w:rsid w:val="24826101"/>
    <w:rsid w:val="25784A9C"/>
    <w:rsid w:val="25E16A45"/>
    <w:rsid w:val="25F11338"/>
    <w:rsid w:val="25F46AB0"/>
    <w:rsid w:val="27217B54"/>
    <w:rsid w:val="277D1EE5"/>
    <w:rsid w:val="27A31B59"/>
    <w:rsid w:val="27B87AF2"/>
    <w:rsid w:val="27EE3E21"/>
    <w:rsid w:val="286C3B37"/>
    <w:rsid w:val="289002C6"/>
    <w:rsid w:val="28C71A62"/>
    <w:rsid w:val="28F622CD"/>
    <w:rsid w:val="293801B5"/>
    <w:rsid w:val="298A23AD"/>
    <w:rsid w:val="2B033371"/>
    <w:rsid w:val="2B2405A8"/>
    <w:rsid w:val="2B3A56AF"/>
    <w:rsid w:val="2BB71443"/>
    <w:rsid w:val="2BF00047"/>
    <w:rsid w:val="2C0853D9"/>
    <w:rsid w:val="2C240F34"/>
    <w:rsid w:val="2C64115C"/>
    <w:rsid w:val="2C78745A"/>
    <w:rsid w:val="2CCC550B"/>
    <w:rsid w:val="2D0B54A3"/>
    <w:rsid w:val="2D230138"/>
    <w:rsid w:val="2D5C238D"/>
    <w:rsid w:val="2D6F4378"/>
    <w:rsid w:val="2DED1D9C"/>
    <w:rsid w:val="2E590BD6"/>
    <w:rsid w:val="2E7B70B5"/>
    <w:rsid w:val="2EA0509E"/>
    <w:rsid w:val="2F3F3850"/>
    <w:rsid w:val="2F815A0A"/>
    <w:rsid w:val="2FF73D1D"/>
    <w:rsid w:val="300801AF"/>
    <w:rsid w:val="30104524"/>
    <w:rsid w:val="30113460"/>
    <w:rsid w:val="30204AC3"/>
    <w:rsid w:val="304B4E50"/>
    <w:rsid w:val="3063463F"/>
    <w:rsid w:val="306727B0"/>
    <w:rsid w:val="308F3CFA"/>
    <w:rsid w:val="30A532D8"/>
    <w:rsid w:val="31A11AE9"/>
    <w:rsid w:val="31FC3EF9"/>
    <w:rsid w:val="322E5E24"/>
    <w:rsid w:val="324B16F5"/>
    <w:rsid w:val="32CF303F"/>
    <w:rsid w:val="3350673E"/>
    <w:rsid w:val="33977D4F"/>
    <w:rsid w:val="33B67A9F"/>
    <w:rsid w:val="33E02E1C"/>
    <w:rsid w:val="34014CC9"/>
    <w:rsid w:val="341D63B4"/>
    <w:rsid w:val="34E60A39"/>
    <w:rsid w:val="351D0A98"/>
    <w:rsid w:val="354F755A"/>
    <w:rsid w:val="35531555"/>
    <w:rsid w:val="355C0DE1"/>
    <w:rsid w:val="35893F26"/>
    <w:rsid w:val="361D3B28"/>
    <w:rsid w:val="36383DD0"/>
    <w:rsid w:val="365B6913"/>
    <w:rsid w:val="36F1018E"/>
    <w:rsid w:val="372C38F8"/>
    <w:rsid w:val="376857B1"/>
    <w:rsid w:val="377622CB"/>
    <w:rsid w:val="3780685D"/>
    <w:rsid w:val="37990E12"/>
    <w:rsid w:val="37BA2F63"/>
    <w:rsid w:val="37C81053"/>
    <w:rsid w:val="37E817A5"/>
    <w:rsid w:val="38704532"/>
    <w:rsid w:val="38AA04E2"/>
    <w:rsid w:val="38B04014"/>
    <w:rsid w:val="38B62526"/>
    <w:rsid w:val="38D77AF6"/>
    <w:rsid w:val="38DA1EF9"/>
    <w:rsid w:val="38E050B1"/>
    <w:rsid w:val="394E75C1"/>
    <w:rsid w:val="398A2C99"/>
    <w:rsid w:val="39B41E0D"/>
    <w:rsid w:val="39B853D1"/>
    <w:rsid w:val="39DB34A5"/>
    <w:rsid w:val="3A3C23C2"/>
    <w:rsid w:val="3B040851"/>
    <w:rsid w:val="3BA76A03"/>
    <w:rsid w:val="3BE30FA7"/>
    <w:rsid w:val="3C002C09"/>
    <w:rsid w:val="3C56385D"/>
    <w:rsid w:val="3C895347"/>
    <w:rsid w:val="3CDF3135"/>
    <w:rsid w:val="3D1D0F09"/>
    <w:rsid w:val="3D4153BD"/>
    <w:rsid w:val="3D605B64"/>
    <w:rsid w:val="3DB66D48"/>
    <w:rsid w:val="3E42676A"/>
    <w:rsid w:val="3F26350E"/>
    <w:rsid w:val="3F2B5786"/>
    <w:rsid w:val="3F3E428E"/>
    <w:rsid w:val="3F513CB1"/>
    <w:rsid w:val="3FA86688"/>
    <w:rsid w:val="3FB269C3"/>
    <w:rsid w:val="3FD032C7"/>
    <w:rsid w:val="3FDB1D7E"/>
    <w:rsid w:val="3FDD483D"/>
    <w:rsid w:val="402C1320"/>
    <w:rsid w:val="406D3E71"/>
    <w:rsid w:val="40767C0D"/>
    <w:rsid w:val="40E45FD9"/>
    <w:rsid w:val="410061AC"/>
    <w:rsid w:val="413E22CD"/>
    <w:rsid w:val="41571D6E"/>
    <w:rsid w:val="41B06223"/>
    <w:rsid w:val="41B829D4"/>
    <w:rsid w:val="41E77728"/>
    <w:rsid w:val="41F8244F"/>
    <w:rsid w:val="421F601D"/>
    <w:rsid w:val="423B55A8"/>
    <w:rsid w:val="42482AD4"/>
    <w:rsid w:val="424A2571"/>
    <w:rsid w:val="426B25D4"/>
    <w:rsid w:val="42896114"/>
    <w:rsid w:val="42BE5CDC"/>
    <w:rsid w:val="430C0C47"/>
    <w:rsid w:val="432B6014"/>
    <w:rsid w:val="43A73423"/>
    <w:rsid w:val="43E62EC8"/>
    <w:rsid w:val="44B715B0"/>
    <w:rsid w:val="451275EF"/>
    <w:rsid w:val="459D0477"/>
    <w:rsid w:val="45DD25B5"/>
    <w:rsid w:val="46CC258D"/>
    <w:rsid w:val="46E42C4A"/>
    <w:rsid w:val="472C7633"/>
    <w:rsid w:val="47385FC3"/>
    <w:rsid w:val="474256D1"/>
    <w:rsid w:val="475D2AB1"/>
    <w:rsid w:val="47D965EA"/>
    <w:rsid w:val="48395652"/>
    <w:rsid w:val="48D43EA7"/>
    <w:rsid w:val="48EA0098"/>
    <w:rsid w:val="496D4057"/>
    <w:rsid w:val="49807693"/>
    <w:rsid w:val="49D82CEC"/>
    <w:rsid w:val="4ADA6DED"/>
    <w:rsid w:val="4BC16430"/>
    <w:rsid w:val="4BFD54DB"/>
    <w:rsid w:val="4C164FBE"/>
    <w:rsid w:val="4C271A49"/>
    <w:rsid w:val="4C325CE4"/>
    <w:rsid w:val="4C623D84"/>
    <w:rsid w:val="4CE935CD"/>
    <w:rsid w:val="4DC55A54"/>
    <w:rsid w:val="4DD637A3"/>
    <w:rsid w:val="4DEA0C18"/>
    <w:rsid w:val="4DF60365"/>
    <w:rsid w:val="4E0D2787"/>
    <w:rsid w:val="4E0D453F"/>
    <w:rsid w:val="4E537D88"/>
    <w:rsid w:val="4E5E2A3C"/>
    <w:rsid w:val="4E5E2FEC"/>
    <w:rsid w:val="4E7B22CD"/>
    <w:rsid w:val="4ECD27ED"/>
    <w:rsid w:val="4F227A3B"/>
    <w:rsid w:val="4F2B0C9E"/>
    <w:rsid w:val="4FCD0FCF"/>
    <w:rsid w:val="4FEC07C0"/>
    <w:rsid w:val="4FF813ED"/>
    <w:rsid w:val="50043987"/>
    <w:rsid w:val="502F5B05"/>
    <w:rsid w:val="505144B9"/>
    <w:rsid w:val="509960DB"/>
    <w:rsid w:val="50F67A62"/>
    <w:rsid w:val="510E78E7"/>
    <w:rsid w:val="51D73B45"/>
    <w:rsid w:val="51F21254"/>
    <w:rsid w:val="521234B9"/>
    <w:rsid w:val="523258FE"/>
    <w:rsid w:val="52AD009F"/>
    <w:rsid w:val="52DF6974"/>
    <w:rsid w:val="530D2269"/>
    <w:rsid w:val="53292792"/>
    <w:rsid w:val="53B57275"/>
    <w:rsid w:val="540A2A63"/>
    <w:rsid w:val="54A27FE5"/>
    <w:rsid w:val="54F41FB5"/>
    <w:rsid w:val="551A77A3"/>
    <w:rsid w:val="552B71DA"/>
    <w:rsid w:val="5597575A"/>
    <w:rsid w:val="55C80ACA"/>
    <w:rsid w:val="55F9355F"/>
    <w:rsid w:val="56024321"/>
    <w:rsid w:val="5606548A"/>
    <w:rsid w:val="56562CF2"/>
    <w:rsid w:val="572A016E"/>
    <w:rsid w:val="5730509E"/>
    <w:rsid w:val="573D71DF"/>
    <w:rsid w:val="577D0663"/>
    <w:rsid w:val="57AE734F"/>
    <w:rsid w:val="57B123DF"/>
    <w:rsid w:val="58236A15"/>
    <w:rsid w:val="58321EC6"/>
    <w:rsid w:val="58501D07"/>
    <w:rsid w:val="585A3C87"/>
    <w:rsid w:val="58620FD6"/>
    <w:rsid w:val="586757C9"/>
    <w:rsid w:val="58807305"/>
    <w:rsid w:val="58A446B9"/>
    <w:rsid w:val="590B5B1F"/>
    <w:rsid w:val="597C3E85"/>
    <w:rsid w:val="5ABF28B9"/>
    <w:rsid w:val="5AC22B45"/>
    <w:rsid w:val="5ADD3C34"/>
    <w:rsid w:val="5B24477E"/>
    <w:rsid w:val="5BB93F58"/>
    <w:rsid w:val="5BE34B31"/>
    <w:rsid w:val="5D12364D"/>
    <w:rsid w:val="5D5F6EC4"/>
    <w:rsid w:val="5D652999"/>
    <w:rsid w:val="5D6730F6"/>
    <w:rsid w:val="5D814602"/>
    <w:rsid w:val="5D8D7C8E"/>
    <w:rsid w:val="5DC61182"/>
    <w:rsid w:val="5E123C25"/>
    <w:rsid w:val="5E2935C7"/>
    <w:rsid w:val="5E643D94"/>
    <w:rsid w:val="5E6E14AE"/>
    <w:rsid w:val="5EB43E99"/>
    <w:rsid w:val="5EB54CAB"/>
    <w:rsid w:val="5EC74A26"/>
    <w:rsid w:val="5EEC4F2C"/>
    <w:rsid w:val="5F137888"/>
    <w:rsid w:val="5F3118C0"/>
    <w:rsid w:val="5F362174"/>
    <w:rsid w:val="5FAD15EE"/>
    <w:rsid w:val="5FD17AC2"/>
    <w:rsid w:val="60103A97"/>
    <w:rsid w:val="60C1328E"/>
    <w:rsid w:val="610C012A"/>
    <w:rsid w:val="61237EB8"/>
    <w:rsid w:val="61FC3A17"/>
    <w:rsid w:val="623A3232"/>
    <w:rsid w:val="624C3ACF"/>
    <w:rsid w:val="633C34A4"/>
    <w:rsid w:val="63BA64B1"/>
    <w:rsid w:val="63F2576A"/>
    <w:rsid w:val="64232B20"/>
    <w:rsid w:val="64365814"/>
    <w:rsid w:val="64CB312C"/>
    <w:rsid w:val="64DB3FFC"/>
    <w:rsid w:val="64E32783"/>
    <w:rsid w:val="65007F4E"/>
    <w:rsid w:val="6585379C"/>
    <w:rsid w:val="658A3520"/>
    <w:rsid w:val="662D4763"/>
    <w:rsid w:val="664513D6"/>
    <w:rsid w:val="664B644A"/>
    <w:rsid w:val="666B09B5"/>
    <w:rsid w:val="66885224"/>
    <w:rsid w:val="66DC0AFB"/>
    <w:rsid w:val="67236729"/>
    <w:rsid w:val="67281F92"/>
    <w:rsid w:val="677360E3"/>
    <w:rsid w:val="67AF535D"/>
    <w:rsid w:val="67F65590"/>
    <w:rsid w:val="680B0354"/>
    <w:rsid w:val="68D357B0"/>
    <w:rsid w:val="69962BD5"/>
    <w:rsid w:val="69CB7493"/>
    <w:rsid w:val="69D361E5"/>
    <w:rsid w:val="69D4537F"/>
    <w:rsid w:val="6A365264"/>
    <w:rsid w:val="6AB30BF4"/>
    <w:rsid w:val="6B4B624F"/>
    <w:rsid w:val="6B981DF8"/>
    <w:rsid w:val="6B9D025C"/>
    <w:rsid w:val="6BA75FB6"/>
    <w:rsid w:val="6BCA0C7C"/>
    <w:rsid w:val="6BFE0F28"/>
    <w:rsid w:val="6BFF52D4"/>
    <w:rsid w:val="6C59487A"/>
    <w:rsid w:val="6C9A56E0"/>
    <w:rsid w:val="6D9B19E5"/>
    <w:rsid w:val="6F5E0FC0"/>
    <w:rsid w:val="6F6F4E5B"/>
    <w:rsid w:val="6F712728"/>
    <w:rsid w:val="6FCD69D4"/>
    <w:rsid w:val="70A80E7F"/>
    <w:rsid w:val="70E241C6"/>
    <w:rsid w:val="71034F30"/>
    <w:rsid w:val="715A3769"/>
    <w:rsid w:val="71603DA0"/>
    <w:rsid w:val="728B1D53"/>
    <w:rsid w:val="72991E28"/>
    <w:rsid w:val="74564E86"/>
    <w:rsid w:val="753D3F57"/>
    <w:rsid w:val="75BA3232"/>
    <w:rsid w:val="76A16BB3"/>
    <w:rsid w:val="76D10E3F"/>
    <w:rsid w:val="76E35326"/>
    <w:rsid w:val="76EB17F6"/>
    <w:rsid w:val="77747E1D"/>
    <w:rsid w:val="778411AD"/>
    <w:rsid w:val="77901832"/>
    <w:rsid w:val="77B9304C"/>
    <w:rsid w:val="78440AD8"/>
    <w:rsid w:val="786B73C0"/>
    <w:rsid w:val="78857573"/>
    <w:rsid w:val="789442E7"/>
    <w:rsid w:val="78E74F63"/>
    <w:rsid w:val="79F41288"/>
    <w:rsid w:val="7A6B1587"/>
    <w:rsid w:val="7AFF6892"/>
    <w:rsid w:val="7B1E65F5"/>
    <w:rsid w:val="7B963F4F"/>
    <w:rsid w:val="7B9F5272"/>
    <w:rsid w:val="7BA6084B"/>
    <w:rsid w:val="7BBB7C03"/>
    <w:rsid w:val="7C0741E9"/>
    <w:rsid w:val="7C230F73"/>
    <w:rsid w:val="7D1B52B4"/>
    <w:rsid w:val="7D3744CD"/>
    <w:rsid w:val="7D7173A1"/>
    <w:rsid w:val="7DB23C95"/>
    <w:rsid w:val="7E433576"/>
    <w:rsid w:val="7EE6552A"/>
    <w:rsid w:val="7EED3340"/>
    <w:rsid w:val="7F727327"/>
    <w:rsid w:val="7F7B6CAB"/>
    <w:rsid w:val="7FCB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7"/>
    <w:qFormat/>
    <w:uiPriority w:val="0"/>
    <w:pPr>
      <w:spacing w:before="340" w:after="330" w:line="360" w:lineRule="auto"/>
      <w:jc w:val="center"/>
      <w:outlineLvl w:val="0"/>
    </w:pPr>
    <w:rPr>
      <w:rFonts w:eastAsia="黑体"/>
      <w:kern w:val="44"/>
      <w:szCs w:val="44"/>
    </w:rPr>
  </w:style>
  <w:style w:type="paragraph" w:styleId="3">
    <w:name w:val="heading 2"/>
    <w:basedOn w:val="4"/>
    <w:next w:val="5"/>
    <w:link w:val="72"/>
    <w:qFormat/>
    <w:uiPriority w:val="0"/>
    <w:pPr>
      <w:adjustRightInd w:val="0"/>
      <w:jc w:val="center"/>
      <w:textAlignment w:val="baseline"/>
      <w:outlineLvl w:val="1"/>
    </w:pPr>
    <w:rPr>
      <w:kern w:val="0"/>
      <w:sz w:val="24"/>
      <w:szCs w:val="20"/>
    </w:rPr>
  </w:style>
  <w:style w:type="paragraph" w:styleId="4">
    <w:name w:val="heading 3"/>
    <w:basedOn w:val="1"/>
    <w:next w:val="1"/>
    <w:link w:val="56"/>
    <w:qFormat/>
    <w:uiPriority w:val="9"/>
    <w:pPr>
      <w:spacing w:before="260" w:after="260" w:line="240" w:lineRule="auto"/>
      <w:outlineLvl w:val="2"/>
    </w:pPr>
    <w:rPr>
      <w:rFonts w:ascii="宋体" w:hAnsi="宋体" w:eastAsia="宋体"/>
      <w:szCs w:val="32"/>
    </w:rPr>
  </w:style>
  <w:style w:type="paragraph" w:styleId="5">
    <w:name w:val="heading 4"/>
    <w:basedOn w:val="1"/>
    <w:next w:val="1"/>
    <w:link w:val="54"/>
    <w:qFormat/>
    <w:uiPriority w:val="9"/>
    <w:pPr>
      <w:keepNext/>
      <w:keepLines/>
      <w:spacing w:before="280" w:after="290" w:line="376" w:lineRule="auto"/>
      <w:outlineLvl w:val="3"/>
    </w:pPr>
    <w:rPr>
      <w:rFonts w:ascii="Arial" w:hAnsi="Arial" w:eastAsia="黑体"/>
      <w:b/>
      <w:bCs/>
      <w:sz w:val="28"/>
      <w:szCs w:val="28"/>
    </w:rPr>
  </w:style>
  <w:style w:type="paragraph" w:styleId="6">
    <w:name w:val="heading 5"/>
    <w:basedOn w:val="1"/>
    <w:next w:val="7"/>
    <w:link w:val="81"/>
    <w:qFormat/>
    <w:uiPriority w:val="0"/>
    <w:pPr>
      <w:keepNext/>
      <w:keepLines/>
      <w:spacing w:before="280" w:after="290" w:line="376" w:lineRule="auto"/>
      <w:outlineLvl w:val="4"/>
    </w:pPr>
    <w:rPr>
      <w:b/>
      <w:sz w:val="28"/>
      <w:szCs w:val="20"/>
    </w:rPr>
  </w:style>
  <w:style w:type="paragraph" w:styleId="8">
    <w:name w:val="heading 6"/>
    <w:basedOn w:val="1"/>
    <w:next w:val="7"/>
    <w:link w:val="84"/>
    <w:qFormat/>
    <w:uiPriority w:val="0"/>
    <w:pPr>
      <w:keepNext/>
      <w:keepLines/>
      <w:spacing w:before="240" w:after="64" w:line="320" w:lineRule="auto"/>
      <w:outlineLvl w:val="5"/>
    </w:pPr>
    <w:rPr>
      <w:rFonts w:ascii="Arial" w:hAnsi="Arial" w:eastAsia="黑体"/>
      <w:b/>
      <w:sz w:val="24"/>
      <w:szCs w:val="20"/>
    </w:rPr>
  </w:style>
  <w:style w:type="paragraph" w:styleId="9">
    <w:name w:val="heading 7"/>
    <w:basedOn w:val="1"/>
    <w:next w:val="7"/>
    <w:link w:val="85"/>
    <w:qFormat/>
    <w:uiPriority w:val="0"/>
    <w:pPr>
      <w:keepNext/>
      <w:keepLines/>
      <w:spacing w:before="240" w:after="64" w:line="320" w:lineRule="auto"/>
      <w:outlineLvl w:val="6"/>
    </w:pPr>
    <w:rPr>
      <w:b/>
      <w:sz w:val="24"/>
      <w:szCs w:val="20"/>
    </w:rPr>
  </w:style>
  <w:style w:type="paragraph" w:styleId="10">
    <w:name w:val="heading 8"/>
    <w:basedOn w:val="1"/>
    <w:next w:val="7"/>
    <w:link w:val="86"/>
    <w:qFormat/>
    <w:uiPriority w:val="0"/>
    <w:pPr>
      <w:keepNext/>
      <w:keepLines/>
      <w:spacing w:before="240" w:after="64" w:line="320" w:lineRule="auto"/>
      <w:outlineLvl w:val="7"/>
    </w:pPr>
    <w:rPr>
      <w:rFonts w:ascii="Arial" w:hAnsi="Arial" w:eastAsia="黑体"/>
      <w:sz w:val="24"/>
      <w:szCs w:val="20"/>
    </w:rPr>
  </w:style>
  <w:style w:type="paragraph" w:styleId="11">
    <w:name w:val="heading 9"/>
    <w:basedOn w:val="1"/>
    <w:next w:val="7"/>
    <w:link w:val="87"/>
    <w:qFormat/>
    <w:uiPriority w:val="0"/>
    <w:pPr>
      <w:keepNext/>
      <w:keepLines/>
      <w:spacing w:before="240" w:after="64" w:line="320" w:lineRule="auto"/>
      <w:outlineLvl w:val="8"/>
    </w:pPr>
    <w:rPr>
      <w:rFonts w:ascii="Arial" w:hAnsi="Arial" w:eastAsia="黑体"/>
      <w:szCs w:val="20"/>
    </w:rPr>
  </w:style>
  <w:style w:type="character" w:default="1" w:styleId="47">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7">
    <w:name w:val="Normal Indent"/>
    <w:basedOn w:val="1"/>
    <w:link w:val="58"/>
    <w:qFormat/>
    <w:uiPriority w:val="0"/>
    <w:pPr>
      <w:ind w:firstLine="420"/>
    </w:pPr>
    <w:rPr>
      <w:szCs w:val="20"/>
    </w:rPr>
  </w:style>
  <w:style w:type="paragraph" w:styleId="12">
    <w:name w:val="toc 7"/>
    <w:basedOn w:val="1"/>
    <w:next w:val="1"/>
    <w:semiHidden/>
    <w:qFormat/>
    <w:uiPriority w:val="0"/>
    <w:pPr>
      <w:ind w:left="1260"/>
      <w:jc w:val="left"/>
    </w:pPr>
    <w:rPr>
      <w:szCs w:val="21"/>
    </w:rPr>
  </w:style>
  <w:style w:type="paragraph" w:styleId="13">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4">
    <w:name w:val="List Bullet"/>
    <w:basedOn w:val="1"/>
    <w:qFormat/>
    <w:uiPriority w:val="0"/>
    <w:pPr>
      <w:numPr>
        <w:ilvl w:val="0"/>
        <w:numId w:val="1"/>
      </w:numPr>
    </w:pPr>
    <w:rPr>
      <w:szCs w:val="20"/>
    </w:rPr>
  </w:style>
  <w:style w:type="paragraph" w:styleId="15">
    <w:name w:val="Document Map"/>
    <w:basedOn w:val="1"/>
    <w:semiHidden/>
    <w:qFormat/>
    <w:uiPriority w:val="0"/>
    <w:pPr>
      <w:shd w:val="clear" w:color="auto" w:fill="000080"/>
    </w:pPr>
  </w:style>
  <w:style w:type="paragraph" w:styleId="16">
    <w:name w:val="annotation text"/>
    <w:basedOn w:val="1"/>
    <w:link w:val="185"/>
    <w:semiHidden/>
    <w:qFormat/>
    <w:uiPriority w:val="99"/>
    <w:pPr>
      <w:autoSpaceDE w:val="0"/>
      <w:autoSpaceDN w:val="0"/>
      <w:adjustRightInd w:val="0"/>
      <w:jc w:val="left"/>
      <w:textAlignment w:val="baseline"/>
    </w:pPr>
    <w:rPr>
      <w:rFonts w:ascii="宋体"/>
      <w:kern w:val="0"/>
      <w:sz w:val="34"/>
      <w:szCs w:val="20"/>
    </w:rPr>
  </w:style>
  <w:style w:type="paragraph" w:styleId="17">
    <w:name w:val="Body Text 3"/>
    <w:basedOn w:val="1"/>
    <w:link w:val="99"/>
    <w:qFormat/>
    <w:uiPriority w:val="0"/>
    <w:pPr>
      <w:spacing w:after="120"/>
    </w:pPr>
    <w:rPr>
      <w:sz w:val="16"/>
      <w:szCs w:val="16"/>
    </w:rPr>
  </w:style>
  <w:style w:type="paragraph" w:styleId="18">
    <w:name w:val="Body Text"/>
    <w:basedOn w:val="1"/>
    <w:next w:val="19"/>
    <w:link w:val="93"/>
    <w:qFormat/>
    <w:uiPriority w:val="0"/>
    <w:pPr>
      <w:spacing w:line="360" w:lineRule="auto"/>
    </w:pPr>
    <w:rPr>
      <w:b/>
      <w:bCs/>
      <w:sz w:val="24"/>
    </w:rPr>
  </w:style>
  <w:style w:type="paragraph" w:styleId="19">
    <w:name w:val="Body Text 2"/>
    <w:basedOn w:val="1"/>
    <w:link w:val="97"/>
    <w:qFormat/>
    <w:uiPriority w:val="0"/>
    <w:pPr>
      <w:spacing w:line="360" w:lineRule="auto"/>
    </w:pPr>
    <w:rPr>
      <w:sz w:val="24"/>
    </w:rPr>
  </w:style>
  <w:style w:type="paragraph" w:styleId="20">
    <w:name w:val="Body Text Indent"/>
    <w:basedOn w:val="1"/>
    <w:link w:val="80"/>
    <w:qFormat/>
    <w:uiPriority w:val="0"/>
    <w:pPr>
      <w:spacing w:line="360" w:lineRule="auto"/>
      <w:ind w:firstLine="420" w:firstLineChars="200"/>
    </w:pPr>
  </w:style>
  <w:style w:type="paragraph" w:styleId="21">
    <w:name w:val="toc 5"/>
    <w:basedOn w:val="1"/>
    <w:next w:val="1"/>
    <w:semiHidden/>
    <w:qFormat/>
    <w:uiPriority w:val="0"/>
    <w:pPr>
      <w:ind w:left="840"/>
      <w:jc w:val="left"/>
    </w:pPr>
    <w:rPr>
      <w:szCs w:val="21"/>
    </w:rPr>
  </w:style>
  <w:style w:type="paragraph" w:styleId="22">
    <w:name w:val="toc 3"/>
    <w:basedOn w:val="1"/>
    <w:next w:val="1"/>
    <w:semiHidden/>
    <w:qFormat/>
    <w:uiPriority w:val="0"/>
    <w:pPr>
      <w:ind w:left="420"/>
      <w:jc w:val="left"/>
    </w:pPr>
    <w:rPr>
      <w:i/>
      <w:iCs/>
    </w:rPr>
  </w:style>
  <w:style w:type="paragraph" w:styleId="23">
    <w:name w:val="Plain Text"/>
    <w:basedOn w:val="1"/>
    <w:link w:val="91"/>
    <w:qFormat/>
    <w:uiPriority w:val="0"/>
    <w:rPr>
      <w:rFonts w:ascii="宋体" w:hAnsi="Courier New"/>
      <w:szCs w:val="20"/>
    </w:rPr>
  </w:style>
  <w:style w:type="paragraph" w:styleId="24">
    <w:name w:val="toc 8"/>
    <w:basedOn w:val="1"/>
    <w:next w:val="1"/>
    <w:semiHidden/>
    <w:qFormat/>
    <w:uiPriority w:val="0"/>
    <w:pPr>
      <w:ind w:left="1470"/>
      <w:jc w:val="left"/>
    </w:pPr>
    <w:rPr>
      <w:szCs w:val="21"/>
    </w:rPr>
  </w:style>
  <w:style w:type="paragraph" w:styleId="25">
    <w:name w:val="Date"/>
    <w:basedOn w:val="1"/>
    <w:next w:val="1"/>
    <w:link w:val="89"/>
    <w:qFormat/>
    <w:uiPriority w:val="0"/>
    <w:rPr>
      <w:rFonts w:ascii="宋体" w:hAnsi="Courier New"/>
      <w:sz w:val="32"/>
      <w:szCs w:val="20"/>
    </w:rPr>
  </w:style>
  <w:style w:type="paragraph" w:styleId="26">
    <w:name w:val="Body Text Indent 2"/>
    <w:basedOn w:val="1"/>
    <w:link w:val="94"/>
    <w:qFormat/>
    <w:uiPriority w:val="0"/>
    <w:pPr>
      <w:spacing w:beforeLines="50" w:afterLines="50" w:line="120" w:lineRule="auto"/>
      <w:ind w:firstLine="840" w:firstLineChars="400"/>
      <w:jc w:val="left"/>
    </w:pPr>
    <w:rPr>
      <w:rFonts w:ascii="宋体" w:hAnsi="宋体"/>
    </w:rPr>
  </w:style>
  <w:style w:type="paragraph" w:styleId="27">
    <w:name w:val="Balloon Text"/>
    <w:basedOn w:val="1"/>
    <w:link w:val="100"/>
    <w:semiHidden/>
    <w:qFormat/>
    <w:uiPriority w:val="99"/>
    <w:rPr>
      <w:sz w:val="18"/>
      <w:szCs w:val="18"/>
    </w:rPr>
  </w:style>
  <w:style w:type="paragraph" w:styleId="28">
    <w:name w:val="footer"/>
    <w:basedOn w:val="1"/>
    <w:link w:val="98"/>
    <w:qFormat/>
    <w:uiPriority w:val="0"/>
    <w:pPr>
      <w:tabs>
        <w:tab w:val="center" w:pos="4153"/>
        <w:tab w:val="right" w:pos="8306"/>
      </w:tabs>
      <w:snapToGrid w:val="0"/>
      <w:jc w:val="left"/>
    </w:pPr>
    <w:rPr>
      <w:sz w:val="18"/>
      <w:szCs w:val="18"/>
    </w:rPr>
  </w:style>
  <w:style w:type="paragraph" w:styleId="29">
    <w:name w:val="header"/>
    <w:basedOn w:val="1"/>
    <w:link w:val="95"/>
    <w:qFormat/>
    <w:uiPriority w:val="99"/>
    <w:pPr>
      <w:pBdr>
        <w:bottom w:val="single" w:color="auto" w:sz="6" w:space="1"/>
      </w:pBdr>
      <w:tabs>
        <w:tab w:val="center" w:pos="4153"/>
        <w:tab w:val="right" w:pos="8306"/>
      </w:tabs>
      <w:snapToGrid w:val="0"/>
      <w:jc w:val="center"/>
    </w:pPr>
    <w:rPr>
      <w:sz w:val="18"/>
      <w:szCs w:val="18"/>
    </w:rPr>
  </w:style>
  <w:style w:type="paragraph" w:styleId="30">
    <w:name w:val="toc 1"/>
    <w:basedOn w:val="1"/>
    <w:next w:val="1"/>
    <w:qFormat/>
    <w:uiPriority w:val="0"/>
    <w:pPr>
      <w:spacing w:before="120" w:after="120"/>
      <w:jc w:val="left"/>
    </w:pPr>
    <w:rPr>
      <w:b/>
      <w:bCs/>
      <w:caps/>
    </w:rPr>
  </w:style>
  <w:style w:type="paragraph" w:styleId="31">
    <w:name w:val="toc 4"/>
    <w:basedOn w:val="1"/>
    <w:next w:val="1"/>
    <w:semiHidden/>
    <w:qFormat/>
    <w:uiPriority w:val="0"/>
    <w:pPr>
      <w:ind w:left="630"/>
      <w:jc w:val="left"/>
    </w:pPr>
    <w:rPr>
      <w:szCs w:val="21"/>
    </w:rPr>
  </w:style>
  <w:style w:type="paragraph" w:styleId="32">
    <w:name w:val="Subtitle"/>
    <w:next w:val="1"/>
    <w:link w:val="310"/>
    <w:qFormat/>
    <w:uiPriority w:val="0"/>
    <w:pPr>
      <w:wordWrap w:val="0"/>
      <w:spacing w:after="60"/>
      <w:jc w:val="center"/>
    </w:pPr>
    <w:rPr>
      <w:rFonts w:ascii="Calibri" w:hAnsi="Calibri" w:eastAsia="宋体" w:cs="Times New Roman"/>
      <w:sz w:val="24"/>
      <w:lang w:val="en-US" w:eastAsia="zh-CN" w:bidi="ar-SA"/>
    </w:rPr>
  </w:style>
  <w:style w:type="paragraph" w:styleId="33">
    <w:name w:val="toc 6"/>
    <w:basedOn w:val="1"/>
    <w:next w:val="1"/>
    <w:semiHidden/>
    <w:qFormat/>
    <w:uiPriority w:val="0"/>
    <w:pPr>
      <w:ind w:left="1050"/>
      <w:jc w:val="left"/>
    </w:pPr>
    <w:rPr>
      <w:szCs w:val="21"/>
    </w:rPr>
  </w:style>
  <w:style w:type="paragraph" w:styleId="34">
    <w:name w:val="Body Text Indent 3"/>
    <w:basedOn w:val="1"/>
    <w:link w:val="96"/>
    <w:qFormat/>
    <w:uiPriority w:val="0"/>
    <w:pPr>
      <w:spacing w:line="360" w:lineRule="auto"/>
      <w:ind w:firstLine="482" w:firstLineChars="200"/>
    </w:pPr>
    <w:rPr>
      <w:rFonts w:ascii="宋体"/>
      <w:b/>
      <w:bCs/>
      <w:sz w:val="24"/>
    </w:rPr>
  </w:style>
  <w:style w:type="paragraph" w:styleId="35">
    <w:name w:val="toc 2"/>
    <w:basedOn w:val="1"/>
    <w:next w:val="1"/>
    <w:semiHidden/>
    <w:qFormat/>
    <w:uiPriority w:val="0"/>
    <w:pPr>
      <w:tabs>
        <w:tab w:val="right" w:leader="dot" w:pos="8296"/>
      </w:tabs>
      <w:ind w:left="210"/>
      <w:jc w:val="left"/>
    </w:pPr>
    <w:rPr>
      <w:smallCaps/>
    </w:rPr>
  </w:style>
  <w:style w:type="paragraph" w:styleId="36">
    <w:name w:val="toc 9"/>
    <w:basedOn w:val="1"/>
    <w:next w:val="1"/>
    <w:semiHidden/>
    <w:qFormat/>
    <w:uiPriority w:val="0"/>
    <w:pPr>
      <w:ind w:left="1680"/>
      <w:jc w:val="left"/>
    </w:pPr>
    <w:rPr>
      <w:szCs w:val="21"/>
    </w:rPr>
  </w:style>
  <w:style w:type="paragraph" w:styleId="37">
    <w:name w:val="HTML Preformatted"/>
    <w:basedOn w:val="1"/>
    <w:link w:val="90"/>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qFormat/>
    <w:uiPriority w:val="99"/>
    <w:pPr>
      <w:spacing w:beforeAutospacing="1" w:afterAutospacing="1"/>
      <w:jc w:val="left"/>
    </w:pPr>
    <w:rPr>
      <w:kern w:val="0"/>
      <w:sz w:val="24"/>
    </w:rPr>
  </w:style>
  <w:style w:type="paragraph" w:styleId="39">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88"/>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6"/>
    <w:next w:val="16"/>
    <w:link w:val="186"/>
    <w:qFormat/>
    <w:uiPriority w:val="99"/>
    <w:pPr>
      <w:autoSpaceDE/>
      <w:autoSpaceDN/>
      <w:adjustRightInd/>
      <w:textAlignment w:val="auto"/>
    </w:pPr>
    <w:rPr>
      <w:rFonts w:ascii="Times New Roman"/>
      <w:b/>
      <w:bCs/>
      <w:kern w:val="2"/>
      <w:sz w:val="21"/>
      <w:szCs w:val="24"/>
    </w:rPr>
  </w:style>
  <w:style w:type="paragraph" w:styleId="42">
    <w:name w:val="Body Text First Indent"/>
    <w:basedOn w:val="18"/>
    <w:link w:val="131"/>
    <w:qFormat/>
    <w:uiPriority w:val="0"/>
    <w:pPr>
      <w:spacing w:after="120" w:line="240" w:lineRule="auto"/>
      <w:ind w:firstLine="420" w:firstLineChars="100"/>
    </w:pPr>
    <w:rPr>
      <w:sz w:val="21"/>
    </w:rPr>
  </w:style>
  <w:style w:type="table" w:styleId="44">
    <w:name w:val="Table Grid"/>
    <w:basedOn w:val="4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5">
    <w:name w:val="Table Theme"/>
    <w:basedOn w:val="43"/>
    <w:qFormat/>
    <w:uiPriority w:val="0"/>
    <w:pPr>
      <w:kinsoku w:val="0"/>
      <w:autoSpaceDE w:val="0"/>
      <w:autoSpaceDN w:val="0"/>
      <w:adjustRightInd w:val="0"/>
      <w:snapToGrid w:val="0"/>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6">
    <w:name w:val="Table Elegant"/>
    <w:basedOn w:val="43"/>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8">
    <w:name w:val="Strong"/>
    <w:qFormat/>
    <w:uiPriority w:val="0"/>
    <w:rPr>
      <w:b/>
      <w:bCs/>
    </w:rPr>
  </w:style>
  <w:style w:type="character" w:styleId="49">
    <w:name w:val="page number"/>
    <w:basedOn w:val="47"/>
    <w:qFormat/>
    <w:uiPriority w:val="0"/>
  </w:style>
  <w:style w:type="character" w:styleId="50">
    <w:name w:val="FollowedHyperlink"/>
    <w:qFormat/>
    <w:uiPriority w:val="0"/>
    <w:rPr>
      <w:color w:val="800080"/>
      <w:u w:val="single"/>
    </w:rPr>
  </w:style>
  <w:style w:type="character" w:styleId="51">
    <w:name w:val="Emphasis"/>
    <w:basedOn w:val="47"/>
    <w:qFormat/>
    <w:uiPriority w:val="0"/>
    <w:rPr>
      <w:sz w:val="20"/>
    </w:rPr>
  </w:style>
  <w:style w:type="character" w:styleId="52">
    <w:name w:val="Hyperlink"/>
    <w:qFormat/>
    <w:uiPriority w:val="0"/>
    <w:rPr>
      <w:color w:val="0000FF"/>
      <w:u w:val="single"/>
    </w:rPr>
  </w:style>
  <w:style w:type="character" w:styleId="53">
    <w:name w:val="annotation reference"/>
    <w:basedOn w:val="47"/>
    <w:qFormat/>
    <w:uiPriority w:val="99"/>
    <w:rPr>
      <w:sz w:val="21"/>
      <w:szCs w:val="21"/>
    </w:rPr>
  </w:style>
  <w:style w:type="character" w:customStyle="1" w:styleId="54">
    <w:name w:val="标题 4 Char"/>
    <w:link w:val="5"/>
    <w:qFormat/>
    <w:uiPriority w:val="9"/>
    <w:rPr>
      <w:rFonts w:ascii="Arial" w:hAnsi="Arial" w:eastAsia="黑体"/>
      <w:b/>
      <w:bCs/>
      <w:kern w:val="2"/>
      <w:sz w:val="28"/>
      <w:szCs w:val="28"/>
      <w:lang w:val="en-US" w:eastAsia="zh-CN" w:bidi="ar-SA"/>
    </w:rPr>
  </w:style>
  <w:style w:type="paragraph" w:customStyle="1" w:styleId="55">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6">
    <w:name w:val="标题 3 Char1"/>
    <w:link w:val="4"/>
    <w:qFormat/>
    <w:uiPriority w:val="9"/>
    <w:rPr>
      <w:rFonts w:ascii="宋体" w:hAnsi="宋体" w:eastAsia="宋体"/>
      <w:b/>
      <w:bCs/>
      <w:kern w:val="2"/>
      <w:sz w:val="28"/>
      <w:szCs w:val="32"/>
      <w:lang w:val="en-US" w:eastAsia="zh-CN" w:bidi="ar-SA"/>
    </w:rPr>
  </w:style>
  <w:style w:type="character" w:customStyle="1" w:styleId="57">
    <w:name w:val="标题 1 Char"/>
    <w:link w:val="2"/>
    <w:qFormat/>
    <w:uiPriority w:val="0"/>
    <w:rPr>
      <w:rFonts w:ascii="宋体" w:hAnsi="宋体" w:eastAsia="黑体"/>
      <w:b/>
      <w:bCs/>
      <w:kern w:val="44"/>
      <w:sz w:val="28"/>
      <w:szCs w:val="44"/>
      <w:lang w:val="en-US" w:eastAsia="zh-CN" w:bidi="ar-SA"/>
    </w:rPr>
  </w:style>
  <w:style w:type="character" w:customStyle="1" w:styleId="58">
    <w:name w:val="正文缩进 Char"/>
    <w:link w:val="7"/>
    <w:qFormat/>
    <w:uiPriority w:val="0"/>
    <w:rPr>
      <w:rFonts w:eastAsia="宋体"/>
      <w:kern w:val="2"/>
      <w:sz w:val="21"/>
      <w:lang w:val="en-US" w:eastAsia="zh-CN" w:bidi="ar-SA"/>
    </w:rPr>
  </w:style>
  <w:style w:type="character" w:customStyle="1" w:styleId="59">
    <w:name w:val="标题 3 Char"/>
    <w:qFormat/>
    <w:uiPriority w:val="0"/>
    <w:rPr>
      <w:rFonts w:ascii="黑体" w:eastAsia="黑体"/>
      <w:bCs/>
      <w:sz w:val="30"/>
    </w:rPr>
  </w:style>
  <w:style w:type="paragraph" w:customStyle="1" w:styleId="60">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61">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2">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63">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5">
    <w:name w:val="Char Char Char 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6">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67">
    <w:name w:val="自定义正文"/>
    <w:basedOn w:val="1"/>
    <w:qFormat/>
    <w:uiPriority w:val="0"/>
    <w:pPr>
      <w:spacing w:afterLines="50"/>
      <w:ind w:left="600" w:leftChars="600"/>
    </w:pPr>
  </w:style>
  <w:style w:type="paragraph" w:customStyle="1" w:styleId="68">
    <w:name w:val="Char Char Char Char Char"/>
    <w:basedOn w:val="1"/>
    <w:qFormat/>
    <w:uiPriority w:val="0"/>
    <w:rPr>
      <w:rFonts w:ascii="Tahoma" w:hAnsi="Tahoma"/>
      <w:sz w:val="24"/>
      <w:szCs w:val="20"/>
    </w:rPr>
  </w:style>
  <w:style w:type="paragraph" w:customStyle="1" w:styleId="69">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70">
    <w:name w:val="Char Char"/>
    <w:basedOn w:val="1"/>
    <w:qFormat/>
    <w:uiPriority w:val="0"/>
    <w:rPr>
      <w:rFonts w:ascii="Tahoma" w:hAnsi="Tahoma"/>
      <w:sz w:val="24"/>
      <w:szCs w:val="20"/>
    </w:rPr>
  </w:style>
  <w:style w:type="paragraph" w:customStyle="1" w:styleId="71">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2">
    <w:name w:val="标题 2 Char"/>
    <w:link w:val="3"/>
    <w:qFormat/>
    <w:uiPriority w:val="0"/>
    <w:rPr>
      <w:rFonts w:ascii="宋体" w:hAnsi="宋体" w:eastAsia="宋体"/>
      <w:b/>
      <w:bCs/>
      <w:sz w:val="24"/>
      <w:lang w:val="en-US" w:eastAsia="zh-CN" w:bidi="ar-SA"/>
    </w:rPr>
  </w:style>
  <w:style w:type="paragraph" w:customStyle="1" w:styleId="73">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74">
    <w:name w:val="List Paragraph"/>
    <w:basedOn w:val="1"/>
    <w:qFormat/>
    <w:uiPriority w:val="0"/>
    <w:pPr>
      <w:ind w:firstLine="420" w:firstLineChars="200"/>
    </w:pPr>
    <w:rPr>
      <w:rFonts w:ascii="Calibri" w:hAnsi="Calibri"/>
      <w:szCs w:val="22"/>
    </w:rPr>
  </w:style>
  <w:style w:type="paragraph" w:customStyle="1" w:styleId="75">
    <w:name w:val="USE 1"/>
    <w:basedOn w:val="1"/>
    <w:qFormat/>
    <w:uiPriority w:val="0"/>
    <w:pPr>
      <w:spacing w:line="200" w:lineRule="atLeast"/>
      <w:jc w:val="left"/>
    </w:pPr>
    <w:rPr>
      <w:rFonts w:ascii="宋体" w:hAnsi="宋体"/>
      <w:b/>
      <w:sz w:val="24"/>
      <w:szCs w:val="28"/>
    </w:rPr>
  </w:style>
  <w:style w:type="paragraph" w:customStyle="1" w:styleId="76">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7">
    <w:name w:val="正文文字缩进项目"/>
    <w:basedOn w:val="20"/>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8">
    <w:name w:val="样式 标题 2 + 段前: 13 磅 段后: 13 磅 行距: 单倍行距"/>
    <w:basedOn w:val="3"/>
    <w:qFormat/>
    <w:uiPriority w:val="0"/>
    <w:pPr>
      <w:adjustRightInd/>
      <w:spacing w:before="0" w:after="0"/>
      <w:jc w:val="both"/>
      <w:textAlignment w:val="auto"/>
    </w:pPr>
    <w:rPr>
      <w:rFonts w:ascii="Cambria" w:hAnsi="Cambria" w:cs="宋体"/>
      <w:kern w:val="2"/>
      <w:sz w:val="32"/>
    </w:rPr>
  </w:style>
  <w:style w:type="character" w:customStyle="1" w:styleId="79">
    <w:name w:val="H4 Char2"/>
    <w:qFormat/>
    <w:uiPriority w:val="0"/>
    <w:rPr>
      <w:rFonts w:ascii="Arial" w:hAnsi="Arial" w:eastAsia="黑体"/>
      <w:b/>
      <w:bCs/>
      <w:kern w:val="2"/>
      <w:sz w:val="28"/>
      <w:szCs w:val="28"/>
      <w:lang w:val="en-US" w:eastAsia="zh-CN" w:bidi="ar-SA"/>
    </w:rPr>
  </w:style>
  <w:style w:type="character" w:customStyle="1" w:styleId="80">
    <w:name w:val="正文文本缩进 Char"/>
    <w:link w:val="20"/>
    <w:qFormat/>
    <w:uiPriority w:val="0"/>
    <w:rPr>
      <w:rFonts w:eastAsia="宋体"/>
      <w:kern w:val="2"/>
      <w:sz w:val="21"/>
      <w:szCs w:val="24"/>
      <w:lang w:val="en-US" w:eastAsia="zh-CN" w:bidi="ar-SA"/>
    </w:rPr>
  </w:style>
  <w:style w:type="character" w:customStyle="1" w:styleId="81">
    <w:name w:val="标题 5 Char"/>
    <w:link w:val="6"/>
    <w:qFormat/>
    <w:uiPriority w:val="0"/>
    <w:rPr>
      <w:rFonts w:eastAsia="宋体"/>
      <w:b/>
      <w:kern w:val="2"/>
      <w:sz w:val="28"/>
      <w:lang w:val="en-US" w:eastAsia="zh-CN" w:bidi="ar-SA"/>
    </w:rPr>
  </w:style>
  <w:style w:type="character" w:customStyle="1" w:styleId="82">
    <w:name w:val="第*章 Char"/>
    <w:qFormat/>
    <w:uiPriority w:val="0"/>
    <w:rPr>
      <w:rFonts w:ascii="Arial" w:hAnsi="Arial" w:eastAsia="黑体"/>
      <w:b/>
      <w:bCs/>
      <w:kern w:val="2"/>
      <w:sz w:val="32"/>
      <w:szCs w:val="32"/>
    </w:rPr>
  </w:style>
  <w:style w:type="character" w:customStyle="1" w:styleId="83">
    <w:name w:val="章标题1 Char"/>
    <w:qFormat/>
    <w:uiPriority w:val="0"/>
    <w:rPr>
      <w:rFonts w:eastAsia="宋体"/>
      <w:b/>
      <w:bCs/>
      <w:kern w:val="2"/>
      <w:sz w:val="32"/>
      <w:szCs w:val="32"/>
      <w:lang w:val="en-US" w:eastAsia="zh-CN" w:bidi="ar-SA"/>
    </w:rPr>
  </w:style>
  <w:style w:type="character" w:customStyle="1" w:styleId="84">
    <w:name w:val="标题 6 Char"/>
    <w:link w:val="8"/>
    <w:qFormat/>
    <w:uiPriority w:val="0"/>
    <w:rPr>
      <w:rFonts w:ascii="Arial" w:hAnsi="Arial" w:eastAsia="黑体"/>
      <w:b/>
      <w:kern w:val="2"/>
      <w:sz w:val="24"/>
      <w:lang w:val="en-US" w:eastAsia="zh-CN" w:bidi="ar-SA"/>
    </w:rPr>
  </w:style>
  <w:style w:type="character" w:customStyle="1" w:styleId="85">
    <w:name w:val="标题 7 Char"/>
    <w:link w:val="9"/>
    <w:qFormat/>
    <w:uiPriority w:val="0"/>
    <w:rPr>
      <w:rFonts w:eastAsia="宋体"/>
      <w:b/>
      <w:kern w:val="2"/>
      <w:sz w:val="24"/>
      <w:lang w:val="en-US" w:eastAsia="zh-CN" w:bidi="ar-SA"/>
    </w:rPr>
  </w:style>
  <w:style w:type="character" w:customStyle="1" w:styleId="86">
    <w:name w:val="标题 8 Char"/>
    <w:link w:val="10"/>
    <w:qFormat/>
    <w:uiPriority w:val="0"/>
    <w:rPr>
      <w:rFonts w:ascii="Arial" w:hAnsi="Arial" w:eastAsia="黑体"/>
      <w:kern w:val="2"/>
      <w:sz w:val="24"/>
      <w:lang w:val="en-US" w:eastAsia="zh-CN" w:bidi="ar-SA"/>
    </w:rPr>
  </w:style>
  <w:style w:type="character" w:customStyle="1" w:styleId="87">
    <w:name w:val="标题 9 Char"/>
    <w:link w:val="11"/>
    <w:qFormat/>
    <w:uiPriority w:val="0"/>
    <w:rPr>
      <w:rFonts w:ascii="Arial" w:hAnsi="Arial" w:eastAsia="黑体"/>
      <w:kern w:val="2"/>
      <w:sz w:val="21"/>
      <w:lang w:val="en-US" w:eastAsia="zh-CN" w:bidi="ar-SA"/>
    </w:rPr>
  </w:style>
  <w:style w:type="character" w:customStyle="1" w:styleId="88">
    <w:name w:val="标题 Char"/>
    <w:link w:val="40"/>
    <w:qFormat/>
    <w:uiPriority w:val="0"/>
    <w:rPr>
      <w:rFonts w:ascii="Arial" w:hAnsi="Arial" w:eastAsia="隶书" w:cs="Arial"/>
      <w:b/>
      <w:bCs/>
      <w:kern w:val="2"/>
      <w:sz w:val="32"/>
      <w:szCs w:val="32"/>
      <w:lang w:val="en-US" w:eastAsia="zh-CN" w:bidi="ar-SA"/>
    </w:rPr>
  </w:style>
  <w:style w:type="character" w:customStyle="1" w:styleId="89">
    <w:name w:val="日期 Char"/>
    <w:link w:val="25"/>
    <w:qFormat/>
    <w:uiPriority w:val="0"/>
    <w:rPr>
      <w:rFonts w:ascii="宋体" w:hAnsi="Courier New" w:eastAsia="宋体"/>
      <w:kern w:val="2"/>
      <w:sz w:val="32"/>
      <w:lang w:val="en-US" w:eastAsia="zh-CN" w:bidi="ar-SA"/>
    </w:rPr>
  </w:style>
  <w:style w:type="character" w:customStyle="1" w:styleId="90">
    <w:name w:val="HTML 预设格式 Char"/>
    <w:link w:val="37"/>
    <w:qFormat/>
    <w:uiPriority w:val="0"/>
    <w:rPr>
      <w:rFonts w:ascii="Arial Unicode MS" w:hAnsi="Arial Unicode MS" w:eastAsia="Arial Unicode MS"/>
      <w:color w:val="000000"/>
      <w:lang w:val="en-US" w:eastAsia="zh-CN" w:bidi="ar-SA"/>
    </w:rPr>
  </w:style>
  <w:style w:type="character" w:customStyle="1" w:styleId="91">
    <w:name w:val="纯文本 Char"/>
    <w:link w:val="23"/>
    <w:qFormat/>
    <w:uiPriority w:val="0"/>
    <w:rPr>
      <w:rFonts w:ascii="宋体" w:hAnsi="Courier New" w:eastAsia="宋体"/>
      <w:kern w:val="2"/>
      <w:sz w:val="21"/>
      <w:lang w:val="en-US" w:eastAsia="zh-CN" w:bidi="ar-SA"/>
    </w:rPr>
  </w:style>
  <w:style w:type="character" w:customStyle="1" w:styleId="92">
    <w:name w:val="正文文字首行缩进 Char"/>
    <w:qFormat/>
    <w:uiPriority w:val="0"/>
    <w:rPr>
      <w:kern w:val="2"/>
      <w:sz w:val="21"/>
      <w:szCs w:val="24"/>
    </w:rPr>
  </w:style>
  <w:style w:type="character" w:customStyle="1" w:styleId="93">
    <w:name w:val="正文文本 Char"/>
    <w:link w:val="18"/>
    <w:qFormat/>
    <w:uiPriority w:val="0"/>
    <w:rPr>
      <w:rFonts w:eastAsia="宋体"/>
      <w:b/>
      <w:bCs/>
      <w:kern w:val="2"/>
      <w:sz w:val="24"/>
      <w:szCs w:val="24"/>
      <w:lang w:val="en-US" w:eastAsia="zh-CN" w:bidi="ar-SA"/>
    </w:rPr>
  </w:style>
  <w:style w:type="character" w:customStyle="1" w:styleId="94">
    <w:name w:val="正文文本缩进 2 Char"/>
    <w:link w:val="26"/>
    <w:qFormat/>
    <w:uiPriority w:val="0"/>
    <w:rPr>
      <w:rFonts w:ascii="宋体" w:hAnsi="宋体" w:eastAsia="宋体"/>
      <w:kern w:val="2"/>
      <w:sz w:val="21"/>
      <w:szCs w:val="24"/>
      <w:lang w:val="en-US" w:eastAsia="zh-CN" w:bidi="ar-SA"/>
    </w:rPr>
  </w:style>
  <w:style w:type="character" w:customStyle="1" w:styleId="95">
    <w:name w:val="页眉 Char"/>
    <w:link w:val="29"/>
    <w:qFormat/>
    <w:uiPriority w:val="99"/>
    <w:rPr>
      <w:rFonts w:eastAsia="宋体"/>
      <w:kern w:val="2"/>
      <w:sz w:val="18"/>
      <w:szCs w:val="18"/>
      <w:lang w:val="en-US" w:eastAsia="zh-CN" w:bidi="ar-SA"/>
    </w:rPr>
  </w:style>
  <w:style w:type="character" w:customStyle="1" w:styleId="96">
    <w:name w:val="正文文本缩进 3 Char"/>
    <w:link w:val="34"/>
    <w:qFormat/>
    <w:uiPriority w:val="0"/>
    <w:rPr>
      <w:rFonts w:ascii="宋体" w:eastAsia="宋体"/>
      <w:b/>
      <w:bCs/>
      <w:kern w:val="2"/>
      <w:sz w:val="24"/>
      <w:szCs w:val="24"/>
      <w:lang w:val="en-US" w:eastAsia="zh-CN" w:bidi="ar-SA"/>
    </w:rPr>
  </w:style>
  <w:style w:type="character" w:customStyle="1" w:styleId="97">
    <w:name w:val="正文文本 2 Char"/>
    <w:link w:val="19"/>
    <w:qFormat/>
    <w:uiPriority w:val="0"/>
    <w:rPr>
      <w:rFonts w:eastAsia="宋体"/>
      <w:kern w:val="2"/>
      <w:sz w:val="24"/>
      <w:szCs w:val="24"/>
      <w:lang w:val="en-US" w:eastAsia="zh-CN" w:bidi="ar-SA"/>
    </w:rPr>
  </w:style>
  <w:style w:type="character" w:customStyle="1" w:styleId="98">
    <w:name w:val="页脚 Char"/>
    <w:link w:val="28"/>
    <w:qFormat/>
    <w:uiPriority w:val="0"/>
    <w:rPr>
      <w:rFonts w:eastAsia="宋体"/>
      <w:kern w:val="2"/>
      <w:sz w:val="18"/>
      <w:szCs w:val="18"/>
      <w:lang w:val="en-US" w:eastAsia="zh-CN" w:bidi="ar-SA"/>
    </w:rPr>
  </w:style>
  <w:style w:type="character" w:customStyle="1" w:styleId="99">
    <w:name w:val="正文文本 3 Char"/>
    <w:link w:val="17"/>
    <w:qFormat/>
    <w:uiPriority w:val="0"/>
    <w:rPr>
      <w:rFonts w:eastAsia="宋体"/>
      <w:kern w:val="2"/>
      <w:sz w:val="16"/>
      <w:szCs w:val="16"/>
      <w:lang w:val="en-US" w:eastAsia="zh-CN" w:bidi="ar-SA"/>
    </w:rPr>
  </w:style>
  <w:style w:type="character" w:customStyle="1" w:styleId="100">
    <w:name w:val="批注框文本 Char"/>
    <w:link w:val="27"/>
    <w:semiHidden/>
    <w:qFormat/>
    <w:uiPriority w:val="99"/>
    <w:rPr>
      <w:rFonts w:eastAsia="宋体"/>
      <w:kern w:val="2"/>
      <w:sz w:val="18"/>
      <w:szCs w:val="18"/>
      <w:lang w:val="en-US" w:eastAsia="zh-CN" w:bidi="ar-SA"/>
    </w:rPr>
  </w:style>
  <w:style w:type="paragraph" w:customStyle="1" w:styleId="101">
    <w:name w:val="样式1"/>
    <w:basedOn w:val="40"/>
    <w:qFormat/>
    <w:uiPriority w:val="0"/>
    <w:pPr>
      <w:spacing w:before="120" w:after="120"/>
    </w:pPr>
    <w:rPr>
      <w:rFonts w:eastAsia="黑体"/>
      <w:b w:val="0"/>
      <w:sz w:val="30"/>
      <w:szCs w:val="21"/>
    </w:rPr>
  </w:style>
  <w:style w:type="paragraph" w:customStyle="1" w:styleId="102">
    <w:name w:val="样式2"/>
    <w:basedOn w:val="40"/>
    <w:next w:val="101"/>
    <w:qFormat/>
    <w:uiPriority w:val="0"/>
    <w:pPr>
      <w:spacing w:before="120" w:after="120"/>
    </w:pPr>
    <w:rPr>
      <w:rFonts w:eastAsia="黑体"/>
      <w:b w:val="0"/>
      <w:sz w:val="30"/>
      <w:szCs w:val="30"/>
    </w:rPr>
  </w:style>
  <w:style w:type="character" w:customStyle="1" w:styleId="103">
    <w:name w:val="标题 3 Char Char"/>
    <w:qFormat/>
    <w:uiPriority w:val="0"/>
    <w:rPr>
      <w:rFonts w:eastAsia="宋体"/>
      <w:b/>
      <w:bCs/>
      <w:kern w:val="2"/>
      <w:sz w:val="32"/>
      <w:szCs w:val="32"/>
      <w:lang w:val="en-US" w:eastAsia="zh-CN" w:bidi="ar-SA"/>
    </w:rPr>
  </w:style>
  <w:style w:type="paragraph" w:customStyle="1" w:styleId="104">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5">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6">
    <w:name w:val="--规划正文"/>
    <w:basedOn w:val="1"/>
    <w:qFormat/>
    <w:uiPriority w:val="0"/>
    <w:pPr>
      <w:spacing w:line="360" w:lineRule="auto"/>
      <w:ind w:firstLine="200" w:firstLineChars="200"/>
    </w:pPr>
    <w:rPr>
      <w:szCs w:val="20"/>
    </w:rPr>
  </w:style>
  <w:style w:type="paragraph" w:customStyle="1" w:styleId="107">
    <w:name w:val="设计依据"/>
    <w:basedOn w:val="18"/>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8">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09">
    <w:name w:val="样式4"/>
    <w:basedOn w:val="1"/>
    <w:qFormat/>
    <w:uiPriority w:val="0"/>
    <w:pPr>
      <w:tabs>
        <w:tab w:val="left" w:pos="842"/>
      </w:tabs>
      <w:spacing w:line="360" w:lineRule="auto"/>
      <w:ind w:left="842" w:hanging="420"/>
    </w:pPr>
    <w:rPr>
      <w:sz w:val="24"/>
    </w:rPr>
  </w:style>
  <w:style w:type="paragraph" w:customStyle="1" w:styleId="110">
    <w:name w:val="文字"/>
    <w:basedOn w:val="1"/>
    <w:qFormat/>
    <w:uiPriority w:val="0"/>
    <w:pPr>
      <w:tabs>
        <w:tab w:val="left" w:pos="8520"/>
      </w:tabs>
      <w:spacing w:line="312" w:lineRule="auto"/>
      <w:ind w:right="-210" w:firstLine="556"/>
    </w:pPr>
    <w:rPr>
      <w:rFonts w:ascii="宋体"/>
      <w:sz w:val="28"/>
      <w:szCs w:val="20"/>
    </w:rPr>
  </w:style>
  <w:style w:type="paragraph" w:customStyle="1" w:styleId="111">
    <w:name w:val="--规划-表格-居左"/>
    <w:basedOn w:val="106"/>
    <w:qFormat/>
    <w:uiPriority w:val="0"/>
    <w:pPr>
      <w:spacing w:line="240" w:lineRule="auto"/>
      <w:ind w:firstLine="0" w:firstLineChars="0"/>
    </w:pPr>
    <w:rPr>
      <w:sz w:val="20"/>
    </w:rPr>
  </w:style>
  <w:style w:type="paragraph" w:customStyle="1" w:styleId="112">
    <w:name w:val="--规划-表格-居中"/>
    <w:basedOn w:val="106"/>
    <w:qFormat/>
    <w:uiPriority w:val="0"/>
    <w:pPr>
      <w:spacing w:line="240" w:lineRule="auto"/>
      <w:ind w:firstLine="0" w:firstLineChars="0"/>
      <w:jc w:val="center"/>
    </w:pPr>
    <w:rPr>
      <w:sz w:val="20"/>
    </w:rPr>
  </w:style>
  <w:style w:type="paragraph" w:customStyle="1" w:styleId="113">
    <w:name w:val="--编号内缩进"/>
    <w:basedOn w:val="1"/>
    <w:qFormat/>
    <w:uiPriority w:val="0"/>
    <w:pPr>
      <w:spacing w:line="360" w:lineRule="auto"/>
      <w:ind w:left="420" w:firstLine="200" w:firstLineChars="200"/>
    </w:pPr>
    <w:rPr>
      <w:szCs w:val="21"/>
    </w:rPr>
  </w:style>
  <w:style w:type="paragraph" w:customStyle="1" w:styleId="114">
    <w:name w:val="--规划-题注"/>
    <w:basedOn w:val="1"/>
    <w:next w:val="106"/>
    <w:qFormat/>
    <w:uiPriority w:val="0"/>
    <w:pPr>
      <w:spacing w:line="360" w:lineRule="auto"/>
      <w:jc w:val="center"/>
    </w:pPr>
    <w:rPr>
      <w:rFonts w:eastAsia="黑体"/>
    </w:rPr>
  </w:style>
  <w:style w:type="paragraph" w:customStyle="1" w:styleId="115">
    <w:name w:val="--规划-图和表"/>
    <w:next w:val="106"/>
    <w:qFormat/>
    <w:uiPriority w:val="0"/>
    <w:pPr>
      <w:jc w:val="center"/>
    </w:pPr>
    <w:rPr>
      <w:rFonts w:ascii="Times New Roman" w:hAnsi="Times New Roman" w:eastAsia="宋体" w:cs="Times New Roman"/>
      <w:kern w:val="2"/>
      <w:sz w:val="21"/>
      <w:lang w:val="en-US" w:eastAsia="zh-CN" w:bidi="ar-SA"/>
    </w:rPr>
  </w:style>
  <w:style w:type="paragraph" w:customStyle="1" w:styleId="116">
    <w:name w:val="--规划-小标题"/>
    <w:basedOn w:val="1"/>
    <w:next w:val="106"/>
    <w:qFormat/>
    <w:uiPriority w:val="0"/>
    <w:pPr>
      <w:keepNext/>
      <w:keepLines/>
      <w:spacing w:line="360" w:lineRule="auto"/>
      <w:outlineLvl w:val="4"/>
    </w:pPr>
    <w:rPr>
      <w:rFonts w:eastAsia="黑体"/>
    </w:rPr>
  </w:style>
  <w:style w:type="paragraph" w:customStyle="1" w:styleId="117">
    <w:name w:val="--规划正文 Char"/>
    <w:basedOn w:val="1"/>
    <w:qFormat/>
    <w:uiPriority w:val="0"/>
    <w:pPr>
      <w:spacing w:line="360" w:lineRule="auto"/>
      <w:ind w:firstLine="200" w:firstLineChars="200"/>
    </w:pPr>
    <w:rPr>
      <w:sz w:val="24"/>
    </w:rPr>
  </w:style>
  <w:style w:type="paragraph" w:customStyle="1" w:styleId="118">
    <w:name w:val="缺省文本"/>
    <w:basedOn w:val="1"/>
    <w:qFormat/>
    <w:uiPriority w:val="0"/>
    <w:pPr>
      <w:autoSpaceDE w:val="0"/>
      <w:autoSpaceDN w:val="0"/>
      <w:adjustRightInd w:val="0"/>
      <w:jc w:val="left"/>
    </w:pPr>
    <w:rPr>
      <w:kern w:val="0"/>
    </w:rPr>
  </w:style>
  <w:style w:type="paragraph" w:customStyle="1" w:styleId="119">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20">
    <w:name w:val="--规划正文 Char Char"/>
    <w:qFormat/>
    <w:uiPriority w:val="0"/>
    <w:rPr>
      <w:rFonts w:eastAsia="宋体"/>
      <w:kern w:val="2"/>
      <w:sz w:val="24"/>
      <w:szCs w:val="24"/>
      <w:lang w:val="en-US" w:eastAsia="zh-CN" w:bidi="ar-SA"/>
    </w:rPr>
  </w:style>
  <w:style w:type="paragraph" w:customStyle="1" w:styleId="121">
    <w:name w:val="样式3"/>
    <w:basedOn w:val="2"/>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2">
    <w:name w:val="--规划正文 Char1"/>
    <w:qFormat/>
    <w:uiPriority w:val="0"/>
    <w:rPr>
      <w:rFonts w:eastAsia="宋体"/>
      <w:kern w:val="2"/>
      <w:sz w:val="21"/>
      <w:lang w:val="en-US" w:eastAsia="zh-CN" w:bidi="ar-SA"/>
    </w:rPr>
  </w:style>
  <w:style w:type="paragraph" w:customStyle="1" w:styleId="123">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4">
    <w:name w:val="列表项目"/>
    <w:basedOn w:val="1"/>
    <w:qFormat/>
    <w:uiPriority w:val="0"/>
    <w:pPr>
      <w:tabs>
        <w:tab w:val="left" w:pos="420"/>
        <w:tab w:val="left" w:pos="1080"/>
      </w:tabs>
      <w:spacing w:line="288" w:lineRule="auto"/>
      <w:ind w:left="1080" w:hanging="360"/>
    </w:pPr>
    <w:rPr>
      <w:sz w:val="24"/>
      <w:szCs w:val="20"/>
    </w:rPr>
  </w:style>
  <w:style w:type="character" w:customStyle="1" w:styleId="125">
    <w:name w:val="content1"/>
    <w:qFormat/>
    <w:uiPriority w:val="0"/>
    <w:rPr>
      <w:rFonts w:hint="default" w:ascii="??" w:hAnsi="??"/>
      <w:sz w:val="16"/>
      <w:szCs w:val="16"/>
      <w:u w:val="none"/>
    </w:rPr>
  </w:style>
  <w:style w:type="character" w:customStyle="1" w:styleId="126">
    <w:name w:val="unnamed4"/>
    <w:basedOn w:val="47"/>
    <w:qFormat/>
    <w:uiPriority w:val="0"/>
  </w:style>
  <w:style w:type="character" w:customStyle="1" w:styleId="127">
    <w:name w:val="font2"/>
    <w:basedOn w:val="47"/>
    <w:qFormat/>
    <w:uiPriority w:val="0"/>
  </w:style>
  <w:style w:type="character" w:customStyle="1" w:styleId="128">
    <w:name w:val="font41"/>
    <w:qFormat/>
    <w:uiPriority w:val="0"/>
    <w:rPr>
      <w:color w:val="000000"/>
      <w:spacing w:val="260"/>
      <w:sz w:val="18"/>
      <w:szCs w:val="18"/>
      <w:u w:val="none"/>
    </w:rPr>
  </w:style>
  <w:style w:type="paragraph" w:customStyle="1" w:styleId="129">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30">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31">
    <w:name w:val="正文首行缩进 Char"/>
    <w:link w:val="42"/>
    <w:qFormat/>
    <w:uiPriority w:val="0"/>
    <w:rPr>
      <w:rFonts w:eastAsia="宋体"/>
      <w:b/>
      <w:bCs/>
      <w:kern w:val="2"/>
      <w:sz w:val="21"/>
      <w:szCs w:val="24"/>
      <w:lang w:val="en-US" w:eastAsia="zh-CN" w:bidi="ar-SA"/>
    </w:rPr>
  </w:style>
  <w:style w:type="paragraph" w:customStyle="1" w:styleId="132">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3">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4">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5">
    <w:name w:val="mode"/>
    <w:basedOn w:val="47"/>
    <w:qFormat/>
    <w:uiPriority w:val="0"/>
  </w:style>
  <w:style w:type="paragraph" w:customStyle="1" w:styleId="136">
    <w:name w:val="9"/>
    <w:basedOn w:val="1"/>
    <w:next w:val="7"/>
    <w:qFormat/>
    <w:uiPriority w:val="0"/>
    <w:pPr>
      <w:autoSpaceDE w:val="0"/>
      <w:autoSpaceDN w:val="0"/>
      <w:adjustRightInd w:val="0"/>
      <w:ind w:firstLine="420"/>
      <w:jc w:val="left"/>
      <w:textAlignment w:val="baseline"/>
    </w:pPr>
    <w:rPr>
      <w:rFonts w:ascii="宋体"/>
      <w:kern w:val="0"/>
      <w:sz w:val="34"/>
      <w:szCs w:val="20"/>
    </w:rPr>
  </w:style>
  <w:style w:type="character" w:customStyle="1" w:styleId="137">
    <w:name w:val="unnamed3"/>
    <w:basedOn w:val="47"/>
    <w:qFormat/>
    <w:uiPriority w:val="0"/>
  </w:style>
  <w:style w:type="paragraph" w:customStyle="1" w:styleId="138">
    <w:name w:val="8"/>
    <w:basedOn w:val="1"/>
    <w:next w:val="20"/>
    <w:qFormat/>
    <w:uiPriority w:val="0"/>
    <w:pPr>
      <w:spacing w:after="120"/>
      <w:ind w:left="420" w:leftChars="200"/>
    </w:pPr>
  </w:style>
  <w:style w:type="paragraph" w:customStyle="1" w:styleId="139">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40">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1">
    <w:name w:val="5"/>
    <w:basedOn w:val="1"/>
    <w:qFormat/>
    <w:uiPriority w:val="0"/>
    <w:pPr>
      <w:autoSpaceDE w:val="0"/>
      <w:autoSpaceDN w:val="0"/>
      <w:adjustRightInd w:val="0"/>
      <w:jc w:val="left"/>
    </w:pPr>
    <w:rPr>
      <w:rFonts w:ascii="宋体"/>
      <w:b/>
      <w:bCs/>
      <w:kern w:val="0"/>
      <w:sz w:val="18"/>
      <w:szCs w:val="18"/>
    </w:rPr>
  </w:style>
  <w:style w:type="paragraph" w:customStyle="1" w:styleId="142">
    <w:name w:val="6"/>
    <w:basedOn w:val="141"/>
    <w:qFormat/>
    <w:uiPriority w:val="0"/>
    <w:pPr>
      <w:spacing w:line="270" w:lineRule="atLeast"/>
      <w:jc w:val="both"/>
    </w:pPr>
    <w:rPr>
      <w:b w:val="0"/>
      <w:bCs w:val="0"/>
    </w:rPr>
  </w:style>
  <w:style w:type="paragraph" w:customStyle="1" w:styleId="143">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4">
    <w:name w:val="姜文清定义的正文"/>
    <w:basedOn w:val="1"/>
    <w:qFormat/>
    <w:uiPriority w:val="0"/>
    <w:pPr>
      <w:spacing w:line="240" w:lineRule="atLeast"/>
      <w:ind w:firstLine="567"/>
    </w:pPr>
    <w:rPr>
      <w:szCs w:val="20"/>
    </w:rPr>
  </w:style>
  <w:style w:type="paragraph" w:customStyle="1" w:styleId="145">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6">
    <w:name w:val="CM2"/>
    <w:basedOn w:val="145"/>
    <w:next w:val="145"/>
    <w:qFormat/>
    <w:uiPriority w:val="0"/>
    <w:pPr>
      <w:spacing w:line="200" w:lineRule="atLeast"/>
    </w:pPr>
    <w:rPr>
      <w:rFonts w:ascii="Arial" w:hAnsi="Arial" w:eastAsia="宋体" w:cs="Times New Roman"/>
      <w:color w:val="auto"/>
    </w:rPr>
  </w:style>
  <w:style w:type="paragraph" w:customStyle="1" w:styleId="147">
    <w:name w:val="Normal Paragraph"/>
    <w:basedOn w:val="1"/>
    <w:qFormat/>
    <w:uiPriority w:val="0"/>
    <w:pPr>
      <w:widowControl/>
      <w:spacing w:before="120" w:line="360" w:lineRule="auto"/>
      <w:ind w:firstLine="425"/>
    </w:pPr>
    <w:rPr>
      <w:kern w:val="0"/>
      <w:sz w:val="24"/>
    </w:rPr>
  </w:style>
  <w:style w:type="character" w:customStyle="1" w:styleId="148">
    <w:name w:val="blue"/>
    <w:basedOn w:val="47"/>
    <w:qFormat/>
    <w:uiPriority w:val="0"/>
  </w:style>
  <w:style w:type="paragraph" w:customStyle="1" w:styleId="149">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50">
    <w:name w:val="font"/>
    <w:basedOn w:val="47"/>
    <w:qFormat/>
    <w:uiPriority w:val="0"/>
  </w:style>
  <w:style w:type="character" w:customStyle="1" w:styleId="151">
    <w:name w:val="font11"/>
    <w:qFormat/>
    <w:uiPriority w:val="0"/>
    <w:rPr>
      <w:rFonts w:hint="default" w:ascii="ˎ̥" w:hAnsi="ˎ̥"/>
    </w:rPr>
  </w:style>
  <w:style w:type="paragraph" w:customStyle="1" w:styleId="152">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3">
    <w:name w:val="proddescription"/>
    <w:basedOn w:val="47"/>
    <w:qFormat/>
    <w:uiPriority w:val="0"/>
  </w:style>
  <w:style w:type="character" w:customStyle="1" w:styleId="154">
    <w:name w:val="prodheadlines"/>
    <w:basedOn w:val="47"/>
    <w:qFormat/>
    <w:uiPriority w:val="0"/>
  </w:style>
  <w:style w:type="character" w:customStyle="1" w:styleId="155">
    <w:name w:val="text"/>
    <w:basedOn w:val="47"/>
    <w:qFormat/>
    <w:uiPriority w:val="0"/>
  </w:style>
  <w:style w:type="paragraph" w:customStyle="1" w:styleId="156">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57">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58">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59">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60">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1">
    <w:name w:val="段落正文"/>
    <w:basedOn w:val="23"/>
    <w:qFormat/>
    <w:uiPriority w:val="0"/>
    <w:pPr>
      <w:ind w:firstLine="560" w:firstLineChars="200"/>
    </w:pPr>
    <w:rPr>
      <w:sz w:val="28"/>
    </w:rPr>
  </w:style>
  <w:style w:type="character" w:customStyle="1" w:styleId="162">
    <w:name w:val="gray6"/>
    <w:basedOn w:val="47"/>
    <w:qFormat/>
    <w:uiPriority w:val="0"/>
  </w:style>
  <w:style w:type="character" w:customStyle="1" w:styleId="163">
    <w:name w:val="style9"/>
    <w:basedOn w:val="47"/>
    <w:qFormat/>
    <w:uiPriority w:val="0"/>
  </w:style>
  <w:style w:type="paragraph" w:customStyle="1" w:styleId="164">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65">
    <w:name w:val="grame"/>
    <w:basedOn w:val="47"/>
    <w:qFormat/>
    <w:uiPriority w:val="0"/>
  </w:style>
  <w:style w:type="paragraph" w:customStyle="1" w:styleId="166">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67">
    <w:name w:val="Char1"/>
    <w:basedOn w:val="1"/>
    <w:qFormat/>
    <w:uiPriority w:val="0"/>
    <w:pPr>
      <w:jc w:val="left"/>
    </w:pPr>
    <w:rPr>
      <w:rFonts w:ascii="Tahoma" w:hAnsi="Tahoma"/>
      <w:sz w:val="24"/>
      <w:szCs w:val="20"/>
    </w:rPr>
  </w:style>
  <w:style w:type="paragraph" w:customStyle="1" w:styleId="168">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9">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70">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1">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2">
    <w:name w:val="font6"/>
    <w:basedOn w:val="1"/>
    <w:qFormat/>
    <w:uiPriority w:val="0"/>
    <w:pPr>
      <w:widowControl/>
      <w:spacing w:before="100" w:beforeAutospacing="1" w:after="100" w:afterAutospacing="1"/>
      <w:jc w:val="left"/>
    </w:pPr>
    <w:rPr>
      <w:kern w:val="0"/>
      <w:sz w:val="24"/>
    </w:rPr>
  </w:style>
  <w:style w:type="paragraph" w:customStyle="1" w:styleId="173">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4">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5">
    <w:name w:val="表格字"/>
    <w:basedOn w:val="1"/>
    <w:qFormat/>
    <w:uiPriority w:val="0"/>
    <w:pPr>
      <w:adjustRightInd w:val="0"/>
      <w:jc w:val="center"/>
    </w:pPr>
    <w:rPr>
      <w:rFonts w:ascii="宋体"/>
      <w:sz w:val="24"/>
      <w:szCs w:val="20"/>
    </w:rPr>
  </w:style>
  <w:style w:type="character" w:customStyle="1" w:styleId="176">
    <w:name w:val="样式 小三 加粗"/>
    <w:qFormat/>
    <w:uiPriority w:val="0"/>
    <w:rPr>
      <w:rFonts w:eastAsia="宋体"/>
      <w:b/>
      <w:bCs/>
      <w:sz w:val="32"/>
    </w:rPr>
  </w:style>
  <w:style w:type="paragraph" w:customStyle="1" w:styleId="177">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8">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9">
    <w:name w:val="Char Char Char"/>
    <w:basedOn w:val="1"/>
    <w:qFormat/>
    <w:uiPriority w:val="0"/>
    <w:rPr>
      <w:rFonts w:ascii="Tahoma" w:hAnsi="Tahoma"/>
      <w:sz w:val="24"/>
      <w:szCs w:val="20"/>
    </w:rPr>
  </w:style>
  <w:style w:type="paragraph" w:customStyle="1" w:styleId="180">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1">
    <w:name w:val="info4"/>
    <w:basedOn w:val="47"/>
    <w:qFormat/>
    <w:uiPriority w:val="0"/>
  </w:style>
  <w:style w:type="paragraph" w:customStyle="1" w:styleId="182">
    <w:name w:val="缩进正文"/>
    <w:basedOn w:val="1"/>
    <w:link w:val="183"/>
    <w:qFormat/>
    <w:uiPriority w:val="0"/>
    <w:pPr>
      <w:ind w:firstLine="560" w:firstLineChars="200"/>
    </w:pPr>
    <w:rPr>
      <w:rFonts w:eastAsia="仿宋_GB2312" w:cs="宋体"/>
      <w:sz w:val="28"/>
      <w:szCs w:val="20"/>
    </w:rPr>
  </w:style>
  <w:style w:type="character" w:customStyle="1" w:styleId="183">
    <w:name w:val="缩进正文 Char"/>
    <w:link w:val="182"/>
    <w:qFormat/>
    <w:uiPriority w:val="0"/>
    <w:rPr>
      <w:rFonts w:eastAsia="仿宋_GB2312" w:cs="宋体"/>
      <w:kern w:val="2"/>
      <w:sz w:val="28"/>
      <w:lang w:val="en-US" w:eastAsia="zh-CN" w:bidi="ar-SA"/>
    </w:rPr>
  </w:style>
  <w:style w:type="paragraph" w:customStyle="1" w:styleId="184">
    <w:name w:val="列出段落1"/>
    <w:basedOn w:val="1"/>
    <w:qFormat/>
    <w:uiPriority w:val="0"/>
    <w:pPr>
      <w:ind w:firstLine="420" w:firstLineChars="200"/>
    </w:pPr>
    <w:rPr>
      <w:rFonts w:ascii="Calibri" w:hAnsi="Calibri" w:cs="Calibri"/>
      <w:szCs w:val="21"/>
    </w:rPr>
  </w:style>
  <w:style w:type="character" w:customStyle="1" w:styleId="185">
    <w:name w:val="批注文字 Char"/>
    <w:basedOn w:val="47"/>
    <w:link w:val="16"/>
    <w:semiHidden/>
    <w:qFormat/>
    <w:uiPriority w:val="99"/>
    <w:rPr>
      <w:rFonts w:ascii="宋体"/>
      <w:sz w:val="34"/>
    </w:rPr>
  </w:style>
  <w:style w:type="character" w:customStyle="1" w:styleId="186">
    <w:name w:val="批注主题 Char"/>
    <w:basedOn w:val="185"/>
    <w:link w:val="41"/>
    <w:qFormat/>
    <w:uiPriority w:val="99"/>
    <w:rPr>
      <w:rFonts w:ascii="宋体"/>
      <w:sz w:val="34"/>
    </w:rPr>
  </w:style>
  <w:style w:type="paragraph" w:customStyle="1" w:styleId="187">
    <w:name w:val="评价"/>
    <w:basedOn w:val="1"/>
    <w:qFormat/>
    <w:uiPriority w:val="0"/>
    <w:pPr>
      <w:spacing w:afterLines="20"/>
      <w:ind w:firstLine="1446" w:firstLineChars="200"/>
    </w:pPr>
    <w:rPr>
      <w:rFonts w:ascii="Calibri" w:hAnsi="Calibri"/>
      <w:sz w:val="24"/>
    </w:rPr>
  </w:style>
  <w:style w:type="paragraph" w:customStyle="1" w:styleId="18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89">
    <w:name w:val="alt-edited1"/>
    <w:qFormat/>
    <w:uiPriority w:val="0"/>
    <w:rPr>
      <w:color w:val="4D90F0"/>
    </w:rPr>
  </w:style>
  <w:style w:type="paragraph" w:customStyle="1" w:styleId="190">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1">
    <w:name w:val="文档结构图 Char1"/>
    <w:semiHidden/>
    <w:qFormat/>
    <w:uiPriority w:val="0"/>
    <w:rPr>
      <w:sz w:val="20"/>
    </w:rPr>
  </w:style>
  <w:style w:type="character" w:customStyle="1" w:styleId="192">
    <w:name w:val="文档结构图 Char"/>
    <w:semiHidden/>
    <w:qFormat/>
    <w:uiPriority w:val="0"/>
    <w:rPr>
      <w:sz w:val="20"/>
    </w:rPr>
  </w:style>
  <w:style w:type="character" w:customStyle="1" w:styleId="193">
    <w:name w:val="short_text"/>
    <w:basedOn w:val="47"/>
    <w:qFormat/>
    <w:uiPriority w:val="0"/>
    <w:rPr>
      <w:sz w:val="20"/>
    </w:rPr>
  </w:style>
  <w:style w:type="character" w:customStyle="1" w:styleId="194">
    <w:name w:val="标题 Char1"/>
    <w:qFormat/>
    <w:uiPriority w:val="0"/>
    <w:rPr>
      <w:b/>
      <w:sz w:val="20"/>
    </w:rPr>
  </w:style>
  <w:style w:type="character" w:customStyle="1" w:styleId="195">
    <w:name w:val="正文文本缩进 3 Char1"/>
    <w:semiHidden/>
    <w:qFormat/>
    <w:uiPriority w:val="0"/>
    <w:rPr>
      <w:sz w:val="20"/>
    </w:rPr>
  </w:style>
  <w:style w:type="character" w:customStyle="1" w:styleId="196">
    <w:name w:val="font21"/>
    <w:qFormat/>
    <w:uiPriority w:val="0"/>
    <w:rPr>
      <w:color w:val="FF0000"/>
      <w:sz w:val="20"/>
      <w:u w:val="none"/>
    </w:rPr>
  </w:style>
  <w:style w:type="character" w:customStyle="1" w:styleId="197">
    <w:name w:val="不明显强调1"/>
    <w:qFormat/>
    <w:uiPriority w:val="0"/>
    <w:rPr>
      <w:i/>
      <w:sz w:val="20"/>
    </w:rPr>
  </w:style>
  <w:style w:type="character" w:customStyle="1" w:styleId="198">
    <w:name w:val="font71"/>
    <w:qFormat/>
    <w:uiPriority w:val="0"/>
    <w:rPr>
      <w:sz w:val="20"/>
      <w:u w:val="none"/>
    </w:rPr>
  </w:style>
  <w:style w:type="character" w:customStyle="1" w:styleId="199">
    <w:name w:val="页眉 Char1"/>
    <w:semiHidden/>
    <w:qFormat/>
    <w:uiPriority w:val="0"/>
    <w:rPr>
      <w:sz w:val="20"/>
    </w:rPr>
  </w:style>
  <w:style w:type="character" w:customStyle="1" w:styleId="200">
    <w:name w:val="正文文本缩进 2 Char1"/>
    <w:semiHidden/>
    <w:qFormat/>
    <w:uiPriority w:val="0"/>
    <w:rPr>
      <w:sz w:val="20"/>
    </w:rPr>
  </w:style>
  <w:style w:type="character" w:customStyle="1" w:styleId="201">
    <w:name w:val="font61"/>
    <w:qFormat/>
    <w:uiPriority w:val="0"/>
    <w:rPr>
      <w:sz w:val="20"/>
      <w:u w:val="none"/>
    </w:rPr>
  </w:style>
  <w:style w:type="character" w:customStyle="1" w:styleId="202">
    <w:name w:val="纯文本 Char1"/>
    <w:semiHidden/>
    <w:qFormat/>
    <w:uiPriority w:val="0"/>
    <w:rPr>
      <w:sz w:val="20"/>
    </w:rPr>
  </w:style>
  <w:style w:type="character" w:customStyle="1" w:styleId="203">
    <w:name w:val="正文文本 3 Char1"/>
    <w:semiHidden/>
    <w:qFormat/>
    <w:uiPriority w:val="0"/>
    <w:rPr>
      <w:sz w:val="20"/>
    </w:rPr>
  </w:style>
  <w:style w:type="character" w:customStyle="1" w:styleId="204">
    <w:name w:val="正文文本缩进 Char1"/>
    <w:semiHidden/>
    <w:qFormat/>
    <w:uiPriority w:val="0"/>
    <w:rPr>
      <w:sz w:val="20"/>
    </w:rPr>
  </w:style>
  <w:style w:type="character" w:customStyle="1" w:styleId="205">
    <w:name w:val="明显参考1"/>
    <w:qFormat/>
    <w:uiPriority w:val="0"/>
    <w:rPr>
      <w:b/>
      <w:sz w:val="20"/>
    </w:rPr>
  </w:style>
  <w:style w:type="character" w:customStyle="1" w:styleId="206">
    <w:name w:val="apple-converted-space"/>
    <w:qFormat/>
    <w:uiPriority w:val="0"/>
    <w:rPr>
      <w:sz w:val="20"/>
    </w:rPr>
  </w:style>
  <w:style w:type="character" w:customStyle="1" w:styleId="207">
    <w:name w:val="书籍标题1"/>
    <w:qFormat/>
    <w:uiPriority w:val="0"/>
    <w:rPr>
      <w:b/>
      <w:i/>
      <w:sz w:val="20"/>
    </w:rPr>
  </w:style>
  <w:style w:type="character" w:customStyle="1" w:styleId="208">
    <w:name w:val="long_text"/>
    <w:qFormat/>
    <w:uiPriority w:val="0"/>
    <w:rPr>
      <w:sz w:val="20"/>
    </w:rPr>
  </w:style>
  <w:style w:type="character" w:customStyle="1" w:styleId="209">
    <w:name w:val="日期 Char1"/>
    <w:semiHidden/>
    <w:qFormat/>
    <w:uiPriority w:val="0"/>
    <w:rPr>
      <w:sz w:val="20"/>
    </w:rPr>
  </w:style>
  <w:style w:type="character" w:customStyle="1" w:styleId="210">
    <w:name w:val="批注文字 Char1"/>
    <w:semiHidden/>
    <w:qFormat/>
    <w:uiPriority w:val="0"/>
    <w:rPr>
      <w:sz w:val="20"/>
    </w:rPr>
  </w:style>
  <w:style w:type="character" w:customStyle="1" w:styleId="211">
    <w:name w:val="明显强调1"/>
    <w:qFormat/>
    <w:uiPriority w:val="0"/>
    <w:rPr>
      <w:i/>
      <w:sz w:val="20"/>
    </w:rPr>
  </w:style>
  <w:style w:type="character" w:customStyle="1" w:styleId="212">
    <w:name w:val="16"/>
    <w:qFormat/>
    <w:uiPriority w:val="0"/>
    <w:rPr>
      <w:b/>
      <w:color w:val="FF0356"/>
      <w:sz w:val="20"/>
    </w:rPr>
  </w:style>
  <w:style w:type="character" w:customStyle="1" w:styleId="213">
    <w:name w:val="批注主题 Char1"/>
    <w:semiHidden/>
    <w:qFormat/>
    <w:uiPriority w:val="0"/>
    <w:rPr>
      <w:b/>
      <w:sz w:val="20"/>
    </w:rPr>
  </w:style>
  <w:style w:type="character" w:customStyle="1" w:styleId="214">
    <w:name w:val="正文文本 2 Char1"/>
    <w:semiHidden/>
    <w:qFormat/>
    <w:uiPriority w:val="0"/>
    <w:rPr>
      <w:sz w:val="20"/>
    </w:rPr>
  </w:style>
  <w:style w:type="character" w:customStyle="1" w:styleId="215">
    <w:name w:val="font31"/>
    <w:qFormat/>
    <w:uiPriority w:val="0"/>
    <w:rPr>
      <w:color w:val="FF0000"/>
      <w:sz w:val="20"/>
      <w:u w:val="none"/>
      <w:vertAlign w:val="superscript"/>
    </w:rPr>
  </w:style>
  <w:style w:type="character" w:customStyle="1" w:styleId="216">
    <w:name w:val="不明显参考1"/>
    <w:qFormat/>
    <w:uiPriority w:val="0"/>
    <w:rPr>
      <w:sz w:val="20"/>
    </w:rPr>
  </w:style>
  <w:style w:type="character" w:customStyle="1" w:styleId="217">
    <w:name w:val="HTML 预设格式 Char1"/>
    <w:semiHidden/>
    <w:qFormat/>
    <w:uiPriority w:val="0"/>
    <w:rPr>
      <w:sz w:val="20"/>
    </w:rPr>
  </w:style>
  <w:style w:type="character" w:customStyle="1" w:styleId="218">
    <w:name w:val="font01"/>
    <w:basedOn w:val="47"/>
    <w:qFormat/>
    <w:uiPriority w:val="0"/>
    <w:rPr>
      <w:color w:val="FF0000"/>
      <w:sz w:val="20"/>
      <w:u w:val="none"/>
      <w:vertAlign w:val="superscript"/>
    </w:rPr>
  </w:style>
  <w:style w:type="character" w:customStyle="1" w:styleId="219">
    <w:name w:val="页脚 Char1"/>
    <w:semiHidden/>
    <w:qFormat/>
    <w:uiPriority w:val="0"/>
    <w:rPr>
      <w:sz w:val="20"/>
    </w:rPr>
  </w:style>
  <w:style w:type="character" w:customStyle="1" w:styleId="220">
    <w:name w:val="批注框文本 Char1"/>
    <w:semiHidden/>
    <w:qFormat/>
    <w:uiPriority w:val="0"/>
    <w:rPr>
      <w:sz w:val="20"/>
    </w:rPr>
  </w:style>
  <w:style w:type="paragraph" w:customStyle="1" w:styleId="221">
    <w:name w:val="列出段落2"/>
    <w:basedOn w:val="1"/>
    <w:next w:val="222"/>
    <w:qFormat/>
    <w:uiPriority w:val="0"/>
    <w:pPr>
      <w:ind w:firstLine="420"/>
    </w:pPr>
    <w:rPr>
      <w:rFonts w:hAnsi="Calibri"/>
      <w:kern w:val="0"/>
      <w:szCs w:val="20"/>
    </w:rPr>
  </w:style>
  <w:style w:type="paragraph" w:customStyle="1" w:styleId="222">
    <w:name w:val="toc 814"/>
    <w:next w:val="1"/>
    <w:qFormat/>
    <w:uiPriority w:val="0"/>
    <w:pPr>
      <w:wordWrap w:val="0"/>
      <w:ind w:left="2975"/>
      <w:jc w:val="both"/>
    </w:pPr>
    <w:rPr>
      <w:rFonts w:ascii="Calibri" w:hAnsi="Calibri" w:eastAsia="宋体" w:cs="Times New Roman"/>
      <w:sz w:val="21"/>
      <w:lang w:val="en-US" w:eastAsia="zh-CN" w:bidi="ar-SA"/>
    </w:rPr>
  </w:style>
  <w:style w:type="paragraph" w:customStyle="1" w:styleId="223">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24">
    <w:name w:val="toc 414"/>
    <w:next w:val="1"/>
    <w:qFormat/>
    <w:uiPriority w:val="0"/>
    <w:pPr>
      <w:wordWrap w:val="0"/>
      <w:ind w:left="1275"/>
      <w:jc w:val="both"/>
    </w:pPr>
    <w:rPr>
      <w:rFonts w:ascii="Calibri" w:hAnsi="Calibri" w:eastAsia="宋体" w:cs="Times New Roman"/>
      <w:sz w:val="21"/>
      <w:lang w:val="en-US" w:eastAsia="zh-CN" w:bidi="ar-SA"/>
    </w:rPr>
  </w:style>
  <w:style w:type="paragraph" w:customStyle="1" w:styleId="225">
    <w:name w:val="toc 411"/>
    <w:next w:val="1"/>
    <w:qFormat/>
    <w:uiPriority w:val="0"/>
    <w:pPr>
      <w:wordWrap w:val="0"/>
      <w:ind w:left="1275"/>
      <w:jc w:val="both"/>
    </w:pPr>
    <w:rPr>
      <w:rFonts w:ascii="Calibri" w:hAnsi="Calibri" w:eastAsia="宋体" w:cs="Times New Roman"/>
      <w:sz w:val="21"/>
      <w:lang w:val="en-US" w:eastAsia="zh-CN" w:bidi="ar-SA"/>
    </w:rPr>
  </w:style>
  <w:style w:type="paragraph" w:customStyle="1" w:styleId="226">
    <w:name w:val="xl86"/>
    <w:basedOn w:val="1"/>
    <w:next w:val="227"/>
    <w:qFormat/>
    <w:uiPriority w:val="0"/>
    <w:pPr>
      <w:widowControl/>
      <w:shd w:val="clear" w:color="000000" w:fill="FFFFFF"/>
      <w:spacing w:before="280" w:after="280"/>
      <w:jc w:val="center"/>
    </w:pPr>
    <w:rPr>
      <w:rFonts w:ascii="宋体" w:hAnsi="Calibri"/>
      <w:kern w:val="0"/>
      <w:sz w:val="20"/>
      <w:szCs w:val="20"/>
    </w:rPr>
  </w:style>
  <w:style w:type="paragraph" w:customStyle="1" w:styleId="227">
    <w:name w:val="toc 515"/>
    <w:next w:val="1"/>
    <w:qFormat/>
    <w:uiPriority w:val="0"/>
    <w:pPr>
      <w:wordWrap w:val="0"/>
      <w:ind w:left="1700"/>
      <w:jc w:val="both"/>
    </w:pPr>
    <w:rPr>
      <w:rFonts w:ascii="Calibri" w:hAnsi="Calibri" w:eastAsia="宋体" w:cs="Times New Roman"/>
      <w:sz w:val="21"/>
      <w:lang w:val="en-US" w:eastAsia="zh-CN" w:bidi="ar-SA"/>
    </w:rPr>
  </w:style>
  <w:style w:type="paragraph" w:customStyle="1" w:styleId="228">
    <w:name w:val="TOC Heading4"/>
    <w:next w:val="1"/>
    <w:qFormat/>
    <w:uiPriority w:val="0"/>
    <w:pPr>
      <w:wordWrap w:val="0"/>
    </w:pPr>
    <w:rPr>
      <w:rFonts w:ascii="Calibri" w:hAnsi="Calibri" w:eastAsia="宋体" w:cs="Times New Roman"/>
      <w:sz w:val="32"/>
      <w:lang w:val="en-US" w:eastAsia="zh-CN" w:bidi="ar-SA"/>
    </w:rPr>
  </w:style>
  <w:style w:type="paragraph" w:customStyle="1" w:styleId="229">
    <w:name w:val="toc 15"/>
    <w:next w:val="1"/>
    <w:qFormat/>
    <w:uiPriority w:val="0"/>
    <w:pPr>
      <w:wordWrap w:val="0"/>
      <w:jc w:val="both"/>
    </w:pPr>
    <w:rPr>
      <w:rFonts w:ascii="Calibri" w:hAnsi="Calibri" w:eastAsia="宋体" w:cs="Times New Roman"/>
      <w:sz w:val="21"/>
      <w:lang w:val="en-US" w:eastAsia="zh-CN" w:bidi="ar-SA"/>
    </w:rPr>
  </w:style>
  <w:style w:type="paragraph" w:customStyle="1" w:styleId="230">
    <w:name w:val="TOC Heading2"/>
    <w:next w:val="1"/>
    <w:qFormat/>
    <w:uiPriority w:val="0"/>
    <w:pPr>
      <w:wordWrap w:val="0"/>
    </w:pPr>
    <w:rPr>
      <w:rFonts w:ascii="Calibri" w:hAnsi="Calibri" w:eastAsia="宋体" w:cs="Times New Roman"/>
      <w:sz w:val="32"/>
      <w:lang w:val="en-US" w:eastAsia="zh-CN" w:bidi="ar-SA"/>
    </w:rPr>
  </w:style>
  <w:style w:type="paragraph" w:customStyle="1" w:styleId="231">
    <w:name w:val="TOC Heading1"/>
    <w:next w:val="1"/>
    <w:qFormat/>
    <w:uiPriority w:val="0"/>
    <w:pPr>
      <w:wordWrap w:val="0"/>
    </w:pPr>
    <w:rPr>
      <w:rFonts w:ascii="Calibri" w:hAnsi="Calibri" w:eastAsia="宋体" w:cs="Times New Roman"/>
      <w:sz w:val="32"/>
      <w:lang w:val="en-US" w:eastAsia="zh-CN" w:bidi="ar-SA"/>
    </w:rPr>
  </w:style>
  <w:style w:type="paragraph" w:customStyle="1" w:styleId="232">
    <w:name w:val="toc 73"/>
    <w:next w:val="1"/>
    <w:qFormat/>
    <w:uiPriority w:val="0"/>
    <w:pPr>
      <w:wordWrap w:val="0"/>
      <w:ind w:left="2550"/>
      <w:jc w:val="both"/>
    </w:pPr>
    <w:rPr>
      <w:rFonts w:ascii="Calibri" w:hAnsi="Calibri" w:eastAsia="宋体" w:cs="Times New Roman"/>
      <w:sz w:val="21"/>
      <w:lang w:val="en-US" w:eastAsia="zh-CN" w:bidi="ar-SA"/>
    </w:rPr>
  </w:style>
  <w:style w:type="paragraph" w:customStyle="1" w:styleId="233">
    <w:name w:val="font7"/>
    <w:basedOn w:val="1"/>
    <w:next w:val="234"/>
    <w:qFormat/>
    <w:uiPriority w:val="0"/>
    <w:pPr>
      <w:widowControl/>
      <w:spacing w:before="280" w:after="280"/>
    </w:pPr>
    <w:rPr>
      <w:rFonts w:ascii="Arial" w:hAnsi="Calibri"/>
      <w:kern w:val="0"/>
      <w:sz w:val="18"/>
      <w:szCs w:val="20"/>
    </w:rPr>
  </w:style>
  <w:style w:type="paragraph" w:customStyle="1" w:styleId="234">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35">
    <w:name w:val="xl113"/>
    <w:basedOn w:val="1"/>
    <w:next w:val="236"/>
    <w:qFormat/>
    <w:uiPriority w:val="0"/>
    <w:pPr>
      <w:widowControl/>
      <w:shd w:val="clear" w:color="000000" w:fill="FFFFFF"/>
      <w:spacing w:before="280" w:after="280"/>
      <w:jc w:val="center"/>
    </w:pPr>
    <w:rPr>
      <w:rFonts w:ascii="宋体" w:hAnsi="Calibri"/>
      <w:b/>
      <w:kern w:val="0"/>
      <w:sz w:val="20"/>
      <w:szCs w:val="20"/>
    </w:rPr>
  </w:style>
  <w:style w:type="paragraph" w:customStyle="1" w:styleId="236">
    <w:name w:val="TOC Heading10"/>
    <w:next w:val="1"/>
    <w:qFormat/>
    <w:uiPriority w:val="0"/>
    <w:pPr>
      <w:wordWrap w:val="0"/>
    </w:pPr>
    <w:rPr>
      <w:rFonts w:ascii="Calibri" w:hAnsi="Calibri" w:eastAsia="宋体" w:cs="Times New Roman"/>
      <w:sz w:val="32"/>
      <w:lang w:val="en-US" w:eastAsia="zh-CN" w:bidi="ar-SA"/>
    </w:rPr>
  </w:style>
  <w:style w:type="paragraph" w:customStyle="1" w:styleId="237">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38">
    <w:name w:val="xl73"/>
    <w:basedOn w:val="1"/>
    <w:next w:val="239"/>
    <w:qFormat/>
    <w:uiPriority w:val="0"/>
    <w:pPr>
      <w:widowControl/>
      <w:shd w:val="clear" w:color="000000" w:fill="FFFFFF"/>
      <w:spacing w:before="280" w:after="280"/>
      <w:jc w:val="center"/>
    </w:pPr>
    <w:rPr>
      <w:rFonts w:ascii="宋体" w:hAnsi="Calibri"/>
      <w:kern w:val="0"/>
      <w:sz w:val="20"/>
      <w:szCs w:val="20"/>
    </w:rPr>
  </w:style>
  <w:style w:type="paragraph" w:customStyle="1" w:styleId="239">
    <w:name w:val="toc 613"/>
    <w:next w:val="1"/>
    <w:qFormat/>
    <w:uiPriority w:val="0"/>
    <w:pPr>
      <w:wordWrap w:val="0"/>
      <w:ind w:left="2125"/>
      <w:jc w:val="both"/>
    </w:pPr>
    <w:rPr>
      <w:rFonts w:ascii="Calibri" w:hAnsi="Calibri" w:eastAsia="宋体" w:cs="Times New Roman"/>
      <w:sz w:val="21"/>
      <w:lang w:val="en-US" w:eastAsia="zh-CN" w:bidi="ar-SA"/>
    </w:rPr>
  </w:style>
  <w:style w:type="paragraph" w:customStyle="1" w:styleId="240">
    <w:name w:val="xl79"/>
    <w:basedOn w:val="1"/>
    <w:next w:val="241"/>
    <w:qFormat/>
    <w:uiPriority w:val="0"/>
    <w:pPr>
      <w:widowControl/>
      <w:shd w:val="clear" w:color="000000" w:fill="FFFFFF"/>
      <w:spacing w:before="280" w:after="280"/>
    </w:pPr>
    <w:rPr>
      <w:rFonts w:ascii="宋体" w:hAnsi="Calibri"/>
      <w:b/>
      <w:kern w:val="0"/>
      <w:sz w:val="20"/>
      <w:szCs w:val="20"/>
    </w:rPr>
  </w:style>
  <w:style w:type="paragraph" w:customStyle="1" w:styleId="241">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42">
    <w:name w:val="toc 11"/>
    <w:next w:val="1"/>
    <w:qFormat/>
    <w:uiPriority w:val="0"/>
    <w:pPr>
      <w:wordWrap w:val="0"/>
      <w:jc w:val="both"/>
    </w:pPr>
    <w:rPr>
      <w:rFonts w:ascii="Calibri" w:hAnsi="Calibri" w:eastAsia="宋体" w:cs="Times New Roman"/>
      <w:sz w:val="21"/>
      <w:lang w:val="en-US" w:eastAsia="zh-CN" w:bidi="ar-SA"/>
    </w:rPr>
  </w:style>
  <w:style w:type="paragraph" w:customStyle="1" w:styleId="243">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44">
    <w:name w:val="toc 611"/>
    <w:next w:val="1"/>
    <w:qFormat/>
    <w:uiPriority w:val="0"/>
    <w:pPr>
      <w:wordWrap w:val="0"/>
      <w:ind w:left="2125"/>
      <w:jc w:val="both"/>
    </w:pPr>
    <w:rPr>
      <w:rFonts w:ascii="Calibri" w:hAnsi="Calibri" w:eastAsia="宋体" w:cs="Times New Roman"/>
      <w:sz w:val="21"/>
      <w:lang w:val="en-US" w:eastAsia="zh-CN" w:bidi="ar-SA"/>
    </w:rPr>
  </w:style>
  <w:style w:type="paragraph" w:customStyle="1" w:styleId="245">
    <w:name w:val="xl112"/>
    <w:basedOn w:val="1"/>
    <w:next w:val="244"/>
    <w:qFormat/>
    <w:uiPriority w:val="0"/>
    <w:pPr>
      <w:widowControl/>
      <w:shd w:val="clear" w:color="000000" w:fill="FFFFFF"/>
      <w:spacing w:before="280" w:after="280"/>
      <w:jc w:val="center"/>
    </w:pPr>
    <w:rPr>
      <w:rFonts w:ascii="宋体" w:hAnsi="Calibri"/>
      <w:b/>
      <w:kern w:val="0"/>
      <w:sz w:val="20"/>
      <w:szCs w:val="20"/>
    </w:rPr>
  </w:style>
  <w:style w:type="paragraph" w:customStyle="1" w:styleId="246">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47">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48">
    <w:name w:val="toc 412"/>
    <w:next w:val="1"/>
    <w:qFormat/>
    <w:uiPriority w:val="0"/>
    <w:pPr>
      <w:wordWrap w:val="0"/>
      <w:ind w:left="1275"/>
      <w:jc w:val="both"/>
    </w:pPr>
    <w:rPr>
      <w:rFonts w:ascii="Calibri" w:hAnsi="Calibri" w:eastAsia="宋体" w:cs="Times New Roman"/>
      <w:sz w:val="21"/>
      <w:lang w:val="en-US" w:eastAsia="zh-CN" w:bidi="ar-SA"/>
    </w:rPr>
  </w:style>
  <w:style w:type="paragraph" w:customStyle="1" w:styleId="249">
    <w:name w:val="xl74"/>
    <w:basedOn w:val="1"/>
    <w:next w:val="250"/>
    <w:qFormat/>
    <w:uiPriority w:val="0"/>
    <w:pPr>
      <w:widowControl/>
      <w:shd w:val="clear" w:color="000000" w:fill="FFFFFF"/>
      <w:spacing w:before="280" w:after="280"/>
    </w:pPr>
    <w:rPr>
      <w:rFonts w:ascii="宋体" w:hAnsi="Calibri"/>
      <w:kern w:val="0"/>
      <w:sz w:val="20"/>
      <w:szCs w:val="20"/>
    </w:rPr>
  </w:style>
  <w:style w:type="paragraph" w:customStyle="1" w:styleId="250">
    <w:name w:val="toc 57"/>
    <w:next w:val="1"/>
    <w:qFormat/>
    <w:uiPriority w:val="0"/>
    <w:pPr>
      <w:wordWrap w:val="0"/>
      <w:ind w:left="1700"/>
      <w:jc w:val="both"/>
    </w:pPr>
    <w:rPr>
      <w:rFonts w:ascii="Calibri" w:hAnsi="Calibri" w:eastAsia="宋体" w:cs="Times New Roman"/>
      <w:sz w:val="21"/>
      <w:lang w:val="en-US" w:eastAsia="zh-CN" w:bidi="ar-SA"/>
    </w:rPr>
  </w:style>
  <w:style w:type="paragraph" w:customStyle="1" w:styleId="251">
    <w:name w:val="toc 912"/>
    <w:next w:val="1"/>
    <w:qFormat/>
    <w:uiPriority w:val="0"/>
    <w:pPr>
      <w:wordWrap w:val="0"/>
      <w:ind w:left="3400"/>
      <w:jc w:val="both"/>
    </w:pPr>
    <w:rPr>
      <w:rFonts w:ascii="Calibri" w:hAnsi="Calibri" w:eastAsia="宋体" w:cs="Times New Roman"/>
      <w:sz w:val="21"/>
      <w:lang w:val="en-US" w:eastAsia="zh-CN" w:bidi="ar-SA"/>
    </w:rPr>
  </w:style>
  <w:style w:type="paragraph" w:customStyle="1" w:styleId="252">
    <w:name w:val="toc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53">
    <w:name w:val="toc 38"/>
    <w:next w:val="1"/>
    <w:qFormat/>
    <w:uiPriority w:val="0"/>
    <w:pPr>
      <w:wordWrap w:val="0"/>
      <w:ind w:left="850"/>
      <w:jc w:val="both"/>
    </w:pPr>
    <w:rPr>
      <w:rFonts w:ascii="Calibri" w:hAnsi="Calibri" w:eastAsia="宋体" w:cs="Times New Roman"/>
      <w:sz w:val="21"/>
      <w:lang w:val="en-US" w:eastAsia="zh-CN" w:bidi="ar-SA"/>
    </w:rPr>
  </w:style>
  <w:style w:type="paragraph" w:customStyle="1" w:styleId="254">
    <w:name w:val="toc 95"/>
    <w:next w:val="1"/>
    <w:qFormat/>
    <w:uiPriority w:val="0"/>
    <w:pPr>
      <w:wordWrap w:val="0"/>
      <w:ind w:left="3400"/>
      <w:jc w:val="both"/>
    </w:pPr>
    <w:rPr>
      <w:rFonts w:ascii="Calibri" w:hAnsi="Calibri" w:eastAsia="宋体" w:cs="Times New Roman"/>
      <w:sz w:val="21"/>
      <w:lang w:val="en-US" w:eastAsia="zh-CN" w:bidi="ar-SA"/>
    </w:rPr>
  </w:style>
  <w:style w:type="paragraph" w:customStyle="1" w:styleId="255">
    <w:name w:val="列出段落5"/>
    <w:basedOn w:val="1"/>
    <w:next w:val="256"/>
    <w:qFormat/>
    <w:uiPriority w:val="0"/>
    <w:pPr>
      <w:ind w:firstLine="420"/>
    </w:pPr>
    <w:rPr>
      <w:rFonts w:hAnsi="Calibri"/>
      <w:kern w:val="0"/>
      <w:szCs w:val="20"/>
    </w:rPr>
  </w:style>
  <w:style w:type="paragraph" w:customStyle="1" w:styleId="256">
    <w:name w:val="toc 312"/>
    <w:next w:val="1"/>
    <w:qFormat/>
    <w:uiPriority w:val="0"/>
    <w:pPr>
      <w:wordWrap w:val="0"/>
      <w:ind w:left="850"/>
      <w:jc w:val="both"/>
    </w:pPr>
    <w:rPr>
      <w:rFonts w:ascii="Calibri" w:hAnsi="Calibri" w:eastAsia="宋体" w:cs="Times New Roman"/>
      <w:sz w:val="21"/>
      <w:lang w:val="en-US" w:eastAsia="zh-CN" w:bidi="ar-SA"/>
    </w:rPr>
  </w:style>
  <w:style w:type="paragraph" w:customStyle="1" w:styleId="257">
    <w:name w:val="xl66"/>
    <w:basedOn w:val="1"/>
    <w:next w:val="258"/>
    <w:qFormat/>
    <w:uiPriority w:val="0"/>
    <w:pPr>
      <w:widowControl/>
      <w:shd w:val="clear" w:color="000000" w:fill="FFFFFF"/>
      <w:spacing w:before="280" w:after="280"/>
    </w:pPr>
    <w:rPr>
      <w:rFonts w:ascii="宋体" w:hAnsi="Calibri"/>
      <w:kern w:val="0"/>
      <w:sz w:val="20"/>
      <w:szCs w:val="20"/>
    </w:rPr>
  </w:style>
  <w:style w:type="paragraph" w:customStyle="1" w:styleId="258">
    <w:name w:val="toc 56"/>
    <w:next w:val="1"/>
    <w:qFormat/>
    <w:uiPriority w:val="0"/>
    <w:pPr>
      <w:wordWrap w:val="0"/>
      <w:ind w:left="1700"/>
      <w:jc w:val="both"/>
    </w:pPr>
    <w:rPr>
      <w:rFonts w:ascii="Calibri" w:hAnsi="Calibri" w:eastAsia="宋体" w:cs="Times New Roman"/>
      <w:sz w:val="21"/>
      <w:lang w:val="en-US" w:eastAsia="zh-CN" w:bidi="ar-SA"/>
    </w:rPr>
  </w:style>
  <w:style w:type="paragraph" w:customStyle="1" w:styleId="259">
    <w:name w:val="TOC Heading3"/>
    <w:next w:val="1"/>
    <w:qFormat/>
    <w:uiPriority w:val="0"/>
    <w:pPr>
      <w:wordWrap w:val="0"/>
    </w:pPr>
    <w:rPr>
      <w:rFonts w:ascii="Calibri" w:hAnsi="Calibri" w:eastAsia="宋体" w:cs="Times New Roman"/>
      <w:sz w:val="32"/>
      <w:lang w:val="en-US" w:eastAsia="zh-CN" w:bidi="ar-SA"/>
    </w:rPr>
  </w:style>
  <w:style w:type="paragraph" w:customStyle="1" w:styleId="260">
    <w:name w:val="toc 65"/>
    <w:next w:val="1"/>
    <w:qFormat/>
    <w:uiPriority w:val="0"/>
    <w:pPr>
      <w:wordWrap w:val="0"/>
      <w:ind w:left="2125"/>
      <w:jc w:val="both"/>
    </w:pPr>
    <w:rPr>
      <w:rFonts w:ascii="Calibri" w:hAnsi="Calibri" w:eastAsia="宋体" w:cs="Times New Roman"/>
      <w:sz w:val="21"/>
      <w:lang w:val="en-US" w:eastAsia="zh-CN" w:bidi="ar-SA"/>
    </w:rPr>
  </w:style>
  <w:style w:type="paragraph" w:customStyle="1" w:styleId="261">
    <w:name w:val="toc 25"/>
    <w:next w:val="1"/>
    <w:qFormat/>
    <w:uiPriority w:val="0"/>
    <w:pPr>
      <w:wordWrap w:val="0"/>
      <w:ind w:left="425"/>
      <w:jc w:val="both"/>
    </w:pPr>
    <w:rPr>
      <w:rFonts w:ascii="Calibri" w:hAnsi="Calibri" w:eastAsia="宋体" w:cs="Times New Roman"/>
      <w:sz w:val="21"/>
      <w:lang w:val="en-US" w:eastAsia="zh-CN" w:bidi="ar-SA"/>
    </w:rPr>
  </w:style>
  <w:style w:type="paragraph" w:customStyle="1" w:styleId="262">
    <w:name w:val="xl84"/>
    <w:basedOn w:val="1"/>
    <w:next w:val="263"/>
    <w:qFormat/>
    <w:uiPriority w:val="0"/>
    <w:pPr>
      <w:widowControl/>
      <w:shd w:val="clear" w:color="000000" w:fill="FFFFFF"/>
      <w:spacing w:before="280" w:after="280"/>
      <w:jc w:val="center"/>
    </w:pPr>
    <w:rPr>
      <w:rFonts w:ascii="宋体" w:hAnsi="Calibri"/>
      <w:kern w:val="0"/>
      <w:sz w:val="20"/>
      <w:szCs w:val="20"/>
    </w:rPr>
  </w:style>
  <w:style w:type="paragraph" w:customStyle="1" w:styleId="263">
    <w:name w:val="toc 99"/>
    <w:next w:val="1"/>
    <w:qFormat/>
    <w:uiPriority w:val="0"/>
    <w:pPr>
      <w:wordWrap w:val="0"/>
      <w:ind w:left="3400"/>
      <w:jc w:val="both"/>
    </w:pPr>
    <w:rPr>
      <w:rFonts w:ascii="Calibri" w:hAnsi="Calibri" w:eastAsia="宋体" w:cs="Times New Roman"/>
      <w:sz w:val="21"/>
      <w:lang w:val="en-US" w:eastAsia="zh-CN" w:bidi="ar-SA"/>
    </w:rPr>
  </w:style>
  <w:style w:type="paragraph" w:customStyle="1" w:styleId="264">
    <w:name w:val="xl81"/>
    <w:basedOn w:val="1"/>
    <w:next w:val="265"/>
    <w:qFormat/>
    <w:uiPriority w:val="0"/>
    <w:pPr>
      <w:widowControl/>
      <w:shd w:val="clear" w:color="000000" w:fill="FFFFFF"/>
      <w:spacing w:before="280" w:after="280"/>
    </w:pPr>
    <w:rPr>
      <w:rFonts w:ascii="宋体" w:hAnsi="Calibri"/>
      <w:kern w:val="0"/>
      <w:sz w:val="20"/>
      <w:szCs w:val="20"/>
    </w:rPr>
  </w:style>
  <w:style w:type="paragraph" w:customStyle="1" w:styleId="265">
    <w:name w:val="toc 59"/>
    <w:next w:val="1"/>
    <w:qFormat/>
    <w:uiPriority w:val="0"/>
    <w:pPr>
      <w:wordWrap w:val="0"/>
      <w:ind w:left="1700"/>
      <w:jc w:val="both"/>
    </w:pPr>
    <w:rPr>
      <w:rFonts w:ascii="Calibri" w:hAnsi="Calibri" w:eastAsia="宋体" w:cs="Times New Roman"/>
      <w:sz w:val="21"/>
      <w:lang w:val="en-US" w:eastAsia="zh-CN" w:bidi="ar-SA"/>
    </w:rPr>
  </w:style>
  <w:style w:type="paragraph" w:customStyle="1" w:styleId="266">
    <w:name w:val="目录 11"/>
    <w:next w:val="1"/>
    <w:qFormat/>
    <w:uiPriority w:val="0"/>
    <w:pPr>
      <w:wordWrap w:val="0"/>
      <w:jc w:val="both"/>
    </w:pPr>
    <w:rPr>
      <w:rFonts w:ascii="Calibri" w:hAnsi="Calibri" w:eastAsia="宋体" w:cs="Times New Roman"/>
      <w:sz w:val="21"/>
      <w:lang w:val="en-US" w:eastAsia="zh-CN" w:bidi="ar-SA"/>
    </w:rPr>
  </w:style>
  <w:style w:type="paragraph" w:customStyle="1" w:styleId="267">
    <w:name w:val="toc 513"/>
    <w:next w:val="1"/>
    <w:qFormat/>
    <w:uiPriority w:val="0"/>
    <w:pPr>
      <w:wordWrap w:val="0"/>
      <w:ind w:left="1700"/>
      <w:jc w:val="both"/>
    </w:pPr>
    <w:rPr>
      <w:rFonts w:ascii="Calibri" w:hAnsi="Calibri" w:eastAsia="宋体" w:cs="Times New Roman"/>
      <w:sz w:val="21"/>
      <w:lang w:val="en-US" w:eastAsia="zh-CN" w:bidi="ar-SA"/>
    </w:rPr>
  </w:style>
  <w:style w:type="paragraph" w:customStyle="1" w:styleId="268">
    <w:name w:val="TOC Heading12"/>
    <w:next w:val="1"/>
    <w:qFormat/>
    <w:uiPriority w:val="0"/>
    <w:pPr>
      <w:wordWrap w:val="0"/>
    </w:pPr>
    <w:rPr>
      <w:rFonts w:ascii="Calibri" w:hAnsi="Calibri" w:eastAsia="宋体" w:cs="Times New Roman"/>
      <w:sz w:val="32"/>
      <w:lang w:val="en-US" w:eastAsia="zh-CN" w:bidi="ar-SA"/>
    </w:rPr>
  </w:style>
  <w:style w:type="paragraph" w:customStyle="1" w:styleId="269">
    <w:name w:val="TOC Heading8"/>
    <w:next w:val="1"/>
    <w:qFormat/>
    <w:uiPriority w:val="0"/>
    <w:pPr>
      <w:wordWrap w:val="0"/>
    </w:pPr>
    <w:rPr>
      <w:rFonts w:ascii="Calibri" w:hAnsi="Calibri" w:eastAsia="宋体" w:cs="Times New Roman"/>
      <w:sz w:val="32"/>
      <w:lang w:val="en-US" w:eastAsia="zh-CN" w:bidi="ar-SA"/>
    </w:rPr>
  </w:style>
  <w:style w:type="paragraph" w:customStyle="1" w:styleId="270">
    <w:name w:val="toc 711"/>
    <w:next w:val="1"/>
    <w:qFormat/>
    <w:uiPriority w:val="0"/>
    <w:pPr>
      <w:wordWrap w:val="0"/>
      <w:ind w:left="2550"/>
      <w:jc w:val="both"/>
    </w:pPr>
    <w:rPr>
      <w:rFonts w:ascii="Calibri" w:hAnsi="Calibri" w:eastAsia="宋体" w:cs="Times New Roman"/>
      <w:sz w:val="21"/>
      <w:lang w:val="en-US" w:eastAsia="zh-CN" w:bidi="ar-SA"/>
    </w:rPr>
  </w:style>
  <w:style w:type="paragraph" w:customStyle="1" w:styleId="271">
    <w:name w:val="toc 212"/>
    <w:next w:val="1"/>
    <w:qFormat/>
    <w:uiPriority w:val="0"/>
    <w:pPr>
      <w:wordWrap w:val="0"/>
      <w:ind w:left="425"/>
      <w:jc w:val="both"/>
    </w:pPr>
    <w:rPr>
      <w:rFonts w:ascii="Calibri" w:hAnsi="Calibri" w:eastAsia="宋体" w:cs="Times New Roman"/>
      <w:sz w:val="21"/>
      <w:lang w:val="en-US" w:eastAsia="zh-CN" w:bidi="ar-SA"/>
    </w:rPr>
  </w:style>
  <w:style w:type="paragraph" w:customStyle="1" w:styleId="272">
    <w:name w:val="目录 21"/>
    <w:next w:val="1"/>
    <w:qFormat/>
    <w:uiPriority w:val="0"/>
    <w:pPr>
      <w:wordWrap w:val="0"/>
      <w:ind w:left="425"/>
      <w:jc w:val="both"/>
    </w:pPr>
    <w:rPr>
      <w:rFonts w:ascii="Calibri" w:hAnsi="Calibri" w:eastAsia="宋体" w:cs="Times New Roman"/>
      <w:sz w:val="21"/>
      <w:lang w:val="en-US" w:eastAsia="zh-CN" w:bidi="ar-SA"/>
    </w:rPr>
  </w:style>
  <w:style w:type="paragraph" w:customStyle="1" w:styleId="273">
    <w:name w:val="toc 45"/>
    <w:next w:val="1"/>
    <w:qFormat/>
    <w:uiPriority w:val="0"/>
    <w:pPr>
      <w:wordWrap w:val="0"/>
      <w:ind w:left="1275"/>
      <w:jc w:val="both"/>
    </w:pPr>
    <w:rPr>
      <w:rFonts w:ascii="Calibri" w:hAnsi="Calibri" w:eastAsia="宋体" w:cs="Times New Roman"/>
      <w:sz w:val="21"/>
      <w:lang w:val="en-US" w:eastAsia="zh-CN" w:bidi="ar-SA"/>
    </w:rPr>
  </w:style>
  <w:style w:type="paragraph" w:customStyle="1" w:styleId="274">
    <w:name w:val="xl116"/>
    <w:basedOn w:val="1"/>
    <w:next w:val="275"/>
    <w:qFormat/>
    <w:uiPriority w:val="0"/>
    <w:pPr>
      <w:widowControl/>
      <w:shd w:val="clear" w:color="000000" w:fill="FFFFFF"/>
      <w:spacing w:before="280" w:after="280"/>
      <w:jc w:val="center"/>
    </w:pPr>
    <w:rPr>
      <w:rFonts w:ascii="Arial Narrow" w:hAnsi="Calibri"/>
      <w:kern w:val="0"/>
      <w:sz w:val="20"/>
      <w:szCs w:val="20"/>
    </w:rPr>
  </w:style>
  <w:style w:type="paragraph" w:customStyle="1" w:styleId="275">
    <w:name w:val="toc 78"/>
    <w:next w:val="1"/>
    <w:qFormat/>
    <w:uiPriority w:val="0"/>
    <w:pPr>
      <w:wordWrap w:val="0"/>
      <w:ind w:left="2550"/>
      <w:jc w:val="both"/>
    </w:pPr>
    <w:rPr>
      <w:rFonts w:ascii="Calibri" w:hAnsi="Calibri" w:eastAsia="宋体" w:cs="Times New Roman"/>
      <w:sz w:val="21"/>
      <w:lang w:val="en-US" w:eastAsia="zh-CN" w:bidi="ar-SA"/>
    </w:rPr>
  </w:style>
  <w:style w:type="paragraph" w:customStyle="1" w:styleId="276">
    <w:name w:val="font8"/>
    <w:basedOn w:val="1"/>
    <w:next w:val="277"/>
    <w:qFormat/>
    <w:uiPriority w:val="0"/>
    <w:pPr>
      <w:widowControl/>
      <w:spacing w:before="280" w:after="280"/>
    </w:pPr>
    <w:rPr>
      <w:rFonts w:ascii="Arial" w:hAnsi="Calibri"/>
      <w:kern w:val="0"/>
      <w:sz w:val="20"/>
      <w:szCs w:val="20"/>
    </w:rPr>
  </w:style>
  <w:style w:type="paragraph" w:customStyle="1" w:styleId="277">
    <w:name w:val="TOC Heading11"/>
    <w:next w:val="1"/>
    <w:qFormat/>
    <w:uiPriority w:val="0"/>
    <w:pPr>
      <w:wordWrap w:val="0"/>
    </w:pPr>
    <w:rPr>
      <w:rFonts w:ascii="Calibri" w:hAnsi="Calibri" w:eastAsia="宋体" w:cs="Times New Roman"/>
      <w:sz w:val="32"/>
      <w:lang w:val="en-US" w:eastAsia="zh-CN" w:bidi="ar-SA"/>
    </w:rPr>
  </w:style>
  <w:style w:type="paragraph" w:customStyle="1" w:styleId="278">
    <w:name w:val="xl69"/>
    <w:basedOn w:val="1"/>
    <w:next w:val="279"/>
    <w:qFormat/>
    <w:uiPriority w:val="0"/>
    <w:pPr>
      <w:widowControl/>
      <w:shd w:val="clear" w:color="000000" w:fill="FFFFFF"/>
      <w:spacing w:before="280" w:after="280"/>
    </w:pPr>
    <w:rPr>
      <w:rFonts w:ascii="宋体" w:hAnsi="Calibri"/>
      <w:b/>
      <w:kern w:val="0"/>
      <w:sz w:val="20"/>
      <w:szCs w:val="20"/>
    </w:rPr>
  </w:style>
  <w:style w:type="paragraph" w:customStyle="1" w:styleId="279">
    <w:name w:val="toc 48"/>
    <w:next w:val="1"/>
    <w:qFormat/>
    <w:uiPriority w:val="0"/>
    <w:pPr>
      <w:wordWrap w:val="0"/>
      <w:ind w:left="1275"/>
      <w:jc w:val="both"/>
    </w:pPr>
    <w:rPr>
      <w:rFonts w:ascii="Calibri" w:hAnsi="Calibri" w:eastAsia="宋体" w:cs="Times New Roman"/>
      <w:sz w:val="21"/>
      <w:lang w:val="en-US" w:eastAsia="zh-CN" w:bidi="ar-SA"/>
    </w:rPr>
  </w:style>
  <w:style w:type="paragraph" w:customStyle="1" w:styleId="280">
    <w:name w:val="toc 813"/>
    <w:next w:val="1"/>
    <w:qFormat/>
    <w:uiPriority w:val="0"/>
    <w:pPr>
      <w:wordWrap w:val="0"/>
      <w:ind w:left="2975"/>
      <w:jc w:val="both"/>
    </w:pPr>
    <w:rPr>
      <w:rFonts w:ascii="Calibri" w:hAnsi="Calibri" w:eastAsia="宋体" w:cs="Times New Roman"/>
      <w:sz w:val="21"/>
      <w:lang w:val="en-US" w:eastAsia="zh-CN" w:bidi="ar-SA"/>
    </w:rPr>
  </w:style>
  <w:style w:type="paragraph" w:customStyle="1" w:styleId="281">
    <w:name w:val="目录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82">
    <w:name w:val="列出段落3"/>
    <w:basedOn w:val="1"/>
    <w:next w:val="283"/>
    <w:qFormat/>
    <w:uiPriority w:val="0"/>
    <w:pPr>
      <w:ind w:firstLine="420"/>
    </w:pPr>
    <w:rPr>
      <w:rFonts w:hAnsi="Calibri"/>
      <w:kern w:val="0"/>
      <w:szCs w:val="20"/>
    </w:rPr>
  </w:style>
  <w:style w:type="paragraph" w:customStyle="1" w:styleId="283">
    <w:name w:val="toc 213"/>
    <w:next w:val="1"/>
    <w:qFormat/>
    <w:uiPriority w:val="0"/>
    <w:pPr>
      <w:wordWrap w:val="0"/>
      <w:ind w:left="425"/>
      <w:jc w:val="both"/>
    </w:pPr>
    <w:rPr>
      <w:rFonts w:ascii="Calibri" w:hAnsi="Calibri" w:eastAsia="宋体" w:cs="Times New Roman"/>
      <w:sz w:val="21"/>
      <w:lang w:val="en-US" w:eastAsia="zh-CN" w:bidi="ar-SA"/>
    </w:rPr>
  </w:style>
  <w:style w:type="paragraph" w:customStyle="1" w:styleId="284">
    <w:name w:val="TOC 标题1"/>
    <w:next w:val="1"/>
    <w:qFormat/>
    <w:uiPriority w:val="0"/>
    <w:pPr>
      <w:wordWrap w:val="0"/>
    </w:pPr>
    <w:rPr>
      <w:rFonts w:ascii="Calibri" w:hAnsi="Calibri" w:eastAsia="宋体" w:cs="Times New Roman"/>
      <w:sz w:val="32"/>
      <w:lang w:val="en-US" w:eastAsia="zh-CN" w:bidi="ar-SA"/>
    </w:rPr>
  </w:style>
  <w:style w:type="paragraph" w:customStyle="1" w:styleId="285">
    <w:name w:val="TOC Heading5"/>
    <w:next w:val="1"/>
    <w:qFormat/>
    <w:uiPriority w:val="0"/>
    <w:pPr>
      <w:wordWrap w:val="0"/>
    </w:pPr>
    <w:rPr>
      <w:rFonts w:ascii="Calibri" w:hAnsi="Calibri" w:eastAsia="宋体" w:cs="Times New Roman"/>
      <w:sz w:val="32"/>
      <w:lang w:val="en-US" w:eastAsia="zh-CN" w:bidi="ar-SA"/>
    </w:rPr>
  </w:style>
  <w:style w:type="paragraph" w:customStyle="1" w:styleId="286">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87">
    <w:name w:val="toc 716"/>
    <w:next w:val="1"/>
    <w:qFormat/>
    <w:uiPriority w:val="0"/>
    <w:pPr>
      <w:wordWrap w:val="0"/>
      <w:ind w:left="2550"/>
      <w:jc w:val="both"/>
    </w:pPr>
    <w:rPr>
      <w:rFonts w:ascii="Calibri" w:hAnsi="Calibri" w:eastAsia="宋体" w:cs="Times New Roman"/>
      <w:sz w:val="21"/>
      <w:lang w:val="en-US" w:eastAsia="zh-CN" w:bidi="ar-SA"/>
    </w:rPr>
  </w:style>
  <w:style w:type="paragraph" w:customStyle="1" w:styleId="288">
    <w:name w:val="xl115"/>
    <w:basedOn w:val="1"/>
    <w:next w:val="289"/>
    <w:qFormat/>
    <w:uiPriority w:val="0"/>
    <w:pPr>
      <w:widowControl/>
      <w:shd w:val="clear" w:color="000000" w:fill="FFFFFF"/>
      <w:spacing w:before="280" w:after="280"/>
      <w:jc w:val="center"/>
    </w:pPr>
    <w:rPr>
      <w:rFonts w:ascii="宋体" w:hAnsi="Calibri"/>
      <w:b/>
      <w:kern w:val="0"/>
      <w:sz w:val="20"/>
      <w:szCs w:val="20"/>
    </w:rPr>
  </w:style>
  <w:style w:type="paragraph" w:customStyle="1" w:styleId="289">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90">
    <w:name w:val="toc 64"/>
    <w:next w:val="1"/>
    <w:qFormat/>
    <w:uiPriority w:val="0"/>
    <w:pPr>
      <w:wordWrap w:val="0"/>
      <w:ind w:left="2125"/>
      <w:jc w:val="both"/>
    </w:pPr>
    <w:rPr>
      <w:rFonts w:ascii="Calibri" w:hAnsi="Calibri" w:eastAsia="宋体" w:cs="Times New Roman"/>
      <w:sz w:val="21"/>
      <w:lang w:val="en-US" w:eastAsia="zh-CN" w:bidi="ar-SA"/>
    </w:rPr>
  </w:style>
  <w:style w:type="paragraph" w:customStyle="1" w:styleId="291">
    <w:name w:val="toc 24"/>
    <w:next w:val="1"/>
    <w:qFormat/>
    <w:uiPriority w:val="0"/>
    <w:pPr>
      <w:wordWrap w:val="0"/>
      <w:ind w:left="425"/>
      <w:jc w:val="both"/>
    </w:pPr>
    <w:rPr>
      <w:rFonts w:ascii="Calibri" w:hAnsi="Calibri" w:eastAsia="宋体" w:cs="Times New Roman"/>
      <w:sz w:val="21"/>
      <w:lang w:val="en-US" w:eastAsia="zh-CN" w:bidi="ar-SA"/>
    </w:rPr>
  </w:style>
  <w:style w:type="paragraph" w:customStyle="1" w:styleId="292">
    <w:name w:val="toc 54"/>
    <w:next w:val="1"/>
    <w:qFormat/>
    <w:uiPriority w:val="0"/>
    <w:pPr>
      <w:wordWrap w:val="0"/>
      <w:ind w:left="1700"/>
      <w:jc w:val="both"/>
    </w:pPr>
    <w:rPr>
      <w:rFonts w:ascii="Calibri" w:hAnsi="Calibri" w:eastAsia="宋体" w:cs="Times New Roman"/>
      <w:sz w:val="21"/>
      <w:lang w:val="en-US" w:eastAsia="zh-CN" w:bidi="ar-SA"/>
    </w:rPr>
  </w:style>
  <w:style w:type="paragraph" w:customStyle="1" w:styleId="293">
    <w:name w:val="xl93"/>
    <w:basedOn w:val="1"/>
    <w:next w:val="294"/>
    <w:qFormat/>
    <w:uiPriority w:val="0"/>
    <w:pPr>
      <w:widowControl/>
      <w:shd w:val="clear" w:color="000000" w:fill="FFFFFF"/>
      <w:spacing w:before="280" w:after="280"/>
      <w:jc w:val="center"/>
    </w:pPr>
    <w:rPr>
      <w:rFonts w:ascii="宋体" w:hAnsi="Calibri"/>
      <w:kern w:val="0"/>
      <w:sz w:val="20"/>
      <w:szCs w:val="20"/>
    </w:rPr>
  </w:style>
  <w:style w:type="paragraph" w:customStyle="1" w:styleId="294">
    <w:name w:val="toc 112"/>
    <w:next w:val="1"/>
    <w:qFormat/>
    <w:uiPriority w:val="0"/>
    <w:pPr>
      <w:wordWrap w:val="0"/>
      <w:jc w:val="both"/>
    </w:pPr>
    <w:rPr>
      <w:rFonts w:ascii="Calibri" w:hAnsi="Calibri" w:eastAsia="宋体" w:cs="Times New Roman"/>
      <w:sz w:val="21"/>
      <w:lang w:val="en-US" w:eastAsia="zh-CN" w:bidi="ar-SA"/>
    </w:rPr>
  </w:style>
  <w:style w:type="paragraph" w:customStyle="1" w:styleId="295">
    <w:name w:val="xl96"/>
    <w:basedOn w:val="1"/>
    <w:next w:val="246"/>
    <w:qFormat/>
    <w:uiPriority w:val="0"/>
    <w:pPr>
      <w:widowControl/>
      <w:shd w:val="clear" w:color="000000" w:fill="FFFFFF"/>
      <w:spacing w:before="280" w:after="280"/>
      <w:jc w:val="center"/>
    </w:pPr>
    <w:rPr>
      <w:rFonts w:ascii="宋体" w:hAnsi="Calibri"/>
      <w:kern w:val="0"/>
      <w:sz w:val="20"/>
      <w:szCs w:val="20"/>
    </w:rPr>
  </w:style>
  <w:style w:type="paragraph" w:customStyle="1" w:styleId="296">
    <w:name w:val="xl106"/>
    <w:basedOn w:val="1"/>
    <w:next w:val="280"/>
    <w:qFormat/>
    <w:uiPriority w:val="0"/>
    <w:pPr>
      <w:widowControl/>
      <w:shd w:val="clear" w:color="000000" w:fill="FFFFFF"/>
      <w:spacing w:before="280" w:after="280"/>
    </w:pPr>
    <w:rPr>
      <w:rFonts w:ascii="宋体" w:hAnsi="Calibri"/>
      <w:kern w:val="0"/>
      <w:sz w:val="20"/>
      <w:szCs w:val="20"/>
    </w:rPr>
  </w:style>
  <w:style w:type="paragraph" w:customStyle="1" w:styleId="297">
    <w:name w:val="toc 35"/>
    <w:next w:val="1"/>
    <w:qFormat/>
    <w:uiPriority w:val="0"/>
    <w:pPr>
      <w:wordWrap w:val="0"/>
      <w:ind w:left="850"/>
      <w:jc w:val="both"/>
    </w:pPr>
    <w:rPr>
      <w:rFonts w:ascii="Calibri" w:hAnsi="Calibri" w:eastAsia="宋体" w:cs="Times New Roman"/>
      <w:sz w:val="21"/>
      <w:lang w:val="en-US" w:eastAsia="zh-CN" w:bidi="ar-SA"/>
    </w:rPr>
  </w:style>
  <w:style w:type="paragraph" w:customStyle="1" w:styleId="298">
    <w:name w:val="TOC Heading14"/>
    <w:next w:val="1"/>
    <w:qFormat/>
    <w:uiPriority w:val="0"/>
    <w:pPr>
      <w:wordWrap w:val="0"/>
    </w:pPr>
    <w:rPr>
      <w:rFonts w:ascii="Calibri" w:hAnsi="Calibri" w:eastAsia="宋体" w:cs="Times New Roman"/>
      <w:sz w:val="32"/>
      <w:lang w:val="en-US" w:eastAsia="zh-CN" w:bidi="ar-SA"/>
    </w:rPr>
  </w:style>
  <w:style w:type="paragraph" w:customStyle="1" w:styleId="299">
    <w:name w:val="Char Char Char Char Char Char Char1"/>
    <w:basedOn w:val="1"/>
    <w:next w:val="300"/>
    <w:qFormat/>
    <w:uiPriority w:val="0"/>
    <w:pPr>
      <w:widowControl/>
      <w:spacing w:after="160" w:line="240" w:lineRule="exact"/>
    </w:pPr>
    <w:rPr>
      <w:rFonts w:hAnsi="Calibri"/>
      <w:kern w:val="0"/>
      <w:szCs w:val="20"/>
    </w:rPr>
  </w:style>
  <w:style w:type="paragraph" w:customStyle="1" w:styleId="300">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1">
    <w:name w:val="列出段落4"/>
    <w:basedOn w:val="1"/>
    <w:next w:val="302"/>
    <w:qFormat/>
    <w:uiPriority w:val="0"/>
    <w:pPr>
      <w:ind w:firstLine="420"/>
    </w:pPr>
    <w:rPr>
      <w:rFonts w:hAnsi="Calibri"/>
      <w:kern w:val="0"/>
      <w:szCs w:val="20"/>
    </w:rPr>
  </w:style>
  <w:style w:type="paragraph" w:customStyle="1" w:styleId="302">
    <w:name w:val="TOC Heading9"/>
    <w:next w:val="1"/>
    <w:qFormat/>
    <w:uiPriority w:val="0"/>
    <w:pPr>
      <w:wordWrap w:val="0"/>
    </w:pPr>
    <w:rPr>
      <w:rFonts w:ascii="Calibri" w:hAnsi="Calibri" w:eastAsia="宋体" w:cs="Times New Roman"/>
      <w:sz w:val="32"/>
      <w:lang w:val="en-US" w:eastAsia="zh-CN" w:bidi="ar-SA"/>
    </w:rPr>
  </w:style>
  <w:style w:type="paragraph" w:customStyle="1" w:styleId="303">
    <w:name w:val="xl71"/>
    <w:basedOn w:val="1"/>
    <w:next w:val="304"/>
    <w:qFormat/>
    <w:uiPriority w:val="0"/>
    <w:pPr>
      <w:widowControl/>
      <w:shd w:val="clear" w:color="000000" w:fill="FFFFFF"/>
      <w:spacing w:before="280" w:after="280"/>
    </w:pPr>
    <w:rPr>
      <w:rFonts w:ascii="宋体" w:hAnsi="Calibri"/>
      <w:kern w:val="0"/>
      <w:sz w:val="24"/>
      <w:szCs w:val="20"/>
    </w:rPr>
  </w:style>
  <w:style w:type="paragraph" w:customStyle="1" w:styleId="304">
    <w:name w:val="toc 115"/>
    <w:next w:val="1"/>
    <w:qFormat/>
    <w:uiPriority w:val="0"/>
    <w:pPr>
      <w:wordWrap w:val="0"/>
      <w:jc w:val="both"/>
    </w:pPr>
    <w:rPr>
      <w:rFonts w:ascii="Calibri" w:hAnsi="Calibri" w:eastAsia="宋体" w:cs="Times New Roman"/>
      <w:sz w:val="21"/>
      <w:lang w:val="en-US" w:eastAsia="zh-CN" w:bidi="ar-SA"/>
    </w:rPr>
  </w:style>
  <w:style w:type="paragraph" w:customStyle="1" w:styleId="305">
    <w:name w:val="toc 51"/>
    <w:next w:val="1"/>
    <w:qFormat/>
    <w:uiPriority w:val="0"/>
    <w:pPr>
      <w:wordWrap w:val="0"/>
      <w:ind w:left="1700"/>
      <w:jc w:val="both"/>
    </w:pPr>
    <w:rPr>
      <w:rFonts w:ascii="Calibri" w:hAnsi="Calibri" w:eastAsia="宋体" w:cs="Times New Roman"/>
      <w:sz w:val="21"/>
      <w:lang w:val="en-US" w:eastAsia="zh-CN" w:bidi="ar-SA"/>
    </w:rPr>
  </w:style>
  <w:style w:type="paragraph" w:customStyle="1" w:styleId="306">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07">
    <w:name w:val="xl108"/>
    <w:basedOn w:val="1"/>
    <w:next w:val="308"/>
    <w:qFormat/>
    <w:uiPriority w:val="0"/>
    <w:pPr>
      <w:widowControl/>
      <w:shd w:val="clear" w:color="000000" w:fill="FFFFFF"/>
      <w:spacing w:before="280" w:after="280"/>
    </w:pPr>
    <w:rPr>
      <w:rFonts w:ascii="宋体" w:hAnsi="Calibri"/>
      <w:kern w:val="0"/>
      <w:sz w:val="18"/>
      <w:szCs w:val="20"/>
    </w:rPr>
  </w:style>
  <w:style w:type="paragraph" w:customStyle="1" w:styleId="308">
    <w:name w:val="toc 18"/>
    <w:next w:val="1"/>
    <w:qFormat/>
    <w:uiPriority w:val="0"/>
    <w:pPr>
      <w:wordWrap w:val="0"/>
      <w:jc w:val="both"/>
    </w:pPr>
    <w:rPr>
      <w:rFonts w:ascii="Calibri" w:hAnsi="Calibri" w:eastAsia="宋体" w:cs="Times New Roman"/>
      <w:sz w:val="21"/>
      <w:lang w:val="en-US" w:eastAsia="zh-CN" w:bidi="ar-SA"/>
    </w:rPr>
  </w:style>
  <w:style w:type="paragraph" w:customStyle="1" w:styleId="309">
    <w:name w:val="TOC Heading7"/>
    <w:next w:val="1"/>
    <w:qFormat/>
    <w:uiPriority w:val="0"/>
    <w:pPr>
      <w:wordWrap w:val="0"/>
    </w:pPr>
    <w:rPr>
      <w:rFonts w:ascii="Calibri" w:hAnsi="Calibri" w:eastAsia="宋体" w:cs="Times New Roman"/>
      <w:sz w:val="32"/>
      <w:lang w:val="en-US" w:eastAsia="zh-CN" w:bidi="ar-SA"/>
    </w:rPr>
  </w:style>
  <w:style w:type="character" w:customStyle="1" w:styleId="310">
    <w:name w:val="副标题 Char"/>
    <w:basedOn w:val="47"/>
    <w:link w:val="32"/>
    <w:qFormat/>
    <w:uiPriority w:val="0"/>
    <w:rPr>
      <w:rFonts w:ascii="Calibri" w:hAnsi="Calibri"/>
      <w:sz w:val="24"/>
    </w:rPr>
  </w:style>
  <w:style w:type="paragraph" w:customStyle="1" w:styleId="311">
    <w:name w:val="目录 71"/>
    <w:next w:val="1"/>
    <w:qFormat/>
    <w:uiPriority w:val="0"/>
    <w:pPr>
      <w:wordWrap w:val="0"/>
      <w:ind w:left="2550"/>
      <w:jc w:val="both"/>
    </w:pPr>
    <w:rPr>
      <w:rFonts w:ascii="Calibri" w:hAnsi="Calibri" w:eastAsia="宋体" w:cs="Times New Roman"/>
      <w:sz w:val="21"/>
      <w:lang w:val="en-US" w:eastAsia="zh-CN" w:bidi="ar-SA"/>
    </w:rPr>
  </w:style>
  <w:style w:type="paragraph" w:customStyle="1" w:styleId="312">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13">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14">
    <w:name w:val="列出段落6"/>
    <w:basedOn w:val="1"/>
    <w:next w:val="315"/>
    <w:qFormat/>
    <w:uiPriority w:val="0"/>
    <w:pPr>
      <w:ind w:firstLine="420"/>
    </w:pPr>
    <w:rPr>
      <w:rFonts w:hAnsi="Calibri"/>
      <w:kern w:val="0"/>
      <w:szCs w:val="20"/>
    </w:rPr>
  </w:style>
  <w:style w:type="paragraph" w:customStyle="1" w:styleId="315">
    <w:name w:val="toc 86"/>
    <w:next w:val="1"/>
    <w:qFormat/>
    <w:uiPriority w:val="0"/>
    <w:pPr>
      <w:wordWrap w:val="0"/>
      <w:ind w:left="2975"/>
      <w:jc w:val="both"/>
    </w:pPr>
    <w:rPr>
      <w:rFonts w:ascii="Calibri" w:hAnsi="Calibri" w:eastAsia="宋体" w:cs="Times New Roman"/>
      <w:sz w:val="21"/>
      <w:lang w:val="en-US" w:eastAsia="zh-CN" w:bidi="ar-SA"/>
    </w:rPr>
  </w:style>
  <w:style w:type="paragraph" w:customStyle="1" w:styleId="316">
    <w:name w:val="xl80"/>
    <w:basedOn w:val="1"/>
    <w:next w:val="317"/>
    <w:qFormat/>
    <w:uiPriority w:val="0"/>
    <w:pPr>
      <w:widowControl/>
      <w:shd w:val="clear" w:color="000000" w:fill="FFFFFF"/>
      <w:spacing w:before="280" w:after="280"/>
      <w:jc w:val="center"/>
    </w:pPr>
    <w:rPr>
      <w:rFonts w:ascii="宋体" w:hAnsi="Calibri"/>
      <w:b/>
      <w:kern w:val="0"/>
      <w:sz w:val="20"/>
      <w:szCs w:val="20"/>
    </w:rPr>
  </w:style>
  <w:style w:type="paragraph" w:customStyle="1" w:styleId="317">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18">
    <w:name w:val="Char Char Char Char1"/>
    <w:basedOn w:val="1"/>
    <w:next w:val="319"/>
    <w:qFormat/>
    <w:uiPriority w:val="0"/>
    <w:pPr>
      <w:widowControl/>
      <w:spacing w:after="160" w:line="240" w:lineRule="exact"/>
    </w:pPr>
    <w:rPr>
      <w:rFonts w:ascii="Verdana" w:hAnsi="Calibri" w:eastAsia="仿宋_GB2312"/>
      <w:kern w:val="0"/>
      <w:sz w:val="24"/>
      <w:szCs w:val="20"/>
    </w:rPr>
  </w:style>
  <w:style w:type="paragraph" w:customStyle="1" w:styleId="319">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20">
    <w:name w:val="xl102"/>
    <w:basedOn w:val="1"/>
    <w:next w:val="321"/>
    <w:qFormat/>
    <w:uiPriority w:val="0"/>
    <w:pPr>
      <w:widowControl/>
      <w:shd w:val="clear" w:color="000000" w:fill="FFFFFF"/>
      <w:spacing w:before="280" w:after="280"/>
      <w:jc w:val="right"/>
    </w:pPr>
    <w:rPr>
      <w:rFonts w:ascii="宋体" w:hAnsi="Calibri"/>
      <w:kern w:val="0"/>
      <w:sz w:val="20"/>
      <w:szCs w:val="20"/>
    </w:rPr>
  </w:style>
  <w:style w:type="paragraph" w:customStyle="1" w:styleId="321">
    <w:name w:val="toc 17"/>
    <w:next w:val="1"/>
    <w:qFormat/>
    <w:uiPriority w:val="0"/>
    <w:pPr>
      <w:wordWrap w:val="0"/>
      <w:jc w:val="both"/>
    </w:pPr>
    <w:rPr>
      <w:rFonts w:ascii="Calibri" w:hAnsi="Calibri" w:eastAsia="宋体" w:cs="Times New Roman"/>
      <w:sz w:val="21"/>
      <w:lang w:val="en-US" w:eastAsia="zh-CN" w:bidi="ar-SA"/>
    </w:rPr>
  </w:style>
  <w:style w:type="paragraph" w:customStyle="1" w:styleId="322">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23">
    <w:name w:val="toc 311"/>
    <w:next w:val="1"/>
    <w:qFormat/>
    <w:uiPriority w:val="0"/>
    <w:pPr>
      <w:wordWrap w:val="0"/>
      <w:ind w:left="850"/>
      <w:jc w:val="both"/>
    </w:pPr>
    <w:rPr>
      <w:rFonts w:ascii="Calibri" w:hAnsi="Calibri" w:eastAsia="宋体" w:cs="Times New Roman"/>
      <w:sz w:val="21"/>
      <w:lang w:val="en-US" w:eastAsia="zh-CN" w:bidi="ar-SA"/>
    </w:rPr>
  </w:style>
  <w:style w:type="paragraph" w:customStyle="1" w:styleId="324">
    <w:name w:val="xl65"/>
    <w:basedOn w:val="1"/>
    <w:next w:val="225"/>
    <w:qFormat/>
    <w:uiPriority w:val="0"/>
    <w:pPr>
      <w:widowControl/>
      <w:shd w:val="clear" w:color="000000" w:fill="FFFFFF"/>
      <w:spacing w:before="280" w:after="280"/>
      <w:jc w:val="center"/>
    </w:pPr>
    <w:rPr>
      <w:rFonts w:ascii="宋体" w:hAnsi="Calibri"/>
      <w:kern w:val="0"/>
      <w:sz w:val="20"/>
      <w:szCs w:val="20"/>
    </w:rPr>
  </w:style>
  <w:style w:type="paragraph" w:customStyle="1" w:styleId="325">
    <w:name w:val="toc 94"/>
    <w:next w:val="1"/>
    <w:qFormat/>
    <w:uiPriority w:val="0"/>
    <w:pPr>
      <w:wordWrap w:val="0"/>
      <w:ind w:left="3400"/>
      <w:jc w:val="both"/>
    </w:pPr>
    <w:rPr>
      <w:rFonts w:ascii="Calibri" w:hAnsi="Calibri" w:eastAsia="宋体" w:cs="Times New Roman"/>
      <w:sz w:val="21"/>
      <w:lang w:val="en-US" w:eastAsia="zh-CN" w:bidi="ar-SA"/>
    </w:rPr>
  </w:style>
  <w:style w:type="paragraph" w:customStyle="1" w:styleId="326">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27">
    <w:name w:val="toc 812"/>
    <w:next w:val="1"/>
    <w:qFormat/>
    <w:uiPriority w:val="0"/>
    <w:pPr>
      <w:wordWrap w:val="0"/>
      <w:ind w:left="2975"/>
      <w:jc w:val="both"/>
    </w:pPr>
    <w:rPr>
      <w:rFonts w:ascii="Calibri" w:hAnsi="Calibri" w:eastAsia="宋体" w:cs="Times New Roman"/>
      <w:sz w:val="21"/>
      <w:lang w:val="en-US" w:eastAsia="zh-CN" w:bidi="ar-SA"/>
    </w:rPr>
  </w:style>
  <w:style w:type="paragraph" w:customStyle="1" w:styleId="328">
    <w:name w:val="xl75"/>
    <w:basedOn w:val="1"/>
    <w:next w:val="329"/>
    <w:qFormat/>
    <w:uiPriority w:val="0"/>
    <w:pPr>
      <w:widowControl/>
      <w:shd w:val="clear" w:color="000000" w:fill="FFFFFF"/>
      <w:spacing w:before="280" w:after="280"/>
    </w:pPr>
    <w:rPr>
      <w:rFonts w:ascii="宋体" w:hAnsi="Calibri"/>
      <w:kern w:val="0"/>
      <w:sz w:val="20"/>
      <w:szCs w:val="20"/>
    </w:rPr>
  </w:style>
  <w:style w:type="paragraph" w:customStyle="1" w:styleId="329">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30">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1">
    <w:name w:val="TOC Heading6"/>
    <w:next w:val="1"/>
    <w:qFormat/>
    <w:uiPriority w:val="0"/>
    <w:pPr>
      <w:wordWrap w:val="0"/>
    </w:pPr>
    <w:rPr>
      <w:rFonts w:ascii="Calibri" w:hAnsi="Calibri" w:eastAsia="宋体" w:cs="Times New Roman"/>
      <w:sz w:val="32"/>
      <w:lang w:val="en-US" w:eastAsia="zh-CN" w:bidi="ar-SA"/>
    </w:rPr>
  </w:style>
  <w:style w:type="paragraph" w:customStyle="1" w:styleId="332">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33">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34">
    <w:name w:val="toc 82"/>
    <w:next w:val="1"/>
    <w:qFormat/>
    <w:uiPriority w:val="0"/>
    <w:pPr>
      <w:wordWrap w:val="0"/>
      <w:ind w:left="2975"/>
      <w:jc w:val="both"/>
    </w:pPr>
    <w:rPr>
      <w:rFonts w:ascii="Calibri" w:hAnsi="Calibri" w:eastAsia="宋体" w:cs="Times New Roman"/>
      <w:sz w:val="21"/>
      <w:lang w:val="en-US" w:eastAsia="zh-CN" w:bidi="ar-SA"/>
    </w:rPr>
  </w:style>
  <w:style w:type="paragraph" w:customStyle="1" w:styleId="335">
    <w:name w:val="xl104"/>
    <w:basedOn w:val="1"/>
    <w:next w:val="336"/>
    <w:qFormat/>
    <w:uiPriority w:val="0"/>
    <w:pPr>
      <w:widowControl/>
      <w:shd w:val="clear" w:color="000000" w:fill="FFFFFF"/>
      <w:spacing w:before="280" w:after="280"/>
      <w:jc w:val="center"/>
    </w:pPr>
    <w:rPr>
      <w:rFonts w:ascii="宋体" w:hAnsi="Calibri"/>
      <w:kern w:val="0"/>
      <w:sz w:val="20"/>
      <w:szCs w:val="20"/>
    </w:rPr>
  </w:style>
  <w:style w:type="paragraph" w:customStyle="1" w:styleId="336">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37">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38">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39">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40">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1">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42">
    <w:name w:val="无间隔1"/>
    <w:next w:val="337"/>
    <w:qFormat/>
    <w:uiPriority w:val="0"/>
    <w:pPr>
      <w:widowControl w:val="0"/>
      <w:jc w:val="both"/>
    </w:pPr>
    <w:rPr>
      <w:rFonts w:ascii="Calibri" w:hAnsi="Calibri" w:eastAsia="宋体" w:cs="Times New Roman"/>
      <w:sz w:val="22"/>
      <w:lang w:val="en-US" w:eastAsia="zh-CN" w:bidi="ar-SA"/>
    </w:rPr>
  </w:style>
  <w:style w:type="paragraph" w:customStyle="1" w:styleId="343">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4">
    <w:name w:val="xl105"/>
    <w:basedOn w:val="1"/>
    <w:next w:val="345"/>
    <w:qFormat/>
    <w:uiPriority w:val="0"/>
    <w:pPr>
      <w:widowControl/>
      <w:shd w:val="clear" w:color="000000" w:fill="FFFFFF"/>
      <w:spacing w:before="280" w:after="280"/>
    </w:pPr>
    <w:rPr>
      <w:rFonts w:ascii="宋体" w:hAnsi="Calibri"/>
      <w:kern w:val="0"/>
      <w:sz w:val="18"/>
      <w:szCs w:val="20"/>
    </w:rPr>
  </w:style>
  <w:style w:type="paragraph" w:customStyle="1" w:styleId="345">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46">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7">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48">
    <w:name w:val="xl111"/>
    <w:basedOn w:val="1"/>
    <w:next w:val="349"/>
    <w:qFormat/>
    <w:uiPriority w:val="0"/>
    <w:pPr>
      <w:widowControl/>
      <w:shd w:val="clear" w:color="000000" w:fill="FFFFFF"/>
      <w:spacing w:before="280" w:after="280"/>
      <w:jc w:val="center"/>
    </w:pPr>
    <w:rPr>
      <w:rFonts w:ascii="宋体" w:hAnsi="Calibri"/>
      <w:b/>
      <w:kern w:val="0"/>
      <w:sz w:val="20"/>
      <w:szCs w:val="20"/>
    </w:rPr>
  </w:style>
  <w:style w:type="paragraph" w:customStyle="1" w:styleId="349">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50">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1">
    <w:name w:val="p0"/>
    <w:basedOn w:val="1"/>
    <w:next w:val="352"/>
    <w:qFormat/>
    <w:uiPriority w:val="0"/>
    <w:pPr>
      <w:widowControl/>
      <w:spacing w:before="280" w:after="280"/>
    </w:pPr>
    <w:rPr>
      <w:rFonts w:ascii="宋体" w:hAnsi="Calibri"/>
      <w:kern w:val="0"/>
      <w:sz w:val="24"/>
      <w:szCs w:val="20"/>
    </w:rPr>
  </w:style>
  <w:style w:type="paragraph" w:customStyle="1" w:styleId="352">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53">
    <w:name w:val="列出段落11"/>
    <w:basedOn w:val="1"/>
    <w:next w:val="354"/>
    <w:qFormat/>
    <w:uiPriority w:val="0"/>
    <w:pPr>
      <w:widowControl/>
      <w:spacing w:line="360" w:lineRule="auto"/>
      <w:ind w:firstLine="420"/>
    </w:pPr>
    <w:rPr>
      <w:rFonts w:hAnsi="Calibri" w:eastAsia="微软雅黑"/>
      <w:kern w:val="0"/>
      <w:sz w:val="24"/>
      <w:szCs w:val="20"/>
    </w:rPr>
  </w:style>
  <w:style w:type="paragraph" w:customStyle="1" w:styleId="354">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55">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56">
    <w:name w:val="xl91"/>
    <w:basedOn w:val="1"/>
    <w:next w:val="253"/>
    <w:qFormat/>
    <w:uiPriority w:val="0"/>
    <w:pPr>
      <w:widowControl/>
      <w:shd w:val="clear" w:color="000000" w:fill="FFFFFF"/>
      <w:spacing w:before="280" w:after="280"/>
    </w:pPr>
    <w:rPr>
      <w:rFonts w:ascii="宋体" w:hAnsi="Calibri"/>
      <w:kern w:val="0"/>
      <w:sz w:val="20"/>
      <w:szCs w:val="20"/>
    </w:rPr>
  </w:style>
  <w:style w:type="paragraph" w:customStyle="1" w:styleId="357">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58">
    <w:name w:val="_Style 1"/>
    <w:basedOn w:val="1"/>
    <w:next w:val="359"/>
    <w:qFormat/>
    <w:uiPriority w:val="0"/>
    <w:pPr>
      <w:ind w:firstLine="420"/>
    </w:pPr>
    <w:rPr>
      <w:rFonts w:hAnsi="Calibri"/>
      <w:kern w:val="0"/>
      <w:szCs w:val="20"/>
    </w:rPr>
  </w:style>
  <w:style w:type="paragraph" w:customStyle="1" w:styleId="359">
    <w:name w:val="TOC Heading13"/>
    <w:next w:val="1"/>
    <w:qFormat/>
    <w:uiPriority w:val="0"/>
    <w:pPr>
      <w:wordWrap w:val="0"/>
    </w:pPr>
    <w:rPr>
      <w:rFonts w:ascii="Calibri" w:hAnsi="Calibri" w:eastAsia="宋体" w:cs="Times New Roman"/>
      <w:sz w:val="32"/>
      <w:lang w:val="en-US" w:eastAsia="zh-CN" w:bidi="ar-SA"/>
    </w:rPr>
  </w:style>
  <w:style w:type="paragraph" w:customStyle="1" w:styleId="360">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1">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62">
    <w:name w:val="x_msonormal"/>
    <w:basedOn w:val="1"/>
    <w:next w:val="312"/>
    <w:qFormat/>
    <w:uiPriority w:val="0"/>
    <w:pPr>
      <w:widowControl/>
      <w:spacing w:before="280" w:after="280"/>
    </w:pPr>
    <w:rPr>
      <w:rFonts w:ascii="PMingLiU" w:hAnsi="Calibri" w:eastAsia="PMingLiU"/>
      <w:kern w:val="0"/>
      <w:sz w:val="24"/>
      <w:szCs w:val="20"/>
    </w:rPr>
  </w:style>
  <w:style w:type="paragraph" w:customStyle="1" w:styleId="363">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64">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65">
    <w:name w:val="TOC Heading17"/>
    <w:next w:val="1"/>
    <w:qFormat/>
    <w:uiPriority w:val="0"/>
    <w:pPr>
      <w:wordWrap w:val="0"/>
    </w:pPr>
    <w:rPr>
      <w:rFonts w:ascii="Calibri" w:hAnsi="Calibri" w:eastAsia="宋体" w:cs="Times New Roman"/>
      <w:sz w:val="32"/>
      <w:lang w:val="en-US" w:eastAsia="zh-CN" w:bidi="ar-SA"/>
    </w:rPr>
  </w:style>
  <w:style w:type="paragraph" w:customStyle="1" w:styleId="366">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67">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68">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69">
    <w:name w:val="xl118"/>
    <w:basedOn w:val="1"/>
    <w:next w:val="243"/>
    <w:qFormat/>
    <w:uiPriority w:val="0"/>
    <w:pPr>
      <w:widowControl/>
      <w:shd w:val="clear" w:color="000000" w:fill="FFFFFF"/>
      <w:spacing w:before="280" w:after="280"/>
      <w:jc w:val="center"/>
    </w:pPr>
    <w:rPr>
      <w:rFonts w:ascii="宋体" w:hAnsi="Calibri"/>
      <w:b/>
      <w:kern w:val="0"/>
      <w:sz w:val="20"/>
      <w:szCs w:val="20"/>
    </w:rPr>
  </w:style>
  <w:style w:type="paragraph" w:customStyle="1" w:styleId="370">
    <w:name w:val="xl83"/>
    <w:basedOn w:val="1"/>
    <w:next w:val="298"/>
    <w:qFormat/>
    <w:uiPriority w:val="0"/>
    <w:pPr>
      <w:widowControl/>
      <w:shd w:val="clear" w:color="000000" w:fill="FFFFFF"/>
      <w:spacing w:before="280" w:after="280"/>
    </w:pPr>
    <w:rPr>
      <w:rFonts w:ascii="宋体" w:hAnsi="Calibri"/>
      <w:kern w:val="0"/>
      <w:sz w:val="20"/>
      <w:szCs w:val="20"/>
    </w:rPr>
  </w:style>
  <w:style w:type="paragraph" w:customStyle="1" w:styleId="371">
    <w:name w:val="xl103"/>
    <w:basedOn w:val="1"/>
    <w:next w:val="372"/>
    <w:qFormat/>
    <w:uiPriority w:val="0"/>
    <w:pPr>
      <w:widowControl/>
      <w:shd w:val="clear" w:color="000000" w:fill="FFFFFF"/>
      <w:spacing w:before="280" w:after="280"/>
    </w:pPr>
    <w:rPr>
      <w:rFonts w:ascii="宋体" w:hAnsi="Calibri"/>
      <w:kern w:val="0"/>
      <w:sz w:val="20"/>
      <w:szCs w:val="20"/>
    </w:rPr>
  </w:style>
  <w:style w:type="paragraph" w:customStyle="1" w:styleId="372">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73">
    <w:name w:val="xl68"/>
    <w:basedOn w:val="1"/>
    <w:next w:val="374"/>
    <w:qFormat/>
    <w:uiPriority w:val="0"/>
    <w:pPr>
      <w:widowControl/>
      <w:shd w:val="clear" w:color="000000" w:fill="FFFFFF"/>
      <w:spacing w:before="280" w:after="280"/>
    </w:pPr>
    <w:rPr>
      <w:rFonts w:ascii="宋体" w:hAnsi="Calibri"/>
      <w:b/>
      <w:kern w:val="0"/>
      <w:sz w:val="20"/>
      <w:szCs w:val="20"/>
    </w:rPr>
  </w:style>
  <w:style w:type="paragraph" w:customStyle="1" w:styleId="374">
    <w:name w:val="TOC Heading16"/>
    <w:next w:val="1"/>
    <w:qFormat/>
    <w:uiPriority w:val="0"/>
    <w:pPr>
      <w:wordWrap w:val="0"/>
    </w:pPr>
    <w:rPr>
      <w:rFonts w:ascii="Calibri" w:hAnsi="Calibri" w:eastAsia="宋体" w:cs="Times New Roman"/>
      <w:sz w:val="32"/>
      <w:lang w:val="en-US" w:eastAsia="zh-CN" w:bidi="ar-SA"/>
    </w:rPr>
  </w:style>
  <w:style w:type="paragraph" w:customStyle="1" w:styleId="375">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76">
    <w:name w:val="xl94"/>
    <w:basedOn w:val="1"/>
    <w:next w:val="267"/>
    <w:qFormat/>
    <w:uiPriority w:val="0"/>
    <w:pPr>
      <w:widowControl/>
      <w:shd w:val="clear" w:color="000000" w:fill="FFFFFF"/>
      <w:spacing w:before="280" w:after="280"/>
      <w:jc w:val="center"/>
    </w:pPr>
    <w:rPr>
      <w:rFonts w:ascii="宋体" w:hAnsi="Calibri"/>
      <w:kern w:val="0"/>
      <w:sz w:val="20"/>
      <w:szCs w:val="20"/>
    </w:rPr>
  </w:style>
  <w:style w:type="paragraph" w:customStyle="1" w:styleId="377">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78">
    <w:name w:val="xl92"/>
    <w:basedOn w:val="1"/>
    <w:next w:val="379"/>
    <w:qFormat/>
    <w:uiPriority w:val="0"/>
    <w:pPr>
      <w:widowControl/>
      <w:shd w:val="clear" w:color="000000" w:fill="FFFFFF"/>
      <w:spacing w:before="280" w:after="280"/>
    </w:pPr>
    <w:rPr>
      <w:rFonts w:ascii="宋体" w:hAnsi="Calibri"/>
      <w:kern w:val="0"/>
      <w:sz w:val="20"/>
      <w:szCs w:val="20"/>
    </w:rPr>
  </w:style>
  <w:style w:type="paragraph" w:customStyle="1" w:styleId="379">
    <w:name w:val="toc 913"/>
    <w:next w:val="1"/>
    <w:qFormat/>
    <w:uiPriority w:val="0"/>
    <w:pPr>
      <w:wordWrap w:val="0"/>
      <w:ind w:left="3400"/>
      <w:jc w:val="both"/>
    </w:pPr>
    <w:rPr>
      <w:rFonts w:ascii="Calibri" w:hAnsi="Calibri" w:eastAsia="宋体" w:cs="Times New Roman"/>
      <w:sz w:val="21"/>
      <w:lang w:val="en-US" w:eastAsia="zh-CN" w:bidi="ar-SA"/>
    </w:rPr>
  </w:style>
  <w:style w:type="paragraph" w:customStyle="1" w:styleId="380">
    <w:name w:val="toc 512"/>
    <w:next w:val="1"/>
    <w:qFormat/>
    <w:uiPriority w:val="0"/>
    <w:pPr>
      <w:wordWrap w:val="0"/>
      <w:ind w:left="1700"/>
      <w:jc w:val="both"/>
    </w:pPr>
    <w:rPr>
      <w:rFonts w:ascii="Calibri" w:hAnsi="Calibri" w:eastAsia="宋体" w:cs="Times New Roman"/>
      <w:sz w:val="21"/>
      <w:lang w:val="en-US" w:eastAsia="zh-CN" w:bidi="ar-SA"/>
    </w:rPr>
  </w:style>
  <w:style w:type="paragraph" w:customStyle="1" w:styleId="381">
    <w:name w:val="目录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82">
    <w:name w:val="正文表标题"/>
    <w:next w:val="1"/>
    <w:qFormat/>
    <w:uiPriority w:val="0"/>
    <w:pPr>
      <w:ind w:left="630"/>
      <w:jc w:val="center"/>
    </w:pPr>
    <w:rPr>
      <w:rFonts w:ascii="黑体" w:hAnsi="Calibri" w:eastAsia="黑体" w:cs="Times New Roman"/>
      <w:sz w:val="21"/>
      <w:lang w:val="en-US" w:eastAsia="zh-CN" w:bidi="ar-SA"/>
    </w:rPr>
  </w:style>
  <w:style w:type="paragraph" w:customStyle="1" w:styleId="383">
    <w:name w:val="toc 28"/>
    <w:next w:val="1"/>
    <w:qFormat/>
    <w:uiPriority w:val="0"/>
    <w:pPr>
      <w:wordWrap w:val="0"/>
      <w:ind w:left="425"/>
      <w:jc w:val="both"/>
    </w:pPr>
    <w:rPr>
      <w:rFonts w:ascii="Calibri" w:hAnsi="Calibri" w:eastAsia="宋体" w:cs="Times New Roman"/>
      <w:sz w:val="21"/>
      <w:lang w:val="en-US" w:eastAsia="zh-CN" w:bidi="ar-SA"/>
    </w:rPr>
  </w:style>
  <w:style w:type="paragraph" w:customStyle="1" w:styleId="384">
    <w:name w:val="toc 79"/>
    <w:next w:val="1"/>
    <w:qFormat/>
    <w:uiPriority w:val="0"/>
    <w:pPr>
      <w:wordWrap w:val="0"/>
      <w:ind w:left="2550"/>
      <w:jc w:val="both"/>
    </w:pPr>
    <w:rPr>
      <w:rFonts w:ascii="Calibri" w:hAnsi="Calibri" w:eastAsia="宋体" w:cs="Times New Roman"/>
      <w:sz w:val="21"/>
      <w:lang w:val="en-US" w:eastAsia="zh-CN" w:bidi="ar-SA"/>
    </w:rPr>
  </w:style>
  <w:style w:type="paragraph" w:customStyle="1" w:styleId="385">
    <w:name w:val="xl110"/>
    <w:basedOn w:val="1"/>
    <w:next w:val="341"/>
    <w:qFormat/>
    <w:uiPriority w:val="0"/>
    <w:pPr>
      <w:widowControl/>
      <w:shd w:val="clear" w:color="000000" w:fill="FFFFFF"/>
      <w:spacing w:before="280" w:after="280"/>
      <w:jc w:val="center"/>
    </w:pPr>
    <w:rPr>
      <w:rFonts w:ascii="宋体" w:hAnsi="Calibri"/>
      <w:kern w:val="0"/>
      <w:sz w:val="20"/>
      <w:szCs w:val="20"/>
    </w:rPr>
  </w:style>
  <w:style w:type="paragraph" w:customStyle="1" w:styleId="386">
    <w:name w:val="toc 511"/>
    <w:next w:val="1"/>
    <w:qFormat/>
    <w:uiPriority w:val="0"/>
    <w:pPr>
      <w:wordWrap w:val="0"/>
      <w:ind w:left="1700"/>
      <w:jc w:val="both"/>
    </w:pPr>
    <w:rPr>
      <w:rFonts w:ascii="Calibri" w:hAnsi="Calibri" w:eastAsia="宋体" w:cs="Times New Roman"/>
      <w:sz w:val="21"/>
      <w:lang w:val="en-US" w:eastAsia="zh-CN" w:bidi="ar-SA"/>
    </w:rPr>
  </w:style>
  <w:style w:type="paragraph" w:customStyle="1" w:styleId="387">
    <w:name w:val="toc 416"/>
    <w:next w:val="1"/>
    <w:qFormat/>
    <w:uiPriority w:val="0"/>
    <w:pPr>
      <w:wordWrap w:val="0"/>
      <w:ind w:left="1275"/>
      <w:jc w:val="both"/>
    </w:pPr>
    <w:rPr>
      <w:rFonts w:ascii="Calibri" w:hAnsi="Calibri" w:eastAsia="宋体" w:cs="Times New Roman"/>
      <w:sz w:val="21"/>
      <w:lang w:val="en-US" w:eastAsia="zh-CN" w:bidi="ar-SA"/>
    </w:rPr>
  </w:style>
  <w:style w:type="paragraph" w:customStyle="1" w:styleId="388">
    <w:name w:val="xl85"/>
    <w:basedOn w:val="1"/>
    <w:next w:val="389"/>
    <w:qFormat/>
    <w:uiPriority w:val="0"/>
    <w:pPr>
      <w:widowControl/>
      <w:shd w:val="clear" w:color="000000" w:fill="FFFFFF"/>
      <w:spacing w:before="280" w:after="280"/>
      <w:jc w:val="center"/>
    </w:pPr>
    <w:rPr>
      <w:rFonts w:ascii="宋体" w:hAnsi="Calibri"/>
      <w:kern w:val="0"/>
      <w:sz w:val="20"/>
      <w:szCs w:val="20"/>
    </w:rPr>
  </w:style>
  <w:style w:type="paragraph" w:customStyle="1" w:styleId="389">
    <w:name w:val="toc 76"/>
    <w:next w:val="1"/>
    <w:qFormat/>
    <w:uiPriority w:val="0"/>
    <w:pPr>
      <w:wordWrap w:val="0"/>
      <w:ind w:left="2550"/>
      <w:jc w:val="both"/>
    </w:pPr>
    <w:rPr>
      <w:rFonts w:ascii="Calibri" w:hAnsi="Calibri" w:eastAsia="宋体" w:cs="Times New Roman"/>
      <w:sz w:val="21"/>
      <w:lang w:val="en-US" w:eastAsia="zh-CN" w:bidi="ar-SA"/>
    </w:rPr>
  </w:style>
  <w:style w:type="paragraph" w:customStyle="1" w:styleId="390">
    <w:name w:val="toc 27"/>
    <w:next w:val="1"/>
    <w:qFormat/>
    <w:uiPriority w:val="0"/>
    <w:pPr>
      <w:wordWrap w:val="0"/>
      <w:ind w:left="425"/>
      <w:jc w:val="both"/>
    </w:pPr>
    <w:rPr>
      <w:rFonts w:ascii="Calibri" w:hAnsi="Calibri" w:eastAsia="宋体" w:cs="Times New Roman"/>
      <w:sz w:val="21"/>
      <w:lang w:val="en-US" w:eastAsia="zh-CN" w:bidi="ar-SA"/>
    </w:rPr>
  </w:style>
  <w:style w:type="paragraph" w:customStyle="1" w:styleId="391">
    <w:name w:val="toc 916"/>
    <w:next w:val="1"/>
    <w:qFormat/>
    <w:uiPriority w:val="0"/>
    <w:pPr>
      <w:wordWrap w:val="0"/>
      <w:ind w:left="3400"/>
      <w:jc w:val="both"/>
    </w:pPr>
    <w:rPr>
      <w:rFonts w:ascii="Calibri" w:hAnsi="Calibri" w:eastAsia="宋体" w:cs="Times New Roman"/>
      <w:sz w:val="21"/>
      <w:lang w:val="en-US" w:eastAsia="zh-CN" w:bidi="ar-SA"/>
    </w:rPr>
  </w:style>
  <w:style w:type="paragraph" w:customStyle="1" w:styleId="392">
    <w:name w:val="toc 77"/>
    <w:next w:val="1"/>
    <w:qFormat/>
    <w:uiPriority w:val="0"/>
    <w:pPr>
      <w:wordWrap w:val="0"/>
      <w:ind w:left="2550"/>
      <w:jc w:val="both"/>
    </w:pPr>
    <w:rPr>
      <w:rFonts w:ascii="Calibri" w:hAnsi="Calibri" w:eastAsia="宋体" w:cs="Times New Roman"/>
      <w:sz w:val="21"/>
      <w:lang w:val="en-US" w:eastAsia="zh-CN" w:bidi="ar-SA"/>
    </w:rPr>
  </w:style>
  <w:style w:type="paragraph" w:customStyle="1" w:styleId="393">
    <w:name w:val="toc 211"/>
    <w:next w:val="1"/>
    <w:qFormat/>
    <w:uiPriority w:val="0"/>
    <w:pPr>
      <w:wordWrap w:val="0"/>
      <w:ind w:left="425"/>
      <w:jc w:val="both"/>
    </w:pPr>
    <w:rPr>
      <w:rFonts w:ascii="Calibri" w:hAnsi="Calibri" w:eastAsia="宋体" w:cs="Times New Roman"/>
      <w:sz w:val="21"/>
      <w:lang w:val="en-US" w:eastAsia="zh-CN" w:bidi="ar-SA"/>
    </w:rPr>
  </w:style>
  <w:style w:type="paragraph" w:customStyle="1" w:styleId="394">
    <w:name w:val="toc 815"/>
    <w:next w:val="1"/>
    <w:qFormat/>
    <w:uiPriority w:val="0"/>
    <w:pPr>
      <w:wordWrap w:val="0"/>
      <w:ind w:left="2975"/>
      <w:jc w:val="both"/>
    </w:pPr>
    <w:rPr>
      <w:rFonts w:ascii="Calibri" w:hAnsi="Calibri" w:eastAsia="宋体" w:cs="Times New Roman"/>
      <w:sz w:val="21"/>
      <w:lang w:val="en-US" w:eastAsia="zh-CN" w:bidi="ar-SA"/>
    </w:rPr>
  </w:style>
  <w:style w:type="paragraph" w:customStyle="1" w:styleId="395">
    <w:name w:val="xl99"/>
    <w:basedOn w:val="1"/>
    <w:next w:val="380"/>
    <w:qFormat/>
    <w:uiPriority w:val="0"/>
    <w:pPr>
      <w:widowControl/>
      <w:shd w:val="clear" w:color="000000" w:fill="FFFFFF"/>
      <w:spacing w:before="280" w:after="280"/>
    </w:pPr>
    <w:rPr>
      <w:rFonts w:ascii="宋体" w:hAnsi="Calibri"/>
      <w:kern w:val="0"/>
      <w:sz w:val="18"/>
      <w:szCs w:val="20"/>
    </w:rPr>
  </w:style>
  <w:style w:type="paragraph" w:customStyle="1" w:styleId="396">
    <w:name w:val="xl97"/>
    <w:basedOn w:val="1"/>
    <w:next w:val="268"/>
    <w:qFormat/>
    <w:uiPriority w:val="0"/>
    <w:pPr>
      <w:widowControl/>
      <w:shd w:val="clear" w:color="000000" w:fill="FFFFFF"/>
      <w:spacing w:before="280" w:after="280"/>
      <w:jc w:val="center"/>
    </w:pPr>
    <w:rPr>
      <w:rFonts w:ascii="宋体" w:hAnsi="Calibri"/>
      <w:kern w:val="0"/>
      <w:sz w:val="20"/>
      <w:szCs w:val="20"/>
    </w:rPr>
  </w:style>
  <w:style w:type="paragraph" w:customStyle="1" w:styleId="397">
    <w:name w:val="toc 612"/>
    <w:next w:val="1"/>
    <w:qFormat/>
    <w:uiPriority w:val="0"/>
    <w:pPr>
      <w:wordWrap w:val="0"/>
      <w:ind w:left="2125"/>
      <w:jc w:val="both"/>
    </w:pPr>
    <w:rPr>
      <w:rFonts w:ascii="Calibri" w:hAnsi="Calibri" w:eastAsia="宋体" w:cs="Times New Roman"/>
      <w:sz w:val="21"/>
      <w:lang w:val="en-US" w:eastAsia="zh-CN" w:bidi="ar-SA"/>
    </w:rPr>
  </w:style>
  <w:style w:type="paragraph" w:customStyle="1" w:styleId="398">
    <w:name w:val="toc 315"/>
    <w:next w:val="1"/>
    <w:qFormat/>
    <w:uiPriority w:val="0"/>
    <w:pPr>
      <w:wordWrap w:val="0"/>
      <w:ind w:left="850"/>
      <w:jc w:val="both"/>
    </w:pPr>
    <w:rPr>
      <w:rFonts w:ascii="Calibri" w:hAnsi="Calibri" w:eastAsia="宋体" w:cs="Times New Roman"/>
      <w:sz w:val="21"/>
      <w:lang w:val="en-US" w:eastAsia="zh-CN" w:bidi="ar-SA"/>
    </w:rPr>
  </w:style>
  <w:style w:type="paragraph" w:customStyle="1" w:styleId="399">
    <w:name w:val="TOC Heading15"/>
    <w:next w:val="1"/>
    <w:qFormat/>
    <w:uiPriority w:val="0"/>
    <w:pPr>
      <w:wordWrap w:val="0"/>
    </w:pPr>
    <w:rPr>
      <w:rFonts w:ascii="Calibri" w:hAnsi="Calibri" w:eastAsia="宋体" w:cs="Times New Roman"/>
      <w:sz w:val="32"/>
      <w:lang w:val="en-US" w:eastAsia="zh-CN" w:bidi="ar-SA"/>
    </w:rPr>
  </w:style>
  <w:style w:type="paragraph" w:customStyle="1" w:styleId="400">
    <w:name w:val="toc 915"/>
    <w:next w:val="1"/>
    <w:qFormat/>
    <w:uiPriority w:val="0"/>
    <w:pPr>
      <w:wordWrap w:val="0"/>
      <w:ind w:left="3400"/>
      <w:jc w:val="both"/>
    </w:pPr>
    <w:rPr>
      <w:rFonts w:ascii="Calibri" w:hAnsi="Calibri" w:eastAsia="宋体" w:cs="Times New Roman"/>
      <w:sz w:val="21"/>
      <w:lang w:val="en-US" w:eastAsia="zh-CN" w:bidi="ar-SA"/>
    </w:rPr>
  </w:style>
  <w:style w:type="paragraph" w:customStyle="1" w:styleId="401">
    <w:name w:val="toc 39"/>
    <w:next w:val="1"/>
    <w:qFormat/>
    <w:uiPriority w:val="0"/>
    <w:pPr>
      <w:wordWrap w:val="0"/>
      <w:ind w:left="850"/>
      <w:jc w:val="both"/>
    </w:pPr>
    <w:rPr>
      <w:rFonts w:ascii="Calibri" w:hAnsi="Calibri" w:eastAsia="宋体" w:cs="Times New Roman"/>
      <w:sz w:val="21"/>
      <w:lang w:val="en-US" w:eastAsia="zh-CN" w:bidi="ar-SA"/>
    </w:rPr>
  </w:style>
  <w:style w:type="paragraph" w:customStyle="1" w:styleId="402">
    <w:name w:val="toc 710"/>
    <w:next w:val="1"/>
    <w:qFormat/>
    <w:uiPriority w:val="0"/>
    <w:pPr>
      <w:wordWrap w:val="0"/>
      <w:ind w:left="2550"/>
      <w:jc w:val="both"/>
    </w:pPr>
    <w:rPr>
      <w:rFonts w:ascii="Calibri" w:hAnsi="Calibri" w:eastAsia="宋体" w:cs="Times New Roman"/>
      <w:sz w:val="21"/>
      <w:lang w:val="en-US" w:eastAsia="zh-CN" w:bidi="ar-SA"/>
    </w:rPr>
  </w:style>
  <w:style w:type="paragraph" w:customStyle="1" w:styleId="403">
    <w:name w:val="toc 12"/>
    <w:next w:val="1"/>
    <w:qFormat/>
    <w:uiPriority w:val="0"/>
    <w:pPr>
      <w:wordWrap w:val="0"/>
      <w:jc w:val="both"/>
    </w:pPr>
    <w:rPr>
      <w:rFonts w:ascii="Calibri" w:hAnsi="Calibri" w:eastAsia="宋体" w:cs="Times New Roman"/>
      <w:sz w:val="21"/>
      <w:lang w:val="en-US" w:eastAsia="zh-CN" w:bidi="ar-SA"/>
    </w:rPr>
  </w:style>
  <w:style w:type="paragraph" w:customStyle="1" w:styleId="404">
    <w:name w:val="xl95"/>
    <w:basedOn w:val="1"/>
    <w:next w:val="405"/>
    <w:qFormat/>
    <w:uiPriority w:val="0"/>
    <w:pPr>
      <w:widowControl/>
      <w:shd w:val="clear" w:color="000000" w:fill="FFFFFF"/>
      <w:spacing w:before="280" w:after="280"/>
    </w:pPr>
    <w:rPr>
      <w:rFonts w:ascii="宋体" w:hAnsi="Calibri"/>
      <w:kern w:val="0"/>
      <w:sz w:val="20"/>
      <w:szCs w:val="20"/>
    </w:rPr>
  </w:style>
  <w:style w:type="paragraph" w:customStyle="1" w:styleId="405">
    <w:name w:val="toc 415"/>
    <w:next w:val="1"/>
    <w:qFormat/>
    <w:uiPriority w:val="0"/>
    <w:pPr>
      <w:wordWrap w:val="0"/>
      <w:ind w:left="1275"/>
      <w:jc w:val="both"/>
    </w:pPr>
    <w:rPr>
      <w:rFonts w:ascii="Calibri" w:hAnsi="Calibri" w:eastAsia="宋体" w:cs="Times New Roman"/>
      <w:sz w:val="21"/>
      <w:lang w:val="en-US" w:eastAsia="zh-CN" w:bidi="ar-SA"/>
    </w:rPr>
  </w:style>
  <w:style w:type="paragraph" w:customStyle="1" w:styleId="406">
    <w:name w:val="toc 29"/>
    <w:next w:val="1"/>
    <w:qFormat/>
    <w:uiPriority w:val="0"/>
    <w:pPr>
      <w:wordWrap w:val="0"/>
      <w:ind w:left="425"/>
      <w:jc w:val="both"/>
    </w:pPr>
    <w:rPr>
      <w:rFonts w:ascii="Calibri" w:hAnsi="Calibri" w:eastAsia="宋体" w:cs="Times New Roman"/>
      <w:sz w:val="21"/>
      <w:lang w:val="en-US" w:eastAsia="zh-CN" w:bidi="ar-SA"/>
    </w:rPr>
  </w:style>
  <w:style w:type="paragraph" w:customStyle="1" w:styleId="407">
    <w:name w:val="xl67"/>
    <w:basedOn w:val="1"/>
    <w:next w:val="408"/>
    <w:qFormat/>
    <w:uiPriority w:val="0"/>
    <w:pPr>
      <w:widowControl/>
      <w:shd w:val="clear" w:color="000000" w:fill="FFFFFF"/>
      <w:spacing w:before="280" w:after="280"/>
      <w:jc w:val="center"/>
    </w:pPr>
    <w:rPr>
      <w:rFonts w:ascii="宋体" w:hAnsi="Calibri"/>
      <w:b/>
      <w:kern w:val="0"/>
      <w:sz w:val="20"/>
      <w:szCs w:val="20"/>
    </w:rPr>
  </w:style>
  <w:style w:type="paragraph" w:customStyle="1" w:styleId="408">
    <w:name w:val="toc 714"/>
    <w:next w:val="1"/>
    <w:qFormat/>
    <w:uiPriority w:val="0"/>
    <w:pPr>
      <w:wordWrap w:val="0"/>
      <w:ind w:left="2550"/>
      <w:jc w:val="both"/>
    </w:pPr>
    <w:rPr>
      <w:rFonts w:ascii="Calibri" w:hAnsi="Calibri" w:eastAsia="宋体" w:cs="Times New Roman"/>
      <w:sz w:val="21"/>
      <w:lang w:val="en-US" w:eastAsia="zh-CN" w:bidi="ar-SA"/>
    </w:rPr>
  </w:style>
  <w:style w:type="paragraph" w:customStyle="1" w:styleId="409">
    <w:name w:val="toc 21"/>
    <w:next w:val="1"/>
    <w:qFormat/>
    <w:uiPriority w:val="0"/>
    <w:pPr>
      <w:wordWrap w:val="0"/>
      <w:ind w:left="425"/>
      <w:jc w:val="both"/>
    </w:pPr>
    <w:rPr>
      <w:rFonts w:ascii="Calibri" w:hAnsi="Calibri" w:eastAsia="宋体" w:cs="Times New Roman"/>
      <w:sz w:val="21"/>
      <w:lang w:val="en-US" w:eastAsia="zh-CN" w:bidi="ar-SA"/>
    </w:rPr>
  </w:style>
  <w:style w:type="paragraph" w:customStyle="1" w:styleId="410">
    <w:name w:val="正文 A"/>
    <w:next w:val="327"/>
    <w:qFormat/>
    <w:uiPriority w:val="0"/>
    <w:rPr>
      <w:rFonts w:ascii="Arial" w:hAnsi="Calibri" w:eastAsia="Arial Unicode MS" w:cs="Times New Roman"/>
      <w:color w:val="000000"/>
      <w:sz w:val="21"/>
      <w:lang w:val="en-US" w:eastAsia="zh-CN" w:bidi="ar-SA"/>
    </w:rPr>
  </w:style>
  <w:style w:type="paragraph" w:customStyle="1" w:styleId="411">
    <w:name w:val="toc 68"/>
    <w:next w:val="1"/>
    <w:qFormat/>
    <w:uiPriority w:val="0"/>
    <w:pPr>
      <w:wordWrap w:val="0"/>
      <w:ind w:left="2125"/>
      <w:jc w:val="both"/>
    </w:pPr>
    <w:rPr>
      <w:rFonts w:ascii="Calibri" w:hAnsi="Calibri" w:eastAsia="宋体" w:cs="Times New Roman"/>
      <w:sz w:val="21"/>
      <w:lang w:val="en-US" w:eastAsia="zh-CN" w:bidi="ar-SA"/>
    </w:rPr>
  </w:style>
  <w:style w:type="paragraph" w:customStyle="1" w:styleId="412">
    <w:name w:val="toc 58"/>
    <w:next w:val="1"/>
    <w:qFormat/>
    <w:uiPriority w:val="0"/>
    <w:pPr>
      <w:wordWrap w:val="0"/>
      <w:ind w:left="1700"/>
      <w:jc w:val="both"/>
    </w:pPr>
    <w:rPr>
      <w:rFonts w:ascii="Calibri" w:hAnsi="Calibri" w:eastAsia="宋体" w:cs="Times New Roman"/>
      <w:sz w:val="21"/>
      <w:lang w:val="en-US" w:eastAsia="zh-CN" w:bidi="ar-SA"/>
    </w:rPr>
  </w:style>
  <w:style w:type="paragraph" w:customStyle="1" w:styleId="413">
    <w:name w:val="xl88"/>
    <w:basedOn w:val="1"/>
    <w:next w:val="399"/>
    <w:qFormat/>
    <w:uiPriority w:val="0"/>
    <w:pPr>
      <w:widowControl/>
      <w:shd w:val="clear" w:color="000000" w:fill="FFFFFF"/>
      <w:spacing w:before="280" w:after="280"/>
      <w:jc w:val="center"/>
    </w:pPr>
    <w:rPr>
      <w:rFonts w:ascii="宋体" w:hAnsi="Calibri"/>
      <w:kern w:val="0"/>
      <w:sz w:val="20"/>
      <w:szCs w:val="20"/>
    </w:rPr>
  </w:style>
  <w:style w:type="paragraph" w:customStyle="1" w:styleId="414">
    <w:name w:val="toc 71"/>
    <w:next w:val="1"/>
    <w:qFormat/>
    <w:uiPriority w:val="0"/>
    <w:pPr>
      <w:wordWrap w:val="0"/>
      <w:ind w:left="2550"/>
      <w:jc w:val="both"/>
    </w:pPr>
    <w:rPr>
      <w:rFonts w:ascii="Calibri" w:hAnsi="Calibri" w:eastAsia="宋体" w:cs="Times New Roman"/>
      <w:sz w:val="21"/>
      <w:lang w:val="en-US" w:eastAsia="zh-CN" w:bidi="ar-SA"/>
    </w:rPr>
  </w:style>
  <w:style w:type="paragraph" w:customStyle="1" w:styleId="415">
    <w:name w:val="xl100"/>
    <w:basedOn w:val="1"/>
    <w:next w:val="416"/>
    <w:qFormat/>
    <w:uiPriority w:val="0"/>
    <w:pPr>
      <w:widowControl/>
      <w:shd w:val="clear" w:color="000000" w:fill="FFFFFF"/>
      <w:spacing w:before="280" w:after="280"/>
    </w:pPr>
    <w:rPr>
      <w:rFonts w:ascii="宋体" w:hAnsi="Calibri"/>
      <w:kern w:val="0"/>
      <w:sz w:val="20"/>
      <w:szCs w:val="20"/>
    </w:rPr>
  </w:style>
  <w:style w:type="paragraph" w:customStyle="1" w:styleId="416">
    <w:name w:val="toc 510"/>
    <w:next w:val="1"/>
    <w:qFormat/>
    <w:uiPriority w:val="0"/>
    <w:pPr>
      <w:wordWrap w:val="0"/>
      <w:ind w:left="1700"/>
      <w:jc w:val="both"/>
    </w:pPr>
    <w:rPr>
      <w:rFonts w:ascii="Calibri" w:hAnsi="Calibri" w:eastAsia="宋体" w:cs="Times New Roman"/>
      <w:sz w:val="21"/>
      <w:lang w:val="en-US" w:eastAsia="zh-CN" w:bidi="ar-SA"/>
    </w:rPr>
  </w:style>
  <w:style w:type="paragraph" w:customStyle="1" w:styleId="417">
    <w:name w:val="toc 314"/>
    <w:next w:val="1"/>
    <w:qFormat/>
    <w:uiPriority w:val="0"/>
    <w:pPr>
      <w:wordWrap w:val="0"/>
      <w:ind w:left="850"/>
      <w:jc w:val="both"/>
    </w:pPr>
    <w:rPr>
      <w:rFonts w:ascii="Calibri" w:hAnsi="Calibri" w:eastAsia="宋体" w:cs="Times New Roman"/>
      <w:sz w:val="21"/>
      <w:lang w:val="en-US" w:eastAsia="zh-CN" w:bidi="ar-SA"/>
    </w:rPr>
  </w:style>
  <w:style w:type="paragraph" w:customStyle="1" w:styleId="418">
    <w:name w:val="xl114"/>
    <w:basedOn w:val="1"/>
    <w:next w:val="270"/>
    <w:qFormat/>
    <w:uiPriority w:val="0"/>
    <w:pPr>
      <w:widowControl/>
      <w:shd w:val="clear" w:color="000000" w:fill="FFFFFF"/>
      <w:spacing w:before="280" w:after="280"/>
      <w:jc w:val="center"/>
    </w:pPr>
    <w:rPr>
      <w:rFonts w:ascii="宋体" w:hAnsi="Calibri"/>
      <w:b/>
      <w:kern w:val="0"/>
      <w:sz w:val="20"/>
      <w:szCs w:val="20"/>
    </w:rPr>
  </w:style>
  <w:style w:type="paragraph" w:customStyle="1" w:styleId="419">
    <w:name w:val="xl107"/>
    <w:basedOn w:val="1"/>
    <w:next w:val="420"/>
    <w:qFormat/>
    <w:uiPriority w:val="0"/>
    <w:pPr>
      <w:widowControl/>
      <w:shd w:val="clear" w:color="000000" w:fill="FFFFFF"/>
      <w:spacing w:before="280" w:after="280"/>
    </w:pPr>
    <w:rPr>
      <w:rFonts w:ascii="宋体" w:hAnsi="Calibri"/>
      <w:kern w:val="0"/>
      <w:sz w:val="20"/>
      <w:szCs w:val="20"/>
    </w:rPr>
  </w:style>
  <w:style w:type="paragraph" w:customStyle="1" w:styleId="420">
    <w:name w:val="toc 610"/>
    <w:next w:val="1"/>
    <w:qFormat/>
    <w:uiPriority w:val="0"/>
    <w:pPr>
      <w:wordWrap w:val="0"/>
      <w:ind w:left="2125"/>
      <w:jc w:val="both"/>
    </w:pPr>
    <w:rPr>
      <w:rFonts w:ascii="Calibri" w:hAnsi="Calibri" w:eastAsia="宋体" w:cs="Times New Roman"/>
      <w:sz w:val="21"/>
      <w:lang w:val="en-US" w:eastAsia="zh-CN" w:bidi="ar-SA"/>
    </w:rPr>
  </w:style>
  <w:style w:type="paragraph" w:customStyle="1" w:styleId="421">
    <w:name w:val="toc 22"/>
    <w:next w:val="1"/>
    <w:qFormat/>
    <w:uiPriority w:val="0"/>
    <w:pPr>
      <w:wordWrap w:val="0"/>
      <w:ind w:left="425"/>
      <w:jc w:val="both"/>
    </w:pPr>
    <w:rPr>
      <w:rFonts w:ascii="Calibri" w:hAnsi="Calibri" w:eastAsia="宋体" w:cs="Times New Roman"/>
      <w:sz w:val="21"/>
      <w:lang w:val="en-US" w:eastAsia="zh-CN" w:bidi="ar-SA"/>
    </w:rPr>
  </w:style>
  <w:style w:type="paragraph" w:customStyle="1" w:styleId="422">
    <w:name w:val="xl90"/>
    <w:basedOn w:val="1"/>
    <w:next w:val="224"/>
    <w:qFormat/>
    <w:uiPriority w:val="0"/>
    <w:pPr>
      <w:widowControl/>
      <w:shd w:val="clear" w:color="000000" w:fill="FFFFFF"/>
      <w:spacing w:before="280" w:after="280"/>
    </w:pPr>
    <w:rPr>
      <w:rFonts w:ascii="宋体" w:hAnsi="Calibri"/>
      <w:kern w:val="0"/>
      <w:sz w:val="18"/>
      <w:szCs w:val="20"/>
    </w:rPr>
  </w:style>
  <w:style w:type="paragraph" w:customStyle="1" w:styleId="423">
    <w:name w:val="toc 616"/>
    <w:next w:val="1"/>
    <w:qFormat/>
    <w:uiPriority w:val="0"/>
    <w:pPr>
      <w:wordWrap w:val="0"/>
      <w:ind w:left="2125"/>
      <w:jc w:val="both"/>
    </w:pPr>
    <w:rPr>
      <w:rFonts w:ascii="Calibri" w:hAnsi="Calibri" w:eastAsia="宋体" w:cs="Times New Roman"/>
      <w:sz w:val="21"/>
      <w:lang w:val="en-US" w:eastAsia="zh-CN" w:bidi="ar-SA"/>
    </w:rPr>
  </w:style>
  <w:style w:type="paragraph" w:customStyle="1" w:styleId="424">
    <w:name w:val="toc 96"/>
    <w:next w:val="1"/>
    <w:qFormat/>
    <w:uiPriority w:val="0"/>
    <w:pPr>
      <w:wordWrap w:val="0"/>
      <w:ind w:left="3400"/>
      <w:jc w:val="both"/>
    </w:pPr>
    <w:rPr>
      <w:rFonts w:ascii="Calibri" w:hAnsi="Calibri" w:eastAsia="宋体" w:cs="Times New Roman"/>
      <w:sz w:val="21"/>
      <w:lang w:val="en-US" w:eastAsia="zh-CN" w:bidi="ar-SA"/>
    </w:rPr>
  </w:style>
  <w:style w:type="paragraph" w:customStyle="1" w:styleId="425">
    <w:name w:val="toc 42"/>
    <w:next w:val="1"/>
    <w:qFormat/>
    <w:uiPriority w:val="0"/>
    <w:pPr>
      <w:wordWrap w:val="0"/>
      <w:ind w:left="1275"/>
      <w:jc w:val="both"/>
    </w:pPr>
    <w:rPr>
      <w:rFonts w:ascii="Calibri" w:hAnsi="Calibri" w:eastAsia="宋体" w:cs="Times New Roman"/>
      <w:sz w:val="21"/>
      <w:lang w:val="en-US" w:eastAsia="zh-CN" w:bidi="ar-SA"/>
    </w:rPr>
  </w:style>
  <w:style w:type="paragraph" w:customStyle="1" w:styleId="426">
    <w:name w:val="xl117"/>
    <w:basedOn w:val="1"/>
    <w:next w:val="323"/>
    <w:qFormat/>
    <w:uiPriority w:val="0"/>
    <w:pPr>
      <w:widowControl/>
      <w:shd w:val="clear" w:color="000000" w:fill="FFFFFF"/>
      <w:spacing w:before="280" w:after="280"/>
      <w:jc w:val="center"/>
    </w:pPr>
    <w:rPr>
      <w:rFonts w:ascii="Arial Narrow" w:hAnsi="Calibri"/>
      <w:kern w:val="0"/>
      <w:sz w:val="24"/>
      <w:szCs w:val="20"/>
    </w:rPr>
  </w:style>
  <w:style w:type="paragraph" w:customStyle="1" w:styleId="427">
    <w:name w:val="p15"/>
    <w:basedOn w:val="1"/>
    <w:next w:val="248"/>
    <w:qFormat/>
    <w:uiPriority w:val="0"/>
    <w:pPr>
      <w:widowControl/>
      <w:ind w:firstLine="420"/>
    </w:pPr>
    <w:rPr>
      <w:rFonts w:hAnsi="Calibri"/>
      <w:kern w:val="0"/>
      <w:szCs w:val="20"/>
    </w:rPr>
  </w:style>
  <w:style w:type="paragraph" w:customStyle="1" w:styleId="428">
    <w:name w:val="xl87"/>
    <w:basedOn w:val="1"/>
    <w:next w:val="429"/>
    <w:qFormat/>
    <w:uiPriority w:val="0"/>
    <w:pPr>
      <w:widowControl/>
      <w:shd w:val="clear" w:color="000000" w:fill="FFFFFF"/>
      <w:spacing w:before="280" w:after="280"/>
    </w:pPr>
    <w:rPr>
      <w:rFonts w:ascii="Arial" w:hAnsi="Calibri"/>
      <w:kern w:val="0"/>
      <w:sz w:val="18"/>
      <w:szCs w:val="20"/>
    </w:rPr>
  </w:style>
  <w:style w:type="paragraph" w:customStyle="1" w:styleId="429">
    <w:name w:val="toc 98"/>
    <w:next w:val="1"/>
    <w:qFormat/>
    <w:uiPriority w:val="0"/>
    <w:pPr>
      <w:wordWrap w:val="0"/>
      <w:ind w:left="3400"/>
      <w:jc w:val="both"/>
    </w:pPr>
    <w:rPr>
      <w:rFonts w:ascii="Calibri" w:hAnsi="Calibri" w:eastAsia="宋体" w:cs="Times New Roman"/>
      <w:sz w:val="21"/>
      <w:lang w:val="en-US" w:eastAsia="zh-CN" w:bidi="ar-SA"/>
    </w:rPr>
  </w:style>
  <w:style w:type="paragraph" w:customStyle="1" w:styleId="430">
    <w:name w:val="列出段落7"/>
    <w:basedOn w:val="1"/>
    <w:next w:val="412"/>
    <w:qFormat/>
    <w:uiPriority w:val="0"/>
    <w:pPr>
      <w:ind w:firstLine="420"/>
    </w:pPr>
    <w:rPr>
      <w:rFonts w:hAnsi="Calibri"/>
      <w:kern w:val="0"/>
      <w:szCs w:val="20"/>
    </w:rPr>
  </w:style>
  <w:style w:type="paragraph" w:customStyle="1" w:styleId="431">
    <w:name w:val="xl78"/>
    <w:basedOn w:val="1"/>
    <w:next w:val="402"/>
    <w:qFormat/>
    <w:uiPriority w:val="0"/>
    <w:pPr>
      <w:widowControl/>
      <w:shd w:val="clear" w:color="000000" w:fill="FFFFFF"/>
      <w:spacing w:before="280" w:after="280"/>
    </w:pPr>
    <w:rPr>
      <w:rFonts w:ascii="宋体" w:hAnsi="Calibri"/>
      <w:b/>
      <w:kern w:val="0"/>
      <w:sz w:val="20"/>
      <w:szCs w:val="20"/>
    </w:rPr>
  </w:style>
  <w:style w:type="paragraph" w:customStyle="1" w:styleId="432">
    <w:name w:val="toc 516"/>
    <w:next w:val="1"/>
    <w:qFormat/>
    <w:uiPriority w:val="0"/>
    <w:pPr>
      <w:wordWrap w:val="0"/>
      <w:ind w:left="1700"/>
      <w:jc w:val="both"/>
    </w:pPr>
    <w:rPr>
      <w:rFonts w:ascii="Calibri" w:hAnsi="Calibri" w:eastAsia="宋体" w:cs="Times New Roman"/>
      <w:sz w:val="21"/>
      <w:lang w:val="en-US" w:eastAsia="zh-CN" w:bidi="ar-SA"/>
    </w:rPr>
  </w:style>
  <w:style w:type="paragraph" w:customStyle="1" w:styleId="433">
    <w:name w:val="xl89"/>
    <w:basedOn w:val="1"/>
    <w:next w:val="367"/>
    <w:qFormat/>
    <w:uiPriority w:val="0"/>
    <w:pPr>
      <w:widowControl/>
      <w:shd w:val="clear" w:color="000000" w:fill="FFFFFF"/>
      <w:spacing w:before="280" w:after="280"/>
    </w:pPr>
    <w:rPr>
      <w:rFonts w:ascii="宋体" w:hAnsi="Calibri"/>
      <w:kern w:val="0"/>
      <w:sz w:val="20"/>
      <w:szCs w:val="20"/>
    </w:rPr>
  </w:style>
  <w:style w:type="paragraph" w:customStyle="1" w:styleId="434">
    <w:name w:val="toc 910"/>
    <w:next w:val="1"/>
    <w:qFormat/>
    <w:uiPriority w:val="0"/>
    <w:pPr>
      <w:wordWrap w:val="0"/>
      <w:ind w:left="3400"/>
      <w:jc w:val="both"/>
    </w:pPr>
    <w:rPr>
      <w:rFonts w:ascii="Calibri" w:hAnsi="Calibri" w:eastAsia="宋体" w:cs="Times New Roman"/>
      <w:sz w:val="21"/>
      <w:lang w:val="en-US" w:eastAsia="zh-CN" w:bidi="ar-SA"/>
    </w:rPr>
  </w:style>
  <w:style w:type="paragraph" w:customStyle="1" w:styleId="435">
    <w:name w:val="toc 34"/>
    <w:next w:val="1"/>
    <w:qFormat/>
    <w:uiPriority w:val="0"/>
    <w:pPr>
      <w:wordWrap w:val="0"/>
      <w:ind w:left="850"/>
      <w:jc w:val="both"/>
    </w:pPr>
    <w:rPr>
      <w:rFonts w:ascii="Calibri" w:hAnsi="Calibri" w:eastAsia="宋体" w:cs="Times New Roman"/>
      <w:sz w:val="21"/>
      <w:lang w:val="en-US" w:eastAsia="zh-CN" w:bidi="ar-SA"/>
    </w:rPr>
  </w:style>
  <w:style w:type="paragraph" w:customStyle="1" w:styleId="436">
    <w:name w:val="toc 816"/>
    <w:next w:val="1"/>
    <w:qFormat/>
    <w:uiPriority w:val="0"/>
    <w:pPr>
      <w:wordWrap w:val="0"/>
      <w:ind w:left="2975"/>
      <w:jc w:val="both"/>
    </w:pPr>
    <w:rPr>
      <w:rFonts w:ascii="Calibri" w:hAnsi="Calibri" w:eastAsia="宋体" w:cs="Times New Roman"/>
      <w:sz w:val="21"/>
      <w:lang w:val="en-US" w:eastAsia="zh-CN" w:bidi="ar-SA"/>
    </w:rPr>
  </w:style>
  <w:style w:type="paragraph" w:customStyle="1" w:styleId="437">
    <w:name w:val="toc 43"/>
    <w:next w:val="1"/>
    <w:qFormat/>
    <w:uiPriority w:val="0"/>
    <w:pPr>
      <w:wordWrap w:val="0"/>
      <w:ind w:left="1275"/>
      <w:jc w:val="both"/>
    </w:pPr>
    <w:rPr>
      <w:rFonts w:ascii="Calibri" w:hAnsi="Calibri" w:eastAsia="宋体" w:cs="Times New Roman"/>
      <w:sz w:val="21"/>
      <w:lang w:val="en-US" w:eastAsia="zh-CN" w:bidi="ar-SA"/>
    </w:rPr>
  </w:style>
  <w:style w:type="paragraph" w:customStyle="1" w:styleId="438">
    <w:name w:val="toc 16"/>
    <w:next w:val="1"/>
    <w:qFormat/>
    <w:uiPriority w:val="0"/>
    <w:pPr>
      <w:wordWrap w:val="0"/>
      <w:jc w:val="both"/>
    </w:pPr>
    <w:rPr>
      <w:rFonts w:ascii="Calibri" w:hAnsi="Calibri" w:eastAsia="宋体" w:cs="Times New Roman"/>
      <w:sz w:val="21"/>
      <w:lang w:val="en-US" w:eastAsia="zh-CN" w:bidi="ar-SA"/>
    </w:rPr>
  </w:style>
  <w:style w:type="paragraph" w:styleId="439">
    <w:name w:val="Quote"/>
    <w:next w:val="1"/>
    <w:link w:val="440"/>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40">
    <w:name w:val="引用 Char"/>
    <w:basedOn w:val="47"/>
    <w:link w:val="439"/>
    <w:qFormat/>
    <w:uiPriority w:val="0"/>
    <w:rPr>
      <w:rFonts w:ascii="Calibri" w:hAnsi="Calibri"/>
      <w:i/>
      <w:sz w:val="21"/>
    </w:rPr>
  </w:style>
  <w:style w:type="paragraph" w:customStyle="1" w:styleId="441">
    <w:name w:val="toc 114"/>
    <w:next w:val="1"/>
    <w:qFormat/>
    <w:uiPriority w:val="0"/>
    <w:pPr>
      <w:wordWrap w:val="0"/>
      <w:jc w:val="both"/>
    </w:pPr>
    <w:rPr>
      <w:rFonts w:ascii="Calibri" w:hAnsi="Calibri" w:eastAsia="宋体" w:cs="Times New Roman"/>
      <w:sz w:val="21"/>
      <w:lang w:val="en-US" w:eastAsia="zh-CN" w:bidi="ar-SA"/>
    </w:rPr>
  </w:style>
  <w:style w:type="paragraph" w:customStyle="1" w:styleId="442">
    <w:name w:val="xl119"/>
    <w:basedOn w:val="1"/>
    <w:next w:val="417"/>
    <w:qFormat/>
    <w:uiPriority w:val="0"/>
    <w:pPr>
      <w:widowControl/>
      <w:shd w:val="clear" w:color="000000" w:fill="FFFFFF"/>
      <w:spacing w:before="280" w:after="280"/>
      <w:jc w:val="center"/>
    </w:pPr>
    <w:rPr>
      <w:rFonts w:ascii="宋体" w:hAnsi="Calibri"/>
      <w:b/>
      <w:kern w:val="0"/>
      <w:sz w:val="20"/>
      <w:szCs w:val="20"/>
    </w:rPr>
  </w:style>
  <w:style w:type="paragraph" w:customStyle="1" w:styleId="443">
    <w:name w:val="toc 37"/>
    <w:next w:val="1"/>
    <w:qFormat/>
    <w:uiPriority w:val="0"/>
    <w:pPr>
      <w:wordWrap w:val="0"/>
      <w:ind w:left="850"/>
      <w:jc w:val="both"/>
    </w:pPr>
    <w:rPr>
      <w:rFonts w:ascii="Calibri" w:hAnsi="Calibri" w:eastAsia="宋体" w:cs="Times New Roman"/>
      <w:sz w:val="21"/>
      <w:lang w:val="en-US" w:eastAsia="zh-CN" w:bidi="ar-SA"/>
    </w:rPr>
  </w:style>
  <w:style w:type="paragraph" w:customStyle="1" w:styleId="444">
    <w:name w:val="xl109"/>
    <w:basedOn w:val="1"/>
    <w:next w:val="390"/>
    <w:qFormat/>
    <w:uiPriority w:val="0"/>
    <w:pPr>
      <w:widowControl/>
      <w:shd w:val="clear" w:color="000000" w:fill="FFFFFF"/>
      <w:spacing w:before="280" w:after="280"/>
    </w:pPr>
    <w:rPr>
      <w:rFonts w:ascii="宋体" w:hAnsi="Calibri"/>
      <w:kern w:val="0"/>
      <w:sz w:val="20"/>
      <w:szCs w:val="20"/>
    </w:rPr>
  </w:style>
  <w:style w:type="paragraph" w:customStyle="1" w:styleId="445">
    <w:name w:val="toc 215"/>
    <w:next w:val="1"/>
    <w:qFormat/>
    <w:uiPriority w:val="0"/>
    <w:pPr>
      <w:wordWrap w:val="0"/>
      <w:ind w:left="425"/>
      <w:jc w:val="both"/>
    </w:pPr>
    <w:rPr>
      <w:rFonts w:ascii="Calibri" w:hAnsi="Calibri" w:eastAsia="宋体" w:cs="Times New Roman"/>
      <w:sz w:val="21"/>
      <w:lang w:val="en-US" w:eastAsia="zh-CN" w:bidi="ar-SA"/>
    </w:rPr>
  </w:style>
  <w:style w:type="paragraph" w:customStyle="1" w:styleId="446">
    <w:name w:val="xl76"/>
    <w:basedOn w:val="1"/>
    <w:next w:val="398"/>
    <w:qFormat/>
    <w:uiPriority w:val="0"/>
    <w:pPr>
      <w:widowControl/>
      <w:shd w:val="clear" w:color="000000" w:fill="FFFFFF"/>
      <w:spacing w:before="280" w:after="280"/>
      <w:jc w:val="center"/>
    </w:pPr>
    <w:rPr>
      <w:rFonts w:ascii="宋体" w:hAnsi="Calibri"/>
      <w:b/>
      <w:kern w:val="0"/>
      <w:sz w:val="20"/>
      <w:szCs w:val="20"/>
    </w:rPr>
  </w:style>
  <w:style w:type="paragraph" w:customStyle="1" w:styleId="447">
    <w:name w:val="toc 92"/>
    <w:next w:val="1"/>
    <w:qFormat/>
    <w:uiPriority w:val="0"/>
    <w:pPr>
      <w:wordWrap w:val="0"/>
      <w:ind w:left="3400"/>
      <w:jc w:val="both"/>
    </w:pPr>
    <w:rPr>
      <w:rFonts w:ascii="Calibri" w:hAnsi="Calibri" w:eastAsia="宋体" w:cs="Times New Roman"/>
      <w:sz w:val="21"/>
      <w:lang w:val="en-US" w:eastAsia="zh-CN" w:bidi="ar-SA"/>
    </w:rPr>
  </w:style>
  <w:style w:type="paragraph" w:customStyle="1" w:styleId="448">
    <w:name w:val="toc 216"/>
    <w:next w:val="1"/>
    <w:qFormat/>
    <w:uiPriority w:val="0"/>
    <w:pPr>
      <w:wordWrap w:val="0"/>
      <w:ind w:left="425"/>
      <w:jc w:val="both"/>
    </w:pPr>
    <w:rPr>
      <w:rFonts w:ascii="Calibri" w:hAnsi="Calibri" w:eastAsia="宋体" w:cs="Times New Roman"/>
      <w:sz w:val="21"/>
      <w:lang w:val="en-US" w:eastAsia="zh-CN" w:bidi="ar-SA"/>
    </w:rPr>
  </w:style>
  <w:style w:type="paragraph" w:customStyle="1" w:styleId="449">
    <w:name w:val="xl70"/>
    <w:basedOn w:val="1"/>
    <w:next w:val="375"/>
    <w:qFormat/>
    <w:uiPriority w:val="0"/>
    <w:pPr>
      <w:widowControl/>
      <w:shd w:val="clear" w:color="000000" w:fill="FFFFFF"/>
      <w:spacing w:before="280" w:after="280"/>
    </w:pPr>
    <w:rPr>
      <w:rFonts w:ascii="宋体" w:hAnsi="Calibri"/>
      <w:kern w:val="0"/>
      <w:sz w:val="20"/>
      <w:szCs w:val="20"/>
    </w:rPr>
  </w:style>
  <w:style w:type="paragraph" w:customStyle="1" w:styleId="450">
    <w:name w:val="toc 33"/>
    <w:next w:val="1"/>
    <w:qFormat/>
    <w:uiPriority w:val="0"/>
    <w:pPr>
      <w:wordWrap w:val="0"/>
      <w:ind w:left="850"/>
      <w:jc w:val="both"/>
    </w:pPr>
    <w:rPr>
      <w:rFonts w:ascii="Calibri" w:hAnsi="Calibri" w:eastAsia="宋体" w:cs="Times New Roman"/>
      <w:sz w:val="21"/>
      <w:lang w:val="en-US" w:eastAsia="zh-CN" w:bidi="ar-SA"/>
    </w:rPr>
  </w:style>
  <w:style w:type="paragraph" w:customStyle="1" w:styleId="451">
    <w:name w:val="toc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52">
    <w:name w:val="xl98"/>
    <w:basedOn w:val="1"/>
    <w:next w:val="393"/>
    <w:qFormat/>
    <w:uiPriority w:val="0"/>
    <w:pPr>
      <w:widowControl/>
      <w:shd w:val="clear" w:color="000000" w:fill="FFFFFF"/>
      <w:spacing w:before="280" w:after="280"/>
      <w:jc w:val="center"/>
    </w:pPr>
    <w:rPr>
      <w:rFonts w:ascii="宋体" w:hAnsi="Calibri"/>
      <w:kern w:val="0"/>
      <w:sz w:val="20"/>
      <w:szCs w:val="20"/>
    </w:rPr>
  </w:style>
  <w:style w:type="paragraph" w:customStyle="1" w:styleId="453">
    <w:name w:val="toc 26"/>
    <w:next w:val="1"/>
    <w:qFormat/>
    <w:uiPriority w:val="0"/>
    <w:pPr>
      <w:wordWrap w:val="0"/>
      <w:ind w:left="425"/>
      <w:jc w:val="both"/>
    </w:pPr>
    <w:rPr>
      <w:rFonts w:ascii="Calibri" w:hAnsi="Calibri" w:eastAsia="宋体" w:cs="Times New Roman"/>
      <w:sz w:val="21"/>
      <w:lang w:val="en-US" w:eastAsia="zh-CN" w:bidi="ar-SA"/>
    </w:rPr>
  </w:style>
  <w:style w:type="paragraph" w:customStyle="1" w:styleId="454">
    <w:name w:val="toc 13"/>
    <w:next w:val="1"/>
    <w:qFormat/>
    <w:uiPriority w:val="0"/>
    <w:pPr>
      <w:wordWrap w:val="0"/>
      <w:jc w:val="both"/>
    </w:pPr>
    <w:rPr>
      <w:rFonts w:ascii="Calibri" w:hAnsi="Calibri" w:eastAsia="宋体" w:cs="Times New Roman"/>
      <w:sz w:val="21"/>
      <w:lang w:val="en-US" w:eastAsia="zh-CN" w:bidi="ar-SA"/>
    </w:rPr>
  </w:style>
  <w:style w:type="paragraph" w:customStyle="1" w:styleId="455">
    <w:name w:val="目录 51"/>
    <w:next w:val="1"/>
    <w:qFormat/>
    <w:uiPriority w:val="0"/>
    <w:pPr>
      <w:wordWrap w:val="0"/>
      <w:ind w:left="1700"/>
      <w:jc w:val="both"/>
    </w:pPr>
    <w:rPr>
      <w:rFonts w:ascii="Calibri" w:hAnsi="Calibri" w:eastAsia="宋体" w:cs="Times New Roman"/>
      <w:sz w:val="21"/>
      <w:lang w:val="en-US" w:eastAsia="zh-CN" w:bidi="ar-SA"/>
    </w:rPr>
  </w:style>
  <w:style w:type="paragraph" w:customStyle="1" w:styleId="456">
    <w:name w:val="xl101"/>
    <w:basedOn w:val="1"/>
    <w:next w:val="424"/>
    <w:qFormat/>
    <w:uiPriority w:val="0"/>
    <w:pPr>
      <w:widowControl/>
      <w:spacing w:before="280" w:after="280"/>
    </w:pPr>
    <w:rPr>
      <w:rFonts w:ascii="宋体" w:hAnsi="Calibri"/>
      <w:kern w:val="0"/>
      <w:sz w:val="20"/>
      <w:szCs w:val="20"/>
    </w:rPr>
  </w:style>
  <w:style w:type="paragraph" w:customStyle="1" w:styleId="457">
    <w:name w:val="toc 75"/>
    <w:next w:val="1"/>
    <w:qFormat/>
    <w:uiPriority w:val="0"/>
    <w:pPr>
      <w:wordWrap w:val="0"/>
      <w:ind w:left="2550"/>
      <w:jc w:val="both"/>
    </w:pPr>
    <w:rPr>
      <w:rFonts w:ascii="Calibri" w:hAnsi="Calibri" w:eastAsia="宋体" w:cs="Times New Roman"/>
      <w:sz w:val="21"/>
      <w:lang w:val="en-US" w:eastAsia="zh-CN" w:bidi="ar-SA"/>
    </w:rPr>
  </w:style>
  <w:style w:type="paragraph" w:customStyle="1" w:styleId="458">
    <w:name w:val="toc 715"/>
    <w:next w:val="1"/>
    <w:qFormat/>
    <w:uiPriority w:val="0"/>
    <w:pPr>
      <w:wordWrap w:val="0"/>
      <w:ind w:left="2550"/>
      <w:jc w:val="both"/>
    </w:pPr>
    <w:rPr>
      <w:rFonts w:ascii="Calibri" w:hAnsi="Calibri" w:eastAsia="宋体" w:cs="Times New Roman"/>
      <w:sz w:val="21"/>
      <w:lang w:val="en-US" w:eastAsia="zh-CN" w:bidi="ar-SA"/>
    </w:rPr>
  </w:style>
  <w:style w:type="paragraph" w:styleId="459">
    <w:name w:val="Intense Quote"/>
    <w:next w:val="1"/>
    <w:link w:val="460"/>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60">
    <w:name w:val="明显引用 Char"/>
    <w:basedOn w:val="47"/>
    <w:link w:val="459"/>
    <w:qFormat/>
    <w:uiPriority w:val="0"/>
    <w:rPr>
      <w:rFonts w:ascii="Calibri" w:hAnsi="Calibri"/>
      <w:i/>
      <w:sz w:val="21"/>
    </w:rPr>
  </w:style>
  <w:style w:type="paragraph" w:customStyle="1" w:styleId="461">
    <w:name w:val="Char Char Char Char Char Char Char"/>
    <w:basedOn w:val="1"/>
    <w:next w:val="445"/>
    <w:qFormat/>
    <w:uiPriority w:val="0"/>
    <w:pPr>
      <w:widowControl/>
      <w:spacing w:after="160" w:line="240" w:lineRule="exact"/>
    </w:pPr>
    <w:rPr>
      <w:rFonts w:hAnsi="Calibri"/>
      <w:kern w:val="0"/>
      <w:szCs w:val="20"/>
    </w:rPr>
  </w:style>
  <w:style w:type="paragraph" w:customStyle="1" w:styleId="462">
    <w:name w:val="toc 23"/>
    <w:next w:val="1"/>
    <w:qFormat/>
    <w:uiPriority w:val="0"/>
    <w:pPr>
      <w:wordWrap w:val="0"/>
      <w:ind w:left="425"/>
      <w:jc w:val="both"/>
    </w:pPr>
    <w:rPr>
      <w:rFonts w:ascii="Calibri" w:hAnsi="Calibri" w:eastAsia="宋体" w:cs="Times New Roman"/>
      <w:sz w:val="21"/>
      <w:lang w:val="en-US" w:eastAsia="zh-CN" w:bidi="ar-SA"/>
    </w:rPr>
  </w:style>
  <w:style w:type="paragraph" w:customStyle="1" w:styleId="463">
    <w:name w:val="目录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64">
    <w:name w:val="toc 97"/>
    <w:next w:val="1"/>
    <w:qFormat/>
    <w:uiPriority w:val="0"/>
    <w:pPr>
      <w:wordWrap w:val="0"/>
      <w:ind w:left="3400"/>
      <w:jc w:val="both"/>
    </w:pPr>
    <w:rPr>
      <w:rFonts w:ascii="Calibri" w:hAnsi="Calibri" w:eastAsia="宋体" w:cs="Times New Roman"/>
      <w:sz w:val="21"/>
      <w:lang w:val="en-US" w:eastAsia="zh-CN" w:bidi="ar-SA"/>
    </w:rPr>
  </w:style>
  <w:style w:type="paragraph" w:customStyle="1" w:styleId="465">
    <w:name w:val="toc 74"/>
    <w:next w:val="1"/>
    <w:qFormat/>
    <w:uiPriority w:val="0"/>
    <w:pPr>
      <w:wordWrap w:val="0"/>
      <w:ind w:left="2550"/>
      <w:jc w:val="both"/>
    </w:pPr>
    <w:rPr>
      <w:rFonts w:ascii="Calibri" w:hAnsi="Calibri" w:eastAsia="宋体" w:cs="Times New Roman"/>
      <w:sz w:val="21"/>
      <w:lang w:val="en-US" w:eastAsia="zh-CN" w:bidi="ar-SA"/>
    </w:rPr>
  </w:style>
  <w:style w:type="paragraph" w:customStyle="1" w:styleId="466">
    <w:name w:val="xl64"/>
    <w:basedOn w:val="1"/>
    <w:next w:val="441"/>
    <w:qFormat/>
    <w:uiPriority w:val="0"/>
    <w:pPr>
      <w:widowControl/>
      <w:shd w:val="clear" w:color="000000" w:fill="FFFFFF"/>
      <w:spacing w:before="280" w:after="280"/>
    </w:pPr>
    <w:rPr>
      <w:rFonts w:ascii="宋体" w:hAnsi="Calibri"/>
      <w:kern w:val="0"/>
      <w:sz w:val="20"/>
      <w:szCs w:val="20"/>
    </w:rPr>
  </w:style>
  <w:style w:type="paragraph" w:customStyle="1" w:styleId="467">
    <w:name w:val="xl82"/>
    <w:basedOn w:val="1"/>
    <w:next w:val="286"/>
    <w:qFormat/>
    <w:uiPriority w:val="0"/>
    <w:pPr>
      <w:widowControl/>
      <w:shd w:val="clear" w:color="000000" w:fill="FFFFFF"/>
      <w:spacing w:before="280" w:after="280"/>
    </w:pPr>
    <w:rPr>
      <w:rFonts w:ascii="宋体" w:hAnsi="Calibri"/>
      <w:kern w:val="0"/>
      <w:sz w:val="20"/>
      <w:szCs w:val="20"/>
    </w:rPr>
  </w:style>
  <w:style w:type="paragraph" w:customStyle="1" w:styleId="468">
    <w:name w:val="toc 32"/>
    <w:next w:val="1"/>
    <w:qFormat/>
    <w:uiPriority w:val="0"/>
    <w:pPr>
      <w:wordWrap w:val="0"/>
      <w:ind w:left="850"/>
      <w:jc w:val="both"/>
    </w:pPr>
    <w:rPr>
      <w:rFonts w:ascii="Calibri" w:hAnsi="Calibri" w:eastAsia="宋体" w:cs="Times New Roman"/>
      <w:sz w:val="21"/>
      <w:lang w:val="en-US" w:eastAsia="zh-CN" w:bidi="ar-SA"/>
    </w:rPr>
  </w:style>
  <w:style w:type="paragraph" w:customStyle="1" w:styleId="469">
    <w:name w:val="xl77"/>
    <w:basedOn w:val="1"/>
    <w:next w:val="434"/>
    <w:qFormat/>
    <w:uiPriority w:val="0"/>
    <w:pPr>
      <w:widowControl/>
      <w:shd w:val="clear" w:color="000000" w:fill="FFFFFF"/>
      <w:spacing w:before="280" w:after="280"/>
      <w:jc w:val="center"/>
    </w:pPr>
    <w:rPr>
      <w:rFonts w:ascii="宋体" w:hAnsi="Calibri"/>
      <w:kern w:val="0"/>
      <w:sz w:val="20"/>
      <w:szCs w:val="20"/>
    </w:rPr>
  </w:style>
  <w:style w:type="character" w:customStyle="1" w:styleId="470">
    <w:name w:val="正文缩进 Char1"/>
    <w:qFormat/>
    <w:uiPriority w:val="0"/>
    <w:rPr>
      <w:rFonts w:eastAsia="宋体"/>
      <w:kern w:val="2"/>
      <w:sz w:val="21"/>
      <w:lang w:val="en-US" w:eastAsia="zh-CN" w:bidi="ar-SA"/>
    </w:rPr>
  </w:style>
  <w:style w:type="character" w:customStyle="1" w:styleId="471">
    <w:name w:val="fielderror"/>
    <w:basedOn w:val="47"/>
    <w:qFormat/>
    <w:uiPriority w:val="0"/>
    <w:rPr>
      <w:color w:val="800000"/>
    </w:rPr>
  </w:style>
  <w:style w:type="character" w:customStyle="1" w:styleId="472">
    <w:name w:val="hilite6"/>
    <w:basedOn w:val="47"/>
    <w:qFormat/>
    <w:uiPriority w:val="0"/>
    <w:rPr>
      <w:color w:val="000000"/>
    </w:rPr>
  </w:style>
  <w:style w:type="character" w:customStyle="1" w:styleId="473">
    <w:name w:val="active6"/>
    <w:basedOn w:val="47"/>
    <w:qFormat/>
    <w:uiPriority w:val="0"/>
    <w:rPr>
      <w:color w:val="FFFFFF"/>
    </w:rPr>
  </w:style>
  <w:style w:type="character" w:customStyle="1" w:styleId="474">
    <w:name w:val="inline-help"/>
    <w:basedOn w:val="47"/>
    <w:qFormat/>
    <w:uiPriority w:val="0"/>
  </w:style>
  <w:style w:type="character" w:customStyle="1" w:styleId="475">
    <w:name w:val="active"/>
    <w:basedOn w:val="47"/>
    <w:qFormat/>
    <w:uiPriority w:val="0"/>
    <w:rPr>
      <w:color w:val="FFFFFF"/>
    </w:rPr>
  </w:style>
  <w:style w:type="table" w:customStyle="1" w:styleId="476">
    <w:name w:val="网格型1"/>
    <w:basedOn w:val="43"/>
    <w:qFormat/>
    <w:uiPriority w:val="39"/>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77">
    <w:name w:val="Revision"/>
    <w:hidden/>
    <w:semiHidden/>
    <w:qFormat/>
    <w:uiPriority w:val="99"/>
    <w:rPr>
      <w:rFonts w:ascii="Times New Roman" w:hAnsi="Times New Roman" w:eastAsia="宋体" w:cs="Times New Roman"/>
      <w:kern w:val="2"/>
      <w:sz w:val="21"/>
      <w:szCs w:val="24"/>
      <w:lang w:val="en-US" w:eastAsia="zh-CN" w:bidi="ar-SA"/>
    </w:rPr>
  </w:style>
  <w:style w:type="paragraph" w:customStyle="1" w:styleId="478">
    <w:name w:val="Table Paragraph"/>
    <w:basedOn w:val="1"/>
    <w:qFormat/>
    <w:uiPriority w:val="1"/>
    <w:rPr>
      <w:rFonts w:ascii="宋体" w:hAnsi="宋体" w:eastAsia="宋体" w:cs="宋体"/>
      <w:lang w:val="zh-CN" w:eastAsia="zh-CN" w:bidi="zh-CN"/>
    </w:rPr>
  </w:style>
</w:style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186C8-385E-4190-BA4B-81D3686EE8D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89</Pages>
  <Words>1588</Words>
  <Characters>1649</Characters>
  <Lines>368</Lines>
  <Paragraphs>103</Paragraphs>
  <TotalTime>0</TotalTime>
  <ScaleCrop>false</ScaleCrop>
  <LinksUpToDate>false</LinksUpToDate>
  <CharactersWithSpaces>1681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王秀子</cp:lastModifiedBy>
  <cp:lastPrinted>2021-05-16T11:04:00Z</cp:lastPrinted>
  <dcterms:modified xsi:type="dcterms:W3CDTF">2024-10-30T15:03:20Z</dcterms:modified>
  <dc:title>招  标　文　件</dc:title>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0AF22141EF89417F8A09B28F1C7E25E1_13</vt:lpwstr>
  </property>
</Properties>
</file>