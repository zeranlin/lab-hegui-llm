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2"/>
        <w:gridCol w:w="42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jc w:val="center"/>
        </w:trPr>
        <w:tc>
          <w:tcPr>
            <w:tcW w:w="8522" w:type="dxa"/>
            <w:gridSpan w:val="2"/>
          </w:tcPr>
          <w:p>
            <w:pPr>
              <w:ind w:left="360"/>
              <w:jc w:val="center"/>
              <w:rPr>
                <w:highlight w:val="none"/>
              </w:rPr>
            </w:pPr>
            <w:bookmarkStart w:id="0" w:name="_Hlk71456902"/>
            <w:r>
              <w:rPr>
                <w:rFonts w:hint="eastAsia" w:ascii="宋体" w:hAnsi="宋体"/>
                <w:sz w:val="44"/>
                <w:szCs w:val="44"/>
                <w:highlight w:val="none"/>
              </w:rPr>
              <w:t>文件修订明细表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jc w:val="center"/>
        </w:trPr>
        <w:tc>
          <w:tcPr>
            <w:tcW w:w="4252" w:type="dxa"/>
          </w:tcPr>
          <w:p>
            <w:pPr>
              <w:jc w:val="center"/>
              <w:rPr>
                <w:rFonts w:ascii="宋体" w:hAnsi="宋体"/>
                <w:b/>
                <w:szCs w:val="21"/>
                <w:highlight w:val="none"/>
              </w:rPr>
            </w:pPr>
            <w:r>
              <w:rPr>
                <w:rFonts w:hint="eastAsia" w:ascii="宋体" w:hAnsi="宋体"/>
                <w:b/>
                <w:szCs w:val="21"/>
                <w:highlight w:val="none"/>
              </w:rPr>
              <w:t>深圳公共资源交易中心（深圳交易集团有限公司政府采购业务分公司）</w:t>
            </w:r>
          </w:p>
        </w:tc>
        <w:tc>
          <w:tcPr>
            <w:tcW w:w="4270" w:type="dxa"/>
          </w:tcPr>
          <w:p>
            <w:pPr>
              <w:jc w:val="center"/>
              <w:rPr>
                <w:rFonts w:ascii="宋体" w:hAnsi="宋体"/>
                <w:b/>
                <w:szCs w:val="21"/>
                <w:highlight w:val="none"/>
              </w:rPr>
            </w:pPr>
            <w:r>
              <w:rPr>
                <w:rFonts w:hint="eastAsia" w:ascii="宋体" w:hAnsi="宋体"/>
                <w:b/>
                <w:szCs w:val="21"/>
                <w:highlight w:val="none"/>
              </w:rPr>
              <w:t>采购人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4252" w:type="dxa"/>
          </w:tcPr>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4252" w:type="dxa"/>
                  <w:tcBorders>
                    <w:top w:val="single" w:color="auto" w:sz="4" w:space="0"/>
                    <w:left w:val="single" w:color="auto" w:sz="4" w:space="0"/>
                    <w:bottom w:val="single" w:color="auto" w:sz="4" w:space="0"/>
                    <w:right w:val="single" w:color="auto" w:sz="4" w:space="0"/>
                  </w:tcBorders>
                </w:tcPr>
                <w:p>
                  <w:pPr>
                    <w:rPr>
                      <w:rFonts w:hint="eastAsia" w:ascii="宋体" w:hAnsi="宋体"/>
                      <w:szCs w:val="21"/>
                      <w:highlight w:val="none"/>
                      <w:lang w:val="en-US" w:eastAsia="zh-CN"/>
                    </w:rPr>
                  </w:pPr>
                  <w:r>
                    <w:rPr>
                      <w:rFonts w:hint="eastAsia" w:ascii="宋体" w:hAnsi="宋体"/>
                      <w:szCs w:val="21"/>
                      <w:highlight w:val="none"/>
                    </w:rPr>
                    <w:t xml:space="preserve">联系人： </w:t>
                  </w:r>
                  <w:r>
                    <w:rPr>
                      <w:rFonts w:hint="eastAsia" w:ascii="宋体" w:hAnsi="宋体"/>
                      <w:szCs w:val="21"/>
                      <w:highlight w:val="none"/>
                      <w:lang w:val="en-US" w:eastAsia="zh-CN"/>
                    </w:rPr>
                    <w:t>吴工</w:t>
                  </w:r>
                  <w:r>
                    <w:rPr>
                      <w:rFonts w:hint="eastAsia" w:ascii="宋体" w:hAnsi="宋体"/>
                      <w:szCs w:val="21"/>
                      <w:highlight w:val="none"/>
                    </w:rPr>
                    <w:t xml:space="preserve">      电话：</w:t>
                  </w:r>
                  <w:r>
                    <w:rPr>
                      <w:rFonts w:hint="eastAsia" w:ascii="宋体" w:hAnsi="宋体"/>
                      <w:szCs w:val="21"/>
                      <w:highlight w:val="none"/>
                      <w:lang w:val="en-US" w:eastAsia="zh-CN"/>
                    </w:rPr>
                    <w:t>0755-83948155</w:t>
                  </w:r>
                </w:p>
                <w:p>
                  <w:pPr>
                    <w:pStyle w:val="18"/>
                    <w:rPr>
                      <w:rFonts w:hint="default"/>
                      <w:lang w:val="en-US" w:eastAsia="zh-CN"/>
                    </w:rPr>
                  </w:pPr>
                </w:p>
              </w:tc>
            </w:tr>
          </w:tbl>
          <w:p>
            <w:pPr>
              <w:rPr>
                <w:rFonts w:ascii="宋体" w:hAnsi="宋体"/>
                <w:szCs w:val="21"/>
                <w:highlight w:val="none"/>
              </w:rPr>
            </w:pPr>
          </w:p>
        </w:tc>
        <w:tc>
          <w:tcPr>
            <w:tcW w:w="4270" w:type="dxa"/>
          </w:tcPr>
          <w:p>
            <w:pPr>
              <w:rPr>
                <w:rFonts w:ascii="宋体" w:hAnsi="宋体"/>
                <w:szCs w:val="21"/>
                <w:highlight w:val="none"/>
              </w:rPr>
            </w:pPr>
            <w:commentRangeStart w:id="0"/>
            <w:r>
              <w:rPr>
                <w:rFonts w:hint="eastAsia" w:ascii="宋体" w:hAnsi="宋体"/>
                <w:szCs w:val="21"/>
                <w:highlight w:val="none"/>
              </w:rPr>
              <w:t>联系人：           电话：</w:t>
            </w:r>
            <w:commentRangeEnd w:id="0"/>
            <w:r>
              <w:rPr>
                <w:highlight w:val="none"/>
              </w:rPr>
              <w:commentReference w:id="0"/>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8522" w:type="dxa"/>
            <w:gridSpan w:val="2"/>
          </w:tcPr>
          <w:p>
            <w:pPr>
              <w:ind w:left="-3" w:firstLine="420" w:firstLineChars="200"/>
              <w:jc w:val="left"/>
              <w:rPr>
                <w:rFonts w:ascii="宋体" w:hAnsi="宋体"/>
                <w:szCs w:val="21"/>
                <w:highlight w:val="none"/>
              </w:rPr>
            </w:pPr>
            <w:r>
              <w:rPr>
                <w:rFonts w:hint="eastAsia" w:ascii="宋体" w:hAnsi="宋体"/>
                <w:szCs w:val="21"/>
                <w:highlight w:val="none"/>
              </w:rPr>
              <w:t>注意事项：</w:t>
            </w:r>
          </w:p>
          <w:p>
            <w:pPr>
              <w:numPr>
                <w:ilvl w:val="0"/>
                <w:numId w:val="7"/>
              </w:numPr>
              <w:ind w:left="420" w:hanging="420"/>
              <w:jc w:val="left"/>
              <w:rPr>
                <w:rFonts w:ascii="宋体" w:hAnsi="宋体"/>
                <w:szCs w:val="21"/>
                <w:highlight w:val="none"/>
              </w:rPr>
            </w:pPr>
            <w:r>
              <w:rPr>
                <w:rFonts w:hint="eastAsia" w:ascii="宋体" w:hAnsi="宋体"/>
                <w:szCs w:val="21"/>
                <w:highlight w:val="none"/>
              </w:rPr>
              <w:t>请采购人填写右侧的联系人、电话以及采购人修改完善情况。</w:t>
            </w:r>
          </w:p>
          <w:p>
            <w:pPr>
              <w:ind w:firstLine="420" w:firstLineChars="200"/>
              <w:jc w:val="left"/>
              <w:rPr>
                <w:rFonts w:ascii="宋体" w:hAnsi="宋体"/>
                <w:szCs w:val="21"/>
                <w:highlight w:val="none"/>
              </w:rPr>
            </w:pPr>
            <w:r>
              <w:rPr>
                <w:rFonts w:hint="eastAsia" w:ascii="宋体" w:hAnsi="宋体"/>
                <w:szCs w:val="21"/>
                <w:highlight w:val="none"/>
              </w:rPr>
              <w:t>2、采购人</w:t>
            </w:r>
            <w:r>
              <w:rPr>
                <w:rFonts w:hint="eastAsia" w:ascii="宋体" w:hAnsi="宋体"/>
                <w:b/>
                <w:szCs w:val="21"/>
                <w:highlight w:val="none"/>
              </w:rPr>
              <w:t>只允许</w:t>
            </w:r>
            <w:r>
              <w:rPr>
                <w:rFonts w:hint="eastAsia" w:ascii="宋体" w:hAnsi="宋体"/>
                <w:szCs w:val="21"/>
                <w:highlight w:val="none"/>
              </w:rPr>
              <w:t>修改完善以下内容：</w:t>
            </w:r>
            <w:r>
              <w:rPr>
                <w:rFonts w:hint="eastAsia" w:ascii="宋体" w:hAnsi="宋体"/>
                <w:b/>
                <w:szCs w:val="21"/>
                <w:highlight w:val="none"/>
              </w:rPr>
              <w:t>综合评分法</w:t>
            </w:r>
            <w:r>
              <w:rPr>
                <w:rFonts w:ascii="宋体" w:hAnsi="宋体"/>
                <w:b/>
                <w:szCs w:val="21"/>
                <w:highlight w:val="none"/>
              </w:rPr>
              <w:t>评标信息</w:t>
            </w:r>
            <w:r>
              <w:rPr>
                <w:rFonts w:hint="eastAsia" w:ascii="宋体" w:hAnsi="宋体"/>
                <w:b/>
                <w:szCs w:val="21"/>
                <w:highlight w:val="none"/>
              </w:rPr>
              <w:t>，第一章投标人资格要求，第二章项目需求。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 w:hRule="atLeast"/>
          <w:jc w:val="center"/>
        </w:trPr>
        <w:tc>
          <w:tcPr>
            <w:tcW w:w="4252" w:type="dxa"/>
          </w:tcPr>
          <w:p>
            <w:pPr>
              <w:jc w:val="center"/>
              <w:rPr>
                <w:rFonts w:ascii="宋体" w:hAnsi="宋体"/>
                <w:szCs w:val="21"/>
                <w:highlight w:val="none"/>
              </w:rPr>
            </w:pPr>
            <w:r>
              <w:rPr>
                <w:rFonts w:hint="eastAsia" w:ascii="宋体" w:hAnsi="宋体"/>
                <w:szCs w:val="21"/>
                <w:highlight w:val="none"/>
              </w:rPr>
              <w:t>深圳公共资源交易中心（深圳交易集团有限公司政府采购业务分公司）审核意见</w:t>
            </w:r>
          </w:p>
        </w:tc>
        <w:tc>
          <w:tcPr>
            <w:tcW w:w="4270" w:type="dxa"/>
          </w:tcPr>
          <w:p>
            <w:pPr>
              <w:jc w:val="center"/>
              <w:rPr>
                <w:rFonts w:ascii="宋体" w:hAnsi="宋体"/>
                <w:szCs w:val="21"/>
                <w:highlight w:val="none"/>
              </w:rPr>
            </w:pPr>
            <w:r>
              <w:rPr>
                <w:rFonts w:hint="eastAsia" w:ascii="宋体" w:hAnsi="宋体"/>
                <w:szCs w:val="21"/>
                <w:highlight w:val="none"/>
              </w:rPr>
              <w:t>采购人修改情况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7" w:hRule="atLeast"/>
          <w:jc w:val="center"/>
        </w:trPr>
        <w:tc>
          <w:tcPr>
            <w:tcW w:w="4252" w:type="dxa"/>
          </w:tcPr>
          <w:p>
            <w:pPr>
              <w:pStyle w:val="73"/>
              <w:numPr>
                <w:ilvl w:val="0"/>
                <w:numId w:val="8"/>
              </w:numPr>
              <w:ind w:left="318" w:hanging="284" w:firstLineChars="0"/>
              <w:rPr>
                <w:rFonts w:ascii="宋体" w:hAnsi="宋体"/>
                <w:szCs w:val="21"/>
                <w:highlight w:val="none"/>
              </w:rPr>
            </w:pPr>
            <w:r>
              <w:rPr>
                <w:rFonts w:hint="eastAsia" w:ascii="宋体" w:hAnsi="宋体"/>
                <w:szCs w:val="21"/>
                <w:highlight w:val="none"/>
              </w:rPr>
              <w:t>请按批注意见完善评标信息；</w:t>
            </w:r>
          </w:p>
          <w:p>
            <w:pPr>
              <w:pStyle w:val="73"/>
              <w:numPr>
                <w:ilvl w:val="0"/>
                <w:numId w:val="8"/>
              </w:numPr>
              <w:ind w:left="318" w:hanging="284" w:firstLineChars="0"/>
              <w:rPr>
                <w:rFonts w:ascii="宋体" w:hAnsi="宋体"/>
                <w:szCs w:val="21"/>
                <w:highlight w:val="none"/>
              </w:rPr>
            </w:pPr>
            <w:r>
              <w:rPr>
                <w:rFonts w:hint="eastAsia" w:ascii="宋体" w:hAnsi="宋体"/>
                <w:szCs w:val="21"/>
                <w:highlight w:val="none"/>
              </w:rPr>
              <w:t>请按批注意见完善商务要求；</w:t>
            </w:r>
          </w:p>
          <w:p>
            <w:pPr>
              <w:pStyle w:val="73"/>
              <w:numPr>
                <w:ilvl w:val="0"/>
                <w:numId w:val="8"/>
              </w:numPr>
              <w:ind w:left="318" w:hanging="284" w:firstLineChars="0"/>
              <w:rPr>
                <w:rFonts w:ascii="宋体" w:hAnsi="宋体"/>
                <w:szCs w:val="21"/>
                <w:highlight w:val="none"/>
              </w:rPr>
            </w:pPr>
            <w:r>
              <w:rPr>
                <w:rFonts w:hint="eastAsia" w:ascii="宋体" w:hAnsi="宋体"/>
                <w:szCs w:val="21"/>
                <w:highlight w:val="none"/>
              </w:rPr>
              <w:t>请按批注意见完善实质性条款和实质性条款响应表。</w:t>
            </w:r>
          </w:p>
          <w:p>
            <w:pPr>
              <w:pStyle w:val="73"/>
              <w:numPr>
                <w:ilvl w:val="0"/>
                <w:numId w:val="8"/>
              </w:numPr>
              <w:ind w:left="318" w:hanging="284" w:firstLineChars="0"/>
              <w:rPr>
                <w:rFonts w:ascii="宋体" w:hAnsi="宋体"/>
                <w:szCs w:val="21"/>
                <w:highlight w:val="none"/>
              </w:rPr>
            </w:pPr>
            <w:r>
              <w:rPr>
                <w:rFonts w:hint="eastAsia" w:ascii="宋体" w:hAnsi="宋体"/>
                <w:szCs w:val="21"/>
                <w:highlight w:val="none"/>
              </w:rPr>
              <w:t>请按批注意见完善详细分项报价。</w:t>
            </w:r>
          </w:p>
          <w:p>
            <w:pPr>
              <w:rPr>
                <w:rFonts w:ascii="宋体" w:hAnsi="宋体"/>
                <w:szCs w:val="21"/>
                <w:highlight w:val="none"/>
              </w:rPr>
            </w:pPr>
          </w:p>
        </w:tc>
        <w:tc>
          <w:tcPr>
            <w:tcW w:w="4270" w:type="dxa"/>
          </w:tcPr>
          <w:p>
            <w:pPr>
              <w:rPr>
                <w:rFonts w:ascii="宋体" w:hAnsi="宋体"/>
                <w:sz w:val="36"/>
                <w:szCs w:val="36"/>
                <w:highlight w:val="none"/>
              </w:rPr>
            </w:pPr>
          </w:p>
        </w:tc>
      </w:tr>
    </w:tbl>
    <w:p>
      <w:pPr>
        <w:jc w:val="center"/>
        <w:rPr>
          <w:rFonts w:ascii="黑体" w:hAnsi="宋体" w:eastAsia="黑体" w:cs="黑体"/>
          <w:sz w:val="40"/>
          <w:szCs w:val="40"/>
          <w:highlight w:val="none"/>
        </w:rPr>
      </w:pPr>
      <w:r>
        <w:rPr>
          <w:rFonts w:hint="eastAsia" w:ascii="黑体" w:hAnsi="宋体" w:eastAsia="黑体" w:cs="黑体"/>
          <w:sz w:val="40"/>
          <w:szCs w:val="40"/>
          <w:highlight w:val="none"/>
        </w:rPr>
        <w:br w:type="page"/>
      </w:r>
      <w:r>
        <w:rPr>
          <w:rFonts w:hint="eastAsia" w:ascii="黑体" w:hAnsi="宋体" w:eastAsia="黑体" w:cs="黑体"/>
          <w:sz w:val="40"/>
          <w:szCs w:val="40"/>
          <w:highlight w:val="none"/>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highlight w:val="none"/>
              </w:rPr>
            </w:pPr>
            <w:r>
              <w:rPr>
                <w:rFonts w:ascii="宋体" w:hAnsi="宋体" w:cs="宋体"/>
                <w:kern w:val="0"/>
                <w:sz w:val="30"/>
                <w:szCs w:val="30"/>
                <w:highlight w:val="none"/>
                <w:lang w:bidi="ar"/>
              </w:rPr>
              <w:t>项目编号：</w:t>
            </w:r>
          </w:p>
        </w:tc>
        <w:tc>
          <w:tcPr>
            <w:tcW w:w="5220" w:type="dxa"/>
            <w:shd w:val="clear" w:color="auto" w:fill="auto"/>
            <w:vAlign w:val="center"/>
          </w:tcPr>
          <w:p>
            <w:pPr>
              <w:widowControl/>
              <w:jc w:val="left"/>
              <w:rPr>
                <w:sz w:val="30"/>
                <w:szCs w:val="30"/>
                <w:highlight w:val="none"/>
              </w:rPr>
            </w:pPr>
            <w:r>
              <w:rPr>
                <w:rFonts w:ascii="宋体" w:hAnsi="宋体" w:cs="宋体"/>
                <w:kern w:val="0"/>
                <w:sz w:val="30"/>
                <w:szCs w:val="30"/>
                <w:highlight w:val="none"/>
                <w:lang w:bidi="ar"/>
              </w:rPr>
              <w:t>**********</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highlight w:val="none"/>
              </w:rPr>
            </w:pPr>
            <w:r>
              <w:rPr>
                <w:rFonts w:ascii="宋体" w:hAnsi="宋体" w:cs="宋体"/>
                <w:kern w:val="0"/>
                <w:sz w:val="30"/>
                <w:szCs w:val="30"/>
                <w:highlight w:val="none"/>
                <w:lang w:bidi="ar"/>
              </w:rPr>
              <w:t>项目名称：</w:t>
            </w:r>
          </w:p>
        </w:tc>
        <w:tc>
          <w:tcPr>
            <w:tcW w:w="5220" w:type="dxa"/>
            <w:shd w:val="clear" w:color="auto" w:fill="auto"/>
            <w:vAlign w:val="center"/>
          </w:tcPr>
          <w:p>
            <w:pPr>
              <w:widowControl/>
              <w:jc w:val="left"/>
              <w:rPr>
                <w:sz w:val="30"/>
                <w:szCs w:val="30"/>
                <w:highlight w:val="none"/>
              </w:rPr>
            </w:pPr>
            <w:commentRangeStart w:id="1"/>
            <w:r>
              <w:rPr>
                <w:rFonts w:hint="eastAsia"/>
                <w:sz w:val="30"/>
                <w:szCs w:val="30"/>
                <w:highlight w:val="none"/>
              </w:rPr>
              <w:t>深圳市中医院光明院区诊疗类（B包）</w:t>
            </w:r>
            <w:r>
              <w:rPr>
                <w:rFonts w:hint="eastAsia"/>
                <w:sz w:val="30"/>
                <w:szCs w:val="30"/>
                <w:highlight w:val="none"/>
                <w:lang w:val="en-US" w:eastAsia="zh-CN"/>
              </w:rPr>
              <w:t>家具</w:t>
            </w:r>
            <w:r>
              <w:rPr>
                <w:rFonts w:hint="eastAsia"/>
                <w:sz w:val="30"/>
                <w:szCs w:val="30"/>
                <w:highlight w:val="none"/>
              </w:rPr>
              <w:t>采购项目</w:t>
            </w:r>
            <w:commentRangeEnd w:id="1"/>
            <w:r>
              <w:commentReference w:id="1"/>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highlight w:val="none"/>
              </w:rPr>
            </w:pPr>
            <w:r>
              <w:rPr>
                <w:rFonts w:ascii="宋体" w:hAnsi="宋体" w:cs="宋体"/>
                <w:kern w:val="0"/>
                <w:sz w:val="30"/>
                <w:szCs w:val="30"/>
                <w:highlight w:val="none"/>
                <w:lang w:bidi="ar"/>
              </w:rPr>
              <w:t xml:space="preserve">包 </w:t>
            </w:r>
            <w:r>
              <w:rPr>
                <w:rFonts w:hint="eastAsia" w:ascii="宋体" w:hAnsi="宋体" w:cs="宋体"/>
                <w:kern w:val="0"/>
                <w:sz w:val="30"/>
                <w:szCs w:val="30"/>
                <w:highlight w:val="none"/>
                <w:lang w:val="en-US" w:eastAsia="zh-CN" w:bidi="ar"/>
              </w:rPr>
              <w:t xml:space="preserve">   </w:t>
            </w:r>
            <w:r>
              <w:rPr>
                <w:rFonts w:ascii="宋体" w:hAnsi="宋体" w:cs="宋体"/>
                <w:kern w:val="0"/>
                <w:sz w:val="30"/>
                <w:szCs w:val="30"/>
                <w:highlight w:val="none"/>
                <w:lang w:bidi="ar"/>
              </w:rPr>
              <w:t>号：</w:t>
            </w:r>
          </w:p>
        </w:tc>
        <w:tc>
          <w:tcPr>
            <w:tcW w:w="5220" w:type="dxa"/>
            <w:shd w:val="clear" w:color="auto" w:fill="auto"/>
            <w:vAlign w:val="center"/>
          </w:tcPr>
          <w:p>
            <w:pPr>
              <w:widowControl/>
              <w:jc w:val="left"/>
              <w:rPr>
                <w:sz w:val="30"/>
                <w:szCs w:val="30"/>
                <w:highlight w:val="none"/>
              </w:rPr>
            </w:pPr>
            <w:r>
              <w:rPr>
                <w:rFonts w:ascii="宋体" w:hAnsi="宋体" w:cs="宋体"/>
                <w:kern w:val="0"/>
                <w:sz w:val="30"/>
                <w:szCs w:val="30"/>
                <w:highlight w:val="none"/>
                <w:lang w:bidi="ar"/>
              </w:rPr>
              <w:t>A</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highlight w:val="none"/>
              </w:rPr>
            </w:pPr>
            <w:r>
              <w:rPr>
                <w:rFonts w:ascii="宋体" w:hAnsi="宋体" w:cs="宋体"/>
                <w:kern w:val="0"/>
                <w:sz w:val="30"/>
                <w:szCs w:val="30"/>
                <w:highlight w:val="none"/>
                <w:lang w:bidi="ar"/>
              </w:rPr>
              <w:t>项目类型：</w:t>
            </w:r>
          </w:p>
        </w:tc>
        <w:tc>
          <w:tcPr>
            <w:tcW w:w="5220" w:type="dxa"/>
            <w:shd w:val="clear" w:color="auto" w:fill="auto"/>
            <w:vAlign w:val="center"/>
          </w:tcPr>
          <w:p>
            <w:pPr>
              <w:widowControl/>
              <w:jc w:val="left"/>
              <w:rPr>
                <w:sz w:val="30"/>
                <w:szCs w:val="30"/>
                <w:highlight w:val="none"/>
              </w:rPr>
            </w:pPr>
            <w:r>
              <w:rPr>
                <w:rFonts w:ascii="宋体" w:hAnsi="宋体" w:cs="宋体"/>
                <w:kern w:val="0"/>
                <w:sz w:val="30"/>
                <w:szCs w:val="30"/>
                <w:highlight w:val="none"/>
                <w:lang w:bidi="ar"/>
              </w:rPr>
              <w:t>货物类</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highlight w:val="none"/>
              </w:rPr>
            </w:pPr>
            <w:r>
              <w:rPr>
                <w:rFonts w:ascii="宋体" w:hAnsi="宋体" w:cs="宋体"/>
                <w:kern w:val="0"/>
                <w:sz w:val="30"/>
                <w:szCs w:val="30"/>
                <w:highlight w:val="none"/>
                <w:lang w:bidi="ar"/>
              </w:rPr>
              <w:t>采购方式：</w:t>
            </w:r>
          </w:p>
        </w:tc>
        <w:tc>
          <w:tcPr>
            <w:tcW w:w="5220" w:type="dxa"/>
            <w:shd w:val="clear" w:color="auto" w:fill="auto"/>
            <w:vAlign w:val="center"/>
          </w:tcPr>
          <w:p>
            <w:pPr>
              <w:widowControl/>
              <w:jc w:val="left"/>
              <w:rPr>
                <w:sz w:val="30"/>
                <w:szCs w:val="30"/>
                <w:highlight w:val="none"/>
              </w:rPr>
            </w:pPr>
            <w:r>
              <w:rPr>
                <w:rFonts w:ascii="宋体" w:hAnsi="宋体" w:cs="宋体"/>
                <w:kern w:val="0"/>
                <w:sz w:val="30"/>
                <w:szCs w:val="30"/>
                <w:highlight w:val="none"/>
                <w:lang w:bidi="ar"/>
              </w:rPr>
              <w:t>公开招标</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highlight w:val="none"/>
              </w:rPr>
            </w:pPr>
            <w:r>
              <w:rPr>
                <w:rFonts w:ascii="宋体" w:hAnsi="宋体" w:cs="宋体"/>
                <w:kern w:val="0"/>
                <w:sz w:val="30"/>
                <w:szCs w:val="30"/>
                <w:highlight w:val="none"/>
                <w:lang w:bidi="ar"/>
              </w:rPr>
              <w:t>货币类型：</w:t>
            </w:r>
          </w:p>
        </w:tc>
        <w:tc>
          <w:tcPr>
            <w:tcW w:w="5220" w:type="dxa"/>
            <w:shd w:val="clear" w:color="auto" w:fill="auto"/>
            <w:vAlign w:val="center"/>
          </w:tcPr>
          <w:p>
            <w:pPr>
              <w:widowControl/>
              <w:jc w:val="left"/>
              <w:rPr>
                <w:sz w:val="30"/>
                <w:szCs w:val="30"/>
                <w:highlight w:val="none"/>
              </w:rPr>
            </w:pPr>
            <w:r>
              <w:rPr>
                <w:rFonts w:ascii="宋体" w:hAnsi="宋体" w:cs="宋体"/>
                <w:kern w:val="0"/>
                <w:sz w:val="30"/>
                <w:szCs w:val="30"/>
                <w:highlight w:val="none"/>
                <w:lang w:bidi="ar"/>
              </w:rPr>
              <w:t>人民币</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widowControl/>
              <w:jc w:val="right"/>
              <w:rPr>
                <w:sz w:val="30"/>
                <w:szCs w:val="30"/>
                <w:highlight w:val="none"/>
              </w:rPr>
            </w:pPr>
            <w:r>
              <w:rPr>
                <w:rFonts w:ascii="宋体" w:hAnsi="宋体" w:cs="宋体"/>
                <w:kern w:val="0"/>
                <w:sz w:val="30"/>
                <w:szCs w:val="30"/>
                <w:highlight w:val="none"/>
                <w:lang w:bidi="ar"/>
              </w:rPr>
              <w:t>评标方法：</w:t>
            </w:r>
          </w:p>
        </w:tc>
        <w:tc>
          <w:tcPr>
            <w:tcW w:w="5220" w:type="dxa"/>
            <w:shd w:val="clear" w:color="auto" w:fill="auto"/>
            <w:vAlign w:val="center"/>
          </w:tcPr>
          <w:p>
            <w:pPr>
              <w:widowControl/>
              <w:jc w:val="left"/>
              <w:rPr>
                <w:sz w:val="30"/>
                <w:szCs w:val="30"/>
                <w:highlight w:val="none"/>
              </w:rPr>
            </w:pPr>
            <w:r>
              <w:rPr>
                <w:rFonts w:ascii="宋体" w:hAnsi="宋体" w:cs="宋体"/>
                <w:kern w:val="0"/>
                <w:sz w:val="30"/>
                <w:szCs w:val="30"/>
                <w:highlight w:val="none"/>
                <w:lang w:bidi="ar"/>
              </w:rPr>
              <w:t>综合评分法</w:t>
            </w:r>
          </w:p>
        </w:tc>
      </w:tr>
      <w:bookmarkEnd w:id="0"/>
    </w:tbl>
    <w:p>
      <w:pPr>
        <w:pStyle w:val="38"/>
        <w:widowControl/>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highlight w:val="none"/>
              </w:rPr>
            </w:pPr>
            <w:r>
              <w:rPr>
                <w:rFonts w:ascii="宋体" w:hAnsi="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highlight w:val="none"/>
              </w:rPr>
            </w:pPr>
            <w:r>
              <w:rPr>
                <w:rFonts w:ascii="宋体" w:hAnsi="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pPr>
              <w:widowControl/>
              <w:jc w:val="center"/>
              <w:textAlignment w:val="top"/>
              <w:rPr>
                <w:szCs w:val="21"/>
                <w:highlight w:val="none"/>
              </w:rPr>
            </w:pPr>
            <w:r>
              <w:rPr>
                <w:rFonts w:ascii="宋体" w:hAnsi="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ascii="宋体" w:hAnsi="宋体" w:cs="宋体"/>
                <w:kern w:val="0"/>
                <w:szCs w:val="21"/>
                <w:highlight w:val="none"/>
                <w:lang w:bidi="ar"/>
              </w:rPr>
              <w:t>投标人不</w:t>
            </w:r>
            <w:r>
              <w:rPr>
                <w:rFonts w:hint="eastAsia" w:ascii="宋体" w:hAnsi="宋体" w:cs="宋体"/>
                <w:kern w:val="0"/>
                <w:szCs w:val="21"/>
                <w:highlight w:val="none"/>
                <w:lang w:bidi="ar"/>
              </w:rPr>
              <w:t>符合</w:t>
            </w:r>
            <w:r>
              <w:rPr>
                <w:rFonts w:ascii="宋体" w:hAnsi="宋体" w:cs="宋体"/>
                <w:kern w:val="0"/>
                <w:szCs w:val="21"/>
                <w:highlight w:val="none"/>
                <w:lang w:bidi="ar"/>
              </w:rPr>
              <w:t>资格要求，或未提交相应的资格证明资料（详见招标公告</w:t>
            </w:r>
            <w:r>
              <w:rPr>
                <w:rFonts w:hint="eastAsia" w:ascii="宋体" w:hAnsi="宋体"/>
                <w:szCs w:val="21"/>
                <w:highlight w:val="none"/>
              </w:rPr>
              <w:t>投标人资格要求，即申请人的资格要求</w:t>
            </w:r>
            <w:r>
              <w:rPr>
                <w:rFonts w:ascii="宋体" w:hAnsi="宋体" w:cs="宋体"/>
                <w:kern w:val="0"/>
                <w:szCs w:val="21"/>
                <w:highlight w:val="none"/>
                <w:lang w:bidi="ar"/>
              </w:rPr>
              <w:t>）</w:t>
            </w:r>
          </w:p>
        </w:tc>
      </w:tr>
    </w:tbl>
    <w:p>
      <w:pPr>
        <w:pStyle w:val="38"/>
        <w:widowControl/>
        <w:spacing w:before="280" w:beforeAutospacing="0"/>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highlight w:val="none"/>
              </w:rPr>
            </w:pPr>
            <w:r>
              <w:rPr>
                <w:rFonts w:ascii="宋体" w:hAnsi="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widowControl/>
              <w:jc w:val="center"/>
              <w:rPr>
                <w:sz w:val="28"/>
                <w:szCs w:val="28"/>
                <w:highlight w:val="none"/>
              </w:rPr>
            </w:pPr>
            <w:r>
              <w:rPr>
                <w:rFonts w:ascii="宋体" w:hAnsi="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szCs w:val="21"/>
                <w:highlight w:val="none"/>
              </w:rPr>
            </w:pPr>
            <w:r>
              <w:rPr>
                <w:rFonts w:ascii="宋体" w:hAnsi="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lang w:val="en-US" w:eastAsia="zh-CN"/>
              </w:rPr>
              <w:t>不得</w:t>
            </w:r>
            <w:r>
              <w:rPr>
                <w:rFonts w:hint="eastAsia"/>
                <w:highlight w:val="none"/>
              </w:rPr>
              <w:t>将一个包的内容拆开投标；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szCs w:val="21"/>
                <w:highlight w:val="none"/>
              </w:rPr>
            </w:pPr>
            <w:r>
              <w:rPr>
                <w:rFonts w:ascii="宋体" w:hAnsi="宋体" w:cs="宋体"/>
                <w:kern w:val="0"/>
                <w:szCs w:val="21"/>
                <w:highlight w:val="none"/>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rPr>
              <w:t>对同一项目投标时，</w:t>
            </w:r>
            <w:r>
              <w:rPr>
                <w:rFonts w:hint="eastAsia"/>
                <w:highlight w:val="none"/>
                <w:lang w:val="en-US" w:eastAsia="zh-CN"/>
              </w:rPr>
              <w:t>不得</w:t>
            </w:r>
            <w:r>
              <w:rPr>
                <w:rFonts w:hint="eastAsia"/>
                <w:highlight w:val="none"/>
              </w:rPr>
              <w:t>提供两套以上的投标方案（招标文件另有规定的除外）；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szCs w:val="21"/>
                <w:highlight w:val="none"/>
              </w:rPr>
            </w:pPr>
            <w:r>
              <w:rPr>
                <w:rFonts w:ascii="宋体" w:hAnsi="宋体" w:cs="宋体"/>
                <w:kern w:val="0"/>
                <w:szCs w:val="21"/>
                <w:highlight w:val="none"/>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rPr>
              <w:t>分项报价或投标总价</w:t>
            </w:r>
            <w:r>
              <w:rPr>
                <w:rFonts w:hint="eastAsia"/>
                <w:highlight w:val="none"/>
                <w:lang w:val="en-US" w:eastAsia="zh-CN"/>
              </w:rPr>
              <w:t>不得</w:t>
            </w:r>
            <w:r>
              <w:rPr>
                <w:rFonts w:hint="eastAsia"/>
                <w:highlight w:val="none"/>
              </w:rPr>
              <w:t>高于</w:t>
            </w:r>
            <w:bookmarkStart w:id="1" w:name="_Hlk71832186"/>
            <w:r>
              <w:rPr>
                <w:rFonts w:hint="eastAsia"/>
                <w:highlight w:val="none"/>
              </w:rPr>
              <w:t>相应预算金额（或设定的预算金额下的最高限价）</w:t>
            </w:r>
            <w:bookmarkEnd w:id="1"/>
            <w:r>
              <w:rPr>
                <w:rFonts w:hint="eastAsia"/>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szCs w:val="21"/>
                <w:highlight w:val="none"/>
              </w:rPr>
            </w:pPr>
            <w:r>
              <w:rPr>
                <w:rFonts w:ascii="宋体" w:hAnsi="宋体" w:cs="宋体"/>
                <w:kern w:val="0"/>
                <w:szCs w:val="21"/>
                <w:highlight w:val="none"/>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szCs w:val="21"/>
                <w:highlight w:val="none"/>
              </w:rPr>
            </w:pPr>
            <w:r>
              <w:rPr>
                <w:rFonts w:ascii="宋体" w:hAnsi="宋体" w:cs="宋体"/>
                <w:kern w:val="0"/>
                <w:szCs w:val="21"/>
                <w:highlight w:val="none"/>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rPr>
              <w:t>所投货物、服务在技术、商务等方面没有实质性满足招标文件要求的（是否实质性满足招标文件要求，由评审委员会根据实质性条款响应情况做出评判</w:t>
            </w:r>
            <w:r>
              <w:rPr>
                <w:rFonts w:hint="eastAsia"/>
                <w:highlight w:val="none"/>
                <w:lang w:eastAsia="zh-CN"/>
              </w:rPr>
              <w:t>；</w:t>
            </w:r>
            <w:r>
              <w:rPr>
                <w:rFonts w:hint="eastAsia"/>
                <w:highlight w:val="none"/>
                <w:lang w:val="en-US" w:eastAsia="zh-CN"/>
              </w:rPr>
              <w:t>若招标文件未设置实质性条款，不得据此做投标无效处理</w:t>
            </w:r>
            <w:r>
              <w:rPr>
                <w:rFonts w:hint="eastAsia"/>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szCs w:val="21"/>
                <w:highlight w:val="none"/>
              </w:rPr>
            </w:pPr>
            <w:r>
              <w:rPr>
                <w:rFonts w:ascii="宋体" w:hAnsi="宋体" w:cs="宋体"/>
                <w:kern w:val="0"/>
                <w:szCs w:val="21"/>
                <w:highlight w:val="none"/>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rFonts w:hint="eastAsia"/>
                <w:highlight w:val="none"/>
              </w:rPr>
            </w:pPr>
            <w:r>
              <w:rPr>
                <w:rFonts w:hint="eastAsia"/>
                <w:highlight w:val="none"/>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rFonts w:hint="eastAsia"/>
                <w:highlight w:val="none"/>
              </w:rPr>
            </w:pPr>
            <w:r>
              <w:rPr>
                <w:rFonts w:hint="eastAsia"/>
                <w:highlight w:val="none"/>
                <w:lang w:val="en-US" w:eastAsia="zh-CN"/>
              </w:rPr>
              <w:t>采购标的/所投产品/货物清单/报价等任意一类有缺漏项或响应不全，</w:t>
            </w:r>
            <w:r>
              <w:rPr>
                <w:rFonts w:hint="eastAsia"/>
                <w:highlight w:val="none"/>
              </w:rPr>
              <w:t>或者对招标文件规定的项目需求内容或者需求数量进行修改，评审委员会判定投标响应不满足采购需求；</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szCs w:val="21"/>
                <w:highlight w:val="none"/>
              </w:rPr>
            </w:pPr>
            <w:r>
              <w:rPr>
                <w:rFonts w:ascii="宋体" w:hAnsi="宋体" w:cs="宋体"/>
                <w:kern w:val="0"/>
                <w:szCs w:val="21"/>
                <w:highlight w:val="none"/>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szCs w:val="21"/>
                <w:highlight w:val="none"/>
              </w:rPr>
            </w:pPr>
            <w:r>
              <w:rPr>
                <w:rFonts w:ascii="宋体" w:hAnsi="宋体" w:cs="宋体"/>
                <w:kern w:val="0"/>
                <w:szCs w:val="21"/>
                <w:highlight w:val="none"/>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rPr>
              <w:t>投标文件电子文档</w:t>
            </w:r>
            <w:r>
              <w:rPr>
                <w:rFonts w:hint="eastAsia"/>
                <w:highlight w:val="none"/>
                <w:lang w:val="en-US" w:eastAsia="zh-CN"/>
              </w:rPr>
              <w:t>不得</w:t>
            </w:r>
            <w:r>
              <w:rPr>
                <w:rFonts w:hint="eastAsia"/>
                <w:highlight w:val="none"/>
              </w:rPr>
              <w:t>带病毒；</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szCs w:val="21"/>
                <w:highlight w:val="none"/>
              </w:rPr>
            </w:pPr>
            <w:r>
              <w:rPr>
                <w:rFonts w:ascii="宋体" w:hAnsi="宋体" w:cs="宋体"/>
                <w:kern w:val="0"/>
                <w:szCs w:val="21"/>
                <w:highlight w:val="none"/>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rPr>
              <w:t>投标文件用不属于本公司的电子密钥或电子营业执照进行加密的；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rFonts w:hint="eastAsia" w:eastAsia="宋体"/>
                <w:szCs w:val="24"/>
                <w:highlight w:val="none"/>
                <w:lang w:val="en-US" w:eastAsia="zh-CN"/>
              </w:rPr>
            </w:pPr>
            <w:r>
              <w:rPr>
                <w:rFonts w:hint="eastAsia"/>
                <w:szCs w:val="24"/>
                <w:highlight w:val="none"/>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rFonts w:hint="eastAsia" w:eastAsia="宋体"/>
                <w:color w:val="FF0000"/>
                <w:szCs w:val="24"/>
                <w:highlight w:val="none"/>
                <w:lang w:eastAsia="zh-CN"/>
              </w:rPr>
            </w:pPr>
            <w:r>
              <w:rPr>
                <w:rFonts w:hint="eastAsia" w:ascii="Times New Roman" w:hAnsi="Times New Roman" w:eastAsia="宋体" w:cs="Times New Roman"/>
                <w:color w:val="FF0000"/>
                <w:sz w:val="21"/>
                <w:szCs w:val="24"/>
                <w:highlight w:val="none"/>
              </w:rPr>
              <w:t>不同投标供应商投标文件“文件制作机器码”一致</w:t>
            </w:r>
            <w:r>
              <w:rPr>
                <w:rFonts w:hint="eastAsia" w:ascii="Times New Roman" w:hAnsi="Times New Roman" w:eastAsia="宋体" w:cs="Times New Roman"/>
                <w:color w:val="FF0000"/>
                <w:sz w:val="21"/>
                <w:szCs w:val="24"/>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rFonts w:hint="eastAsia" w:eastAsia="宋体"/>
                <w:szCs w:val="24"/>
                <w:highlight w:val="none"/>
                <w:lang w:val="en-US" w:eastAsia="zh-CN"/>
              </w:rPr>
            </w:pPr>
            <w:r>
              <w:rPr>
                <w:rFonts w:hint="eastAsia"/>
                <w:szCs w:val="24"/>
                <w:highlight w:val="none"/>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rFonts w:hint="eastAsia" w:eastAsia="宋体"/>
                <w:color w:val="FF0000"/>
                <w:szCs w:val="24"/>
                <w:highlight w:val="none"/>
                <w:lang w:eastAsia="zh-CN"/>
              </w:rPr>
            </w:pPr>
            <w:r>
              <w:rPr>
                <w:rFonts w:hint="eastAsia" w:ascii="Times New Roman" w:hAnsi="Times New Roman" w:eastAsia="宋体" w:cs="Times New Roman"/>
                <w:color w:val="FF0000"/>
                <w:sz w:val="21"/>
                <w:szCs w:val="24"/>
                <w:highlight w:val="none"/>
              </w:rPr>
              <w:t>不同投标供应商投标文件“文件创建标识码”一致</w:t>
            </w:r>
            <w:r>
              <w:rPr>
                <w:rFonts w:hint="eastAsia" w:ascii="Times New Roman" w:hAnsi="Times New Roman" w:eastAsia="宋体" w:cs="Times New Roman"/>
                <w:color w:val="FF0000"/>
                <w:sz w:val="21"/>
                <w:szCs w:val="24"/>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top"/>
              <w:rPr>
                <w:rFonts w:hint="default" w:eastAsia="宋体"/>
                <w:szCs w:val="21"/>
                <w:highlight w:val="none"/>
                <w:lang w:val="en-US" w:eastAsia="zh-CN"/>
              </w:rPr>
            </w:pPr>
            <w:r>
              <w:rPr>
                <w:rFonts w:hint="eastAsia" w:ascii="宋体" w:hAnsi="宋体" w:cs="宋体"/>
                <w:kern w:val="0"/>
                <w:szCs w:val="21"/>
                <w:highlight w:val="none"/>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widowControl/>
              <w:jc w:val="left"/>
              <w:textAlignment w:val="top"/>
              <w:rPr>
                <w:szCs w:val="21"/>
                <w:highlight w:val="none"/>
              </w:rPr>
            </w:pPr>
            <w:r>
              <w:rPr>
                <w:rFonts w:hint="eastAsia"/>
                <w:highlight w:val="none"/>
              </w:rPr>
              <w:t>法律、法规、规章、规范性文件规定的其他情形。</w:t>
            </w:r>
          </w:p>
        </w:tc>
      </w:tr>
    </w:tbl>
    <w:p>
      <w:pPr>
        <w:pStyle w:val="38"/>
        <w:widowControl/>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评标信息</w:t>
      </w:r>
    </w:p>
    <w:tbl>
      <w:tblPr>
        <w:tblStyle w:val="43"/>
        <w:tblW w:w="9141"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907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blCellSpacing w:w="0" w:type="dxa"/>
          <w:jc w:val="center"/>
        </w:trPr>
        <w:tc>
          <w:tcPr>
            <w:tcW w:w="9078" w:type="dxa"/>
            <w:shd w:val="clear" w:color="auto" w:fill="auto"/>
            <w:vAlign w:val="center"/>
          </w:tcPr>
          <w:p>
            <w:pPr>
              <w:jc w:val="left"/>
              <w:rPr>
                <w:rFonts w:ascii="宋体"/>
                <w:b/>
                <w:bCs/>
                <w:sz w:val="24"/>
                <w:highlight w:val="none"/>
              </w:rPr>
            </w:pPr>
            <w:r>
              <w:rPr>
                <w:b/>
                <w:bCs/>
                <w:highlight w:val="none"/>
              </w:rPr>
              <w:t>评标方法：</w:t>
            </w:r>
            <w:r>
              <w:rPr>
                <w:rFonts w:hint="eastAsia" w:ascii="Times New Roman" w:eastAsia="宋体"/>
                <w:b/>
                <w:bCs/>
                <w:highlight w:val="none"/>
                <w:lang w:val="en-US" w:eastAsia="zh-CN"/>
              </w:rPr>
              <w:t>最低价法</w:t>
            </w:r>
            <w:r>
              <w:rPr>
                <w:rFonts w:hint="default"/>
                <w:b/>
                <w:bCs/>
                <w:highlight w:val="none"/>
                <w:lang w:val="en-US"/>
              </w:rPr>
              <w:t>/</w:t>
            </w:r>
            <w:r>
              <w:rPr>
                <w:b/>
                <w:bCs/>
                <w:highlight w:val="none"/>
              </w:rPr>
              <w:t>综合评分法</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highlight w:val="none"/>
                <w:lang w:eastAsia="zh-CN"/>
              </w:rPr>
            </w:pPr>
            <w:r>
              <w:rPr>
                <w:szCs w:val="21"/>
                <w:highlight w:val="none"/>
              </w:rPr>
              <w:sym w:font="Wingdings" w:char="00FE"/>
            </w:r>
            <w:r>
              <w:rPr>
                <w:szCs w:val="21"/>
                <w:highlight w:val="none"/>
              </w:rPr>
              <w:t>综合评分法，</w:t>
            </w:r>
            <w:r>
              <w:rPr>
                <w:rFonts w:hint="eastAsia"/>
                <w:szCs w:val="21"/>
                <w:highlight w:val="none"/>
              </w:rPr>
              <w:t>是指投标文件满足招标文件全部实质性要求，且按照评审因素的量化指标评审得分最高的投标人为中标候选人的评标方法。</w:t>
            </w:r>
            <w:r>
              <w:rPr>
                <w:rFonts w:hint="eastAsia"/>
                <w:szCs w:val="21"/>
                <w:highlight w:val="none"/>
                <w:lang w:eastAsia="zh-CN"/>
              </w:rPr>
              <w:t>（</w:t>
            </w:r>
            <w:r>
              <w:rPr>
                <w:rFonts w:hint="eastAsia"/>
                <w:szCs w:val="21"/>
                <w:highlight w:val="none"/>
                <w:lang w:val="en-US" w:eastAsia="zh-CN"/>
              </w:rPr>
              <w:t>适用于中标候选人为1家的情形</w:t>
            </w:r>
            <w:r>
              <w:rPr>
                <w:rFonts w:hint="eastAsia"/>
                <w:szCs w:val="21"/>
                <w:highlight w:val="none"/>
                <w:lang w:eastAsia="zh-CN"/>
              </w:rPr>
              <w:t>）</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highlight w:val="none"/>
                <w:lang w:eastAsia="zh-CN"/>
              </w:rPr>
            </w:pPr>
            <w:r>
              <w:rPr>
                <w:szCs w:val="21"/>
                <w:highlight w:val="none"/>
              </w:rPr>
              <w:t>综合评分法，</w:t>
            </w:r>
            <w:r>
              <w:rPr>
                <w:rFonts w:hint="eastAsia"/>
                <w:szCs w:val="21"/>
                <w:highlight w:val="none"/>
              </w:rPr>
              <w:t>是指投标文件满足招标文件全部实质性要求，且按照评审因素的量化指标评审得分</w:t>
            </w:r>
            <w:r>
              <w:rPr>
                <w:rFonts w:hint="eastAsia"/>
                <w:szCs w:val="21"/>
                <w:highlight w:val="none"/>
                <w:lang w:val="en-US" w:eastAsia="zh-CN"/>
              </w:rPr>
              <w:t>排名前列</w:t>
            </w:r>
            <w:r>
              <w:rPr>
                <w:szCs w:val="21"/>
                <w:highlight w:val="none"/>
              </w:rPr>
              <w:t>的投标人为中标候选人的评标方法。</w:t>
            </w:r>
            <w:r>
              <w:rPr>
                <w:rFonts w:hint="eastAsia" w:eastAsia="宋体"/>
                <w:szCs w:val="21"/>
                <w:highlight w:val="none"/>
                <w:lang w:eastAsia="zh-CN"/>
              </w:rPr>
              <w:t>（</w:t>
            </w:r>
            <w:r>
              <w:rPr>
                <w:rFonts w:hint="eastAsia" w:ascii="Times New Roman" w:eastAsia="宋体"/>
                <w:szCs w:val="21"/>
                <w:highlight w:val="none"/>
                <w:lang w:val="en-US" w:eastAsia="zh-CN"/>
              </w:rPr>
              <w:t>适用于中标候选人为</w:t>
            </w:r>
            <w:r>
              <w:rPr>
                <w:rFonts w:hint="eastAsia"/>
                <w:szCs w:val="21"/>
                <w:highlight w:val="none"/>
                <w:lang w:val="en-US" w:eastAsia="zh-CN"/>
              </w:rPr>
              <w:t>2家或以上</w:t>
            </w:r>
            <w:r>
              <w:rPr>
                <w:rFonts w:hint="eastAsia" w:ascii="Times New Roman" w:eastAsia="宋体"/>
                <w:szCs w:val="21"/>
                <w:highlight w:val="none"/>
                <w:lang w:val="en-US" w:eastAsia="zh-CN"/>
              </w:rPr>
              <w:t>的情形</w:t>
            </w:r>
            <w:r>
              <w:rPr>
                <w:rFonts w:hint="eastAsia" w:eastAsia="宋体"/>
                <w:szCs w:val="21"/>
                <w:highlight w:val="none"/>
                <w:lang w:eastAsia="zh-CN"/>
              </w:rPr>
              <w:t>）</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highlight w:val="none"/>
              </w:rPr>
            </w:pP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kern w:val="2"/>
                <w:sz w:val="21"/>
                <w:szCs w:val="21"/>
                <w:highlight w:val="none"/>
              </w:rPr>
            </w:pPr>
            <w:r>
              <w:rPr>
                <w:szCs w:val="21"/>
                <w:highlight w:val="none"/>
              </w:rPr>
              <w:t>价格分计算方法：</w:t>
            </w:r>
            <w:r>
              <w:rPr>
                <w:kern w:val="2"/>
                <w:sz w:val="21"/>
                <w:szCs w:val="21"/>
                <w:highlight w:val="none"/>
              </w:rPr>
              <w:t xml:space="preserve">采用低价优先法计算，即满足招标文件要求且投标价格最低的投标报价为评标基准价，其价格分为满分。其他投标人的价格分统一按照下列公式计算： </w:t>
            </w:r>
            <w:r>
              <w:rPr>
                <w:kern w:val="2"/>
                <w:sz w:val="21"/>
                <w:szCs w:val="21"/>
                <w:highlight w:val="none"/>
              </w:rPr>
              <w:br w:type="textWrapping"/>
            </w:r>
            <w:r>
              <w:rPr>
                <w:kern w:val="2"/>
                <w:sz w:val="21"/>
                <w:szCs w:val="21"/>
                <w:highlight w:val="none"/>
              </w:rPr>
              <w:t xml:space="preserve">投标报价得分=(评标基准价／投标报价)×100 </w:t>
            </w:r>
            <w:r>
              <w:rPr>
                <w:kern w:val="2"/>
                <w:sz w:val="21"/>
                <w:szCs w:val="21"/>
                <w:highlight w:val="none"/>
              </w:rPr>
              <w:br w:type="textWrapping"/>
            </w:r>
            <w:r>
              <w:rPr>
                <w:kern w:val="2"/>
                <w:sz w:val="21"/>
                <w:szCs w:val="21"/>
                <w:highlight w:val="none"/>
              </w:rPr>
              <w:t xml:space="preserve">评标总得分＝F1×A1＋F2×A2＋……＋Fn×An </w:t>
            </w:r>
            <w:r>
              <w:rPr>
                <w:kern w:val="2"/>
                <w:sz w:val="21"/>
                <w:szCs w:val="21"/>
                <w:highlight w:val="none"/>
              </w:rPr>
              <w:br w:type="textWrapping"/>
            </w:r>
            <w:r>
              <w:rPr>
                <w:kern w:val="2"/>
                <w:sz w:val="21"/>
                <w:szCs w:val="21"/>
                <w:highlight w:val="none"/>
              </w:rPr>
              <w:t xml:space="preserve">F1、F2……Fn分别为各项评审因素的得分； </w:t>
            </w:r>
            <w:r>
              <w:rPr>
                <w:kern w:val="2"/>
                <w:sz w:val="21"/>
                <w:szCs w:val="21"/>
                <w:highlight w:val="none"/>
              </w:rPr>
              <w:br w:type="textWrapping"/>
            </w:r>
            <w:r>
              <w:rPr>
                <w:kern w:val="2"/>
                <w:sz w:val="21"/>
                <w:szCs w:val="21"/>
                <w:highlight w:val="none"/>
              </w:rPr>
              <w:t xml:space="preserve">A1、A2、……An 分别为各项评审因素所占的权重(A1＋A2＋……＋An＝1)。 </w:t>
            </w:r>
            <w:r>
              <w:rPr>
                <w:kern w:val="2"/>
                <w:sz w:val="21"/>
                <w:szCs w:val="21"/>
                <w:highlight w:val="none"/>
              </w:rPr>
              <w:br w:type="textWrapping"/>
            </w:r>
            <w:r>
              <w:rPr>
                <w:kern w:val="2"/>
                <w:sz w:val="21"/>
                <w:szCs w:val="21"/>
                <w:highlight w:val="none"/>
              </w:rPr>
              <w:t>评标过程中，不得去掉报价中的最高报价和最低报价。</w:t>
            </w:r>
            <w:r>
              <w:rPr>
                <w:rFonts w:hint="eastAsia"/>
                <w:kern w:val="2"/>
                <w:sz w:val="21"/>
                <w:szCs w:val="21"/>
                <w:highlight w:val="none"/>
              </w:rPr>
              <w:t>因落实政府采购政策进行价格调整的，以调整后的价格计算评标基准价和投标报价。</w:t>
            </w:r>
          </w:p>
          <w:p>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highlight w:val="none"/>
              </w:rPr>
            </w:pPr>
          </w:p>
          <w:p>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highlight w:val="none"/>
              </w:rPr>
            </w:pPr>
            <w:r>
              <w:rPr>
                <w:rFonts w:hint="eastAsia"/>
                <w:b/>
                <w:bCs/>
                <w:highlight w:val="none"/>
              </w:rPr>
              <w:t>注：投标人的“技术响应情况”“技术偏离情况”等必须与客观实际保持一致，响应不实且情节严重的，经查实，将依法记入供应商诚信档案或受到行政处罚。</w:t>
            </w:r>
          </w:p>
        </w:tc>
      </w:tr>
    </w:tbl>
    <w:p>
      <w:pPr>
        <w:rPr>
          <w:rFonts w:ascii="Times New Roman" w:hAnsi="Times New Roman" w:eastAsia="宋体" w:cs="Times New Roman"/>
          <w:vanish/>
          <w:sz w:val="24"/>
          <w:highlight w:val="none"/>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
        <w:gridCol w:w="523"/>
        <w:gridCol w:w="1707"/>
        <w:gridCol w:w="720"/>
        <w:gridCol w:w="755"/>
        <w:gridCol w:w="44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序号</w:t>
            </w:r>
          </w:p>
        </w:tc>
        <w:tc>
          <w:tcPr>
            <w:tcW w:w="3705" w:type="dxa"/>
            <w:gridSpan w:val="4"/>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评分项</w:t>
            </w:r>
          </w:p>
        </w:tc>
        <w:tc>
          <w:tcPr>
            <w:tcW w:w="4484"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权重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ascii="宋体" w:hAnsi="宋体" w:eastAsia="宋体" w:cs="Times New Roman"/>
                <w:b/>
                <w:bCs/>
                <w:sz w:val="20"/>
                <w:szCs w:val="20"/>
                <w:highlight w:val="none"/>
              </w:rPr>
              <w:t>1</w:t>
            </w:r>
          </w:p>
        </w:tc>
        <w:tc>
          <w:tcPr>
            <w:tcW w:w="3705" w:type="dxa"/>
            <w:gridSpan w:val="4"/>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价格</w:t>
            </w:r>
          </w:p>
        </w:tc>
        <w:tc>
          <w:tcPr>
            <w:tcW w:w="4484"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ascii="宋体" w:hAnsi="宋体" w:eastAsia="宋体" w:cs="Times New Roman"/>
                <w:b/>
                <w:bCs/>
                <w:sz w:val="20"/>
                <w:szCs w:val="20"/>
                <w:highlight w:val="none"/>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ascii="宋体" w:hAnsi="宋体" w:eastAsia="宋体" w:cs="Times New Roman"/>
                <w:b/>
                <w:bCs/>
                <w:sz w:val="20"/>
                <w:szCs w:val="20"/>
                <w:highlight w:val="none"/>
              </w:rPr>
              <w:t>2</w:t>
            </w:r>
          </w:p>
        </w:tc>
        <w:tc>
          <w:tcPr>
            <w:tcW w:w="3705" w:type="dxa"/>
            <w:gridSpan w:val="4"/>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技术部分</w:t>
            </w:r>
          </w:p>
        </w:tc>
        <w:tc>
          <w:tcPr>
            <w:tcW w:w="4484"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宋体" w:hAnsi="宋体" w:eastAsia="宋体" w:cs="Times New Roman"/>
                <w:b/>
                <w:bCs/>
                <w:sz w:val="20"/>
                <w:szCs w:val="20"/>
                <w:highlight w:val="none"/>
                <w:lang w:val="en-US" w:eastAsia="zh-CN"/>
              </w:rPr>
            </w:pPr>
            <w:r>
              <w:rPr>
                <w:rFonts w:hint="eastAsia" w:ascii="宋体" w:hAnsi="宋体" w:cs="Times New Roman"/>
                <w:b/>
                <w:bCs/>
                <w:sz w:val="20"/>
                <w:szCs w:val="20"/>
                <w:highlight w:val="none"/>
                <w:lang w:val="en-US" w:eastAsia="zh-CN"/>
              </w:rPr>
              <w:t>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restart"/>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p>
        </w:tc>
        <w:tc>
          <w:tcPr>
            <w:tcW w:w="523"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707"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484"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p>
        </w:tc>
        <w:tc>
          <w:tcPr>
            <w:tcW w:w="523"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lang w:eastAsia="zh-CN"/>
              </w:rPr>
            </w:pPr>
            <w:r>
              <w:rPr>
                <w:rFonts w:hint="eastAsia" w:ascii="宋体" w:hAnsi="宋体"/>
                <w:szCs w:val="21"/>
                <w:lang w:val="en-US" w:eastAsia="zh-CN"/>
              </w:rPr>
              <w:t>1</w:t>
            </w:r>
          </w:p>
        </w:tc>
        <w:tc>
          <w:tcPr>
            <w:tcW w:w="1707"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技术要求偏离情况</w:t>
            </w:r>
          </w:p>
        </w:tc>
        <w:tc>
          <w:tcPr>
            <w:tcW w:w="720"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lang w:val="en-US" w:eastAsia="zh-CN"/>
              </w:rPr>
              <w:t>25</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专家评分</w:t>
            </w:r>
          </w:p>
        </w:tc>
        <w:tc>
          <w:tcPr>
            <w:tcW w:w="4484" w:type="dxa"/>
            <w:vAlign w:val="center"/>
          </w:tcPr>
          <w:p>
            <w:pPr>
              <w:rPr>
                <w:rFonts w:hint="eastAsia"/>
                <w:szCs w:val="22"/>
              </w:rPr>
            </w:pPr>
            <w:r>
              <w:rPr>
                <w:rFonts w:hint="eastAsia"/>
                <w:szCs w:val="22"/>
              </w:rPr>
              <w:t>重要技术规格参数：</w:t>
            </w:r>
          </w:p>
          <w:p>
            <w:pPr>
              <w:rPr>
                <w:rFonts w:hint="eastAsia"/>
                <w:b/>
                <w:bCs/>
                <w:szCs w:val="22"/>
              </w:rPr>
            </w:pPr>
            <w:r>
              <w:rPr>
                <w:rFonts w:hint="eastAsia"/>
                <w:b/>
                <w:bCs/>
                <w:szCs w:val="22"/>
              </w:rPr>
              <w:t>（一）评分标准：</w:t>
            </w:r>
          </w:p>
          <w:p>
            <w:pPr>
              <w:rPr>
                <w:rFonts w:hint="eastAsia"/>
                <w:szCs w:val="22"/>
              </w:rPr>
            </w:pPr>
            <w:r>
              <w:rPr>
                <w:rFonts w:hint="eastAsia"/>
                <w:szCs w:val="22"/>
              </w:rPr>
              <w:t>（1）投标人所投设备主要技术参数（标“▲”参数）的偏离情况进行评审，所投产品▲技术参数全部满足得100分；每负偏离1项扣</w:t>
            </w:r>
            <w:commentRangeStart w:id="2"/>
            <w:r>
              <w:rPr>
                <w:rFonts w:hint="eastAsia"/>
                <w:szCs w:val="22"/>
              </w:rPr>
              <w:t>5.26</w:t>
            </w:r>
            <w:commentRangeEnd w:id="2"/>
            <w:r>
              <w:commentReference w:id="2"/>
            </w:r>
            <w:r>
              <w:rPr>
                <w:rFonts w:hint="eastAsia"/>
                <w:szCs w:val="22"/>
              </w:rPr>
              <w:t>分，扣完为止。</w:t>
            </w:r>
          </w:p>
          <w:p>
            <w:pPr>
              <w:rPr>
                <w:rFonts w:hint="eastAsia"/>
                <w:szCs w:val="22"/>
              </w:rPr>
            </w:pPr>
            <w:r>
              <w:rPr>
                <w:rFonts w:hint="eastAsia"/>
                <w:szCs w:val="22"/>
              </w:rPr>
              <w:t>（2）未对招标文件技术参数要求进行逐条响应的，视为不满足招标文件要求，对其未响应的技术参数进行扣分。</w:t>
            </w:r>
          </w:p>
          <w:p>
            <w:pPr>
              <w:rPr>
                <w:rFonts w:hint="eastAsia"/>
                <w:b/>
                <w:bCs/>
                <w:szCs w:val="22"/>
              </w:rPr>
            </w:pPr>
            <w:r>
              <w:rPr>
                <w:rFonts w:hint="eastAsia"/>
                <w:b/>
                <w:bCs/>
                <w:szCs w:val="22"/>
              </w:rPr>
              <w:t>（二）证明文件：</w:t>
            </w:r>
          </w:p>
          <w:p>
            <w:pPr>
              <w:rPr>
                <w:rFonts w:hint="eastAsia" w:ascii="宋体" w:hAnsi="宋体" w:eastAsia="宋体" w:cs="Times New Roman"/>
                <w:sz w:val="20"/>
                <w:szCs w:val="20"/>
                <w:highlight w:val="none"/>
              </w:rPr>
            </w:pPr>
            <w:r>
              <w:rPr>
                <w:rFonts w:hint="eastAsia"/>
                <w:szCs w:val="22"/>
              </w:rPr>
              <w:t>投标人应如实填写《技术</w:t>
            </w:r>
            <w:del w:id="0" w:author="政府采购业务部" w:date="2024-10-14T23:12:29Z">
              <w:r>
                <w:rPr>
                  <w:rFonts w:hint="default"/>
                  <w:szCs w:val="22"/>
                  <w:lang w:val="en-US"/>
                </w:rPr>
                <w:delText>规格</w:delText>
              </w:r>
            </w:del>
            <w:ins w:id="1" w:author="政府采购业务部" w:date="2024-10-14T23:12:30Z">
              <w:r>
                <w:rPr>
                  <w:rFonts w:hint="eastAsia"/>
                  <w:szCs w:val="22"/>
                  <w:lang w:val="en-US" w:eastAsia="zh-CN"/>
                </w:rPr>
                <w:t>要求</w:t>
              </w:r>
            </w:ins>
            <w:r>
              <w:rPr>
                <w:rFonts w:hint="eastAsia"/>
                <w:szCs w:val="22"/>
              </w:rPr>
              <w:t>偏离表》，其中要求提供证明材料的，投标人应按要求提供证明材料的扫描件，未提供不得分。未提供相关证明材料的，则认为对应参数负偏离。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p>
        </w:tc>
        <w:tc>
          <w:tcPr>
            <w:tcW w:w="523"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lang w:eastAsia="zh-CN"/>
              </w:rPr>
            </w:pPr>
            <w:r>
              <w:rPr>
                <w:rFonts w:hint="eastAsia" w:ascii="宋体" w:hAnsi="宋体"/>
                <w:szCs w:val="21"/>
                <w:lang w:val="en-US" w:eastAsia="zh-CN"/>
              </w:rPr>
              <w:t>2</w:t>
            </w:r>
          </w:p>
        </w:tc>
        <w:tc>
          <w:tcPr>
            <w:tcW w:w="1707"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项目实施方案</w:t>
            </w:r>
          </w:p>
        </w:tc>
        <w:tc>
          <w:tcPr>
            <w:tcW w:w="720"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ascii="宋体" w:hAnsi="宋体"/>
              </w:rPr>
              <w:t>10</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专家评分</w:t>
            </w:r>
          </w:p>
        </w:tc>
        <w:tc>
          <w:tcPr>
            <w:tcW w:w="4484" w:type="dxa"/>
            <w:vAlign w:val="center"/>
          </w:tcPr>
          <w:p>
            <w:pPr>
              <w:rPr>
                <w:ins w:id="2" w:author="政府采购业务部" w:date="2024-10-14T23:13:47Z"/>
                <w:rFonts w:hint="eastAsia"/>
                <w:b/>
                <w:bCs/>
              </w:rPr>
            </w:pPr>
            <w:r>
              <w:rPr>
                <w:rFonts w:hint="eastAsia"/>
                <w:b/>
                <w:bCs/>
              </w:rPr>
              <w:t>（一）评</w:t>
            </w:r>
            <w:r>
              <w:rPr>
                <w:rFonts w:hint="eastAsia"/>
                <w:b/>
                <w:bCs/>
                <w:lang w:val="en-US" w:eastAsia="zh-CN"/>
              </w:rPr>
              <w:t>分</w:t>
            </w:r>
            <w:r>
              <w:rPr>
                <w:rFonts w:hint="eastAsia"/>
                <w:b/>
                <w:bCs/>
              </w:rPr>
              <w:t>内容：</w:t>
            </w:r>
          </w:p>
          <w:p>
            <w:pPr>
              <w:rPr>
                <w:rFonts w:hint="eastAsia"/>
              </w:rPr>
            </w:pPr>
            <w:commentRangeStart w:id="3"/>
            <w:r>
              <w:rPr>
                <w:rFonts w:hint="eastAsia"/>
              </w:rPr>
              <w:t>根据投标人提供具体的项目实施方案，包含但不仅限于供货保障措施、质量管控方案、生产进度安排、项目负责人情况、运输安排、到场装卸、安装进度表及安装方案、现场安装人员及工具配备、安装中应急预案、调试及验收方案、成品保护等内容进行综合评定。</w:t>
            </w:r>
          </w:p>
          <w:p>
            <w:pPr>
              <w:rPr>
                <w:ins w:id="3" w:author="政府采购业务部" w:date="2024-10-14T23:13:53Z"/>
                <w:rFonts w:hint="eastAsia" w:eastAsia="宋体" w:cs="Times New Roman"/>
                <w:b/>
                <w:bCs/>
              </w:rPr>
            </w:pPr>
            <w:r>
              <w:rPr>
                <w:rFonts w:hint="eastAsia" w:eastAsia="宋体" w:cs="Times New Roman"/>
                <w:b/>
                <w:bCs/>
                <w:lang w:eastAsia="zh-CN"/>
              </w:rPr>
              <w:t>（</w:t>
            </w:r>
            <w:r>
              <w:rPr>
                <w:rFonts w:hint="eastAsia" w:eastAsia="宋体" w:cs="Times New Roman"/>
                <w:b/>
                <w:bCs/>
                <w:lang w:val="en-US" w:eastAsia="zh-CN"/>
              </w:rPr>
              <w:t>二</w:t>
            </w:r>
            <w:r>
              <w:rPr>
                <w:rFonts w:hint="eastAsia" w:eastAsia="宋体" w:cs="Times New Roman"/>
                <w:b/>
                <w:bCs/>
                <w:lang w:eastAsia="zh-CN"/>
              </w:rPr>
              <w:t>）</w:t>
            </w:r>
            <w:r>
              <w:rPr>
                <w:rFonts w:hint="eastAsia" w:eastAsia="宋体" w:cs="Times New Roman"/>
                <w:b/>
                <w:bCs/>
              </w:rPr>
              <w:t>评分依据：</w:t>
            </w:r>
          </w:p>
          <w:p>
            <w:pPr>
              <w:rPr>
                <w:ins w:id="4" w:author="政府采购业务部" w:date="2024-10-14T23:13:57Z"/>
                <w:rFonts w:hint="eastAsia"/>
              </w:rPr>
            </w:pPr>
            <w:r>
              <w:rPr>
                <w:rFonts w:hint="eastAsia"/>
              </w:rPr>
              <w:t>1、方案完整详实、具有针对性、详细全面、进度计划安排合理、管理规范完全满足采购人的需求得100分；</w:t>
            </w:r>
          </w:p>
          <w:p>
            <w:pPr>
              <w:rPr>
                <w:ins w:id="5" w:author="政府采购业务部" w:date="2024-10-14T23:13:58Z"/>
                <w:rFonts w:hint="eastAsia"/>
              </w:rPr>
            </w:pPr>
            <w:r>
              <w:rPr>
                <w:rFonts w:hint="eastAsia"/>
              </w:rPr>
              <w:t>2、方案基本完整、较为科学合理，基本满足采购人实际需求的得60分；</w:t>
            </w:r>
          </w:p>
          <w:p>
            <w:pPr>
              <w:rPr>
                <w:ins w:id="6" w:author="政府采购业务部" w:date="2024-10-14T23:14:00Z"/>
                <w:rFonts w:hint="eastAsia"/>
              </w:rPr>
            </w:pPr>
            <w:r>
              <w:rPr>
                <w:rFonts w:hint="eastAsia"/>
              </w:rPr>
              <w:t>3、方案完整性、合理性、针对性、可行性有所欠缺，与采购人实际</w:t>
            </w:r>
            <w:commentRangeEnd w:id="3"/>
            <w:r>
              <w:commentReference w:id="3"/>
            </w:r>
            <w:r>
              <w:rPr>
                <w:rFonts w:hint="eastAsia"/>
              </w:rPr>
              <w:t>需求存在差距得30分。</w:t>
            </w:r>
          </w:p>
          <w:p>
            <w:pPr>
              <w:rPr>
                <w:rFonts w:hint="eastAsia" w:ascii="宋体" w:hAnsi="宋体" w:eastAsia="宋体" w:cs="Times New Roman"/>
                <w:sz w:val="20"/>
                <w:szCs w:val="20"/>
                <w:highlight w:val="none"/>
              </w:rPr>
            </w:pPr>
            <w:r>
              <w:rPr>
                <w:rFonts w:hint="eastAsia"/>
              </w:rPr>
              <w:t>4、方案完整性、合理性、针对性、可行性差，与采购人实际需求存在较大差距得10分，其余情况不得分。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p>
        </w:tc>
        <w:tc>
          <w:tcPr>
            <w:tcW w:w="523" w:type="dxa"/>
            <w:vAlign w:val="center"/>
          </w:tcPr>
          <w:p>
            <w:pPr>
              <w:spacing w:line="240" w:lineRule="exact"/>
              <w:jc w:val="center"/>
              <w:rPr>
                <w:rFonts w:hint="eastAsia" w:ascii="宋体" w:hAnsi="宋体" w:eastAsia="宋体"/>
                <w:szCs w:val="21"/>
                <w:lang w:eastAsia="zh-CN"/>
              </w:rPr>
            </w:pPr>
            <w:r>
              <w:rPr>
                <w:rFonts w:hint="eastAsia" w:ascii="宋体" w:hAnsi="宋体"/>
                <w:szCs w:val="21"/>
                <w:lang w:val="en-US" w:eastAsia="zh-CN"/>
              </w:rPr>
              <w:t>3</w:t>
            </w:r>
          </w:p>
        </w:tc>
        <w:tc>
          <w:tcPr>
            <w:tcW w:w="1707" w:type="dxa"/>
            <w:vAlign w:val="center"/>
          </w:tcPr>
          <w:p>
            <w:pPr>
              <w:spacing w:line="240" w:lineRule="exact"/>
              <w:jc w:val="center"/>
              <w:rPr>
                <w:rFonts w:hint="eastAsia" w:ascii="宋体" w:hAnsi="宋体"/>
                <w:szCs w:val="21"/>
              </w:rPr>
            </w:pPr>
            <w:r>
              <w:rPr>
                <w:rFonts w:hint="eastAsia" w:ascii="宋体" w:hAnsi="宋体"/>
                <w:szCs w:val="21"/>
              </w:rPr>
              <w:t>售后服务方案</w:t>
            </w:r>
            <w:r>
              <w:commentReference w:id="4"/>
            </w:r>
          </w:p>
        </w:tc>
        <w:tc>
          <w:tcPr>
            <w:tcW w:w="720" w:type="dxa"/>
            <w:vAlign w:val="center"/>
          </w:tcPr>
          <w:p>
            <w:pPr>
              <w:pStyle w:val="477"/>
              <w:jc w:val="center"/>
              <w:rPr>
                <w:rFonts w:ascii="宋体" w:hAnsi="宋体"/>
              </w:rPr>
            </w:pPr>
            <w:r>
              <w:rPr>
                <w:rFonts w:hint="eastAsia"/>
                <w:szCs w:val="21"/>
                <w:lang w:val="en-US"/>
              </w:rPr>
              <w:t>5</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szCs w:val="21"/>
              </w:rPr>
            </w:pPr>
            <w:r>
              <w:rPr>
                <w:rFonts w:hint="eastAsia" w:ascii="宋体" w:hAnsi="宋体" w:eastAsia="宋体" w:cs="Times New Roman"/>
                <w:sz w:val="20"/>
                <w:szCs w:val="20"/>
                <w:highlight w:val="none"/>
              </w:rPr>
              <w:t>专家评分</w:t>
            </w:r>
          </w:p>
        </w:tc>
        <w:tc>
          <w:tcPr>
            <w:tcW w:w="4484" w:type="dxa"/>
            <w:vAlign w:val="top"/>
          </w:tcPr>
          <w:p>
            <w:pPr>
              <w:widowControl/>
              <w:wordWrap w:val="0"/>
              <w:jc w:val="left"/>
              <w:rPr>
                <w:ins w:id="7" w:author="政府采购业务部" w:date="2024-10-14T23:16:40Z"/>
                <w:rFonts w:hint="eastAsia" w:ascii="宋体" w:hAnsi="宋体"/>
                <w:b/>
                <w:bCs/>
                <w:szCs w:val="21"/>
              </w:rPr>
            </w:pPr>
            <w:r>
              <w:rPr>
                <w:rFonts w:hint="eastAsia" w:ascii="宋体" w:hAnsi="宋体"/>
                <w:b/>
                <w:bCs/>
                <w:szCs w:val="21"/>
              </w:rPr>
              <w:t>（一）评</w:t>
            </w:r>
            <w:r>
              <w:rPr>
                <w:rFonts w:hint="eastAsia" w:ascii="宋体" w:hAnsi="宋体"/>
                <w:b/>
                <w:bCs/>
                <w:szCs w:val="21"/>
                <w:lang w:val="en-US" w:eastAsia="zh-CN"/>
              </w:rPr>
              <w:t>分</w:t>
            </w:r>
            <w:r>
              <w:rPr>
                <w:rFonts w:hint="eastAsia" w:ascii="宋体" w:hAnsi="宋体"/>
                <w:b/>
                <w:bCs/>
                <w:szCs w:val="21"/>
              </w:rPr>
              <w:t>内容：</w:t>
            </w:r>
          </w:p>
          <w:p>
            <w:pPr>
              <w:widowControl/>
              <w:wordWrap w:val="0"/>
              <w:jc w:val="left"/>
              <w:rPr>
                <w:rFonts w:hint="eastAsia" w:ascii="宋体" w:hAnsi="宋体"/>
                <w:szCs w:val="21"/>
              </w:rPr>
            </w:pPr>
            <w:commentRangeStart w:id="5"/>
            <w:r>
              <w:rPr>
                <w:rFonts w:hint="eastAsia" w:ascii="宋体" w:hAnsi="宋体"/>
                <w:szCs w:val="21"/>
              </w:rPr>
              <w:t>根据投标人提供的服务方案，包括售后服务方案、服务承诺、保修、配件储备情况、响应时间、优惠服务等内容进行综合评议。</w:t>
            </w:r>
          </w:p>
          <w:p>
            <w:pPr>
              <w:widowControl/>
              <w:wordWrap w:val="0"/>
              <w:jc w:val="left"/>
              <w:rPr>
                <w:rFonts w:hint="eastAsia" w:eastAsia="宋体" w:cs="Times New Roman"/>
                <w:b/>
                <w:bCs/>
                <w:lang w:eastAsia="zh-CN"/>
              </w:rPr>
            </w:pPr>
            <w:r>
              <w:rPr>
                <w:rFonts w:hint="eastAsia" w:ascii="宋体" w:hAnsi="宋体"/>
                <w:b/>
                <w:bCs/>
                <w:szCs w:val="21"/>
              </w:rPr>
              <w:t>（二）评分依据：</w:t>
            </w:r>
            <w:r>
              <w:rPr>
                <w:rFonts w:hint="eastAsia" w:ascii="宋体" w:hAnsi="宋体"/>
                <w:szCs w:val="21"/>
              </w:rPr>
              <w:t>1、方案完整详实、科学合理、具备针对性且切实可行、满足采购人实际需求的得100分；2、方案基本完整、较为科学合理，基本满足采购人实际需求的得60分；3、方案完整性、合理性、针对性、可行性有所欠缺，与采购人实际需求存在差距得30分；4、方案完整性、合理性、针对性、可行性差，与采购人实际需求存在较大差距得10分，其余情况不得分。</w:t>
            </w:r>
            <w:commentRangeEnd w:id="5"/>
            <w:r>
              <w:commentReference w:id="5"/>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p>
        </w:tc>
        <w:tc>
          <w:tcPr>
            <w:tcW w:w="523"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4</w:t>
            </w:r>
          </w:p>
        </w:tc>
        <w:tc>
          <w:tcPr>
            <w:tcW w:w="1707" w:type="dxa"/>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样品</w:t>
            </w:r>
          </w:p>
        </w:tc>
        <w:tc>
          <w:tcPr>
            <w:tcW w:w="720" w:type="dxa"/>
            <w:vAlign w:val="center"/>
          </w:tcPr>
          <w:p>
            <w:pPr>
              <w:pStyle w:val="477"/>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szCs w:val="21"/>
                <w:lang w:val="en-US"/>
              </w:rPr>
              <w:t>10</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专家评分</w:t>
            </w:r>
          </w:p>
        </w:tc>
        <w:tc>
          <w:tcPr>
            <w:tcW w:w="4484" w:type="dxa"/>
            <w:vAlign w:val="center"/>
          </w:tcPr>
          <w:p>
            <w:pPr>
              <w:rPr>
                <w:ins w:id="8" w:author="政府采购业务部" w:date="2024-10-14T23:17:23Z"/>
                <w:rFonts w:hint="eastAsia"/>
                <w:b/>
                <w:bCs/>
              </w:rPr>
            </w:pPr>
            <w:r>
              <w:rPr>
                <w:rFonts w:hint="eastAsia"/>
                <w:b/>
                <w:bCs/>
              </w:rPr>
              <w:t>（一）评分内容：</w:t>
            </w:r>
          </w:p>
          <w:p>
            <w:pPr>
              <w:rPr>
                <w:ins w:id="9" w:author="政府采购业务部" w:date="2024-10-14T23:17:30Z"/>
                <w:rFonts w:hint="eastAsia"/>
              </w:rPr>
            </w:pPr>
            <w:r>
              <w:rPr>
                <w:rFonts w:hint="eastAsia"/>
                <w:lang w:val="en-US" w:eastAsia="zh-CN"/>
              </w:rPr>
              <w:t>1、</w:t>
            </w:r>
            <w:r>
              <w:rPr>
                <w:rFonts w:hint="eastAsia"/>
              </w:rPr>
              <w:t>提供一组医用环保治疗台（柜）（尺寸（</w:t>
            </w:r>
            <w:commentRangeStart w:id="6"/>
            <w:r>
              <w:rPr>
                <w:rFonts w:hint="eastAsia"/>
              </w:rPr>
              <w:t>1400*300</w:t>
            </w:r>
            <w:commentRangeEnd w:id="6"/>
            <w:r>
              <w:commentReference w:id="6"/>
            </w:r>
            <w:r>
              <w:rPr>
                <w:rFonts w:hint="eastAsia"/>
              </w:rPr>
              <w:t>/650D*2000H）mm±10mm，含上柜、台面、背板架、膝碰式垃圾桶柜、抽屉柜、</w:t>
            </w:r>
            <w:commentRangeStart w:id="7"/>
            <w:r>
              <w:rPr>
                <w:rFonts w:hint="eastAsia"/>
              </w:rPr>
              <w:t>恒温</w:t>
            </w:r>
            <w:commentRangeEnd w:id="7"/>
            <w:r>
              <w:commentReference w:id="7"/>
            </w:r>
            <w:r>
              <w:rPr>
                <w:rFonts w:hint="eastAsia"/>
              </w:rPr>
              <w:t>除湿高危药品柜）</w:t>
            </w:r>
          </w:p>
          <w:p>
            <w:pPr>
              <w:rPr>
                <w:ins w:id="10" w:author="政府采购业务部" w:date="2024-10-14T23:20:33Z"/>
                <w:rFonts w:hint="eastAsia"/>
              </w:rPr>
            </w:pPr>
            <w:r>
              <w:rPr>
                <w:rFonts w:hint="eastAsia"/>
                <w:lang w:val="en-US" w:eastAsia="zh-CN"/>
              </w:rPr>
              <w:t>2、</w:t>
            </w:r>
            <w:r>
              <w:rPr>
                <w:rFonts w:hint="eastAsia"/>
              </w:rPr>
              <w:t>提供一组医用环保处置台（柜）（尺寸（</w:t>
            </w:r>
            <w:commentRangeStart w:id="8"/>
            <w:r>
              <w:rPr>
                <w:rFonts w:hint="eastAsia"/>
              </w:rPr>
              <w:t>1400*600D*850H</w:t>
            </w:r>
            <w:commentRangeEnd w:id="8"/>
            <w:r>
              <w:commentReference w:id="8"/>
            </w:r>
            <w:r>
              <w:rPr>
                <w:rFonts w:hint="eastAsia"/>
              </w:rPr>
              <w:t>）mm±10mm含台面、脚踏垃圾柜、水槽柜）</w:t>
            </w:r>
          </w:p>
          <w:p>
            <w:pPr>
              <w:rPr>
                <w:rFonts w:hint="eastAsia"/>
              </w:rPr>
            </w:pPr>
            <w:ins w:id="11" w:author="政府采购业务部" w:date="2024-10-14T23:21:59Z">
              <w:r>
                <w:rPr>
                  <w:rFonts w:hint="eastAsia"/>
                  <w:lang w:val="en-US" w:eastAsia="zh-CN"/>
                </w:rPr>
                <w:t>3</w:t>
              </w:r>
            </w:ins>
            <w:ins w:id="12" w:author="政府采购业务部" w:date="2024-10-14T23:22:00Z">
              <w:r>
                <w:rPr>
                  <w:rFonts w:hint="eastAsia"/>
                  <w:lang w:val="en-US" w:eastAsia="zh-CN"/>
                </w:rPr>
                <w:t>.</w:t>
              </w:r>
            </w:ins>
            <w:r>
              <w:rPr>
                <w:rFonts w:hint="eastAsia"/>
              </w:rPr>
              <w:t>样品要求：</w:t>
            </w:r>
            <w:r>
              <w:rPr>
                <w:rFonts w:hint="eastAsia"/>
                <w:b/>
                <w:bCs/>
              </w:rPr>
              <w:t>详见</w:t>
            </w:r>
            <w:del w:id="13" w:author="政府采购业务部" w:date="2024-10-14T23:19:52Z">
              <w:r>
                <w:rPr>
                  <w:rFonts w:hint="default"/>
                  <w:b/>
                  <w:bCs/>
                  <w:lang w:val="en-US"/>
                </w:rPr>
                <w:delText>下文</w:delText>
              </w:r>
            </w:del>
            <w:ins w:id="14" w:author="政府采购业务部" w:date="2024-10-14T23:20:01Z">
              <w:r>
                <w:rPr>
                  <w:rFonts w:hint="eastAsia"/>
                  <w:b/>
                  <w:bCs/>
                  <w:lang w:val="en-US" w:eastAsia="zh-CN"/>
                </w:rPr>
                <w:t>招标文件</w:t>
              </w:r>
            </w:ins>
            <w:ins w:id="15" w:author="政府采购业务部" w:date="2024-10-14T23:20:03Z">
              <w:r>
                <w:rPr>
                  <w:rFonts w:hint="eastAsia"/>
                  <w:b/>
                  <w:bCs/>
                  <w:lang w:val="en-US" w:eastAsia="zh-CN"/>
                </w:rPr>
                <w:t>/</w:t>
              </w:r>
            </w:ins>
            <w:ins w:id="16" w:author="政府采购业务部" w:date="2024-10-14T23:20:04Z">
              <w:r>
                <w:rPr>
                  <w:rFonts w:hint="eastAsia"/>
                  <w:b/>
                  <w:bCs/>
                  <w:lang w:val="en-US" w:eastAsia="zh-CN"/>
                </w:rPr>
                <w:t>第三章</w:t>
              </w:r>
            </w:ins>
            <w:ins w:id="17" w:author="政府采购业务部" w:date="2024-10-14T23:20:11Z">
              <w:r>
                <w:rPr>
                  <w:rFonts w:hint="eastAsia"/>
                  <w:b/>
                  <w:bCs/>
                  <w:lang w:val="en-US" w:eastAsia="zh-CN"/>
                </w:rPr>
                <w:t>用户需求书</w:t>
              </w:r>
            </w:ins>
            <w:ins w:id="18" w:author="政府采购业务部" w:date="2024-10-14T23:20:12Z">
              <w:r>
                <w:rPr>
                  <w:rFonts w:hint="eastAsia"/>
                  <w:b/>
                  <w:bCs/>
                  <w:lang w:val="en-US" w:eastAsia="zh-CN"/>
                </w:rPr>
                <w:t>/</w:t>
              </w:r>
            </w:ins>
            <w:ins w:id="19" w:author="政府采购业务部" w:date="2024-10-14T23:20:14Z">
              <w:r>
                <w:rPr>
                  <w:rFonts w:hint="eastAsia"/>
                  <w:b/>
                  <w:bCs/>
                  <w:lang w:val="en-US" w:eastAsia="zh-CN"/>
                </w:rPr>
                <w:t>七</w:t>
              </w:r>
            </w:ins>
            <w:ins w:id="20" w:author="政府采购业务部" w:date="2024-10-14T23:20:16Z">
              <w:r>
                <w:rPr>
                  <w:rFonts w:hint="eastAsia"/>
                  <w:b/>
                  <w:bCs/>
                  <w:lang w:val="en-US" w:eastAsia="zh-CN"/>
                </w:rPr>
                <w:t>、</w:t>
              </w:r>
            </w:ins>
            <w:ins w:id="21" w:author="政府采购业务部" w:date="2024-10-14T23:20:22Z">
              <w:r>
                <w:rPr>
                  <w:rFonts w:hint="eastAsia"/>
                  <w:b/>
                  <w:bCs/>
                  <w:lang w:val="en-US" w:eastAsia="zh-CN"/>
                </w:rPr>
                <w:t>样品要求</w:t>
              </w:r>
            </w:ins>
            <w:ins w:id="22" w:author="政府采购业务部" w:date="2024-10-14T23:20:26Z">
              <w:r>
                <w:rPr>
                  <w:rFonts w:hint="eastAsia"/>
                  <w:b/>
                  <w:bCs/>
                  <w:lang w:val="en-US" w:eastAsia="zh-CN"/>
                </w:rPr>
                <w:t>/</w:t>
              </w:r>
            </w:ins>
            <w:r>
              <w:rPr>
                <w:rFonts w:hint="eastAsia"/>
                <w:b/>
                <w:bCs/>
              </w:rPr>
              <w:t>样品清单</w:t>
            </w:r>
            <w:del w:id="23" w:author="政府采购业务部" w:date="2024-10-14T23:20:46Z">
              <w:r>
                <w:rPr>
                  <w:rFonts w:hint="eastAsia"/>
                </w:rPr>
                <w:delText>）</w:delText>
              </w:r>
            </w:del>
          </w:p>
          <w:p>
            <w:pPr>
              <w:rPr>
                <w:ins w:id="24" w:author="政府采购业务部" w:date="2024-10-14T23:20:59Z"/>
                <w:rFonts w:hint="eastAsia"/>
                <w:b/>
                <w:bCs/>
              </w:rPr>
            </w:pPr>
            <w:r>
              <w:rPr>
                <w:rFonts w:hint="eastAsia"/>
                <w:b/>
                <w:bCs/>
                <w:lang w:eastAsia="zh-CN"/>
              </w:rPr>
              <w:t>（</w:t>
            </w:r>
            <w:r>
              <w:rPr>
                <w:rFonts w:hint="eastAsia"/>
                <w:b/>
                <w:bCs/>
                <w:lang w:val="en-US" w:eastAsia="zh-CN"/>
              </w:rPr>
              <w:t>二</w:t>
            </w:r>
            <w:r>
              <w:rPr>
                <w:rFonts w:hint="eastAsia"/>
                <w:b/>
                <w:bCs/>
                <w:lang w:eastAsia="zh-CN"/>
              </w:rPr>
              <w:t>）</w:t>
            </w:r>
            <w:r>
              <w:rPr>
                <w:rFonts w:hint="eastAsia"/>
                <w:b/>
                <w:bCs/>
              </w:rPr>
              <w:t>评分依据：</w:t>
            </w:r>
          </w:p>
          <w:p>
            <w:pPr>
              <w:rPr>
                <w:ins w:id="25" w:author="政府采购业务部" w:date="2024-10-14T23:21:20Z"/>
                <w:rFonts w:hint="eastAsia"/>
              </w:rPr>
            </w:pPr>
            <w:r>
              <w:rPr>
                <w:rFonts w:hint="eastAsia"/>
              </w:rPr>
              <w:t>1、外观、结构、部件等内容进行综合评定（50分）</w:t>
            </w:r>
          </w:p>
          <w:p>
            <w:pPr>
              <w:rPr>
                <w:ins w:id="26" w:author="政府采购业务部" w:date="2024-10-14T23:21:22Z"/>
                <w:rFonts w:hint="eastAsia"/>
              </w:rPr>
            </w:pPr>
            <w:r>
              <w:rPr>
                <w:rFonts w:hint="eastAsia"/>
              </w:rPr>
              <w:t>（1）外观美观、结构牢固稳定、部件拼接严密平整、喷涂平整光滑无划痕、无异味得50分；</w:t>
            </w:r>
          </w:p>
          <w:p>
            <w:pPr>
              <w:rPr>
                <w:ins w:id="27" w:author="政府采购业务部" w:date="2024-10-14T23:21:24Z"/>
                <w:rFonts w:hint="eastAsia"/>
              </w:rPr>
            </w:pPr>
            <w:r>
              <w:rPr>
                <w:rFonts w:hint="eastAsia"/>
              </w:rPr>
              <w:t>（2）外观美观、结构较牢固稳定、部件拼接平整、喷涂平整、无异味得30分；</w:t>
            </w:r>
          </w:p>
          <w:p>
            <w:pPr>
              <w:rPr>
                <w:ins w:id="28" w:author="政府采购业务部" w:date="2024-10-14T23:21:25Z"/>
                <w:rFonts w:hint="eastAsia"/>
              </w:rPr>
            </w:pPr>
            <w:r>
              <w:rPr>
                <w:rFonts w:hint="eastAsia"/>
              </w:rPr>
              <w:t>（3）外观较美观，结构、部件拼接略有瑕疵、喷涂欠光滑，无明显异味得10分；</w:t>
            </w:r>
          </w:p>
          <w:p>
            <w:pPr>
              <w:rPr>
                <w:ins w:id="29" w:author="政府采购业务部" w:date="2024-10-14T23:21:05Z"/>
                <w:rFonts w:hint="eastAsia"/>
              </w:rPr>
            </w:pPr>
            <w:r>
              <w:rPr>
                <w:rFonts w:hint="eastAsia"/>
              </w:rPr>
              <w:t>（4）外观较美观，结构、部件拼接制作显粗糙，喷涂欠光滑，有异味得0分。</w:t>
            </w:r>
          </w:p>
          <w:p>
            <w:pPr>
              <w:rPr>
                <w:ins w:id="30" w:author="政府采购业务部" w:date="2024-10-14T23:21:27Z"/>
                <w:rFonts w:hint="eastAsia"/>
              </w:rPr>
            </w:pPr>
            <w:r>
              <w:rPr>
                <w:rFonts w:hint="eastAsia"/>
              </w:rPr>
              <w:t>2、材质、配置、功能完整性与</w:t>
            </w:r>
            <w:commentRangeStart w:id="9"/>
            <w:r>
              <w:rPr>
                <w:rFonts w:hint="eastAsia"/>
              </w:rPr>
              <w:t>技术采购清单</w:t>
            </w:r>
            <w:commentRangeEnd w:id="9"/>
            <w:r>
              <w:commentReference w:id="9"/>
            </w:r>
            <w:r>
              <w:rPr>
                <w:rFonts w:hint="eastAsia"/>
              </w:rPr>
              <w:t>所注明的内容响应程度（50分）</w:t>
            </w:r>
          </w:p>
          <w:p>
            <w:pPr>
              <w:rPr>
                <w:ins w:id="31" w:author="政府采购业务部" w:date="2024-10-14T23:21:32Z"/>
                <w:rFonts w:hint="eastAsia"/>
              </w:rPr>
            </w:pPr>
            <w:r>
              <w:rPr>
                <w:rFonts w:hint="eastAsia"/>
              </w:rPr>
              <w:t>（1）样品材质、配置、功能与采购需求完全符合无偏差，满足日常使用需求得50分；</w:t>
            </w:r>
          </w:p>
          <w:p>
            <w:pPr>
              <w:rPr>
                <w:ins w:id="32" w:author="政府采购业务部" w:date="2024-10-14T23:21:33Z"/>
                <w:rFonts w:hint="eastAsia"/>
              </w:rPr>
            </w:pPr>
            <w:r>
              <w:rPr>
                <w:rFonts w:hint="eastAsia"/>
              </w:rPr>
              <w:t>（2）样品材质、配置、功能与采购需求偏差不超过1个，满足日常使用需求得30分；</w:t>
            </w:r>
          </w:p>
          <w:p>
            <w:pPr>
              <w:rPr>
                <w:ins w:id="33" w:author="政府采购业务部" w:date="2024-10-14T23:21:31Z"/>
                <w:rFonts w:hint="eastAsia"/>
              </w:rPr>
            </w:pPr>
            <w:r>
              <w:rPr>
                <w:rFonts w:hint="eastAsia"/>
              </w:rPr>
              <w:t>（3）样品材质、配置、功能与采购需求偏差不超过3个（不含3个），满足日常使用需求得10分；</w:t>
            </w:r>
          </w:p>
          <w:p>
            <w:pPr>
              <w:rPr>
                <w:ins w:id="34" w:author="政府采购业务部" w:date="2024-10-14T23:21:13Z"/>
                <w:rFonts w:hint="eastAsia"/>
              </w:rPr>
            </w:pPr>
            <w:r>
              <w:rPr>
                <w:rFonts w:hint="eastAsia"/>
              </w:rPr>
              <w:t>（4）样品材质、配置、功能与采购需求偏差超过3个及以上，勉强满足日常使用需求得0分；</w:t>
            </w:r>
          </w:p>
          <w:p>
            <w:pPr>
              <w:rPr>
                <w:rFonts w:hint="eastAsia" w:ascii="宋体" w:hAnsi="宋体" w:eastAsia="宋体" w:cs="Times New Roman"/>
                <w:sz w:val="20"/>
                <w:szCs w:val="20"/>
                <w:highlight w:val="none"/>
              </w:rPr>
            </w:pPr>
            <w:ins w:id="35" w:author="政府采购业务部" w:date="2024-10-14T23:21:15Z">
              <w:r>
                <w:rPr>
                  <w:rFonts w:hint="eastAsia"/>
                  <w:lang w:val="en-US" w:eastAsia="zh-CN"/>
                </w:rPr>
                <w:t>3.</w:t>
              </w:r>
            </w:ins>
            <w:r>
              <w:rPr>
                <w:rFonts w:hint="eastAsia"/>
              </w:rPr>
              <w:t>注：对未提供样品或提供样品</w:t>
            </w:r>
            <w:commentRangeStart w:id="10"/>
            <w:r>
              <w:rPr>
                <w:rFonts w:hint="eastAsia"/>
              </w:rPr>
              <w:t>不满足采购需求实质性条件的</w:t>
            </w:r>
            <w:commentRangeEnd w:id="10"/>
            <w:r>
              <w:commentReference w:id="10"/>
            </w:r>
            <w:r>
              <w:rPr>
                <w:rFonts w:hint="eastAsia"/>
              </w:rPr>
              <w:t>，按0分处理。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p>
        </w:tc>
        <w:tc>
          <w:tcPr>
            <w:tcW w:w="523"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5</w:t>
            </w:r>
          </w:p>
        </w:tc>
        <w:tc>
          <w:tcPr>
            <w:tcW w:w="1707"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szCs w:val="21"/>
              </w:rPr>
            </w:pPr>
            <w:r>
              <w:rPr>
                <w:rFonts w:hint="eastAsia" w:ascii="宋体" w:hAnsi="宋体"/>
                <w:szCs w:val="21"/>
              </w:rPr>
              <w:t>政府采购节能环保产品</w:t>
            </w:r>
          </w:p>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p>
        </w:tc>
        <w:tc>
          <w:tcPr>
            <w:tcW w:w="720"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1</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szCs w:val="21"/>
              </w:rPr>
              <w:t>专家评分</w:t>
            </w:r>
          </w:p>
        </w:tc>
        <w:tc>
          <w:tcPr>
            <w:tcW w:w="4484" w:type="dxa"/>
            <w:vAlign w:val="center"/>
          </w:tcPr>
          <w:p>
            <w:pPr>
              <w:wordWrap w:val="0"/>
              <w:spacing w:line="240" w:lineRule="exact"/>
              <w:rPr>
                <w:ins w:id="36" w:author="政府采购业务部" w:date="2024-10-14T23:25:19Z"/>
                <w:rFonts w:hint="eastAsia" w:ascii="宋体" w:hAnsi="宋体"/>
                <w:b/>
                <w:bCs/>
                <w:szCs w:val="21"/>
              </w:rPr>
            </w:pPr>
            <w:r>
              <w:rPr>
                <w:rFonts w:hint="eastAsia" w:ascii="宋体" w:hAnsi="宋体"/>
                <w:b/>
                <w:bCs/>
                <w:szCs w:val="21"/>
              </w:rPr>
              <w:t>（一）评分内容：</w:t>
            </w:r>
          </w:p>
          <w:p>
            <w:pPr>
              <w:wordWrap w:val="0"/>
              <w:spacing w:line="240" w:lineRule="exact"/>
              <w:rPr>
                <w:ins w:id="37" w:author="政府采购业务部" w:date="2024-10-14T23:25:22Z"/>
                <w:rFonts w:hint="eastAsia" w:ascii="宋体" w:hAnsi="宋体"/>
                <w:szCs w:val="21"/>
              </w:rPr>
            </w:pPr>
            <w:del w:id="38" w:author="政府采购业务部" w:date="2024-10-14T23:25:35Z">
              <w:r>
                <w:rPr>
                  <w:rFonts w:hint="eastAsia" w:ascii="宋体" w:hAnsi="宋体"/>
                  <w:szCs w:val="21"/>
                </w:rPr>
                <w:delText>1、</w:delText>
              </w:r>
            </w:del>
            <w:r>
              <w:rPr>
                <w:rFonts w:hint="eastAsia" w:ascii="宋体" w:hAnsi="宋体"/>
                <w:szCs w:val="21"/>
              </w:rPr>
              <w:t>投标人所投的任意产品获得国家确定的认证机构出具的处于有效期内的节能产品认证证书或环境标志产品认证证书的，每提供一项得100分，最高得100分。</w:t>
            </w:r>
          </w:p>
          <w:p>
            <w:pPr>
              <w:wordWrap w:val="0"/>
              <w:spacing w:line="240" w:lineRule="exact"/>
              <w:rPr>
                <w:ins w:id="39" w:author="政府采购业务部" w:date="2024-10-14T23:25:25Z"/>
                <w:rFonts w:hint="eastAsia" w:ascii="宋体" w:hAnsi="宋体"/>
                <w:b/>
                <w:bCs/>
                <w:szCs w:val="21"/>
              </w:rPr>
            </w:pPr>
            <w:r>
              <w:rPr>
                <w:rFonts w:hint="eastAsia" w:ascii="宋体" w:hAnsi="宋体"/>
                <w:b/>
                <w:bCs/>
                <w:szCs w:val="21"/>
              </w:rPr>
              <w:t>（二）评分依据：</w:t>
            </w:r>
          </w:p>
          <w:p>
            <w:pPr>
              <w:wordWrap w:val="0"/>
              <w:spacing w:line="240" w:lineRule="exact"/>
              <w:rPr>
                <w:ins w:id="40" w:author="政府采购业务部" w:date="2024-10-14T23:25:27Z"/>
                <w:rFonts w:hint="eastAsia" w:ascii="宋体" w:hAnsi="宋体"/>
                <w:szCs w:val="21"/>
              </w:rPr>
            </w:pPr>
            <w:r>
              <w:rPr>
                <w:rFonts w:hint="eastAsia" w:ascii="宋体" w:hAnsi="宋体"/>
                <w:szCs w:val="21"/>
              </w:rPr>
              <w:t>需同时提供以下证明材料：</w:t>
            </w:r>
          </w:p>
          <w:p>
            <w:pPr>
              <w:wordWrap w:val="0"/>
              <w:spacing w:line="240" w:lineRule="exact"/>
              <w:rPr>
                <w:ins w:id="41" w:author="政府采购业务部" w:date="2024-10-14T23:25:30Z"/>
                <w:rFonts w:hint="eastAsia" w:ascii="宋体" w:hAnsi="宋体"/>
                <w:szCs w:val="21"/>
              </w:rPr>
            </w:pPr>
            <w:r>
              <w:rPr>
                <w:rFonts w:hint="eastAsia" w:ascii="宋体" w:hAnsi="宋体"/>
                <w:szCs w:val="21"/>
              </w:rPr>
              <w:t>1、提供财库[2019]18号《环境标志产品政府采购品目清单》或财库[2019]19号《节能产品政府采购品目清单》截图并对所投产品对应的品目作明显标识，未作明显标识不得分；</w:t>
            </w:r>
          </w:p>
          <w:p>
            <w:pPr>
              <w:wordWrap w:val="0"/>
              <w:spacing w:line="240" w:lineRule="exact"/>
              <w:rPr>
                <w:rFonts w:hint="eastAsia" w:ascii="宋体" w:hAnsi="宋体" w:eastAsia="宋体" w:cs="Times New Roman"/>
                <w:sz w:val="20"/>
                <w:szCs w:val="20"/>
                <w:highlight w:val="none"/>
              </w:rPr>
            </w:pPr>
            <w:r>
              <w:rPr>
                <w:rFonts w:hint="eastAsia" w:ascii="宋体" w:hAnsi="宋体"/>
                <w:szCs w:val="21"/>
              </w:rPr>
              <w:t>2、提供所投产品依据国家确定的认证机构出具的、处于有效期之内的节能产品认证证书或环境标志产品认证证书，认证证书上的品牌型号（如有）须与所投产品品牌型号一致。未按要求提供或扫描件不清晰导致无法识别的不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ascii="宋体" w:hAnsi="宋体" w:eastAsia="宋体" w:cs="Times New Roman"/>
                <w:b/>
                <w:bCs/>
                <w:sz w:val="20"/>
                <w:szCs w:val="20"/>
                <w:highlight w:val="none"/>
              </w:rPr>
              <w:t>3</w:t>
            </w:r>
          </w:p>
        </w:tc>
        <w:tc>
          <w:tcPr>
            <w:tcW w:w="3705" w:type="dxa"/>
            <w:gridSpan w:val="4"/>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b/>
                <w:bCs/>
                <w:sz w:val="20"/>
                <w:szCs w:val="20"/>
                <w:highlight w:val="none"/>
              </w:rPr>
            </w:pPr>
            <w:r>
              <w:rPr>
                <w:rFonts w:hint="eastAsia" w:ascii="宋体" w:hAnsi="宋体" w:eastAsia="宋体" w:cs="Times New Roman"/>
                <w:b/>
                <w:bCs/>
                <w:sz w:val="20"/>
                <w:szCs w:val="20"/>
                <w:highlight w:val="none"/>
              </w:rPr>
              <w:t>商务部分</w:t>
            </w:r>
          </w:p>
        </w:tc>
        <w:tc>
          <w:tcPr>
            <w:tcW w:w="4484"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b/>
                <w:bCs/>
                <w:sz w:val="20"/>
                <w:szCs w:val="20"/>
                <w:highlight w:val="none"/>
                <w:lang w:eastAsia="zh-CN"/>
              </w:rPr>
            </w:pPr>
            <w:r>
              <w:rPr>
                <w:rFonts w:hint="eastAsia" w:ascii="宋体" w:hAnsi="宋体" w:cs="Times New Roman"/>
                <w:b/>
                <w:bCs/>
                <w:sz w:val="20"/>
                <w:szCs w:val="20"/>
                <w:highlight w:val="none"/>
                <w:lang w:val="en-US" w:eastAsia="zh-C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restart"/>
            <w:vAlign w:val="center"/>
          </w:tcPr>
          <w:p>
            <w:pPr>
              <w:keepNext w:val="0"/>
              <w:keepLines w:val="0"/>
              <w:pageBreakBefore w:val="0"/>
              <w:kinsoku/>
              <w:wordWrap/>
              <w:overflowPunct/>
              <w:topLinePunct w:val="0"/>
              <w:autoSpaceDE/>
              <w:autoSpaceDN/>
              <w:bidi w:val="0"/>
              <w:adjustRightInd/>
              <w:snapToGrid/>
              <w:spacing w:before="340" w:after="330" w:line="240" w:lineRule="auto"/>
              <w:jc w:val="center"/>
              <w:textAlignment w:val="auto"/>
              <w:outlineLvl w:val="0"/>
              <w:rPr>
                <w:rFonts w:ascii="宋体" w:hAnsi="宋体" w:eastAsia="宋体" w:cs="Times New Roman"/>
                <w:sz w:val="20"/>
                <w:szCs w:val="20"/>
                <w:highlight w:val="none"/>
              </w:rPr>
            </w:pPr>
          </w:p>
        </w:tc>
        <w:tc>
          <w:tcPr>
            <w:tcW w:w="523"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707"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484"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before="340" w:after="330" w:line="240" w:lineRule="auto"/>
              <w:jc w:val="center"/>
              <w:textAlignment w:val="auto"/>
              <w:outlineLvl w:val="0"/>
              <w:rPr>
                <w:rFonts w:ascii="宋体" w:hAnsi="宋体" w:eastAsia="宋体" w:cs="Times New Roman"/>
                <w:sz w:val="20"/>
                <w:szCs w:val="20"/>
                <w:highlight w:val="none"/>
              </w:rPr>
            </w:pPr>
          </w:p>
        </w:tc>
        <w:tc>
          <w:tcPr>
            <w:tcW w:w="523" w:type="dxa"/>
            <w:vAlign w:val="center"/>
          </w:tcPr>
          <w:p>
            <w:pPr>
              <w:spacing w:line="240" w:lineRule="exact"/>
              <w:jc w:val="center"/>
              <w:rPr>
                <w:rFonts w:ascii="宋体" w:hAnsi="宋体" w:eastAsia="宋体" w:cs="Times New Roman"/>
                <w:sz w:val="20"/>
                <w:szCs w:val="20"/>
                <w:highlight w:val="none"/>
              </w:rPr>
            </w:pPr>
            <w:r>
              <w:rPr>
                <w:rFonts w:hint="eastAsia" w:ascii="宋体" w:hAnsi="宋体"/>
                <w:szCs w:val="21"/>
              </w:rPr>
              <w:t>1</w:t>
            </w:r>
          </w:p>
        </w:tc>
        <w:tc>
          <w:tcPr>
            <w:tcW w:w="1707" w:type="dxa"/>
            <w:vAlign w:val="center"/>
          </w:tcPr>
          <w:p>
            <w:pPr>
              <w:spacing w:line="240" w:lineRule="exact"/>
              <w:jc w:val="center"/>
              <w:rPr>
                <w:rFonts w:ascii="宋体" w:hAnsi="宋体" w:eastAsia="宋体" w:cs="Times New Roman"/>
                <w:sz w:val="20"/>
                <w:szCs w:val="20"/>
                <w:highlight w:val="none"/>
              </w:rPr>
            </w:pPr>
            <w:r>
              <w:rPr>
                <w:rFonts w:hint="eastAsia" w:ascii="宋体" w:hAnsi="宋体"/>
                <w:szCs w:val="21"/>
              </w:rPr>
              <w:t>免费保修期内售后服务条款偏离情况</w:t>
            </w:r>
          </w:p>
        </w:tc>
        <w:tc>
          <w:tcPr>
            <w:tcW w:w="720" w:type="dxa"/>
            <w:vAlign w:val="center"/>
          </w:tcPr>
          <w:p>
            <w:pPr>
              <w:spacing w:line="240" w:lineRule="exact"/>
              <w:jc w:val="center"/>
              <w:rPr>
                <w:rFonts w:ascii="宋体" w:hAnsi="宋体" w:eastAsia="宋体" w:cs="Times New Roman"/>
                <w:sz w:val="20"/>
                <w:szCs w:val="20"/>
                <w:highlight w:val="none"/>
              </w:rPr>
            </w:pPr>
            <w:r>
              <w:rPr>
                <w:rFonts w:hint="eastAsia" w:ascii="宋体" w:hAnsi="宋体"/>
                <w:szCs w:val="21"/>
              </w:rPr>
              <w:t>1</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484" w:type="dxa"/>
            <w:vAlign w:val="center"/>
          </w:tcPr>
          <w:p>
            <w:pPr>
              <w:rPr>
                <w:ins w:id="42" w:author="政府采购业务部" w:date="2024-10-14T23:26:01Z"/>
                <w:rFonts w:hint="eastAsia" w:ascii="宋体" w:hAnsi="宋体"/>
                <w:b/>
                <w:bCs/>
                <w:szCs w:val="21"/>
              </w:rPr>
            </w:pPr>
            <w:r>
              <w:rPr>
                <w:rFonts w:hint="eastAsia" w:ascii="宋体" w:hAnsi="宋体"/>
                <w:b/>
                <w:bCs/>
                <w:szCs w:val="21"/>
              </w:rPr>
              <w:t>（一）评分内容：</w:t>
            </w:r>
          </w:p>
          <w:p>
            <w:pPr>
              <w:rPr>
                <w:rFonts w:hint="eastAsia" w:ascii="宋体" w:hAnsi="宋体"/>
                <w:szCs w:val="21"/>
              </w:rPr>
            </w:pPr>
            <w:r>
              <w:rPr>
                <w:rFonts w:hint="eastAsia" w:ascii="宋体" w:hAnsi="宋体"/>
                <w:szCs w:val="21"/>
              </w:rPr>
              <w:t>投标人应如实填写《商务要求偏离表》中免费保修期内售后服务要求部分，评审委员会根据响应情况进行打分，全部满足要求的得100分，每负偏离一项扣</w:t>
            </w:r>
            <w:commentRangeStart w:id="11"/>
            <w:r>
              <w:rPr>
                <w:rFonts w:hint="eastAsia" w:ascii="宋体" w:hAnsi="宋体"/>
                <w:szCs w:val="21"/>
                <w:lang w:val="en-US" w:eastAsia="zh-CN"/>
              </w:rPr>
              <w:t>8.3</w:t>
            </w:r>
            <w:commentRangeEnd w:id="11"/>
            <w:r>
              <w:commentReference w:id="11"/>
            </w:r>
            <w:r>
              <w:rPr>
                <w:rFonts w:hint="eastAsia" w:ascii="宋体" w:hAnsi="宋体"/>
                <w:szCs w:val="21"/>
              </w:rPr>
              <w:t xml:space="preserve">分，扣完为止。 </w:t>
            </w:r>
          </w:p>
          <w:p>
            <w:pPr>
              <w:rPr>
                <w:ins w:id="43" w:author="政府采购业务部" w:date="2024-10-14T23:26:11Z"/>
                <w:rFonts w:hint="eastAsia" w:ascii="宋体" w:hAnsi="宋体"/>
                <w:b/>
                <w:bCs/>
                <w:szCs w:val="21"/>
              </w:rPr>
            </w:pPr>
            <w:r>
              <w:rPr>
                <w:rFonts w:hint="eastAsia" w:ascii="宋体" w:hAnsi="宋体"/>
                <w:b/>
                <w:bCs/>
                <w:szCs w:val="21"/>
              </w:rPr>
              <w:t>（二）评分依据：</w:t>
            </w:r>
          </w:p>
          <w:p>
            <w:pPr>
              <w:rPr>
                <w:rFonts w:hint="default" w:ascii="Times New Roman" w:hAnsi="Times New Roman" w:eastAsia="宋体" w:cs="宋体"/>
                <w:sz w:val="20"/>
                <w:szCs w:val="20"/>
                <w:highlight w:val="none"/>
                <w:lang w:val="en-US" w:eastAsia="zh-CN"/>
              </w:rPr>
            </w:pPr>
            <w:r>
              <w:rPr>
                <w:rFonts w:hint="eastAsia" w:ascii="宋体" w:hAnsi="宋体"/>
                <w:szCs w:val="21"/>
              </w:rPr>
              <w:t>投标人应如实填写《商务要求偏离表》。</w:t>
            </w:r>
            <w:ins w:id="44" w:author="政府采购业务部" w:date="2024-10-14T23:28:07Z">
              <w:r>
                <w:rPr>
                  <w:rFonts w:hint="eastAsia" w:ascii="宋体" w:hAnsi="宋体"/>
                  <w:szCs w:val="21"/>
                  <w:lang w:val="en-US" w:eastAsia="zh-CN"/>
                </w:rPr>
                <w:t>未提供</w:t>
              </w:r>
            </w:ins>
            <w:ins w:id="45" w:author="政府采购业务部" w:date="2024-10-14T23:28:17Z">
              <w:r>
                <w:rPr>
                  <w:rFonts w:hint="eastAsia" w:ascii="宋体" w:hAnsi="宋体"/>
                  <w:szCs w:val="21"/>
                  <w:lang w:val="en-US" w:eastAsia="zh-CN"/>
                </w:rPr>
                <w:t>的</w:t>
              </w:r>
            </w:ins>
            <w:ins w:id="46" w:author="政府采购业务部" w:date="2024-10-14T23:28:22Z">
              <w:r>
                <w:rPr>
                  <w:rFonts w:hint="eastAsia" w:ascii="宋体" w:hAnsi="宋体"/>
                  <w:szCs w:val="21"/>
                  <w:lang w:val="en-US" w:eastAsia="zh-CN"/>
                </w:rPr>
                <w:t>不得分</w:t>
              </w:r>
            </w:ins>
            <w:ins w:id="47" w:author="政府采购业务部" w:date="2024-10-14T23:28:23Z">
              <w:r>
                <w:rPr>
                  <w:rFonts w:hint="eastAsia" w:ascii="宋体" w:hAnsi="宋体"/>
                  <w:szCs w:val="21"/>
                  <w:lang w:val="en-US" w:eastAsia="zh-CN"/>
                </w:rPr>
                <w:t>。</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before="260" w:after="260" w:line="240" w:lineRule="auto"/>
              <w:jc w:val="center"/>
              <w:textAlignment w:val="auto"/>
              <w:outlineLvl w:val="2"/>
              <w:rPr>
                <w:rFonts w:ascii="宋体" w:hAnsi="宋体" w:eastAsia="宋体" w:cs="Times New Roman"/>
                <w:sz w:val="20"/>
                <w:szCs w:val="20"/>
                <w:highlight w:val="none"/>
              </w:rPr>
            </w:pPr>
          </w:p>
        </w:tc>
        <w:tc>
          <w:tcPr>
            <w:tcW w:w="523" w:type="dxa"/>
            <w:vAlign w:val="center"/>
          </w:tcPr>
          <w:p>
            <w:pPr>
              <w:spacing w:line="240" w:lineRule="exact"/>
              <w:jc w:val="center"/>
              <w:rPr>
                <w:rFonts w:ascii="宋体" w:hAnsi="宋体" w:eastAsia="宋体" w:cs="Times New Roman"/>
                <w:sz w:val="20"/>
                <w:szCs w:val="20"/>
                <w:highlight w:val="none"/>
              </w:rPr>
            </w:pPr>
            <w:r>
              <w:rPr>
                <w:rFonts w:hint="eastAsia" w:ascii="宋体" w:hAnsi="宋体"/>
                <w:szCs w:val="21"/>
              </w:rPr>
              <w:t>2</w:t>
            </w:r>
          </w:p>
        </w:tc>
        <w:tc>
          <w:tcPr>
            <w:tcW w:w="1707" w:type="dxa"/>
            <w:vAlign w:val="center"/>
          </w:tcPr>
          <w:p>
            <w:pPr>
              <w:spacing w:line="240" w:lineRule="exact"/>
              <w:jc w:val="center"/>
              <w:rPr>
                <w:rFonts w:ascii="宋体" w:hAnsi="宋体" w:eastAsia="宋体" w:cs="Times New Roman"/>
                <w:color w:val="FF0000"/>
                <w:sz w:val="20"/>
                <w:szCs w:val="20"/>
                <w:highlight w:val="none"/>
              </w:rPr>
            </w:pPr>
            <w:r>
              <w:rPr>
                <w:rFonts w:hint="eastAsia" w:ascii="宋体" w:hAnsi="宋体"/>
                <w:szCs w:val="21"/>
              </w:rPr>
              <w:t>免费保修期外售后服务条款偏离情况（可选）</w:t>
            </w:r>
          </w:p>
        </w:tc>
        <w:tc>
          <w:tcPr>
            <w:tcW w:w="720" w:type="dxa"/>
            <w:vAlign w:val="center"/>
          </w:tcPr>
          <w:p>
            <w:pPr>
              <w:spacing w:line="240" w:lineRule="exact"/>
              <w:jc w:val="center"/>
              <w:rPr>
                <w:rFonts w:ascii="宋体" w:hAnsi="宋体" w:eastAsia="宋体" w:cs="Times New Roman"/>
                <w:sz w:val="20"/>
                <w:szCs w:val="20"/>
                <w:highlight w:val="none"/>
              </w:rPr>
            </w:pPr>
            <w:r>
              <w:rPr>
                <w:rFonts w:hint="eastAsia" w:ascii="宋体" w:hAnsi="宋体"/>
                <w:szCs w:val="21"/>
              </w:rPr>
              <w:t>1</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484" w:type="dxa"/>
            <w:vAlign w:val="center"/>
          </w:tcPr>
          <w:p>
            <w:pPr>
              <w:rPr>
                <w:ins w:id="48" w:author="政府采购业务部" w:date="2024-10-14T23:28:50Z"/>
                <w:rFonts w:hint="eastAsia" w:ascii="宋体" w:hAnsi="宋体"/>
                <w:b/>
                <w:bCs/>
                <w:szCs w:val="21"/>
              </w:rPr>
            </w:pPr>
            <w:r>
              <w:rPr>
                <w:rFonts w:hint="eastAsia" w:ascii="宋体" w:hAnsi="宋体"/>
                <w:b/>
                <w:bCs/>
                <w:szCs w:val="21"/>
              </w:rPr>
              <w:t>（一）评分内容：</w:t>
            </w:r>
          </w:p>
          <w:p>
            <w:pPr>
              <w:rPr>
                <w:ins w:id="49" w:author="政府采购业务部" w:date="2024-10-14T23:28:52Z"/>
                <w:rFonts w:hint="eastAsia" w:ascii="宋体" w:hAnsi="宋体"/>
                <w:szCs w:val="21"/>
              </w:rPr>
            </w:pPr>
            <w:r>
              <w:rPr>
                <w:rFonts w:hint="eastAsia" w:ascii="宋体" w:hAnsi="宋体"/>
                <w:szCs w:val="21"/>
              </w:rPr>
              <w:t xml:space="preserve">投标人应如实填写《商务要求偏离表》中免费保修期外售后服务要求部分，评审委员会根据响应情况进行打分，全部满足要求的得100分，不满足不得分。 </w:t>
            </w:r>
          </w:p>
          <w:p>
            <w:pPr>
              <w:rPr>
                <w:ins w:id="50" w:author="政府采购业务部" w:date="2024-10-14T23:28:55Z"/>
                <w:rFonts w:hint="eastAsia" w:ascii="宋体" w:hAnsi="宋体"/>
                <w:b/>
                <w:bCs/>
                <w:szCs w:val="21"/>
              </w:rPr>
            </w:pPr>
            <w:r>
              <w:rPr>
                <w:rFonts w:hint="eastAsia" w:ascii="宋体" w:hAnsi="宋体"/>
                <w:b/>
                <w:bCs/>
                <w:szCs w:val="21"/>
              </w:rPr>
              <w:t>（二）评分依据：</w:t>
            </w:r>
          </w:p>
          <w:p>
            <w:pPr>
              <w:rPr>
                <w:rFonts w:ascii="Times New Roman" w:hAnsi="Times New Roman" w:eastAsia="宋体" w:cs="宋体"/>
                <w:sz w:val="20"/>
                <w:szCs w:val="20"/>
                <w:highlight w:val="none"/>
              </w:rPr>
            </w:pPr>
            <w:r>
              <w:rPr>
                <w:rFonts w:hint="eastAsia" w:ascii="宋体" w:hAnsi="宋体"/>
                <w:szCs w:val="21"/>
              </w:rPr>
              <w:t>投标人应如实填写《商务要求偏离表》。</w:t>
            </w:r>
            <w:ins w:id="51" w:author="政府采购业务部" w:date="2024-10-14T23:28:47Z">
              <w:r>
                <w:rPr>
                  <w:rFonts w:hint="eastAsia" w:ascii="宋体" w:hAnsi="宋体"/>
                  <w:szCs w:val="21"/>
                  <w:lang w:val="en-US" w:eastAsia="zh-CN"/>
                </w:rPr>
                <w:t>未提供的不得分。</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before="260" w:after="260" w:line="240" w:lineRule="auto"/>
              <w:jc w:val="center"/>
              <w:textAlignment w:val="auto"/>
              <w:outlineLvl w:val="2"/>
              <w:rPr>
                <w:rFonts w:ascii="宋体" w:hAnsi="宋体" w:eastAsia="宋体" w:cs="Times New Roman"/>
                <w:sz w:val="20"/>
                <w:szCs w:val="20"/>
                <w:highlight w:val="none"/>
              </w:rPr>
            </w:pPr>
          </w:p>
        </w:tc>
        <w:tc>
          <w:tcPr>
            <w:tcW w:w="523" w:type="dxa"/>
            <w:vAlign w:val="center"/>
          </w:tcPr>
          <w:p>
            <w:pPr>
              <w:spacing w:line="240" w:lineRule="exact"/>
              <w:jc w:val="center"/>
              <w:rPr>
                <w:rFonts w:ascii="宋体" w:hAnsi="宋体" w:eastAsia="宋体" w:cs="Times New Roman"/>
                <w:sz w:val="20"/>
                <w:szCs w:val="20"/>
                <w:highlight w:val="none"/>
              </w:rPr>
            </w:pPr>
            <w:r>
              <w:rPr>
                <w:rFonts w:hint="eastAsia" w:ascii="宋体" w:hAnsi="宋体"/>
                <w:szCs w:val="21"/>
              </w:rPr>
              <w:t>3</w:t>
            </w:r>
          </w:p>
        </w:tc>
        <w:tc>
          <w:tcPr>
            <w:tcW w:w="1707" w:type="dxa"/>
            <w:vAlign w:val="center"/>
          </w:tcPr>
          <w:p>
            <w:pPr>
              <w:spacing w:line="240" w:lineRule="exact"/>
              <w:jc w:val="center"/>
              <w:rPr>
                <w:rFonts w:hint="eastAsia" w:ascii="宋体" w:hAnsi="宋体" w:eastAsia="宋体" w:cs="宋体"/>
                <w:color w:val="FF0000"/>
                <w:sz w:val="20"/>
                <w:szCs w:val="20"/>
                <w:highlight w:val="none"/>
              </w:rPr>
            </w:pPr>
            <w:r>
              <w:rPr>
                <w:rFonts w:hint="eastAsia" w:ascii="宋体" w:hAnsi="宋体"/>
                <w:szCs w:val="21"/>
              </w:rPr>
              <w:t>其他商务条款偏离情况</w:t>
            </w:r>
          </w:p>
        </w:tc>
        <w:tc>
          <w:tcPr>
            <w:tcW w:w="720" w:type="dxa"/>
            <w:vAlign w:val="center"/>
          </w:tcPr>
          <w:p>
            <w:pPr>
              <w:spacing w:line="240" w:lineRule="exact"/>
              <w:jc w:val="center"/>
              <w:rPr>
                <w:rFonts w:hint="eastAsia" w:ascii="宋体" w:hAnsi="宋体" w:eastAsia="宋体" w:cs="宋体"/>
                <w:sz w:val="20"/>
                <w:szCs w:val="20"/>
                <w:highlight w:val="none"/>
              </w:rPr>
            </w:pPr>
            <w:r>
              <w:rPr>
                <w:rFonts w:hint="eastAsia" w:ascii="宋体" w:hAnsi="宋体"/>
                <w:szCs w:val="21"/>
              </w:rPr>
              <w:t>1</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484" w:type="dxa"/>
            <w:vAlign w:val="center"/>
          </w:tcPr>
          <w:p>
            <w:pPr>
              <w:rPr>
                <w:ins w:id="52" w:author="政府采购业务部" w:date="2024-10-14T23:29:11Z"/>
                <w:rFonts w:hint="eastAsia" w:ascii="宋体" w:hAnsi="宋体"/>
                <w:b/>
                <w:bCs/>
                <w:szCs w:val="21"/>
              </w:rPr>
            </w:pPr>
            <w:r>
              <w:rPr>
                <w:rFonts w:hint="eastAsia" w:ascii="宋体" w:hAnsi="宋体"/>
                <w:b/>
                <w:bCs/>
                <w:szCs w:val="21"/>
              </w:rPr>
              <w:t>（一）评分内容：</w:t>
            </w:r>
          </w:p>
          <w:p>
            <w:pPr>
              <w:rPr>
                <w:ins w:id="53" w:author="政府采购业务部" w:date="2024-10-14T23:29:14Z"/>
                <w:rFonts w:hint="eastAsia" w:ascii="宋体" w:hAnsi="宋体"/>
                <w:szCs w:val="21"/>
              </w:rPr>
            </w:pPr>
            <w:r>
              <w:rPr>
                <w:rFonts w:hint="eastAsia" w:ascii="宋体" w:hAnsi="宋体"/>
                <w:szCs w:val="21"/>
              </w:rPr>
              <w:t>投标人应如实填写《商务要求偏离表》中其他商务要求部分，评审委员会根据响应情况进行打分，全部满足要求的得100分，每负偏离一项扣</w:t>
            </w:r>
            <w:commentRangeStart w:id="12"/>
            <w:r>
              <w:rPr>
                <w:rFonts w:hint="eastAsia" w:ascii="宋体" w:hAnsi="宋体"/>
                <w:szCs w:val="21"/>
                <w:lang w:val="en-US" w:eastAsia="zh-CN"/>
              </w:rPr>
              <w:t>4.1</w:t>
            </w:r>
            <w:commentRangeEnd w:id="12"/>
            <w:r>
              <w:commentReference w:id="12"/>
            </w:r>
            <w:r>
              <w:rPr>
                <w:rFonts w:hint="eastAsia" w:ascii="宋体" w:hAnsi="宋体"/>
                <w:szCs w:val="21"/>
              </w:rPr>
              <w:t>分，扣完为止。</w:t>
            </w:r>
          </w:p>
          <w:p>
            <w:pPr>
              <w:rPr>
                <w:rFonts w:hint="eastAsia" w:ascii="Times New Roman" w:hAnsi="Times New Roman" w:eastAsia="宋体" w:cs="宋体"/>
                <w:sz w:val="20"/>
                <w:szCs w:val="20"/>
                <w:highlight w:val="none"/>
                <w:lang w:eastAsia="zh-CN"/>
              </w:rPr>
            </w:pPr>
            <w:r>
              <w:rPr>
                <w:rFonts w:hint="eastAsia" w:ascii="宋体" w:hAnsi="宋体"/>
                <w:b/>
                <w:bCs/>
                <w:szCs w:val="21"/>
              </w:rPr>
              <w:t>（二）评分依据：</w:t>
            </w:r>
            <w:r>
              <w:rPr>
                <w:rFonts w:hint="eastAsia" w:ascii="宋体" w:hAnsi="宋体"/>
                <w:szCs w:val="21"/>
              </w:rPr>
              <w:t>投标人应如实填写《商务要求偏离表》。</w:t>
            </w:r>
            <w:ins w:id="54" w:author="政府采购业务部" w:date="2024-10-14T23:31:11Z">
              <w:r>
                <w:rPr>
                  <w:rFonts w:hint="eastAsia" w:ascii="宋体" w:hAnsi="宋体"/>
                  <w:szCs w:val="21"/>
                  <w:lang w:val="en-US" w:eastAsia="zh-CN"/>
                </w:rPr>
                <w:t>未提供的不得分。</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before="260" w:after="260" w:line="240" w:lineRule="auto"/>
              <w:jc w:val="center"/>
              <w:textAlignment w:val="auto"/>
              <w:outlineLvl w:val="2"/>
              <w:rPr>
                <w:rFonts w:ascii="宋体" w:hAnsi="宋体" w:eastAsia="宋体" w:cs="Times New Roman"/>
                <w:sz w:val="20"/>
                <w:szCs w:val="20"/>
                <w:highlight w:val="none"/>
              </w:rPr>
            </w:pPr>
          </w:p>
        </w:tc>
        <w:tc>
          <w:tcPr>
            <w:tcW w:w="523"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lang w:eastAsia="zh-CN"/>
              </w:rPr>
            </w:pPr>
            <w:r>
              <w:rPr>
                <w:rFonts w:hint="eastAsia" w:ascii="宋体" w:hAnsi="宋体"/>
                <w:szCs w:val="21"/>
                <w:lang w:val="en-US" w:eastAsia="zh-CN"/>
              </w:rPr>
              <w:t>4</w:t>
            </w:r>
          </w:p>
        </w:tc>
        <w:tc>
          <w:tcPr>
            <w:tcW w:w="1707" w:type="dxa"/>
            <w:vAlign w:val="center"/>
          </w:tcPr>
          <w:p>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rPr>
              <w:t>资质认证</w:t>
            </w:r>
            <w:r>
              <w:rPr>
                <w:rFonts w:hint="eastAsia" w:ascii="宋体" w:hAnsi="宋体"/>
                <w:szCs w:val="21"/>
              </w:rPr>
              <w:t>情况</w:t>
            </w:r>
            <w:r>
              <w:commentReference w:id="13"/>
            </w:r>
          </w:p>
        </w:tc>
        <w:tc>
          <w:tcPr>
            <w:tcW w:w="720" w:type="dxa"/>
            <w:vAlign w:val="center"/>
          </w:tcPr>
          <w:p>
            <w:pPr>
              <w:pStyle w:val="477"/>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lang w:val="en-US"/>
              </w:rPr>
              <w:t>5</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szCs w:val="21"/>
              </w:rPr>
              <w:t>专家评分</w:t>
            </w:r>
          </w:p>
        </w:tc>
        <w:tc>
          <w:tcPr>
            <w:tcW w:w="4484" w:type="dxa"/>
            <w:vAlign w:val="top"/>
          </w:tcPr>
          <w:p>
            <w:pPr>
              <w:widowControl/>
              <w:wordWrap w:val="0"/>
              <w:jc w:val="left"/>
              <w:rPr>
                <w:rFonts w:hint="eastAsia" w:ascii="宋体" w:hAnsi="宋体"/>
                <w:b/>
                <w:bCs/>
                <w:szCs w:val="21"/>
              </w:rPr>
            </w:pPr>
            <w:r>
              <w:rPr>
                <w:rFonts w:hint="eastAsia" w:ascii="宋体" w:hAnsi="宋体"/>
                <w:b/>
                <w:bCs/>
                <w:szCs w:val="21"/>
              </w:rPr>
              <w:t>（一）评</w:t>
            </w:r>
            <w:r>
              <w:rPr>
                <w:rFonts w:hint="eastAsia" w:ascii="宋体" w:hAnsi="宋体"/>
                <w:b/>
                <w:bCs/>
                <w:szCs w:val="21"/>
                <w:lang w:val="en-US" w:eastAsia="zh-CN"/>
              </w:rPr>
              <w:t>分</w:t>
            </w:r>
            <w:r>
              <w:rPr>
                <w:rFonts w:hint="eastAsia" w:ascii="宋体" w:hAnsi="宋体"/>
                <w:b/>
                <w:bCs/>
                <w:szCs w:val="21"/>
              </w:rPr>
              <w:t>内容：</w:t>
            </w:r>
          </w:p>
          <w:p>
            <w:pPr>
              <w:widowControl/>
              <w:wordWrap w:val="0"/>
              <w:jc w:val="left"/>
              <w:rPr>
                <w:ins w:id="55" w:author="政府采购业务部" w:date="2024-10-14T22:57:34Z"/>
                <w:rFonts w:hint="eastAsia" w:ascii="宋体" w:hAnsi="宋体"/>
                <w:szCs w:val="21"/>
              </w:rPr>
            </w:pPr>
            <w:r>
              <w:rPr>
                <w:rFonts w:hint="eastAsia" w:ascii="宋体" w:hAnsi="宋体"/>
                <w:szCs w:val="21"/>
              </w:rPr>
              <w:t>根据投标人具有的认证证书进行打分，满分100分：</w:t>
            </w:r>
          </w:p>
          <w:p>
            <w:pPr>
              <w:widowControl/>
              <w:wordWrap w:val="0"/>
              <w:jc w:val="left"/>
              <w:rPr>
                <w:ins w:id="56" w:author="政府采购业务部" w:date="2024-10-14T22:57:37Z"/>
                <w:rFonts w:hint="eastAsia" w:ascii="宋体" w:hAnsi="宋体"/>
                <w:szCs w:val="21"/>
              </w:rPr>
            </w:pPr>
            <w:r>
              <w:rPr>
                <w:rFonts w:hint="eastAsia" w:ascii="宋体" w:hAnsi="宋体"/>
                <w:szCs w:val="21"/>
              </w:rPr>
              <w:t>1.投标人提供“IS09001 质量管理体系认证证书”证书需在有效期内，“IS014001环境管理体系认证证书”证书需在有效期内，“IS045001 职业健康安全管理体系认证”证书需在有效期内，提供齐全得5分，缺一项不得分。</w:t>
            </w:r>
          </w:p>
          <w:p>
            <w:pPr>
              <w:widowControl/>
              <w:wordWrap w:val="0"/>
              <w:jc w:val="left"/>
              <w:rPr>
                <w:ins w:id="57" w:author="政府采购业务部" w:date="2024-10-14T22:57:45Z"/>
                <w:rFonts w:hint="eastAsia" w:ascii="宋体" w:hAnsi="宋体"/>
                <w:szCs w:val="21"/>
              </w:rPr>
            </w:pPr>
            <w:r>
              <w:rPr>
                <w:rFonts w:hint="eastAsia" w:ascii="宋体" w:hAnsi="宋体"/>
                <w:szCs w:val="21"/>
              </w:rPr>
              <w:t>2.投标人提供符合GB/T35607-2017的</w:t>
            </w:r>
            <w:commentRangeStart w:id="14"/>
            <w:r>
              <w:rPr>
                <w:rFonts w:hint="eastAsia" w:ascii="宋体" w:hAnsi="宋体"/>
                <w:szCs w:val="21"/>
              </w:rPr>
              <w:t>“低VOCs家具产品认证证书”</w:t>
            </w:r>
            <w:commentRangeEnd w:id="14"/>
            <w:r>
              <w:commentReference w:id="14"/>
            </w:r>
            <w:r>
              <w:rPr>
                <w:rFonts w:hint="eastAsia" w:ascii="宋体" w:hAnsi="宋体"/>
                <w:szCs w:val="21"/>
              </w:rPr>
              <w:t>，证书需在有效期内且认证且范围</w:t>
            </w:r>
            <w:commentRangeStart w:id="15"/>
            <w:r>
              <w:rPr>
                <w:rFonts w:hint="eastAsia" w:ascii="宋体" w:hAnsi="宋体"/>
                <w:szCs w:val="21"/>
              </w:rPr>
              <w:t>须</w:t>
            </w:r>
            <w:commentRangeEnd w:id="15"/>
            <w:r>
              <w:commentReference w:id="15"/>
            </w:r>
            <w:r>
              <w:rPr>
                <w:rFonts w:hint="eastAsia" w:ascii="宋体" w:hAnsi="宋体"/>
                <w:szCs w:val="21"/>
              </w:rPr>
              <w:t>同时包含：</w:t>
            </w:r>
            <w:commentRangeStart w:id="16"/>
            <w:r>
              <w:rPr>
                <w:rFonts w:hint="eastAsia" w:ascii="宋体" w:hAnsi="宋体"/>
                <w:szCs w:val="21"/>
              </w:rPr>
              <w:t>金属家具、钢木家具、人造板类家具、实木家具、软体家具</w:t>
            </w:r>
            <w:commentRangeEnd w:id="16"/>
            <w:r>
              <w:commentReference w:id="16"/>
            </w:r>
            <w:r>
              <w:rPr>
                <w:rFonts w:hint="eastAsia" w:ascii="宋体" w:hAnsi="宋体"/>
                <w:szCs w:val="21"/>
              </w:rPr>
              <w:t>得15分。</w:t>
            </w:r>
          </w:p>
          <w:p>
            <w:pPr>
              <w:widowControl/>
              <w:wordWrap w:val="0"/>
              <w:jc w:val="left"/>
              <w:rPr>
                <w:ins w:id="58" w:author="政府采购业务部" w:date="2024-10-14T22:57:51Z"/>
                <w:rFonts w:hint="eastAsia" w:ascii="宋体" w:hAnsi="宋体"/>
                <w:szCs w:val="21"/>
              </w:rPr>
            </w:pPr>
            <w:r>
              <w:rPr>
                <w:rFonts w:hint="eastAsia" w:ascii="宋体" w:hAnsi="宋体"/>
                <w:szCs w:val="21"/>
              </w:rPr>
              <w:t>3.投标人提供符合GB/T35607-2017的</w:t>
            </w:r>
            <w:commentRangeStart w:id="17"/>
            <w:r>
              <w:rPr>
                <w:rFonts w:hint="eastAsia" w:ascii="宋体" w:hAnsi="宋体"/>
                <w:szCs w:val="21"/>
              </w:rPr>
              <w:t>“低甲醛家具产品认证证书”</w:t>
            </w:r>
            <w:commentRangeEnd w:id="17"/>
            <w:r>
              <w:commentReference w:id="17"/>
            </w:r>
            <w:r>
              <w:rPr>
                <w:rFonts w:hint="eastAsia" w:ascii="宋体" w:hAnsi="宋体"/>
                <w:szCs w:val="21"/>
              </w:rPr>
              <w:t>，证书需在有效期内且认证且范围</w:t>
            </w:r>
            <w:commentRangeStart w:id="18"/>
            <w:r>
              <w:rPr>
                <w:rFonts w:hint="eastAsia" w:ascii="宋体" w:hAnsi="宋体"/>
                <w:szCs w:val="21"/>
              </w:rPr>
              <w:t>须</w:t>
            </w:r>
            <w:commentRangeEnd w:id="18"/>
            <w:r>
              <w:commentReference w:id="18"/>
            </w:r>
            <w:r>
              <w:rPr>
                <w:rFonts w:hint="eastAsia" w:ascii="宋体" w:hAnsi="宋体"/>
                <w:szCs w:val="21"/>
              </w:rPr>
              <w:t>同时包含：</w:t>
            </w:r>
            <w:commentRangeStart w:id="19"/>
            <w:r>
              <w:rPr>
                <w:rFonts w:hint="eastAsia" w:ascii="宋体" w:hAnsi="宋体"/>
                <w:szCs w:val="21"/>
              </w:rPr>
              <w:t>金属家具、钢木家具、人造板类家具、实木家具、软体家具</w:t>
            </w:r>
            <w:commentRangeEnd w:id="19"/>
            <w:r>
              <w:commentReference w:id="19"/>
            </w:r>
            <w:r>
              <w:rPr>
                <w:rFonts w:hint="eastAsia" w:ascii="宋体" w:hAnsi="宋体"/>
                <w:szCs w:val="21"/>
              </w:rPr>
              <w:t>得15分。</w:t>
            </w:r>
          </w:p>
          <w:p>
            <w:pPr>
              <w:widowControl/>
              <w:wordWrap w:val="0"/>
              <w:jc w:val="left"/>
              <w:rPr>
                <w:ins w:id="59" w:author="政府采购业务部" w:date="2024-10-14T22:57:52Z"/>
                <w:rFonts w:hint="eastAsia" w:ascii="宋体" w:hAnsi="宋体"/>
                <w:szCs w:val="21"/>
              </w:rPr>
            </w:pPr>
            <w:r>
              <w:rPr>
                <w:rFonts w:hint="eastAsia" w:ascii="宋体" w:hAnsi="宋体"/>
                <w:szCs w:val="21"/>
              </w:rPr>
              <w:t>4.投标人提供有效期内符合</w:t>
            </w:r>
            <w:commentRangeStart w:id="20"/>
            <w:r>
              <w:rPr>
                <w:rFonts w:hint="eastAsia" w:ascii="宋体" w:hAnsi="宋体"/>
                <w:szCs w:val="21"/>
              </w:rPr>
              <w:t>CQC5109-2018“中国环保认证”</w:t>
            </w:r>
            <w:commentRangeEnd w:id="20"/>
            <w:r>
              <w:commentReference w:id="20"/>
            </w:r>
            <w:r>
              <w:rPr>
                <w:rFonts w:hint="eastAsia" w:ascii="宋体" w:hAnsi="宋体"/>
                <w:szCs w:val="21"/>
              </w:rPr>
              <w:t>，证书需在有效期内且认证范围须同时包含：</w:t>
            </w:r>
            <w:commentRangeStart w:id="21"/>
            <w:r>
              <w:rPr>
                <w:rFonts w:hint="eastAsia" w:ascii="宋体" w:hAnsi="宋体"/>
                <w:szCs w:val="21"/>
              </w:rPr>
              <w:t>金属医用家具、木制医用家具</w:t>
            </w:r>
            <w:commentRangeEnd w:id="21"/>
            <w:r>
              <w:commentReference w:id="21"/>
            </w:r>
            <w:r>
              <w:rPr>
                <w:rFonts w:hint="eastAsia" w:ascii="宋体" w:hAnsi="宋体"/>
                <w:szCs w:val="21"/>
              </w:rPr>
              <w:t>得5分。</w:t>
            </w:r>
          </w:p>
          <w:p>
            <w:pPr>
              <w:widowControl/>
              <w:wordWrap w:val="0"/>
              <w:jc w:val="left"/>
              <w:rPr>
                <w:rFonts w:hint="eastAsia" w:ascii="宋体" w:hAnsi="宋体"/>
                <w:szCs w:val="21"/>
              </w:rPr>
            </w:pPr>
            <w:r>
              <w:rPr>
                <w:rFonts w:hint="eastAsia" w:ascii="宋体" w:hAnsi="宋体"/>
                <w:szCs w:val="21"/>
              </w:rPr>
              <w:t>5.投标人提供符合GB/T35607-2017“</w:t>
            </w:r>
            <w:commentRangeStart w:id="22"/>
            <w:r>
              <w:rPr>
                <w:rFonts w:hint="eastAsia" w:ascii="宋体" w:hAnsi="宋体"/>
                <w:szCs w:val="21"/>
              </w:rPr>
              <w:t>家具中有害物质限量认证证书</w:t>
            </w:r>
            <w:commentRangeEnd w:id="22"/>
            <w:r>
              <w:commentReference w:id="22"/>
            </w:r>
            <w:r>
              <w:rPr>
                <w:rFonts w:hint="eastAsia" w:ascii="宋体" w:hAnsi="宋体"/>
                <w:szCs w:val="21"/>
              </w:rPr>
              <w:t>”，证书在有效期内且认证范围</w:t>
            </w:r>
            <w:commentRangeStart w:id="23"/>
            <w:r>
              <w:rPr>
                <w:rFonts w:hint="eastAsia" w:ascii="宋体" w:hAnsi="宋体"/>
                <w:szCs w:val="21"/>
              </w:rPr>
              <w:t>须</w:t>
            </w:r>
            <w:commentRangeEnd w:id="23"/>
            <w:r>
              <w:commentReference w:id="23"/>
            </w:r>
            <w:r>
              <w:rPr>
                <w:rFonts w:hint="eastAsia" w:ascii="宋体" w:hAnsi="宋体"/>
                <w:szCs w:val="21"/>
              </w:rPr>
              <w:t>同时包含:</w:t>
            </w:r>
            <w:commentRangeStart w:id="24"/>
            <w:r>
              <w:rPr>
                <w:rFonts w:hint="eastAsia" w:ascii="宋体" w:hAnsi="宋体"/>
                <w:szCs w:val="21"/>
              </w:rPr>
              <w:t>金属家具、钢木家具、人造板类家具、实木家具、软体家具</w:t>
            </w:r>
            <w:commentRangeEnd w:id="24"/>
            <w:r>
              <w:commentReference w:id="24"/>
            </w:r>
            <w:r>
              <w:rPr>
                <w:rFonts w:hint="eastAsia" w:ascii="宋体" w:hAnsi="宋体"/>
                <w:szCs w:val="21"/>
              </w:rPr>
              <w:t>得10分。6.投标人提供符合</w:t>
            </w:r>
            <w:commentRangeStart w:id="25"/>
            <w:r>
              <w:rPr>
                <w:rFonts w:hint="eastAsia" w:ascii="宋体" w:hAnsi="宋体"/>
                <w:szCs w:val="21"/>
              </w:rPr>
              <w:t>HJ 2547-2016“中国绿色产品认证证书”，证书在有效期内且认证产品范围须同时包含：金属家具、其他家具（钢木家具）、木家具(人造板家具）、软体家具（沙发）、软体家具（椅类）得50分</w:t>
            </w:r>
            <w:commentRangeEnd w:id="25"/>
            <w:r>
              <w:commentReference w:id="25"/>
            </w:r>
            <w:r>
              <w:rPr>
                <w:rFonts w:hint="eastAsia" w:ascii="宋体" w:hAnsi="宋体"/>
                <w:szCs w:val="21"/>
              </w:rPr>
              <w:t>。</w:t>
            </w:r>
          </w:p>
          <w:p>
            <w:pPr>
              <w:widowControl/>
              <w:wordWrap w:val="0"/>
              <w:jc w:val="left"/>
              <w:rPr>
                <w:ins w:id="60" w:author="政府采购业务部" w:date="2024-10-14T23:07:36Z"/>
                <w:rFonts w:hint="eastAsia" w:ascii="宋体" w:hAnsi="宋体" w:eastAsia="宋体" w:cs="Times New Roman"/>
                <w:b/>
                <w:bCs/>
                <w:szCs w:val="21"/>
              </w:rPr>
            </w:pPr>
            <w:r>
              <w:rPr>
                <w:rFonts w:hint="eastAsia" w:ascii="宋体" w:hAnsi="宋体" w:eastAsia="宋体" w:cs="Times New Roman"/>
                <w:b/>
                <w:bCs/>
                <w:szCs w:val="21"/>
              </w:rPr>
              <w:t>（二）评分依据：</w:t>
            </w:r>
          </w:p>
          <w:p>
            <w:pPr>
              <w:widowControl/>
              <w:wordWrap w:val="0"/>
              <w:jc w:val="left"/>
              <w:rPr>
                <w:ins w:id="61" w:author="政府采购业务部" w:date="2024-10-14T23:07:38Z"/>
                <w:rFonts w:hint="eastAsia" w:ascii="宋体" w:hAnsi="宋体"/>
                <w:szCs w:val="21"/>
              </w:rPr>
            </w:pPr>
            <w:r>
              <w:rPr>
                <w:rFonts w:hint="eastAsia" w:ascii="宋体" w:hAnsi="宋体"/>
                <w:szCs w:val="21"/>
              </w:rPr>
              <w:t>1.需提供相关认证证书</w:t>
            </w:r>
            <w:ins w:id="62" w:author="政府采购业务部" w:date="2024-10-14T23:08:08Z">
              <w:r>
                <w:rPr>
                  <w:rFonts w:hint="eastAsia" w:ascii="宋体" w:hAnsi="宋体"/>
                  <w:szCs w:val="21"/>
                  <w:lang w:val="en-US" w:eastAsia="zh-CN"/>
                </w:rPr>
                <w:t>扫描件</w:t>
              </w:r>
            </w:ins>
            <w:r>
              <w:rPr>
                <w:rFonts w:hint="eastAsia" w:ascii="宋体" w:hAnsi="宋体"/>
                <w:szCs w:val="21"/>
              </w:rPr>
              <w:t>。</w:t>
            </w:r>
          </w:p>
          <w:p>
            <w:pPr>
              <w:widowControl/>
              <w:wordWrap w:val="0"/>
              <w:jc w:val="left"/>
              <w:rPr>
                <w:ins w:id="63" w:author="政府采购业务部" w:date="2024-10-14T23:07:40Z"/>
                <w:rFonts w:hint="eastAsia" w:ascii="宋体" w:hAnsi="宋体"/>
                <w:szCs w:val="21"/>
              </w:rPr>
            </w:pPr>
            <w:r>
              <w:rPr>
                <w:rFonts w:hint="eastAsia" w:ascii="宋体" w:hAnsi="宋体"/>
                <w:szCs w:val="21"/>
              </w:rPr>
              <w:t>2.同时提供</w:t>
            </w:r>
            <w:ins w:id="64" w:author="政府采购业务部" w:date="2024-10-14T23:07:51Z">
              <w:r>
                <w:rPr>
                  <w:rFonts w:hint="eastAsia" w:ascii="宋体" w:hAnsi="宋体"/>
                  <w:szCs w:val="21"/>
                  <w:lang w:val="en-US" w:eastAsia="zh-CN"/>
                </w:rPr>
                <w:t>认证</w:t>
              </w:r>
            </w:ins>
            <w:ins w:id="65" w:author="政府采购业务部" w:date="2024-10-14T23:07:54Z">
              <w:r>
                <w:rPr>
                  <w:rFonts w:hint="eastAsia" w:ascii="宋体" w:hAnsi="宋体"/>
                  <w:szCs w:val="21"/>
                  <w:lang w:val="en-US" w:eastAsia="zh-CN"/>
                </w:rPr>
                <w:t>证书</w:t>
              </w:r>
            </w:ins>
            <w:ins w:id="66" w:author="政府采购业务部" w:date="2024-10-14T23:07:57Z">
              <w:r>
                <w:rPr>
                  <w:rFonts w:hint="eastAsia" w:ascii="宋体" w:hAnsi="宋体"/>
                  <w:szCs w:val="21"/>
                  <w:lang w:val="en-US" w:eastAsia="zh-CN"/>
                </w:rPr>
                <w:t>在</w:t>
              </w:r>
            </w:ins>
            <w:r>
              <w:rPr>
                <w:rFonts w:hint="eastAsia" w:ascii="宋体" w:hAnsi="宋体"/>
                <w:szCs w:val="21"/>
              </w:rPr>
              <w:t>全国认证认可信息公共服务平台（http://cx.cnca.cn）查询</w:t>
            </w:r>
            <w:ins w:id="67" w:author="政府采购业务部" w:date="2024-10-14T23:08:02Z">
              <w:r>
                <w:rPr>
                  <w:rFonts w:hint="eastAsia" w:ascii="宋体" w:hAnsi="宋体"/>
                  <w:szCs w:val="21"/>
                  <w:lang w:val="en-US" w:eastAsia="zh-CN"/>
                </w:rPr>
                <w:t>的</w:t>
              </w:r>
            </w:ins>
            <w:r>
              <w:rPr>
                <w:rFonts w:hint="eastAsia" w:ascii="宋体" w:hAnsi="宋体"/>
                <w:szCs w:val="21"/>
              </w:rPr>
              <w:t>截图且编号一致（需显示有效）。</w:t>
            </w:r>
          </w:p>
          <w:p>
            <w:pPr>
              <w:widowControl/>
              <w:wordWrap w:val="0"/>
              <w:jc w:val="left"/>
              <w:rPr>
                <w:rFonts w:ascii="Times New Roman" w:hAnsi="Times New Roman" w:eastAsia="宋体" w:cs="宋体"/>
                <w:sz w:val="20"/>
                <w:szCs w:val="20"/>
                <w:highlight w:val="none"/>
              </w:rPr>
            </w:pPr>
            <w:r>
              <w:rPr>
                <w:rFonts w:hint="eastAsia" w:ascii="宋体" w:hAnsi="宋体"/>
                <w:szCs w:val="21"/>
              </w:rPr>
              <w:t>3.未提供或提供不清晰导致无法识别的不得分。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before="260" w:after="260" w:line="240" w:lineRule="auto"/>
              <w:jc w:val="center"/>
              <w:textAlignment w:val="auto"/>
              <w:outlineLvl w:val="2"/>
              <w:rPr>
                <w:rFonts w:ascii="宋体" w:hAnsi="宋体" w:eastAsia="宋体" w:cs="Times New Roman"/>
                <w:sz w:val="20"/>
                <w:szCs w:val="20"/>
                <w:highlight w:val="none"/>
              </w:rPr>
            </w:pPr>
          </w:p>
        </w:tc>
        <w:tc>
          <w:tcPr>
            <w:tcW w:w="523" w:type="dxa"/>
            <w:vAlign w:val="center"/>
          </w:tcPr>
          <w:p>
            <w:pPr>
              <w:spacing w:line="240" w:lineRule="exact"/>
              <w:jc w:val="center"/>
              <w:rPr>
                <w:rFonts w:hint="eastAsia" w:ascii="宋体" w:hAnsi="宋体" w:eastAsia="宋体"/>
                <w:szCs w:val="21"/>
                <w:lang w:val="en-US" w:eastAsia="zh-CN"/>
              </w:rPr>
            </w:pPr>
            <w:r>
              <w:rPr>
                <w:rFonts w:hint="eastAsia" w:ascii="宋体" w:hAnsi="宋体"/>
                <w:szCs w:val="21"/>
                <w:lang w:val="en-US" w:eastAsia="zh-CN"/>
              </w:rPr>
              <w:t>5</w:t>
            </w:r>
          </w:p>
        </w:tc>
        <w:tc>
          <w:tcPr>
            <w:tcW w:w="1707" w:type="dxa"/>
            <w:vAlign w:val="center"/>
          </w:tcPr>
          <w:p>
            <w:pPr>
              <w:spacing w:line="240" w:lineRule="exact"/>
              <w:jc w:val="center"/>
              <w:rPr>
                <w:rFonts w:hint="eastAsia" w:ascii="宋体" w:hAnsi="宋体"/>
                <w:szCs w:val="21"/>
              </w:rPr>
            </w:pPr>
            <w:r>
              <w:rPr>
                <w:rFonts w:hint="eastAsia" w:ascii="宋体" w:hAnsi="宋体"/>
                <w:szCs w:val="21"/>
              </w:rPr>
              <w:t>供应商同类业绩</w:t>
            </w:r>
          </w:p>
        </w:tc>
        <w:tc>
          <w:tcPr>
            <w:tcW w:w="720" w:type="dxa"/>
            <w:vAlign w:val="center"/>
          </w:tcPr>
          <w:p>
            <w:pPr>
              <w:spacing w:line="240" w:lineRule="exact"/>
              <w:jc w:val="center"/>
              <w:rPr>
                <w:rFonts w:hint="eastAsia"/>
                <w:szCs w:val="21"/>
                <w:lang w:val="en-US"/>
              </w:rPr>
            </w:pPr>
            <w:r>
              <w:rPr>
                <w:rFonts w:hint="eastAsia" w:ascii="宋体" w:hAnsi="宋体"/>
              </w:rPr>
              <w:t>1</w:t>
            </w:r>
          </w:p>
        </w:tc>
        <w:tc>
          <w:tcPr>
            <w:tcW w:w="755" w:type="dxa"/>
            <w:vAlign w:val="center"/>
          </w:tcPr>
          <w:p>
            <w:pPr>
              <w:spacing w:line="240" w:lineRule="exact"/>
              <w:jc w:val="center"/>
              <w:rPr>
                <w:rFonts w:hint="eastAsia" w:ascii="宋体" w:hAnsi="宋体" w:eastAsia="宋体" w:cs="Times New Roman"/>
                <w:sz w:val="20"/>
                <w:szCs w:val="20"/>
                <w:highlight w:val="none"/>
              </w:rPr>
            </w:pPr>
            <w:r>
              <w:rPr>
                <w:rFonts w:hint="eastAsia" w:ascii="宋体" w:hAnsi="宋体"/>
                <w:szCs w:val="21"/>
              </w:rPr>
              <w:t>专家评分</w:t>
            </w:r>
          </w:p>
        </w:tc>
        <w:tc>
          <w:tcPr>
            <w:tcW w:w="4484" w:type="dxa"/>
            <w:vAlign w:val="center"/>
          </w:tcPr>
          <w:p>
            <w:pPr>
              <w:spacing w:line="340" w:lineRule="exact"/>
              <w:rPr>
                <w:ins w:id="68" w:author="政府采购业务部" w:date="2024-10-14T23:32:10Z"/>
                <w:rFonts w:hint="eastAsia" w:ascii="宋体" w:hAnsi="宋体"/>
                <w:b/>
                <w:bCs/>
                <w:szCs w:val="21"/>
              </w:rPr>
            </w:pPr>
            <w:r>
              <w:rPr>
                <w:rFonts w:hint="eastAsia" w:ascii="宋体" w:hAnsi="宋体"/>
                <w:b/>
                <w:bCs/>
                <w:szCs w:val="21"/>
              </w:rPr>
              <w:t>（一）评分内容：</w:t>
            </w:r>
          </w:p>
          <w:p>
            <w:pPr>
              <w:spacing w:line="340" w:lineRule="exact"/>
              <w:rPr>
                <w:rFonts w:hint="eastAsia" w:ascii="宋体" w:hAnsi="宋体"/>
                <w:szCs w:val="21"/>
              </w:rPr>
            </w:pPr>
            <w:r>
              <w:rPr>
                <w:rFonts w:hint="eastAsia" w:ascii="宋体" w:hAnsi="宋体"/>
                <w:szCs w:val="21"/>
              </w:rPr>
              <w:t>自2021年1月1日起至本项目投标截止之日（以合同签订日期为准），提供医院医疗家具类业绩（业绩供货内容</w:t>
            </w:r>
            <w:commentRangeStart w:id="26"/>
            <w:r>
              <w:rPr>
                <w:rFonts w:hint="eastAsia" w:ascii="宋体" w:hAnsi="宋体"/>
                <w:szCs w:val="21"/>
              </w:rPr>
              <w:t>必须</w:t>
            </w:r>
            <w:commentRangeEnd w:id="26"/>
            <w:r>
              <w:commentReference w:id="26"/>
            </w:r>
            <w:r>
              <w:rPr>
                <w:rFonts w:hint="eastAsia" w:ascii="宋体" w:hAnsi="宋体"/>
                <w:szCs w:val="21"/>
              </w:rPr>
              <w:t>包含本项目核心产品：以电解钢板为主材的治疗台（柜））。每提供1个得20分，最高得100分。</w:t>
            </w:r>
          </w:p>
          <w:p>
            <w:pPr>
              <w:spacing w:line="340" w:lineRule="exact"/>
              <w:rPr>
                <w:ins w:id="69" w:author="政府采购业务部" w:date="2024-10-14T23:32:36Z"/>
                <w:rFonts w:hint="eastAsia" w:ascii="宋体" w:hAnsi="宋体"/>
                <w:b/>
                <w:bCs/>
                <w:szCs w:val="21"/>
              </w:rPr>
            </w:pPr>
            <w:r>
              <w:rPr>
                <w:rFonts w:hint="eastAsia" w:ascii="宋体" w:hAnsi="宋体"/>
                <w:b/>
                <w:bCs/>
                <w:szCs w:val="21"/>
              </w:rPr>
              <w:t>（二）评分依据：</w:t>
            </w:r>
          </w:p>
          <w:p>
            <w:pPr>
              <w:spacing w:line="340" w:lineRule="exact"/>
              <w:rPr>
                <w:ins w:id="70" w:author="政府采购业务部" w:date="2024-10-14T23:32:49Z"/>
                <w:rFonts w:hint="eastAsia" w:ascii="宋体" w:hAnsi="宋体"/>
                <w:szCs w:val="21"/>
              </w:rPr>
            </w:pPr>
            <w:r>
              <w:rPr>
                <w:rFonts w:hint="eastAsia" w:ascii="宋体" w:hAnsi="宋体"/>
                <w:szCs w:val="21"/>
              </w:rPr>
              <w:t>1.同时投标人提供： 项目合同关键页（包括但不限于货物内容、签订的产品清单、签订日期、合同双方签字盖章页）。</w:t>
            </w:r>
          </w:p>
          <w:p>
            <w:pPr>
              <w:spacing w:line="340" w:lineRule="exact"/>
              <w:rPr>
                <w:rFonts w:hint="eastAsia" w:ascii="宋体" w:hAnsi="宋体"/>
                <w:szCs w:val="21"/>
              </w:rPr>
            </w:pPr>
            <w:r>
              <w:rPr>
                <w:rFonts w:hint="eastAsia" w:ascii="宋体" w:hAnsi="宋体"/>
                <w:szCs w:val="21"/>
              </w:rPr>
              <w:t>2.评分中出现无证明资料或专家无法凭所提供资料判断是否得分的情况，一律作不得分处理。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4</w:t>
            </w:r>
          </w:p>
        </w:tc>
        <w:tc>
          <w:tcPr>
            <w:tcW w:w="3705" w:type="dxa"/>
            <w:gridSpan w:val="4"/>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诚信情况</w:t>
            </w:r>
          </w:p>
        </w:tc>
        <w:tc>
          <w:tcPr>
            <w:tcW w:w="4484" w:type="dxa"/>
            <w:vAlign w:val="center"/>
          </w:tcPr>
          <w:p>
            <w:pPr>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center"/>
              <w:textAlignment w:val="auto"/>
              <w:rPr>
                <w:rFonts w:ascii="宋体" w:hAnsi="宋体" w:eastAsia="宋体" w:cs="Times New Roman"/>
                <w:kern w:val="2"/>
                <w:sz w:val="20"/>
                <w:szCs w:val="20"/>
                <w:highlight w:val="none"/>
                <w:lang w:val="en-US" w:eastAsia="zh-CN" w:bidi="ar-SA"/>
              </w:rPr>
            </w:pPr>
            <w:r>
              <w:rPr>
                <w:rFonts w:hint="eastAsia" w:ascii="宋体" w:hAnsi="宋体" w:eastAsia="宋体" w:cs="Times New Roman"/>
                <w:kern w:val="2"/>
                <w:sz w:val="20"/>
                <w:szCs w:val="20"/>
                <w:highlight w:val="none"/>
                <w:lang w:val="en-US" w:eastAsia="zh-CN" w:bidi="ar-SA"/>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restart"/>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p>
        </w:tc>
        <w:tc>
          <w:tcPr>
            <w:tcW w:w="523"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序号</w:t>
            </w:r>
          </w:p>
        </w:tc>
        <w:tc>
          <w:tcPr>
            <w:tcW w:w="1707"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评审因素</w:t>
            </w:r>
          </w:p>
        </w:tc>
        <w:tc>
          <w:tcPr>
            <w:tcW w:w="720"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权重</w:t>
            </w:r>
          </w:p>
        </w:tc>
        <w:tc>
          <w:tcPr>
            <w:tcW w:w="755"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评分方式</w:t>
            </w:r>
          </w:p>
        </w:tc>
        <w:tc>
          <w:tcPr>
            <w:tcW w:w="4484" w:type="dxa"/>
            <w:shd w:val="clear" w:color="auto" w:fill="DCE6F2" w:themeFill="accent1" w:themeFillTint="32"/>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评分准则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71" w:type="dxa"/>
            <w:vMerge w:val="continue"/>
            <w:vAlign w:val="center"/>
          </w:tcPr>
          <w:p>
            <w:pPr>
              <w:keepNext w:val="0"/>
              <w:keepLines w:val="0"/>
              <w:pageBreakBefore w:val="0"/>
              <w:kinsoku/>
              <w:wordWrap/>
              <w:overflowPunct/>
              <w:topLinePunct w:val="0"/>
              <w:autoSpaceDE/>
              <w:autoSpaceDN/>
              <w:bidi w:val="0"/>
              <w:adjustRightInd/>
              <w:snapToGrid/>
              <w:spacing w:before="340" w:after="330" w:line="240" w:lineRule="auto"/>
              <w:jc w:val="center"/>
              <w:textAlignment w:val="auto"/>
              <w:outlineLvl w:val="0"/>
              <w:rPr>
                <w:rFonts w:ascii="宋体" w:hAnsi="宋体" w:eastAsia="宋体" w:cs="Times New Roman"/>
                <w:sz w:val="20"/>
                <w:szCs w:val="20"/>
                <w:highlight w:val="none"/>
              </w:rPr>
            </w:pPr>
          </w:p>
        </w:tc>
        <w:tc>
          <w:tcPr>
            <w:tcW w:w="523"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ascii="宋体" w:hAnsi="宋体" w:eastAsia="宋体" w:cs="Times New Roman"/>
                <w:sz w:val="20"/>
                <w:szCs w:val="20"/>
                <w:highlight w:val="none"/>
              </w:rPr>
              <w:t>1</w:t>
            </w:r>
          </w:p>
        </w:tc>
        <w:tc>
          <w:tcPr>
            <w:tcW w:w="1707"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诚信</w:t>
            </w:r>
          </w:p>
        </w:tc>
        <w:tc>
          <w:tcPr>
            <w:tcW w:w="720"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hint="eastAsia" w:ascii="宋体" w:hAnsi="宋体" w:eastAsia="宋体" w:cs="Times New Roman"/>
                <w:sz w:val="20"/>
                <w:szCs w:val="20"/>
                <w:highlight w:val="none"/>
                <w:lang w:eastAsia="zh-CN"/>
              </w:rPr>
            </w:pPr>
            <w:r>
              <w:rPr>
                <w:rFonts w:hint="eastAsia" w:ascii="宋体" w:hAnsi="宋体" w:cs="Times New Roman"/>
                <w:sz w:val="20"/>
                <w:szCs w:val="20"/>
                <w:highlight w:val="none"/>
                <w:lang w:val="en-US" w:eastAsia="zh-CN"/>
              </w:rPr>
              <w:t>5</w:t>
            </w:r>
          </w:p>
        </w:tc>
        <w:tc>
          <w:tcPr>
            <w:tcW w:w="755" w:type="dxa"/>
            <w:vAlign w:val="center"/>
          </w:tcPr>
          <w:p>
            <w:pPr>
              <w:keepNext w:val="0"/>
              <w:keepLines w:val="0"/>
              <w:pageBreakBefore w:val="0"/>
              <w:kinsoku/>
              <w:wordWrap/>
              <w:overflowPunct/>
              <w:topLinePunct w:val="0"/>
              <w:autoSpaceDE/>
              <w:autoSpaceDN/>
              <w:bidi w:val="0"/>
              <w:adjustRightInd/>
              <w:snapToGrid/>
              <w:spacing w:line="240" w:lineRule="auto"/>
              <w:jc w:val="center"/>
              <w:textAlignment w:val="auto"/>
              <w:rPr>
                <w:rFonts w:ascii="宋体" w:hAnsi="宋体" w:eastAsia="宋体" w:cs="Times New Roman"/>
                <w:sz w:val="20"/>
                <w:szCs w:val="20"/>
                <w:highlight w:val="none"/>
              </w:rPr>
            </w:pPr>
            <w:r>
              <w:rPr>
                <w:rFonts w:hint="eastAsia" w:ascii="宋体" w:hAnsi="宋体" w:eastAsia="宋体" w:cs="Times New Roman"/>
                <w:sz w:val="20"/>
                <w:szCs w:val="20"/>
                <w:highlight w:val="none"/>
              </w:rPr>
              <w:t>专家评分</w:t>
            </w:r>
          </w:p>
        </w:tc>
        <w:tc>
          <w:tcPr>
            <w:tcW w:w="4484" w:type="dxa"/>
          </w:tcPr>
          <w:p>
            <w:pPr>
              <w:keepNext w:val="0"/>
              <w:keepLines w:val="0"/>
              <w:pageBreakBefore w:val="0"/>
              <w:widowControl w:val="0"/>
              <w:kinsoku/>
              <w:wordWrap/>
              <w:overflowPunct/>
              <w:topLinePunct w:val="0"/>
              <w:autoSpaceDE/>
              <w:autoSpaceDN/>
              <w:bidi w:val="0"/>
              <w:adjustRightInd/>
              <w:snapToGrid/>
              <w:spacing w:after="120" w:line="240" w:lineRule="auto"/>
              <w:jc w:val="both"/>
              <w:textAlignment w:val="auto"/>
              <w:rPr>
                <w:ins w:id="71" w:author="政府采购业务部" w:date="2024-10-14T23:33:22Z"/>
                <w:rFonts w:hint="eastAsia" w:ascii="Times New Roman" w:hAnsi="Times New Roman" w:eastAsia="宋体" w:cs="Times New Roman"/>
                <w:kern w:val="2"/>
                <w:sz w:val="21"/>
                <w:szCs w:val="21"/>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（一）评分内容：</w:t>
            </w:r>
          </w:p>
          <w:p>
            <w:pPr>
              <w:keepNext w:val="0"/>
              <w:keepLines w:val="0"/>
              <w:pageBreakBefore w:val="0"/>
              <w:widowControl w:val="0"/>
              <w:kinsoku/>
              <w:wordWrap/>
              <w:overflowPunct/>
              <w:topLinePunct w:val="0"/>
              <w:autoSpaceDE/>
              <w:autoSpaceDN/>
              <w:bidi w:val="0"/>
              <w:adjustRightInd/>
              <w:snapToGrid/>
              <w:spacing w:after="120" w:line="240" w:lineRule="auto"/>
              <w:jc w:val="both"/>
              <w:textAlignment w:val="auto"/>
              <w:rPr>
                <w:rFonts w:hint="eastAsia"/>
                <w:highlight w:val="none"/>
              </w:rPr>
            </w:pPr>
            <w:r>
              <w:rPr>
                <w:rFonts w:hint="eastAsia"/>
                <w:highlight w:val="none"/>
              </w:rPr>
              <w:t>供应商存在《深圳市财政局政府采购供应商信用信息管理办法》（深财规〔2023〕3号）列明的一般行政处罚信息、一般违法失信记录信息的，本项不得分，不存在上述情形的本项得100分。供应商无需提供任何证明材料，评标过程中由工作人员向评审委员会提供有关供应商诚信查询结果。</w:t>
            </w:r>
          </w:p>
          <w:p>
            <w:pPr>
              <w:keepNext w:val="0"/>
              <w:keepLines w:val="0"/>
              <w:pageBreakBefore w:val="0"/>
              <w:widowControl w:val="0"/>
              <w:kinsoku/>
              <w:wordWrap/>
              <w:overflowPunct/>
              <w:topLinePunct w:val="0"/>
              <w:autoSpaceDE/>
              <w:autoSpaceDN/>
              <w:bidi w:val="0"/>
              <w:adjustRightInd/>
              <w:snapToGrid/>
              <w:spacing w:after="120" w:line="240" w:lineRule="auto"/>
              <w:jc w:val="both"/>
              <w:textAlignment w:val="auto"/>
              <w:rPr>
                <w:ins w:id="72" w:author="政府采购业务部" w:date="2024-10-14T23:33:26Z"/>
                <w:rFonts w:hint="eastAsia" w:ascii="Times New Roman" w:hAnsi="Times New Roman" w:eastAsia="宋体" w:cs="Times New Roman"/>
                <w:kern w:val="2"/>
                <w:sz w:val="21"/>
                <w:szCs w:val="21"/>
                <w:highlight w:val="none"/>
                <w:lang w:val="en-US" w:eastAsia="zh-CN" w:bidi="ar-SA"/>
              </w:rPr>
            </w:pPr>
            <w:r>
              <w:rPr>
                <w:rFonts w:hint="eastAsia" w:ascii="Times New Roman" w:hAnsi="Times New Roman" w:eastAsia="宋体" w:cs="Times New Roman"/>
                <w:kern w:val="2"/>
                <w:sz w:val="21"/>
                <w:szCs w:val="21"/>
                <w:highlight w:val="none"/>
                <w:lang w:val="en-US" w:eastAsia="zh-CN" w:bidi="ar-SA"/>
              </w:rPr>
              <w:t>（二）评分依据：</w:t>
            </w:r>
          </w:p>
          <w:p>
            <w:pPr>
              <w:keepNext w:val="0"/>
              <w:keepLines w:val="0"/>
              <w:pageBreakBefore w:val="0"/>
              <w:widowControl w:val="0"/>
              <w:kinsoku/>
              <w:wordWrap/>
              <w:overflowPunct/>
              <w:topLinePunct w:val="0"/>
              <w:autoSpaceDE/>
              <w:autoSpaceDN/>
              <w:bidi w:val="0"/>
              <w:adjustRightInd/>
              <w:snapToGrid/>
              <w:spacing w:after="120" w:line="240" w:lineRule="auto"/>
              <w:jc w:val="both"/>
              <w:textAlignment w:val="auto"/>
              <w:rPr>
                <w:rFonts w:ascii="宋体" w:hAnsi="宋体" w:eastAsia="宋体" w:cs="Times New Roman"/>
                <w:sz w:val="20"/>
                <w:szCs w:val="20"/>
                <w:highlight w:val="none"/>
              </w:rPr>
            </w:pPr>
            <w:r>
              <w:rPr>
                <w:rFonts w:hint="eastAsia"/>
                <w:highlight w:val="none"/>
              </w:rPr>
              <w:t>查询渠道：通过“信用中国”（www.creditchina.gov.cn，</w:t>
            </w:r>
            <w:r>
              <w:rPr>
                <w:rFonts w:hint="eastAsia"/>
                <w:b/>
                <w:bCs/>
                <w:highlight w:val="none"/>
              </w:rPr>
              <w:t>下载信用信息报告</w:t>
            </w:r>
            <w:r>
              <w:rPr>
                <w:rFonts w:hint="eastAsia"/>
                <w:highlight w:val="none"/>
              </w:rPr>
              <w:t>）、“中国政府采购网”（www.ccgp.gov.cn）以及“深圳市政府采购监管网”（http://zfcg.sz.gov.cn）查询供应商信用信息，信用信息以开标当日的查询结果为准。</w:t>
            </w:r>
          </w:p>
        </w:tc>
      </w:tr>
    </w:tbl>
    <w:p>
      <w:pPr>
        <w:pStyle w:val="19"/>
        <w:rPr>
          <w:highlight w:val="none"/>
        </w:rPr>
      </w:pPr>
    </w:p>
    <w:p>
      <w:pPr>
        <w:rPr>
          <w:highlight w:val="none"/>
        </w:rPr>
        <w:sectPr>
          <w:headerReference r:id="rId5" w:type="first"/>
          <w:footerReference r:id="rId6" w:type="default"/>
          <w:pgSz w:w="11907" w:h="16840"/>
          <w:pgMar w:top="1440" w:right="1418" w:bottom="1440" w:left="1418" w:header="851" w:footer="992" w:gutter="0"/>
          <w:cols w:space="425" w:num="1"/>
          <w:titlePg/>
          <w:docGrid w:linePitch="462" w:charSpace="0"/>
        </w:sectPr>
      </w:pPr>
    </w:p>
    <w:p>
      <w:pPr>
        <w:jc w:val="center"/>
        <w:rPr>
          <w:b/>
          <w:sz w:val="84"/>
          <w:szCs w:val="84"/>
          <w:highlight w:val="none"/>
        </w:rPr>
      </w:pPr>
    </w:p>
    <w:p>
      <w:pPr>
        <w:jc w:val="center"/>
        <w:rPr>
          <w:b/>
          <w:sz w:val="84"/>
          <w:szCs w:val="84"/>
          <w:highlight w:val="none"/>
        </w:rPr>
      </w:pPr>
    </w:p>
    <w:p>
      <w:pPr>
        <w:jc w:val="center"/>
        <w:rPr>
          <w:b/>
          <w:sz w:val="84"/>
          <w:szCs w:val="84"/>
          <w:highlight w:val="none"/>
        </w:rPr>
      </w:pPr>
    </w:p>
    <w:p>
      <w:pPr>
        <w:jc w:val="center"/>
        <w:rPr>
          <w:rFonts w:hint="eastAsia"/>
          <w:b/>
          <w:sz w:val="120"/>
          <w:szCs w:val="120"/>
          <w:highlight w:val="none"/>
        </w:rPr>
      </w:pPr>
      <w:r>
        <w:rPr>
          <w:rFonts w:hint="eastAsia"/>
          <w:b/>
          <w:sz w:val="120"/>
          <w:szCs w:val="120"/>
          <w:highlight w:val="none"/>
        </w:rPr>
        <w:t>政府采购招标文件</w:t>
      </w:r>
    </w:p>
    <w:p>
      <w:pPr>
        <w:jc w:val="center"/>
        <w:rPr>
          <w:b/>
          <w:sz w:val="52"/>
          <w:szCs w:val="52"/>
          <w:highlight w:val="none"/>
        </w:rPr>
      </w:pPr>
      <w:r>
        <w:rPr>
          <w:rFonts w:hint="eastAsia"/>
          <w:b/>
          <w:sz w:val="52"/>
          <w:szCs w:val="52"/>
          <w:highlight w:val="none"/>
        </w:rPr>
        <w:t>（货物类）</w:t>
      </w: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rPr>
          <w:highlight w:val="none"/>
        </w:rPr>
      </w:pPr>
    </w:p>
    <w:p>
      <w:pPr>
        <w:jc w:val="center"/>
        <w:rPr>
          <w:b/>
          <w:sz w:val="44"/>
          <w:szCs w:val="44"/>
          <w:highlight w:val="none"/>
        </w:rPr>
      </w:pPr>
      <w:bookmarkStart w:id="2" w:name="_Hlk71465316"/>
      <w:r>
        <w:rPr>
          <w:rFonts w:hint="eastAsia"/>
          <w:b/>
          <w:sz w:val="44"/>
          <w:szCs w:val="44"/>
          <w:highlight w:val="none"/>
        </w:rPr>
        <w:t>深圳公共资源交易中心（</w:t>
      </w:r>
      <w:r>
        <w:rPr>
          <w:b/>
          <w:sz w:val="44"/>
          <w:szCs w:val="44"/>
          <w:highlight w:val="none"/>
        </w:rPr>
        <w:t>20</w:t>
      </w:r>
      <w:r>
        <w:rPr>
          <w:rFonts w:hint="eastAsia"/>
          <w:b/>
          <w:sz w:val="44"/>
          <w:szCs w:val="44"/>
          <w:highlight w:val="none"/>
        </w:rPr>
        <w:t>2</w:t>
      </w:r>
      <w:r>
        <w:rPr>
          <w:rFonts w:hint="eastAsia"/>
          <w:b/>
          <w:sz w:val="44"/>
          <w:szCs w:val="44"/>
          <w:highlight w:val="none"/>
          <w:lang w:val="en-US" w:eastAsia="zh-CN"/>
        </w:rPr>
        <w:t>4</w:t>
      </w:r>
      <w:r>
        <w:rPr>
          <w:rFonts w:hint="eastAsia"/>
          <w:b/>
          <w:sz w:val="44"/>
          <w:szCs w:val="44"/>
          <w:highlight w:val="none"/>
        </w:rPr>
        <w:t>）</w:t>
      </w:r>
    </w:p>
    <w:bookmarkEnd w:id="2"/>
    <w:p>
      <w:pPr>
        <w:widowControl/>
        <w:jc w:val="center"/>
        <w:rPr>
          <w:highlight w:val="none"/>
        </w:rPr>
      </w:pPr>
    </w:p>
    <w:p>
      <w:pPr>
        <w:widowControl/>
        <w:jc w:val="center"/>
        <w:rPr>
          <w:highlight w:val="none"/>
        </w:rPr>
      </w:pPr>
      <w:r>
        <w:rPr>
          <w:highlight w:val="none"/>
        </w:rPr>
        <w:br w:type="page"/>
      </w:r>
    </w:p>
    <w:p>
      <w:pPr>
        <w:ind w:firstLine="3654" w:firstLineChars="1300"/>
        <w:rPr>
          <w:rFonts w:ascii="宋体" w:hAnsi="宋体"/>
          <w:color w:val="FF0000"/>
          <w:szCs w:val="21"/>
          <w:highlight w:val="none"/>
        </w:rPr>
      </w:pPr>
      <w:bookmarkStart w:id="3" w:name="_Hlk73564573"/>
      <w:r>
        <w:rPr>
          <w:rFonts w:hint="eastAsia" w:ascii="宋体" w:hAnsi="宋体" w:eastAsia="黑体"/>
          <w:b/>
          <w:bCs/>
          <w:color w:val="FF0000"/>
          <w:kern w:val="44"/>
          <w:sz w:val="28"/>
          <w:szCs w:val="44"/>
          <w:highlight w:val="none"/>
        </w:rPr>
        <w:t>警示条款</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一、</w:t>
      </w:r>
      <w:r>
        <w:rPr>
          <w:rFonts w:hint="eastAsia" w:ascii="宋体" w:hAnsi="宋体"/>
          <w:b/>
          <w:bCs/>
          <w:color w:val="FF0000"/>
          <w:sz w:val="20"/>
          <w:szCs w:val="20"/>
          <w:highlight w:val="none"/>
        </w:rPr>
        <w:t>《深圳经济特区政府采购条例》第五十七条</w:t>
      </w:r>
      <w:r>
        <w:rPr>
          <w:rFonts w:hint="eastAsia" w:ascii="宋体" w:hAnsi="宋体"/>
          <w:color w:val="FF0000"/>
          <w:sz w:val="20"/>
          <w:szCs w:val="20"/>
          <w:highlight w:val="none"/>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（一）在采购活动中应当回避而未回避的；</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（二）未按本条例规定签订、履行采购合同，造成严重后果的；</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（三）隐瞒真实情况，提供虚假资料的；</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（四）以非法手段排斥其他供应商参与竞争的；</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（五）与其他采购参加人串通投标的；</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（六）恶意投诉的；</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（七）向采购项目相关人行贿或者提供其他不当利益的；</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（八）阻碍、抗拒主管部门监督检查的；</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（九）其他违反本条例规定的行为。</w:t>
      </w:r>
    </w:p>
    <w:p>
      <w:pPr>
        <w:ind w:firstLine="402" w:firstLineChars="200"/>
        <w:rPr>
          <w:rFonts w:ascii="宋体" w:hAnsi="宋体"/>
          <w:color w:val="FF0000"/>
          <w:sz w:val="20"/>
          <w:szCs w:val="20"/>
          <w:highlight w:val="none"/>
        </w:rPr>
      </w:pPr>
      <w:r>
        <w:rPr>
          <w:rFonts w:hint="eastAsia" w:ascii="宋体" w:hAnsi="宋体"/>
          <w:b/>
          <w:bCs/>
          <w:color w:val="FF0000"/>
          <w:sz w:val="20"/>
          <w:szCs w:val="20"/>
          <w:highlight w:val="none"/>
        </w:rPr>
        <w:t>二、《深圳经济特区政府采购条例实施细则》第七十五条</w:t>
      </w:r>
      <w:r>
        <w:rPr>
          <w:rFonts w:hint="eastAsia" w:ascii="宋体" w:hAnsi="宋体"/>
          <w:b/>
          <w:bCs/>
          <w:color w:val="FF0000"/>
          <w:sz w:val="20"/>
          <w:szCs w:val="20"/>
          <w:highlight w:val="none"/>
          <w:lang w:val="en-US" w:eastAsia="zh-CN"/>
        </w:rPr>
        <w:t xml:space="preserve"> </w:t>
      </w:r>
      <w:r>
        <w:rPr>
          <w:rFonts w:hint="eastAsia" w:ascii="宋体" w:hAnsi="宋体"/>
          <w:color w:val="FF0000"/>
          <w:sz w:val="20"/>
          <w:szCs w:val="20"/>
          <w:highlight w:val="none"/>
        </w:rPr>
        <w:t>供应商有下列情形</w:t>
      </w:r>
      <w:r>
        <w:rPr>
          <w:rFonts w:hint="eastAsia" w:ascii="宋体" w:hAnsi="宋体"/>
          <w:color w:val="FF0000"/>
          <w:sz w:val="20"/>
          <w:szCs w:val="20"/>
          <w:highlight w:val="none"/>
          <w:lang w:val="en-US" w:eastAsia="zh-CN"/>
        </w:rPr>
        <w:t>之一</w:t>
      </w:r>
      <w:r>
        <w:rPr>
          <w:rFonts w:hint="eastAsia" w:ascii="宋体" w:hAnsi="宋体"/>
          <w:color w:val="FF0000"/>
          <w:sz w:val="20"/>
          <w:szCs w:val="20"/>
          <w:highlight w:val="none"/>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（三）不同投标供应商的投标文件由同一单位或者同一人编制，或者由同一人分阶段参与编制的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（四）不同投标供应商的投标文件或部分投标文件相互混装</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（五）不同投标供应商的投标文件内容存在非正常一致</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（六）由同一单位工作人员为两家以上（含两家）供应商进行同一项投标活动的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（七）主管部门依照法律、法规认定的其他情形。</w:t>
      </w:r>
    </w:p>
    <w:p>
      <w:pPr>
        <w:ind w:firstLine="402" w:firstLineChars="200"/>
        <w:rPr>
          <w:rFonts w:ascii="宋体" w:hAnsi="宋体"/>
          <w:color w:val="FF0000"/>
          <w:sz w:val="20"/>
          <w:szCs w:val="20"/>
          <w:highlight w:val="none"/>
        </w:rPr>
      </w:pPr>
      <w:r>
        <w:rPr>
          <w:rFonts w:hint="eastAsia" w:ascii="宋体" w:hAnsi="宋体"/>
          <w:b/>
          <w:bCs/>
          <w:color w:val="FF0000"/>
          <w:sz w:val="20"/>
          <w:szCs w:val="20"/>
          <w:highlight w:val="none"/>
        </w:rPr>
        <w:t>三、《深圳经济特区政府采购条例实施细则》第七十七条</w:t>
      </w:r>
      <w:r>
        <w:rPr>
          <w:rFonts w:hint="eastAsia" w:ascii="宋体" w:hAnsi="宋体"/>
          <w:b/>
          <w:bCs/>
          <w:color w:val="FF0000"/>
          <w:sz w:val="20"/>
          <w:szCs w:val="20"/>
          <w:highlight w:val="none"/>
          <w:lang w:val="en-US" w:eastAsia="zh-CN"/>
        </w:rPr>
        <w:t xml:space="preserve"> </w:t>
      </w:r>
      <w:r>
        <w:rPr>
          <w:rFonts w:hint="eastAsia" w:ascii="宋体" w:hAnsi="宋体"/>
          <w:color w:val="FF0000"/>
          <w:sz w:val="20"/>
          <w:szCs w:val="20"/>
          <w:highlight w:val="none"/>
        </w:rPr>
        <w:t>供应商有下列情形之一的，属于隐瞒真实情况，提供虚假资料，按照采购条例第五十七</w:t>
      </w:r>
      <w:r>
        <w:rPr>
          <w:rFonts w:hint="eastAsia" w:ascii="宋体" w:hAnsi="宋体"/>
          <w:color w:val="FF0000"/>
          <w:sz w:val="20"/>
          <w:szCs w:val="20"/>
          <w:highlight w:val="none"/>
          <w:lang w:val="en-US" w:eastAsia="zh-CN"/>
        </w:rPr>
        <w:t>条</w:t>
      </w:r>
      <w:r>
        <w:rPr>
          <w:rFonts w:hint="eastAsia" w:ascii="宋体" w:hAnsi="宋体"/>
          <w:color w:val="FF0000"/>
          <w:sz w:val="20"/>
          <w:szCs w:val="20"/>
          <w:highlight w:val="none"/>
        </w:rPr>
        <w:t>的有关规定处理：（一）通过转让或者租借等方式从其他单位获取资格或者资质证书投标的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（二）由其他单位或者其他单位负责人在投标供应商编制的投标文件上加盖印章或者签字的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（三）项目负责人或者主要技术人员不是本单位人员的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（四）投标保证金不是从投标供应商基本账户转出的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（五）其他隐瞒真实情况、提供虚假资料的行为。</w:t>
      </w:r>
    </w:p>
    <w:p>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投标供应商不能提供项目负责人或者主要技术人员的劳动合同、社会保险等劳动关系证明材料的，视为存在前款第（三）项规定的情形。</w:t>
      </w:r>
    </w:p>
    <w:bookmarkEnd w:id="3"/>
    <w:p>
      <w:pPr>
        <w:ind w:firstLine="422" w:firstLineChars="200"/>
        <w:rPr>
          <w:rFonts w:hint="eastAsia"/>
          <w:b/>
          <w:color w:val="FF0000"/>
          <w:highlight w:val="none"/>
        </w:rPr>
      </w:pPr>
      <w:r>
        <w:rPr>
          <w:rFonts w:hint="eastAsia"/>
          <w:b/>
          <w:color w:val="FF0000"/>
          <w:highlight w:val="none"/>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为避免出现不同供应商投标文件的文件制作机器码、文件创建标识码、IP地址一致的异常情况，建议各供应商编制、上传投标文件时不要使用公共电脑设备或公共网络。</w:t>
      </w:r>
    </w:p>
    <w:p>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highlight w:val="none"/>
        </w:rPr>
        <w:t>取消参与本市政府采购资格</w:t>
      </w:r>
      <w:r>
        <w:rPr>
          <w:rFonts w:hint="eastAsia" w:hAnsi="宋体"/>
          <w:color w:val="FF0000"/>
          <w:sz w:val="20"/>
          <w:szCs w:val="20"/>
          <w:highlight w:val="none"/>
          <w:lang w:eastAsia="zh-CN"/>
        </w:rPr>
        <w:t>、</w:t>
      </w:r>
      <w:r>
        <w:rPr>
          <w:rFonts w:hint="eastAsia" w:ascii="宋体" w:hAnsi="宋体"/>
          <w:color w:val="FF0000"/>
          <w:sz w:val="20"/>
          <w:szCs w:val="20"/>
          <w:highlight w:val="none"/>
        </w:rPr>
        <w:t>依法吊销其营业</w:t>
      </w:r>
      <w:r>
        <w:rPr>
          <w:rFonts w:hint="eastAsia" w:hAnsi="宋体"/>
          <w:color w:val="FF0000"/>
          <w:sz w:val="20"/>
          <w:szCs w:val="20"/>
          <w:highlight w:val="none"/>
          <w:lang w:val="en-US" w:eastAsia="zh-CN"/>
        </w:rPr>
        <w:t>执照等行政处罚，</w:t>
      </w:r>
      <w:r>
        <w:rPr>
          <w:rFonts w:hint="eastAsia" w:ascii="宋体" w:hAnsi="宋体"/>
          <w:color w:val="FF0000"/>
          <w:sz w:val="20"/>
          <w:szCs w:val="20"/>
          <w:highlight w:val="none"/>
        </w:rPr>
        <w:t>构成犯罪的，依法追究刑事责任</w:t>
      </w:r>
      <w:r>
        <w:rPr>
          <w:rFonts w:hint="eastAsia"/>
          <w:b w:val="0"/>
          <w:bCs/>
          <w:color w:val="FF0000"/>
          <w:sz w:val="20"/>
          <w:szCs w:val="20"/>
          <w:highlight w:val="none"/>
          <w:lang w:val="en-US" w:eastAsia="zh-CN"/>
        </w:rPr>
        <w:t>，请各供应商独立编制、上传投标文件，妥善保管和使用电子秘钥。</w:t>
      </w:r>
    </w:p>
    <w:p>
      <w:pPr>
        <w:ind w:firstLine="400" w:firstLineChars="200"/>
        <w:rPr>
          <w:rFonts w:ascii="宋体" w:hAnsi="宋体"/>
          <w:color w:val="FF0000"/>
          <w:sz w:val="20"/>
          <w:szCs w:val="20"/>
          <w:highlight w:val="none"/>
        </w:rPr>
        <w:sectPr>
          <w:pgSz w:w="11907" w:h="16840"/>
          <w:pgMar w:top="1440" w:right="1797" w:bottom="1440" w:left="1797" w:header="851" w:footer="992" w:gutter="0"/>
          <w:cols w:space="425" w:num="1"/>
          <w:titlePg/>
          <w:docGrid w:linePitch="462" w:charSpace="0"/>
        </w:sectPr>
      </w:pPr>
    </w:p>
    <w:p>
      <w:pPr>
        <w:keepNext w:val="0"/>
        <w:keepLines w:val="0"/>
        <w:pageBreakBefore w:val="0"/>
        <w:widowControl w:val="0"/>
        <w:kinsoku/>
        <w:wordWrap/>
        <w:overflowPunct/>
        <w:topLinePunct w:val="0"/>
        <w:autoSpaceDE/>
        <w:autoSpaceDN/>
        <w:bidi w:val="0"/>
        <w:adjustRightInd/>
        <w:snapToGrid/>
        <w:spacing w:before="464" w:beforeLines="100" w:after="464" w:afterLines="100"/>
        <w:jc w:val="center"/>
        <w:textAlignment w:val="auto"/>
        <w:rPr>
          <w:b/>
          <w:sz w:val="24"/>
          <w:highlight w:val="none"/>
        </w:rPr>
      </w:pPr>
      <w:bookmarkStart w:id="4" w:name="_Hlk72218009"/>
      <w:r>
        <w:rPr>
          <w:rFonts w:hint="eastAsia" w:ascii="黑体" w:hAnsi="黑体" w:eastAsia="黑体" w:cs="黑体"/>
          <w:b/>
          <w:bCs/>
          <w:sz w:val="28"/>
          <w:szCs w:val="36"/>
          <w:highlight w:val="none"/>
        </w:rPr>
        <w:t>目   录</w:t>
      </w:r>
      <w:r>
        <w:rPr>
          <w:rFonts w:hint="eastAsia"/>
          <w:b/>
          <w:sz w:val="24"/>
          <w:highlight w:val="none"/>
        </w:rPr>
        <w:t xml:space="preserve">第一册  </w:t>
      </w:r>
      <w:r>
        <w:rPr>
          <w:rFonts w:hint="eastAsia"/>
          <w:b/>
          <w:sz w:val="24"/>
          <w:highlight w:val="none"/>
          <w:lang w:val="en-US" w:eastAsia="zh-CN"/>
        </w:rPr>
        <w:t xml:space="preserve">  </w:t>
      </w:r>
      <w:r>
        <w:rPr>
          <w:rFonts w:hint="eastAsia"/>
          <w:b/>
          <w:sz w:val="24"/>
          <w:highlight w:val="none"/>
        </w:rPr>
        <w:t>专用条款</w:t>
      </w:r>
    </w:p>
    <w:p>
      <w:pPr>
        <w:ind w:firstLine="960" w:firstLineChars="400"/>
        <w:rPr>
          <w:sz w:val="24"/>
          <w:highlight w:val="none"/>
        </w:rPr>
      </w:pPr>
      <w:r>
        <w:rPr>
          <w:rFonts w:hint="eastAsia"/>
          <w:sz w:val="24"/>
          <w:highlight w:val="none"/>
        </w:rPr>
        <w:t>关键信息</w:t>
      </w:r>
    </w:p>
    <w:p>
      <w:pPr>
        <w:ind w:left="630" w:leftChars="300" w:firstLine="630" w:firstLineChars="300"/>
        <w:rPr>
          <w:rFonts w:ascii="宋体" w:hAnsi="宋体"/>
          <w:szCs w:val="21"/>
          <w:highlight w:val="none"/>
        </w:rPr>
      </w:pPr>
      <w:r>
        <w:rPr>
          <w:rFonts w:hint="eastAsia" w:ascii="宋体" w:hAnsi="宋体"/>
          <w:szCs w:val="21"/>
          <w:highlight w:val="none"/>
        </w:rPr>
        <w:t>第一章  招标公告</w:t>
      </w:r>
    </w:p>
    <w:p>
      <w:pPr>
        <w:ind w:left="630" w:leftChars="300" w:firstLine="630" w:firstLineChars="300"/>
        <w:rPr>
          <w:rFonts w:ascii="宋体" w:hAnsi="宋体"/>
          <w:szCs w:val="21"/>
          <w:highlight w:val="none"/>
        </w:rPr>
      </w:pPr>
      <w:r>
        <w:rPr>
          <w:rFonts w:hint="eastAsia" w:ascii="宋体" w:hAnsi="宋体"/>
          <w:szCs w:val="21"/>
          <w:highlight w:val="none"/>
        </w:rPr>
        <w:t xml:space="preserve">第二章  </w:t>
      </w:r>
      <w:bookmarkStart w:id="5" w:name="_Hlk71994379"/>
      <w:r>
        <w:rPr>
          <w:rFonts w:hint="eastAsia" w:ascii="宋体" w:hAnsi="宋体"/>
          <w:szCs w:val="21"/>
          <w:highlight w:val="none"/>
        </w:rPr>
        <w:t>对通用条款的补充内容及其他关键信息</w:t>
      </w:r>
      <w:bookmarkEnd w:id="5"/>
    </w:p>
    <w:p>
      <w:pPr>
        <w:ind w:left="630" w:leftChars="300" w:firstLine="630" w:firstLineChars="300"/>
        <w:rPr>
          <w:rFonts w:ascii="宋体" w:hAnsi="宋体"/>
          <w:szCs w:val="21"/>
          <w:highlight w:val="none"/>
        </w:rPr>
      </w:pPr>
      <w:r>
        <w:rPr>
          <w:rFonts w:hint="eastAsia" w:ascii="宋体" w:hAnsi="宋体"/>
          <w:szCs w:val="21"/>
          <w:highlight w:val="none"/>
        </w:rPr>
        <w:t xml:space="preserve">第三章 </w:t>
      </w:r>
      <w:r>
        <w:rPr>
          <w:rFonts w:ascii="宋体" w:hAnsi="宋体"/>
          <w:szCs w:val="21"/>
          <w:highlight w:val="none"/>
        </w:rPr>
        <w:t xml:space="preserve"> </w:t>
      </w:r>
      <w:r>
        <w:rPr>
          <w:rFonts w:hint="eastAsia" w:ascii="宋体" w:hAnsi="宋体"/>
          <w:szCs w:val="21"/>
          <w:highlight w:val="none"/>
        </w:rPr>
        <w:t>用户需求书</w:t>
      </w:r>
    </w:p>
    <w:p>
      <w:pPr>
        <w:ind w:left="630" w:leftChars="300" w:firstLine="630" w:firstLineChars="300"/>
        <w:rPr>
          <w:rFonts w:ascii="宋体" w:hAnsi="宋体"/>
          <w:szCs w:val="21"/>
          <w:highlight w:val="none"/>
        </w:rPr>
      </w:pPr>
      <w:r>
        <w:rPr>
          <w:rFonts w:hint="eastAsia" w:ascii="宋体" w:hAnsi="宋体"/>
          <w:szCs w:val="21"/>
          <w:highlight w:val="none"/>
        </w:rPr>
        <w:t xml:space="preserve">第四章 </w:t>
      </w:r>
      <w:r>
        <w:rPr>
          <w:rFonts w:ascii="宋体" w:hAnsi="宋体"/>
          <w:szCs w:val="21"/>
          <w:highlight w:val="none"/>
        </w:rPr>
        <w:t xml:space="preserve"> </w:t>
      </w:r>
      <w:r>
        <w:rPr>
          <w:rFonts w:hint="eastAsia" w:ascii="宋体" w:hAnsi="宋体"/>
          <w:szCs w:val="21"/>
          <w:highlight w:val="none"/>
        </w:rPr>
        <w:t>投标文件组成要求及格式</w:t>
      </w:r>
    </w:p>
    <w:p>
      <w:pPr>
        <w:ind w:left="630" w:leftChars="300" w:firstLine="630" w:firstLineChars="300"/>
        <w:rPr>
          <w:rFonts w:ascii="宋体" w:hAnsi="宋体"/>
          <w:szCs w:val="21"/>
          <w:highlight w:val="none"/>
        </w:rPr>
      </w:pPr>
      <w:r>
        <w:rPr>
          <w:rFonts w:hint="eastAsia" w:ascii="宋体" w:hAnsi="宋体"/>
          <w:szCs w:val="21"/>
          <w:highlight w:val="none"/>
        </w:rPr>
        <w:t>第五章  合同条款及格式</w:t>
      </w:r>
    </w:p>
    <w:p>
      <w:pPr>
        <w:rPr>
          <w:b/>
          <w:sz w:val="24"/>
          <w:highlight w:val="none"/>
        </w:rPr>
      </w:pPr>
    </w:p>
    <w:p>
      <w:pPr>
        <w:outlineLvl w:val="0"/>
        <w:rPr>
          <w:b/>
          <w:sz w:val="24"/>
          <w:highlight w:val="none"/>
        </w:rPr>
      </w:pPr>
      <w:r>
        <w:rPr>
          <w:rFonts w:hint="eastAsia"/>
          <w:b/>
          <w:sz w:val="24"/>
          <w:highlight w:val="none"/>
        </w:rPr>
        <w:t>第二册</w:t>
      </w:r>
      <w:r>
        <w:rPr>
          <w:rFonts w:hint="eastAsia"/>
          <w:b/>
          <w:sz w:val="24"/>
          <w:highlight w:val="none"/>
          <w:lang w:val="en-US" w:eastAsia="zh-CN"/>
        </w:rPr>
        <w:t xml:space="preserve">  </w:t>
      </w:r>
      <w:r>
        <w:rPr>
          <w:rFonts w:hint="eastAsia"/>
          <w:b/>
          <w:sz w:val="24"/>
          <w:highlight w:val="none"/>
        </w:rPr>
        <w:t xml:space="preserve">  通用条款</w:t>
      </w:r>
    </w:p>
    <w:p>
      <w:pPr>
        <w:ind w:left="630" w:leftChars="300" w:firstLine="411" w:firstLineChars="196"/>
        <w:rPr>
          <w:rFonts w:ascii="宋体" w:hAnsi="宋体"/>
          <w:szCs w:val="21"/>
          <w:highlight w:val="none"/>
        </w:rPr>
      </w:pPr>
      <w:r>
        <w:rPr>
          <w:rFonts w:hint="eastAsia" w:ascii="宋体" w:hAnsi="宋体"/>
          <w:szCs w:val="21"/>
          <w:highlight w:val="none"/>
        </w:rPr>
        <w:t>第一章  总则</w:t>
      </w:r>
    </w:p>
    <w:p>
      <w:pPr>
        <w:ind w:left="630" w:leftChars="300" w:firstLine="411" w:firstLineChars="196"/>
        <w:rPr>
          <w:rFonts w:ascii="宋体" w:hAnsi="宋体"/>
          <w:szCs w:val="21"/>
          <w:highlight w:val="none"/>
        </w:rPr>
      </w:pPr>
      <w:r>
        <w:rPr>
          <w:rFonts w:hint="eastAsia" w:ascii="宋体" w:hAnsi="宋体"/>
          <w:szCs w:val="21"/>
          <w:highlight w:val="none"/>
        </w:rPr>
        <w:t>第二章  招标文件</w:t>
      </w:r>
    </w:p>
    <w:p>
      <w:pPr>
        <w:ind w:left="630" w:leftChars="300" w:firstLine="411" w:firstLineChars="196"/>
        <w:rPr>
          <w:rFonts w:ascii="宋体" w:hAnsi="宋体"/>
          <w:szCs w:val="21"/>
          <w:highlight w:val="none"/>
        </w:rPr>
      </w:pPr>
      <w:r>
        <w:rPr>
          <w:rFonts w:hint="eastAsia" w:ascii="宋体" w:hAnsi="宋体"/>
          <w:szCs w:val="21"/>
          <w:highlight w:val="none"/>
        </w:rPr>
        <w:t>第三章  投标文件的编制</w:t>
      </w:r>
    </w:p>
    <w:p>
      <w:pPr>
        <w:ind w:left="630" w:leftChars="300" w:firstLine="411" w:firstLineChars="196"/>
        <w:rPr>
          <w:rFonts w:ascii="宋体" w:hAnsi="宋体"/>
          <w:szCs w:val="21"/>
          <w:highlight w:val="none"/>
        </w:rPr>
      </w:pPr>
      <w:r>
        <w:rPr>
          <w:rFonts w:hint="eastAsia" w:ascii="宋体" w:hAnsi="宋体"/>
          <w:szCs w:val="21"/>
          <w:highlight w:val="none"/>
        </w:rPr>
        <w:t>第四章  投标文件的递交</w:t>
      </w:r>
    </w:p>
    <w:p>
      <w:pPr>
        <w:ind w:left="630" w:leftChars="300" w:firstLine="411" w:firstLineChars="196"/>
        <w:rPr>
          <w:rFonts w:ascii="宋体" w:hAnsi="宋体"/>
          <w:szCs w:val="21"/>
          <w:highlight w:val="none"/>
        </w:rPr>
      </w:pPr>
      <w:r>
        <w:rPr>
          <w:rFonts w:hint="eastAsia" w:ascii="宋体" w:hAnsi="宋体"/>
          <w:szCs w:val="21"/>
          <w:highlight w:val="none"/>
        </w:rPr>
        <w:t>第五章  开标</w:t>
      </w:r>
    </w:p>
    <w:p>
      <w:pPr>
        <w:ind w:left="630" w:leftChars="300" w:firstLine="411" w:firstLineChars="196"/>
        <w:rPr>
          <w:rFonts w:ascii="宋体" w:hAnsi="宋体"/>
          <w:szCs w:val="21"/>
          <w:highlight w:val="none"/>
        </w:rPr>
      </w:pPr>
      <w:r>
        <w:rPr>
          <w:rFonts w:hint="eastAsia" w:ascii="宋体" w:hAnsi="宋体"/>
          <w:szCs w:val="21"/>
          <w:highlight w:val="none"/>
        </w:rPr>
        <w:t>第六章  评审要求</w:t>
      </w:r>
    </w:p>
    <w:p>
      <w:pPr>
        <w:ind w:left="630" w:leftChars="300" w:firstLine="411" w:firstLineChars="196"/>
        <w:rPr>
          <w:rFonts w:ascii="宋体" w:hAnsi="宋体"/>
          <w:szCs w:val="21"/>
          <w:highlight w:val="none"/>
        </w:rPr>
      </w:pPr>
      <w:r>
        <w:rPr>
          <w:rFonts w:hint="eastAsia" w:ascii="宋体" w:hAnsi="宋体"/>
          <w:szCs w:val="21"/>
          <w:highlight w:val="none"/>
        </w:rPr>
        <w:t>第七章  评审程序及评审方法</w:t>
      </w:r>
    </w:p>
    <w:p>
      <w:pPr>
        <w:ind w:left="630" w:leftChars="300" w:firstLine="411" w:firstLineChars="196"/>
        <w:rPr>
          <w:rFonts w:ascii="宋体" w:hAnsi="宋体"/>
          <w:szCs w:val="21"/>
          <w:highlight w:val="none"/>
        </w:rPr>
      </w:pPr>
      <w:r>
        <w:rPr>
          <w:rFonts w:hint="eastAsia" w:ascii="宋体" w:hAnsi="宋体"/>
          <w:szCs w:val="21"/>
          <w:highlight w:val="none"/>
        </w:rPr>
        <w:t>第八章  定标及公示</w:t>
      </w:r>
    </w:p>
    <w:p>
      <w:pPr>
        <w:ind w:left="630" w:leftChars="300" w:firstLine="411" w:firstLineChars="196"/>
        <w:rPr>
          <w:rFonts w:ascii="宋体" w:hAnsi="宋体"/>
          <w:szCs w:val="21"/>
          <w:highlight w:val="none"/>
        </w:rPr>
      </w:pPr>
      <w:r>
        <w:rPr>
          <w:rFonts w:hint="eastAsia" w:ascii="宋体" w:hAnsi="宋体"/>
          <w:szCs w:val="21"/>
          <w:highlight w:val="none"/>
        </w:rPr>
        <w:t>第九章  公开招标失败的后续处理</w:t>
      </w:r>
    </w:p>
    <w:p>
      <w:pPr>
        <w:ind w:left="630" w:leftChars="300" w:firstLine="411" w:firstLineChars="196"/>
        <w:rPr>
          <w:rFonts w:ascii="宋体" w:hAnsi="宋体"/>
          <w:szCs w:val="21"/>
          <w:highlight w:val="none"/>
        </w:rPr>
      </w:pPr>
      <w:r>
        <w:rPr>
          <w:rFonts w:hint="eastAsia" w:ascii="宋体" w:hAnsi="宋体"/>
          <w:szCs w:val="21"/>
          <w:highlight w:val="none"/>
        </w:rPr>
        <w:t>第十章  合同的授予与备案</w:t>
      </w:r>
    </w:p>
    <w:p>
      <w:pPr>
        <w:ind w:firstLine="1050" w:firstLineChars="500"/>
        <w:rPr>
          <w:rFonts w:hint="eastAsia"/>
          <w:highlight w:val="none"/>
        </w:rPr>
      </w:pPr>
      <w:r>
        <w:rPr>
          <w:rFonts w:hint="eastAsia"/>
          <w:highlight w:val="none"/>
        </w:rPr>
        <w:t>第十一章  质疑处理</w:t>
      </w:r>
    </w:p>
    <w:p>
      <w:pPr>
        <w:pStyle w:val="19"/>
        <w:rPr>
          <w:rFonts w:hint="eastAsia"/>
          <w:highlight w:val="none"/>
        </w:rPr>
      </w:pPr>
    </w:p>
    <w:p>
      <w:pPr>
        <w:pStyle w:val="18"/>
        <w:rPr>
          <w:rFonts w:hint="eastAsia"/>
          <w:highlight w:val="none"/>
        </w:rPr>
        <w:sectPr>
          <w:pgSz w:w="11907" w:h="16840"/>
          <w:pgMar w:top="1440" w:right="1797" w:bottom="1440" w:left="1797" w:header="851" w:footer="992" w:gutter="0"/>
          <w:cols w:space="425" w:num="1"/>
          <w:titlePg/>
          <w:docGrid w:linePitch="462" w:charSpace="0"/>
        </w:sectPr>
      </w:pPr>
    </w:p>
    <w:bookmarkEnd w:id="4"/>
    <w:p>
      <w:pPr>
        <w:pStyle w:val="2"/>
        <w:rPr>
          <w:rFonts w:hint="eastAsia"/>
          <w:highlight w:val="none"/>
        </w:rPr>
      </w:pPr>
      <w:bookmarkStart w:id="6" w:name="bt投标人须知"/>
      <w:bookmarkEnd w:id="6"/>
      <w:bookmarkStart w:id="7" w:name="bt投标文件签署授权委托书"/>
      <w:bookmarkEnd w:id="7"/>
      <w:bookmarkStart w:id="8" w:name="bt本工程承诺书"/>
      <w:bookmarkEnd w:id="8"/>
      <w:bookmarkStart w:id="9" w:name="bt合同格式"/>
      <w:bookmarkEnd w:id="9"/>
      <w:bookmarkStart w:id="10" w:name="bt商务标投标文件格式"/>
      <w:bookmarkEnd w:id="10"/>
      <w:bookmarkStart w:id="11" w:name="bt技术标投标文件格式"/>
      <w:bookmarkEnd w:id="11"/>
      <w:bookmarkStart w:id="12" w:name="bt投标报价汇总表"/>
      <w:bookmarkEnd w:id="12"/>
      <w:bookmarkStart w:id="13" w:name="bt项目管理班子配备情况"/>
      <w:bookmarkEnd w:id="13"/>
      <w:bookmarkStart w:id="14" w:name="bt说明"/>
      <w:bookmarkEnd w:id="14"/>
      <w:bookmarkStart w:id="15" w:name="bt投标函"/>
      <w:bookmarkEnd w:id="15"/>
      <w:bookmarkStart w:id="16" w:name="bt开标一览表"/>
      <w:bookmarkEnd w:id="16"/>
      <w:bookmarkStart w:id="17" w:name="bt合同条款"/>
      <w:bookmarkEnd w:id="17"/>
      <w:bookmarkStart w:id="18" w:name="合同格式"/>
      <w:bookmarkEnd w:id="18"/>
      <w:bookmarkStart w:id="19" w:name="bt其他资料2"/>
      <w:bookmarkEnd w:id="19"/>
      <w:bookmarkStart w:id="20" w:name="bt投标人情况介绍"/>
      <w:bookmarkEnd w:id="20"/>
      <w:bookmarkStart w:id="21" w:name="bt其他资料由投标人自定"/>
      <w:bookmarkEnd w:id="21"/>
      <w:bookmarkStart w:id="22" w:name="bt合同条款及格式"/>
      <w:bookmarkEnd w:id="22"/>
      <w:r>
        <w:rPr>
          <w:rFonts w:hint="eastAsia"/>
          <w:highlight w:val="none"/>
        </w:rPr>
        <w:t>第一册  专用条款</w:t>
      </w:r>
    </w:p>
    <w:p>
      <w:pPr>
        <w:pStyle w:val="2"/>
        <w:rPr>
          <w:rFonts w:ascii="宋体" w:hAnsi="宋体" w:cs="宋体"/>
          <w:b/>
          <w:bCs/>
          <w:kern w:val="0"/>
          <w:szCs w:val="21"/>
          <w:highlight w:val="none"/>
        </w:rPr>
      </w:pPr>
      <w:r>
        <w:rPr>
          <w:rFonts w:hint="eastAsia"/>
          <w:sz w:val="28"/>
          <w:szCs w:val="28"/>
          <w:highlight w:val="none"/>
        </w:rPr>
        <w:t>第一章  招标公告</w:t>
      </w:r>
      <w:r>
        <w:rPr>
          <w:rFonts w:hint="eastAsia" w:ascii="宋体" w:hAnsi="宋体" w:cs="宋体"/>
          <w:b/>
          <w:bCs/>
          <w:kern w:val="0"/>
          <w:szCs w:val="21"/>
          <w:highlight w:val="none"/>
        </w:rPr>
        <w:t>申请人的资格要求：</w:t>
      </w:r>
    </w:p>
    <w:p>
      <w:pPr>
        <w:ind w:firstLine="630" w:firstLineChars="300"/>
        <w:rPr>
          <w:rFonts w:hint="eastAsia" w:ascii="宋体" w:hAnsi="宋体" w:eastAsia="宋体" w:cs="宋体"/>
          <w:color w:val="auto"/>
          <w:kern w:val="0"/>
          <w:szCs w:val="21"/>
          <w:highlight w:val="none"/>
          <w:lang w:eastAsia="zh-CN"/>
        </w:rPr>
      </w:pPr>
      <w:r>
        <w:rPr>
          <w:rFonts w:hint="eastAsia" w:ascii="宋体" w:hAnsi="宋体" w:cs="宋体"/>
          <w:kern w:val="0"/>
          <w:szCs w:val="21"/>
          <w:highlight w:val="none"/>
        </w:rPr>
        <w:t>1</w:t>
      </w:r>
      <w:r>
        <w:rPr>
          <w:rFonts w:ascii="宋体" w:hAnsi="宋体" w:cs="宋体"/>
          <w:kern w:val="0"/>
          <w:szCs w:val="21"/>
          <w:highlight w:val="none"/>
        </w:rPr>
        <w:t>.</w:t>
      </w:r>
      <w:bookmarkStart w:id="23" w:name="_Hlk72162904"/>
      <w:r>
        <w:rPr>
          <w:rFonts w:hint="eastAsia" w:ascii="宋体" w:hAnsi="宋体" w:cs="宋体"/>
          <w:kern w:val="0"/>
          <w:szCs w:val="21"/>
          <w:highlight w:val="none"/>
        </w:rPr>
        <w:t>具有独立法人资格或是具有独立承担民事责任能力的其</w:t>
      </w:r>
      <w:r>
        <w:rPr>
          <w:rFonts w:hint="eastAsia" w:ascii="宋体" w:hAnsi="宋体" w:cs="宋体"/>
          <w:kern w:val="0"/>
          <w:szCs w:val="21"/>
          <w:highlight w:val="none"/>
          <w:lang w:val="en-US" w:eastAsia="zh-CN"/>
        </w:rPr>
        <w:t>他</w:t>
      </w:r>
      <w:r>
        <w:rPr>
          <w:rFonts w:hint="eastAsia" w:ascii="宋体" w:hAnsi="宋体" w:cs="宋体"/>
          <w:kern w:val="0"/>
          <w:szCs w:val="21"/>
          <w:highlight w:val="none"/>
        </w:rPr>
        <w:t>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w:t>
      </w:r>
      <w:r>
        <w:rPr>
          <w:rFonts w:hint="eastAsia" w:ascii="宋体" w:hAnsi="宋体" w:cs="宋体"/>
          <w:color w:val="auto"/>
          <w:kern w:val="0"/>
          <w:szCs w:val="21"/>
          <w:highlight w:val="none"/>
        </w:rPr>
        <w:t>目投标，也不接受集团（或总公司）与分公司同时参与本项目投标，如出现上述情形，该两家或以上供应商的投标文件均按无效投标处理）；</w:t>
      </w:r>
      <w:bookmarkEnd w:id="23"/>
    </w:p>
    <w:p>
      <w:pPr>
        <w:ind w:firstLine="630" w:firstLineChars="300"/>
        <w:rPr>
          <w:rFonts w:ascii="宋体" w:hAnsi="宋体" w:cs="宋体"/>
          <w:color w:val="auto"/>
          <w:kern w:val="0"/>
          <w:szCs w:val="21"/>
          <w:highlight w:val="none"/>
        </w:rPr>
      </w:pPr>
      <w:r>
        <w:rPr>
          <w:rFonts w:hint="eastAsia" w:ascii="宋体" w:hAnsi="宋体" w:cs="宋体"/>
          <w:color w:val="auto"/>
          <w:kern w:val="0"/>
          <w:szCs w:val="21"/>
          <w:highlight w:val="none"/>
        </w:rPr>
        <w:t>2.本项目不接受联合体投标（由供应商在《政府采购投标及履约承诺函》中作出声明），是否接受投标人选用进口产品参与投标详见招标文件“货物需求明细”表</w:t>
      </w:r>
      <w:r>
        <w:rPr>
          <w:rFonts w:hint="eastAsia" w:ascii="宋体" w:hAnsi="宋体" w:cs="宋体"/>
          <w:color w:val="auto"/>
          <w:kern w:val="0"/>
          <w:szCs w:val="21"/>
          <w:highlight w:val="none"/>
          <w:lang w:eastAsia="zh-CN"/>
        </w:rPr>
        <w:t>；</w:t>
      </w:r>
    </w:p>
    <w:p>
      <w:pPr>
        <w:ind w:firstLine="630" w:firstLineChars="300"/>
        <w:rPr>
          <w:rFonts w:ascii="宋体" w:hAnsi="宋体" w:cs="宋体"/>
          <w:color w:val="auto"/>
          <w:kern w:val="0"/>
          <w:szCs w:val="21"/>
          <w:highlight w:val="none"/>
        </w:rPr>
      </w:pPr>
      <w:r>
        <w:rPr>
          <w:rFonts w:hint="eastAsia" w:ascii="宋体" w:hAnsi="宋体" w:cs="宋体"/>
          <w:color w:val="auto"/>
          <w:kern w:val="0"/>
          <w:szCs w:val="21"/>
          <w:highlight w:val="none"/>
        </w:rPr>
        <w:t>3</w:t>
      </w:r>
      <w:r>
        <w:rPr>
          <w:rFonts w:ascii="宋体" w:hAnsi="宋体" w:cs="宋体"/>
          <w:color w:val="auto"/>
          <w:kern w:val="0"/>
          <w:szCs w:val="21"/>
          <w:highlight w:val="none"/>
        </w:rPr>
        <w:t>.</w:t>
      </w:r>
      <w:r>
        <w:rPr>
          <w:rFonts w:hint="eastAsia" w:ascii="宋体" w:hAnsi="宋体" w:cs="宋体"/>
          <w:color w:val="auto"/>
          <w:kern w:val="0"/>
          <w:szCs w:val="21"/>
          <w:highlight w:val="none"/>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color w:val="auto"/>
          <w:kern w:val="0"/>
          <w:szCs w:val="21"/>
          <w:highlight w:val="none"/>
        </w:rPr>
      </w:pPr>
      <w:r>
        <w:rPr>
          <w:rFonts w:hint="eastAsia" w:ascii="宋体" w:hAnsi="宋体" w:cs="宋体"/>
          <w:color w:val="auto"/>
          <w:kern w:val="0"/>
          <w:szCs w:val="21"/>
          <w:highlight w:val="none"/>
          <w:lang w:val="en-US" w:eastAsia="zh-CN"/>
        </w:rPr>
        <w:t>4</w:t>
      </w:r>
      <w:r>
        <w:rPr>
          <w:rFonts w:ascii="宋体" w:hAnsi="宋体" w:cs="宋体"/>
          <w:color w:val="auto"/>
          <w:kern w:val="0"/>
          <w:szCs w:val="21"/>
          <w:highlight w:val="none"/>
        </w:rPr>
        <w:t>.</w:t>
      </w:r>
      <w:r>
        <w:rPr>
          <w:rFonts w:hint="eastAsia" w:ascii="宋体" w:hAnsi="宋体" w:cs="宋体"/>
          <w:color w:val="auto"/>
          <w:kern w:val="0"/>
          <w:szCs w:val="21"/>
          <w:highlight w:val="none"/>
        </w:rPr>
        <w:t>具备《中华人民共和国政府采购法》第二十二条第一款的条件（由供应商在《政府采购投标及履约承诺函》中作出声明）；</w:t>
      </w:r>
    </w:p>
    <w:p>
      <w:pPr>
        <w:ind w:firstLine="630" w:firstLineChars="300"/>
        <w:rPr>
          <w:rFonts w:hint="eastAsia" w:ascii="宋体" w:hAnsi="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5</w:t>
      </w:r>
      <w:r>
        <w:rPr>
          <w:rFonts w:ascii="宋体" w:hAnsi="宋体" w:cs="宋体"/>
          <w:color w:val="auto"/>
          <w:kern w:val="0"/>
          <w:szCs w:val="21"/>
          <w:highlight w:val="none"/>
        </w:rPr>
        <w:t>.</w:t>
      </w:r>
      <w:r>
        <w:rPr>
          <w:rFonts w:hint="eastAsia" w:ascii="宋体" w:hAnsi="宋体" w:cs="宋体"/>
          <w:color w:val="auto"/>
          <w:kern w:val="0"/>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color w:val="auto"/>
          <w:kern w:val="0"/>
          <w:szCs w:val="21"/>
          <w:highlight w:val="none"/>
          <w:lang w:val="en-US" w:eastAsia="zh-CN"/>
        </w:rPr>
        <w:t>；</w:t>
      </w:r>
    </w:p>
    <w:p>
      <w:pPr>
        <w:ind w:firstLine="630" w:firstLineChars="300"/>
        <w:rPr>
          <w:rFonts w:hint="default" w:ascii="宋体" w:hAnsi="宋体" w:cs="宋体"/>
          <w:color w:val="auto"/>
          <w:kern w:val="0"/>
          <w:szCs w:val="21"/>
          <w:highlight w:val="none"/>
          <w:lang w:val="en-US" w:eastAsia="zh-CN"/>
        </w:rPr>
      </w:pPr>
      <w:r>
        <w:rPr>
          <w:rFonts w:hint="eastAsia" w:ascii="宋体" w:hAnsi="宋体" w:cs="宋体"/>
          <w:color w:val="auto"/>
          <w:kern w:val="0"/>
          <w:szCs w:val="21"/>
          <w:highlight w:val="none"/>
          <w:lang w:val="en-US" w:eastAsia="zh-CN"/>
        </w:rPr>
        <w:t>6.不存在《深圳市财政局政府采购供应商信用信息管理办法》（深财规〔2023〕3号）列明的严重违法失信行为</w:t>
      </w:r>
      <w:r>
        <w:rPr>
          <w:rFonts w:hint="eastAsia" w:ascii="宋体" w:hAnsi="宋体" w:cs="宋体"/>
          <w:color w:val="auto"/>
          <w:kern w:val="0"/>
          <w:szCs w:val="21"/>
          <w:highlight w:val="none"/>
        </w:rPr>
        <w:t>（由供应商在《政府采购投标及履约承诺函》中作出声明）</w:t>
      </w:r>
      <w:r>
        <w:rPr>
          <w:rFonts w:hint="eastAsia" w:ascii="宋体" w:hAnsi="宋体" w:cs="宋体"/>
          <w:color w:val="auto"/>
          <w:kern w:val="0"/>
          <w:szCs w:val="21"/>
          <w:highlight w:val="none"/>
          <w:lang w:val="en-US" w:eastAsia="zh-CN"/>
        </w:rPr>
        <w:t>；</w:t>
      </w:r>
    </w:p>
    <w:p>
      <w:pPr>
        <w:ind w:firstLine="630" w:firstLineChars="300"/>
        <w:rPr>
          <w:rFonts w:hint="eastAsia" w:ascii="宋体" w:hAnsi="宋体" w:eastAsia="宋体" w:cs="宋体"/>
          <w:kern w:val="0"/>
          <w:szCs w:val="21"/>
          <w:highlight w:val="none"/>
          <w:lang w:eastAsia="zh-CN"/>
        </w:rPr>
      </w:pPr>
      <w:r>
        <w:rPr>
          <w:rFonts w:hint="eastAsia" w:ascii="宋体" w:hAnsi="宋体" w:cs="宋体"/>
          <w:color w:val="auto"/>
          <w:kern w:val="0"/>
          <w:szCs w:val="21"/>
          <w:highlight w:val="none"/>
          <w:lang w:val="en-US" w:eastAsia="zh-CN"/>
        </w:rPr>
        <w:t>7</w:t>
      </w:r>
      <w:r>
        <w:rPr>
          <w:rFonts w:hint="eastAsia" w:ascii="宋体" w:hAnsi="宋体" w:cs="宋体"/>
          <w:color w:val="auto"/>
          <w:kern w:val="0"/>
          <w:szCs w:val="21"/>
          <w:highlight w:val="none"/>
        </w:rPr>
        <w:t>.单位负责人为同一人或者存在直接控股、管理关系的不同供应商，不得参加同一合同项下的政府采购活动；为采购项目提供整体设计、规范编制或者项目管理、监理、检测等服务的供应商，不得再参加该采购项目的其</w:t>
      </w:r>
      <w:r>
        <w:rPr>
          <w:rFonts w:hint="eastAsia" w:ascii="宋体" w:hAnsi="宋体" w:cs="宋体"/>
          <w:kern w:val="0"/>
          <w:szCs w:val="21"/>
          <w:highlight w:val="none"/>
        </w:rPr>
        <w:t>他采购活动（由供应商在《政府采购投标及履约承诺函》中作出声明）</w:t>
      </w:r>
      <w:r>
        <w:rPr>
          <w:rFonts w:hint="eastAsia" w:ascii="宋体" w:hAnsi="宋体" w:cs="宋体"/>
          <w:kern w:val="0"/>
          <w:szCs w:val="21"/>
          <w:highlight w:val="none"/>
          <w:lang w:val="en-US" w:eastAsia="zh-CN"/>
        </w:rPr>
        <w:t>；</w:t>
      </w:r>
    </w:p>
    <w:p>
      <w:pPr>
        <w:ind w:firstLine="630" w:firstLineChars="300"/>
        <w:rPr>
          <w:rFonts w:ascii="宋体" w:hAnsi="宋体" w:cs="宋体"/>
          <w:b/>
          <w:bCs/>
          <w:kern w:val="0"/>
          <w:szCs w:val="21"/>
          <w:highlight w:val="none"/>
        </w:rPr>
      </w:pPr>
      <w:r>
        <w:rPr>
          <w:rFonts w:hint="eastAsia" w:ascii="宋体" w:hAnsi="宋体" w:cs="宋体"/>
          <w:kern w:val="0"/>
          <w:szCs w:val="21"/>
          <w:highlight w:val="none"/>
          <w:lang w:val="en-US" w:eastAsia="zh-CN"/>
        </w:rPr>
        <w:t>8</w:t>
      </w:r>
      <w:r>
        <w:rPr>
          <w:rFonts w:hint="eastAsia" w:ascii="宋体" w:hAnsi="宋体" w:cs="宋体"/>
          <w:kern w:val="0"/>
          <w:szCs w:val="21"/>
          <w:highlight w:val="none"/>
        </w:rPr>
        <w:t>.本项目是（否）专门面向中小企业采购：</w:t>
      </w:r>
      <w:r>
        <w:rPr>
          <w:rFonts w:hint="eastAsia" w:ascii="宋体" w:hAnsi="宋体" w:cs="宋体"/>
          <w:kern w:val="0"/>
          <w:szCs w:val="21"/>
          <w:highlight w:val="none"/>
        </w:rPr>
        <w:sym w:font="Wingdings" w:char="00FE"/>
      </w:r>
      <w:r>
        <w:rPr>
          <w:rFonts w:hint="eastAsia" w:ascii="宋体" w:hAnsi="宋体" w:cs="宋体"/>
          <w:kern w:val="0"/>
          <w:szCs w:val="21"/>
          <w:highlight w:val="none"/>
        </w:rPr>
        <w:t>否</w:t>
      </w:r>
      <w:r>
        <w:rPr>
          <w:rFonts w:hint="eastAsia" w:ascii="宋体" w:hAnsi="宋体" w:cs="宋体"/>
          <w:kern w:val="0"/>
          <w:szCs w:val="21"/>
          <w:highlight w:val="none"/>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highlight w:val="none"/>
        </w:rPr>
      </w:pPr>
      <w:r>
        <w:rPr>
          <w:rFonts w:hint="eastAsia" w:ascii="宋体" w:hAnsi="宋体" w:cs="宋体"/>
          <w:kern w:val="0"/>
          <w:szCs w:val="21"/>
          <w:highlight w:val="none"/>
        </w:rPr>
        <w:t>注：（1）“信用中国”（www.creditchina.gov.cn</w:t>
      </w:r>
      <w:r>
        <w:rPr>
          <w:rFonts w:hint="eastAsia" w:ascii="宋体" w:hAnsi="宋体" w:cs="宋体"/>
          <w:kern w:val="0"/>
          <w:szCs w:val="21"/>
          <w:highlight w:val="none"/>
          <w:lang w:eastAsia="zh-CN"/>
        </w:rPr>
        <w:t>，</w:t>
      </w:r>
      <w:r>
        <w:rPr>
          <w:rFonts w:hint="eastAsia" w:ascii="宋体" w:hAnsi="宋体" w:cs="宋体"/>
          <w:kern w:val="0"/>
          <w:szCs w:val="21"/>
          <w:highlight w:val="none"/>
          <w:lang w:val="en-US" w:eastAsia="zh-CN"/>
        </w:rPr>
        <w:t>查询</w:t>
      </w:r>
      <w:r>
        <w:rPr>
          <w:rFonts w:hint="eastAsia" w:ascii="宋体" w:hAnsi="宋体" w:cs="宋体"/>
          <w:kern w:val="0"/>
          <w:szCs w:val="21"/>
          <w:highlight w:val="none"/>
        </w:rPr>
        <w:t>“信用服务”栏的“重大税收违法失信主体”“失信被执行人”</w:t>
      </w:r>
      <w:r>
        <w:rPr>
          <w:rFonts w:hint="eastAsia" w:ascii="宋体" w:hAnsi="宋体" w:cs="宋体"/>
          <w:kern w:val="0"/>
          <w:szCs w:val="21"/>
          <w:highlight w:val="none"/>
          <w:lang w:val="en-US" w:eastAsia="zh-CN"/>
        </w:rPr>
        <w:t>或者下载信用信息报告）</w:t>
      </w:r>
      <w:r>
        <w:rPr>
          <w:rFonts w:hint="eastAsia" w:ascii="宋体" w:hAnsi="宋体" w:cs="宋体"/>
          <w:kern w:val="0"/>
          <w:szCs w:val="21"/>
          <w:highlight w:val="none"/>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highlight w:val="none"/>
        </w:rPr>
      </w:pPr>
      <w:r>
        <w:rPr>
          <w:rFonts w:hint="eastAsia" w:ascii="宋体" w:hAnsi="宋体"/>
          <w:highlight w:val="none"/>
        </w:rPr>
        <w:t>（2）供应商投标（上传投标文件）必须先行办理注册手续，具体请按照本公告“六、其他补充事宜</w:t>
      </w:r>
      <w:r>
        <w:rPr>
          <w:rFonts w:ascii="宋体" w:hAnsi="宋体"/>
          <w:highlight w:val="none"/>
        </w:rPr>
        <w:t>”</w:t>
      </w:r>
      <w:r>
        <w:rPr>
          <w:rFonts w:hint="eastAsia" w:ascii="宋体" w:hAnsi="宋体"/>
          <w:highlight w:val="none"/>
        </w:rPr>
        <w:t>相关内容指引办理。</w:t>
      </w:r>
    </w:p>
    <w:p>
      <w:pPr>
        <w:ind w:firstLine="420" w:firstLineChars="200"/>
        <w:rPr>
          <w:rFonts w:ascii="宋体" w:hAnsi="宋体"/>
          <w:highlight w:val="none"/>
        </w:rPr>
      </w:pPr>
    </w:p>
    <w:p>
      <w:pPr>
        <w:ind w:firstLine="442" w:firstLineChars="200"/>
        <w:rPr>
          <w:b/>
          <w:highlight w:val="none"/>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pPr>
        <w:ind w:firstLine="422" w:firstLineChars="200"/>
        <w:rPr>
          <w:b/>
          <w:highlight w:val="none"/>
        </w:rPr>
      </w:pPr>
    </w:p>
    <w:p>
      <w:pPr>
        <w:rPr>
          <w:sz w:val="24"/>
          <w:highlight w:val="none"/>
        </w:rPr>
        <w:sectPr>
          <w:pgSz w:w="11907" w:h="16840"/>
          <w:pgMar w:top="1440" w:right="1797" w:bottom="1440" w:left="1797" w:header="851" w:footer="992" w:gutter="0"/>
          <w:cols w:space="425" w:num="1"/>
          <w:titlePg/>
          <w:docGrid w:linePitch="462" w:charSpace="0"/>
        </w:sectPr>
      </w:pPr>
    </w:p>
    <w:p>
      <w:pPr>
        <w:pStyle w:val="5"/>
        <w:rPr>
          <w:rFonts w:hint="eastAsia"/>
          <w:sz w:val="28"/>
          <w:szCs w:val="28"/>
          <w:highlight w:val="none"/>
        </w:rPr>
      </w:pPr>
      <w:r>
        <w:rPr>
          <w:rFonts w:hint="eastAsia"/>
          <w:sz w:val="28"/>
          <w:szCs w:val="28"/>
          <w:highlight w:val="none"/>
        </w:rPr>
        <w:t xml:space="preserve">第二章 </w:t>
      </w:r>
      <w:bookmarkStart w:id="24" w:name="_Hlk71926094"/>
      <w:r>
        <w:rPr>
          <w:rFonts w:hint="eastAsia"/>
          <w:sz w:val="28"/>
          <w:szCs w:val="28"/>
          <w:highlight w:val="none"/>
        </w:rPr>
        <w:t>对通用条款的补充内容及其他关键信息</w:t>
      </w:r>
      <w:bookmarkEnd w:id="24"/>
      <w:bookmarkStart w:id="25" w:name="_Toc60560625"/>
      <w:bookmarkStart w:id="26" w:name="_Toc60631620"/>
      <w:bookmarkStart w:id="27" w:name="_Toc101074876"/>
      <w:bookmarkStart w:id="28" w:name="_Toc73518117"/>
      <w:bookmarkStart w:id="29" w:name="_Toc73521635"/>
      <w:bookmarkStart w:id="30" w:name="_Toc100052364"/>
      <w:bookmarkStart w:id="31" w:name="_Toc73521547"/>
      <w:bookmarkStart w:id="32" w:name="_Toc73517639"/>
    </w:p>
    <w:p>
      <w:pPr>
        <w:pStyle w:val="5"/>
        <w:rPr>
          <w:szCs w:val="24"/>
          <w:highlight w:val="none"/>
        </w:rPr>
      </w:pPr>
      <w:r>
        <w:rPr>
          <w:rFonts w:hint="eastAsia"/>
          <w:szCs w:val="24"/>
          <w:highlight w:val="none"/>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b/>
                <w:bCs/>
                <w:highlight w:val="none"/>
              </w:rPr>
            </w:pPr>
            <w:bookmarkStart w:id="33" w:name="_Hlk72218097"/>
            <w:r>
              <w:rPr>
                <w:rFonts w:hint="eastAsia" w:ascii="宋体" w:hAnsi="宋体"/>
                <w:b/>
                <w:bCs/>
                <w:highlight w:val="none"/>
              </w:rPr>
              <w:t>通用条款序号</w:t>
            </w:r>
          </w:p>
        </w:tc>
        <w:tc>
          <w:tcPr>
            <w:tcW w:w="2409" w:type="dxa"/>
            <w:vAlign w:val="center"/>
          </w:tcPr>
          <w:p>
            <w:pPr>
              <w:jc w:val="center"/>
              <w:rPr>
                <w:rFonts w:ascii="宋体" w:hAnsi="宋体"/>
                <w:b/>
                <w:bCs/>
                <w:highlight w:val="none"/>
              </w:rPr>
            </w:pPr>
            <w:r>
              <w:rPr>
                <w:rFonts w:hint="eastAsia" w:ascii="宋体" w:hAnsi="宋体"/>
                <w:b/>
                <w:bCs/>
                <w:highlight w:val="none"/>
              </w:rPr>
              <w:t>涉及事项</w:t>
            </w:r>
          </w:p>
        </w:tc>
        <w:tc>
          <w:tcPr>
            <w:tcW w:w="4980" w:type="dxa"/>
            <w:vAlign w:val="center"/>
          </w:tcPr>
          <w:p>
            <w:pPr>
              <w:jc w:val="center"/>
              <w:rPr>
                <w:rFonts w:ascii="宋体" w:hAnsi="宋体"/>
                <w:b/>
                <w:bCs/>
                <w:highlight w:val="none"/>
              </w:rPr>
            </w:pPr>
            <w:r>
              <w:rPr>
                <w:rFonts w:hint="eastAsia" w:ascii="宋体" w:hAnsi="宋体"/>
                <w:b/>
                <w:bCs/>
                <w:highlight w:val="none"/>
              </w:rPr>
              <w:t xml:space="preserve">具 </w:t>
            </w:r>
            <w:r>
              <w:rPr>
                <w:rFonts w:ascii="宋体" w:hAnsi="宋体"/>
                <w:b/>
                <w:bCs/>
                <w:highlight w:val="none"/>
              </w:rPr>
              <w:t xml:space="preserve"> </w:t>
            </w:r>
            <w:r>
              <w:rPr>
                <w:rFonts w:hint="eastAsia" w:ascii="宋体" w:hAnsi="宋体"/>
                <w:b/>
                <w:bCs/>
                <w:highlight w:val="none"/>
              </w:rPr>
              <w:t xml:space="preserve">体 </w:t>
            </w:r>
            <w:r>
              <w:rPr>
                <w:rFonts w:ascii="宋体" w:hAnsi="宋体"/>
                <w:b/>
                <w:bCs/>
                <w:highlight w:val="none"/>
              </w:rPr>
              <w:t xml:space="preserve"> </w:t>
            </w:r>
            <w:r>
              <w:rPr>
                <w:rFonts w:hint="eastAsia" w:ascii="宋体" w:hAnsi="宋体"/>
                <w:b/>
                <w:bCs/>
                <w:highlight w:val="none"/>
              </w:rPr>
              <w:t xml:space="preserve">补 </w:t>
            </w:r>
            <w:r>
              <w:rPr>
                <w:rFonts w:ascii="宋体" w:hAnsi="宋体"/>
                <w:b/>
                <w:bCs/>
                <w:highlight w:val="none"/>
              </w:rPr>
              <w:t xml:space="preserve"> </w:t>
            </w:r>
            <w:r>
              <w:rPr>
                <w:rFonts w:hint="eastAsia" w:ascii="宋体" w:hAnsi="宋体"/>
                <w:b/>
                <w:bCs/>
                <w:highlight w:val="none"/>
              </w:rPr>
              <w:t xml:space="preserve">充 </w:t>
            </w:r>
            <w:r>
              <w:rPr>
                <w:rFonts w:ascii="宋体" w:hAnsi="宋体"/>
                <w:b/>
                <w:bCs/>
                <w:highlight w:val="none"/>
              </w:rPr>
              <w:t xml:space="preserve"> </w:t>
            </w:r>
            <w:r>
              <w:rPr>
                <w:rFonts w:hint="eastAsia" w:ascii="宋体" w:hAnsi="宋体"/>
                <w:b/>
                <w:bCs/>
                <w:highlight w:val="none"/>
              </w:rPr>
              <w:t xml:space="preserve">内 </w:t>
            </w:r>
            <w:r>
              <w:rPr>
                <w:rFonts w:ascii="宋体" w:hAnsi="宋体"/>
                <w:b/>
                <w:bCs/>
                <w:highlight w:val="none"/>
              </w:rPr>
              <w:t xml:space="preserve"> </w:t>
            </w:r>
            <w:r>
              <w:rPr>
                <w:rFonts w:hint="eastAsia" w:ascii="宋体" w:hAnsi="宋体"/>
                <w:b/>
                <w:bCs/>
                <w:highlight w:val="none"/>
              </w:rPr>
              <w:t>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3</w:t>
            </w:r>
            <w:r>
              <w:rPr>
                <w:rFonts w:ascii="宋体" w:hAnsi="宋体"/>
                <w:highlight w:val="none"/>
              </w:rPr>
              <w:t>.1</w:t>
            </w:r>
          </w:p>
        </w:tc>
        <w:tc>
          <w:tcPr>
            <w:tcW w:w="2409" w:type="dxa"/>
            <w:vAlign w:val="center"/>
          </w:tcPr>
          <w:p>
            <w:pPr>
              <w:jc w:val="center"/>
              <w:rPr>
                <w:highlight w:val="none"/>
              </w:rPr>
            </w:pPr>
            <w:r>
              <w:rPr>
                <w:rFonts w:hint="eastAsia"/>
                <w:highlight w:val="none"/>
              </w:rPr>
              <w:t>采购人</w:t>
            </w:r>
          </w:p>
        </w:tc>
        <w:tc>
          <w:tcPr>
            <w:tcW w:w="4980" w:type="dxa"/>
            <w:vAlign w:val="center"/>
          </w:tcPr>
          <w:p>
            <w:pPr>
              <w:jc w:val="center"/>
              <w:rPr>
                <w:rFonts w:ascii="宋体" w:hAnsi="宋体"/>
                <w:highlight w:val="none"/>
              </w:rPr>
            </w:pPr>
            <w:r>
              <w:rPr>
                <w:rFonts w:hint="eastAsia" w:ascii="宋体" w:hAnsi="宋体"/>
                <w:highlight w:val="none"/>
              </w:rPr>
              <w:t>深圳市中医院</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3</w:t>
            </w:r>
            <w:r>
              <w:rPr>
                <w:rFonts w:ascii="宋体" w:hAnsi="宋体"/>
                <w:highlight w:val="none"/>
              </w:rPr>
              <w:t>.2</w:t>
            </w:r>
          </w:p>
        </w:tc>
        <w:tc>
          <w:tcPr>
            <w:tcW w:w="2409" w:type="dxa"/>
            <w:vAlign w:val="center"/>
          </w:tcPr>
          <w:p>
            <w:pPr>
              <w:jc w:val="center"/>
              <w:rPr>
                <w:rFonts w:ascii="宋体" w:hAnsi="宋体"/>
                <w:highlight w:val="none"/>
              </w:rPr>
            </w:pPr>
            <w:r>
              <w:rPr>
                <w:rFonts w:hint="eastAsia" w:ascii="宋体" w:hAnsi="宋体"/>
                <w:highlight w:val="none"/>
              </w:rPr>
              <w:t>政府集中采购机构</w:t>
            </w:r>
          </w:p>
        </w:tc>
        <w:tc>
          <w:tcPr>
            <w:tcW w:w="4980" w:type="dxa"/>
            <w:vAlign w:val="center"/>
          </w:tcPr>
          <w:p>
            <w:pPr>
              <w:jc w:val="center"/>
              <w:rPr>
                <w:rFonts w:ascii="宋体" w:hAnsi="宋体"/>
                <w:highlight w:val="none"/>
              </w:rPr>
            </w:pPr>
            <w:r>
              <w:rPr>
                <w:rFonts w:hint="eastAsia" w:ascii="宋体" w:hAnsi="宋体"/>
                <w:highlight w:val="none"/>
              </w:rPr>
              <w:t>深圳公共资源交易中心（深圳交易集团有限公司政府采购业务分公司）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5</w:t>
            </w:r>
            <w:r>
              <w:rPr>
                <w:rFonts w:ascii="宋体" w:hAnsi="宋体"/>
                <w:highlight w:val="none"/>
              </w:rPr>
              <w:t>.3</w:t>
            </w:r>
          </w:p>
        </w:tc>
        <w:tc>
          <w:tcPr>
            <w:tcW w:w="2409" w:type="dxa"/>
            <w:vAlign w:val="center"/>
          </w:tcPr>
          <w:p>
            <w:pPr>
              <w:jc w:val="center"/>
              <w:rPr>
                <w:rFonts w:ascii="宋体" w:hAnsi="宋体"/>
                <w:highlight w:val="none"/>
              </w:rPr>
            </w:pPr>
            <w:r>
              <w:rPr>
                <w:rFonts w:hint="eastAsia" w:ascii="宋体" w:hAnsi="宋体"/>
                <w:highlight w:val="none"/>
              </w:rPr>
              <w:t>联合体投标</w:t>
            </w:r>
          </w:p>
        </w:tc>
        <w:tc>
          <w:tcPr>
            <w:tcW w:w="4980" w:type="dxa"/>
            <w:vAlign w:val="center"/>
          </w:tcPr>
          <w:p>
            <w:pPr>
              <w:jc w:val="center"/>
              <w:rPr>
                <w:rFonts w:hint="eastAsia" w:ascii="宋体" w:hAnsi="宋体" w:eastAsia="宋体"/>
                <w:highlight w:val="none"/>
                <w:lang w:eastAsia="zh-CN"/>
              </w:rPr>
            </w:pPr>
            <w:r>
              <w:rPr>
                <w:rFonts w:hint="eastAsia" w:ascii="宋体" w:hAnsi="宋体"/>
                <w:highlight w:val="none"/>
                <w:lang w:val="en-US" w:eastAsia="zh-CN"/>
              </w:rPr>
              <w:t>详见第一章  招标公告  申请人的资格要求：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9</w:t>
            </w:r>
          </w:p>
        </w:tc>
        <w:tc>
          <w:tcPr>
            <w:tcW w:w="2409" w:type="dxa"/>
            <w:vAlign w:val="center"/>
          </w:tcPr>
          <w:p>
            <w:pPr>
              <w:jc w:val="center"/>
              <w:rPr>
                <w:rFonts w:ascii="宋体" w:hAnsi="宋体"/>
                <w:highlight w:val="none"/>
              </w:rPr>
            </w:pPr>
            <w:r>
              <w:rPr>
                <w:rFonts w:hint="eastAsia" w:ascii="宋体" w:hAnsi="宋体"/>
                <w:highlight w:val="none"/>
              </w:rPr>
              <w:t>踏勘现场</w:t>
            </w:r>
          </w:p>
        </w:tc>
        <w:tc>
          <w:tcPr>
            <w:tcW w:w="4980" w:type="dxa"/>
            <w:vAlign w:val="center"/>
          </w:tcPr>
          <w:p>
            <w:pPr>
              <w:jc w:val="center"/>
              <w:rPr>
                <w:rFonts w:ascii="宋体" w:hAnsi="宋体"/>
                <w:highlight w:val="none"/>
              </w:rPr>
            </w:pPr>
            <w:r>
              <w:rPr>
                <w:rFonts w:hint="eastAsia" w:ascii="宋体" w:hAnsi="宋体" w:eastAsia="宋体" w:cs="Times New Roman"/>
                <w:highlight w:val="none"/>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1</w:t>
            </w:r>
            <w:r>
              <w:rPr>
                <w:rFonts w:ascii="宋体" w:hAnsi="宋体"/>
                <w:highlight w:val="none"/>
              </w:rPr>
              <w:t>0</w:t>
            </w:r>
          </w:p>
        </w:tc>
        <w:tc>
          <w:tcPr>
            <w:tcW w:w="2409" w:type="dxa"/>
            <w:vAlign w:val="center"/>
          </w:tcPr>
          <w:p>
            <w:pPr>
              <w:jc w:val="center"/>
              <w:rPr>
                <w:rFonts w:ascii="宋体" w:hAnsi="宋体"/>
                <w:highlight w:val="none"/>
              </w:rPr>
            </w:pPr>
            <w:r>
              <w:rPr>
                <w:rFonts w:hint="eastAsia" w:ascii="宋体" w:hAnsi="宋体"/>
                <w:highlight w:val="none"/>
              </w:rPr>
              <w:t>标前会议</w:t>
            </w:r>
          </w:p>
        </w:tc>
        <w:tc>
          <w:tcPr>
            <w:tcW w:w="4980" w:type="dxa"/>
            <w:vAlign w:val="center"/>
          </w:tcPr>
          <w:p>
            <w:pPr>
              <w:jc w:val="center"/>
              <w:rPr>
                <w:rFonts w:ascii="宋体" w:hAnsi="宋体"/>
                <w:highlight w:val="none"/>
              </w:rPr>
            </w:pPr>
            <w:r>
              <w:rPr>
                <w:rFonts w:hint="eastAsia" w:ascii="宋体" w:hAnsi="宋体"/>
                <w:highlight w:val="none"/>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1</w:t>
            </w:r>
            <w:r>
              <w:rPr>
                <w:rFonts w:ascii="宋体" w:hAnsi="宋体"/>
                <w:highlight w:val="none"/>
              </w:rPr>
              <w:t>2</w:t>
            </w:r>
            <w:r>
              <w:rPr>
                <w:rFonts w:hint="eastAsia" w:ascii="宋体" w:hAnsi="宋体"/>
                <w:highlight w:val="none"/>
              </w:rPr>
              <w:t>/1</w:t>
            </w:r>
            <w:r>
              <w:rPr>
                <w:rFonts w:ascii="宋体" w:hAnsi="宋体"/>
                <w:highlight w:val="none"/>
              </w:rPr>
              <w:t>3</w:t>
            </w:r>
          </w:p>
        </w:tc>
        <w:tc>
          <w:tcPr>
            <w:tcW w:w="2409" w:type="dxa"/>
            <w:vAlign w:val="center"/>
          </w:tcPr>
          <w:p>
            <w:pPr>
              <w:jc w:val="center"/>
              <w:rPr>
                <w:rFonts w:ascii="宋体" w:hAnsi="宋体"/>
                <w:highlight w:val="none"/>
              </w:rPr>
            </w:pPr>
            <w:r>
              <w:rPr>
                <w:rFonts w:hint="eastAsia" w:ascii="宋体" w:hAnsi="宋体"/>
                <w:highlight w:val="none"/>
              </w:rPr>
              <w:t>招标文件的澄清和修改</w:t>
            </w:r>
          </w:p>
        </w:tc>
        <w:tc>
          <w:tcPr>
            <w:tcW w:w="4980" w:type="dxa"/>
            <w:vAlign w:val="center"/>
          </w:tcPr>
          <w:p>
            <w:pPr>
              <w:jc w:val="center"/>
              <w:rPr>
                <w:rFonts w:ascii="宋体" w:hAnsi="宋体"/>
                <w:highlight w:val="none"/>
              </w:rPr>
            </w:pPr>
            <w:r>
              <w:rPr>
                <w:rFonts w:hint="eastAsia" w:ascii="宋体" w:hAnsi="宋体"/>
                <w:highlight w:val="none"/>
              </w:rPr>
              <w:t>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2</w:t>
            </w:r>
            <w:r>
              <w:rPr>
                <w:rFonts w:ascii="宋体" w:hAnsi="宋体"/>
                <w:highlight w:val="none"/>
              </w:rPr>
              <w:t>0</w:t>
            </w:r>
          </w:p>
        </w:tc>
        <w:tc>
          <w:tcPr>
            <w:tcW w:w="2409" w:type="dxa"/>
            <w:vAlign w:val="center"/>
          </w:tcPr>
          <w:p>
            <w:pPr>
              <w:jc w:val="center"/>
              <w:rPr>
                <w:rFonts w:ascii="宋体" w:hAnsi="宋体"/>
                <w:highlight w:val="none"/>
              </w:rPr>
            </w:pPr>
            <w:r>
              <w:rPr>
                <w:rFonts w:hint="eastAsia" w:ascii="宋体" w:hAnsi="宋体"/>
                <w:highlight w:val="none"/>
              </w:rPr>
              <w:t>投标有效期</w:t>
            </w:r>
          </w:p>
        </w:tc>
        <w:tc>
          <w:tcPr>
            <w:tcW w:w="4980" w:type="dxa"/>
            <w:vAlign w:val="center"/>
          </w:tcPr>
          <w:p>
            <w:pPr>
              <w:jc w:val="center"/>
              <w:rPr>
                <w:rFonts w:ascii="宋体" w:hAnsi="宋体"/>
                <w:highlight w:val="none"/>
              </w:rPr>
            </w:pPr>
            <w:r>
              <w:rPr>
                <w:rFonts w:hint="eastAsia" w:ascii="宋体" w:hAnsi="宋体"/>
                <w:highlight w:val="none"/>
              </w:rPr>
              <w:t>120个日历日</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2</w:t>
            </w:r>
            <w:r>
              <w:rPr>
                <w:rFonts w:ascii="宋体" w:hAnsi="宋体"/>
                <w:highlight w:val="none"/>
              </w:rPr>
              <w:t>2</w:t>
            </w:r>
          </w:p>
        </w:tc>
        <w:tc>
          <w:tcPr>
            <w:tcW w:w="2409" w:type="dxa"/>
            <w:vAlign w:val="center"/>
          </w:tcPr>
          <w:p>
            <w:pPr>
              <w:jc w:val="center"/>
              <w:rPr>
                <w:rFonts w:ascii="宋体" w:hAnsi="宋体"/>
                <w:highlight w:val="none"/>
              </w:rPr>
            </w:pPr>
            <w:r>
              <w:rPr>
                <w:rFonts w:hint="eastAsia" w:ascii="宋体" w:hAnsi="宋体"/>
                <w:highlight w:val="none"/>
              </w:rPr>
              <w:t>投标人的替代方案</w:t>
            </w:r>
          </w:p>
        </w:tc>
        <w:tc>
          <w:tcPr>
            <w:tcW w:w="4980" w:type="dxa"/>
            <w:vAlign w:val="center"/>
          </w:tcPr>
          <w:p>
            <w:pPr>
              <w:jc w:val="center"/>
              <w:rPr>
                <w:rFonts w:ascii="宋体" w:hAnsi="宋体"/>
                <w:highlight w:val="none"/>
              </w:rPr>
            </w:pPr>
            <w:r>
              <w:rPr>
                <w:rFonts w:hint="eastAsia" w:ascii="宋体" w:hAnsi="宋体"/>
                <w:highlight w:val="none"/>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2</w:t>
            </w:r>
            <w:r>
              <w:rPr>
                <w:rFonts w:ascii="宋体" w:hAnsi="宋体"/>
                <w:highlight w:val="none"/>
              </w:rPr>
              <w:t>5</w:t>
            </w:r>
          </w:p>
        </w:tc>
        <w:tc>
          <w:tcPr>
            <w:tcW w:w="2409" w:type="dxa"/>
            <w:vAlign w:val="center"/>
          </w:tcPr>
          <w:p>
            <w:pPr>
              <w:jc w:val="center"/>
              <w:rPr>
                <w:rFonts w:ascii="宋体" w:hAnsi="宋体"/>
                <w:highlight w:val="none"/>
              </w:rPr>
            </w:pPr>
            <w:r>
              <w:rPr>
                <w:rFonts w:hint="eastAsia" w:ascii="宋体" w:hAnsi="宋体"/>
                <w:highlight w:val="none"/>
              </w:rPr>
              <w:t>投标文件的大小</w:t>
            </w:r>
          </w:p>
        </w:tc>
        <w:tc>
          <w:tcPr>
            <w:tcW w:w="4980" w:type="dxa"/>
            <w:vAlign w:val="center"/>
          </w:tcPr>
          <w:p>
            <w:pPr>
              <w:jc w:val="center"/>
              <w:rPr>
                <w:rFonts w:ascii="宋体" w:hAnsi="宋体"/>
                <w:highlight w:val="none"/>
              </w:rPr>
            </w:pPr>
            <w:r>
              <w:rPr>
                <w:rFonts w:hint="eastAsia" w:ascii="宋体" w:hAnsi="宋体"/>
                <w:highlight w:val="none"/>
              </w:rPr>
              <w:t>投标文件大小不得超过100MB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2</w:t>
            </w:r>
            <w:r>
              <w:rPr>
                <w:rFonts w:ascii="宋体" w:hAnsi="宋体"/>
                <w:highlight w:val="none"/>
              </w:rPr>
              <w:t>6</w:t>
            </w:r>
          </w:p>
        </w:tc>
        <w:tc>
          <w:tcPr>
            <w:tcW w:w="2409" w:type="dxa"/>
            <w:vAlign w:val="center"/>
          </w:tcPr>
          <w:p>
            <w:pPr>
              <w:jc w:val="center"/>
              <w:rPr>
                <w:rFonts w:ascii="宋体" w:hAnsi="宋体"/>
                <w:highlight w:val="none"/>
              </w:rPr>
            </w:pPr>
            <w:bookmarkStart w:id="34" w:name="_Hlk71664860"/>
            <w:r>
              <w:rPr>
                <w:rFonts w:hint="eastAsia" w:ascii="宋体" w:hAnsi="宋体"/>
                <w:highlight w:val="none"/>
              </w:rPr>
              <w:t>样品、现场演示、方案讲解</w:t>
            </w:r>
            <w:bookmarkEnd w:id="34"/>
          </w:p>
        </w:tc>
        <w:tc>
          <w:tcPr>
            <w:tcW w:w="4980" w:type="dxa"/>
            <w:vAlign w:val="center"/>
          </w:tcPr>
          <w:p>
            <w:pPr>
              <w:jc w:val="center"/>
              <w:rPr>
                <w:rFonts w:ascii="宋体" w:hAnsi="宋体"/>
                <w:highlight w:val="none"/>
              </w:rPr>
            </w:pPr>
            <w:r>
              <w:rPr>
                <w:rFonts w:hint="eastAsia" w:ascii="宋体" w:hAnsi="宋体"/>
                <w:highlight w:val="none"/>
              </w:rPr>
              <w:t>如有样品、演示、方案讲解，具体安排见第三章 用户需求书相关要求</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3</w:t>
            </w:r>
            <w:r>
              <w:rPr>
                <w:rFonts w:ascii="宋体" w:hAnsi="宋体"/>
                <w:highlight w:val="none"/>
              </w:rPr>
              <w:t>7</w:t>
            </w:r>
          </w:p>
        </w:tc>
        <w:tc>
          <w:tcPr>
            <w:tcW w:w="2409" w:type="dxa"/>
            <w:vAlign w:val="center"/>
          </w:tcPr>
          <w:p>
            <w:pPr>
              <w:jc w:val="center"/>
              <w:rPr>
                <w:rFonts w:ascii="宋体" w:hAnsi="宋体"/>
                <w:highlight w:val="none"/>
              </w:rPr>
            </w:pPr>
            <w:r>
              <w:rPr>
                <w:rFonts w:hint="eastAsia" w:ascii="宋体" w:hAnsi="宋体"/>
                <w:highlight w:val="none"/>
              </w:rPr>
              <w:t>评审方法</w:t>
            </w:r>
          </w:p>
        </w:tc>
        <w:tc>
          <w:tcPr>
            <w:tcW w:w="4980" w:type="dxa"/>
            <w:vAlign w:val="center"/>
          </w:tcPr>
          <w:p>
            <w:pPr>
              <w:jc w:val="left"/>
              <w:rPr>
                <w:rFonts w:ascii="宋体" w:hAnsi="宋体"/>
                <w:highlight w:val="none"/>
              </w:rPr>
            </w:pPr>
            <w:r>
              <w:rPr>
                <w:rFonts w:hint="eastAsia" w:ascii="宋体" w:hAnsi="宋体"/>
                <w:highlight w:val="none"/>
                <w:lang w:eastAsia="zh-CN"/>
              </w:rPr>
              <w:t>☑</w:t>
            </w:r>
            <w:r>
              <w:rPr>
                <w:rFonts w:hint="eastAsia" w:ascii="宋体" w:hAnsi="宋体"/>
                <w:highlight w:val="none"/>
              </w:rPr>
              <w:t xml:space="preserve"> 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5" w:hRule="atLeast"/>
          <w:jc w:val="center"/>
        </w:trPr>
        <w:tc>
          <w:tcPr>
            <w:tcW w:w="978" w:type="dxa"/>
            <w:vAlign w:val="center"/>
          </w:tcPr>
          <w:p>
            <w:pPr>
              <w:jc w:val="center"/>
              <w:rPr>
                <w:rFonts w:ascii="宋体" w:hAnsi="宋体"/>
                <w:highlight w:val="none"/>
              </w:rPr>
            </w:pPr>
            <w:r>
              <w:rPr>
                <w:rFonts w:hint="eastAsia" w:ascii="宋体" w:hAnsi="宋体"/>
                <w:highlight w:val="none"/>
              </w:rPr>
              <w:t>3</w:t>
            </w:r>
            <w:r>
              <w:rPr>
                <w:rFonts w:ascii="宋体" w:hAnsi="宋体"/>
                <w:highlight w:val="none"/>
              </w:rPr>
              <w:t>8</w:t>
            </w:r>
          </w:p>
        </w:tc>
        <w:tc>
          <w:tcPr>
            <w:tcW w:w="2409" w:type="dxa"/>
            <w:vAlign w:val="center"/>
          </w:tcPr>
          <w:p>
            <w:pPr>
              <w:jc w:val="center"/>
              <w:rPr>
                <w:rFonts w:ascii="宋体" w:hAnsi="宋体"/>
                <w:highlight w:val="none"/>
              </w:rPr>
            </w:pPr>
            <w:r>
              <w:rPr>
                <w:rFonts w:hint="eastAsia" w:ascii="宋体" w:hAnsi="宋体"/>
                <w:highlight w:val="none"/>
              </w:rPr>
              <w:t>定标方法</w:t>
            </w:r>
          </w:p>
        </w:tc>
        <w:tc>
          <w:tcPr>
            <w:tcW w:w="4980" w:type="dxa"/>
            <w:vAlign w:val="center"/>
          </w:tcPr>
          <w:p>
            <w:pPr>
              <w:jc w:val="left"/>
              <w:rPr>
                <w:rFonts w:hint="eastAsia" w:ascii="宋体" w:hAnsi="宋体"/>
                <w:highlight w:val="none"/>
              </w:rPr>
            </w:pPr>
            <w:r>
              <w:rPr>
                <w:rFonts w:hint="eastAsia" w:ascii="宋体" w:hAnsi="宋体"/>
                <w:highlight w:val="none"/>
                <w:lang w:eastAsia="zh-CN"/>
              </w:rPr>
              <w:t>☑</w:t>
            </w:r>
            <w:r>
              <w:rPr>
                <w:rFonts w:hint="eastAsia" w:ascii="宋体" w:hAnsi="宋体"/>
                <w:highlight w:val="none"/>
              </w:rPr>
              <w:t xml:space="preserve"> 评定分离</w:t>
            </w:r>
            <w:r>
              <w:rPr>
                <w:rFonts w:hint="eastAsia" w:ascii="宋体" w:hAnsi="宋体"/>
                <w:highlight w:val="none"/>
                <w:lang w:val="en-US" w:eastAsia="zh-CN"/>
              </w:rPr>
              <w:t>采购人采用自定法确定中标人。</w:t>
            </w:r>
            <w:r>
              <w:rPr>
                <w:rFonts w:hint="eastAsia" w:ascii="宋体" w:hAnsi="宋体"/>
                <w:highlight w:val="none"/>
              </w:rPr>
              <w:t>本项目推荐的候选中标供应商不进行排名，且中标（成交）结果信息公示内容仅公示候选中标供应商名单，不公示得分和排名。</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jc w:val="center"/>
              <w:rPr>
                <w:rFonts w:ascii="宋体" w:hAnsi="宋体"/>
                <w:highlight w:val="none"/>
              </w:rPr>
            </w:pPr>
            <w:r>
              <w:rPr>
                <w:rFonts w:hint="eastAsia" w:ascii="宋体" w:hAnsi="宋体"/>
                <w:highlight w:val="none"/>
              </w:rPr>
              <w:t>4</w:t>
            </w:r>
            <w:r>
              <w:rPr>
                <w:rFonts w:ascii="宋体" w:hAnsi="宋体"/>
                <w:highlight w:val="none"/>
              </w:rPr>
              <w:t>6</w:t>
            </w:r>
          </w:p>
        </w:tc>
        <w:tc>
          <w:tcPr>
            <w:tcW w:w="2409" w:type="dxa"/>
            <w:vAlign w:val="center"/>
          </w:tcPr>
          <w:p>
            <w:pPr>
              <w:jc w:val="center"/>
              <w:rPr>
                <w:rFonts w:ascii="宋体" w:hAnsi="宋体"/>
                <w:highlight w:val="none"/>
              </w:rPr>
            </w:pPr>
            <w:r>
              <w:rPr>
                <w:rFonts w:hint="eastAsia" w:ascii="宋体" w:hAnsi="宋体"/>
                <w:highlight w:val="none"/>
              </w:rPr>
              <w:t>履约担保</w:t>
            </w:r>
            <w:r>
              <w:commentReference w:id="27"/>
            </w:r>
          </w:p>
        </w:tc>
        <w:tc>
          <w:tcPr>
            <w:tcW w:w="4980" w:type="dxa"/>
            <w:vAlign w:val="center"/>
          </w:tcPr>
          <w:p>
            <w:pPr>
              <w:jc w:val="left"/>
              <w:rPr>
                <w:rFonts w:ascii="宋体" w:hAnsi="宋体" w:eastAsia="宋体" w:cs="Times New Roman"/>
                <w:kern w:val="2"/>
                <w:sz w:val="21"/>
                <w:szCs w:val="24"/>
                <w:highlight w:val="none"/>
                <w:lang w:val="en-US" w:eastAsia="zh-CN" w:bidi="ar-SA"/>
              </w:rPr>
            </w:pPr>
            <w:r>
              <w:rPr>
                <w:rFonts w:hint="eastAsia" w:ascii="宋体" w:hAnsi="宋体"/>
                <w:b/>
                <w:highlight w:val="none"/>
                <w:lang w:eastAsia="zh-CN"/>
              </w:rPr>
              <w:t>☑</w:t>
            </w:r>
            <w:r>
              <w:rPr>
                <w:rFonts w:hint="eastAsia" w:ascii="宋体" w:hAnsi="宋体"/>
                <w:highlight w:val="none"/>
              </w:rPr>
              <w:t xml:space="preserve"> 需要，</w:t>
            </w:r>
            <w:r>
              <w:rPr>
                <w:rFonts w:hint="eastAsia"/>
                <w:highlight w:val="none"/>
              </w:rPr>
              <w:t xml:space="preserve">合同金额的 </w:t>
            </w:r>
            <w:r>
              <w:rPr>
                <w:rFonts w:hint="eastAsia"/>
                <w:highlight w:val="none"/>
                <w:lang w:val="en-US" w:eastAsia="zh-CN"/>
              </w:rPr>
              <w:t>3</w:t>
            </w:r>
            <w:r>
              <w:rPr>
                <w:rFonts w:hint="eastAsia"/>
                <w:highlight w:val="none"/>
              </w:rPr>
              <w:t xml:space="preserve"> %，投标供应商自主选择以支票、汇票、本票、保函等非现金形式缴纳或提交。履约保证金在项目验收合格一年后按原方式无息退还。采购人逾期退还履约保证金的，向中标人每日偿付履约保证金的 0.1‰的利息。因中标人原因而未能达到本项目验收标准或验收不通过的，履约保证金不予退还。</w:t>
            </w:r>
          </w:p>
        </w:tc>
      </w:tr>
    </w:tbl>
    <w:p>
      <w:pPr>
        <w:rPr>
          <w:rFonts w:hint="eastAsia"/>
          <w:szCs w:val="21"/>
          <w:highlight w:val="none"/>
        </w:rPr>
      </w:pPr>
      <w:r>
        <w:rPr>
          <w:rFonts w:hint="eastAsia"/>
          <w:szCs w:val="21"/>
          <w:highlight w:val="none"/>
        </w:rPr>
        <w:t>备注：本表是通用条款相关条款的补充和明确，如与通用条款内容相冲突的，以本表为准。</w:t>
      </w:r>
      <w:bookmarkEnd w:id="33"/>
      <w:bookmarkStart w:id="35" w:name="_Hlk72218117"/>
    </w:p>
    <w:p>
      <w:pPr>
        <w:pStyle w:val="5"/>
        <w:rPr>
          <w:rFonts w:hint="eastAsia"/>
          <w:szCs w:val="24"/>
          <w:highlight w:val="none"/>
        </w:rPr>
      </w:pPr>
      <w:r>
        <w:rPr>
          <w:rFonts w:hint="eastAsia"/>
          <w:szCs w:val="24"/>
          <w:highlight w:val="none"/>
        </w:rPr>
        <w:t>二、其他关键信息</w:t>
      </w:r>
    </w:p>
    <w:p>
      <w:pPr>
        <w:ind w:firstLine="422" w:firstLineChars="200"/>
        <w:rPr>
          <w:rFonts w:hint="eastAsia"/>
          <w:b/>
          <w:bCs/>
          <w:highlight w:val="none"/>
        </w:rPr>
      </w:pPr>
      <w:bookmarkStart w:id="36" w:name="_Hlk72579427"/>
      <w:r>
        <w:rPr>
          <w:rFonts w:hint="eastAsia"/>
          <w:b/>
          <w:bCs/>
          <w:highlight w:val="none"/>
        </w:rPr>
        <w:t>（一）与“对通用条款的补充内容”章节相关的事项</w:t>
      </w:r>
    </w:p>
    <w:p>
      <w:pPr>
        <w:ind w:firstLine="422" w:firstLineChars="200"/>
        <w:rPr>
          <w:b/>
          <w:highlight w:val="none"/>
        </w:rPr>
      </w:pPr>
      <w:r>
        <w:rPr>
          <w:rFonts w:hint="eastAsia" w:asciiTheme="minorEastAsia" w:hAnsiTheme="minorEastAsia" w:eastAsiaTheme="minorEastAsia"/>
          <w:b/>
          <w:kern w:val="0"/>
          <w:szCs w:val="20"/>
          <w:highlight w:val="none"/>
        </w:rPr>
        <w:t>1、评标定标信息</w:t>
      </w:r>
      <w:r>
        <w:rPr>
          <w:rFonts w:hint="eastAsia"/>
          <w:b/>
          <w:highlight w:val="none"/>
        </w:rPr>
        <w:t>评定分离项目</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rPr>
                <w:highlight w:val="none"/>
              </w:rPr>
            </w:pPr>
            <w:r>
              <w:rPr>
                <w:rFonts w:hint="eastAsia"/>
                <w:highlight w:val="none"/>
              </w:rPr>
              <w:t>评标方法</w:t>
            </w:r>
          </w:p>
        </w:tc>
        <w:tc>
          <w:tcPr>
            <w:tcW w:w="4265" w:type="dxa"/>
          </w:tcPr>
          <w:p>
            <w:pPr>
              <w:jc w:val="center"/>
              <w:rPr>
                <w:highlight w:val="none"/>
              </w:rPr>
            </w:pPr>
            <w:r>
              <w:rPr>
                <w:rFonts w:hint="eastAsia"/>
                <w:highlight w:val="none"/>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rPr>
                <w:highlight w:val="none"/>
              </w:rPr>
            </w:pPr>
            <w:r>
              <w:rPr>
                <w:rFonts w:hint="eastAsia"/>
                <w:highlight w:val="none"/>
              </w:rPr>
              <w:t>定标方法</w:t>
            </w:r>
          </w:p>
        </w:tc>
        <w:tc>
          <w:tcPr>
            <w:tcW w:w="4265" w:type="dxa"/>
          </w:tcPr>
          <w:p>
            <w:pPr>
              <w:jc w:val="center"/>
              <w:rPr>
                <w:highlight w:val="none"/>
              </w:rPr>
            </w:pPr>
            <w:r>
              <w:rPr>
                <w:rFonts w:hint="eastAsia"/>
                <w:highlight w:val="none"/>
              </w:rPr>
              <w:t>自定法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rPr>
                <w:highlight w:val="none"/>
              </w:rPr>
            </w:pPr>
            <w:r>
              <w:rPr>
                <w:rFonts w:hint="eastAsia"/>
                <w:highlight w:val="none"/>
              </w:rPr>
              <w:t>推荐候选中标供应商家数</w:t>
            </w:r>
          </w:p>
        </w:tc>
        <w:tc>
          <w:tcPr>
            <w:tcW w:w="4265" w:type="dxa"/>
          </w:tcPr>
          <w:p>
            <w:pPr>
              <w:jc w:val="center"/>
              <w:rPr>
                <w:highlight w:val="none"/>
              </w:rPr>
            </w:pPr>
            <w:commentRangeStart w:id="28"/>
            <w:r>
              <w:rPr>
                <w:rFonts w:hint="eastAsia"/>
                <w:highlight w:val="none"/>
              </w:rPr>
              <w:t>3</w:t>
            </w:r>
            <w:commentRangeEnd w:id="28"/>
            <w:r>
              <w:commentReference w:id="28"/>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pPr>
              <w:jc w:val="center"/>
              <w:rPr>
                <w:highlight w:val="none"/>
              </w:rPr>
            </w:pPr>
            <w:r>
              <w:rPr>
                <w:rFonts w:hint="eastAsia"/>
                <w:highlight w:val="none"/>
              </w:rPr>
              <w:t>中标供应商家数</w:t>
            </w:r>
          </w:p>
        </w:tc>
        <w:tc>
          <w:tcPr>
            <w:tcW w:w="4265" w:type="dxa"/>
          </w:tcPr>
          <w:p>
            <w:pPr>
              <w:jc w:val="center"/>
              <w:rPr>
                <w:highlight w:val="none"/>
              </w:rPr>
            </w:pPr>
            <w:r>
              <w:rPr>
                <w:rFonts w:hint="eastAsia"/>
                <w:highlight w:val="none"/>
              </w:rPr>
              <w:t>1</w:t>
            </w:r>
          </w:p>
        </w:tc>
      </w:tr>
    </w:tbl>
    <w:p>
      <w:pPr>
        <w:ind w:firstLine="422" w:firstLineChars="200"/>
        <w:rPr>
          <w:rFonts w:hint="eastAsia"/>
          <w:b/>
          <w:highlight w:val="none"/>
        </w:rPr>
      </w:pPr>
    </w:p>
    <w:p>
      <w:pPr>
        <w:ind w:firstLine="422" w:firstLineChars="200"/>
        <w:rPr>
          <w:b/>
          <w:highlight w:val="none"/>
        </w:rPr>
      </w:pPr>
      <w:r>
        <w:rPr>
          <w:rFonts w:hint="eastAsia"/>
          <w:b/>
          <w:highlight w:val="none"/>
        </w:rPr>
        <w:t>（二）其他事项</w:t>
      </w:r>
      <w:bookmarkEnd w:id="36"/>
    </w:p>
    <w:p>
      <w:pPr>
        <w:ind w:firstLine="422" w:firstLineChars="200"/>
        <w:rPr>
          <w:rFonts w:hint="default" w:eastAsia="宋体"/>
          <w:b/>
          <w:bCs/>
          <w:highlight w:val="none"/>
          <w:lang w:val="en-US" w:eastAsia="zh-CN"/>
        </w:rPr>
      </w:pPr>
      <w:r>
        <w:rPr>
          <w:b/>
          <w:bCs/>
          <w:highlight w:val="none"/>
        </w:rPr>
        <w:t>1</w:t>
      </w:r>
      <w:r>
        <w:rPr>
          <w:rFonts w:hint="eastAsia"/>
          <w:b/>
          <w:bCs/>
          <w:highlight w:val="none"/>
        </w:rPr>
        <w:t>、</w:t>
      </w:r>
      <w:r>
        <w:rPr>
          <w:rFonts w:hint="eastAsia"/>
          <w:b/>
          <w:bCs/>
          <w:highlight w:val="none"/>
          <w:lang w:val="en-US" w:eastAsia="zh-CN"/>
        </w:rPr>
        <w:t>关于享受</w:t>
      </w:r>
      <w:r>
        <w:rPr>
          <w:rFonts w:hint="eastAsia"/>
          <w:b/>
          <w:bCs/>
          <w:highlight w:val="none"/>
        </w:rPr>
        <w:t>优惠政策的主体</w:t>
      </w:r>
      <w:r>
        <w:rPr>
          <w:rFonts w:hint="eastAsia"/>
          <w:b/>
          <w:bCs/>
          <w:highlight w:val="none"/>
          <w:lang w:eastAsia="zh-CN"/>
        </w:rPr>
        <w:t>、</w:t>
      </w:r>
      <w:r>
        <w:rPr>
          <w:rFonts w:hint="eastAsia"/>
          <w:b/>
          <w:bCs/>
          <w:highlight w:val="none"/>
        </w:rPr>
        <w:t>价格扣除比例</w:t>
      </w:r>
      <w:r>
        <w:rPr>
          <w:rFonts w:hint="eastAsia"/>
          <w:b/>
          <w:bCs/>
          <w:highlight w:val="none"/>
          <w:lang w:val="en-US" w:eastAsia="zh-CN"/>
        </w:rPr>
        <w:t>及采购标的所属行业</w:t>
      </w:r>
    </w:p>
    <w:p>
      <w:pPr>
        <w:ind w:firstLine="420" w:firstLineChars="200"/>
        <w:rPr>
          <w:rFonts w:hint="default" w:eastAsia="宋体"/>
          <w:highlight w:val="none"/>
          <w:lang w:val="en-US" w:eastAsia="zh-CN"/>
        </w:rPr>
      </w:pPr>
      <w:r>
        <w:rPr>
          <w:rFonts w:hint="eastAsia"/>
          <w:highlight w:val="none"/>
        </w:rPr>
        <w:t>（1）</w:t>
      </w:r>
      <w:r>
        <w:rPr>
          <w:rFonts w:hint="eastAsia"/>
          <w:highlight w:val="none"/>
          <w:lang w:val="en-US" w:eastAsia="zh-CN"/>
        </w:rPr>
        <w:t>专门面向中小企业采购的项目，不再执行价格扣除比例。</w:t>
      </w:r>
    </w:p>
    <w:p>
      <w:pPr>
        <w:ind w:firstLine="420" w:firstLineChars="200"/>
        <w:rPr>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lang w:val="en-US" w:eastAsia="zh-CN"/>
        </w:rPr>
        <w:t>非</w:t>
      </w:r>
      <w:r>
        <w:rPr>
          <w:rFonts w:hint="eastAsia" w:ascii="Times New Roman" w:eastAsia="宋体"/>
          <w:highlight w:val="none"/>
          <w:lang w:val="en-US" w:eastAsia="zh-CN"/>
        </w:rPr>
        <w:t>专门面向中小企业采购的项目，</w:t>
      </w:r>
      <w:r>
        <w:rPr>
          <w:rFonts w:hint="eastAsia"/>
          <w:highlight w:val="none"/>
          <w:lang w:val="en-US" w:eastAsia="zh-CN"/>
        </w:rPr>
        <w:t>应</w:t>
      </w:r>
      <w:r>
        <w:rPr>
          <w:rFonts w:hint="eastAsia" w:ascii="Times New Roman" w:eastAsia="宋体"/>
          <w:highlight w:val="none"/>
          <w:lang w:val="en-US" w:eastAsia="zh-CN"/>
        </w:rPr>
        <w:t>执行价格扣除比例</w:t>
      </w:r>
      <w:r>
        <w:rPr>
          <w:rFonts w:hint="eastAsia"/>
          <w:highlight w:val="none"/>
          <w:lang w:val="en-US" w:eastAsia="zh-CN"/>
        </w:rPr>
        <w:t>：</w:t>
      </w:r>
      <w:r>
        <w:rPr>
          <w:rFonts w:hint="eastAsia"/>
          <w:highlight w:val="none"/>
        </w:rPr>
        <w:t>投标人提供的货物（以招标文件用户需求书“货物清单明细”的“货物名称”一栏为准）全部均由优惠主体制造，则对其投标总价给予</w:t>
      </w:r>
      <w:commentRangeStart w:id="29"/>
      <w:r>
        <w:rPr>
          <w:b/>
          <w:bCs/>
          <w:color w:val="FF0000"/>
          <w:sz w:val="24"/>
          <w:szCs w:val="32"/>
          <w:highlight w:val="none"/>
          <w:u w:val="single"/>
        </w:rPr>
        <w:t xml:space="preserve">  </w:t>
      </w:r>
      <w:r>
        <w:rPr>
          <w:rFonts w:hint="eastAsia"/>
          <w:b/>
          <w:bCs/>
          <w:color w:val="FF0000"/>
          <w:sz w:val="24"/>
          <w:szCs w:val="32"/>
          <w:highlight w:val="none"/>
          <w:u w:val="single"/>
          <w:lang w:val="en-US" w:eastAsia="zh-CN"/>
        </w:rPr>
        <w:t xml:space="preserve">   </w:t>
      </w:r>
      <w:r>
        <w:rPr>
          <w:b/>
          <w:bCs/>
          <w:color w:val="FF0000"/>
          <w:sz w:val="24"/>
          <w:szCs w:val="32"/>
          <w:highlight w:val="none"/>
          <w:u w:val="single"/>
        </w:rPr>
        <w:t xml:space="preserve">  </w:t>
      </w:r>
      <w:r>
        <w:rPr>
          <w:rFonts w:hint="eastAsia"/>
          <w:b/>
          <w:bCs/>
          <w:color w:val="FF0000"/>
          <w:sz w:val="24"/>
          <w:szCs w:val="32"/>
          <w:highlight w:val="none"/>
          <w:u w:val="single"/>
          <w:lang w:val="en-US" w:eastAsia="zh-CN"/>
        </w:rPr>
        <w:t xml:space="preserve"> </w:t>
      </w:r>
      <w:r>
        <w:rPr>
          <w:b/>
          <w:bCs/>
          <w:color w:val="FF0000"/>
          <w:sz w:val="24"/>
          <w:szCs w:val="32"/>
          <w:highlight w:val="none"/>
          <w:u w:val="none"/>
        </w:rPr>
        <w:t>%</w:t>
      </w:r>
      <w:r>
        <w:rPr>
          <w:rFonts w:hint="eastAsia"/>
          <w:color w:val="000000" w:themeColor="text1"/>
          <w:highlight w:val="none"/>
          <w:u w:val="none"/>
          <w:lang w:eastAsia="zh-CN"/>
          <w14:textFill>
            <w14:solidFill>
              <w14:schemeClr w14:val="tx1"/>
            </w14:solidFill>
          </w14:textFill>
        </w:rPr>
        <w:t>（</w:t>
      </w:r>
      <w:commentRangeEnd w:id="29"/>
      <w:r>
        <w:commentReference w:id="29"/>
      </w:r>
      <w:r>
        <w:rPr>
          <w:rFonts w:hint="eastAsia"/>
          <w:color w:val="000000" w:themeColor="text1"/>
          <w:highlight w:val="none"/>
          <w:u w:val="none"/>
          <w:lang w:val="en-US" w:eastAsia="zh-CN"/>
          <w14:textFill>
            <w14:solidFill>
              <w14:schemeClr w14:val="tx1"/>
            </w14:solidFill>
          </w14:textFill>
        </w:rPr>
        <w:t>10%~20%</w:t>
      </w:r>
      <w:r>
        <w:rPr>
          <w:rFonts w:hint="eastAsia"/>
          <w:color w:val="000000" w:themeColor="text1"/>
          <w:highlight w:val="none"/>
          <w:u w:val="none"/>
          <w:lang w:eastAsia="zh-CN"/>
          <w14:textFill>
            <w14:solidFill>
              <w14:schemeClr w14:val="tx1"/>
            </w14:solidFill>
          </w14:textFill>
        </w:rPr>
        <w:t>）</w:t>
      </w:r>
      <w:r>
        <w:rPr>
          <w:rFonts w:hint="eastAsia"/>
          <w:highlight w:val="none"/>
        </w:rPr>
        <w:t>的扣除，用扣除后的价格参与评审。满足多项优惠政策的</w:t>
      </w:r>
      <w:r>
        <w:rPr>
          <w:rFonts w:hint="eastAsia"/>
          <w:highlight w:val="none"/>
          <w:lang w:val="en-US" w:eastAsia="zh-CN"/>
        </w:rPr>
        <w:t>供应商</w:t>
      </w:r>
      <w:r>
        <w:rPr>
          <w:rFonts w:hint="eastAsia"/>
          <w:highlight w:val="none"/>
        </w:rPr>
        <w:t>，不重复享受多项价格扣除政策。</w:t>
      </w:r>
    </w:p>
    <w:p>
      <w:pPr>
        <w:ind w:firstLine="420" w:firstLineChars="200"/>
        <w:rPr>
          <w:highlight w:val="none"/>
        </w:rPr>
      </w:pPr>
      <w:r>
        <w:rPr>
          <w:rFonts w:hint="eastAsia"/>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highlight w:val="none"/>
        </w:rPr>
        <w:t>b)</w:t>
      </w:r>
      <w:r>
        <w:rPr>
          <w:rFonts w:hint="eastAsia"/>
          <w:highlight w:val="none"/>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lang w:val="en-US" w:eastAsia="zh-CN"/>
        </w:rPr>
        <w:t>3</w:t>
      </w:r>
      <w:r>
        <w:rPr>
          <w:rFonts w:hint="eastAsia" w:asciiTheme="minorEastAsia" w:hAnsiTheme="minorEastAsia" w:eastAsiaTheme="minorEastAsia" w:cstheme="minorEastAsia"/>
          <w:sz w:val="21"/>
          <w:szCs w:val="21"/>
          <w:highlight w:val="none"/>
        </w:rPr>
        <w:t>）</w:t>
      </w:r>
      <w:bookmarkStart w:id="37" w:name="_Hlk71970739"/>
      <w:r>
        <w:rPr>
          <w:rFonts w:hint="eastAsia" w:asciiTheme="minorEastAsia" w:hAnsiTheme="minorEastAsia" w:eastAsiaTheme="minorEastAsia" w:cstheme="minorEastAsia"/>
          <w:sz w:val="21"/>
          <w:szCs w:val="21"/>
          <w:highlight w:val="none"/>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Theme="minorEastAsia" w:hAnsiTheme="minorEastAsia" w:eastAsiaTheme="minorEastAsia" w:cstheme="minorEastAsia"/>
          <w:b/>
          <w:bCs/>
          <w:color w:val="FF0000"/>
          <w:sz w:val="21"/>
          <w:szCs w:val="21"/>
          <w:highlight w:val="none"/>
        </w:rPr>
        <w:t>《中小企业声明函》中相关企业所属行业应当与采购标的所属行业相一致。</w:t>
      </w:r>
      <w:r>
        <w:rPr>
          <w:rFonts w:hint="eastAsia" w:asciiTheme="minorEastAsia" w:hAnsiTheme="minorEastAsia" w:eastAsiaTheme="minorEastAsia" w:cstheme="minorEastAsia"/>
          <w:sz w:val="21"/>
          <w:szCs w:val="21"/>
          <w:highlight w:val="none"/>
        </w:rPr>
        <w:t>本项目采购标的（货物）对应的中小企业划分标准所属行业为</w:t>
      </w:r>
      <w:commentRangeStart w:id="30"/>
      <w:r>
        <w:rPr>
          <w:rFonts w:hint="eastAsia" w:asciiTheme="minorEastAsia" w:hAnsiTheme="minorEastAsia" w:eastAsiaTheme="minorEastAsia" w:cstheme="minorEastAsia"/>
          <w:b/>
          <w:bCs/>
          <w:color w:val="FF0000"/>
          <w:sz w:val="24"/>
          <w:szCs w:val="24"/>
          <w:highlight w:val="none"/>
          <w:u w:val="single"/>
        </w:rPr>
        <w:t xml:space="preserve">   </w:t>
      </w:r>
      <w:r>
        <w:rPr>
          <w:rFonts w:hint="eastAsia" w:asciiTheme="minorEastAsia" w:hAnsiTheme="minorEastAsia" w:eastAsiaTheme="minorEastAsia" w:cstheme="minorEastAsia"/>
          <w:b/>
          <w:bCs/>
          <w:color w:val="FF0000"/>
          <w:sz w:val="24"/>
          <w:szCs w:val="24"/>
          <w:highlight w:val="none"/>
          <w:u w:val="single"/>
          <w:lang w:val="en-US" w:eastAsia="zh-CN"/>
        </w:rPr>
        <w:t xml:space="preserve">  </w:t>
      </w:r>
      <w:r>
        <w:rPr>
          <w:rFonts w:hint="eastAsia" w:asciiTheme="minorEastAsia" w:hAnsiTheme="minorEastAsia" w:eastAsiaTheme="minorEastAsia" w:cstheme="minorEastAsia"/>
          <w:b/>
          <w:bCs/>
          <w:color w:val="FF0000"/>
          <w:sz w:val="24"/>
          <w:szCs w:val="24"/>
          <w:highlight w:val="none"/>
          <w:u w:val="single"/>
        </w:rPr>
        <w:t xml:space="preserve"> </w:t>
      </w:r>
      <w:r>
        <w:rPr>
          <w:rFonts w:hint="eastAsia" w:asciiTheme="minorEastAsia" w:hAnsiTheme="minorEastAsia" w:eastAsiaTheme="minorEastAsia" w:cstheme="minorEastAsia"/>
          <w:b/>
          <w:bCs/>
          <w:sz w:val="24"/>
          <w:szCs w:val="24"/>
          <w:highlight w:val="none"/>
        </w:rPr>
        <w:t>业</w:t>
      </w:r>
      <w:commentRangeEnd w:id="30"/>
      <w:r>
        <w:commentReference w:id="30"/>
      </w:r>
      <w:r>
        <w:rPr>
          <w:rFonts w:hint="eastAsia" w:asciiTheme="minorEastAsia" w:hAnsiTheme="minorEastAsia" w:eastAsiaTheme="minorEastAsia" w:cstheme="minorEastAsia"/>
          <w:sz w:val="21"/>
          <w:szCs w:val="21"/>
          <w:highlight w:val="none"/>
        </w:rPr>
        <w:t>。</w:t>
      </w:r>
      <w:bookmarkEnd w:id="37"/>
    </w:p>
    <w:p>
      <w:pPr>
        <w:ind w:firstLine="420" w:firstLineChars="200"/>
        <w:rPr>
          <w:highlight w:val="none"/>
        </w:rPr>
      </w:pP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lang w:val="en-US" w:eastAsia="zh-CN"/>
        </w:rPr>
        <w:t>4</w:t>
      </w:r>
      <w:r>
        <w:rPr>
          <w:rFonts w:hint="eastAsia" w:asciiTheme="minorEastAsia" w:hAnsiTheme="minorEastAsia" w:eastAsiaTheme="minorEastAsia" w:cstheme="minorEastAsia"/>
          <w:sz w:val="21"/>
          <w:szCs w:val="21"/>
          <w:highlight w:val="none"/>
        </w:rPr>
        <w:t>）小型企业、微型企业、残疾人福利性单位作为优惠主体的认定资料为《中小企业声明函》、《残疾人福利性单</w:t>
      </w:r>
      <w:r>
        <w:rPr>
          <w:rFonts w:hint="eastAsia"/>
          <w:highlight w:val="none"/>
        </w:rPr>
        <w:t>位声明函》；监狱企业作为优惠主体的认定资料为省级以上监狱管理局、戒毒管理局出具的监狱企业证明文件。声明函样式见本招标文件第一册专用条款第</w:t>
      </w:r>
      <w:r>
        <w:rPr>
          <w:rFonts w:hint="eastAsia"/>
          <w:highlight w:val="none"/>
          <w:lang w:val="en-US" w:eastAsia="zh-CN"/>
        </w:rPr>
        <w:t>四</w:t>
      </w:r>
      <w:r>
        <w:rPr>
          <w:rFonts w:hint="eastAsia"/>
          <w:highlight w:val="none"/>
        </w:rPr>
        <w:t>章“投标文件格式、附件”中“</w:t>
      </w:r>
      <w:r>
        <w:rPr>
          <w:rFonts w:hint="eastAsia"/>
          <w:highlight w:val="none"/>
          <w:lang w:val="en-US" w:eastAsia="zh-CN"/>
        </w:rPr>
        <w:t>三、</w:t>
      </w:r>
      <w:r>
        <w:rPr>
          <w:rFonts w:hint="eastAsia"/>
          <w:highlight w:val="none"/>
        </w:rPr>
        <w:t>投标人情况及资格证明文件”章节提供的格式）。</w:t>
      </w:r>
    </w:p>
    <w:p>
      <w:pPr>
        <w:ind w:firstLine="420" w:firstLineChars="200"/>
        <w:rPr>
          <w:rFonts w:ascii="仿宋" w:hAnsi="仿宋" w:eastAsia="仿宋"/>
          <w:sz w:val="28"/>
          <w:szCs w:val="28"/>
          <w:highlight w:val="none"/>
        </w:rPr>
      </w:pPr>
      <w:r>
        <w:rPr>
          <w:rFonts w:hint="eastAsia"/>
          <w:highlight w:val="none"/>
        </w:rPr>
        <w:t>（</w:t>
      </w:r>
      <w:r>
        <w:rPr>
          <w:rFonts w:hint="eastAsia"/>
          <w:highlight w:val="none"/>
          <w:lang w:val="en-US" w:eastAsia="zh-CN"/>
        </w:rPr>
        <w:t>5</w:t>
      </w:r>
      <w:r>
        <w:rPr>
          <w:rFonts w:hint="eastAsia"/>
          <w:highlight w:val="none"/>
        </w:rPr>
        <w:t>）享受价格扣除获得政府采购合同的，小微企业不得将合同分包给大中型企业。</w:t>
      </w:r>
    </w:p>
    <w:p>
      <w:pPr>
        <w:ind w:firstLine="422" w:firstLineChars="200"/>
        <w:rPr>
          <w:b/>
          <w:highlight w:val="none"/>
        </w:rPr>
      </w:pPr>
      <w:r>
        <w:rPr>
          <w:rFonts w:hint="eastAsia"/>
          <w:b/>
          <w:highlight w:val="none"/>
        </w:rPr>
        <w:t>2、关于政府采购订单融资政策</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color w:val="FF0000"/>
          <w:highlight w:val="none"/>
        </w:rPr>
      </w:pPr>
      <w:r>
        <w:rPr>
          <w:rFonts w:hint="eastAsia"/>
          <w:color w:val="FF0000"/>
          <w:highlight w:val="none"/>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w:t>
      </w:r>
      <w:r>
        <w:rPr>
          <w:rFonts w:hint="eastAsia"/>
          <w:color w:val="FF0000"/>
          <w:highlight w:val="none"/>
          <w:lang w:eastAsia="zh-CN"/>
        </w:rPr>
        <w:t>。</w:t>
      </w:r>
      <w:r>
        <w:rPr>
          <w:rFonts w:hint="eastAsia"/>
          <w:color w:val="FF0000"/>
          <w:highlight w:val="none"/>
        </w:rPr>
        <w:t>订单融资具体流程可登录深圳要素交易金融服务平台(https://finance.szexgrp.com/gtm/web/guarantee/#/)，相关政策法规参阅深圳市政府采购监管网（http://zfcg.sz.gov.cn/）信息公开栏目。</w:t>
      </w:r>
    </w:p>
    <w:p>
      <w:pPr>
        <w:spacing w:after="0" w:line="240" w:lineRule="auto"/>
        <w:ind w:firstLine="422" w:firstLineChars="200"/>
        <w:jc w:val="left"/>
        <w:rPr>
          <w:rFonts w:ascii="宋体" w:hAnsi="宋体" w:eastAsia="宋体" w:cs="宋体"/>
          <w:b/>
          <w:color w:val="000000" w:themeColor="text1"/>
          <w:szCs w:val="21"/>
          <w:highlight w:val="none"/>
          <w14:textFill>
            <w14:solidFill>
              <w14:schemeClr w14:val="tx1"/>
            </w14:solidFill>
          </w14:textFill>
        </w:rPr>
      </w:pPr>
      <w:r>
        <w:rPr>
          <w:rFonts w:hint="eastAsia" w:cs="Times New Roman"/>
          <w:b/>
          <w:color w:val="000000" w:themeColor="text1"/>
          <w:highlight w:val="none"/>
          <w:lang w:val="en-US" w:eastAsia="zh-CN"/>
          <w14:textFill>
            <w14:solidFill>
              <w14:schemeClr w14:val="tx1"/>
            </w14:solidFill>
          </w14:textFill>
        </w:rPr>
        <w:t>3</w:t>
      </w:r>
      <w:r>
        <w:rPr>
          <w:rFonts w:hint="eastAsia" w:ascii="Times New Roman" w:hAnsi="Times New Roman" w:eastAsia="宋体" w:cs="Times New Roman"/>
          <w:b/>
          <w:color w:val="000000" w:themeColor="text1"/>
          <w:highlight w:val="none"/>
          <w14:textFill>
            <w14:solidFill>
              <w14:schemeClr w14:val="tx1"/>
            </w14:solidFill>
          </w14:textFill>
        </w:rPr>
        <w:t>、其他说明</w:t>
      </w:r>
    </w:p>
    <w:p>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spacing w:after="0" w:line="240" w:lineRule="auto"/>
        <w:ind w:firstLine="422" w:firstLineChars="200"/>
        <w:rPr>
          <w:rFonts w:ascii="Times New Roman" w:hAnsi="Times New Roman" w:eastAsia="宋体" w:cs="Times New Roman"/>
          <w:b/>
          <w:bCs/>
          <w:highlight w:val="none"/>
        </w:rPr>
      </w:pPr>
      <w:r>
        <w:rPr>
          <w:rFonts w:ascii="Times New Roman" w:hAnsi="Times New Roman" w:eastAsia="宋体" w:cs="Times New Roman"/>
          <w:b/>
          <w:bCs/>
          <w:highlight w:val="none"/>
        </w:rPr>
        <w:t>重要提示：</w:t>
      </w:r>
    </w:p>
    <w:p>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1</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2</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wordWrap w:val="0"/>
        <w:spacing w:after="0"/>
        <w:ind w:firstLine="420"/>
        <w:rPr>
          <w:highlight w:val="none"/>
        </w:rPr>
      </w:pPr>
      <w:r>
        <w:rPr>
          <w:rFonts w:ascii="Times New Roman" w:hAnsi="Times New Roman" w:eastAsia="宋体" w:cs="Times New Roman"/>
          <w:highlight w:val="none"/>
        </w:rPr>
        <w:t>3</w:t>
      </w:r>
      <w:r>
        <w:rPr>
          <w:rFonts w:hint="default" w:ascii="Times New Roman" w:hAnsi="Times New Roman" w:eastAsia="宋体" w:cs="Times New Roman"/>
          <w:highlight w:val="none"/>
          <w:lang w:eastAsia="zh-CN"/>
        </w:rPr>
        <w:t>.</w:t>
      </w:r>
      <w:r>
        <w:rPr>
          <w:rFonts w:ascii="Times New Roman" w:hAnsi="Times New Roman" w:eastAsia="宋体"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19"/>
        <w:rPr>
          <w:b/>
          <w:highlight w:val="none"/>
        </w:rPr>
        <w:sectPr>
          <w:pgSz w:w="11907" w:h="16840"/>
          <w:pgMar w:top="1440" w:right="1797" w:bottom="1440" w:left="1797" w:header="851" w:footer="992" w:gutter="0"/>
          <w:cols w:space="425" w:num="1"/>
          <w:titlePg/>
          <w:docGrid w:linePitch="462" w:charSpace="0"/>
        </w:sectPr>
      </w:pPr>
    </w:p>
    <w:bookmarkEnd w:id="35"/>
    <w:p>
      <w:pPr>
        <w:pStyle w:val="5"/>
        <w:rPr>
          <w:rFonts w:hint="eastAsia"/>
          <w:sz w:val="28"/>
          <w:szCs w:val="28"/>
          <w:highlight w:val="none"/>
        </w:rPr>
      </w:pPr>
      <w:r>
        <w:rPr>
          <w:rFonts w:hint="eastAsia"/>
          <w:sz w:val="28"/>
          <w:szCs w:val="28"/>
          <w:highlight w:val="none"/>
        </w:rPr>
        <w:t>第三章 用户需求书</w:t>
      </w:r>
    </w:p>
    <w:p>
      <w:pPr>
        <w:pStyle w:val="5"/>
        <w:rPr>
          <w:szCs w:val="24"/>
          <w:highlight w:val="none"/>
        </w:rPr>
      </w:pPr>
      <w:r>
        <w:rPr>
          <w:rFonts w:hint="eastAsia"/>
          <w:szCs w:val="24"/>
          <w:highlight w:val="none"/>
        </w:rPr>
        <w:t>一、项目基本信息</w:t>
      </w:r>
    </w:p>
    <w:tbl>
      <w:tblPr>
        <w:tblStyle w:val="43"/>
        <w:tblW w:w="479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2006"/>
        <w:gridCol w:w="3413"/>
        <w:gridCol w:w="23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 w:type="pct"/>
            <w:vAlign w:val="center"/>
          </w:tcPr>
          <w:p>
            <w:pPr>
              <w:jc w:val="center"/>
              <w:rPr>
                <w:bCs/>
                <w:szCs w:val="21"/>
                <w:highlight w:val="none"/>
              </w:rPr>
            </w:pPr>
            <w:r>
              <w:rPr>
                <w:rFonts w:hint="eastAsia"/>
                <w:bCs/>
                <w:szCs w:val="21"/>
                <w:highlight w:val="none"/>
              </w:rPr>
              <w:t>序号</w:t>
            </w:r>
          </w:p>
        </w:tc>
        <w:tc>
          <w:tcPr>
            <w:tcW w:w="1227" w:type="pct"/>
            <w:vAlign w:val="center"/>
          </w:tcPr>
          <w:p>
            <w:pPr>
              <w:jc w:val="center"/>
              <w:rPr>
                <w:bCs/>
                <w:szCs w:val="21"/>
                <w:highlight w:val="none"/>
              </w:rPr>
            </w:pPr>
            <w:r>
              <w:rPr>
                <w:rFonts w:hint="eastAsia"/>
                <w:szCs w:val="21"/>
                <w:highlight w:val="none"/>
              </w:rPr>
              <w:t>采购计划编号</w:t>
            </w:r>
          </w:p>
        </w:tc>
        <w:tc>
          <w:tcPr>
            <w:tcW w:w="2088" w:type="pct"/>
            <w:vAlign w:val="center"/>
          </w:tcPr>
          <w:p>
            <w:pPr>
              <w:jc w:val="center"/>
              <w:rPr>
                <w:bCs/>
                <w:szCs w:val="21"/>
                <w:highlight w:val="none"/>
              </w:rPr>
            </w:pPr>
            <w:r>
              <w:rPr>
                <w:rFonts w:hint="eastAsia"/>
                <w:bCs/>
                <w:szCs w:val="21"/>
                <w:highlight w:val="none"/>
              </w:rPr>
              <w:t>采购项目名称</w:t>
            </w:r>
          </w:p>
        </w:tc>
        <w:tc>
          <w:tcPr>
            <w:tcW w:w="1423" w:type="pct"/>
            <w:vAlign w:val="center"/>
          </w:tcPr>
          <w:p>
            <w:pPr>
              <w:jc w:val="center"/>
              <w:rPr>
                <w:b/>
                <w:bCs/>
                <w:color w:val="FF0000"/>
                <w:szCs w:val="21"/>
                <w:highlight w:val="none"/>
              </w:rPr>
            </w:pPr>
            <w:r>
              <w:rPr>
                <w:rFonts w:hint="eastAsia"/>
                <w:b/>
                <w:bCs/>
                <w:color w:val="FF0000"/>
                <w:szCs w:val="21"/>
                <w:highlight w:val="none"/>
                <w:lang w:eastAsia="zh-CN"/>
              </w:rPr>
              <w:t>预算金额</w:t>
            </w:r>
            <w:r>
              <w:rPr>
                <w:rFonts w:hint="eastAsia"/>
                <w:b/>
                <w:bCs/>
                <w:color w:val="FF0000"/>
                <w:szCs w:val="21"/>
                <w:highlight w:val="none"/>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 w:type="pct"/>
            <w:vAlign w:val="center"/>
          </w:tcPr>
          <w:p>
            <w:pPr>
              <w:jc w:val="center"/>
              <w:rPr>
                <w:bCs/>
                <w:color w:val="FF0000"/>
                <w:szCs w:val="21"/>
                <w:highlight w:val="none"/>
              </w:rPr>
            </w:pPr>
            <w:r>
              <w:rPr>
                <w:rFonts w:hint="eastAsia"/>
                <w:bCs/>
                <w:color w:val="FF0000"/>
                <w:szCs w:val="21"/>
                <w:highlight w:val="none"/>
              </w:rPr>
              <w:t>1</w:t>
            </w:r>
          </w:p>
        </w:tc>
        <w:tc>
          <w:tcPr>
            <w:tcW w:w="1227" w:type="pct"/>
            <w:vAlign w:val="center"/>
          </w:tcPr>
          <w:p>
            <w:pPr>
              <w:jc w:val="center"/>
              <w:rPr>
                <w:bCs/>
                <w:color w:val="FF0000"/>
                <w:szCs w:val="21"/>
                <w:highlight w:val="none"/>
              </w:rPr>
            </w:pPr>
            <w:r>
              <w:rPr>
                <w:rFonts w:hint="eastAsia"/>
                <w:bCs/>
                <w:color w:val="FF0000"/>
                <w:szCs w:val="21"/>
                <w:highlight w:val="none"/>
              </w:rPr>
              <w:t>PLAN-</w:t>
            </w:r>
            <w:r>
              <w:rPr>
                <w:bCs/>
                <w:color w:val="FF0000"/>
                <w:szCs w:val="21"/>
                <w:highlight w:val="none"/>
              </w:rPr>
              <w:t>******</w:t>
            </w:r>
          </w:p>
        </w:tc>
        <w:tc>
          <w:tcPr>
            <w:tcW w:w="2088" w:type="pct"/>
            <w:vAlign w:val="center"/>
          </w:tcPr>
          <w:p>
            <w:pPr>
              <w:jc w:val="center"/>
              <w:rPr>
                <w:b/>
                <w:bCs/>
                <w:color w:val="FF0000"/>
                <w:szCs w:val="21"/>
                <w:highlight w:val="none"/>
              </w:rPr>
            </w:pPr>
            <w:r>
              <w:rPr>
                <w:rFonts w:hint="eastAsia"/>
                <w:b/>
                <w:bCs/>
                <w:color w:val="FF0000"/>
                <w:szCs w:val="21"/>
                <w:highlight w:val="none"/>
              </w:rPr>
              <w:t>深圳市中医院光明院区诊疗类（B包）家具采购项目</w:t>
            </w:r>
          </w:p>
        </w:tc>
        <w:tc>
          <w:tcPr>
            <w:tcW w:w="1423" w:type="pct"/>
            <w:vAlign w:val="center"/>
          </w:tcPr>
          <w:p>
            <w:pPr>
              <w:jc w:val="center"/>
              <w:rPr>
                <w:bCs/>
                <w:color w:val="FF0000"/>
                <w:szCs w:val="21"/>
                <w:highlight w:val="none"/>
              </w:rPr>
            </w:pPr>
            <w:r>
              <w:rPr>
                <w:rFonts w:hint="eastAsia"/>
                <w:bCs/>
                <w:color w:val="FF0000"/>
                <w:szCs w:val="21"/>
                <w:highlight w:val="none"/>
              </w:rPr>
              <w:t>18,622,777.00</w:t>
            </w:r>
          </w:p>
        </w:tc>
      </w:tr>
    </w:tbl>
    <w:p>
      <w:pPr>
        <w:rPr>
          <w:rFonts w:ascii="宋体" w:hAnsi="宋体"/>
          <w:b/>
          <w:color w:val="FF0000"/>
          <w:szCs w:val="21"/>
          <w:highlight w:val="none"/>
        </w:rPr>
      </w:pPr>
    </w:p>
    <w:p>
      <w:pPr>
        <w:pStyle w:val="5"/>
        <w:spacing w:before="120" w:beforeLines="50" w:after="120" w:afterLines="50"/>
        <w:rPr>
          <w:szCs w:val="24"/>
          <w:highlight w:val="none"/>
        </w:rPr>
      </w:pPr>
      <w:bookmarkStart w:id="38" w:name="_Hlk72258617"/>
      <w:r>
        <w:rPr>
          <w:rFonts w:hint="eastAsia"/>
          <w:szCs w:val="24"/>
          <w:highlight w:val="none"/>
        </w:rPr>
        <w:t>二、</w:t>
      </w:r>
      <w:bookmarkStart w:id="39" w:name="_Hlk72073432"/>
      <w:r>
        <w:rPr>
          <w:rFonts w:hint="eastAsia"/>
          <w:szCs w:val="24"/>
          <w:highlight w:val="none"/>
        </w:rPr>
        <w:t>货物需求明细</w:t>
      </w:r>
      <w:bookmarkEnd w:id="39"/>
    </w:p>
    <w:tbl>
      <w:tblPr>
        <w:tblStyle w:val="4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2"/>
        <w:gridCol w:w="1015"/>
        <w:gridCol w:w="2383"/>
        <w:gridCol w:w="672"/>
        <w:gridCol w:w="565"/>
        <w:gridCol w:w="1638"/>
        <w:gridCol w:w="1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jc w:val="center"/>
              <w:rPr>
                <w:bCs/>
                <w:szCs w:val="21"/>
                <w:highlight w:val="none"/>
              </w:rPr>
            </w:pPr>
            <w:r>
              <w:rPr>
                <w:rFonts w:hint="eastAsia"/>
                <w:bCs/>
                <w:szCs w:val="21"/>
                <w:highlight w:val="none"/>
              </w:rPr>
              <w:t>序号</w:t>
            </w:r>
          </w:p>
        </w:tc>
        <w:tc>
          <w:tcPr>
            <w:tcW w:w="595" w:type="pct"/>
            <w:vAlign w:val="center"/>
          </w:tcPr>
          <w:p>
            <w:pPr>
              <w:jc w:val="center"/>
              <w:rPr>
                <w:bCs/>
                <w:szCs w:val="21"/>
                <w:highlight w:val="none"/>
              </w:rPr>
            </w:pPr>
            <w:r>
              <w:rPr>
                <w:rFonts w:hint="eastAsia"/>
                <w:szCs w:val="21"/>
                <w:highlight w:val="none"/>
              </w:rPr>
              <w:t>采购计划编号</w:t>
            </w:r>
          </w:p>
        </w:tc>
        <w:tc>
          <w:tcPr>
            <w:tcW w:w="1397" w:type="pct"/>
            <w:vAlign w:val="center"/>
          </w:tcPr>
          <w:p>
            <w:pPr>
              <w:jc w:val="center"/>
              <w:rPr>
                <w:bCs/>
                <w:szCs w:val="21"/>
                <w:highlight w:val="none"/>
              </w:rPr>
            </w:pPr>
            <w:r>
              <w:rPr>
                <w:rFonts w:hint="eastAsia"/>
                <w:bCs/>
                <w:szCs w:val="21"/>
                <w:highlight w:val="none"/>
              </w:rPr>
              <w:t>货物名称（标的名称）</w:t>
            </w:r>
          </w:p>
        </w:tc>
        <w:tc>
          <w:tcPr>
            <w:tcW w:w="394" w:type="pct"/>
            <w:vAlign w:val="center"/>
          </w:tcPr>
          <w:p>
            <w:pPr>
              <w:jc w:val="center"/>
              <w:rPr>
                <w:bCs/>
                <w:szCs w:val="21"/>
                <w:highlight w:val="none"/>
              </w:rPr>
            </w:pPr>
            <w:r>
              <w:rPr>
                <w:rFonts w:hint="eastAsia"/>
                <w:bCs/>
                <w:szCs w:val="21"/>
                <w:highlight w:val="none"/>
              </w:rPr>
              <w:t>数量</w:t>
            </w:r>
            <w:r>
              <w:commentReference w:id="31"/>
            </w:r>
          </w:p>
        </w:tc>
        <w:tc>
          <w:tcPr>
            <w:tcW w:w="331" w:type="pct"/>
            <w:vAlign w:val="center"/>
          </w:tcPr>
          <w:p>
            <w:pPr>
              <w:jc w:val="center"/>
              <w:rPr>
                <w:bCs/>
                <w:szCs w:val="21"/>
                <w:highlight w:val="none"/>
              </w:rPr>
            </w:pPr>
            <w:r>
              <w:rPr>
                <w:rFonts w:hint="eastAsia"/>
                <w:bCs/>
                <w:szCs w:val="21"/>
                <w:highlight w:val="none"/>
              </w:rPr>
              <w:t>单位</w:t>
            </w:r>
          </w:p>
        </w:tc>
        <w:tc>
          <w:tcPr>
            <w:tcW w:w="960" w:type="pct"/>
            <w:vAlign w:val="center"/>
          </w:tcPr>
          <w:p>
            <w:pPr>
              <w:jc w:val="center"/>
              <w:rPr>
                <w:b/>
                <w:bCs/>
                <w:color w:val="FF0000"/>
                <w:szCs w:val="21"/>
                <w:highlight w:val="none"/>
              </w:rPr>
            </w:pPr>
            <w:r>
              <w:rPr>
                <w:rFonts w:hint="eastAsia"/>
                <w:b/>
                <w:bCs/>
                <w:color w:val="FF0000"/>
                <w:szCs w:val="21"/>
                <w:highlight w:val="none"/>
              </w:rPr>
              <w:t>备注</w:t>
            </w:r>
          </w:p>
        </w:tc>
        <w:tc>
          <w:tcPr>
            <w:tcW w:w="961" w:type="pct"/>
            <w:vAlign w:val="center"/>
          </w:tcPr>
          <w:p>
            <w:pPr>
              <w:jc w:val="center"/>
              <w:rPr>
                <w:rFonts w:hint="eastAsia"/>
                <w:b/>
                <w:bCs/>
                <w:color w:val="FF0000"/>
                <w:szCs w:val="21"/>
                <w:highlight w:val="none"/>
              </w:rPr>
            </w:pPr>
            <w:r>
              <w:rPr>
                <w:rFonts w:hint="eastAsia" w:ascii="Times New Roman" w:hAnsi="Times New Roman" w:eastAsia="宋体" w:cs="Times New Roman"/>
                <w:b/>
                <w:bCs/>
                <w:color w:val="FF0000"/>
                <w:szCs w:val="21"/>
                <w:highlight w:val="none"/>
              </w:rPr>
              <w:t>预算金额（元）</w:t>
            </w:r>
            <w:r>
              <w:commentReference w:id="3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bCs/>
                <w:szCs w:val="21"/>
                <w:highlight w:val="none"/>
              </w:rPr>
            </w:pPr>
            <w:r>
              <w:rPr>
                <w:rFonts w:hint="eastAsia" w:ascii="宋体" w:hAnsi="宋体" w:eastAsia="宋体" w:cs="宋体"/>
                <w:i w:val="0"/>
                <w:iCs w:val="0"/>
                <w:color w:val="000000"/>
                <w:kern w:val="0"/>
                <w:sz w:val="22"/>
                <w:szCs w:val="22"/>
                <w:u w:val="none"/>
                <w:lang w:val="en-US" w:eastAsia="zh-CN" w:bidi="ar"/>
              </w:rPr>
              <w:t>1</w:t>
            </w:r>
          </w:p>
        </w:tc>
        <w:tc>
          <w:tcPr>
            <w:tcW w:w="595" w:type="pct"/>
            <w:vMerge w:val="restart"/>
            <w:vAlign w:val="center"/>
          </w:tcPr>
          <w:p>
            <w:pPr>
              <w:jc w:val="center"/>
              <w:rPr>
                <w:bCs/>
                <w:szCs w:val="21"/>
                <w:highlight w:val="none"/>
              </w:rPr>
            </w:pPr>
            <w:r>
              <w:rPr>
                <w:rFonts w:hint="eastAsia"/>
                <w:bCs/>
                <w:szCs w:val="21"/>
                <w:highlight w:val="none"/>
              </w:rPr>
              <w:t>PLAN-</w:t>
            </w:r>
            <w:r>
              <w:rPr>
                <w:bCs/>
                <w:szCs w:val="21"/>
                <w:highlight w:val="none"/>
              </w:rPr>
              <w:t>***</w:t>
            </w:r>
          </w:p>
        </w:tc>
        <w:tc>
          <w:tcPr>
            <w:tcW w:w="1397"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医用环保更衣柜</w:t>
            </w:r>
          </w:p>
        </w:tc>
        <w:tc>
          <w:tcPr>
            <w:tcW w:w="394"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133.5</w:t>
            </w:r>
          </w:p>
        </w:tc>
        <w:tc>
          <w:tcPr>
            <w:tcW w:w="331" w:type="pct"/>
            <w:vAlign w:val="center"/>
          </w:tcPr>
          <w:p>
            <w:pPr>
              <w:widowControl/>
              <w:jc w:val="center"/>
              <w:rPr>
                <w:rFonts w:hint="eastAsia" w:ascii="宋体" w:hAnsi="宋体" w:eastAsia="宋体" w:cs="Times New Roman"/>
                <w:color w:val="000000"/>
                <w:kern w:val="2"/>
                <w:sz w:val="20"/>
                <w:szCs w:val="20"/>
                <w:lang w:val="en-US" w:eastAsia="zh-CN" w:bidi="ar-SA"/>
              </w:rPr>
            </w:pPr>
            <w:r>
              <w:rPr>
                <w:rFonts w:hint="eastAsia" w:ascii="宋体" w:hAnsi="宋体"/>
                <w:color w:val="000000"/>
                <w:sz w:val="20"/>
                <w:szCs w:val="20"/>
              </w:rPr>
              <w:t>米</w:t>
            </w:r>
          </w:p>
        </w:tc>
        <w:tc>
          <w:tcPr>
            <w:tcW w:w="960" w:type="pct"/>
            <w:vAlign w:val="center"/>
          </w:tcPr>
          <w:p>
            <w:pPr>
              <w:jc w:val="center"/>
              <w:rPr>
                <w:b/>
                <w:bCs/>
                <w:color w:val="FF0000"/>
                <w:szCs w:val="21"/>
                <w:highlight w:val="none"/>
              </w:rPr>
            </w:pPr>
            <w:r>
              <w:rPr>
                <w:rFonts w:hint="eastAsia"/>
                <w:b/>
                <w:bCs/>
                <w:szCs w:val="21"/>
                <w:highlight w:val="none"/>
              </w:rPr>
              <w:t>拒绝进口</w:t>
            </w:r>
          </w:p>
        </w:tc>
        <w:tc>
          <w:tcPr>
            <w:tcW w:w="961" w:type="pct"/>
            <w:vAlign w:val="center"/>
          </w:tcPr>
          <w:p>
            <w:pPr>
              <w:jc w:val="center"/>
              <w:rPr>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bCs/>
                <w:szCs w:val="21"/>
                <w:highlight w:val="none"/>
              </w:rPr>
            </w:pPr>
            <w:r>
              <w:rPr>
                <w:rFonts w:hint="eastAsia" w:ascii="宋体" w:hAnsi="宋体" w:eastAsia="宋体" w:cs="宋体"/>
                <w:i w:val="0"/>
                <w:iCs w:val="0"/>
                <w:color w:val="000000"/>
                <w:kern w:val="0"/>
                <w:sz w:val="22"/>
                <w:szCs w:val="22"/>
                <w:u w:val="none"/>
                <w:lang w:val="en-US" w:eastAsia="zh-CN" w:bidi="ar"/>
              </w:rPr>
              <w:t>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定制医用环保更衣柜1</w:t>
            </w:r>
          </w:p>
        </w:tc>
        <w:tc>
          <w:tcPr>
            <w:tcW w:w="394"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36</w:t>
            </w:r>
          </w:p>
        </w:tc>
        <w:tc>
          <w:tcPr>
            <w:tcW w:w="331" w:type="pct"/>
            <w:vAlign w:val="center"/>
          </w:tcPr>
          <w:p>
            <w:pPr>
              <w:widowControl/>
              <w:jc w:val="center"/>
              <w:rPr>
                <w:rFonts w:hint="eastAsia" w:ascii="宋体" w:hAnsi="宋体" w:eastAsia="宋体" w:cs="Times New Roman"/>
                <w:color w:val="000000"/>
                <w:kern w:val="2"/>
                <w:sz w:val="20"/>
                <w:szCs w:val="20"/>
                <w:lang w:val="en-US" w:eastAsia="zh-CN" w:bidi="ar-SA"/>
              </w:rPr>
            </w:pPr>
            <w:r>
              <w:rPr>
                <w:rFonts w:hint="eastAsia" w:ascii="宋体" w:hAnsi="宋体"/>
                <w:color w:val="000000"/>
                <w:sz w:val="20"/>
                <w:szCs w:val="20"/>
              </w:rPr>
              <w:t>组</w:t>
            </w:r>
          </w:p>
        </w:tc>
        <w:tc>
          <w:tcPr>
            <w:tcW w:w="960" w:type="pct"/>
            <w:vAlign w:val="center"/>
          </w:tcPr>
          <w:p>
            <w:pPr>
              <w:jc w:val="center"/>
              <w:rPr>
                <w:b/>
                <w:bCs/>
                <w:color w:val="FF0000"/>
                <w:szCs w:val="21"/>
                <w:highlight w:val="none"/>
              </w:rPr>
            </w:pPr>
            <w:r>
              <w:rPr>
                <w:rFonts w:hint="eastAsia"/>
                <w:b/>
                <w:bCs/>
                <w:szCs w:val="21"/>
                <w:highlight w:val="none"/>
              </w:rPr>
              <w:t>拒绝进口</w:t>
            </w:r>
          </w:p>
        </w:tc>
        <w:tc>
          <w:tcPr>
            <w:tcW w:w="961" w:type="pct"/>
            <w:vAlign w:val="center"/>
          </w:tcPr>
          <w:p>
            <w:pPr>
              <w:jc w:val="center"/>
              <w:rPr>
                <w:rFonts w:hint="eastAsia"/>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bCs/>
                <w:szCs w:val="21"/>
                <w:highlight w:val="none"/>
              </w:rPr>
            </w:pPr>
            <w:r>
              <w:rPr>
                <w:rFonts w:hint="eastAsia" w:ascii="宋体" w:hAnsi="宋体" w:eastAsia="宋体" w:cs="宋体"/>
                <w:i w:val="0"/>
                <w:iCs w:val="0"/>
                <w:color w:val="000000"/>
                <w:kern w:val="0"/>
                <w:sz w:val="22"/>
                <w:szCs w:val="22"/>
                <w:u w:val="none"/>
                <w:lang w:val="en-US" w:eastAsia="zh-CN" w:bidi="ar"/>
              </w:rPr>
              <w:t>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定制医用环保更衣柜2</w:t>
            </w:r>
          </w:p>
        </w:tc>
        <w:tc>
          <w:tcPr>
            <w:tcW w:w="394"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18</w:t>
            </w:r>
          </w:p>
        </w:tc>
        <w:tc>
          <w:tcPr>
            <w:tcW w:w="331" w:type="pct"/>
            <w:vAlign w:val="center"/>
          </w:tcPr>
          <w:p>
            <w:pPr>
              <w:widowControl/>
              <w:jc w:val="center"/>
              <w:rPr>
                <w:rFonts w:hint="eastAsia" w:ascii="宋体" w:hAnsi="宋体" w:eastAsia="宋体" w:cs="Times New Roman"/>
                <w:color w:val="000000"/>
                <w:kern w:val="2"/>
                <w:sz w:val="20"/>
                <w:szCs w:val="20"/>
                <w:lang w:val="en-US" w:eastAsia="zh-CN" w:bidi="ar-SA"/>
              </w:rPr>
            </w:pPr>
            <w:r>
              <w:rPr>
                <w:rFonts w:hint="eastAsia" w:ascii="宋体" w:hAnsi="宋体"/>
                <w:color w:val="000000"/>
                <w:sz w:val="20"/>
                <w:szCs w:val="20"/>
              </w:rPr>
              <w:t>组</w:t>
            </w:r>
          </w:p>
        </w:tc>
        <w:tc>
          <w:tcPr>
            <w:tcW w:w="960" w:type="pct"/>
            <w:vAlign w:val="center"/>
          </w:tcPr>
          <w:p>
            <w:pPr>
              <w:jc w:val="center"/>
              <w:rPr>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bCs/>
                <w:szCs w:val="21"/>
                <w:highlight w:val="none"/>
              </w:rPr>
            </w:pPr>
            <w:r>
              <w:rPr>
                <w:rFonts w:hint="eastAsia" w:ascii="宋体" w:hAnsi="宋体" w:eastAsia="宋体" w:cs="宋体"/>
                <w:i w:val="0"/>
                <w:iCs w:val="0"/>
                <w:color w:val="000000"/>
                <w:kern w:val="0"/>
                <w:sz w:val="22"/>
                <w:szCs w:val="22"/>
                <w:u w:val="none"/>
                <w:lang w:val="en-US" w:eastAsia="zh-CN" w:bidi="ar"/>
              </w:rPr>
              <w:t>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定制医用环保更衣柜3</w:t>
            </w:r>
          </w:p>
        </w:tc>
        <w:tc>
          <w:tcPr>
            <w:tcW w:w="394"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18</w:t>
            </w:r>
          </w:p>
        </w:tc>
        <w:tc>
          <w:tcPr>
            <w:tcW w:w="331" w:type="pct"/>
            <w:vAlign w:val="center"/>
          </w:tcPr>
          <w:p>
            <w:pPr>
              <w:widowControl/>
              <w:jc w:val="center"/>
              <w:rPr>
                <w:rFonts w:hint="eastAsia" w:ascii="宋体" w:hAnsi="宋体" w:eastAsia="宋体" w:cs="Times New Roman"/>
                <w:color w:val="000000"/>
                <w:kern w:val="2"/>
                <w:sz w:val="20"/>
                <w:szCs w:val="20"/>
                <w:lang w:val="en-US" w:eastAsia="zh-CN" w:bidi="ar-SA"/>
              </w:rPr>
            </w:pPr>
            <w:r>
              <w:rPr>
                <w:rFonts w:hint="eastAsia" w:ascii="宋体" w:hAnsi="宋体"/>
                <w:color w:val="000000"/>
                <w:sz w:val="20"/>
                <w:szCs w:val="20"/>
              </w:rPr>
              <w:t>组</w:t>
            </w:r>
          </w:p>
        </w:tc>
        <w:tc>
          <w:tcPr>
            <w:tcW w:w="960" w:type="pct"/>
            <w:vAlign w:val="center"/>
          </w:tcPr>
          <w:p>
            <w:pPr>
              <w:jc w:val="center"/>
              <w:rPr>
                <w:b/>
                <w:bCs/>
                <w:color w:val="FF0000"/>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eastAsia="宋体"/>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医用环保更衣柜（6门）</w:t>
            </w:r>
          </w:p>
        </w:tc>
        <w:tc>
          <w:tcPr>
            <w:tcW w:w="394"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347.5</w:t>
            </w:r>
          </w:p>
        </w:tc>
        <w:tc>
          <w:tcPr>
            <w:tcW w:w="331" w:type="pct"/>
            <w:vAlign w:val="center"/>
          </w:tcPr>
          <w:p>
            <w:pPr>
              <w:widowControl/>
              <w:jc w:val="center"/>
              <w:rPr>
                <w:rFonts w:hint="eastAsia" w:ascii="宋体" w:hAnsi="宋体" w:eastAsia="宋体" w:cs="Times New Roman"/>
                <w:color w:val="000000"/>
                <w:kern w:val="2"/>
                <w:sz w:val="20"/>
                <w:szCs w:val="20"/>
                <w:lang w:val="en-US" w:eastAsia="zh-CN" w:bidi="ar-SA"/>
              </w:rPr>
            </w:pPr>
            <w:r>
              <w:rPr>
                <w:rFonts w:hint="eastAsia" w:ascii="宋体" w:hAnsi="宋体"/>
                <w:color w:val="000000"/>
                <w:sz w:val="20"/>
                <w:szCs w:val="20"/>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kern w:val="0"/>
                <w:sz w:val="20"/>
                <w:szCs w:val="20"/>
                <w:lang w:val="en-US" w:eastAsia="zh-CN" w:bidi="ar"/>
              </w:rPr>
            </w:pPr>
            <w:r>
              <w:rPr>
                <w:rFonts w:hint="eastAsia" w:ascii="宋体" w:hAnsi="宋体"/>
                <w:kern w:val="0"/>
                <w:sz w:val="20"/>
                <w:szCs w:val="20"/>
                <w:lang w:bidi="ar"/>
              </w:rPr>
              <w:t>医用环保换鞋凳</w:t>
            </w:r>
          </w:p>
        </w:tc>
        <w:tc>
          <w:tcPr>
            <w:tcW w:w="394" w:type="pct"/>
            <w:vAlign w:val="center"/>
          </w:tcPr>
          <w:p>
            <w:pPr>
              <w:pStyle w:val="18"/>
              <w:ind w:firstLine="201" w:firstLineChars="100"/>
              <w:rPr>
                <w:rFonts w:hint="default" w:ascii="Times New Roman" w:hAnsi="Times New Roman" w:eastAsia="宋体" w:cs="Times New Roman"/>
                <w:b/>
                <w:bCs/>
                <w:kern w:val="2"/>
                <w:sz w:val="24"/>
                <w:szCs w:val="24"/>
                <w:lang w:val="en-US" w:eastAsia="zh-CN" w:bidi="ar-SA"/>
              </w:rPr>
            </w:pPr>
            <w:r>
              <w:rPr>
                <w:rFonts w:hint="eastAsia" w:ascii="宋体" w:hAnsi="宋体"/>
                <w:color w:val="auto"/>
                <w:kern w:val="0"/>
                <w:sz w:val="20"/>
                <w:szCs w:val="20"/>
                <w:highlight w:val="none"/>
                <w:lang w:val="en-US" w:eastAsia="zh-CN" w:bidi="ar"/>
              </w:rPr>
              <w:t>62</w:t>
            </w:r>
          </w:p>
        </w:tc>
        <w:tc>
          <w:tcPr>
            <w:tcW w:w="331" w:type="pct"/>
            <w:vAlign w:val="center"/>
          </w:tcPr>
          <w:p>
            <w:pPr>
              <w:widowControl/>
              <w:jc w:val="center"/>
              <w:rPr>
                <w:rFonts w:hint="eastAsia" w:ascii="宋体" w:hAnsi="宋体" w:eastAsia="宋体" w:cs="Times New Roman"/>
                <w:color w:val="000000"/>
                <w:kern w:val="2"/>
                <w:sz w:val="20"/>
                <w:szCs w:val="20"/>
                <w:lang w:val="en-US" w:eastAsia="zh-CN" w:bidi="ar-SA"/>
              </w:rPr>
            </w:pPr>
            <w:r>
              <w:rPr>
                <w:rFonts w:hint="eastAsia" w:ascii="宋体" w:hAnsi="宋体"/>
                <w:color w:val="000000"/>
                <w:sz w:val="20"/>
                <w:szCs w:val="20"/>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一字型诊桌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b/>
                <w:bCs/>
                <w:kern w:val="2"/>
                <w:sz w:val="18"/>
                <w:szCs w:val="18"/>
                <w:lang w:val="en-US" w:eastAsia="zh-CN" w:bidi="ar-SA"/>
              </w:rPr>
            </w:pPr>
            <w:r>
              <w:rPr>
                <w:rFonts w:hint="eastAsia" w:ascii="宋体" w:hAnsi="宋体"/>
                <w:color w:val="000000"/>
                <w:kern w:val="0"/>
                <w:sz w:val="18"/>
                <w:szCs w:val="18"/>
                <w:lang w:bidi="ar"/>
              </w:rPr>
              <w:t>实木诊桌</w:t>
            </w:r>
          </w:p>
        </w:tc>
        <w:tc>
          <w:tcPr>
            <w:tcW w:w="394" w:type="pct"/>
            <w:vAlign w:val="center"/>
          </w:tcPr>
          <w:p>
            <w:pPr>
              <w:widowControl/>
              <w:jc w:val="center"/>
              <w:rPr>
                <w:rFonts w:hint="default"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val="en-US" w:eastAsia="zh-CN" w:bidi="ar"/>
              </w:rPr>
              <w:t>163</w:t>
            </w:r>
          </w:p>
        </w:tc>
        <w:tc>
          <w:tcPr>
            <w:tcW w:w="331" w:type="pct"/>
            <w:vAlign w:val="center"/>
          </w:tcPr>
          <w:p>
            <w:pPr>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诊椅</w:t>
            </w:r>
          </w:p>
        </w:tc>
        <w:tc>
          <w:tcPr>
            <w:tcW w:w="394" w:type="pct"/>
            <w:vAlign w:val="center"/>
          </w:tcPr>
          <w:p>
            <w:pPr>
              <w:widowControl/>
              <w:jc w:val="center"/>
              <w:rPr>
                <w:rFonts w:hint="default"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val="en-US" w:eastAsia="zh-CN" w:bidi="ar"/>
              </w:rPr>
              <w:t>174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患者椅</w:t>
            </w:r>
          </w:p>
        </w:tc>
        <w:tc>
          <w:tcPr>
            <w:tcW w:w="394" w:type="pct"/>
            <w:vAlign w:val="center"/>
          </w:tcPr>
          <w:p>
            <w:pPr>
              <w:widowControl/>
              <w:jc w:val="center"/>
              <w:rPr>
                <w:rFonts w:ascii="宋体" w:hAnsi="宋体" w:eastAsia="宋体" w:cs="Times New Roman"/>
                <w:color w:val="FF0000"/>
                <w:kern w:val="0"/>
                <w:sz w:val="18"/>
                <w:szCs w:val="18"/>
                <w:lang w:val="en-US" w:eastAsia="zh-CN" w:bidi="ar"/>
              </w:rPr>
            </w:pPr>
            <w:r>
              <w:rPr>
                <w:rFonts w:ascii="宋体" w:hAnsi="宋体"/>
                <w:color w:val="FF0000"/>
                <w:kern w:val="0"/>
                <w:sz w:val="18"/>
                <w:szCs w:val="18"/>
                <w:lang w:bidi="ar"/>
              </w:rPr>
              <w:t>289</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医用诊床</w:t>
            </w:r>
          </w:p>
        </w:tc>
        <w:tc>
          <w:tcPr>
            <w:tcW w:w="394" w:type="pct"/>
            <w:vAlign w:val="center"/>
          </w:tcPr>
          <w:p>
            <w:pPr>
              <w:widowControl/>
              <w:jc w:val="center"/>
              <w:rPr>
                <w:rFonts w:ascii="宋体" w:hAnsi="宋体" w:eastAsia="宋体" w:cs="Times New Roman"/>
                <w:color w:val="000000"/>
                <w:kern w:val="0"/>
                <w:sz w:val="18"/>
                <w:szCs w:val="18"/>
                <w:lang w:val="en-US" w:eastAsia="zh-CN" w:bidi="ar"/>
              </w:rPr>
            </w:pPr>
            <w:r>
              <w:rPr>
                <w:rFonts w:ascii="宋体" w:hAnsi="宋体"/>
                <w:color w:val="000000"/>
                <w:kern w:val="0"/>
                <w:sz w:val="18"/>
                <w:szCs w:val="18"/>
                <w:lang w:bidi="ar"/>
              </w:rPr>
              <w:t>160</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检查床</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采血台</w:t>
            </w:r>
          </w:p>
        </w:tc>
        <w:tc>
          <w:tcPr>
            <w:tcW w:w="394" w:type="pct"/>
            <w:vAlign w:val="center"/>
          </w:tcPr>
          <w:p>
            <w:pPr>
              <w:widowControl/>
              <w:jc w:val="center"/>
              <w:rPr>
                <w:rFonts w:hint="eastAsia" w:ascii="宋体" w:hAnsi="宋体" w:eastAsia="宋体" w:cs="Times New Roman"/>
                <w:color w:val="FF0000"/>
                <w:kern w:val="0"/>
                <w:sz w:val="18"/>
                <w:szCs w:val="18"/>
                <w:lang w:val="en-US" w:eastAsia="zh-CN" w:bidi="ar"/>
              </w:rPr>
            </w:pPr>
            <w:r>
              <w:rPr>
                <w:rFonts w:hint="eastAsia" w:ascii="宋体" w:hAnsi="宋体"/>
                <w:color w:val="FF0000"/>
                <w:kern w:val="0"/>
                <w:sz w:val="18"/>
                <w:szCs w:val="18"/>
                <w:lang w:bidi="ar"/>
              </w:rPr>
              <w:t>45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采血副台</w:t>
            </w:r>
          </w:p>
        </w:tc>
        <w:tc>
          <w:tcPr>
            <w:tcW w:w="394" w:type="pct"/>
            <w:vAlign w:val="center"/>
          </w:tcPr>
          <w:p>
            <w:pPr>
              <w:widowControl/>
              <w:jc w:val="center"/>
              <w:rPr>
                <w:rFonts w:hint="eastAsia" w:ascii="宋体" w:hAnsi="宋体" w:eastAsia="宋体" w:cs="Times New Roman"/>
                <w:color w:val="FF0000"/>
                <w:kern w:val="0"/>
                <w:sz w:val="18"/>
                <w:szCs w:val="18"/>
                <w:lang w:val="en-US" w:eastAsia="zh-CN" w:bidi="ar"/>
              </w:rPr>
            </w:pPr>
            <w:r>
              <w:rPr>
                <w:rFonts w:hint="eastAsia" w:ascii="宋体" w:hAnsi="宋体"/>
                <w:color w:val="FF0000"/>
                <w:kern w:val="0"/>
                <w:sz w:val="18"/>
                <w:szCs w:val="18"/>
                <w:lang w:bidi="ar"/>
              </w:rPr>
              <w:t>45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采血椅</w:t>
            </w:r>
          </w:p>
        </w:tc>
        <w:tc>
          <w:tcPr>
            <w:tcW w:w="394" w:type="pct"/>
            <w:vAlign w:val="center"/>
          </w:tcPr>
          <w:p>
            <w:pPr>
              <w:widowControl/>
              <w:jc w:val="center"/>
              <w:rPr>
                <w:rFonts w:hint="eastAsia" w:ascii="宋体" w:hAnsi="宋体" w:eastAsia="宋体" w:cs="Times New Roman"/>
                <w:color w:val="FF0000"/>
                <w:kern w:val="2"/>
                <w:sz w:val="18"/>
                <w:szCs w:val="18"/>
                <w:lang w:val="en-US" w:eastAsia="zh-CN" w:bidi="ar-SA"/>
              </w:rPr>
            </w:pPr>
            <w:r>
              <w:rPr>
                <w:rFonts w:hint="eastAsia" w:ascii="宋体" w:hAnsi="宋体"/>
                <w:color w:val="FF0000"/>
                <w:sz w:val="18"/>
                <w:szCs w:val="18"/>
              </w:rPr>
              <w:t>40</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采血凳</w:t>
            </w:r>
          </w:p>
        </w:tc>
        <w:tc>
          <w:tcPr>
            <w:tcW w:w="394" w:type="pct"/>
            <w:vAlign w:val="center"/>
          </w:tcPr>
          <w:p>
            <w:pPr>
              <w:widowControl/>
              <w:jc w:val="center"/>
              <w:rPr>
                <w:rFonts w:hint="eastAsia" w:ascii="宋体" w:hAnsi="宋体" w:eastAsia="宋体" w:cs="Times New Roman"/>
                <w:color w:val="FF0000"/>
                <w:kern w:val="0"/>
                <w:sz w:val="18"/>
                <w:szCs w:val="18"/>
                <w:lang w:val="en-US" w:eastAsia="zh-CN" w:bidi="ar"/>
              </w:rPr>
            </w:pPr>
            <w:r>
              <w:rPr>
                <w:rFonts w:hint="eastAsia" w:ascii="宋体" w:hAnsi="宋体"/>
                <w:color w:val="FF0000"/>
                <w:kern w:val="0"/>
                <w:sz w:val="18"/>
                <w:szCs w:val="18"/>
                <w:lang w:bidi="ar"/>
              </w:rPr>
              <w:t>35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操作椅</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37</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儿科诊桌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pStyle w:val="478"/>
              <w:jc w:val="center"/>
              <w:rPr>
                <w:rFonts w:hint="eastAsia" w:ascii="宋体" w:hAnsi="宋体" w:eastAsia="宋体" w:cs="Times New Roman"/>
                <w:b w:val="0"/>
                <w:bCs w:val="0"/>
                <w:kern w:val="0"/>
                <w:sz w:val="18"/>
                <w:szCs w:val="18"/>
                <w:lang w:val="en-US" w:eastAsia="zh-CN" w:bidi="ar"/>
              </w:rPr>
            </w:pPr>
            <w:r>
              <w:rPr>
                <w:rFonts w:hint="eastAsia" w:ascii="宋体" w:hAnsi="宋体"/>
                <w:b w:val="0"/>
                <w:bCs w:val="0"/>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儿科诊椅</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highlight w:val="none"/>
                <w:lang w:val="en-US" w:eastAsia="zh-CN" w:bidi="ar"/>
              </w:rPr>
            </w:pPr>
            <w:r>
              <w:rPr>
                <w:rFonts w:hint="eastAsia" w:ascii="宋体" w:hAnsi="宋体"/>
                <w:color w:val="000000"/>
                <w:kern w:val="0"/>
                <w:sz w:val="18"/>
                <w:szCs w:val="18"/>
                <w:highlight w:val="none"/>
                <w:lang w:bidi="ar"/>
              </w:rPr>
              <w:t>儿科沙发椅</w:t>
            </w:r>
          </w:p>
        </w:tc>
        <w:tc>
          <w:tcPr>
            <w:tcW w:w="394" w:type="pct"/>
            <w:vAlign w:val="center"/>
          </w:tcPr>
          <w:p>
            <w:pPr>
              <w:widowControl/>
              <w:jc w:val="center"/>
              <w:rPr>
                <w:rFonts w:hint="eastAsia" w:ascii="宋体" w:hAnsi="宋体" w:eastAsia="宋体" w:cs="Times New Roman"/>
                <w:color w:val="000000"/>
                <w:kern w:val="0"/>
                <w:sz w:val="18"/>
                <w:szCs w:val="18"/>
                <w:highlight w:val="none"/>
                <w:lang w:val="en-US" w:eastAsia="zh-CN" w:bidi="ar"/>
              </w:rPr>
            </w:pPr>
            <w:r>
              <w:rPr>
                <w:rFonts w:hint="eastAsia" w:ascii="宋体" w:hAnsi="宋体"/>
                <w:color w:val="000000"/>
                <w:kern w:val="0"/>
                <w:sz w:val="18"/>
                <w:szCs w:val="18"/>
                <w:highlight w:val="none"/>
                <w:lang w:bidi="ar"/>
              </w:rPr>
              <w:t>1</w:t>
            </w:r>
          </w:p>
        </w:tc>
        <w:tc>
          <w:tcPr>
            <w:tcW w:w="331" w:type="pct"/>
            <w:vAlign w:val="center"/>
          </w:tcPr>
          <w:p>
            <w:pPr>
              <w:widowControl/>
              <w:jc w:val="center"/>
              <w:rPr>
                <w:rFonts w:hint="eastAsia" w:ascii="宋体" w:hAnsi="宋体" w:eastAsia="宋体" w:cs="Times New Roman"/>
                <w:kern w:val="0"/>
                <w:sz w:val="18"/>
                <w:szCs w:val="18"/>
                <w:highlight w:val="none"/>
                <w:lang w:val="en-US" w:eastAsia="zh-CN" w:bidi="ar"/>
              </w:rPr>
            </w:pPr>
            <w:r>
              <w:rPr>
                <w:rFonts w:hint="eastAsia" w:ascii="宋体" w:hAnsi="宋体"/>
                <w:kern w:val="0"/>
                <w:sz w:val="18"/>
                <w:szCs w:val="18"/>
                <w:highlight w:val="none"/>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儿科诊床</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中式诊床</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哺乳沙发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圆茶几１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个</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挂壁式婴儿安全座椅</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套</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婴儿尿布台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置物台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雾化桌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29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雾化椅</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三人位候诊椅</w:t>
            </w:r>
          </w:p>
        </w:tc>
        <w:tc>
          <w:tcPr>
            <w:tcW w:w="394" w:type="pct"/>
            <w:vAlign w:val="center"/>
          </w:tcPr>
          <w:p>
            <w:pPr>
              <w:widowControl/>
              <w:jc w:val="center"/>
              <w:rPr>
                <w:rFonts w:hint="default" w:ascii="宋体" w:hAnsi="宋体" w:eastAsia="宋体" w:cs="Times New Roman"/>
                <w:color w:val="FF0000"/>
                <w:kern w:val="0"/>
                <w:sz w:val="18"/>
                <w:szCs w:val="18"/>
                <w:lang w:val="en-US" w:eastAsia="zh-CN" w:bidi="ar"/>
              </w:rPr>
            </w:pPr>
            <w:r>
              <w:rPr>
                <w:rFonts w:hint="eastAsia" w:ascii="宋体" w:hAnsi="宋体"/>
                <w:color w:val="FF0000"/>
                <w:kern w:val="0"/>
                <w:sz w:val="18"/>
                <w:szCs w:val="18"/>
                <w:lang w:val="en-US" w:eastAsia="zh-CN" w:bidi="ar"/>
              </w:rPr>
              <w:t>556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两人位候诊椅</w:t>
            </w:r>
          </w:p>
        </w:tc>
        <w:tc>
          <w:tcPr>
            <w:tcW w:w="394" w:type="pct"/>
            <w:vAlign w:val="center"/>
          </w:tcPr>
          <w:p>
            <w:pPr>
              <w:widowControl/>
              <w:jc w:val="center"/>
              <w:rPr>
                <w:rFonts w:hint="default" w:ascii="宋体" w:hAnsi="宋体" w:eastAsia="宋体" w:cs="Times New Roman"/>
                <w:color w:val="FF0000"/>
                <w:kern w:val="0"/>
                <w:sz w:val="18"/>
                <w:szCs w:val="18"/>
                <w:lang w:val="en-US" w:eastAsia="zh-CN" w:bidi="ar"/>
              </w:rPr>
            </w:pPr>
            <w:r>
              <w:rPr>
                <w:rFonts w:hint="eastAsia" w:ascii="宋体" w:hAnsi="宋体"/>
                <w:color w:val="FF0000"/>
                <w:kern w:val="0"/>
                <w:sz w:val="18"/>
                <w:szCs w:val="18"/>
                <w:lang w:val="en-US" w:eastAsia="zh-CN" w:bidi="ar"/>
              </w:rPr>
              <w:t>236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候诊沙发1</w:t>
            </w:r>
          </w:p>
        </w:tc>
        <w:tc>
          <w:tcPr>
            <w:tcW w:w="394" w:type="pct"/>
            <w:vAlign w:val="center"/>
          </w:tcPr>
          <w:p>
            <w:pPr>
              <w:widowControl/>
              <w:jc w:val="center"/>
              <w:rPr>
                <w:rFonts w:ascii="宋体" w:hAnsi="宋体" w:eastAsia="宋体" w:cs="Times New Roman"/>
                <w:color w:val="000000"/>
                <w:kern w:val="0"/>
                <w:sz w:val="18"/>
                <w:szCs w:val="18"/>
                <w:lang w:val="en-US" w:eastAsia="zh-CN" w:bidi="ar"/>
              </w:rPr>
            </w:pPr>
            <w:r>
              <w:rPr>
                <w:rFonts w:ascii="宋体" w:hAnsi="宋体"/>
                <w:color w:val="000000"/>
                <w:kern w:val="0"/>
                <w:sz w:val="18"/>
                <w:szCs w:val="18"/>
                <w:lang w:bidi="ar"/>
              </w:rPr>
              <w:t>38</w:t>
            </w:r>
          </w:p>
        </w:tc>
        <w:tc>
          <w:tcPr>
            <w:tcW w:w="331" w:type="pct"/>
            <w:vAlign w:val="center"/>
          </w:tcPr>
          <w:p>
            <w:pPr>
              <w:pStyle w:val="478"/>
              <w:jc w:val="center"/>
              <w:rPr>
                <w:rFonts w:hint="eastAsia" w:ascii="宋体" w:hAnsi="宋体" w:eastAsia="宋体" w:cs="Times New Roman"/>
                <w:b w:val="0"/>
                <w:bCs w:val="0"/>
                <w:kern w:val="0"/>
                <w:sz w:val="18"/>
                <w:szCs w:val="18"/>
                <w:lang w:val="en-US" w:eastAsia="zh-CN" w:bidi="ar"/>
              </w:rPr>
            </w:pPr>
            <w:r>
              <w:rPr>
                <w:rFonts w:hint="eastAsia" w:ascii="宋体" w:hAnsi="宋体"/>
                <w:b w:val="0"/>
                <w:bCs w:val="0"/>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圆茶几２</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r>
              <w:rPr>
                <w:rFonts w:ascii="宋体" w:hAnsi="宋体"/>
                <w:color w:val="000000"/>
                <w:kern w:val="0"/>
                <w:sz w:val="18"/>
                <w:szCs w:val="18"/>
                <w:lang w:bidi="ar"/>
              </w:rPr>
              <w:t>2</w:t>
            </w:r>
          </w:p>
        </w:tc>
        <w:tc>
          <w:tcPr>
            <w:tcW w:w="331" w:type="pct"/>
            <w:vAlign w:val="center"/>
          </w:tcPr>
          <w:p>
            <w:pPr>
              <w:pStyle w:val="478"/>
              <w:jc w:val="center"/>
              <w:rPr>
                <w:rFonts w:hint="eastAsia" w:ascii="宋体" w:hAnsi="宋体" w:eastAsia="宋体" w:cs="Times New Roman"/>
                <w:b w:val="0"/>
                <w:bCs w:val="0"/>
                <w:kern w:val="0"/>
                <w:sz w:val="18"/>
                <w:szCs w:val="18"/>
                <w:lang w:val="en-US" w:eastAsia="zh-CN" w:bidi="ar"/>
              </w:rPr>
            </w:pPr>
            <w:r>
              <w:rPr>
                <w:rFonts w:hint="eastAsia" w:ascii="宋体" w:hAnsi="宋体"/>
                <w:b w:val="0"/>
                <w:bCs w:val="0"/>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候诊沙发３</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20</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圆茶几３</w:t>
            </w:r>
          </w:p>
        </w:tc>
        <w:tc>
          <w:tcPr>
            <w:tcW w:w="394" w:type="pct"/>
            <w:vAlign w:val="center"/>
          </w:tcPr>
          <w:p>
            <w:pPr>
              <w:widowControl/>
              <w:jc w:val="center"/>
              <w:rPr>
                <w:rFonts w:ascii="宋体" w:hAnsi="宋体" w:eastAsia="宋体" w:cs="Times New Roman"/>
                <w:color w:val="000000"/>
                <w:kern w:val="0"/>
                <w:sz w:val="18"/>
                <w:szCs w:val="18"/>
                <w:lang w:val="en-US" w:eastAsia="zh-CN" w:bidi="ar"/>
              </w:rPr>
            </w:pPr>
            <w:r>
              <w:rPr>
                <w:rFonts w:ascii="宋体" w:hAnsi="宋体"/>
                <w:color w:val="000000"/>
                <w:kern w:val="0"/>
                <w:sz w:val="18"/>
                <w:szCs w:val="18"/>
                <w:lang w:bidi="ar"/>
              </w:rPr>
              <w:t>5</w:t>
            </w:r>
          </w:p>
        </w:tc>
        <w:tc>
          <w:tcPr>
            <w:tcW w:w="331" w:type="pct"/>
            <w:vAlign w:val="center"/>
          </w:tcPr>
          <w:p>
            <w:pPr>
              <w:pStyle w:val="478"/>
              <w:jc w:val="center"/>
              <w:rPr>
                <w:rFonts w:hint="eastAsia" w:ascii="宋体" w:hAnsi="宋体" w:eastAsia="宋体" w:cs="Times New Roman"/>
                <w:b w:val="0"/>
                <w:bCs w:val="0"/>
                <w:kern w:val="0"/>
                <w:sz w:val="18"/>
                <w:szCs w:val="18"/>
                <w:lang w:val="en-US" w:eastAsia="zh-CN" w:bidi="ar"/>
              </w:rPr>
            </w:pPr>
            <w:r>
              <w:rPr>
                <w:rFonts w:hint="eastAsia" w:ascii="宋体" w:hAnsi="宋体"/>
                <w:b w:val="0"/>
                <w:bCs w:val="0"/>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候诊沙发1</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候诊沙发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20</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新中式定制组合沙发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39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茶几2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成人输液椅</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highlight w:val="none"/>
                <w:lang w:val="en-US" w:eastAsia="zh-CN" w:bidi="ar"/>
              </w:rPr>
            </w:pPr>
            <w:r>
              <w:rPr>
                <w:rFonts w:hint="eastAsia" w:ascii="宋体" w:hAnsi="宋体"/>
                <w:color w:val="000000"/>
                <w:kern w:val="0"/>
                <w:sz w:val="18"/>
                <w:szCs w:val="18"/>
                <w:highlight w:val="none"/>
                <w:lang w:bidi="ar"/>
              </w:rPr>
              <w:t>陪护沙发床</w:t>
            </w:r>
          </w:p>
        </w:tc>
        <w:tc>
          <w:tcPr>
            <w:tcW w:w="394" w:type="pct"/>
            <w:vAlign w:val="center"/>
          </w:tcPr>
          <w:p>
            <w:pPr>
              <w:widowControl/>
              <w:jc w:val="center"/>
              <w:rPr>
                <w:rFonts w:hint="eastAsia" w:ascii="宋体" w:hAnsi="宋体" w:eastAsia="宋体" w:cs="Times New Roman"/>
                <w:color w:val="000000"/>
                <w:kern w:val="0"/>
                <w:sz w:val="18"/>
                <w:szCs w:val="18"/>
                <w:highlight w:val="none"/>
                <w:lang w:val="en-US" w:eastAsia="zh-CN" w:bidi="ar"/>
              </w:rPr>
            </w:pPr>
            <w:r>
              <w:rPr>
                <w:rFonts w:hint="eastAsia" w:ascii="宋体" w:hAnsi="宋体"/>
                <w:color w:val="000000"/>
                <w:kern w:val="0"/>
                <w:sz w:val="18"/>
                <w:szCs w:val="18"/>
                <w:highlight w:val="none"/>
                <w:lang w:bidi="ar"/>
              </w:rPr>
              <w:t>360</w:t>
            </w:r>
          </w:p>
        </w:tc>
        <w:tc>
          <w:tcPr>
            <w:tcW w:w="331" w:type="pct"/>
            <w:vAlign w:val="center"/>
          </w:tcPr>
          <w:p>
            <w:pPr>
              <w:widowControl/>
              <w:jc w:val="center"/>
              <w:rPr>
                <w:rFonts w:hint="eastAsia" w:ascii="宋体" w:hAnsi="宋体" w:eastAsia="宋体" w:cs="Times New Roman"/>
                <w:kern w:val="0"/>
                <w:sz w:val="18"/>
                <w:szCs w:val="18"/>
                <w:highlight w:val="none"/>
                <w:lang w:val="en-US" w:eastAsia="zh-CN" w:bidi="ar"/>
              </w:rPr>
            </w:pPr>
            <w:r>
              <w:rPr>
                <w:rFonts w:hint="eastAsia" w:ascii="宋体" w:hAnsi="宋体"/>
                <w:kern w:val="0"/>
                <w:sz w:val="18"/>
                <w:szCs w:val="18"/>
                <w:highlight w:val="none"/>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highlight w:val="none"/>
                <w:lang w:val="en-US" w:eastAsia="zh-CN" w:bidi="ar"/>
              </w:rPr>
            </w:pPr>
            <w:r>
              <w:rPr>
                <w:rFonts w:hint="eastAsia" w:ascii="宋体" w:hAnsi="宋体"/>
                <w:color w:val="000000"/>
                <w:kern w:val="0"/>
                <w:sz w:val="18"/>
                <w:szCs w:val="18"/>
                <w:highlight w:val="none"/>
                <w:lang w:bidi="ar"/>
              </w:rPr>
              <w:t>陪护椅</w:t>
            </w:r>
          </w:p>
        </w:tc>
        <w:tc>
          <w:tcPr>
            <w:tcW w:w="394" w:type="pct"/>
            <w:vAlign w:val="center"/>
          </w:tcPr>
          <w:p>
            <w:pPr>
              <w:widowControl/>
              <w:jc w:val="center"/>
              <w:rPr>
                <w:rFonts w:hint="eastAsia" w:ascii="宋体" w:hAnsi="宋体" w:eastAsia="宋体" w:cs="Times New Roman"/>
                <w:kern w:val="0"/>
                <w:sz w:val="18"/>
                <w:szCs w:val="18"/>
                <w:highlight w:val="none"/>
                <w:lang w:val="en-US" w:eastAsia="zh-CN" w:bidi="ar"/>
              </w:rPr>
            </w:pPr>
            <w:r>
              <w:rPr>
                <w:rFonts w:hint="eastAsia" w:ascii="宋体" w:hAnsi="宋体"/>
                <w:kern w:val="0"/>
                <w:sz w:val="18"/>
                <w:szCs w:val="18"/>
                <w:highlight w:val="none"/>
                <w:lang w:bidi="ar"/>
              </w:rPr>
              <w:t>360</w:t>
            </w:r>
          </w:p>
        </w:tc>
        <w:tc>
          <w:tcPr>
            <w:tcW w:w="331" w:type="pct"/>
            <w:vAlign w:val="center"/>
          </w:tcPr>
          <w:p>
            <w:pPr>
              <w:widowControl/>
              <w:jc w:val="center"/>
              <w:rPr>
                <w:rFonts w:hint="eastAsia" w:ascii="宋体" w:hAnsi="宋体" w:eastAsia="宋体" w:cs="Times New Roman"/>
                <w:kern w:val="0"/>
                <w:sz w:val="18"/>
                <w:szCs w:val="18"/>
                <w:highlight w:val="none"/>
                <w:lang w:val="en-US" w:eastAsia="zh-CN" w:bidi="ar"/>
              </w:rPr>
            </w:pPr>
            <w:r>
              <w:rPr>
                <w:rFonts w:hint="eastAsia" w:ascii="宋体" w:hAnsi="宋体"/>
                <w:kern w:val="0"/>
                <w:sz w:val="18"/>
                <w:szCs w:val="18"/>
                <w:highlight w:val="none"/>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木方凳</w:t>
            </w:r>
          </w:p>
        </w:tc>
        <w:tc>
          <w:tcPr>
            <w:tcW w:w="394"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882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医用环保护士站L型</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分诊登记台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口腔诊台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55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护士站配柜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10</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FF0000"/>
                <w:kern w:val="0"/>
                <w:sz w:val="18"/>
                <w:szCs w:val="18"/>
                <w:lang w:val="en-US" w:eastAsia="zh-CN" w:bidi="ar"/>
              </w:rPr>
            </w:pPr>
            <w:r>
              <w:rPr>
                <w:rFonts w:hint="eastAsia" w:ascii="宋体" w:hAnsi="宋体"/>
                <w:color w:val="FF0000"/>
                <w:kern w:val="0"/>
                <w:sz w:val="18"/>
                <w:szCs w:val="18"/>
                <w:lang w:bidi="ar"/>
              </w:rPr>
              <w:t>发药登记台1</w:t>
            </w:r>
          </w:p>
        </w:tc>
        <w:tc>
          <w:tcPr>
            <w:tcW w:w="394" w:type="pct"/>
            <w:vAlign w:val="center"/>
          </w:tcPr>
          <w:p>
            <w:pPr>
              <w:widowControl/>
              <w:jc w:val="center"/>
              <w:rPr>
                <w:rFonts w:hint="eastAsia" w:ascii="宋体" w:hAnsi="宋体" w:eastAsia="宋体" w:cs="Times New Roman"/>
                <w:color w:val="FF0000"/>
                <w:kern w:val="0"/>
                <w:sz w:val="18"/>
                <w:szCs w:val="18"/>
                <w:lang w:val="en-US" w:eastAsia="zh-CN" w:bidi="ar"/>
              </w:rPr>
            </w:pPr>
            <w:r>
              <w:rPr>
                <w:rFonts w:hint="eastAsia" w:ascii="宋体" w:hAnsi="宋体"/>
                <w:color w:val="FF0000"/>
                <w:kern w:val="0"/>
                <w:sz w:val="18"/>
                <w:szCs w:val="18"/>
                <w:lang w:bidi="ar"/>
              </w:rPr>
              <w:t>5</w:t>
            </w:r>
          </w:p>
        </w:tc>
        <w:tc>
          <w:tcPr>
            <w:tcW w:w="331" w:type="pct"/>
            <w:vAlign w:val="center"/>
          </w:tcPr>
          <w:p>
            <w:pPr>
              <w:widowControl/>
              <w:jc w:val="center"/>
              <w:rPr>
                <w:rFonts w:hint="eastAsia" w:ascii="宋体" w:hAnsi="宋体" w:eastAsia="宋体" w:cs="Times New Roman"/>
                <w:color w:val="FF0000"/>
                <w:kern w:val="0"/>
                <w:sz w:val="18"/>
                <w:szCs w:val="18"/>
                <w:lang w:val="en-US" w:eastAsia="zh-CN" w:bidi="ar"/>
              </w:rPr>
            </w:pPr>
            <w:r>
              <w:rPr>
                <w:rFonts w:hint="eastAsia" w:ascii="宋体" w:hAnsi="宋体"/>
                <w:color w:val="FF0000"/>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49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发药登记台2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发药登记台3</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换药台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2.0</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临时放药台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肌注台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医用环保治疗台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11.2</w:t>
            </w:r>
          </w:p>
        </w:tc>
        <w:tc>
          <w:tcPr>
            <w:tcW w:w="331" w:type="pct"/>
            <w:vAlign w:val="center"/>
          </w:tcPr>
          <w:p>
            <w:pPr>
              <w:widowControl/>
              <w:jc w:val="center"/>
              <w:rPr>
                <w:rFonts w:hint="eastAsia" w:ascii="宋体" w:hAnsi="宋体" w:eastAsia="宋体" w:cs="Times New Roman"/>
                <w:kern w:val="2"/>
                <w:sz w:val="18"/>
                <w:szCs w:val="18"/>
                <w:lang w:val="en-US" w:eastAsia="zh-CN" w:bidi="ar-SA"/>
              </w:rPr>
            </w:pPr>
            <w:r>
              <w:rPr>
                <w:rFonts w:hint="eastAsia" w:ascii="宋体" w:hAnsi="宋体"/>
                <w:sz w:val="18"/>
                <w:szCs w:val="18"/>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医用环保处置台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17.7</w:t>
            </w:r>
          </w:p>
        </w:tc>
        <w:tc>
          <w:tcPr>
            <w:tcW w:w="331" w:type="pct"/>
            <w:vAlign w:val="center"/>
          </w:tcPr>
          <w:p>
            <w:pPr>
              <w:pStyle w:val="478"/>
              <w:jc w:val="center"/>
              <w:rPr>
                <w:rFonts w:hint="eastAsia" w:ascii="宋体" w:hAnsi="宋体" w:eastAsia="宋体" w:cs="Times New Roman"/>
                <w:b w:val="0"/>
                <w:bCs w:val="0"/>
                <w:color w:val="000000"/>
                <w:kern w:val="0"/>
                <w:sz w:val="18"/>
                <w:szCs w:val="18"/>
                <w:lang w:val="en-US" w:eastAsia="zh-CN" w:bidi="ar"/>
              </w:rPr>
            </w:pPr>
            <w:r>
              <w:rPr>
                <w:rFonts w:hint="eastAsia" w:ascii="宋体" w:hAnsi="宋体"/>
                <w:b w:val="0"/>
                <w:bCs w:val="0"/>
                <w:color w:val="000000"/>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医用环保污物台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13.7</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特殊药品存放柜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药品存放柜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59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药品柜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医用器械物品柜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个</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103.85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医用治疗柜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4.0</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医用环保组合治疗柜1</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定制医用环保组合治疗柜2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Times New Roman" w:hAnsi="Times New Roman" w:eastAsia="宋体" w:cs="Times New Roman"/>
                <w:kern w:val="2"/>
                <w:sz w:val="24"/>
                <w:szCs w:val="24"/>
                <w:lang w:val="en-US" w:eastAsia="zh-CN" w:bidi="ar-SA"/>
              </w:rPr>
            </w:pPr>
            <w:r>
              <w:rPr>
                <w:rFonts w:hint="eastAsia" w:ascii="宋体" w:hAnsi="宋体"/>
                <w:color w:val="000000"/>
                <w:kern w:val="0"/>
                <w:sz w:val="18"/>
                <w:szCs w:val="18"/>
                <w:lang w:bidi="ar"/>
              </w:rPr>
              <w:t>医用环保组合治疗柜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定制医用环保组合治疗柜3</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医用环保治组合治疗柜2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88.45</w:t>
            </w:r>
          </w:p>
        </w:tc>
        <w:tc>
          <w:tcPr>
            <w:tcW w:w="331" w:type="pct"/>
            <w:vAlign w:val="center"/>
          </w:tcPr>
          <w:p>
            <w:pPr>
              <w:pStyle w:val="478"/>
              <w:jc w:val="center"/>
              <w:rPr>
                <w:rFonts w:hint="eastAsia" w:ascii="宋体" w:hAnsi="宋体" w:eastAsia="宋体" w:cs="Times New Roman"/>
                <w:b w:val="0"/>
                <w:bCs w:val="0"/>
                <w:kern w:val="2"/>
                <w:sz w:val="18"/>
                <w:szCs w:val="18"/>
                <w:lang w:val="en-US" w:eastAsia="zh-CN" w:bidi="ar-SA"/>
              </w:rPr>
            </w:pPr>
            <w:r>
              <w:rPr>
                <w:rFonts w:hint="eastAsia" w:ascii="宋体" w:hAnsi="宋体"/>
                <w:b w:val="0"/>
                <w:bCs w:val="0"/>
                <w:sz w:val="18"/>
                <w:szCs w:val="18"/>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医用环保高柜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16.2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69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ascii="宋体" w:hAnsi="宋体"/>
                <w:color w:val="000000"/>
                <w:kern w:val="0"/>
                <w:sz w:val="18"/>
                <w:szCs w:val="18"/>
                <w:lang w:bidi="ar"/>
              </w:rPr>
              <w:t>医用环保高柜２</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48.05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医用环保配液柜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16.35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医用环保配餐柜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医用环保配餐台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28.3</w:t>
            </w:r>
          </w:p>
        </w:tc>
        <w:tc>
          <w:tcPr>
            <w:tcW w:w="331" w:type="pct"/>
            <w:vAlign w:val="center"/>
          </w:tcPr>
          <w:p>
            <w:pPr>
              <w:pStyle w:val="478"/>
              <w:jc w:val="center"/>
              <w:rPr>
                <w:rFonts w:hint="eastAsia" w:ascii="宋体" w:hAnsi="宋体" w:eastAsia="宋体" w:cs="Times New Roman"/>
                <w:b w:val="0"/>
                <w:bCs w:val="0"/>
                <w:kern w:val="2"/>
                <w:sz w:val="18"/>
                <w:szCs w:val="18"/>
                <w:lang w:val="en-US" w:eastAsia="zh-CN" w:bidi="ar-SA"/>
              </w:rPr>
            </w:pPr>
            <w:r>
              <w:rPr>
                <w:rFonts w:hint="eastAsia" w:ascii="宋体" w:hAnsi="宋体"/>
                <w:b w:val="0"/>
                <w:bCs w:val="0"/>
                <w:sz w:val="18"/>
                <w:szCs w:val="18"/>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定制医用环保配餐台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13.32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医用环保储物柜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34.2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医用处置柜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医用环保处置柜2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2.7</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医用环保处置柜３</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医用吊柜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47.52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79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定制吊柜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28.5</w:t>
            </w:r>
          </w:p>
        </w:tc>
        <w:tc>
          <w:tcPr>
            <w:tcW w:w="331" w:type="pct"/>
            <w:vAlign w:val="center"/>
          </w:tcPr>
          <w:p>
            <w:pPr>
              <w:pStyle w:val="478"/>
              <w:jc w:val="center"/>
              <w:rPr>
                <w:rFonts w:hint="eastAsia" w:ascii="宋体" w:hAnsi="宋体" w:eastAsia="宋体" w:cs="Times New Roman"/>
                <w:b w:val="0"/>
                <w:bCs w:val="0"/>
                <w:kern w:val="2"/>
                <w:sz w:val="18"/>
                <w:szCs w:val="18"/>
                <w:lang w:val="en-US" w:eastAsia="zh-CN" w:bidi="ar-SA"/>
              </w:rPr>
            </w:pPr>
            <w:r>
              <w:rPr>
                <w:rFonts w:hint="eastAsia" w:ascii="宋体" w:hAnsi="宋体"/>
                <w:b w:val="0"/>
                <w:bCs w:val="0"/>
                <w:sz w:val="18"/>
                <w:szCs w:val="18"/>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定制医用大输液柜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定制医用大输液柜2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6</w:t>
            </w:r>
          </w:p>
        </w:tc>
        <w:tc>
          <w:tcPr>
            <w:tcW w:w="331" w:type="pct"/>
            <w:vAlign w:val="center"/>
          </w:tcPr>
          <w:p>
            <w:pPr>
              <w:pStyle w:val="478"/>
              <w:jc w:val="center"/>
              <w:rPr>
                <w:rFonts w:hint="eastAsia" w:ascii="宋体" w:hAnsi="宋体" w:eastAsia="宋体" w:cs="Times New Roman"/>
                <w:b w:val="0"/>
                <w:bCs w:val="0"/>
                <w:kern w:val="2"/>
                <w:sz w:val="18"/>
                <w:szCs w:val="18"/>
                <w:lang w:val="en-US" w:eastAsia="zh-CN" w:bidi="ar-SA"/>
              </w:rPr>
            </w:pPr>
            <w:r>
              <w:rPr>
                <w:rFonts w:hint="eastAsia" w:ascii="宋体" w:hAnsi="宋体"/>
                <w:b w:val="0"/>
                <w:bCs w:val="0"/>
                <w:sz w:val="18"/>
                <w:szCs w:val="18"/>
              </w:rPr>
              <w:t>套</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定制医用冰箱柜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12.6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定制医用冰箱柜2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6</w:t>
            </w:r>
          </w:p>
        </w:tc>
        <w:tc>
          <w:tcPr>
            <w:tcW w:w="331" w:type="pct"/>
            <w:vAlign w:val="center"/>
          </w:tcPr>
          <w:p>
            <w:pPr>
              <w:pStyle w:val="478"/>
              <w:jc w:val="center"/>
              <w:rPr>
                <w:rFonts w:hint="eastAsia" w:ascii="宋体" w:hAnsi="宋体" w:eastAsia="宋体" w:cs="Times New Roman"/>
                <w:b w:val="0"/>
                <w:bCs w:val="0"/>
                <w:kern w:val="2"/>
                <w:sz w:val="18"/>
                <w:szCs w:val="18"/>
                <w:lang w:val="en-US" w:eastAsia="zh-CN" w:bidi="ar-SA"/>
              </w:rPr>
            </w:pPr>
            <w:r>
              <w:rPr>
                <w:rFonts w:hint="eastAsia" w:ascii="宋体" w:hAnsi="宋体"/>
                <w:b w:val="0"/>
                <w:bCs w:val="0"/>
                <w:sz w:val="18"/>
                <w:szCs w:val="18"/>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展示柜</w:t>
            </w:r>
          </w:p>
        </w:tc>
        <w:tc>
          <w:tcPr>
            <w:tcW w:w="394" w:type="pct"/>
            <w:vAlign w:val="center"/>
          </w:tcPr>
          <w:p>
            <w:pPr>
              <w:widowControl/>
              <w:jc w:val="center"/>
              <w:rPr>
                <w:rFonts w:hint="eastAsia" w:ascii="Times New Roman" w:hAnsi="Times New Roman" w:eastAsia="宋体" w:cs="Times New Roman"/>
                <w:kern w:val="2"/>
                <w:sz w:val="21"/>
                <w:szCs w:val="24"/>
                <w:lang w:val="en-US" w:eastAsia="zh-CN" w:bidi="ar-SA"/>
              </w:rPr>
            </w:pPr>
            <w:r>
              <w:rPr>
                <w:rFonts w:hint="eastAsia" w:ascii="宋体" w:hAnsi="宋体"/>
                <w:color w:val="000000"/>
                <w:kern w:val="0"/>
                <w:sz w:val="18"/>
                <w:szCs w:val="18"/>
                <w:lang w:bidi="ar"/>
              </w:rPr>
              <w:t>11.8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冷藏标本柜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定制器械柜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58.4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耗材试剂管控柜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定制医用环保水槽柜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89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医用环保消毒柜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刷手池１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7</w:t>
            </w:r>
          </w:p>
        </w:tc>
        <w:tc>
          <w:tcPr>
            <w:tcW w:w="331" w:type="pct"/>
            <w:vAlign w:val="center"/>
          </w:tcPr>
          <w:p>
            <w:pPr>
              <w:pStyle w:val="478"/>
              <w:jc w:val="center"/>
              <w:rPr>
                <w:rFonts w:hint="eastAsia" w:ascii="宋体" w:hAnsi="宋体" w:eastAsia="宋体" w:cs="Times New Roman"/>
                <w:b w:val="0"/>
                <w:bCs w:val="0"/>
                <w:kern w:val="0"/>
                <w:sz w:val="18"/>
                <w:szCs w:val="18"/>
                <w:lang w:val="en-US" w:eastAsia="zh-CN" w:bidi="ar"/>
              </w:rPr>
            </w:pPr>
            <w:r>
              <w:rPr>
                <w:rFonts w:hint="eastAsia" w:ascii="宋体" w:hAnsi="宋体"/>
                <w:b w:val="0"/>
                <w:bCs w:val="0"/>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刷手池2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医用环保清洗柜（304）</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不锈钢器械柜（带轮）</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不锈钢标本柜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5</w:t>
            </w:r>
          </w:p>
        </w:tc>
        <w:tc>
          <w:tcPr>
            <w:tcW w:w="331" w:type="pct"/>
            <w:vAlign w:val="center"/>
          </w:tcPr>
          <w:p>
            <w:pPr>
              <w:pStyle w:val="478"/>
              <w:jc w:val="center"/>
              <w:rPr>
                <w:rFonts w:hint="eastAsia" w:ascii="宋体" w:hAnsi="宋体" w:eastAsia="宋体" w:cs="Times New Roman"/>
                <w:b w:val="0"/>
                <w:bCs w:val="0"/>
                <w:kern w:val="2"/>
                <w:sz w:val="18"/>
                <w:szCs w:val="18"/>
                <w:lang w:val="en-US" w:eastAsia="zh-CN" w:bidi="ar-SA"/>
              </w:rPr>
            </w:pPr>
            <w:r>
              <w:rPr>
                <w:rFonts w:hint="eastAsia" w:ascii="宋体" w:hAnsi="宋体"/>
                <w:b w:val="0"/>
                <w:bCs w:val="0"/>
                <w:sz w:val="18"/>
                <w:szCs w:val="18"/>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不锈钢器械柜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不锈钢矮柜１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14.6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不锈钢矮柜２</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医用环保药柜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99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中药柜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中药柜带调剂台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17.5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中草药品架</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9.7</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公斗柜/膏方架/丸剂茶剂架</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45.5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贵重药存储柜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7</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中药架</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110</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无门药柜</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91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医用环保双面药架</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153</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中式</w:t>
            </w:r>
            <w:r>
              <w:rPr>
                <w:rFonts w:hint="eastAsia" w:ascii="宋体" w:hAnsi="宋体"/>
                <w:kern w:val="0"/>
                <w:sz w:val="18"/>
                <w:szCs w:val="18"/>
                <w:lang w:bidi="ar"/>
              </w:rPr>
              <w:t>诊桌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6</w:t>
            </w:r>
          </w:p>
        </w:tc>
        <w:tc>
          <w:tcPr>
            <w:tcW w:w="331" w:type="pct"/>
            <w:vAlign w:val="center"/>
          </w:tcPr>
          <w:p>
            <w:pPr>
              <w:pStyle w:val="479"/>
              <w:jc w:val="center"/>
              <w:rPr>
                <w:rFonts w:hint="eastAsia" w:ascii="宋体" w:hAnsi="宋体" w:eastAsia="宋体" w:cs="Times New Roman"/>
                <w:kern w:val="2"/>
                <w:sz w:val="18"/>
                <w:szCs w:val="18"/>
                <w:lang w:val="en-US" w:eastAsia="zh-CN" w:bidi="ar-SA"/>
              </w:rPr>
            </w:pPr>
            <w:r>
              <w:rPr>
                <w:rFonts w:hint="eastAsia" w:ascii="宋体" w:hAnsi="宋体"/>
                <w:sz w:val="18"/>
                <w:szCs w:val="18"/>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中式</w:t>
            </w:r>
            <w:r>
              <w:rPr>
                <w:rFonts w:hint="eastAsia" w:ascii="宋体" w:hAnsi="宋体"/>
                <w:kern w:val="0"/>
                <w:sz w:val="18"/>
                <w:szCs w:val="18"/>
                <w:lang w:bidi="ar"/>
              </w:rPr>
              <w:t>诊桌2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pStyle w:val="479"/>
              <w:jc w:val="center"/>
              <w:rPr>
                <w:rFonts w:hint="eastAsia" w:ascii="宋体" w:hAnsi="宋体" w:eastAsia="宋体" w:cs="Times New Roman"/>
                <w:kern w:val="2"/>
                <w:sz w:val="18"/>
                <w:szCs w:val="18"/>
                <w:lang w:val="en-US" w:eastAsia="zh-CN" w:bidi="ar-SA"/>
              </w:rPr>
            </w:pPr>
            <w:r>
              <w:rPr>
                <w:rFonts w:hint="eastAsia" w:ascii="宋体" w:hAnsi="宋体"/>
                <w:sz w:val="18"/>
                <w:szCs w:val="18"/>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109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中式诊椅</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患者椅</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28</w:t>
            </w:r>
          </w:p>
        </w:tc>
        <w:tc>
          <w:tcPr>
            <w:tcW w:w="331" w:type="pct"/>
            <w:vAlign w:val="center"/>
          </w:tcPr>
          <w:p>
            <w:pPr>
              <w:widowControl/>
              <w:jc w:val="center"/>
              <w:rPr>
                <w:rFonts w:hint="eastAsia" w:ascii="宋体" w:hAnsi="宋体" w:eastAsia="宋体" w:cs="Times New Roman"/>
                <w:kern w:val="2"/>
                <w:sz w:val="18"/>
                <w:szCs w:val="18"/>
                <w:lang w:val="en-US" w:eastAsia="zh-CN" w:bidi="ar-SA"/>
              </w:rPr>
            </w:pPr>
            <w:r>
              <w:rPr>
                <w:rFonts w:hint="eastAsia" w:ascii="宋体" w:hAnsi="宋体"/>
                <w:sz w:val="18"/>
                <w:szCs w:val="18"/>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2"/>
                <w:sz w:val="18"/>
                <w:szCs w:val="18"/>
                <w:lang w:val="en-US" w:eastAsia="zh-CN" w:bidi="ar-SA"/>
              </w:rPr>
            </w:pPr>
            <w:r>
              <w:rPr>
                <w:rFonts w:hint="eastAsia" w:ascii="宋体" w:hAnsi="宋体"/>
                <w:color w:val="000000"/>
                <w:sz w:val="18"/>
                <w:szCs w:val="18"/>
              </w:rPr>
              <w:t>博古架</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个</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医用诊床</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中式接待组合沙发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接待沙发６</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中式长几</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中式候诊椅</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26</w:t>
            </w:r>
          </w:p>
        </w:tc>
        <w:tc>
          <w:tcPr>
            <w:tcW w:w="331" w:type="pct"/>
            <w:vAlign w:val="center"/>
          </w:tcPr>
          <w:p>
            <w:pPr>
              <w:pStyle w:val="478"/>
              <w:jc w:val="center"/>
              <w:rPr>
                <w:rFonts w:hint="eastAsia" w:ascii="宋体" w:hAnsi="宋体" w:eastAsia="宋体" w:cs="Times New Roman"/>
                <w:b w:val="0"/>
                <w:bCs w:val="0"/>
                <w:kern w:val="2"/>
                <w:sz w:val="18"/>
                <w:szCs w:val="18"/>
                <w:lang w:val="en-US" w:eastAsia="zh-CN" w:bidi="ar-SA"/>
              </w:rPr>
            </w:pPr>
            <w:r>
              <w:rPr>
                <w:rFonts w:hint="eastAsia" w:ascii="宋体" w:hAnsi="宋体"/>
                <w:b w:val="0"/>
                <w:bCs w:val="0"/>
                <w:sz w:val="18"/>
                <w:szCs w:val="18"/>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方茶几3</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pStyle w:val="478"/>
              <w:jc w:val="center"/>
              <w:rPr>
                <w:rFonts w:hint="eastAsia" w:ascii="宋体" w:hAnsi="宋体" w:eastAsia="宋体" w:cs="Times New Roman"/>
                <w:b w:val="0"/>
                <w:bCs w:val="0"/>
                <w:kern w:val="2"/>
                <w:sz w:val="18"/>
                <w:szCs w:val="18"/>
                <w:lang w:val="en-US" w:eastAsia="zh-CN" w:bidi="ar-SA"/>
              </w:rPr>
            </w:pPr>
            <w:r>
              <w:rPr>
                <w:rFonts w:hint="eastAsia" w:ascii="宋体" w:hAnsi="宋体"/>
                <w:b w:val="0"/>
                <w:bCs w:val="0"/>
                <w:sz w:val="18"/>
                <w:szCs w:val="18"/>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方茶几1</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119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新中式接待沙发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单人沙发</w:t>
            </w:r>
          </w:p>
        </w:tc>
        <w:tc>
          <w:tcPr>
            <w:tcW w:w="394" w:type="pct"/>
            <w:vAlign w:val="center"/>
          </w:tcPr>
          <w:p>
            <w:pPr>
              <w:widowControl/>
              <w:jc w:val="center"/>
              <w:rPr>
                <w:rFonts w:hint="eastAsia" w:ascii="宋体" w:hAnsi="宋体" w:eastAsia="宋体" w:cs="Times New Roman"/>
                <w:color w:val="000000"/>
                <w:kern w:val="2"/>
                <w:sz w:val="18"/>
                <w:szCs w:val="18"/>
                <w:lang w:val="en-US" w:eastAsia="zh-CN" w:bidi="ar-SA"/>
              </w:rPr>
            </w:pPr>
            <w:r>
              <w:rPr>
                <w:rFonts w:hint="eastAsia" w:ascii="宋体" w:hAnsi="宋体"/>
                <w:color w:val="000000"/>
                <w:sz w:val="18"/>
                <w:szCs w:val="18"/>
              </w:rPr>
              <w:t>4</w:t>
            </w:r>
          </w:p>
        </w:tc>
        <w:tc>
          <w:tcPr>
            <w:tcW w:w="331" w:type="pct"/>
            <w:vAlign w:val="center"/>
          </w:tcPr>
          <w:p>
            <w:pPr>
              <w:pStyle w:val="478"/>
              <w:jc w:val="center"/>
              <w:rPr>
                <w:rFonts w:hint="eastAsia" w:ascii="宋体" w:hAnsi="宋体" w:eastAsia="宋体" w:cs="Times New Roman"/>
                <w:b w:val="0"/>
                <w:bCs w:val="0"/>
                <w:kern w:val="0"/>
                <w:sz w:val="18"/>
                <w:szCs w:val="18"/>
                <w:lang w:val="en-US" w:eastAsia="zh-CN" w:bidi="ar"/>
              </w:rPr>
            </w:pPr>
            <w:r>
              <w:rPr>
                <w:rFonts w:hint="eastAsia" w:ascii="宋体" w:hAnsi="宋体"/>
                <w:b w:val="0"/>
                <w:bCs w:val="0"/>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长茶几1</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122</w:t>
            </w:r>
          </w:p>
        </w:tc>
        <w:tc>
          <w:tcPr>
            <w:tcW w:w="595" w:type="pct"/>
            <w:vMerge w:val="continue"/>
            <w:vAlign w:val="center"/>
          </w:tcPr>
          <w:p>
            <w:pPr>
              <w:jc w:val="center"/>
              <w:rPr>
                <w:bCs/>
                <w:szCs w:val="21"/>
                <w:highlight w:val="none"/>
              </w:rPr>
            </w:pPr>
          </w:p>
        </w:tc>
        <w:tc>
          <w:tcPr>
            <w:tcW w:w="1397" w:type="pct"/>
            <w:vAlign w:val="center"/>
          </w:tcPr>
          <w:p>
            <w:pPr>
              <w:pStyle w:val="478"/>
              <w:jc w:val="center"/>
              <w:rPr>
                <w:rFonts w:hint="eastAsia" w:ascii="宋体" w:hAnsi="宋体" w:eastAsia="宋体" w:cs="Times New Roman"/>
                <w:b w:val="0"/>
                <w:bCs w:val="0"/>
                <w:color w:val="000000"/>
                <w:kern w:val="0"/>
                <w:sz w:val="18"/>
                <w:szCs w:val="18"/>
                <w:lang w:val="en-US" w:eastAsia="zh-CN" w:bidi="ar"/>
              </w:rPr>
            </w:pPr>
            <w:r>
              <w:rPr>
                <w:rFonts w:hint="eastAsia" w:ascii="宋体" w:hAnsi="宋体"/>
                <w:b w:val="0"/>
                <w:bCs w:val="0"/>
                <w:color w:val="000000"/>
                <w:kern w:val="0"/>
                <w:sz w:val="18"/>
                <w:szCs w:val="18"/>
                <w:lang w:bidi="ar"/>
              </w:rPr>
              <w:t>小方几2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w:t>
            </w:r>
          </w:p>
        </w:tc>
        <w:tc>
          <w:tcPr>
            <w:tcW w:w="331" w:type="pct"/>
            <w:vAlign w:val="center"/>
          </w:tcPr>
          <w:p>
            <w:pPr>
              <w:pStyle w:val="478"/>
              <w:jc w:val="center"/>
              <w:rPr>
                <w:rFonts w:hint="eastAsia" w:ascii="宋体" w:hAnsi="宋体" w:eastAsia="宋体" w:cs="Times New Roman"/>
                <w:b w:val="0"/>
                <w:bCs w:val="0"/>
                <w:kern w:val="0"/>
                <w:sz w:val="18"/>
                <w:szCs w:val="18"/>
                <w:lang w:val="en-US" w:eastAsia="zh-CN" w:bidi="ar"/>
              </w:rPr>
            </w:pPr>
            <w:r>
              <w:rPr>
                <w:rFonts w:hint="eastAsia" w:ascii="宋体" w:hAnsi="宋体"/>
                <w:b w:val="0"/>
                <w:bCs w:val="0"/>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接待沙发3</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单人沙发８</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茶几2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方茶几1</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w:t>
            </w:r>
          </w:p>
        </w:tc>
        <w:tc>
          <w:tcPr>
            <w:tcW w:w="331" w:type="pct"/>
            <w:vAlign w:val="center"/>
          </w:tcPr>
          <w:p>
            <w:pPr>
              <w:pStyle w:val="478"/>
              <w:jc w:val="center"/>
              <w:rPr>
                <w:rFonts w:hint="eastAsia" w:ascii="宋体" w:hAnsi="宋体" w:eastAsia="宋体" w:cs="Times New Roman"/>
                <w:b w:val="0"/>
                <w:bCs w:val="0"/>
                <w:kern w:val="0"/>
                <w:sz w:val="18"/>
                <w:szCs w:val="18"/>
                <w:lang w:val="en-US" w:eastAsia="zh-CN" w:bidi="ar"/>
              </w:rPr>
            </w:pPr>
            <w:r>
              <w:rPr>
                <w:rFonts w:hint="eastAsia" w:ascii="宋体" w:hAnsi="宋体"/>
                <w:b w:val="0"/>
                <w:bCs w:val="0"/>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候诊沙发2</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pStyle w:val="478"/>
              <w:jc w:val="center"/>
              <w:rPr>
                <w:rFonts w:hint="eastAsia" w:ascii="宋体" w:hAnsi="宋体" w:eastAsia="宋体" w:cs="Times New Roman"/>
                <w:b w:val="0"/>
                <w:bCs w:val="0"/>
                <w:kern w:val="0"/>
                <w:sz w:val="18"/>
                <w:szCs w:val="18"/>
                <w:lang w:val="en-US" w:eastAsia="zh-CN" w:bidi="ar"/>
              </w:rPr>
            </w:pPr>
            <w:r>
              <w:rPr>
                <w:rFonts w:hint="eastAsia" w:ascii="宋体" w:hAnsi="宋体"/>
                <w:b w:val="0"/>
                <w:bCs w:val="0"/>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圆茶几２</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129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单人沙发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脚凳</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方桌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直条桌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7</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医生办公桌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15</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医生工作台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3.3</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阅片桌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挂号收费桌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32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米</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控制台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登记桌</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6</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139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办公椅１</w:t>
            </w:r>
          </w:p>
        </w:tc>
        <w:tc>
          <w:tcPr>
            <w:tcW w:w="394" w:type="pct"/>
            <w:vAlign w:val="center"/>
          </w:tcPr>
          <w:p>
            <w:pPr>
              <w:widowControl/>
              <w:jc w:val="center"/>
              <w:rPr>
                <w:rFonts w:hint="eastAsia" w:ascii="宋体" w:hAnsi="宋体" w:eastAsia="宋体" w:cs="Times New Roman"/>
                <w:color w:val="FF0000"/>
                <w:kern w:val="0"/>
                <w:sz w:val="18"/>
                <w:szCs w:val="18"/>
                <w:lang w:val="en-US" w:eastAsia="zh-CN" w:bidi="ar"/>
              </w:rPr>
            </w:pPr>
            <w:r>
              <w:rPr>
                <w:rFonts w:hint="eastAsia" w:ascii="宋体" w:hAnsi="宋体"/>
                <w:color w:val="FF0000"/>
                <w:kern w:val="0"/>
                <w:sz w:val="18"/>
                <w:szCs w:val="18"/>
                <w:lang w:bidi="ar"/>
              </w:rPr>
              <w:t>306</w:t>
            </w:r>
          </w:p>
        </w:tc>
        <w:tc>
          <w:tcPr>
            <w:tcW w:w="331" w:type="pct"/>
            <w:vAlign w:val="center"/>
          </w:tcPr>
          <w:p>
            <w:pPr>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140</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办公椅２</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8</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141</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双人沙发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142</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茶几</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143</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小方几１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144</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单人沙发７</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17</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145</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圆茶几３</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4</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张</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146</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弧形沙发</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2</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147</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异形接待茶几</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148</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遮阳伞</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10</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顶</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9" w:type="pct"/>
            <w:vAlign w:val="center"/>
          </w:tcPr>
          <w:p>
            <w:pPr>
              <w:keepNext w:val="0"/>
              <w:keepLines w:val="0"/>
              <w:widowControl/>
              <w:suppressLineNumbers w:val="0"/>
              <w:jc w:val="center"/>
              <w:textAlignment w:val="center"/>
              <w:rPr>
                <w:rFonts w:hint="eastAsia"/>
                <w:bCs/>
                <w:szCs w:val="21"/>
                <w:highlight w:val="none"/>
                <w:lang w:val="en-US" w:eastAsia="zh-CN"/>
              </w:rPr>
            </w:pPr>
            <w:r>
              <w:rPr>
                <w:rFonts w:hint="eastAsia" w:ascii="宋体" w:hAnsi="宋体" w:eastAsia="宋体" w:cs="宋体"/>
                <w:i w:val="0"/>
                <w:iCs w:val="0"/>
                <w:color w:val="000000"/>
                <w:kern w:val="0"/>
                <w:sz w:val="22"/>
                <w:szCs w:val="22"/>
                <w:u w:val="none"/>
                <w:lang w:val="en-US" w:eastAsia="zh-CN" w:bidi="ar"/>
              </w:rPr>
              <w:t>149</w:t>
            </w:r>
          </w:p>
        </w:tc>
        <w:tc>
          <w:tcPr>
            <w:tcW w:w="595" w:type="pct"/>
            <w:vMerge w:val="continue"/>
            <w:vAlign w:val="center"/>
          </w:tcPr>
          <w:p>
            <w:pPr>
              <w:jc w:val="center"/>
              <w:rPr>
                <w:bCs/>
                <w:szCs w:val="21"/>
                <w:highlight w:val="none"/>
              </w:rPr>
            </w:pPr>
          </w:p>
        </w:tc>
        <w:tc>
          <w:tcPr>
            <w:tcW w:w="1397"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钢琴地台</w:t>
            </w:r>
          </w:p>
        </w:tc>
        <w:tc>
          <w:tcPr>
            <w:tcW w:w="394" w:type="pct"/>
            <w:vAlign w:val="center"/>
          </w:tcPr>
          <w:p>
            <w:pPr>
              <w:widowControl/>
              <w:jc w:val="center"/>
              <w:rPr>
                <w:rFonts w:hint="eastAsia" w:ascii="宋体" w:hAnsi="宋体" w:eastAsia="宋体" w:cs="Times New Roman"/>
                <w:color w:val="000000"/>
                <w:kern w:val="0"/>
                <w:sz w:val="18"/>
                <w:szCs w:val="18"/>
                <w:lang w:val="en-US" w:eastAsia="zh-CN" w:bidi="ar"/>
              </w:rPr>
            </w:pPr>
            <w:r>
              <w:rPr>
                <w:rFonts w:hint="eastAsia" w:ascii="宋体" w:hAnsi="宋体"/>
                <w:color w:val="000000"/>
                <w:kern w:val="0"/>
                <w:sz w:val="18"/>
                <w:szCs w:val="18"/>
                <w:lang w:bidi="ar"/>
              </w:rPr>
              <w:t>1</w:t>
            </w:r>
          </w:p>
        </w:tc>
        <w:tc>
          <w:tcPr>
            <w:tcW w:w="331" w:type="pct"/>
            <w:vAlign w:val="center"/>
          </w:tcPr>
          <w:p>
            <w:pPr>
              <w:widowControl/>
              <w:jc w:val="center"/>
              <w:rPr>
                <w:rFonts w:hint="eastAsia" w:ascii="宋体" w:hAnsi="宋体" w:eastAsia="宋体" w:cs="Times New Roman"/>
                <w:kern w:val="0"/>
                <w:sz w:val="18"/>
                <w:szCs w:val="18"/>
                <w:lang w:val="en-US" w:eastAsia="zh-CN" w:bidi="ar"/>
              </w:rPr>
            </w:pPr>
            <w:r>
              <w:rPr>
                <w:rFonts w:hint="eastAsia" w:ascii="宋体" w:hAnsi="宋体"/>
                <w:kern w:val="0"/>
                <w:sz w:val="18"/>
                <w:szCs w:val="18"/>
                <w:lang w:bidi="ar"/>
              </w:rPr>
              <w:t>组</w:t>
            </w:r>
          </w:p>
        </w:tc>
        <w:tc>
          <w:tcPr>
            <w:tcW w:w="960" w:type="pct"/>
            <w:vAlign w:val="center"/>
          </w:tcPr>
          <w:p>
            <w:pPr>
              <w:jc w:val="center"/>
              <w:rPr>
                <w:rFonts w:hint="eastAsia"/>
                <w:b/>
                <w:bCs/>
                <w:szCs w:val="21"/>
                <w:highlight w:val="none"/>
              </w:rPr>
            </w:pPr>
            <w:r>
              <w:rPr>
                <w:rFonts w:hint="eastAsia"/>
                <w:b/>
                <w:bCs/>
                <w:szCs w:val="21"/>
                <w:highlight w:val="none"/>
              </w:rPr>
              <w:t>拒绝进口</w:t>
            </w:r>
          </w:p>
        </w:tc>
        <w:tc>
          <w:tcPr>
            <w:tcW w:w="961" w:type="pct"/>
            <w:vAlign w:val="center"/>
          </w:tcPr>
          <w:p>
            <w:pPr>
              <w:jc w:val="center"/>
              <w:rPr>
                <w:rFonts w:hint="eastAsia"/>
                <w:b/>
                <w:bCs/>
                <w:szCs w:val="21"/>
                <w:highlight w:val="none"/>
              </w:rPr>
            </w:pPr>
          </w:p>
        </w:tc>
      </w:tr>
    </w:tbl>
    <w:p>
      <w:pPr>
        <w:ind w:firstLine="422" w:firstLineChars="200"/>
        <w:rPr>
          <w:rFonts w:ascii="宋体" w:hAnsi="宋体"/>
          <w:b/>
          <w:color w:val="FF0000"/>
          <w:szCs w:val="21"/>
          <w:highlight w:val="none"/>
        </w:rPr>
      </w:pPr>
      <w:r>
        <w:rPr>
          <w:rFonts w:hint="eastAsia" w:ascii="宋体" w:hAnsi="宋体"/>
          <w:b/>
          <w:color w:val="FF0000"/>
          <w:szCs w:val="21"/>
          <w:highlight w:val="none"/>
        </w:rPr>
        <w:t xml:space="preserve">备注：1.备注栏注明“拒绝进口”的产品不接受投标人选用进口产品参与投标；注明“接受进口”的产品允许投标人选用进口产品参与投标，但不排斥国内产品。 </w:t>
      </w:r>
    </w:p>
    <w:p>
      <w:pPr>
        <w:ind w:firstLine="422" w:firstLineChars="200"/>
        <w:rPr>
          <w:rFonts w:ascii="宋体" w:hAnsi="宋体"/>
          <w:b/>
          <w:color w:val="FF0000"/>
          <w:szCs w:val="21"/>
          <w:highlight w:val="none"/>
        </w:rPr>
      </w:pPr>
      <w:r>
        <w:rPr>
          <w:rFonts w:hint="eastAsia" w:ascii="宋体" w:hAnsi="宋体"/>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2" w:firstLineChars="200"/>
        <w:rPr>
          <w:rFonts w:ascii="宋体" w:hAnsi="宋体"/>
          <w:b/>
          <w:color w:val="FF0000"/>
          <w:szCs w:val="21"/>
          <w:highlight w:val="none"/>
        </w:rPr>
      </w:pPr>
      <w:r>
        <w:rPr>
          <w:rFonts w:hint="eastAsia" w:ascii="宋体" w:hAnsi="宋体"/>
          <w:b/>
          <w:color w:val="FF0000"/>
          <w:szCs w:val="21"/>
          <w:highlight w:val="none"/>
        </w:rPr>
        <w:t>3、本项目核心产品为：</w:t>
      </w:r>
      <w:r>
        <w:rPr>
          <w:rFonts w:hint="eastAsia" w:ascii="宋体" w:hAnsi="宋体"/>
          <w:b/>
          <w:color w:val="FF0000"/>
          <w:szCs w:val="21"/>
          <w:highlight w:val="none"/>
          <w:u w:val="single"/>
        </w:rPr>
        <w:t xml:space="preserve">  </w:t>
      </w:r>
      <w:commentRangeStart w:id="33"/>
      <w:r>
        <w:rPr>
          <w:rFonts w:hint="eastAsia" w:ascii="宋体" w:hAnsi="宋体"/>
          <w:b/>
          <w:color w:val="FF0000"/>
          <w:szCs w:val="21"/>
          <w:highlight w:val="none"/>
          <w:u w:val="single"/>
        </w:rPr>
        <w:t xml:space="preserve"> </w:t>
      </w:r>
      <w:r>
        <w:rPr>
          <w:rFonts w:ascii="宋体" w:hAnsi="宋体"/>
          <w:b/>
          <w:color w:val="FF0000"/>
          <w:szCs w:val="21"/>
          <w:highlight w:val="none"/>
          <w:u w:val="single"/>
        </w:rPr>
        <w:t>***</w:t>
      </w:r>
      <w:r>
        <w:rPr>
          <w:rFonts w:hint="eastAsia"/>
          <w:bCs/>
          <w:color w:val="FF0000"/>
          <w:szCs w:val="21"/>
          <w:highlight w:val="none"/>
          <w:u w:val="single"/>
        </w:rPr>
        <w:t>（序号X）</w:t>
      </w:r>
      <w:r>
        <w:rPr>
          <w:rFonts w:hint="eastAsia" w:ascii="宋体" w:hAnsi="宋体"/>
          <w:b/>
          <w:color w:val="FF0000"/>
          <w:szCs w:val="21"/>
          <w:highlight w:val="none"/>
          <w:u w:val="single"/>
        </w:rPr>
        <w:t xml:space="preserve">  </w:t>
      </w:r>
      <w:commentRangeEnd w:id="33"/>
      <w:r>
        <w:commentReference w:id="33"/>
      </w:r>
      <w:r>
        <w:rPr>
          <w:rFonts w:hint="eastAsia" w:ascii="宋体" w:hAnsi="宋体"/>
          <w:b/>
          <w:color w:val="FF0000"/>
          <w:szCs w:val="21"/>
          <w:highlight w:val="none"/>
          <w:u w:val="single"/>
        </w:rPr>
        <w:t xml:space="preserve"> </w:t>
      </w:r>
      <w:r>
        <w:rPr>
          <w:rFonts w:hint="eastAsia" w:ascii="宋体" w:hAnsi="宋体"/>
          <w:b/>
          <w:color w:val="FF0000"/>
          <w:szCs w:val="21"/>
          <w:highlight w:val="none"/>
        </w:rPr>
        <w:t>。</w:t>
      </w:r>
    </w:p>
    <w:bookmarkEnd w:id="38"/>
    <w:p>
      <w:pPr>
        <w:pStyle w:val="18"/>
        <w:rPr>
          <w:highlight w:val="none"/>
        </w:rPr>
      </w:pPr>
    </w:p>
    <w:p>
      <w:pPr>
        <w:pStyle w:val="5"/>
        <w:spacing w:before="120" w:beforeLines="50" w:after="120" w:afterLines="50"/>
        <w:rPr>
          <w:sz w:val="28"/>
          <w:szCs w:val="28"/>
          <w:highlight w:val="none"/>
        </w:rPr>
      </w:pPr>
      <w:bookmarkStart w:id="40" w:name="_Toc128884461"/>
      <w:r>
        <w:rPr>
          <w:rFonts w:hint="eastAsia"/>
          <w:sz w:val="28"/>
          <w:szCs w:val="28"/>
          <w:highlight w:val="none"/>
        </w:rPr>
        <w:t>三、实质性条款</w:t>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6" w:type="dxa"/>
            <w:vAlign w:val="center"/>
          </w:tcPr>
          <w:p>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序号</w:t>
            </w:r>
          </w:p>
        </w:tc>
        <w:tc>
          <w:tcPr>
            <w:tcW w:w="7282" w:type="dxa"/>
            <w:vAlign w:val="center"/>
          </w:tcPr>
          <w:p>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6" w:type="dxa"/>
            <w:vAlign w:val="center"/>
          </w:tcPr>
          <w:p>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1</w:t>
            </w:r>
          </w:p>
        </w:tc>
        <w:tc>
          <w:tcPr>
            <w:tcW w:w="7282" w:type="dxa"/>
            <w:vAlign w:val="center"/>
          </w:tcPr>
          <w:p>
            <w:pPr>
              <w:adjustRightInd w:val="0"/>
              <w:snapToGrid w:val="0"/>
              <w:spacing w:line="360" w:lineRule="auto"/>
              <w:jc w:val="left"/>
              <w:rPr>
                <w:rFonts w:hAnsi="宋体"/>
                <w:kern w:val="0"/>
                <w:szCs w:val="21"/>
                <w:highlight w:val="none"/>
              </w:rPr>
            </w:pPr>
            <w:r>
              <w:rPr>
                <w:rFonts w:hint="eastAsia" w:ascii="宋体" w:hAnsi="宋体"/>
                <w:kern w:val="0"/>
                <w:szCs w:val="21"/>
                <w:highlight w:val="none"/>
              </w:rPr>
              <w:t>满足本项目标★的条款要求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6" w:type="dxa"/>
            <w:vAlign w:val="center"/>
          </w:tcPr>
          <w:p>
            <w:pPr>
              <w:adjustRightInd w:val="0"/>
              <w:snapToGrid w:val="0"/>
              <w:spacing w:line="360" w:lineRule="auto"/>
              <w:jc w:val="center"/>
              <w:rPr>
                <w:rFonts w:hint="eastAsia" w:ascii="宋体" w:hAnsi="宋体" w:eastAsia="宋体"/>
                <w:kern w:val="0"/>
                <w:szCs w:val="21"/>
                <w:highlight w:val="none"/>
                <w:lang w:val="en-US" w:eastAsia="zh-CN"/>
              </w:rPr>
            </w:pPr>
            <w:r>
              <w:rPr>
                <w:rFonts w:hint="eastAsia" w:ascii="宋体" w:hAnsi="宋体"/>
                <w:kern w:val="0"/>
                <w:szCs w:val="21"/>
                <w:highlight w:val="none"/>
                <w:lang w:val="en-US" w:eastAsia="zh-CN"/>
              </w:rPr>
              <w:t>2</w:t>
            </w:r>
          </w:p>
        </w:tc>
        <w:tc>
          <w:tcPr>
            <w:tcW w:w="7282" w:type="dxa"/>
            <w:vAlign w:val="center"/>
          </w:tcPr>
          <w:p>
            <w:pPr>
              <w:adjustRightInd w:val="0"/>
              <w:snapToGrid w:val="0"/>
              <w:spacing w:line="360" w:lineRule="auto"/>
              <w:jc w:val="left"/>
              <w:rPr>
                <w:rFonts w:hint="eastAsia" w:ascii="宋体" w:hAnsi="宋体"/>
                <w:kern w:val="0"/>
                <w:szCs w:val="21"/>
                <w:highlight w:val="none"/>
              </w:rPr>
            </w:pPr>
            <w:r>
              <w:rPr>
                <w:rFonts w:hint="eastAsia" w:ascii="宋体" w:hAnsi="宋体" w:eastAsia="宋体" w:cs="Times New Roman"/>
                <w:kern w:val="0"/>
                <w:szCs w:val="21"/>
                <w:highlight w:val="none"/>
                <w:lang w:val="en-US" w:eastAsia="zh-CN"/>
              </w:rPr>
              <w:t>投标人应承诺所投产品符合国家强制性标准要求（在《政府采购投标及履约承诺函》中承诺视为符合规定）。未提供相关承诺将视为投标无效。</w:t>
            </w:r>
          </w:p>
        </w:tc>
      </w:tr>
    </w:tbl>
    <w:p>
      <w:pPr>
        <w:rPr>
          <w:b/>
          <w:highlight w:val="none"/>
        </w:rPr>
      </w:pPr>
      <w:r>
        <w:rPr>
          <w:rFonts w:hint="eastAsia"/>
          <w:b/>
          <w:highlight w:val="none"/>
        </w:rPr>
        <w:t>注：上表所列内容为不可负偏离条款</w:t>
      </w:r>
      <w:bookmarkEnd w:id="40"/>
      <w:r>
        <w:rPr>
          <w:rFonts w:hint="eastAsia"/>
          <w:b/>
          <w:highlight w:val="none"/>
        </w:rPr>
        <w:t>，负偏离将视为未实质性满足招标文件要求作投标无效处理。</w:t>
      </w:r>
    </w:p>
    <w:p>
      <w:pPr>
        <w:pStyle w:val="18"/>
        <w:rPr>
          <w:highlight w:val="none"/>
        </w:rPr>
      </w:pPr>
    </w:p>
    <w:p>
      <w:pPr>
        <w:pStyle w:val="5"/>
        <w:spacing w:before="120" w:beforeLines="50" w:after="120" w:afterLines="50"/>
        <w:rPr>
          <w:sz w:val="28"/>
          <w:szCs w:val="28"/>
          <w:highlight w:val="none"/>
        </w:rPr>
      </w:pPr>
      <w:r>
        <w:rPr>
          <w:rFonts w:hint="eastAsia"/>
          <w:sz w:val="28"/>
          <w:szCs w:val="28"/>
          <w:highlight w:val="none"/>
        </w:rPr>
        <w:t>四、技术要求</w:t>
      </w:r>
    </w:p>
    <w:p>
      <w:pPr>
        <w:ind w:firstLine="422" w:firstLineChars="200"/>
        <w:rPr>
          <w:b/>
          <w:highlight w:val="none"/>
        </w:rPr>
      </w:pPr>
      <w:r>
        <w:rPr>
          <w:rFonts w:hint="eastAsia"/>
          <w:b/>
          <w:szCs w:val="21"/>
          <w:highlight w:val="none"/>
        </w:rPr>
        <w:t>说明：</w:t>
      </w:r>
      <w:r>
        <w:rPr>
          <w:b/>
          <w:szCs w:val="21"/>
          <w:highlight w:val="none"/>
        </w:rPr>
        <w:t xml:space="preserve"> </w:t>
      </w:r>
      <w:r>
        <w:rPr>
          <w:b/>
          <w:highlight w:val="none"/>
        </w:rPr>
        <w:t>1</w:t>
      </w:r>
      <w:r>
        <w:rPr>
          <w:rFonts w:hint="eastAsia"/>
          <w:b/>
          <w:highlight w:val="none"/>
        </w:rPr>
        <w:t>、评分时，如对一项招标技术要求（以划分框为准）中的内容存在两处（或以上）负偏离的，在评分时只作一项负偏离扣分。</w:t>
      </w:r>
    </w:p>
    <w:p>
      <w:pPr>
        <w:ind w:firstLine="422" w:firstLineChars="200"/>
        <w:rPr>
          <w:b/>
          <w:szCs w:val="21"/>
          <w:highlight w:val="none"/>
        </w:rPr>
      </w:pPr>
      <w:r>
        <w:rPr>
          <w:b/>
          <w:szCs w:val="21"/>
          <w:highlight w:val="none"/>
        </w:rPr>
        <w:t>2</w:t>
      </w:r>
      <w:r>
        <w:rPr>
          <w:rFonts w:hint="eastAsia"/>
          <w:b/>
          <w:szCs w:val="21"/>
          <w:highlight w:val="none"/>
        </w:rPr>
        <w:t>、带★号条款为不可</w:t>
      </w:r>
      <w:r>
        <w:rPr>
          <w:rFonts w:hint="eastAsia"/>
          <w:b/>
          <w:szCs w:val="21"/>
          <w:highlight w:val="none"/>
          <w:lang w:val="en-US" w:eastAsia="zh-CN"/>
        </w:rPr>
        <w:t>负</w:t>
      </w:r>
      <w:r>
        <w:rPr>
          <w:rFonts w:hint="eastAsia"/>
          <w:b/>
          <w:szCs w:val="21"/>
          <w:highlight w:val="none"/>
        </w:rPr>
        <w:t>偏离条款，不作为评分准则中的评分内容</w:t>
      </w:r>
      <w:r>
        <w:rPr>
          <w:rFonts w:hint="eastAsia"/>
          <w:b/>
          <w:szCs w:val="21"/>
          <w:highlight w:val="none"/>
          <w:lang w:eastAsia="zh-CN"/>
        </w:rPr>
        <w:t>，</w:t>
      </w:r>
      <w:r>
        <w:rPr>
          <w:rFonts w:hint="eastAsia"/>
          <w:b/>
          <w:szCs w:val="21"/>
          <w:highlight w:val="none"/>
        </w:rPr>
        <w:t>如未响应或出现负偏离的，将作投标无效处理；带“</w:t>
      </w:r>
      <w:r>
        <w:rPr>
          <w:highlight w:val="none"/>
        </w:rPr>
        <w:t>▲</w:t>
      </w:r>
      <w:r>
        <w:rPr>
          <w:rFonts w:hint="eastAsia"/>
          <w:b/>
          <w:szCs w:val="21"/>
          <w:highlight w:val="none"/>
        </w:rPr>
        <w:t>”指标项为重要参数条款，负偏离时依相关评分准则内容作重点扣分处理。</w:t>
      </w:r>
    </w:p>
    <w:p>
      <w:pPr>
        <w:ind w:firstLine="422" w:firstLineChars="200"/>
        <w:rPr>
          <w:rFonts w:hint="eastAsia"/>
          <w:b/>
          <w:szCs w:val="21"/>
          <w:highlight w:val="none"/>
        </w:rPr>
      </w:pPr>
      <w:r>
        <w:rPr>
          <w:b/>
          <w:szCs w:val="21"/>
          <w:highlight w:val="none"/>
        </w:rPr>
        <w:t>3</w:t>
      </w:r>
      <w:r>
        <w:rPr>
          <w:rFonts w:hint="eastAsia"/>
          <w:b/>
          <w:szCs w:val="21"/>
          <w:highlight w:val="none"/>
        </w:rPr>
        <w:t>、</w:t>
      </w:r>
      <w:bookmarkStart w:id="41" w:name="_Hlk72585069"/>
      <w:r>
        <w:rPr>
          <w:rFonts w:hint="eastAsia"/>
          <w:b/>
          <w:szCs w:val="21"/>
          <w:highlight w:val="none"/>
        </w:rPr>
        <w:t>招标技术要求中，用</w:t>
      </w:r>
      <w:r>
        <w:rPr>
          <w:rFonts w:hint="eastAsia"/>
          <w:b/>
          <w:color w:val="FF0000"/>
          <w:szCs w:val="21"/>
          <w:highlight w:val="none"/>
        </w:rPr>
        <w:t>红色加粗字体标注</w:t>
      </w:r>
      <w:r>
        <w:rPr>
          <w:rFonts w:hint="eastAsia"/>
          <w:b/>
          <w:szCs w:val="21"/>
          <w:highlight w:val="none"/>
        </w:rPr>
        <w:t>的指标项均要求提供证明资料；其余指标项未要求提供证明资料</w:t>
      </w:r>
      <w:ins w:id="73" w:author="政府采购业务部" w:date="2024-10-14T23:13:04Z">
        <w:r>
          <w:rPr>
            <w:rFonts w:hint="eastAsia"/>
            <w:b/>
            <w:szCs w:val="21"/>
            <w:highlight w:val="none"/>
            <w:lang w:val="en-US" w:eastAsia="zh-CN"/>
          </w:rPr>
          <w:t>的</w:t>
        </w:r>
      </w:ins>
      <w:r>
        <w:rPr>
          <w:rFonts w:hint="eastAsia"/>
          <w:b/>
          <w:szCs w:val="21"/>
          <w:highlight w:val="none"/>
        </w:rPr>
        <w:t>，无需提供相关证明资料。</w:t>
      </w:r>
    </w:p>
    <w:p>
      <w:pPr>
        <w:ind w:firstLine="422" w:firstLineChars="200"/>
        <w:rPr>
          <w:rFonts w:hint="eastAsia" w:ascii="Times New Roman" w:hAnsi="Times New Roman" w:eastAsia="宋体" w:cs="Times New Roman"/>
          <w:b/>
          <w:color w:val="FF0000"/>
          <w:highlight w:val="none"/>
        </w:rPr>
      </w:pPr>
      <w:r>
        <w:rPr>
          <w:rFonts w:hint="eastAsia" w:ascii="Times New Roman" w:hAnsi="Times New Roman" w:eastAsia="宋体" w:cs="Times New Roman"/>
          <w:b/>
          <w:color w:val="FF0000"/>
          <w:highlight w:val="none"/>
        </w:rPr>
        <w:t>4</w:t>
      </w:r>
      <w:r>
        <w:rPr>
          <w:rFonts w:ascii="Times New Roman" w:hAnsi="Times New Roman" w:eastAsia="宋体" w:cs="Times New Roman"/>
          <w:b/>
          <w:color w:val="FF0000"/>
          <w:highlight w:val="none"/>
        </w:rPr>
        <w:t>、</w:t>
      </w:r>
      <w:r>
        <w:rPr>
          <w:rFonts w:hint="eastAsia" w:ascii="Times New Roman" w:hAnsi="Times New Roman" w:eastAsia="宋体" w:cs="Times New Roman"/>
          <w:b/>
          <w:color w:val="FF0000"/>
          <w:highlight w:val="none"/>
        </w:rPr>
        <w:t>涉及区间的参数，除特别注明以外，产品参数区间与招标要求不一致的均视为负偏离。例：区间要求为4%-5%,只要在此区间的任何数值均为响应，等于4%或等于5%也为响应，只要响应的不是“4%-5%”，如投标文件响应为小于4%或者大于5%等情形均视为负偏离。</w:t>
      </w:r>
    </w:p>
    <w:p>
      <w:pPr>
        <w:ind w:firstLine="422" w:firstLineChars="200"/>
        <w:rPr>
          <w:rFonts w:hint="eastAsia" w:ascii="Times New Roman" w:hAnsi="Times New Roman" w:eastAsia="宋体" w:cs="Times New Roman"/>
          <w:b/>
          <w:color w:val="FF0000"/>
          <w:highlight w:val="none"/>
        </w:rPr>
      </w:pPr>
      <w:r>
        <w:rPr>
          <w:rFonts w:hint="eastAsia" w:cs="Times New Roman"/>
          <w:b/>
          <w:color w:val="FF0000"/>
          <w:highlight w:val="none"/>
          <w:lang w:val="en-US" w:eastAsia="zh-CN"/>
        </w:rPr>
        <w:t>5、</w:t>
      </w:r>
      <w:r>
        <w:rPr>
          <w:rFonts w:hint="eastAsia" w:ascii="Times New Roman" w:hAnsi="Times New Roman" w:eastAsia="宋体" w:cs="Times New Roman"/>
          <w:b/>
          <w:color w:val="FF0000"/>
          <w:highlight w:val="none"/>
        </w:rPr>
        <w:t>要求提供检验（检测）报告的，检验（检测）报告分为原材料检验（检测）报告及成品检验（检测）报告。如要求提供原材料检验（检测）报告，检验（检测）报告送检单位（委托单位）须是投标人或所投产品制造商（须与分项报价表一致）或所投产品原材料供应商。若送检单位（委托单位）是所投产品原材料供应商，须同时提供投标人或所投产品制造商（须与分项报价表一致）购买对应原材料的发票扫描件（开票日期在投标截止日前一年内）。如要求提供成品检验（检测）报告，检验（检测）报告送检单位（委托单位）须是投标人或所投产品制造商（须与分项报价表一致）。</w:t>
      </w:r>
    </w:p>
    <w:p>
      <w:pPr>
        <w:ind w:firstLine="422" w:firstLineChars="200"/>
        <w:rPr>
          <w:rFonts w:ascii="Times New Roman" w:hAnsi="Times New Roman" w:eastAsia="宋体" w:cs="Times New Roman"/>
          <w:b/>
          <w:szCs w:val="21"/>
          <w:highlight w:val="none"/>
        </w:rPr>
      </w:pPr>
      <w:r>
        <w:rPr>
          <w:rFonts w:hint="eastAsia" w:cs="Times New Roman"/>
          <w:b/>
          <w:color w:val="FF0000"/>
          <w:highlight w:val="none"/>
          <w:lang w:val="en-US" w:eastAsia="zh-CN"/>
        </w:rPr>
        <w:t>6、</w:t>
      </w:r>
      <w:r>
        <w:rPr>
          <w:rFonts w:hint="eastAsia" w:ascii="Times New Roman" w:hAnsi="Times New Roman" w:eastAsia="宋体" w:cs="Times New Roman"/>
          <w:b/>
          <w:color w:val="FF0000"/>
          <w:highlight w:val="none"/>
        </w:rPr>
        <w:t>检验（检测）报告要求具有CMA的标识的，若有材料证明相关检测事项不在实施该项检测的机构许可（认可）CMA资质范围内的，该检验（检测）报告视为不满足招标文件要求，作负偏离处理。</w:t>
      </w:r>
    </w:p>
    <w:bookmarkEnd w:id="41"/>
    <w:tbl>
      <w:tblPr>
        <w:tblStyle w:val="43"/>
        <w:tblW w:w="10035" w:type="dxa"/>
        <w:tblInd w:w="-799" w:type="dxa"/>
        <w:tblLayout w:type="autofit"/>
        <w:tblCellMar>
          <w:top w:w="0" w:type="dxa"/>
          <w:left w:w="108" w:type="dxa"/>
          <w:bottom w:w="0" w:type="dxa"/>
          <w:right w:w="108" w:type="dxa"/>
        </w:tblCellMar>
      </w:tblPr>
      <w:tblGrid>
        <w:gridCol w:w="726"/>
        <w:gridCol w:w="1889"/>
        <w:gridCol w:w="7420"/>
      </w:tblGrid>
      <w:tr>
        <w:tblPrEx>
          <w:tblCellMar>
            <w:top w:w="0" w:type="dxa"/>
            <w:left w:w="108" w:type="dxa"/>
            <w:bottom w:w="0" w:type="dxa"/>
            <w:right w:w="108" w:type="dxa"/>
          </w:tblCellMar>
        </w:tblPrEx>
        <w:trPr>
          <w:trHeight w:val="280" w:hRule="atLeast"/>
        </w:trPr>
        <w:tc>
          <w:tcPr>
            <w:tcW w:w="726" w:type="dxa"/>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序号</w:t>
            </w:r>
          </w:p>
        </w:tc>
        <w:tc>
          <w:tcPr>
            <w:tcW w:w="1889" w:type="dxa"/>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货物名称</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center"/>
              <w:rPr>
                <w:rFonts w:hint="eastAsia" w:ascii="宋体" w:hAnsi="宋体" w:eastAsia="宋体" w:cs="宋体"/>
                <w:sz w:val="21"/>
                <w:szCs w:val="21"/>
              </w:rPr>
            </w:pPr>
            <w:r>
              <w:rPr>
                <w:rFonts w:hint="eastAsia" w:ascii="宋体" w:hAnsi="宋体" w:eastAsia="宋体" w:cs="宋体"/>
                <w:sz w:val="21"/>
                <w:szCs w:val="21"/>
              </w:rPr>
              <w:t>招标技术要求</w:t>
            </w:r>
            <w:r>
              <w:commentReference w:id="34"/>
            </w:r>
          </w:p>
        </w:tc>
      </w:tr>
      <w:tr>
        <w:tblPrEx>
          <w:tblCellMar>
            <w:top w:w="0" w:type="dxa"/>
            <w:left w:w="108" w:type="dxa"/>
            <w:bottom w:w="0" w:type="dxa"/>
            <w:right w:w="108" w:type="dxa"/>
          </w:tblCellMar>
        </w:tblPrEx>
        <w:trPr>
          <w:trHeight w:val="280" w:hRule="atLeast"/>
        </w:trPr>
        <w:tc>
          <w:tcPr>
            <w:tcW w:w="10035" w:type="dxa"/>
            <w:gridSpan w:val="3"/>
            <w:tcBorders>
              <w:top w:val="single" w:color="auto" w:sz="4" w:space="0"/>
              <w:left w:val="single" w:color="auto" w:sz="4" w:space="0"/>
              <w:bottom w:val="single" w:color="auto" w:sz="4" w:space="0"/>
              <w:right w:val="single" w:color="auto" w:sz="4" w:space="0"/>
            </w:tcBorders>
            <w:shd w:val="clear" w:color="auto" w:fill="F2DCDC"/>
            <w:vAlign w:val="center"/>
          </w:tcPr>
          <w:p>
            <w:pPr>
              <w:widowControl/>
              <w:rPr>
                <w:rFonts w:hint="eastAsia" w:ascii="宋体" w:hAnsi="宋体" w:eastAsia="宋体" w:cs="宋体"/>
                <w:b/>
                <w:bCs/>
                <w:kern w:val="0"/>
                <w:sz w:val="21"/>
                <w:szCs w:val="21"/>
                <w:lang w:bidi="ar"/>
              </w:rPr>
            </w:pPr>
            <w:r>
              <w:rPr>
                <w:rFonts w:hint="eastAsia" w:ascii="宋体" w:hAnsi="宋体" w:eastAsia="宋体" w:cs="宋体"/>
                <w:b/>
                <w:bCs/>
                <w:kern w:val="0"/>
                <w:sz w:val="21"/>
                <w:szCs w:val="21"/>
                <w:lang w:bidi="ar"/>
              </w:rPr>
              <w:t>医用环保更衣柜</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right w:val="single" w:color="auto" w:sz="4" w:space="0"/>
            </w:tcBorders>
            <w:vAlign w:val="center"/>
          </w:tcPr>
          <w:p>
            <w:pPr>
              <w:widowControl/>
              <w:numPr>
                <w:ilvl w:val="0"/>
                <w:numId w:val="9"/>
              </w:numPr>
              <w:ind w:left="425" w:leftChars="0" w:hanging="425" w:firstLineChars="0"/>
              <w:rPr>
                <w:rFonts w:hint="eastAsia" w:ascii="宋体" w:hAnsi="宋体" w:eastAsia="宋体" w:cs="宋体"/>
                <w:b/>
                <w:bCs/>
                <w:color w:val="000000"/>
                <w:kern w:val="0"/>
                <w:sz w:val="21"/>
                <w:szCs w:val="21"/>
                <w:lang w:val="en-US" w:eastAsia="zh-CN" w:bidi="ar"/>
              </w:rPr>
            </w:pPr>
          </w:p>
        </w:tc>
        <w:tc>
          <w:tcPr>
            <w:tcW w:w="1889" w:type="dxa"/>
            <w:vMerge w:val="restart"/>
            <w:tcBorders>
              <w:top w:val="single" w:color="auto" w:sz="4" w:space="0"/>
              <w:left w:val="single" w:color="auto" w:sz="4" w:space="0"/>
              <w:right w:val="single" w:color="auto" w:sz="4" w:space="0"/>
            </w:tcBorders>
            <w:vAlign w:val="center"/>
          </w:tcPr>
          <w:p>
            <w:pPr>
              <w:widowControl/>
              <w:jc w:val="center"/>
              <w:rPr>
                <w:rFonts w:hint="eastAsia" w:ascii="宋体" w:hAnsi="宋体" w:eastAsia="宋体" w:cs="宋体"/>
                <w:sz w:val="21"/>
                <w:szCs w:val="21"/>
              </w:rPr>
            </w:pPr>
            <w:r>
              <w:rPr>
                <w:rFonts w:hint="eastAsia" w:ascii="宋体" w:hAnsi="宋体" w:eastAsia="宋体" w:cs="宋体"/>
                <w:kern w:val="0"/>
                <w:sz w:val="21"/>
                <w:szCs w:val="21"/>
                <w:lang w:bidi="ar"/>
              </w:rPr>
              <w:t>医用环保更衣柜</w:t>
            </w:r>
            <w:r>
              <w:rPr>
                <w:rFonts w:hint="eastAsia" w:ascii="宋体" w:hAnsi="宋体" w:eastAsia="宋体" w:cs="宋体"/>
                <w:sz w:val="21"/>
                <w:szCs w:val="21"/>
              </w:rPr>
              <w:drawing>
                <wp:inline distT="0" distB="0" distL="0" distR="0">
                  <wp:extent cx="624840" cy="762000"/>
                  <wp:effectExtent l="0" t="0" r="0" b="0"/>
                  <wp:docPr id="4" name="_x0000_i2050"/>
                  <wp:cNvGraphicFramePr/>
                  <a:graphic xmlns:a="http://schemas.openxmlformats.org/drawingml/2006/main">
                    <a:graphicData uri="http://schemas.openxmlformats.org/drawingml/2006/picture">
                      <pic:pic xmlns:pic="http://schemas.openxmlformats.org/drawingml/2006/picture">
                        <pic:nvPicPr>
                          <pic:cNvPr id="4" name="_x0000_i2050"/>
                          <pic:cNvPicPr/>
                        </pic:nvPicPr>
                        <pic:blipFill>
                          <a:blip r:embed="rId10"/>
                          <a:stretch>
                            <a:fillRect/>
                          </a:stretch>
                        </pic:blipFill>
                        <pic:spPr>
                          <a:xfrm>
                            <a:off x="0" y="0"/>
                            <a:ext cx="625426" cy="762374"/>
                          </a:xfrm>
                          <a:prstGeom prst="rect">
                            <a:avLst/>
                          </a:prstGeom>
                        </pic:spPr>
                      </pic:pic>
                    </a:graphicData>
                  </a:graphic>
                </wp:inline>
              </w:drawing>
            </w: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1.规格：（L*500D*2000H）mm±10mm；</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2.基材：主体材质侧板、顶板、底板及门板采用≥1.0mm的双面电解钢板，表面镀锌工艺，经过冲压、折弯、焊接等工艺制成，其它部位采用≥0.8mm双面电解钢板。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3.工艺：整体采用电阻焊接工艺，门与柜体的连接采用插销式门轴结构，门采用双层加工工艺，柜体边框宽度为2.5cm。</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4.功能配置：颜色根据科室需求定制；组合治疗柜结构含衣柜、开放鞋柜组成；</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5.五金配件：一体折弯拉手、叶片转舌锁；</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right w:val="single" w:color="auto" w:sz="4" w:space="0"/>
            </w:tcBorders>
            <w:vAlign w:val="center"/>
          </w:tcPr>
          <w:p>
            <w:pPr>
              <w:widowControl/>
              <w:numPr>
                <w:ilvl w:val="0"/>
                <w:numId w:val="9"/>
              </w:numPr>
              <w:ind w:left="425" w:leftChars="0" w:hanging="425" w:firstLineChars="0"/>
              <w:rPr>
                <w:rFonts w:hint="eastAsia" w:ascii="宋体" w:hAnsi="宋体" w:eastAsia="宋体" w:cs="宋体"/>
                <w:b/>
                <w:bCs/>
                <w:color w:val="000000"/>
                <w:kern w:val="0"/>
                <w:sz w:val="21"/>
                <w:szCs w:val="21"/>
                <w:lang w:val="en-US" w:eastAsia="zh-CN" w:bidi="ar"/>
              </w:rPr>
            </w:pPr>
          </w:p>
        </w:tc>
        <w:tc>
          <w:tcPr>
            <w:tcW w:w="1889" w:type="dxa"/>
            <w:vMerge w:val="restart"/>
            <w:tcBorders>
              <w:top w:val="single" w:color="auto" w:sz="4" w:space="0"/>
              <w:left w:val="single" w:color="auto" w:sz="4" w:space="0"/>
              <w:right w:val="single" w:color="auto" w:sz="4" w:space="0"/>
            </w:tcBorders>
            <w:vAlign w:val="center"/>
          </w:tcPr>
          <w:p>
            <w:pPr>
              <w:widowControl/>
              <w:jc w:val="center"/>
              <w:rPr>
                <w:rFonts w:hint="eastAsia" w:ascii="宋体" w:hAnsi="宋体" w:eastAsia="宋体" w:cs="宋体"/>
                <w:kern w:val="0"/>
                <w:sz w:val="21"/>
                <w:szCs w:val="21"/>
                <w:lang w:bidi="ar"/>
              </w:rPr>
            </w:pPr>
            <w:r>
              <w:rPr>
                <w:rFonts w:hint="eastAsia" w:ascii="宋体" w:hAnsi="宋体" w:eastAsia="宋体" w:cs="宋体"/>
                <w:kern w:val="0"/>
                <w:sz w:val="21"/>
                <w:szCs w:val="21"/>
                <w:lang w:bidi="ar"/>
              </w:rPr>
              <w:t>定制医用环保更衣柜1</w:t>
            </w:r>
          </w:p>
          <w:p>
            <w:pPr>
              <w:widowControl/>
              <w:jc w:val="center"/>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933450" cy="551180"/>
                  <wp:effectExtent l="0" t="0" r="0" b="0"/>
                  <wp:docPr id="2" name="_x0000_i2051"/>
                  <wp:cNvGraphicFramePr/>
                  <a:graphic xmlns:a="http://schemas.openxmlformats.org/drawingml/2006/main">
                    <a:graphicData uri="http://schemas.openxmlformats.org/drawingml/2006/picture">
                      <pic:pic xmlns:pic="http://schemas.openxmlformats.org/drawingml/2006/picture">
                        <pic:nvPicPr>
                          <pic:cNvPr id="2" name="_x0000_i2051"/>
                          <pic:cNvPicPr/>
                        </pic:nvPicPr>
                        <pic:blipFill>
                          <a:blip r:embed="rId11"/>
                          <a:stretch>
                            <a:fillRect/>
                          </a:stretch>
                        </pic:blipFill>
                        <pic:spPr>
                          <a:xfrm>
                            <a:off x="0" y="0"/>
                            <a:ext cx="933480" cy="551200"/>
                          </a:xfrm>
                          <a:prstGeom prst="rect">
                            <a:avLst/>
                          </a:prstGeom>
                        </pic:spPr>
                      </pic:pic>
                    </a:graphicData>
                  </a:graphic>
                </wp:inline>
              </w:drawing>
            </w: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1.规格：（2700W*500D*2000H）mm±10mm；</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2.基材：主体材质侧板、顶板、底板及门板采用≥1.0mm的双面电解钢板，表面镀锌工艺，经过冲压、折弯、焊接等工艺制成，其它部位采用≥0.8mm双面电解钢板，静电粉末喷涂，颜色根据科室需求定制木纹转印；</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3.工艺：整体采用电阻焊接工艺，门采用双层加工工艺，柜体边框宽度≤1.5cm。</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4.功能配置：组合治疗柜结构含衣柜、开放鞋柜组成，衣柜内配置挂衣钩；</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5.五金配件：一体折弯拉手、叶片转舌锁、阻尼缓冲铰链；</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▲6.医用环保更衣柜检测依据：GB/T 3325-2017《金属家具通用技术条件》（1）形状与位置公差：邻边垂直度-对角线长度、邻边垂直度-对边长度、平整度、位差度、着地平稳性：合格；</w:t>
            </w:r>
          </w:p>
          <w:p>
            <w:pPr>
              <w:rPr>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（2）外观性能要求：金属件：焊接件、冲压件、喷涂层：合格；塑料件：合格；配件：家具锁锁定到位，开启应灵活</w:t>
            </w:r>
            <w:r>
              <w:rPr>
                <w:rFonts w:hint="eastAsia" w:ascii="宋体" w:hAnsi="宋体" w:cs="宋体"/>
                <w:b/>
                <w:bCs/>
                <w:i w:val="0"/>
                <w:iCs w:val="0"/>
                <w:color w:val="FF0000"/>
                <w:kern w:val="0"/>
                <w:sz w:val="21"/>
                <w:szCs w:val="21"/>
                <w:highlight w:val="none"/>
                <w:u w:val="none"/>
                <w:lang w:val="en-US" w:eastAsia="zh-CN"/>
              </w:rPr>
              <w:t>；</w:t>
            </w:r>
          </w:p>
          <w:p>
            <w:pPr>
              <w:rPr>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（3）金属喷漆（塑）涂层：硬度：≥H；冲击强度：冲击高度 400mm，应无剥落、裂纹、皱纹；耐腐蚀性：100h内，观察在溶剂中样板上划道两侧3mm以外，应无鼓泡产生；100h后，检查划道两侧 3mm 以外，应无锈迹、剥落、起皱、变色和失光等现象；附着力：应不低于2级</w:t>
            </w:r>
            <w:r>
              <w:rPr>
                <w:rFonts w:hint="eastAsia" w:ascii="宋体" w:hAnsi="宋体" w:cs="宋体"/>
                <w:b/>
                <w:bCs/>
                <w:i w:val="0"/>
                <w:iCs w:val="0"/>
                <w:color w:val="FF0000"/>
                <w:kern w:val="0"/>
                <w:sz w:val="21"/>
                <w:szCs w:val="21"/>
                <w:highlight w:val="none"/>
                <w:u w:val="none"/>
                <w:lang w:val="en-US" w:eastAsia="zh-CN"/>
              </w:rPr>
              <w:t>；</w:t>
            </w:r>
          </w:p>
          <w:p>
            <w:pPr>
              <w:rPr>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（4）金属件耐腐蚀：金属件表面漆膜乙酸盐雾≥</w:t>
            </w:r>
            <w:commentRangeStart w:id="35"/>
            <w:r>
              <w:rPr>
                <w:rFonts w:hint="eastAsia" w:ascii="宋体" w:hAnsi="宋体" w:eastAsia="宋体" w:cs="宋体"/>
                <w:b/>
                <w:bCs/>
                <w:i w:val="0"/>
                <w:iCs w:val="0"/>
                <w:color w:val="FF0000"/>
                <w:kern w:val="0"/>
                <w:sz w:val="21"/>
                <w:szCs w:val="21"/>
                <w:highlight w:val="none"/>
                <w:u w:val="none"/>
                <w:lang w:val="en-US" w:eastAsia="zh-CN"/>
              </w:rPr>
              <w:t>450h</w:t>
            </w:r>
            <w:commentRangeEnd w:id="35"/>
            <w:r>
              <w:rPr>
                <w:b/>
                <w:bCs/>
                <w:color w:val="FF0000"/>
              </w:rPr>
              <w:commentReference w:id="35"/>
            </w:r>
            <w:r>
              <w:rPr>
                <w:rFonts w:hint="eastAsia" w:ascii="宋体" w:hAnsi="宋体" w:eastAsia="宋体" w:cs="宋体"/>
                <w:b/>
                <w:bCs/>
                <w:i w:val="0"/>
                <w:iCs w:val="0"/>
                <w:color w:val="FF0000"/>
                <w:kern w:val="0"/>
                <w:sz w:val="21"/>
                <w:szCs w:val="21"/>
                <w:highlight w:val="none"/>
                <w:u w:val="none"/>
                <w:lang w:val="en-US" w:eastAsia="zh-CN"/>
              </w:rPr>
              <w:t>。试验后漆膜外观评级≥9级，保护评级≥9级</w:t>
            </w:r>
            <w:r>
              <w:rPr>
                <w:rFonts w:hint="eastAsia" w:ascii="宋体" w:hAnsi="宋体" w:cs="宋体"/>
                <w:b/>
                <w:bCs/>
                <w:i w:val="0"/>
                <w:iCs w:val="0"/>
                <w:color w:val="FF0000"/>
                <w:kern w:val="0"/>
                <w:sz w:val="21"/>
                <w:szCs w:val="21"/>
                <w:highlight w:val="none"/>
                <w:u w:val="none"/>
                <w:lang w:val="en-US" w:eastAsia="zh-CN"/>
              </w:rPr>
              <w:t>；</w:t>
            </w:r>
          </w:p>
          <w:p>
            <w:pPr>
              <w:rPr>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（5）燃烧性能A1级（钢板）：不燃性试验：炉内温升△T：≤30℃；质量损失率△m(％)：≤50；持续燃烧时间tf：0s；燃烧热值试验：匀质制品总热值PCS：≤2.0MJ/kg</w:t>
            </w:r>
            <w:r>
              <w:rPr>
                <w:rFonts w:hint="eastAsia" w:ascii="宋体" w:hAnsi="宋体" w:cs="宋体"/>
                <w:b/>
                <w:bCs/>
                <w:i w:val="0"/>
                <w:iCs w:val="0"/>
                <w:color w:val="FF0000"/>
                <w:kern w:val="0"/>
                <w:sz w:val="21"/>
                <w:szCs w:val="21"/>
                <w:highlight w:val="none"/>
                <w:u w:val="none"/>
                <w:lang w:val="en-US" w:eastAsia="zh-CN"/>
              </w:rPr>
              <w:t>；</w:t>
            </w:r>
          </w:p>
          <w:p>
            <w:pPr>
              <w:rPr>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（6）交变盐雾：试验方法：5(≥</w:t>
            </w:r>
            <w:commentRangeStart w:id="36"/>
            <w:r>
              <w:rPr>
                <w:rFonts w:hint="eastAsia" w:ascii="宋体" w:hAnsi="宋体" w:eastAsia="宋体" w:cs="宋体"/>
                <w:b/>
                <w:bCs/>
                <w:i w:val="0"/>
                <w:iCs w:val="0"/>
                <w:color w:val="FF0000"/>
                <w:kern w:val="0"/>
                <w:sz w:val="21"/>
                <w:szCs w:val="21"/>
                <w:highlight w:val="none"/>
                <w:u w:val="none"/>
                <w:lang w:val="en-US" w:eastAsia="zh-CN"/>
              </w:rPr>
              <w:t>400h</w:t>
            </w:r>
            <w:commentRangeEnd w:id="36"/>
            <w:r>
              <w:rPr>
                <w:b/>
                <w:bCs/>
                <w:color w:val="FF0000"/>
              </w:rPr>
              <w:commentReference w:id="36"/>
            </w:r>
            <w:r>
              <w:rPr>
                <w:rFonts w:hint="eastAsia" w:ascii="宋体" w:hAnsi="宋体" w:eastAsia="宋体" w:cs="宋体"/>
                <w:b/>
                <w:bCs/>
                <w:i w:val="0"/>
                <w:iCs w:val="0"/>
                <w:color w:val="FF0000"/>
                <w:kern w:val="0"/>
                <w:sz w:val="21"/>
                <w:szCs w:val="21"/>
                <w:highlight w:val="none"/>
                <w:u w:val="none"/>
                <w:lang w:val="en-US" w:eastAsia="zh-CN"/>
              </w:rPr>
              <w:t>)盐雾条件后进行湿热条件，重复4次；然后进行标准大气条件。总循环次数4次。试验后样品应无锈蚀、鼓泡</w:t>
            </w:r>
            <w:r>
              <w:rPr>
                <w:rFonts w:hint="eastAsia" w:ascii="宋体" w:hAnsi="宋体" w:cs="宋体"/>
                <w:b/>
                <w:bCs/>
                <w:i w:val="0"/>
                <w:iCs w:val="0"/>
                <w:color w:val="FF0000"/>
                <w:kern w:val="0"/>
                <w:sz w:val="21"/>
                <w:szCs w:val="21"/>
                <w:highlight w:val="none"/>
                <w:u w:val="none"/>
                <w:lang w:val="en-US" w:eastAsia="zh-CN"/>
              </w:rPr>
              <w:t>；</w:t>
            </w:r>
          </w:p>
          <w:p>
            <w:pP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（7）力学性能：柜类强度和耐久性：结构和底架强度、 跌落、拉门垂直加载、拉门水平加载、拉门猛关：合格非固定柜空载稳定性：活动部件关闭时的空载稳定性：应无倾翻现象；活动部件打开时的空载稳定性：应无倾翻现象；非固定柜加载稳定性：活动部件关闭时的加载稳定性：应无倾翻现象；活动部件打开时的加载稳定性：应无倾翻现象；</w:t>
            </w:r>
          </w:p>
          <w:p>
            <w:pP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（8）耐人工气候老化性：</w:t>
            </w:r>
            <w:commentRangeStart w:id="37"/>
            <w:r>
              <w:rPr>
                <w:rFonts w:hint="eastAsia" w:ascii="宋体" w:hAnsi="宋体" w:eastAsia="宋体" w:cs="宋体"/>
                <w:b/>
                <w:bCs/>
                <w:i w:val="0"/>
                <w:iCs w:val="0"/>
                <w:color w:val="FF0000"/>
                <w:kern w:val="0"/>
                <w:sz w:val="21"/>
                <w:szCs w:val="21"/>
                <w:highlight w:val="none"/>
                <w:u w:val="none"/>
                <w:lang w:val="en-US" w:eastAsia="zh-CN"/>
              </w:rPr>
              <w:t>500h</w:t>
            </w:r>
            <w:commentRangeEnd w:id="37"/>
            <w:r>
              <w:rPr>
                <w:b/>
                <w:bCs/>
                <w:color w:val="FF0000"/>
              </w:rPr>
              <w:commentReference w:id="37"/>
            </w:r>
            <w:r>
              <w:rPr>
                <w:rFonts w:hint="eastAsia" w:ascii="宋体" w:hAnsi="宋体" w:eastAsia="宋体" w:cs="宋体"/>
                <w:b/>
                <w:bCs/>
                <w:i w:val="0"/>
                <w:iCs w:val="0"/>
                <w:color w:val="FF0000"/>
                <w:kern w:val="0"/>
                <w:sz w:val="21"/>
                <w:szCs w:val="21"/>
                <w:highlight w:val="none"/>
                <w:u w:val="none"/>
                <w:lang w:val="en-US" w:eastAsia="zh-CN"/>
              </w:rPr>
              <w:t>，变色等级、粉化等级、开裂等级、气（或起）泡等级：符合要求，合格</w:t>
            </w:r>
            <w:r>
              <w:rPr>
                <w:rFonts w:hint="eastAsia" w:ascii="宋体" w:hAnsi="宋体" w:cs="宋体"/>
                <w:b/>
                <w:bCs/>
                <w:i w:val="0"/>
                <w:iCs w:val="0"/>
                <w:color w:val="FF0000"/>
                <w:kern w:val="0"/>
                <w:sz w:val="21"/>
                <w:szCs w:val="21"/>
                <w:highlight w:val="none"/>
                <w:u w:val="none"/>
                <w:lang w:val="en-US" w:eastAsia="zh-CN"/>
              </w:rPr>
              <w:t>。</w:t>
            </w:r>
          </w:p>
          <w:p>
            <w:pPr>
              <w:rPr>
                <w:rFonts w:hint="eastAsia" w:ascii="宋体" w:hAnsi="宋体" w:eastAsia="宋体" w:cs="宋体"/>
                <w:b w:val="0"/>
                <w:bCs w:val="0"/>
                <w:i w:val="0"/>
                <w:iCs w:val="0"/>
                <w:color w:val="000000"/>
                <w:kern w:val="0"/>
                <w:sz w:val="21"/>
                <w:szCs w:val="21"/>
                <w:highlight w:val="none"/>
                <w:u w:val="none"/>
                <w:lang w:val="en-US" w:eastAsia="zh-CN"/>
              </w:rPr>
            </w:pPr>
          </w:p>
          <w:p>
            <w:pPr>
              <w:rPr>
                <w:rFonts w:hint="eastAsia" w:ascii="宋体" w:hAnsi="宋体" w:eastAsia="宋体" w:cs="宋体"/>
                <w:color w:val="242424"/>
                <w:kern w:val="0"/>
                <w:sz w:val="21"/>
                <w:szCs w:val="21"/>
                <w:lang w:bidi="ar"/>
              </w:rPr>
            </w:pPr>
            <w:r>
              <w:rPr>
                <w:rFonts w:hint="eastAsia" w:ascii="Times New Roman" w:hAnsi="Times New Roman" w:eastAsia="宋体" w:cs="Times New Roman"/>
                <w:b/>
                <w:color w:val="FF0000"/>
                <w:highlight w:val="none"/>
                <w:lang w:val="en-US" w:eastAsia="zh-CN"/>
              </w:rPr>
              <w:t>提供2021年1月1日至本项目投标截止日以来“医用更衣柜”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right w:val="single" w:color="auto" w:sz="4" w:space="0"/>
            </w:tcBorders>
            <w:vAlign w:val="center"/>
          </w:tcPr>
          <w:p>
            <w:pPr>
              <w:widowControl/>
              <w:numPr>
                <w:ilvl w:val="0"/>
                <w:numId w:val="9"/>
              </w:numPr>
              <w:ind w:left="425" w:leftChars="0" w:hanging="425" w:firstLineChars="0"/>
              <w:rPr>
                <w:rFonts w:hint="eastAsia" w:ascii="宋体" w:hAnsi="宋体" w:eastAsia="宋体" w:cs="宋体"/>
                <w:b/>
                <w:bCs/>
                <w:color w:val="000000"/>
                <w:kern w:val="0"/>
                <w:sz w:val="21"/>
                <w:szCs w:val="21"/>
                <w:lang w:val="en-US" w:eastAsia="zh-CN" w:bidi="ar"/>
              </w:rPr>
            </w:pPr>
          </w:p>
        </w:tc>
        <w:tc>
          <w:tcPr>
            <w:tcW w:w="1889" w:type="dxa"/>
            <w:vMerge w:val="restart"/>
            <w:tcBorders>
              <w:top w:val="single" w:color="auto" w:sz="4" w:space="0"/>
              <w:left w:val="single" w:color="auto" w:sz="4" w:space="0"/>
              <w:right w:val="single" w:color="auto" w:sz="4" w:space="0"/>
            </w:tcBorders>
            <w:vAlign w:val="center"/>
          </w:tcPr>
          <w:p>
            <w:pPr>
              <w:widowControl/>
              <w:jc w:val="center"/>
              <w:rPr>
                <w:rFonts w:hint="eastAsia" w:ascii="宋体" w:hAnsi="宋体" w:eastAsia="宋体" w:cs="宋体"/>
                <w:kern w:val="0"/>
                <w:sz w:val="21"/>
                <w:szCs w:val="21"/>
                <w:lang w:bidi="ar"/>
              </w:rPr>
            </w:pPr>
            <w:r>
              <w:rPr>
                <w:rFonts w:hint="eastAsia" w:ascii="宋体" w:hAnsi="宋体" w:eastAsia="宋体" w:cs="宋体"/>
                <w:kern w:val="0"/>
                <w:sz w:val="21"/>
                <w:szCs w:val="21"/>
                <w:lang w:bidi="ar"/>
              </w:rPr>
              <w:t>定制医用环保更衣柜2</w:t>
            </w:r>
          </w:p>
          <w:p>
            <w:pPr>
              <w:widowControl/>
              <w:jc w:val="center"/>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933450" cy="551180"/>
                  <wp:effectExtent l="0" t="0" r="0" b="0"/>
                  <wp:docPr id="5" name="_x0000_i2052"/>
                  <wp:cNvGraphicFramePr/>
                  <a:graphic xmlns:a="http://schemas.openxmlformats.org/drawingml/2006/main">
                    <a:graphicData uri="http://schemas.openxmlformats.org/drawingml/2006/picture">
                      <pic:pic xmlns:pic="http://schemas.openxmlformats.org/drawingml/2006/picture">
                        <pic:nvPicPr>
                          <pic:cNvPr id="5" name="_x0000_i2052"/>
                          <pic:cNvPicPr/>
                        </pic:nvPicPr>
                        <pic:blipFill>
                          <a:blip r:embed="rId11"/>
                          <a:stretch>
                            <a:fillRect/>
                          </a:stretch>
                        </pic:blipFill>
                        <pic:spPr>
                          <a:xfrm>
                            <a:off x="0" y="0"/>
                            <a:ext cx="933480" cy="551200"/>
                          </a:xfrm>
                          <a:prstGeom prst="rect">
                            <a:avLst/>
                          </a:prstGeom>
                        </pic:spPr>
                      </pic:pic>
                    </a:graphicData>
                  </a:graphic>
                </wp:inline>
              </w:drawing>
            </w: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1.规格：（1800W*500D*2000H）mm±10mm；</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2.基材：主体材质侧板、顶板、底板及门板采用≥1.0mm的双面电解钢板，表面镀锌工艺，经过冲压、折弯、焊接等工艺制成，其它部位采用≥0.8mm双面电解钢板。颜色根据科室需求定制木纹转印；</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3.工艺：整体采用电阻焊接工艺，门采用双层加工工艺，柜体边框宽度≤1.5cm。门的数量及尺寸根据科室需求定制。</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4.功能配置：组合治疗柜结构含衣柜、开放鞋柜组成，衣柜内配置挂衣钩；</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5.五金配件：一体折弯拉手、叶片转舌锁、走珠导轨；导轨的过载要求（包括垂直向下静载荷（300N）、水平侧向静载荷（150N）、猛关或猛开）、功能要求（包括操作力、耐久性(80000次)、拉出安全性、下沉量、耐腐蚀均符合QB/T 2454-2013标准要求。</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right w:val="single" w:color="auto" w:sz="4" w:space="0"/>
            </w:tcBorders>
            <w:vAlign w:val="center"/>
          </w:tcPr>
          <w:p>
            <w:pPr>
              <w:widowControl/>
              <w:numPr>
                <w:ilvl w:val="0"/>
                <w:numId w:val="9"/>
              </w:numPr>
              <w:ind w:left="425" w:leftChars="0" w:hanging="425" w:firstLineChars="0"/>
              <w:rPr>
                <w:rFonts w:hint="eastAsia" w:ascii="宋体" w:hAnsi="宋体" w:eastAsia="宋体" w:cs="宋体"/>
                <w:b/>
                <w:bCs/>
                <w:color w:val="000000"/>
                <w:kern w:val="0"/>
                <w:sz w:val="21"/>
                <w:szCs w:val="21"/>
                <w:lang w:val="en-US" w:eastAsia="zh-CN" w:bidi="ar"/>
              </w:rPr>
            </w:pPr>
          </w:p>
        </w:tc>
        <w:tc>
          <w:tcPr>
            <w:tcW w:w="1889" w:type="dxa"/>
            <w:vMerge w:val="restart"/>
            <w:tcBorders>
              <w:top w:val="single" w:color="auto" w:sz="4" w:space="0"/>
              <w:left w:val="single" w:color="auto" w:sz="4" w:space="0"/>
              <w:right w:val="single" w:color="auto" w:sz="4" w:space="0"/>
            </w:tcBorders>
            <w:vAlign w:val="center"/>
          </w:tcPr>
          <w:p>
            <w:pPr>
              <w:widowControl/>
              <w:jc w:val="center"/>
              <w:rPr>
                <w:rFonts w:hint="eastAsia" w:ascii="宋体" w:hAnsi="宋体" w:eastAsia="宋体" w:cs="宋体"/>
                <w:kern w:val="0"/>
                <w:sz w:val="21"/>
                <w:szCs w:val="21"/>
                <w:lang w:bidi="ar"/>
              </w:rPr>
            </w:pPr>
            <w:r>
              <w:rPr>
                <w:rFonts w:hint="eastAsia" w:ascii="宋体" w:hAnsi="宋体" w:eastAsia="宋体" w:cs="宋体"/>
                <w:kern w:val="0"/>
                <w:sz w:val="21"/>
                <w:szCs w:val="21"/>
                <w:lang w:bidi="ar"/>
              </w:rPr>
              <w:t>定制医用环保更衣柜3</w:t>
            </w:r>
          </w:p>
          <w:p>
            <w:pPr>
              <w:widowControl/>
              <w:jc w:val="center"/>
              <w:rPr>
                <w:rFonts w:hint="eastAsia" w:ascii="宋体" w:hAnsi="宋体" w:eastAsia="宋体" w:cs="宋体"/>
                <w:sz w:val="21"/>
                <w:szCs w:val="21"/>
              </w:rPr>
            </w:pPr>
            <w:r>
              <w:rPr>
                <w:rFonts w:hint="eastAsia" w:ascii="宋体" w:hAnsi="宋体" w:eastAsia="宋体" w:cs="宋体"/>
                <w:sz w:val="21"/>
                <w:szCs w:val="21"/>
              </w:rPr>
              <w:drawing>
                <wp:inline distT="0" distB="0" distL="0" distR="0">
                  <wp:extent cx="938530" cy="565150"/>
                  <wp:effectExtent l="0" t="0" r="0" b="0"/>
                  <wp:docPr id="6" name="_x0000_i2053"/>
                  <wp:cNvGraphicFramePr/>
                  <a:graphic xmlns:a="http://schemas.openxmlformats.org/drawingml/2006/main">
                    <a:graphicData uri="http://schemas.openxmlformats.org/drawingml/2006/picture">
                      <pic:pic xmlns:pic="http://schemas.openxmlformats.org/drawingml/2006/picture">
                        <pic:nvPicPr>
                          <pic:cNvPr id="6" name="_x0000_i2053"/>
                          <pic:cNvPicPr/>
                        </pic:nvPicPr>
                        <pic:blipFill>
                          <a:blip r:embed="rId12"/>
                          <a:stretch>
                            <a:fillRect/>
                          </a:stretch>
                        </pic:blipFill>
                        <pic:spPr>
                          <a:xfrm>
                            <a:off x="0" y="0"/>
                            <a:ext cx="938530" cy="565644"/>
                          </a:xfrm>
                          <a:prstGeom prst="rect">
                            <a:avLst/>
                          </a:prstGeom>
                        </pic:spPr>
                      </pic:pic>
                    </a:graphicData>
                  </a:graphic>
                </wp:inline>
              </w:drawing>
            </w: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1.规格：（3210W*500D*2000H）mm±10mm；</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2.基材：主体材质侧板、顶板、底板及门板采用≥1.0mm的双面电解钢板，表面镀锌工艺，经过冲压、折弯、焊接等工艺制成，其它部位采用≥0.8mm双面电解钢板。颜色根据科室需求定制木纹转印；</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3.工艺：整体采用电阻焊接工艺，门采用双层加工工艺，柜体边框宽度≤1.5cm。门的数量及尺寸根据科室需求定制。</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4.功能配置：组合治疗柜结构含衣柜、开放鞋柜组成，衣柜内配置挂衣钩；</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5.五金配件：一体折弯拉手、叶片转舌锁、阻尼缓冲铰链；</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right w:val="single" w:color="auto" w:sz="4" w:space="0"/>
            </w:tcBorders>
            <w:vAlign w:val="center"/>
          </w:tcPr>
          <w:p>
            <w:pPr>
              <w:widowControl/>
              <w:numPr>
                <w:ilvl w:val="0"/>
                <w:numId w:val="9"/>
              </w:numPr>
              <w:ind w:left="425" w:leftChars="0" w:hanging="425" w:firstLineChars="0"/>
              <w:rPr>
                <w:rFonts w:hint="eastAsia" w:ascii="宋体" w:hAnsi="宋体" w:eastAsia="宋体" w:cs="宋体"/>
                <w:b/>
                <w:bCs/>
                <w:color w:val="000000"/>
                <w:kern w:val="0"/>
                <w:sz w:val="21"/>
                <w:szCs w:val="21"/>
                <w:lang w:val="en-US" w:eastAsia="zh-CN" w:bidi="ar"/>
              </w:rPr>
            </w:pPr>
          </w:p>
        </w:tc>
        <w:tc>
          <w:tcPr>
            <w:tcW w:w="1889" w:type="dxa"/>
            <w:vMerge w:val="restart"/>
            <w:tcBorders>
              <w:top w:val="single" w:color="auto" w:sz="4" w:space="0"/>
              <w:left w:val="single" w:color="auto" w:sz="4" w:space="0"/>
              <w:right w:val="single" w:color="auto" w:sz="4" w:space="0"/>
            </w:tcBorders>
            <w:vAlign w:val="center"/>
          </w:tcPr>
          <w:p>
            <w:pPr>
              <w:widowControl/>
              <w:jc w:val="center"/>
              <w:rPr>
                <w:rFonts w:hint="eastAsia" w:ascii="宋体" w:hAnsi="宋体" w:eastAsia="宋体" w:cs="宋体"/>
                <w:sz w:val="21"/>
                <w:szCs w:val="21"/>
              </w:rPr>
            </w:pPr>
            <w:r>
              <w:rPr>
                <w:rFonts w:hint="eastAsia" w:ascii="宋体" w:hAnsi="宋体" w:eastAsia="宋体" w:cs="宋体"/>
                <w:kern w:val="0"/>
                <w:sz w:val="21"/>
                <w:szCs w:val="21"/>
                <w:lang w:bidi="ar"/>
              </w:rPr>
              <w:t>医用环保更衣柜（6门）</w:t>
            </w:r>
            <w:r>
              <w:rPr>
                <w:rFonts w:hint="eastAsia" w:ascii="宋体" w:hAnsi="宋体" w:eastAsia="宋体" w:cs="宋体"/>
                <w:sz w:val="21"/>
                <w:szCs w:val="21"/>
              </w:rPr>
              <w:drawing>
                <wp:inline distT="0" distB="0" distL="0" distR="0">
                  <wp:extent cx="631825" cy="798195"/>
                  <wp:effectExtent l="0" t="0" r="0" b="0"/>
                  <wp:docPr id="7" name="_x0000_i2054"/>
                  <wp:cNvGraphicFramePr/>
                  <a:graphic xmlns:a="http://schemas.openxmlformats.org/drawingml/2006/main">
                    <a:graphicData uri="http://schemas.openxmlformats.org/drawingml/2006/picture">
                      <pic:pic xmlns:pic="http://schemas.openxmlformats.org/drawingml/2006/picture">
                        <pic:nvPicPr>
                          <pic:cNvPr id="7" name="_x0000_i2054"/>
                          <pic:cNvPicPr/>
                        </pic:nvPicPr>
                        <pic:blipFill>
                          <a:blip r:embed="rId13"/>
                          <a:stretch>
                            <a:fillRect/>
                          </a:stretch>
                        </pic:blipFill>
                        <pic:spPr>
                          <a:xfrm>
                            <a:off x="0" y="0"/>
                            <a:ext cx="631850" cy="798214"/>
                          </a:xfrm>
                          <a:prstGeom prst="rect">
                            <a:avLst/>
                          </a:prstGeom>
                        </pic:spPr>
                      </pic:pic>
                    </a:graphicData>
                  </a:graphic>
                </wp:inline>
              </w:drawing>
            </w: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1.规格：（L*500D*2000H）mm±10mm；</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2.基材：主体材质侧板、顶板、底板及门板采用≥1.0mm的双面电解钢板，表面镀锌工艺，经过冲压、折弯、焊接等工艺制成，其它部位采用≥0.8mm双面电解钢板，表面喷涂室内优等品热固性粉末，踢脚线部分采用≥0.8mm厚304油磨拉丝不锈钢板制作；</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3.工艺：整体采用电阻焊接工艺，门与柜体的连接采用插销式门轴结构，门采用双层加工工艺，柜体边框宽度为2.5cm。门的数量及尺寸根据科室需求定制。</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4.五金配件：一体折弯拉手、叶片转舌锁；</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right w:val="single" w:color="auto" w:sz="4" w:space="0"/>
            </w:tcBorders>
            <w:vAlign w:val="center"/>
          </w:tcPr>
          <w:p>
            <w:pPr>
              <w:widowControl/>
              <w:numPr>
                <w:ilvl w:val="0"/>
                <w:numId w:val="9"/>
              </w:numPr>
              <w:ind w:left="425" w:leftChars="0" w:hanging="425" w:firstLineChars="0"/>
              <w:rPr>
                <w:rFonts w:hint="eastAsia" w:ascii="宋体" w:hAnsi="宋体" w:eastAsia="宋体" w:cs="宋体"/>
                <w:b/>
                <w:bCs/>
                <w:color w:val="000000"/>
                <w:kern w:val="0"/>
                <w:sz w:val="21"/>
                <w:szCs w:val="21"/>
                <w:lang w:val="en-US" w:eastAsia="zh-CN" w:bidi="ar"/>
              </w:rPr>
            </w:pPr>
          </w:p>
        </w:tc>
        <w:tc>
          <w:tcPr>
            <w:tcW w:w="1889" w:type="dxa"/>
            <w:vMerge w:val="restart"/>
            <w:tcBorders>
              <w:top w:val="single" w:color="auto" w:sz="4" w:space="0"/>
              <w:left w:val="single" w:color="auto" w:sz="4" w:space="0"/>
              <w:right w:val="single" w:color="auto" w:sz="4" w:space="0"/>
            </w:tcBorders>
            <w:vAlign w:val="center"/>
          </w:tcPr>
          <w:p>
            <w:pPr>
              <w:widowControl/>
              <w:jc w:val="center"/>
              <w:rPr>
                <w:rFonts w:hint="eastAsia" w:ascii="宋体" w:hAnsi="宋体" w:eastAsia="宋体" w:cs="宋体"/>
                <w:sz w:val="21"/>
                <w:szCs w:val="21"/>
              </w:rPr>
            </w:pPr>
            <w:r>
              <w:rPr>
                <w:rFonts w:hint="eastAsia" w:ascii="宋体" w:hAnsi="宋体" w:eastAsia="宋体" w:cs="宋体"/>
                <w:kern w:val="0"/>
                <w:sz w:val="21"/>
                <w:szCs w:val="21"/>
                <w:lang w:bidi="ar"/>
              </w:rPr>
              <w:t>医用环保换鞋凳</w:t>
            </w:r>
            <w:r>
              <w:rPr>
                <w:rFonts w:hint="eastAsia" w:ascii="宋体" w:hAnsi="宋体" w:eastAsia="宋体" w:cs="宋体"/>
                <w:sz w:val="21"/>
                <w:szCs w:val="21"/>
              </w:rPr>
              <w:drawing>
                <wp:inline distT="0" distB="0" distL="0" distR="0">
                  <wp:extent cx="684530" cy="864870"/>
                  <wp:effectExtent l="0" t="0" r="0" b="0"/>
                  <wp:docPr id="10" name="_x0000_i2055"/>
                  <wp:cNvGraphicFramePr/>
                  <a:graphic xmlns:a="http://schemas.openxmlformats.org/drawingml/2006/main">
                    <a:graphicData uri="http://schemas.openxmlformats.org/drawingml/2006/picture">
                      <pic:pic xmlns:pic="http://schemas.openxmlformats.org/drawingml/2006/picture">
                        <pic:nvPicPr>
                          <pic:cNvPr id="10" name="_x0000_i2055"/>
                          <pic:cNvPicPr/>
                        </pic:nvPicPr>
                        <pic:blipFill>
                          <a:blip r:embed="rId13"/>
                          <a:stretch>
                            <a:fillRect/>
                          </a:stretch>
                        </pic:blipFill>
                        <pic:spPr>
                          <a:xfrm>
                            <a:off x="0" y="0"/>
                            <a:ext cx="684530" cy="864872"/>
                          </a:xfrm>
                          <a:prstGeom prst="rect">
                            <a:avLst/>
                          </a:prstGeom>
                        </pic:spPr>
                      </pic:pic>
                    </a:graphicData>
                  </a:graphic>
                </wp:inline>
              </w:drawing>
            </w: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1.规格：（900W*350D*450H）mm±10mm；</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keepNext w:val="0"/>
              <w:keepLines w:val="0"/>
              <w:widowControl/>
              <w:suppressLineNumbers w:val="0"/>
              <w:jc w:val="left"/>
              <w:textAlignment w:val="cente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2.基材：柜体侧板、顶板、底板及门板采用≥1.0mm的双面电解钢板，表面镀锌工艺，经过冲压、折弯、焊接等工艺制成，其它部位采用≥0.8mm双面电解钢板。高回弹海绵辅料，</w:t>
            </w:r>
            <w:commentRangeStart w:id="38"/>
            <w:r>
              <w:rPr>
                <w:rFonts w:hint="eastAsia" w:ascii="宋体" w:hAnsi="宋体" w:eastAsia="宋体" w:cs="宋体"/>
                <w:b w:val="0"/>
                <w:bCs w:val="0"/>
                <w:i w:val="0"/>
                <w:iCs w:val="0"/>
                <w:color w:val="auto"/>
                <w:kern w:val="0"/>
                <w:sz w:val="21"/>
                <w:szCs w:val="21"/>
                <w:u w:val="none"/>
                <w:lang w:val="en-US" w:eastAsia="zh-CN"/>
              </w:rPr>
              <w:t>优质</w:t>
            </w:r>
            <w:commentRangeEnd w:id="38"/>
            <w:r>
              <w:commentReference w:id="38"/>
            </w:r>
            <w:r>
              <w:rPr>
                <w:rFonts w:hint="eastAsia" w:ascii="宋体" w:hAnsi="宋体" w:eastAsia="宋体" w:cs="宋体"/>
                <w:b w:val="0"/>
                <w:bCs w:val="0"/>
                <w:i w:val="0"/>
                <w:iCs w:val="0"/>
                <w:color w:val="auto"/>
                <w:kern w:val="0"/>
                <w:sz w:val="21"/>
                <w:szCs w:val="21"/>
                <w:u w:val="none"/>
                <w:lang w:val="en-US" w:eastAsia="zh-CN"/>
              </w:rPr>
              <w:t>超纤皮饰面。</w:t>
            </w:r>
            <w:r>
              <w:rPr>
                <w:rFonts w:hint="eastAsia" w:ascii="宋体" w:hAnsi="宋体" w:eastAsia="宋体" w:cs="宋体"/>
                <w:b w:val="0"/>
                <w:bCs w:val="0"/>
                <w:i w:val="0"/>
                <w:iCs w:val="0"/>
                <w:color w:val="auto"/>
                <w:kern w:val="0"/>
                <w:sz w:val="21"/>
                <w:szCs w:val="21"/>
                <w:highlight w:val="none"/>
                <w:u w:val="none"/>
                <w:lang w:val="en-US" w:eastAsia="zh-CN"/>
              </w:rPr>
              <w:t>海绵的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10802-2023标准要求。皮革的</w:t>
            </w:r>
            <w:r>
              <w:rPr>
                <w:rFonts w:hint="eastAsia" w:ascii="宋体" w:hAnsi="宋体" w:eastAsia="宋体" w:cs="宋体"/>
                <w:b w:val="0"/>
                <w:bCs w:val="0"/>
                <w:i w:val="0"/>
                <w:iCs w:val="0"/>
                <w:color w:val="auto"/>
                <w:kern w:val="0"/>
                <w:sz w:val="21"/>
                <w:szCs w:val="21"/>
                <w:u w:val="none"/>
                <w:lang w:val="en-US" w:eastAsia="zh-CN"/>
              </w:rPr>
              <w:t>摩擦色牢度、耐光性、涂层粘着牢度、耐折牢度（50000次）、耐磨性、撕裂力、气味、禁用偶氮染料、游离甲醛、挥发性有机物均符合GB/T 16799-201、HJ 507-2009、SZJG 52-2016标准要求；</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1889" w:type="dxa"/>
            <w:vMerge w:val="continue"/>
            <w:tcBorders>
              <w:left w:val="single" w:color="auto" w:sz="4" w:space="0"/>
              <w:bottom w:val="single" w:color="auto" w:sz="4" w:space="0"/>
              <w:right w:val="single" w:color="auto" w:sz="4" w:space="0"/>
            </w:tcBorders>
            <w:vAlign w:val="center"/>
          </w:tcPr>
          <w:p>
            <w:pPr>
              <w:widowControl/>
              <w:rPr>
                <w:rFonts w:hint="eastAsia" w:ascii="宋体" w:hAnsi="宋体" w:eastAsia="宋体" w:cs="宋体"/>
                <w:b/>
                <w:bCs/>
                <w:color w:val="000000"/>
                <w:kern w:val="0"/>
                <w:sz w:val="21"/>
                <w:szCs w:val="21"/>
                <w:lang w:bidi="ar"/>
              </w:rPr>
            </w:pPr>
          </w:p>
        </w:tc>
        <w:tc>
          <w:tcPr>
            <w:tcW w:w="7420" w:type="dxa"/>
            <w:tcBorders>
              <w:top w:val="single" w:color="auto" w:sz="4" w:space="0"/>
              <w:left w:val="single" w:color="auto" w:sz="4" w:space="0"/>
              <w:bottom w:val="single" w:color="auto" w:sz="4" w:space="0"/>
              <w:right w:val="single" w:color="auto" w:sz="4" w:space="0"/>
            </w:tcBorders>
            <w:vAlign w:val="top"/>
          </w:tcPr>
          <w:p>
            <w:pPr>
              <w:rPr>
                <w:rFonts w:hint="eastAsia" w:ascii="宋体" w:hAnsi="宋体" w:eastAsia="宋体" w:cs="宋体"/>
                <w:kern w:val="0"/>
                <w:sz w:val="21"/>
                <w:szCs w:val="21"/>
                <w:lang w:bidi="ar"/>
              </w:rPr>
            </w:pPr>
            <w:r>
              <w:rPr>
                <w:rFonts w:hint="eastAsia" w:ascii="宋体" w:hAnsi="宋体" w:eastAsia="宋体" w:cs="宋体"/>
                <w:b w:val="0"/>
                <w:bCs w:val="0"/>
                <w:i w:val="0"/>
                <w:iCs w:val="0"/>
                <w:color w:val="auto"/>
                <w:kern w:val="0"/>
                <w:sz w:val="21"/>
                <w:szCs w:val="21"/>
                <w:u w:val="none"/>
                <w:lang w:val="en-US" w:eastAsia="zh-CN"/>
              </w:rPr>
              <w:t>3.工艺：表面采用环氧树脂粉末喷涂，涂层膜厚度均匀，内外一致，耐撞击，抗腐蚀力强。</w:t>
            </w:r>
          </w:p>
        </w:tc>
      </w:tr>
      <w:tr>
        <w:tblPrEx>
          <w:tblCellMar>
            <w:top w:w="0" w:type="dxa"/>
            <w:left w:w="108" w:type="dxa"/>
            <w:bottom w:w="0" w:type="dxa"/>
            <w:right w:w="108" w:type="dxa"/>
          </w:tblCellMar>
        </w:tblPrEx>
        <w:trPr>
          <w:trHeight w:val="280" w:hRule="atLeast"/>
        </w:trPr>
        <w:tc>
          <w:tcPr>
            <w:tcW w:w="10035" w:type="dxa"/>
            <w:gridSpan w:val="3"/>
            <w:tcBorders>
              <w:top w:val="single" w:color="auto" w:sz="4" w:space="0"/>
              <w:left w:val="single" w:color="auto" w:sz="4" w:space="0"/>
              <w:bottom w:val="single" w:color="auto" w:sz="4" w:space="0"/>
              <w:right w:val="single" w:color="auto" w:sz="4" w:space="0"/>
            </w:tcBorders>
            <w:shd w:val="clear" w:color="auto" w:fill="F9DBDF"/>
            <w:vAlign w:val="center"/>
          </w:tcPr>
          <w:p>
            <w:pPr>
              <w:widowControl/>
              <w:numPr>
                <w:ilvl w:val="0"/>
                <w:numId w:val="0"/>
              </w:numPr>
              <w:ind w:leftChars="0"/>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诊区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commentRangeStart w:id="39"/>
            <w:r>
              <w:rPr>
                <w:rFonts w:hint="eastAsia" w:ascii="宋体" w:hAnsi="宋体" w:eastAsia="宋体" w:cs="宋体"/>
                <w:color w:val="000000"/>
                <w:kern w:val="0"/>
                <w:sz w:val="21"/>
                <w:szCs w:val="21"/>
                <w:bdr w:val="single" w:color="000000" w:sz="4" w:space="0"/>
                <w:lang w:bidi="ar"/>
              </w:rPr>
              <w:drawing>
                <wp:anchor distT="0" distB="0" distL="0" distR="0" simplePos="0" relativeHeight="251659264" behindDoc="0" locked="0" layoutInCell="1" allowOverlap="1">
                  <wp:simplePos x="0" y="0"/>
                  <wp:positionH relativeFrom="column">
                    <wp:posOffset>222250</wp:posOffset>
                  </wp:positionH>
                  <wp:positionV relativeFrom="paragraph">
                    <wp:posOffset>1016000</wp:posOffset>
                  </wp:positionV>
                  <wp:extent cx="590550" cy="444500"/>
                  <wp:effectExtent l="0" t="0" r="0" b="12700"/>
                  <wp:wrapNone/>
                  <wp:docPr id="11" name="_x0000_s1452"/>
                  <wp:cNvGraphicFramePr/>
                  <a:graphic xmlns:a="http://schemas.openxmlformats.org/drawingml/2006/main">
                    <a:graphicData uri="http://schemas.openxmlformats.org/drawingml/2006/picture">
                      <pic:pic xmlns:pic="http://schemas.openxmlformats.org/drawingml/2006/picture">
                        <pic:nvPicPr>
                          <pic:cNvPr id="11" name="_x0000_s1452"/>
                          <pic:cNvPicPr/>
                        </pic:nvPicPr>
                        <pic:blipFill>
                          <a:blip r:embed="rId14"/>
                          <a:stretch>
                            <a:fillRect/>
                          </a:stretch>
                        </pic:blipFill>
                        <pic:spPr>
                          <a:xfrm>
                            <a:off x="0" y="0"/>
                            <a:ext cx="590550" cy="444500"/>
                          </a:xfrm>
                          <a:prstGeom prst="rect">
                            <a:avLst/>
                          </a:prstGeom>
                        </pic:spPr>
                      </pic:pic>
                    </a:graphicData>
                  </a:graphic>
                </wp:anchor>
              </w:drawing>
            </w:r>
            <w:r>
              <w:rPr>
                <w:rFonts w:hint="eastAsia" w:ascii="宋体" w:hAnsi="宋体" w:eastAsia="宋体" w:cs="宋体"/>
                <w:color w:val="000000"/>
                <w:kern w:val="0"/>
                <w:sz w:val="21"/>
                <w:szCs w:val="21"/>
                <w:lang w:bidi="ar"/>
              </w:rPr>
              <w:t>一字型诊桌</w:t>
            </w:r>
            <w:commentRangeEnd w:id="39"/>
            <w:r>
              <w:commentReference w:id="39"/>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i w:val="0"/>
                <w:iCs w:val="0"/>
                <w:color w:val="auto"/>
                <w:kern w:val="0"/>
                <w:sz w:val="21"/>
                <w:szCs w:val="21"/>
                <w:highlight w:val="none"/>
                <w:u w:val="none"/>
                <w:lang w:val="en-US" w:eastAsia="zh-CN"/>
              </w:rPr>
              <w:t>1.规格：</w:t>
            </w:r>
            <w:r>
              <w:rPr>
                <w:rFonts w:hint="eastAsia" w:ascii="宋体" w:hAnsi="宋体" w:eastAsia="宋体" w:cs="宋体"/>
                <w:b/>
                <w:bCs/>
                <w:i w:val="0"/>
                <w:iCs w:val="0"/>
                <w:color w:val="auto"/>
                <w:kern w:val="0"/>
                <w:sz w:val="21"/>
                <w:szCs w:val="21"/>
                <w:highlight w:val="none"/>
                <w:u w:val="none"/>
                <w:lang w:val="en-US" w:eastAsia="zh-CN"/>
              </w:rPr>
              <w:t>（1200W*600D*750H）mm±10mm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i w:val="0"/>
                <w:iCs w:val="0"/>
                <w:color w:val="auto"/>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i w:val="0"/>
                <w:iCs w:val="0"/>
                <w:color w:val="auto"/>
                <w:kern w:val="0"/>
                <w:sz w:val="21"/>
                <w:szCs w:val="21"/>
                <w:highlight w:val="none"/>
                <w:u w:val="none"/>
                <w:lang w:val="en-US" w:eastAsia="zh-CN"/>
              </w:rPr>
              <w:t>2.1台面及柜体：采用符合环保标准的E0级实木多层板（胶合板），台面、侧板厚度为≥25mm，其余板材厚度不低于16mm。面贴三聚氰胺装饰纸木纹饰面，耐磨，防污，易清洁；</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i w:val="0"/>
                <w:iCs w:val="0"/>
                <w:color w:val="auto"/>
                <w:kern w:val="0"/>
                <w:sz w:val="21"/>
                <w:szCs w:val="21"/>
                <w:highlight w:val="none"/>
                <w:u w:val="none"/>
                <w:lang w:val="en-US" w:eastAsia="zh-CN"/>
              </w:rPr>
              <w:t>2.2封边条：采用优质2.0mm加厚PVC封边条，装饰同时有效降低甲醛释放量；</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i w:val="0"/>
                <w:iCs w:val="0"/>
                <w:color w:val="auto"/>
                <w:kern w:val="0"/>
                <w:sz w:val="21"/>
                <w:szCs w:val="21"/>
                <w:highlight w:val="none"/>
                <w:u w:val="none"/>
                <w:lang w:val="en-US" w:eastAsia="zh-CN"/>
              </w:rPr>
              <w:t>3.结构：台面下配钢制下挡板，一侧木支持脚，一侧三抽支撑柜，顶部空格柜，下部配置抽屉。阻尼导轨，折叠机械锁，拉手</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i w:val="0"/>
                <w:iCs w:val="0"/>
                <w:color w:val="auto"/>
                <w:kern w:val="0"/>
                <w:sz w:val="21"/>
                <w:szCs w:val="21"/>
                <w:highlight w:val="none"/>
                <w:u w:val="none"/>
                <w:lang w:val="en-US" w:eastAsia="zh-CN"/>
              </w:rPr>
              <w:t>4.功能：配活动主机柜、三抽柜；键盘托根据采购方需求配置，不得加价。台面配合金线盖。配插座，包含不少于三个五孔插座、弱电插口（根据现场线路及采购方需求配置）。</w:t>
            </w:r>
          </w:p>
        </w:tc>
      </w:tr>
      <w:tr>
        <w:tblPrEx>
          <w:tblCellMar>
            <w:top w:w="0" w:type="dxa"/>
            <w:left w:w="108" w:type="dxa"/>
            <w:bottom w:w="0" w:type="dxa"/>
            <w:right w:w="108" w:type="dxa"/>
          </w:tblCellMar>
        </w:tblPrEx>
        <w:trPr>
          <w:cantSplit/>
          <w:trHeight w:val="3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auto"/>
                <w:kern w:val="0"/>
                <w:sz w:val="21"/>
                <w:szCs w:val="21"/>
                <w:highlight w:val="none"/>
                <w:lang w:bidi="ar"/>
              </w:rPr>
            </w:pPr>
            <w:r>
              <w:rPr>
                <w:rFonts w:hint="eastAsia" w:ascii="宋体" w:hAnsi="宋体" w:eastAsia="宋体" w:cs="宋体"/>
                <w:i w:val="0"/>
                <w:iCs w:val="0"/>
                <w:color w:val="auto"/>
                <w:kern w:val="0"/>
                <w:sz w:val="21"/>
                <w:szCs w:val="21"/>
                <w:highlight w:val="none"/>
                <w:u w:val="none"/>
                <w:lang w:val="en-US" w:eastAsia="zh-CN"/>
              </w:rPr>
              <w:t>5.五金配置：铝合金拉手、叶片转舌锁、三节导轨等。</w:t>
            </w:r>
          </w:p>
        </w:tc>
      </w:tr>
      <w:tr>
        <w:tblPrEx>
          <w:tblCellMar>
            <w:top w:w="0" w:type="dxa"/>
            <w:left w:w="108" w:type="dxa"/>
            <w:bottom w:w="0" w:type="dxa"/>
            <w:right w:w="108" w:type="dxa"/>
          </w:tblCellMar>
        </w:tblPrEx>
        <w:trPr>
          <w:cantSplit/>
          <w:trHeight w:val="2521"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b/>
                <w:bCs/>
                <w:color w:val="FF0000"/>
                <w:kern w:val="0"/>
                <w:sz w:val="21"/>
                <w:szCs w:val="21"/>
                <w:highlight w:val="none"/>
                <w:lang w:bidi="ar"/>
              </w:rPr>
            </w:pPr>
            <w:r>
              <w:rPr>
                <w:rFonts w:hint="eastAsia" w:ascii="宋体" w:hAnsi="宋体" w:eastAsia="宋体" w:cs="宋体"/>
                <w:b/>
                <w:bCs/>
                <w:color w:val="FF0000"/>
                <w:kern w:val="0"/>
                <w:sz w:val="21"/>
                <w:szCs w:val="21"/>
                <w:highlight w:val="none"/>
                <w:lang w:bidi="ar"/>
              </w:rPr>
              <w:t>▲6、医用诊断桌：检测依据：GB/T 35607-2017《绿色产品评价家具》、GB/T 3324-2017 《木家具通用技术条件》</w:t>
            </w:r>
          </w:p>
          <w:p>
            <w:pPr>
              <w:widowControl/>
              <w:jc w:val="left"/>
              <w:rPr>
                <w:rFonts w:hint="eastAsia" w:ascii="宋体" w:hAnsi="宋体" w:eastAsia="宋体" w:cs="宋体"/>
                <w:b/>
                <w:bCs/>
                <w:color w:val="FF0000"/>
                <w:kern w:val="0"/>
                <w:sz w:val="21"/>
                <w:szCs w:val="21"/>
                <w:highlight w:val="none"/>
                <w:lang w:eastAsia="zh-CN" w:bidi="ar"/>
              </w:rPr>
            </w:pPr>
            <w:r>
              <w:rPr>
                <w:rFonts w:hint="eastAsia" w:ascii="宋体" w:hAnsi="宋体" w:eastAsia="宋体" w:cs="宋体"/>
                <w:b/>
                <w:bCs/>
                <w:color w:val="FF0000"/>
                <w:kern w:val="0"/>
                <w:sz w:val="21"/>
                <w:szCs w:val="21"/>
                <w:highlight w:val="none"/>
                <w:lang w:bidi="ar"/>
              </w:rPr>
              <w:t>（1）力学性能，桌类稳定性：垂直加载稳定性：试验后应无倾翻现象（垂直加载600N，无倾翻）；垂直和水平加载稳定性：试验后应无倾翻现象（垂直加力100N，水平加力40N，无倾翻）</w:t>
            </w:r>
            <w:r>
              <w:rPr>
                <w:rFonts w:hint="eastAsia" w:ascii="宋体" w:hAnsi="宋体" w:cs="宋体"/>
                <w:b/>
                <w:bCs/>
                <w:color w:val="FF0000"/>
                <w:kern w:val="0"/>
                <w:sz w:val="21"/>
                <w:szCs w:val="21"/>
                <w:highlight w:val="none"/>
                <w:lang w:eastAsia="zh-CN" w:bidi="ar"/>
              </w:rPr>
              <w:t>；</w:t>
            </w:r>
          </w:p>
          <w:p>
            <w:pPr>
              <w:widowControl/>
              <w:jc w:val="left"/>
              <w:rPr>
                <w:rFonts w:hint="eastAsia" w:ascii="宋体" w:hAnsi="宋体" w:cs="宋体"/>
                <w:b/>
                <w:bCs/>
                <w:color w:val="FF0000"/>
                <w:kern w:val="0"/>
                <w:sz w:val="21"/>
                <w:szCs w:val="21"/>
                <w:highlight w:val="none"/>
                <w:lang w:eastAsia="zh-CN" w:bidi="ar"/>
              </w:rPr>
            </w:pPr>
            <w:r>
              <w:rPr>
                <w:rFonts w:hint="eastAsia" w:ascii="宋体" w:hAnsi="宋体" w:eastAsia="宋体" w:cs="宋体"/>
                <w:b/>
                <w:bCs/>
                <w:color w:val="FF0000"/>
                <w:kern w:val="0"/>
                <w:sz w:val="21"/>
                <w:szCs w:val="21"/>
                <w:highlight w:val="none"/>
                <w:lang w:bidi="ar"/>
              </w:rPr>
              <w:t>（2）拉门耐久性试验（质量 2Kg，16 万次）：合格</w:t>
            </w:r>
            <w:r>
              <w:rPr>
                <w:rFonts w:hint="eastAsia" w:ascii="宋体" w:hAnsi="宋体" w:cs="宋体"/>
                <w:b/>
                <w:bCs/>
                <w:color w:val="FF0000"/>
                <w:kern w:val="0"/>
                <w:sz w:val="21"/>
                <w:szCs w:val="21"/>
                <w:highlight w:val="none"/>
                <w:lang w:eastAsia="zh-CN" w:bidi="ar"/>
              </w:rPr>
              <w:t>；</w:t>
            </w:r>
          </w:p>
          <w:p>
            <w:pPr>
              <w:widowControl/>
              <w:jc w:val="left"/>
              <w:rPr>
                <w:rFonts w:hint="eastAsia" w:ascii="宋体" w:hAnsi="宋体" w:cs="宋体"/>
                <w:b/>
                <w:bCs/>
                <w:color w:val="FF0000"/>
                <w:kern w:val="0"/>
                <w:sz w:val="21"/>
                <w:szCs w:val="21"/>
                <w:highlight w:val="none"/>
                <w:lang w:eastAsia="zh-CN" w:bidi="ar"/>
              </w:rPr>
            </w:pPr>
            <w:r>
              <w:rPr>
                <w:rFonts w:hint="eastAsia" w:ascii="宋体" w:hAnsi="宋体" w:eastAsia="宋体" w:cs="宋体"/>
                <w:b/>
                <w:bCs/>
                <w:color w:val="FF0000"/>
                <w:kern w:val="0"/>
                <w:sz w:val="21"/>
                <w:szCs w:val="21"/>
                <w:highlight w:val="none"/>
                <w:lang w:bidi="ar"/>
              </w:rPr>
              <w:t>（3）金属表面耐腐蚀：经过≥</w:t>
            </w:r>
            <w:commentRangeStart w:id="40"/>
            <w:r>
              <w:rPr>
                <w:rFonts w:hint="eastAsia" w:ascii="宋体" w:hAnsi="宋体" w:eastAsia="宋体" w:cs="宋体"/>
                <w:b/>
                <w:bCs/>
                <w:color w:val="FF0000"/>
                <w:kern w:val="0"/>
                <w:sz w:val="21"/>
                <w:szCs w:val="21"/>
                <w:highlight w:val="none"/>
                <w:lang w:bidi="ar"/>
              </w:rPr>
              <w:t>450小时</w:t>
            </w:r>
            <w:commentRangeEnd w:id="40"/>
            <w:r>
              <w:rPr>
                <w:b/>
                <w:bCs/>
                <w:color w:val="FF0000"/>
              </w:rPr>
              <w:commentReference w:id="40"/>
            </w:r>
            <w:r>
              <w:rPr>
                <w:rFonts w:hint="eastAsia" w:ascii="宋体" w:hAnsi="宋体" w:eastAsia="宋体" w:cs="宋体"/>
                <w:b/>
                <w:bCs/>
                <w:color w:val="FF0000"/>
                <w:kern w:val="0"/>
                <w:sz w:val="21"/>
                <w:szCs w:val="21"/>
                <w:highlight w:val="none"/>
                <w:lang w:bidi="ar"/>
              </w:rPr>
              <w:t>乙酸盐雾试验后，涂层的耐腐蚀等级≥9 级</w:t>
            </w:r>
            <w:r>
              <w:rPr>
                <w:rFonts w:hint="eastAsia" w:ascii="宋体" w:hAnsi="宋体" w:cs="宋体"/>
                <w:b/>
                <w:bCs/>
                <w:color w:val="FF0000"/>
                <w:kern w:val="0"/>
                <w:sz w:val="21"/>
                <w:szCs w:val="21"/>
                <w:highlight w:val="none"/>
                <w:lang w:eastAsia="zh-CN" w:bidi="ar"/>
              </w:rPr>
              <w:t>；</w:t>
            </w:r>
          </w:p>
          <w:p>
            <w:pPr>
              <w:widowControl/>
              <w:jc w:val="left"/>
              <w:rPr>
                <w:rFonts w:hint="eastAsia" w:ascii="宋体" w:hAnsi="宋体" w:eastAsia="宋体" w:cs="宋体"/>
                <w:b/>
                <w:bCs/>
                <w:color w:val="FF0000"/>
                <w:kern w:val="0"/>
                <w:sz w:val="21"/>
                <w:szCs w:val="21"/>
                <w:highlight w:val="none"/>
                <w:lang w:eastAsia="zh-CN" w:bidi="ar"/>
              </w:rPr>
            </w:pPr>
            <w:r>
              <w:rPr>
                <w:rFonts w:hint="eastAsia" w:ascii="宋体" w:hAnsi="宋体" w:eastAsia="宋体" w:cs="宋体"/>
                <w:b/>
                <w:bCs/>
                <w:color w:val="FF0000"/>
                <w:kern w:val="0"/>
                <w:sz w:val="21"/>
                <w:szCs w:val="21"/>
                <w:highlight w:val="none"/>
                <w:lang w:bidi="ar"/>
              </w:rPr>
              <w:t>（4）产品有害物质：甲醛释放量、苯、甲苯、二甲苯、总挥发性有机化合物（TVOC)：合格</w:t>
            </w:r>
            <w:r>
              <w:rPr>
                <w:rFonts w:hint="eastAsia" w:ascii="宋体" w:hAnsi="宋体" w:cs="宋体"/>
                <w:b/>
                <w:bCs/>
                <w:color w:val="FF0000"/>
                <w:kern w:val="0"/>
                <w:sz w:val="21"/>
                <w:szCs w:val="21"/>
                <w:highlight w:val="none"/>
                <w:lang w:eastAsia="zh-CN" w:bidi="ar"/>
              </w:rPr>
              <w:t>。</w:t>
            </w:r>
          </w:p>
          <w:p>
            <w:pPr>
              <w:widowControl/>
              <w:jc w:val="left"/>
              <w:rPr>
                <w:rFonts w:hint="eastAsia" w:ascii="宋体" w:hAnsi="宋体" w:eastAsia="宋体" w:cs="宋体"/>
                <w:color w:val="auto"/>
                <w:kern w:val="0"/>
                <w:sz w:val="21"/>
                <w:szCs w:val="21"/>
                <w:highlight w:val="none"/>
                <w:lang w:bidi="ar"/>
              </w:rPr>
            </w:pPr>
            <w:r>
              <w:rPr>
                <w:rFonts w:hint="eastAsia" w:ascii="宋体" w:hAnsi="宋体" w:eastAsia="宋体" w:cs="宋体"/>
                <w:b/>
                <w:bCs/>
                <w:color w:val="FF0000"/>
                <w:kern w:val="0"/>
                <w:sz w:val="21"/>
                <w:szCs w:val="21"/>
                <w:highlight w:val="none"/>
                <w:lang w:bidi="ar"/>
              </w:rPr>
              <w:t>提供2021年1月1日至本项目投标截止日以来“</w:t>
            </w:r>
            <w:commentRangeStart w:id="41"/>
            <w:r>
              <w:rPr>
                <w:rFonts w:hint="eastAsia" w:ascii="宋体" w:hAnsi="宋体" w:eastAsia="宋体" w:cs="宋体"/>
                <w:b/>
                <w:bCs/>
                <w:color w:val="FF0000"/>
                <w:kern w:val="0"/>
                <w:sz w:val="21"/>
                <w:szCs w:val="21"/>
                <w:highlight w:val="none"/>
                <w:lang w:bidi="ar"/>
              </w:rPr>
              <w:t>医用诊断桌</w:t>
            </w:r>
            <w:commentRangeEnd w:id="41"/>
            <w:r>
              <w:commentReference w:id="41"/>
            </w:r>
            <w:r>
              <w:rPr>
                <w:rFonts w:hint="eastAsia" w:ascii="宋体" w:hAnsi="宋体" w:eastAsia="宋体" w:cs="宋体"/>
                <w:b/>
                <w:bCs/>
                <w:color w:val="FF0000"/>
                <w:kern w:val="0"/>
                <w:sz w:val="21"/>
                <w:szCs w:val="21"/>
                <w:highlight w:val="none"/>
                <w:lang w:bidi="ar"/>
              </w:rPr>
              <w:t>”的检测报告，</w:t>
            </w:r>
            <w:r>
              <w:rPr>
                <w:rFonts w:hint="eastAsia" w:ascii="宋体" w:hAnsi="宋体" w:eastAsia="宋体" w:cs="宋体"/>
                <w:b/>
                <w:bCs/>
                <w:i w:val="0"/>
                <w:iCs w:val="0"/>
                <w:color w:val="FF0000"/>
                <w:kern w:val="0"/>
                <w:sz w:val="21"/>
                <w:szCs w:val="21"/>
                <w:highlight w:val="none"/>
                <w:u w:val="none"/>
                <w:lang w:val="en-US" w:eastAsia="zh-CN"/>
              </w:rPr>
              <w:t>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9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实木诊桌</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1.规格：（1500W*1300D*750Hmm）±10%</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-945515</wp:posOffset>
                  </wp:positionH>
                  <wp:positionV relativeFrom="paragraph">
                    <wp:posOffset>439420</wp:posOffset>
                  </wp:positionV>
                  <wp:extent cx="622300" cy="508000"/>
                  <wp:effectExtent l="0" t="0" r="6350" b="6350"/>
                  <wp:wrapNone/>
                  <wp:docPr id="12" name="_x0000_s1453"/>
                  <wp:cNvGraphicFramePr/>
                  <a:graphic xmlns:a="http://schemas.openxmlformats.org/drawingml/2006/main">
                    <a:graphicData uri="http://schemas.openxmlformats.org/drawingml/2006/picture">
                      <pic:pic xmlns:pic="http://schemas.openxmlformats.org/drawingml/2006/picture">
                        <pic:nvPicPr>
                          <pic:cNvPr id="12" name="_x0000_s1453"/>
                          <pic:cNvPicPr/>
                        </pic:nvPicPr>
                        <pic:blipFill>
                          <a:blip r:embed="rId15"/>
                          <a:stretch>
                            <a:fillRect/>
                          </a:stretch>
                        </pic:blipFill>
                        <pic:spPr>
                          <a:xfrm>
                            <a:off x="0" y="0"/>
                            <a:ext cx="622300" cy="508000"/>
                          </a:xfrm>
                          <a:prstGeom prst="rect">
                            <a:avLst/>
                          </a:prstGeom>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基材：整体采用白蜡木原木制作；台面整体厚度不低于50mm，框架为白蜡木原木方加工成型；面板为白蜡木直拼板，厚度不低于18mm，用于直拼的白蜡木宽度不低于80mm；面板拼板颜色和纹理与框架接近，接口自然平和，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4.功能配置：带副柜（配置掩门柜或抽屉柜或空格柜，根据采购方需求深化）。配置隐藏走线盒，包含五孔插座、USB插座、弱电插口（根据现场线路及采购方需求配置）。带可折叠休息床。</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5.胶粘剂：木质部件胶粘剂采用环保水基型胶粘剂。胶粘剂的游离甲醛、苯、甲苯+二甲苯、总挥发性有机物均符合</w:t>
            </w:r>
            <w:commentRangeStart w:id="42"/>
            <w:r>
              <w:rPr>
                <w:rFonts w:hint="eastAsia" w:ascii="宋体" w:hAnsi="宋体" w:eastAsia="宋体" w:cs="宋体"/>
                <w:i w:val="0"/>
                <w:iCs w:val="0"/>
                <w:color w:val="000000"/>
                <w:kern w:val="0"/>
                <w:sz w:val="21"/>
                <w:szCs w:val="21"/>
                <w:highlight w:val="none"/>
                <w:u w:val="none"/>
                <w:lang w:val="en-US" w:eastAsia="zh-CN"/>
              </w:rPr>
              <w:t>GB 18583-2008、SZJG 52-2016标准要求。</w:t>
            </w:r>
            <w:commentRangeEnd w:id="42"/>
            <w:r>
              <w:commentReference w:id="42"/>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6.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7.五金配件：三节缓冲导轨、阻尼缓冲铰链，无锈蚀；</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222250</wp:posOffset>
                  </wp:positionH>
                  <wp:positionV relativeFrom="paragraph">
                    <wp:posOffset>565150</wp:posOffset>
                  </wp:positionV>
                  <wp:extent cx="641350" cy="514350"/>
                  <wp:effectExtent l="0" t="0" r="6350" b="0"/>
                  <wp:wrapNone/>
                  <wp:docPr id="13" name="_x0000_s1454"/>
                  <wp:cNvGraphicFramePr/>
                  <a:graphic xmlns:a="http://schemas.openxmlformats.org/drawingml/2006/main">
                    <a:graphicData uri="http://schemas.openxmlformats.org/drawingml/2006/picture">
                      <pic:pic xmlns:pic="http://schemas.openxmlformats.org/drawingml/2006/picture">
                        <pic:nvPicPr>
                          <pic:cNvPr id="13" name="_x0000_s1454"/>
                          <pic:cNvPicPr/>
                        </pic:nvPicPr>
                        <pic:blipFill>
                          <a:blip r:embed="rId16"/>
                          <a:stretch>
                            <a:fillRect/>
                          </a:stretch>
                        </pic:blipFill>
                        <pic:spPr>
                          <a:xfrm>
                            <a:off x="0" y="0"/>
                            <a:ext cx="641350" cy="514350"/>
                          </a:xfrm>
                          <a:prstGeom prst="rect">
                            <a:avLst/>
                          </a:prstGeom>
                        </pic:spPr>
                      </pic:pic>
                    </a:graphicData>
                  </a:graphic>
                </wp:anchor>
              </w:drawing>
            </w:r>
            <w:r>
              <w:rPr>
                <w:rFonts w:hint="eastAsia" w:ascii="宋体" w:hAnsi="宋体" w:eastAsia="宋体" w:cs="宋体"/>
                <w:color w:val="000000"/>
                <w:kern w:val="0"/>
                <w:sz w:val="21"/>
                <w:szCs w:val="21"/>
                <w:lang w:bidi="ar"/>
              </w:rPr>
              <w:t>诊椅</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1.规格：常规</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2.基材：整体采用白蜡木原木制作；脚架、框架、扶手、椅背架采用白蜡木原木方加工成型；座板采用白蜡木直拼板加工成型，厚度不低于18mm，用于直拼的白蜡木宽度不低于60mm；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4.胶粘剂：木质部件胶粘剂采用环保水基型胶粘剂。胶粘剂的游离甲醛、苯、甲苯+二甲苯、总挥发性有机物均符合GB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5.油漆：采用环保水性油漆，经过三底两面油漆工序，木纹纹理清晰，色泽均匀、光滑耐用。油漆表面无尘粒、气泡、渣点、边缘及立面无流挂等现象。</w:t>
            </w:r>
          </w:p>
        </w:tc>
      </w:tr>
      <w:tr>
        <w:tblPrEx>
          <w:tblCellMar>
            <w:top w:w="0" w:type="dxa"/>
            <w:left w:w="108" w:type="dxa"/>
            <w:bottom w:w="0" w:type="dxa"/>
            <w:right w:w="108" w:type="dxa"/>
          </w:tblCellMar>
        </w:tblPrEx>
        <w:trPr>
          <w:cantSplit/>
          <w:trHeight w:val="454"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298450</wp:posOffset>
                  </wp:positionH>
                  <wp:positionV relativeFrom="paragraph">
                    <wp:posOffset>415925</wp:posOffset>
                  </wp:positionV>
                  <wp:extent cx="596900" cy="723900"/>
                  <wp:effectExtent l="0" t="0" r="12700" b="0"/>
                  <wp:wrapNone/>
                  <wp:docPr id="14" name="_x0000_s1455"/>
                  <wp:cNvGraphicFramePr/>
                  <a:graphic xmlns:a="http://schemas.openxmlformats.org/drawingml/2006/main">
                    <a:graphicData uri="http://schemas.openxmlformats.org/drawingml/2006/picture">
                      <pic:pic xmlns:pic="http://schemas.openxmlformats.org/drawingml/2006/picture">
                        <pic:nvPicPr>
                          <pic:cNvPr id="14" name="_x0000_s1455"/>
                          <pic:cNvPicPr/>
                        </pic:nvPicPr>
                        <pic:blipFill>
                          <a:blip r:embed="rId17"/>
                          <a:stretch>
                            <a:fillRect/>
                          </a:stretch>
                        </pic:blipFill>
                        <pic:spPr>
                          <a:xfrm>
                            <a:off x="0" y="0"/>
                            <a:ext cx="596900" cy="723900"/>
                          </a:xfrm>
                          <a:prstGeom prst="rect">
                            <a:avLst/>
                          </a:prstGeom>
                        </pic:spPr>
                      </pic:pic>
                    </a:graphicData>
                  </a:graphic>
                </wp:anchor>
              </w:drawing>
            </w:r>
            <w:r>
              <w:rPr>
                <w:rFonts w:hint="eastAsia" w:ascii="宋体" w:hAnsi="宋体" w:eastAsia="宋体" w:cs="宋体"/>
                <w:color w:val="000000"/>
                <w:kern w:val="0"/>
                <w:sz w:val="21"/>
                <w:szCs w:val="21"/>
                <w:lang w:bidi="ar"/>
              </w:rPr>
              <w:t>患者椅</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1.规格：常规</w:t>
            </w:r>
          </w:p>
        </w:tc>
      </w:tr>
      <w:tr>
        <w:tblPrEx>
          <w:tblCellMar>
            <w:top w:w="0" w:type="dxa"/>
            <w:left w:w="108" w:type="dxa"/>
            <w:bottom w:w="0" w:type="dxa"/>
            <w:right w:w="108" w:type="dxa"/>
          </w:tblCellMar>
        </w:tblPrEx>
        <w:trPr>
          <w:cantSplit/>
          <w:trHeight w:val="57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2.基材：整体采用白蜡木原木制作；</w:t>
            </w:r>
          </w:p>
        </w:tc>
      </w:tr>
      <w:tr>
        <w:tblPrEx>
          <w:tblCellMar>
            <w:top w:w="0" w:type="dxa"/>
            <w:left w:w="108" w:type="dxa"/>
            <w:bottom w:w="0" w:type="dxa"/>
            <w:right w:w="108" w:type="dxa"/>
          </w:tblCellMar>
        </w:tblPrEx>
        <w:trPr>
          <w:cantSplit/>
          <w:trHeight w:val="102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r>
              <w:rPr>
                <w:rFonts w:hint="eastAsia" w:ascii="宋体" w:hAnsi="宋体" w:eastAsia="宋体" w:cs="宋体"/>
                <w:i w:val="0"/>
                <w:iCs w:val="0"/>
                <w:color w:val="0000FF"/>
                <w:kern w:val="0"/>
                <w:sz w:val="21"/>
                <w:szCs w:val="21"/>
                <w:highlight w:val="none"/>
                <w:u w:val="none"/>
                <w:lang w:val="en-US" w:eastAsia="zh-CN"/>
              </w:rPr>
              <w:t>（后期根据各科室专业要求进行深化款式及结构）</w:t>
            </w:r>
          </w:p>
        </w:tc>
      </w:tr>
      <w:tr>
        <w:tblPrEx>
          <w:tblCellMar>
            <w:top w:w="0" w:type="dxa"/>
            <w:left w:w="108" w:type="dxa"/>
            <w:bottom w:w="0" w:type="dxa"/>
            <w:right w:w="108" w:type="dxa"/>
          </w:tblCellMar>
        </w:tblPrEx>
        <w:trPr>
          <w:cantSplit/>
          <w:trHeight w:val="1809"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功能：可选座面软包，面料选用医用抗菌皮革，皮质柔软，舒适，透气性好，无异味；车缝线路均匀、针距均匀，转角平滑、后背及底座包饱满，左右对齐。皮革摩擦色牢度、耐光性、涂层粘着牢度、耐折牢度、耐磨性、撕裂力、气味、禁用偶氮染料、游离甲醛、挥发性有机物均符合GB/T 16799-201、HJ 507-2009、SZJG 52-2016标准要求；采用原生环保海绵，柔软性能好、软硬适中，回弹性能好。</w:t>
            </w:r>
          </w:p>
        </w:tc>
      </w:tr>
      <w:tr>
        <w:tblPrEx>
          <w:tblCellMar>
            <w:top w:w="0" w:type="dxa"/>
            <w:left w:w="108" w:type="dxa"/>
            <w:bottom w:w="0" w:type="dxa"/>
            <w:right w:w="108" w:type="dxa"/>
          </w:tblCellMar>
        </w:tblPrEx>
        <w:trPr>
          <w:cantSplit/>
          <w:trHeight w:val="731"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5.胶粘剂：采用环保水基型胶粘剂。胶粘剂的游离甲醛、苯、甲苯+二甲苯、总挥发性有机物均符合GB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197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6.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244475</wp:posOffset>
                  </wp:positionH>
                  <wp:positionV relativeFrom="paragraph">
                    <wp:posOffset>346075</wp:posOffset>
                  </wp:positionV>
                  <wp:extent cx="660400" cy="546100"/>
                  <wp:effectExtent l="0" t="0" r="6350" b="6350"/>
                  <wp:wrapNone/>
                  <wp:docPr id="15" name="_x0000_s1456"/>
                  <wp:cNvGraphicFramePr/>
                  <a:graphic xmlns:a="http://schemas.openxmlformats.org/drawingml/2006/main">
                    <a:graphicData uri="http://schemas.openxmlformats.org/drawingml/2006/picture">
                      <pic:pic xmlns:pic="http://schemas.openxmlformats.org/drawingml/2006/picture">
                        <pic:nvPicPr>
                          <pic:cNvPr id="15" name="_x0000_s1456"/>
                          <pic:cNvPicPr/>
                        </pic:nvPicPr>
                        <pic:blipFill>
                          <a:blip r:embed="rId18"/>
                          <a:stretch>
                            <a:fillRect/>
                          </a:stretch>
                        </pic:blipFill>
                        <pic:spPr>
                          <a:xfrm>
                            <a:off x="0" y="0"/>
                            <a:ext cx="660400" cy="546100"/>
                          </a:xfrm>
                          <a:prstGeom prst="rect">
                            <a:avLst/>
                          </a:prstGeom>
                        </pic:spPr>
                      </pic:pic>
                    </a:graphicData>
                  </a:graphic>
                </wp:anchor>
              </w:drawing>
            </w:r>
            <w:r>
              <w:rPr>
                <w:rFonts w:hint="eastAsia" w:ascii="宋体" w:hAnsi="宋体" w:eastAsia="宋体" w:cs="宋体"/>
                <w:color w:val="000000"/>
                <w:kern w:val="0"/>
                <w:sz w:val="21"/>
                <w:szCs w:val="21"/>
                <w:lang w:bidi="ar"/>
              </w:rPr>
              <w:t>医用诊床</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1.规格：（1900W*650D*650H）mm±10mm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2.基材</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2.1.软垫：面料采用医用级抑菌皮，防水去污；耐磨耐刮，表面耐高温性能佳。采用高密度高弹力泡绵。海绵回弹力≥35%，能均匀承托负重，反复坐压不变形、不塌陷，厚实座包，舒适稳固；</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2.2.柜体板材：采用18mm厚优质环保E0级浸渍胶膜纸饰面实木多层板（胶合板）。封边采用优质≥1.0mm厚PVC封边条，热熔胶全自动封边机完成封边。</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2.3.床架：脚架及边框采用白蜡木原木方加工成型，木方直径不低于70mm；采用榫卯结构连接工艺。配静音防滑脚垫。</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2.4.胶粘剂：采用环保水基型胶粘剂。</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2.5.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3.配置：软包垫+储物柜，储物柜配置掩门及开敞柜，功能及结构根据采购方需求深化。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4.五金配件：采用优质阻尼门铰和暗藏拉手。</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206375</wp:posOffset>
                  </wp:positionH>
                  <wp:positionV relativeFrom="paragraph">
                    <wp:posOffset>184150</wp:posOffset>
                  </wp:positionV>
                  <wp:extent cx="685800" cy="565150"/>
                  <wp:effectExtent l="0" t="0" r="0" b="6350"/>
                  <wp:wrapNone/>
                  <wp:docPr id="16" name="_x0000_s1457"/>
                  <wp:cNvGraphicFramePr/>
                  <a:graphic xmlns:a="http://schemas.openxmlformats.org/drawingml/2006/main">
                    <a:graphicData uri="http://schemas.openxmlformats.org/drawingml/2006/picture">
                      <pic:pic xmlns:pic="http://schemas.openxmlformats.org/drawingml/2006/picture">
                        <pic:nvPicPr>
                          <pic:cNvPr id="16" name="_x0000_s1457"/>
                          <pic:cNvPicPr/>
                        </pic:nvPicPr>
                        <pic:blipFill>
                          <a:blip r:embed="rId19"/>
                          <a:stretch>
                            <a:fillRect/>
                          </a:stretch>
                        </pic:blipFill>
                        <pic:spPr>
                          <a:xfrm>
                            <a:off x="0" y="0"/>
                            <a:ext cx="685800" cy="565150"/>
                          </a:xfrm>
                          <a:prstGeom prst="rect">
                            <a:avLst/>
                          </a:prstGeom>
                        </pic:spPr>
                      </pic:pic>
                    </a:graphicData>
                  </a:graphic>
                </wp:anchor>
              </w:drawing>
            </w:r>
            <w:r>
              <w:rPr>
                <w:rFonts w:hint="eastAsia" w:ascii="宋体" w:hAnsi="宋体" w:eastAsia="宋体" w:cs="宋体"/>
                <w:color w:val="000000"/>
                <w:kern w:val="0"/>
                <w:sz w:val="21"/>
                <w:szCs w:val="21"/>
                <w:lang w:bidi="ar"/>
              </w:rPr>
              <w:t>检查床</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规格：（1900W*600D*680H）mm±10mm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1.基材</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1.1.软垫：面料采用医用级抑菌皮，防水去污；耐磨耐刮，表面耐高温性能佳。采用高密度高弹力泡绵。海绵回弹力≥35%，能均匀承托负重，反复坐压不变形、不塌陷，厚实座包，舒适稳固；</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1.2.柜体板材：采用18mm厚优质环保E0级浸渍胶膜纸饰面实木多层板（胶合板）。封边采用优质≥1.0mm厚PVC封边条，热熔胶全自动封边机完成封边。</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1.3.床架：脚架及边框采用白蜡木原木方加工成型，木方直径不低于70mm；采用榫卯结构连接工艺。配静音防滑脚垫。</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1.4.胶粘剂：采用环保水基型胶粘剂。</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1.5.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2.配置：软包垫+储物柜，储物柜配置掩门及开敞柜，功能及结构根据采购方需求深化。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color w:val="auto"/>
                <w:kern w:val="0"/>
                <w:sz w:val="21"/>
                <w:szCs w:val="21"/>
                <w:highlight w:val="none"/>
                <w:lang w:bidi="ar"/>
              </w:rPr>
            </w:pPr>
            <w:r>
              <w:rPr>
                <w:rFonts w:hint="eastAsia" w:ascii="宋体" w:hAnsi="宋体" w:eastAsia="宋体" w:cs="宋体"/>
                <w:b w:val="0"/>
                <w:bCs w:val="0"/>
                <w:i w:val="0"/>
                <w:iCs w:val="0"/>
                <w:color w:val="auto"/>
                <w:kern w:val="0"/>
                <w:sz w:val="21"/>
                <w:szCs w:val="21"/>
                <w:highlight w:val="none"/>
                <w:u w:val="none"/>
                <w:lang w:val="en-US" w:eastAsia="zh-CN"/>
              </w:rPr>
              <w:t>3.五金配件：采用优质阻尼门铰和暗藏拉手。</w:t>
            </w:r>
          </w:p>
        </w:tc>
      </w:tr>
      <w:tr>
        <w:tblPrEx>
          <w:tblCellMar>
            <w:top w:w="0" w:type="dxa"/>
            <w:left w:w="108" w:type="dxa"/>
            <w:bottom w:w="0" w:type="dxa"/>
            <w:right w:w="108" w:type="dxa"/>
          </w:tblCellMar>
        </w:tblPrEx>
        <w:trPr>
          <w:cantSplit/>
          <w:trHeight w:val="385"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采血台</w:t>
            </w:r>
            <w:r>
              <w:rPr>
                <w:rFonts w:hint="eastAsia" w:ascii="宋体" w:hAnsi="宋体" w:eastAsia="宋体" w:cs="宋体"/>
                <w:sz w:val="21"/>
                <w:szCs w:val="21"/>
              </w:rPr>
              <w:commentReference w:id="43"/>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1.规格：（L*450D*750H）mm±10mm</w:t>
            </w:r>
          </w:p>
        </w:tc>
      </w:tr>
      <w:tr>
        <w:tblPrEx>
          <w:tblCellMar>
            <w:top w:w="0" w:type="dxa"/>
            <w:left w:w="108" w:type="dxa"/>
            <w:bottom w:w="0" w:type="dxa"/>
            <w:right w:w="108" w:type="dxa"/>
          </w:tblCellMar>
        </w:tblPrEx>
        <w:trPr>
          <w:cantSplit/>
          <w:trHeight w:val="385"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46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2.1柜体：采用1.0mm一级电解钢板。</w:t>
            </w:r>
          </w:p>
        </w:tc>
      </w:tr>
      <w:tr>
        <w:tblPrEx>
          <w:tblCellMar>
            <w:top w:w="0" w:type="dxa"/>
            <w:left w:w="108" w:type="dxa"/>
            <w:bottom w:w="0" w:type="dxa"/>
            <w:right w:w="108" w:type="dxa"/>
          </w:tblCellMar>
        </w:tblPrEx>
        <w:trPr>
          <w:cantSplit/>
          <w:trHeight w:val="351"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2.2门板：采用1.0mm一级电解钢板。</w:t>
            </w:r>
          </w:p>
        </w:tc>
      </w:tr>
      <w:tr>
        <w:tblPrEx>
          <w:tblCellMar>
            <w:top w:w="0" w:type="dxa"/>
            <w:left w:w="108" w:type="dxa"/>
            <w:bottom w:w="0" w:type="dxa"/>
            <w:right w:w="108" w:type="dxa"/>
          </w:tblCellMar>
        </w:tblPrEx>
        <w:trPr>
          <w:cantSplit/>
          <w:trHeight w:val="385"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2.3台面医用级人造大理石，厚度12mm。</w:t>
            </w:r>
          </w:p>
        </w:tc>
      </w:tr>
      <w:tr>
        <w:tblPrEx>
          <w:tblCellMar>
            <w:top w:w="0" w:type="dxa"/>
            <w:left w:w="108" w:type="dxa"/>
            <w:bottom w:w="0" w:type="dxa"/>
            <w:right w:w="108" w:type="dxa"/>
          </w:tblCellMar>
        </w:tblPrEx>
        <w:trPr>
          <w:cantSplit/>
          <w:trHeight w:val="4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2.4拉手：一字折弯暗拉手。</w:t>
            </w:r>
          </w:p>
        </w:tc>
      </w:tr>
      <w:tr>
        <w:tblPrEx>
          <w:tblCellMar>
            <w:top w:w="0" w:type="dxa"/>
            <w:left w:w="108" w:type="dxa"/>
            <w:bottom w:w="0" w:type="dxa"/>
            <w:right w:w="108" w:type="dxa"/>
          </w:tblCellMar>
        </w:tblPrEx>
        <w:trPr>
          <w:cantSplit/>
          <w:trHeight w:val="719"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3.结构：配副柜，储物柜及层板开放柜，根据采购需求深化设计。台面开1孔，配合金线盖；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4.工艺：表面处理：表面采用环氧树脂抗菌粉末喷涂或木纹转移工艺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190500</wp:posOffset>
                  </wp:positionH>
                  <wp:positionV relativeFrom="paragraph">
                    <wp:posOffset>730250</wp:posOffset>
                  </wp:positionV>
                  <wp:extent cx="476250" cy="520700"/>
                  <wp:effectExtent l="0" t="0" r="0" b="12700"/>
                  <wp:wrapNone/>
                  <wp:docPr id="17" name="_x0000_s1459"/>
                  <wp:cNvGraphicFramePr/>
                  <a:graphic xmlns:a="http://schemas.openxmlformats.org/drawingml/2006/main">
                    <a:graphicData uri="http://schemas.openxmlformats.org/drawingml/2006/picture">
                      <pic:pic xmlns:pic="http://schemas.openxmlformats.org/drawingml/2006/picture">
                        <pic:nvPicPr>
                          <pic:cNvPr id="17" name="_x0000_s1459"/>
                          <pic:cNvPicPr/>
                        </pic:nvPicPr>
                        <pic:blipFill>
                          <a:blip r:embed="rId20"/>
                          <a:stretch>
                            <a:fillRect/>
                          </a:stretch>
                        </pic:blipFill>
                        <pic:spPr>
                          <a:xfrm>
                            <a:off x="0" y="0"/>
                            <a:ext cx="476250" cy="520700"/>
                          </a:xfrm>
                          <a:prstGeom prst="rect">
                            <a:avLst/>
                          </a:prstGeom>
                        </pic:spPr>
                      </pic:pic>
                    </a:graphicData>
                  </a:graphic>
                </wp:anchor>
              </w:drawing>
            </w:r>
            <w:r>
              <w:rPr>
                <w:rFonts w:hint="eastAsia" w:ascii="宋体" w:hAnsi="宋体" w:eastAsia="宋体" w:cs="宋体"/>
                <w:color w:val="000000"/>
                <w:kern w:val="0"/>
                <w:sz w:val="21"/>
                <w:szCs w:val="21"/>
                <w:lang w:bidi="ar"/>
              </w:rPr>
              <w:t>采血副台</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规格：（800W*400D*650H）mm±10mm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1.材质：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1.1、台面采用优质12mm厚医用亚克力人造石；防腐、防酸碱、防污、耐用、耐热、耐撞，密度硬度高且耐磨性好，长时间使用仍可确保亮丽如新；</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1.2、基材：柜体、门板采用≥1.0mm厚优质冷轧钢板，经加工成型。</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2.工艺：表面处理：表面采用环氧树脂静电抗菌粉末喷涂或木纹转印工艺。</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3.五金配件：优质耐用缓冲液压式门铰、优质三合一偏心连接件、防锈易消毒型拉手及优质锁等优质五金配件；</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4.配置：主台+人造石+垃圾投放口。根据采购方需求配置活动尼龙脚轮。</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325755</wp:posOffset>
                  </wp:positionH>
                  <wp:positionV relativeFrom="paragraph">
                    <wp:posOffset>721995</wp:posOffset>
                  </wp:positionV>
                  <wp:extent cx="406400" cy="546100"/>
                  <wp:effectExtent l="0" t="0" r="12700" b="6350"/>
                  <wp:wrapNone/>
                  <wp:docPr id="18" name="_x0000_s1460"/>
                  <wp:cNvGraphicFramePr/>
                  <a:graphic xmlns:a="http://schemas.openxmlformats.org/drawingml/2006/main">
                    <a:graphicData uri="http://schemas.openxmlformats.org/drawingml/2006/picture">
                      <pic:pic xmlns:pic="http://schemas.openxmlformats.org/drawingml/2006/picture">
                        <pic:nvPicPr>
                          <pic:cNvPr id="18" name="_x0000_s1460"/>
                          <pic:cNvPicPr/>
                        </pic:nvPicPr>
                        <pic:blipFill>
                          <a:blip r:embed="rId21"/>
                          <a:stretch>
                            <a:fillRect/>
                          </a:stretch>
                        </pic:blipFill>
                        <pic:spPr>
                          <a:xfrm>
                            <a:off x="0" y="0"/>
                            <a:ext cx="406400" cy="546100"/>
                          </a:xfrm>
                          <a:prstGeom prst="rect">
                            <a:avLst/>
                          </a:prstGeom>
                        </pic:spPr>
                      </pic:pic>
                    </a:graphicData>
                  </a:graphic>
                </wp:anchor>
              </w:drawing>
            </w:r>
            <w:r>
              <w:rPr>
                <w:rFonts w:hint="eastAsia" w:ascii="宋体" w:hAnsi="宋体" w:eastAsia="宋体" w:cs="宋体"/>
                <w:color w:val="000000"/>
                <w:kern w:val="0"/>
                <w:sz w:val="21"/>
                <w:szCs w:val="21"/>
                <w:lang w:bidi="ar"/>
              </w:rPr>
              <w:t>采血椅</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规格：常规</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1.材质：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drawing>
                <wp:anchor distT="0" distB="0" distL="114300" distR="114300" simplePos="0" relativeHeight="251661312" behindDoc="0" locked="0" layoutInCell="1" allowOverlap="1">
                  <wp:simplePos x="0" y="0"/>
                  <wp:positionH relativeFrom="column">
                    <wp:posOffset>-850265</wp:posOffset>
                  </wp:positionH>
                  <wp:positionV relativeFrom="paragraph">
                    <wp:posOffset>170180</wp:posOffset>
                  </wp:positionV>
                  <wp:extent cx="406400" cy="546100"/>
                  <wp:effectExtent l="0" t="0" r="12700" b="6350"/>
                  <wp:wrapNone/>
                  <wp:docPr id="152" name="图片_9"/>
                  <wp:cNvGraphicFramePr/>
                  <a:graphic xmlns:a="http://schemas.openxmlformats.org/drawingml/2006/main">
                    <a:graphicData uri="http://schemas.openxmlformats.org/drawingml/2006/picture">
                      <pic:pic xmlns:pic="http://schemas.openxmlformats.org/drawingml/2006/picture">
                        <pic:nvPicPr>
                          <pic:cNvPr id="152" name="图片_9"/>
                          <pic:cNvPicPr/>
                        </pic:nvPicPr>
                        <pic:blipFill>
                          <a:blip r:embed="rId21"/>
                          <a:stretch>
                            <a:fillRect/>
                          </a:stretch>
                        </pic:blipFill>
                        <pic:spPr>
                          <a:xfrm>
                            <a:off x="0" y="0"/>
                            <a:ext cx="406400" cy="546100"/>
                          </a:xfrm>
                          <a:prstGeom prst="rect">
                            <a:avLst/>
                          </a:prstGeom>
                          <a:noFill/>
                          <a:ln>
                            <a:noFill/>
                          </a:ln>
                        </pic:spPr>
                      </pic:pic>
                    </a:graphicData>
                  </a:graphic>
                </wp:anchor>
              </w:drawing>
            </w:r>
            <w:r>
              <w:rPr>
                <w:rFonts w:hint="eastAsia" w:ascii="宋体" w:hAnsi="宋体" w:eastAsia="宋体" w:cs="宋体"/>
                <w:b w:val="0"/>
                <w:bCs w:val="0"/>
                <w:i w:val="0"/>
                <w:iCs w:val="0"/>
                <w:color w:val="auto"/>
                <w:kern w:val="0"/>
                <w:sz w:val="21"/>
                <w:szCs w:val="21"/>
                <w:highlight w:val="none"/>
                <w:u w:val="none"/>
                <w:lang w:val="en-US" w:eastAsia="zh-CN"/>
              </w:rPr>
              <w:t>1.1尼龙加纤射出一体成型坐，背连接，后倾具备回弹力，有韧性，腰背支撑足；坐垫一体成型海绵，表面采用进口超纤PU达到医用标准抗菌等级；坐垫到地面高度（升降范围）需达到68-85cm。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1.2、升降扶手，主体支撑部分为尼龙加纤，接触面PU软面；同步倾仰底盘；</w:t>
            </w:r>
          </w:p>
        </w:tc>
      </w:tr>
      <w:tr>
        <w:tblPrEx>
          <w:tblCellMar>
            <w:top w:w="0" w:type="dxa"/>
            <w:left w:w="108" w:type="dxa"/>
            <w:bottom w:w="0" w:type="dxa"/>
            <w:right w:w="108" w:type="dxa"/>
          </w:tblCellMar>
        </w:tblPrEx>
        <w:trPr>
          <w:cantSplit/>
          <w:trHeight w:val="305"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1.3、三级气压棒；100缩50黑色三级中管，内置氮气更完全稳定；</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1.4、铝合金压住成型五星脚；</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2.五金配件：钢质螺帽、螺丝，表面镀镍；</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val="0"/>
                <w:bCs w:val="0"/>
                <w:i w:val="0"/>
                <w:iCs w:val="0"/>
                <w:color w:val="auto"/>
                <w:kern w:val="0"/>
                <w:sz w:val="21"/>
                <w:szCs w:val="21"/>
                <w:highlight w:val="none"/>
                <w:u w:val="none"/>
                <w:lang w:val="en-US" w:eastAsia="zh-CN"/>
              </w:rPr>
            </w:pPr>
            <w:r>
              <w:rPr>
                <w:rFonts w:hint="eastAsia" w:ascii="宋体" w:hAnsi="宋体" w:eastAsia="宋体" w:cs="宋体"/>
                <w:b w:val="0"/>
                <w:bCs w:val="0"/>
                <w:i w:val="0"/>
                <w:iCs w:val="0"/>
                <w:color w:val="auto"/>
                <w:kern w:val="0"/>
                <w:sz w:val="21"/>
                <w:szCs w:val="21"/>
                <w:highlight w:val="none"/>
                <w:u w:val="none"/>
                <w:lang w:val="en-US" w:eastAsia="zh-CN"/>
              </w:rPr>
              <w:t>3.功能：60MM尼龙轮。</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368300</wp:posOffset>
                  </wp:positionH>
                  <wp:positionV relativeFrom="paragraph">
                    <wp:posOffset>628650</wp:posOffset>
                  </wp:positionV>
                  <wp:extent cx="355600" cy="457200"/>
                  <wp:effectExtent l="0" t="0" r="6350" b="0"/>
                  <wp:wrapNone/>
                  <wp:docPr id="19" name="_x0000_s1461"/>
                  <wp:cNvGraphicFramePr/>
                  <a:graphic xmlns:a="http://schemas.openxmlformats.org/drawingml/2006/main">
                    <a:graphicData uri="http://schemas.openxmlformats.org/drawingml/2006/picture">
                      <pic:pic xmlns:pic="http://schemas.openxmlformats.org/drawingml/2006/picture">
                        <pic:nvPicPr>
                          <pic:cNvPr id="19" name="_x0000_s1461"/>
                          <pic:cNvPicPr/>
                        </pic:nvPicPr>
                        <pic:blipFill>
                          <a:blip r:embed="rId22"/>
                          <a:stretch>
                            <a:fillRect/>
                          </a:stretch>
                        </pic:blipFill>
                        <pic:spPr>
                          <a:xfrm>
                            <a:off x="0" y="0"/>
                            <a:ext cx="355600" cy="457200"/>
                          </a:xfrm>
                          <a:prstGeom prst="rect">
                            <a:avLst/>
                          </a:prstGeom>
                        </pic:spPr>
                      </pic:pic>
                    </a:graphicData>
                  </a:graphic>
                </wp:anchor>
              </w:drawing>
            </w:r>
            <w:r>
              <w:rPr>
                <w:rFonts w:hint="eastAsia" w:ascii="宋体" w:hAnsi="宋体" w:eastAsia="宋体" w:cs="宋体"/>
                <w:color w:val="000000"/>
                <w:kern w:val="0"/>
                <w:sz w:val="21"/>
                <w:szCs w:val="21"/>
                <w:lang w:bidi="ar"/>
              </w:rPr>
              <w:t>采血凳</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规格：常规</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1.材质：</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1.1、外露框架：采用优质实木白蜡木制作，采用榫卯结构连接工艺。木材充分烘干，保证含水率符合要求；木材纹理美观，无明显节子、虫眼，不得使用腐朽材，木制件外观达到国家合格标准。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1.2、面料：采用优质超纤皮。</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1.3、海绵：采用优质高弹海绵。海绵回弹力≥35%，能均匀承托负重，反复坐压不变形、不塌陷，厚实座包，舒适稳固；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247650</wp:posOffset>
                  </wp:positionH>
                  <wp:positionV relativeFrom="paragraph">
                    <wp:posOffset>342900</wp:posOffset>
                  </wp:positionV>
                  <wp:extent cx="546100" cy="508000"/>
                  <wp:effectExtent l="0" t="0" r="6350" b="6350"/>
                  <wp:wrapNone/>
                  <wp:docPr id="20" name="_x0000_s1462"/>
                  <wp:cNvGraphicFramePr/>
                  <a:graphic xmlns:a="http://schemas.openxmlformats.org/drawingml/2006/main">
                    <a:graphicData uri="http://schemas.openxmlformats.org/drawingml/2006/picture">
                      <pic:pic xmlns:pic="http://schemas.openxmlformats.org/drawingml/2006/picture">
                        <pic:nvPicPr>
                          <pic:cNvPr id="20" name="_x0000_s1462"/>
                          <pic:cNvPicPr/>
                        </pic:nvPicPr>
                        <pic:blipFill>
                          <a:blip r:embed="rId23"/>
                          <a:stretch>
                            <a:fillRect/>
                          </a:stretch>
                        </pic:blipFill>
                        <pic:spPr>
                          <a:xfrm>
                            <a:off x="0" y="0"/>
                            <a:ext cx="546100" cy="508000"/>
                          </a:xfrm>
                          <a:prstGeom prst="rect">
                            <a:avLst/>
                          </a:prstGeom>
                        </pic:spPr>
                      </pic:pic>
                    </a:graphicData>
                  </a:graphic>
                </wp:anchor>
              </w:drawing>
            </w:r>
            <w:r>
              <w:rPr>
                <w:rFonts w:hint="eastAsia" w:ascii="宋体" w:hAnsi="宋体" w:eastAsia="宋体" w:cs="宋体"/>
                <w:color w:val="000000"/>
                <w:kern w:val="0"/>
                <w:sz w:val="21"/>
                <w:szCs w:val="21"/>
                <w:lang w:bidi="ar"/>
              </w:rPr>
              <w:t>操作椅</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规格：常规</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1.材质：座垫、靠背为医用环保抗菌皮，采用高密度回弹海绵，采用多功能底盘，三级升降气压棒；靠背仿木纹设计；铝合金压铸成型五星脚架</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2.结构/配置：座位可升降及左右转动。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3.五金配件：钢质螺帽、螺丝，表面镀镍。</w:t>
            </w:r>
          </w:p>
        </w:tc>
      </w:tr>
      <w:tr>
        <w:tblPrEx>
          <w:tblCellMar>
            <w:top w:w="0" w:type="dxa"/>
            <w:left w:w="108" w:type="dxa"/>
            <w:bottom w:w="0" w:type="dxa"/>
            <w:right w:w="108" w:type="dxa"/>
          </w:tblCellMar>
        </w:tblPrEx>
        <w:trPr>
          <w:cantSplit/>
          <w:trHeight w:val="319"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儿科诊桌</w:t>
            </w:r>
          </w:p>
          <w:p>
            <w:pPr>
              <w:pStyle w:val="18"/>
              <w:rPr>
                <w:rFonts w:hint="eastAsia" w:ascii="宋体" w:hAnsi="宋体" w:eastAsia="宋体" w:cs="宋体"/>
                <w:color w:val="000000"/>
                <w:kern w:val="0"/>
                <w:sz w:val="21"/>
                <w:szCs w:val="21"/>
                <w:lang w:bidi="ar"/>
              </w:rPr>
            </w:pPr>
          </w:p>
          <w:p>
            <w:pPr>
              <w:pStyle w:val="19"/>
              <w:rPr>
                <w:rFonts w:hint="eastAsia" w:ascii="宋体" w:hAnsi="宋体" w:eastAsia="宋体" w:cs="宋体"/>
                <w:sz w:val="21"/>
                <w:szCs w:val="21"/>
              </w:rPr>
            </w:pPr>
            <w:r>
              <w:rPr>
                <w:rFonts w:hint="eastAsia" w:ascii="宋体" w:hAnsi="宋体" w:eastAsia="宋体" w:cs="宋体"/>
                <w:color w:val="000000"/>
                <w:kern w:val="0"/>
                <w:sz w:val="21"/>
                <w:szCs w:val="21"/>
                <w:bdr w:val="single" w:color="000000" w:sz="4" w:space="0"/>
                <w:lang w:bidi="ar"/>
              </w:rPr>
              <w:drawing>
                <wp:anchor distT="0" distB="0" distL="114300" distR="114300" simplePos="0" relativeHeight="251689984" behindDoc="0" locked="0" layoutInCell="1" allowOverlap="1">
                  <wp:simplePos x="0" y="0"/>
                  <wp:positionH relativeFrom="column">
                    <wp:posOffset>240665</wp:posOffset>
                  </wp:positionH>
                  <wp:positionV relativeFrom="paragraph">
                    <wp:posOffset>90170</wp:posOffset>
                  </wp:positionV>
                  <wp:extent cx="660400" cy="501650"/>
                  <wp:effectExtent l="0" t="0" r="6350" b="12700"/>
                  <wp:wrapNone/>
                  <wp:docPr id="151" name="图片 3"/>
                  <wp:cNvGraphicFramePr/>
                  <a:graphic xmlns:a="http://schemas.openxmlformats.org/drawingml/2006/main">
                    <a:graphicData uri="http://schemas.openxmlformats.org/drawingml/2006/picture">
                      <pic:pic xmlns:pic="http://schemas.openxmlformats.org/drawingml/2006/picture">
                        <pic:nvPicPr>
                          <pic:cNvPr id="151" name="图片 3"/>
                          <pic:cNvPicPr/>
                        </pic:nvPicPr>
                        <pic:blipFill>
                          <a:blip r:embed="rId24"/>
                          <a:stretch>
                            <a:fillRect/>
                          </a:stretch>
                        </pic:blipFill>
                        <pic:spPr>
                          <a:xfrm>
                            <a:off x="0" y="0"/>
                            <a:ext cx="660400" cy="501650"/>
                          </a:xfrm>
                          <a:prstGeom prst="rect">
                            <a:avLst/>
                          </a:prstGeom>
                          <a:noFill/>
                          <a:ln>
                            <a:noFill/>
                          </a:ln>
                        </pic:spPr>
                      </pic:pic>
                    </a:graphicData>
                  </a:graphic>
                </wp:anchor>
              </w:drawing>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规格：</w:t>
            </w:r>
            <w:r>
              <w:rPr>
                <w:rFonts w:hint="eastAsia" w:ascii="宋体" w:hAnsi="宋体" w:eastAsia="宋体" w:cs="宋体"/>
                <w:color w:val="000000"/>
                <w:kern w:val="0"/>
                <w:sz w:val="21"/>
                <w:szCs w:val="21"/>
                <w:lang w:bidi="ar"/>
              </w:rPr>
              <w:t>1400W*1300D*750H</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lang w:bidi="ar"/>
              </w:rPr>
              <w:t>1.1、台面：采用25厚优质环保Enf级实木多层板。面贴三聚氰胺装饰纸饰面，耐磨，防污，易清洁；</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lang w:bidi="ar"/>
              </w:rPr>
              <w:t>1.2、封边：采用优质≥2.0mm厚PVC封边条，热熔胶全自动封边机完成封边。</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lang w:bidi="ar"/>
              </w:rPr>
              <w:t>1.3、钢架脚：采用≥1.5mm厚优质冷轧钢板，通过模具成型工字形钢脚，经剪板、开槽、折弯成型等工艺流程。</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结构：全钢制副柜。全钢制固定打印机柜，柜体采用优质≥0.8冷轧钢板，抽屉面板采用双层钢板，抽面板带钢板成型内嵌式拉手，推柜底部带有安全底板。台面配有五金一体式线盒，可安装四位86型插座面板(不包括电源插座与其安装)。配有空格柜，抽屉，掩门柜（根据采购方需求深化）</w:t>
            </w:r>
          </w:p>
        </w:tc>
      </w:tr>
      <w:tr>
        <w:tblPrEx>
          <w:tblCellMar>
            <w:top w:w="0" w:type="dxa"/>
            <w:left w:w="108" w:type="dxa"/>
            <w:bottom w:w="0" w:type="dxa"/>
            <w:right w:w="108" w:type="dxa"/>
          </w:tblCellMar>
        </w:tblPrEx>
        <w:trPr>
          <w:cantSplit/>
          <w:trHeight w:val="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3.五金配件：采用优质三节路轨、优质阻尼液压缓冲门铰和锁具。</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4.表面处理：采用静电抗菌粉末喷涂。</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5.配置：全钢制固定打印机柜+键盘架+吊主机架+木挡板；颜色根据科室选择定制。</w:t>
            </w:r>
          </w:p>
        </w:tc>
      </w:tr>
      <w:tr>
        <w:tblPrEx>
          <w:tblCellMar>
            <w:top w:w="0" w:type="dxa"/>
            <w:left w:w="108" w:type="dxa"/>
            <w:bottom w:w="0" w:type="dxa"/>
            <w:right w:w="108" w:type="dxa"/>
          </w:tblCellMar>
        </w:tblPrEx>
        <w:trPr>
          <w:cantSplit/>
          <w:trHeight w:val="480" w:hRule="atLeast"/>
          <w:del w:id="74" w:author="政府采购业务部" w:date="2024-10-14T21:46:38Z"/>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del w:id="75" w:author="政府采购业务部" w:date="2024-10-14T21:46:38Z"/>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del w:id="76" w:author="政府采购业务部" w:date="2024-10-14T21:46:38Z"/>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del w:id="77" w:author="政府采购业务部" w:date="2024-10-14T21:46:38Z"/>
                <w:rFonts w:hint="eastAsia" w:ascii="宋体" w:hAnsi="宋体" w:eastAsia="宋体" w:cs="宋体"/>
                <w:i w:val="0"/>
                <w:iCs w:val="0"/>
                <w:color w:val="000000"/>
                <w:kern w:val="0"/>
                <w:sz w:val="21"/>
                <w:szCs w:val="21"/>
                <w:highlight w:val="none"/>
                <w:u w:val="none"/>
                <w:lang w:val="en-US" w:eastAsia="zh-CN"/>
              </w:rPr>
            </w:pP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229870</wp:posOffset>
                  </wp:positionH>
                  <wp:positionV relativeFrom="paragraph">
                    <wp:posOffset>739775</wp:posOffset>
                  </wp:positionV>
                  <wp:extent cx="504190" cy="550545"/>
                  <wp:effectExtent l="0" t="0" r="10160" b="1905"/>
                  <wp:wrapNone/>
                  <wp:docPr id="21" name="_x0000_s1464"/>
                  <wp:cNvGraphicFramePr/>
                  <a:graphic xmlns:a="http://schemas.openxmlformats.org/drawingml/2006/main">
                    <a:graphicData uri="http://schemas.openxmlformats.org/drawingml/2006/picture">
                      <pic:pic xmlns:pic="http://schemas.openxmlformats.org/drawingml/2006/picture">
                        <pic:nvPicPr>
                          <pic:cNvPr id="21" name="_x0000_s1464"/>
                          <pic:cNvPicPr/>
                        </pic:nvPicPr>
                        <pic:blipFill>
                          <a:blip r:embed="rId25"/>
                          <a:stretch>
                            <a:fillRect/>
                          </a:stretch>
                        </pic:blipFill>
                        <pic:spPr>
                          <a:xfrm>
                            <a:off x="0" y="0"/>
                            <a:ext cx="504190" cy="550545"/>
                          </a:xfrm>
                          <a:prstGeom prst="rect">
                            <a:avLst/>
                          </a:prstGeom>
                        </pic:spPr>
                      </pic:pic>
                    </a:graphicData>
                  </a:graphic>
                </wp:anchor>
              </w:drawing>
            </w:r>
            <w:r>
              <w:rPr>
                <w:rFonts w:hint="eastAsia" w:ascii="宋体" w:hAnsi="宋体" w:eastAsia="宋体" w:cs="宋体"/>
                <w:color w:val="000000"/>
                <w:kern w:val="0"/>
                <w:sz w:val="21"/>
                <w:szCs w:val="21"/>
                <w:lang w:bidi="ar"/>
              </w:rPr>
              <w:t>儿科诊椅</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规格：常规</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lang w:bidi="ar"/>
              </w:rPr>
              <w:t>1.1、靠背面料：抗菌皮革，其中可分解致癌芳香胺染料、甲醛含量不得检出。</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lang w:bidi="ar"/>
              </w:rPr>
              <w:t>1.2、座面：面覆抗菌皮革，内衬高弹定型泡棉；</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lang w:bidi="ar"/>
              </w:rPr>
              <w:t>1.3背框、座框：浅灰色框架，尼龙注塑成型，抗冲击、防老化；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1.4、椅架：尼龙一体成型五星脚,半径350MM；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1.5、扶手：浅灰色升降3D扶手，深灰色PU扶手面盖；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1.6、脚轮：PU尼龙脚轮,直径不小于50mm，耐磨度高，往复磨损测试10万次无损坏；</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1.7、气杆：85#沉口50mm黑色烤漆气杆；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2.功能：可倾仰、可旋转、可升降，人性化后仰弹力调整；米色、咖色，可根据不同楼栋来确定颜色。</w:t>
            </w:r>
          </w:p>
        </w:tc>
      </w:tr>
      <w:tr>
        <w:tblPrEx>
          <w:tblCellMar>
            <w:top w:w="0" w:type="dxa"/>
            <w:left w:w="108" w:type="dxa"/>
            <w:bottom w:w="0" w:type="dxa"/>
            <w:right w:w="108" w:type="dxa"/>
          </w:tblCellMar>
        </w:tblPrEx>
        <w:trPr>
          <w:cantSplit/>
          <w:trHeight w:val="303"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bidi="ar"/>
              </w:rPr>
              <w:t>3.五金配件：钢质螺帽、螺丝，表面镀镍。</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highlight w:val="none"/>
                <w:lang w:bidi="ar"/>
              </w:rPr>
            </w:pPr>
            <w:r>
              <w:rPr>
                <w:rFonts w:hint="eastAsia" w:ascii="宋体" w:hAnsi="宋体" w:eastAsia="宋体" w:cs="宋体"/>
                <w:color w:val="000000"/>
                <w:kern w:val="0"/>
                <w:sz w:val="21"/>
                <w:szCs w:val="21"/>
                <w:highlight w:val="none"/>
                <w:lang w:bidi="ar"/>
              </w:rPr>
              <w:t>儿科沙发椅</w:t>
            </w:r>
            <w:r>
              <w:commentReference w:id="44"/>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highlight w:val="none"/>
                <w:lang w:bidi="ar"/>
              </w:rPr>
            </w:pPr>
            <w:r>
              <w:rPr>
                <w:rFonts w:hint="eastAsia" w:ascii="宋体" w:hAnsi="宋体" w:eastAsia="宋体" w:cs="宋体"/>
                <w:color w:val="000000"/>
                <w:kern w:val="0"/>
                <w:sz w:val="21"/>
                <w:szCs w:val="21"/>
                <w:highlight w:val="none"/>
                <w:lang w:val="en-US" w:eastAsia="zh-CN" w:bidi="ar"/>
              </w:rPr>
              <w:t>1.规格:（700*620*670）mm±10mm</w:t>
            </w:r>
          </w:p>
        </w:tc>
      </w:tr>
      <w:tr>
        <w:tblPrEx>
          <w:tblCellMar>
            <w:top w:w="0" w:type="dxa"/>
            <w:left w:w="108" w:type="dxa"/>
            <w:bottom w:w="0" w:type="dxa"/>
            <w:right w:w="108" w:type="dxa"/>
          </w:tblCellMar>
        </w:tblPrEx>
        <w:trPr>
          <w:cantSplit/>
          <w:trHeight w:val="72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highlight w:val="none"/>
                <w:lang w:bidi="ar"/>
              </w:rPr>
            </w:pPr>
            <w:r>
              <w:rPr>
                <w:rFonts w:hint="eastAsia" w:ascii="宋体" w:hAnsi="宋体" w:eastAsia="宋体" w:cs="宋体"/>
                <w:color w:val="000000"/>
                <w:kern w:val="0"/>
                <w:sz w:val="21"/>
                <w:szCs w:val="21"/>
                <w:highlight w:val="none"/>
                <w:lang w:val="en-US" w:eastAsia="zh-CN" w:bidi="ar"/>
              </w:rPr>
              <w:t>2.材质:座垫、靠背面料采用医用环保抗菌皮，海绵采用高密度原生态回弹海绵，海绵回弹力&gt;35%，能均匀承托负重，在长期负重状态下性能保持良好，反复坐压不变形、不塌陷;摩擦色牢度、耐光性、涂层粘着牢度、耐折牢度(50000 次)、耐磨性、撕裂力、气味、禁用偶氨染  料、游离甲醛、挥发性有机物均符合 GB/T 16799-201、HJ507-2009、SZJG 52-2016标准要求;车缝线路均匀、线条顺畅、针距均匀，扪面整体感观流畅，转角平滑。</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highlight w:val="none"/>
                <w:lang w:bidi="ar"/>
              </w:rPr>
            </w:pPr>
            <w:r>
              <w:rPr>
                <w:rFonts w:hint="eastAsia" w:ascii="宋体" w:hAnsi="宋体" w:eastAsia="宋体" w:cs="宋体"/>
                <w:color w:val="000000"/>
                <w:kern w:val="0"/>
                <w:sz w:val="21"/>
                <w:szCs w:val="21"/>
                <w:highlight w:val="none"/>
                <w:lang w:val="en-US" w:eastAsia="zh-CN" w:bidi="ar"/>
              </w:rPr>
              <w:t>3.内框架:全实木刨方，无树皮、无明显结疤，干湿度控制在 16°以下，不易生虫，结实牢靠;内架中间放置绑带及弹簧。</w:t>
            </w:r>
          </w:p>
        </w:tc>
      </w:tr>
      <w:tr>
        <w:tblPrEx>
          <w:tblCellMar>
            <w:top w:w="0" w:type="dxa"/>
            <w:left w:w="108" w:type="dxa"/>
            <w:bottom w:w="0" w:type="dxa"/>
            <w:right w:w="108" w:type="dxa"/>
          </w:tblCellMar>
        </w:tblPrEx>
        <w:trPr>
          <w:cantSplit/>
          <w:trHeight w:val="347"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highlight w:val="none"/>
                <w:lang w:bidi="ar"/>
              </w:rPr>
            </w:pPr>
            <w:r>
              <w:rPr>
                <w:rFonts w:hint="eastAsia" w:ascii="宋体" w:hAnsi="宋体" w:eastAsia="宋体" w:cs="宋体"/>
                <w:color w:val="000000"/>
                <w:kern w:val="0"/>
                <w:sz w:val="21"/>
                <w:szCs w:val="21"/>
                <w:highlight w:val="none"/>
                <w:lang w:val="en-US" w:eastAsia="zh-CN" w:bidi="ar"/>
              </w:rPr>
              <w:t>4.结构配置:内框架为木架;脚架采用红橡木原木方加工成型，木方直径 40mm-80mm 之间</w:t>
            </w:r>
          </w:p>
        </w:tc>
      </w:tr>
      <w:tr>
        <w:tblPrEx>
          <w:tblCellMar>
            <w:top w:w="0" w:type="dxa"/>
            <w:left w:w="108" w:type="dxa"/>
            <w:bottom w:w="0" w:type="dxa"/>
            <w:right w:w="108" w:type="dxa"/>
          </w:tblCellMar>
        </w:tblPrEx>
        <w:trPr>
          <w:trHeight w:val="280" w:hRule="atLeast"/>
        </w:trPr>
        <w:tc>
          <w:tcPr>
            <w:tcW w:w="726" w:type="dxa"/>
            <w:vMerge w:val="continue"/>
            <w:tcBorders>
              <w:left w:val="single" w:color="auto" w:sz="4" w:space="0"/>
              <w:bottom w:val="single" w:color="auto" w:sz="4" w:space="0"/>
              <w:right w:val="single" w:color="auto" w:sz="4" w:space="0"/>
            </w:tcBorders>
            <w:vAlign w:val="center"/>
          </w:tcPr>
          <w:p>
            <w:pPr>
              <w:ind w:left="425" w:leftChars="0" w:hanging="425" w:firstLineChars="0"/>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highlight w:val="none"/>
                <w:lang w:bidi="ar"/>
              </w:rPr>
            </w:pPr>
            <w:r>
              <w:rPr>
                <w:rFonts w:hint="eastAsia" w:ascii="宋体" w:hAnsi="宋体" w:eastAsia="宋体" w:cs="宋体"/>
                <w:color w:val="000000"/>
                <w:kern w:val="0"/>
                <w:sz w:val="21"/>
                <w:szCs w:val="21"/>
                <w:highlight w:val="none"/>
                <w:lang w:val="en-US" w:eastAsia="zh-CN" w:bidi="ar"/>
              </w:rPr>
              <w:t>5.五金配件:钢质螺帽、螺丝，表面镀镍。</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儿科诊床</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规格：（1900W*650D*680H）mm±10mm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1.材质：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1.1、软包面料采用医用环保抗菌皮；</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62336" behindDoc="0" locked="0" layoutInCell="1" allowOverlap="1">
                  <wp:simplePos x="0" y="0"/>
                  <wp:positionH relativeFrom="column">
                    <wp:posOffset>-1000125</wp:posOffset>
                  </wp:positionH>
                  <wp:positionV relativeFrom="paragraph">
                    <wp:posOffset>198120</wp:posOffset>
                  </wp:positionV>
                  <wp:extent cx="603250" cy="368300"/>
                  <wp:effectExtent l="0" t="0" r="6350" b="12700"/>
                  <wp:wrapNone/>
                  <wp:docPr id="22" name="图片_15"/>
                  <wp:cNvGraphicFramePr/>
                  <a:graphic xmlns:a="http://schemas.openxmlformats.org/drawingml/2006/main">
                    <a:graphicData uri="http://schemas.openxmlformats.org/drawingml/2006/picture">
                      <pic:pic xmlns:pic="http://schemas.openxmlformats.org/drawingml/2006/picture">
                        <pic:nvPicPr>
                          <pic:cNvPr id="22" name="图片_15"/>
                          <pic:cNvPicPr/>
                        </pic:nvPicPr>
                        <pic:blipFill>
                          <a:blip r:embed="rId26"/>
                          <a:stretch>
                            <a:fillRect/>
                          </a:stretch>
                        </pic:blipFill>
                        <pic:spPr>
                          <a:xfrm>
                            <a:off x="0" y="0"/>
                            <a:ext cx="603250" cy="3683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1.2、采用高密度回弹海绵，可防氧化、防碎，软硬适中，回弹性良好，不易变形；海绵回弹力≥35%，能均匀承托负重，在长期负重状态下性能保持良好，反复坐压不变形、不塌陷。</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1.3、床体采用Enf级胶合板，表面经过喷净味环保油漆处理，5层底油及3层面漆，在无尘的面漆房喷涂面漆；</w:t>
            </w:r>
          </w:p>
        </w:tc>
      </w:tr>
      <w:tr>
        <w:tblPrEx>
          <w:tblCellMar>
            <w:top w:w="0" w:type="dxa"/>
            <w:left w:w="108" w:type="dxa"/>
            <w:bottom w:w="0" w:type="dxa"/>
            <w:right w:w="108" w:type="dxa"/>
          </w:tblCellMar>
        </w:tblPrEx>
        <w:trPr>
          <w:cantSplit/>
          <w:trHeight w:val="478"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2.配置床整体有造型设计，边角圆润。</w:t>
            </w:r>
          </w:p>
        </w:tc>
      </w:tr>
      <w:tr>
        <w:tblPrEx>
          <w:tblCellMar>
            <w:top w:w="0" w:type="dxa"/>
            <w:left w:w="108" w:type="dxa"/>
            <w:bottom w:w="0" w:type="dxa"/>
            <w:right w:w="108" w:type="dxa"/>
          </w:tblCellMar>
        </w:tblPrEx>
        <w:trPr>
          <w:cantSplit/>
          <w:trHeight w:val="417"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3.五金配件：钢质螺帽、螺丝，表面镀镍；</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中式诊床</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规格：（1900W*650D*680H）mm±10mm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1.材质：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1.1、脚架及边框采用白蜡木原木方加工成型，</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bdr w:val="single" w:color="000000" w:sz="4" w:space="0"/>
                <w:lang w:val="en-US" w:eastAsia="zh-CN"/>
              </w:rPr>
              <w:drawing>
                <wp:anchor distT="0" distB="0" distL="114300" distR="114300" simplePos="0" relativeHeight="251663360" behindDoc="0" locked="0" layoutInCell="1" allowOverlap="1">
                  <wp:simplePos x="0" y="0"/>
                  <wp:positionH relativeFrom="column">
                    <wp:posOffset>-1032510</wp:posOffset>
                  </wp:positionH>
                  <wp:positionV relativeFrom="paragraph">
                    <wp:posOffset>500380</wp:posOffset>
                  </wp:positionV>
                  <wp:extent cx="635000" cy="406400"/>
                  <wp:effectExtent l="0" t="0" r="12700" b="12700"/>
                  <wp:wrapNone/>
                  <wp:docPr id="51" name="图片_16"/>
                  <wp:cNvGraphicFramePr/>
                  <a:graphic xmlns:a="http://schemas.openxmlformats.org/drawingml/2006/main">
                    <a:graphicData uri="http://schemas.openxmlformats.org/drawingml/2006/picture">
                      <pic:pic xmlns:pic="http://schemas.openxmlformats.org/drawingml/2006/picture">
                        <pic:nvPicPr>
                          <pic:cNvPr id="51" name="图片_16"/>
                          <pic:cNvPicPr/>
                        </pic:nvPicPr>
                        <pic:blipFill>
                          <a:blip r:embed="rId27"/>
                          <a:stretch>
                            <a:fillRect/>
                          </a:stretch>
                        </pic:blipFill>
                        <pic:spPr>
                          <a:xfrm>
                            <a:off x="0" y="0"/>
                            <a:ext cx="635000" cy="4064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木方直径不低于70mm；采用榫卯结构连接工艺。配静音防滑脚垫。柜体、门板采用E0级的实木多层板（胶合板），表面贴天然实木皮≥0.6mm，木皮宽度≥200mm，封边倒角圆滑、经精修边，无外露胶痕。厚度；</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1.2、面料：采用优质超纤皮饰面，防水防霉易清洁；</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1.3、海绵：采用60mm高弹阻燃海绵，表面有防腐化和防变型保护膜，回弹性高，耐用度高，防碎，防氧化，抗疲劳力强，坐感舒适；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2.软包垫+储物柜，储物柜配置掩门及开敞柜，功能及结构根据采购方需求深化。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3.五金配置：阻尼门铰等。</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254000</wp:posOffset>
                  </wp:positionH>
                  <wp:positionV relativeFrom="paragraph">
                    <wp:posOffset>476250</wp:posOffset>
                  </wp:positionV>
                  <wp:extent cx="647700" cy="495300"/>
                  <wp:effectExtent l="0" t="0" r="0" b="0"/>
                  <wp:wrapNone/>
                  <wp:docPr id="23" name="_x0000_s1468"/>
                  <wp:cNvGraphicFramePr/>
                  <a:graphic xmlns:a="http://schemas.openxmlformats.org/drawingml/2006/main">
                    <a:graphicData uri="http://schemas.openxmlformats.org/drawingml/2006/picture">
                      <pic:pic xmlns:pic="http://schemas.openxmlformats.org/drawingml/2006/picture">
                        <pic:nvPicPr>
                          <pic:cNvPr id="23" name="_x0000_s1468"/>
                          <pic:cNvPicPr/>
                        </pic:nvPicPr>
                        <pic:blipFill>
                          <a:blip r:embed="rId28"/>
                          <a:stretch>
                            <a:fillRect/>
                          </a:stretch>
                        </pic:blipFill>
                        <pic:spPr>
                          <a:xfrm>
                            <a:off x="0" y="0"/>
                            <a:ext cx="647700" cy="495300"/>
                          </a:xfrm>
                          <a:prstGeom prst="rect">
                            <a:avLst/>
                          </a:prstGeom>
                        </pic:spPr>
                      </pic:pic>
                    </a:graphicData>
                  </a:graphic>
                </wp:anchor>
              </w:drawing>
            </w:r>
            <w:r>
              <w:rPr>
                <w:rFonts w:hint="eastAsia" w:ascii="宋体" w:hAnsi="宋体" w:eastAsia="宋体" w:cs="宋体"/>
                <w:color w:val="000000"/>
                <w:kern w:val="0"/>
                <w:sz w:val="21"/>
                <w:szCs w:val="21"/>
                <w:lang w:bidi="ar"/>
              </w:rPr>
              <w:t>哺乳沙发</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规格：单人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1.材质：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1.1、面料:选用高级超纤皮,经液态浸色及防潮、防污等工艺处理、皮面更加柔软舒适、光泽持久性好，纹理细腻，富有弹性。</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1.2、框架:白蜡木实木脚架，表面水性漆涂饰。优质硬木木方及9mm的多层夹板,经防虫、防腐等化学处理；</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1.3、海绵:采用PU成型发泡高密度海绵高回弹海绵,表面有一层保护面,可防氧化,防碎,经过HD测试永不变形。座面密度≥25kg/m³,其他部位密度≥20kg/m³，海绵回弹力≥35%，能均匀承托负重，在长期负重状态下性能保持良好，反复坐压不变形、不塌陷。</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2.工艺：采用人体工学设计，坐感舒适！</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174625</wp:posOffset>
                  </wp:positionH>
                  <wp:positionV relativeFrom="paragraph">
                    <wp:posOffset>479425</wp:posOffset>
                  </wp:positionV>
                  <wp:extent cx="603250" cy="311150"/>
                  <wp:effectExtent l="0" t="0" r="6350" b="12700"/>
                  <wp:wrapNone/>
                  <wp:docPr id="24" name="_x0000_s1469"/>
                  <wp:cNvGraphicFramePr/>
                  <a:graphic xmlns:a="http://schemas.openxmlformats.org/drawingml/2006/main">
                    <a:graphicData uri="http://schemas.openxmlformats.org/drawingml/2006/picture">
                      <pic:pic xmlns:pic="http://schemas.openxmlformats.org/drawingml/2006/picture">
                        <pic:nvPicPr>
                          <pic:cNvPr id="24" name="_x0000_s1469"/>
                          <pic:cNvPicPr/>
                        </pic:nvPicPr>
                        <pic:blipFill>
                          <a:blip r:embed="rId29"/>
                          <a:stretch>
                            <a:fillRect/>
                          </a:stretch>
                        </pic:blipFill>
                        <pic:spPr>
                          <a:xfrm>
                            <a:off x="0" y="0"/>
                            <a:ext cx="603250" cy="311150"/>
                          </a:xfrm>
                          <a:prstGeom prst="rect">
                            <a:avLst/>
                          </a:prstGeom>
                        </pic:spPr>
                      </pic:pic>
                    </a:graphicData>
                  </a:graphic>
                </wp:anchor>
              </w:drawing>
            </w:r>
            <w:r>
              <w:rPr>
                <w:rFonts w:hint="eastAsia" w:ascii="宋体" w:hAnsi="宋体" w:eastAsia="宋体" w:cs="宋体"/>
                <w:color w:val="000000"/>
                <w:kern w:val="0"/>
                <w:sz w:val="21"/>
                <w:szCs w:val="21"/>
                <w:lang w:bidi="ar"/>
              </w:rPr>
              <w:t>圆茶几１</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规格：（∅400*450）mm±10mm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基材：整体采用白蜡木原木制作；脚架采用白蜡木原木方加工成型，木方直径40mm-80mm之间（后期根据款式及结构深化）；台面板采用白蜡木直拼板加工成型，用于直拼的白蜡木宽度不低于80mm，厚度不低于25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挂壁式婴儿安全座椅</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规格：（290*305*665mm）mm±10mm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1.材质：采用HDPE高密度分子颗粒，多边受力。</w:t>
            </w:r>
          </w:p>
        </w:tc>
      </w:tr>
      <w:tr>
        <w:tblPrEx>
          <w:tblCellMar>
            <w:top w:w="0" w:type="dxa"/>
            <w:left w:w="108" w:type="dxa"/>
            <w:bottom w:w="0" w:type="dxa"/>
            <w:right w:w="108" w:type="dxa"/>
          </w:tblCellMar>
        </w:tblPrEx>
        <w:trPr>
          <w:cantSplit/>
          <w:trHeight w:val="374"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-911860</wp:posOffset>
                  </wp:positionH>
                  <wp:positionV relativeFrom="paragraph">
                    <wp:posOffset>135890</wp:posOffset>
                  </wp:positionV>
                  <wp:extent cx="495300" cy="431800"/>
                  <wp:effectExtent l="0" t="0" r="0" b="6350"/>
                  <wp:wrapNone/>
                  <wp:docPr id="25" name="_x0000_s1470"/>
                  <wp:cNvGraphicFramePr/>
                  <a:graphic xmlns:a="http://schemas.openxmlformats.org/drawingml/2006/main">
                    <a:graphicData uri="http://schemas.openxmlformats.org/drawingml/2006/picture">
                      <pic:pic xmlns:pic="http://schemas.openxmlformats.org/drawingml/2006/picture">
                        <pic:nvPicPr>
                          <pic:cNvPr id="25" name="_x0000_s1470"/>
                          <pic:cNvPicPr/>
                        </pic:nvPicPr>
                        <pic:blipFill>
                          <a:blip r:embed="rId30"/>
                          <a:stretch>
                            <a:fillRect/>
                          </a:stretch>
                        </pic:blipFill>
                        <pic:spPr>
                          <a:xfrm>
                            <a:off x="0" y="0"/>
                            <a:ext cx="495300" cy="431800"/>
                          </a:xfrm>
                          <a:prstGeom prst="rect">
                            <a:avLst/>
                          </a:prstGeom>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2.功能：壁挂式，可折叠；</w:t>
            </w:r>
          </w:p>
        </w:tc>
      </w:tr>
      <w:tr>
        <w:tblPrEx>
          <w:tblCellMar>
            <w:top w:w="0" w:type="dxa"/>
            <w:left w:w="108" w:type="dxa"/>
            <w:bottom w:w="0" w:type="dxa"/>
            <w:right w:w="108" w:type="dxa"/>
          </w:tblCellMar>
        </w:tblPrEx>
        <w:trPr>
          <w:cantSplit/>
          <w:trHeight w:val="753"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3.配置：顶部配置抽取式纸巾盒，两侧凹槽挂钩设计可以挂随身物品以及手提袋，安全带以及安全卡扣，保护安全；</w:t>
            </w:r>
          </w:p>
        </w:tc>
      </w:tr>
      <w:tr>
        <w:tblPrEx>
          <w:tblCellMar>
            <w:top w:w="0" w:type="dxa"/>
            <w:left w:w="108" w:type="dxa"/>
            <w:bottom w:w="0" w:type="dxa"/>
            <w:right w:w="108" w:type="dxa"/>
          </w:tblCellMar>
        </w:tblPrEx>
        <w:trPr>
          <w:cantSplit/>
          <w:trHeight w:val="5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4.承重：最大承重≥20kg</w:t>
            </w:r>
          </w:p>
        </w:tc>
      </w:tr>
      <w:tr>
        <w:tblPrEx>
          <w:tblCellMar>
            <w:top w:w="0" w:type="dxa"/>
            <w:left w:w="108" w:type="dxa"/>
            <w:bottom w:w="0" w:type="dxa"/>
            <w:right w:w="108" w:type="dxa"/>
          </w:tblCellMar>
        </w:tblPrEx>
        <w:trPr>
          <w:cantSplit/>
          <w:trHeight w:val="374"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234950</wp:posOffset>
                  </wp:positionH>
                  <wp:positionV relativeFrom="paragraph">
                    <wp:posOffset>450850</wp:posOffset>
                  </wp:positionV>
                  <wp:extent cx="533400" cy="482600"/>
                  <wp:effectExtent l="0" t="0" r="0" b="12700"/>
                  <wp:wrapNone/>
                  <wp:docPr id="26" name="_x0000_s1471"/>
                  <wp:cNvGraphicFramePr/>
                  <a:graphic xmlns:a="http://schemas.openxmlformats.org/drawingml/2006/main">
                    <a:graphicData uri="http://schemas.openxmlformats.org/drawingml/2006/picture">
                      <pic:pic xmlns:pic="http://schemas.openxmlformats.org/drawingml/2006/picture">
                        <pic:nvPicPr>
                          <pic:cNvPr id="26" name="_x0000_s1471"/>
                          <pic:cNvPicPr/>
                        </pic:nvPicPr>
                        <pic:blipFill>
                          <a:blip r:embed="rId31"/>
                          <a:stretch>
                            <a:fillRect/>
                          </a:stretch>
                        </pic:blipFill>
                        <pic:spPr>
                          <a:xfrm>
                            <a:off x="0" y="0"/>
                            <a:ext cx="533400" cy="482600"/>
                          </a:xfrm>
                          <a:prstGeom prst="rect">
                            <a:avLst/>
                          </a:prstGeom>
                        </pic:spPr>
                      </pic:pic>
                    </a:graphicData>
                  </a:graphic>
                </wp:anchor>
              </w:drawing>
            </w:r>
            <w:r>
              <w:rPr>
                <w:rFonts w:hint="eastAsia" w:ascii="宋体" w:hAnsi="宋体" w:eastAsia="宋体" w:cs="宋体"/>
                <w:color w:val="000000"/>
                <w:kern w:val="0"/>
                <w:sz w:val="21"/>
                <w:szCs w:val="21"/>
                <w:lang w:bidi="ar"/>
              </w:rPr>
              <w:t>婴儿尿布台</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规格：（650W*900D*990H）mm±10mm</w:t>
            </w:r>
          </w:p>
        </w:tc>
      </w:tr>
      <w:tr>
        <w:tblPrEx>
          <w:tblCellMar>
            <w:top w:w="0" w:type="dxa"/>
            <w:left w:w="108" w:type="dxa"/>
            <w:bottom w:w="0" w:type="dxa"/>
            <w:right w:w="108" w:type="dxa"/>
          </w:tblCellMar>
        </w:tblPrEx>
        <w:trPr>
          <w:cantSplit/>
          <w:trHeight w:val="1309"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材质：柜体采用符合环保标准的E0实木多层板（胶合板），厚度≥25mm。面贴三聚氰胺装饰纸饰面，耐磨，防污，易清洁；台面及三面围边采用超纤皮包覆，内置高密度高回弹海绵，海绵回弹力≥35%，能均匀承托负重，在长期负重状态下性能保持良好，反复坐压不变形、不塌陷。</w:t>
            </w:r>
          </w:p>
        </w:tc>
      </w:tr>
      <w:tr>
        <w:tblPrEx>
          <w:tblCellMar>
            <w:top w:w="0" w:type="dxa"/>
            <w:left w:w="108" w:type="dxa"/>
            <w:bottom w:w="0" w:type="dxa"/>
            <w:right w:w="108" w:type="dxa"/>
          </w:tblCellMar>
        </w:tblPrEx>
        <w:trPr>
          <w:cantSplit/>
          <w:trHeight w:val="535"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2.封边条：采用2.0mm加厚PVC封边条。</w:t>
            </w:r>
          </w:p>
        </w:tc>
      </w:tr>
      <w:tr>
        <w:tblPrEx>
          <w:tblCellMar>
            <w:top w:w="0" w:type="dxa"/>
            <w:left w:w="108" w:type="dxa"/>
            <w:bottom w:w="0" w:type="dxa"/>
            <w:right w:w="108" w:type="dxa"/>
          </w:tblCellMar>
        </w:tblPrEx>
        <w:trPr>
          <w:cantSplit/>
          <w:trHeight w:val="593"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254000</wp:posOffset>
                  </wp:positionH>
                  <wp:positionV relativeFrom="paragraph">
                    <wp:posOffset>273050</wp:posOffset>
                  </wp:positionV>
                  <wp:extent cx="393700" cy="482600"/>
                  <wp:effectExtent l="0" t="0" r="6350" b="12700"/>
                  <wp:wrapNone/>
                  <wp:docPr id="27" name="_x0000_s1472"/>
                  <wp:cNvGraphicFramePr/>
                  <a:graphic xmlns:a="http://schemas.openxmlformats.org/drawingml/2006/main">
                    <a:graphicData uri="http://schemas.openxmlformats.org/drawingml/2006/picture">
                      <pic:pic xmlns:pic="http://schemas.openxmlformats.org/drawingml/2006/picture">
                        <pic:nvPicPr>
                          <pic:cNvPr id="27" name="_x0000_s1472"/>
                          <pic:cNvPicPr/>
                        </pic:nvPicPr>
                        <pic:blipFill>
                          <a:blip r:embed="rId32"/>
                          <a:stretch>
                            <a:fillRect/>
                          </a:stretch>
                        </pic:blipFill>
                        <pic:spPr>
                          <a:xfrm>
                            <a:off x="0" y="0"/>
                            <a:ext cx="393700" cy="482600"/>
                          </a:xfrm>
                          <a:prstGeom prst="rect">
                            <a:avLst/>
                          </a:prstGeom>
                        </pic:spPr>
                      </pic:pic>
                    </a:graphicData>
                  </a:graphic>
                </wp:anchor>
              </w:drawing>
            </w:r>
            <w:r>
              <w:rPr>
                <w:rFonts w:hint="eastAsia" w:ascii="宋体" w:hAnsi="宋体" w:eastAsia="宋体" w:cs="宋体"/>
                <w:color w:val="000000"/>
                <w:kern w:val="0"/>
                <w:sz w:val="21"/>
                <w:szCs w:val="21"/>
                <w:lang w:bidi="ar"/>
              </w:rPr>
              <w:t>置物台</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规格：（410W*900D*990H）mm±10mm</w:t>
            </w:r>
          </w:p>
        </w:tc>
      </w:tr>
      <w:tr>
        <w:tblPrEx>
          <w:tblCellMar>
            <w:top w:w="0" w:type="dxa"/>
            <w:left w:w="108" w:type="dxa"/>
            <w:bottom w:w="0" w:type="dxa"/>
            <w:right w:w="108" w:type="dxa"/>
          </w:tblCellMar>
        </w:tblPrEx>
        <w:trPr>
          <w:cantSplit/>
          <w:trHeight w:val="562"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1.材质：柜体采用符合环保标准的E0实木多层板（胶合板）,厚度≥18mm，面贴三聚氰胺装饰纸饰面，耐磨，防污，易清洁。</w:t>
            </w:r>
          </w:p>
        </w:tc>
      </w:tr>
      <w:tr>
        <w:tblPrEx>
          <w:tblCellMar>
            <w:top w:w="0" w:type="dxa"/>
            <w:left w:w="108" w:type="dxa"/>
            <w:bottom w:w="0" w:type="dxa"/>
            <w:right w:w="108" w:type="dxa"/>
          </w:tblCellMar>
        </w:tblPrEx>
        <w:trPr>
          <w:cantSplit/>
          <w:trHeight w:val="731"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2.封边条：采用2.0mm加厚PVC封边条，装饰同时有效降低甲醛释放量。</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158750</wp:posOffset>
                  </wp:positionH>
                  <wp:positionV relativeFrom="paragraph">
                    <wp:posOffset>425450</wp:posOffset>
                  </wp:positionV>
                  <wp:extent cx="615950" cy="615950"/>
                  <wp:effectExtent l="0" t="0" r="12700" b="12700"/>
                  <wp:wrapNone/>
                  <wp:docPr id="28" name="_x0000_s1473"/>
                  <wp:cNvGraphicFramePr/>
                  <a:graphic xmlns:a="http://schemas.openxmlformats.org/drawingml/2006/main">
                    <a:graphicData uri="http://schemas.openxmlformats.org/drawingml/2006/picture">
                      <pic:pic xmlns:pic="http://schemas.openxmlformats.org/drawingml/2006/picture">
                        <pic:nvPicPr>
                          <pic:cNvPr id="28" name="_x0000_s1473"/>
                          <pic:cNvPicPr/>
                        </pic:nvPicPr>
                        <pic:blipFill>
                          <a:blip r:embed="rId33"/>
                          <a:stretch>
                            <a:fillRect/>
                          </a:stretch>
                        </pic:blipFill>
                        <pic:spPr>
                          <a:xfrm>
                            <a:off x="0" y="0"/>
                            <a:ext cx="615950" cy="615950"/>
                          </a:xfrm>
                          <a:prstGeom prst="rect">
                            <a:avLst/>
                          </a:prstGeom>
                        </pic:spPr>
                      </pic:pic>
                    </a:graphicData>
                  </a:graphic>
                </wp:anchor>
              </w:drawing>
            </w:r>
            <w:r>
              <w:rPr>
                <w:rFonts w:hint="eastAsia" w:ascii="宋体" w:hAnsi="宋体" w:eastAsia="宋体" w:cs="宋体"/>
                <w:color w:val="000000"/>
                <w:kern w:val="0"/>
                <w:sz w:val="21"/>
                <w:szCs w:val="21"/>
                <w:lang w:bidi="ar"/>
              </w:rPr>
              <w:t>雾化桌</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1.规格：（800W*600D*1450H）mm±10mm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2.材质：所有板材均采用E0级实木多层板（胶合板）基材的三聚氰氨板饰面；</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3.结构/配置：配置：主台+数码播放器+背胶卡通喷画，隐藏式走线，侧板、台面厚度≥25mm，其余板材厚度≥16mm；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4.五金配件：采用五金配件；</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5.工艺/其它、封边：见光面为2.0mm厚PVC全自动封边工艺。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雾化椅</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1.规格：常规</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64384" behindDoc="0" locked="0" layoutInCell="1" allowOverlap="1">
                  <wp:simplePos x="0" y="0"/>
                  <wp:positionH relativeFrom="column">
                    <wp:posOffset>-953135</wp:posOffset>
                  </wp:positionH>
                  <wp:positionV relativeFrom="paragraph">
                    <wp:posOffset>394335</wp:posOffset>
                  </wp:positionV>
                  <wp:extent cx="558800" cy="546100"/>
                  <wp:effectExtent l="0" t="0" r="12700" b="6350"/>
                  <wp:wrapNone/>
                  <wp:docPr id="32" name="图片_23"/>
                  <wp:cNvGraphicFramePr/>
                  <a:graphic xmlns:a="http://schemas.openxmlformats.org/drawingml/2006/main">
                    <a:graphicData uri="http://schemas.openxmlformats.org/drawingml/2006/picture">
                      <pic:pic xmlns:pic="http://schemas.openxmlformats.org/drawingml/2006/picture">
                        <pic:nvPicPr>
                          <pic:cNvPr id="32" name="图片_23"/>
                          <pic:cNvPicPr/>
                        </pic:nvPicPr>
                        <pic:blipFill>
                          <a:blip r:embed="rId34"/>
                          <a:stretch>
                            <a:fillRect/>
                          </a:stretch>
                        </pic:blipFill>
                        <pic:spPr>
                          <a:xfrm>
                            <a:off x="0" y="0"/>
                            <a:ext cx="558800" cy="5461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2.材质：座垫、靠背面料采用医用环保抗菌皮，海绵采用高密度原生态回弹海绵，海绵回弹力≥35%，能均匀承托负重，在长期负重状态下性能保持良好，反复坐压不变形、不塌陷；</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3.结构/配置：内框架为木架；椅架背框全部采用白蜡木实木框架，木材充分烘干，保证含水率符合要求；木材纹理美观，无明显节子、虫眼，不得使用腐朽材，木制件外观达到国家合格标准。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4.五金配件：钢质螺帽、螺丝，表面镀镍；</w:t>
            </w:r>
          </w:p>
        </w:tc>
      </w:tr>
      <w:tr>
        <w:tblPrEx>
          <w:tblCellMar>
            <w:top w:w="0" w:type="dxa"/>
            <w:left w:w="108" w:type="dxa"/>
            <w:bottom w:w="0" w:type="dxa"/>
            <w:right w:w="108" w:type="dxa"/>
          </w:tblCellMar>
        </w:tblPrEx>
        <w:trPr>
          <w:trHeight w:val="280" w:hRule="atLeast"/>
        </w:trPr>
        <w:tc>
          <w:tcPr>
            <w:tcW w:w="10035" w:type="dxa"/>
            <w:gridSpan w:val="3"/>
            <w:tcBorders>
              <w:top w:val="single" w:color="auto" w:sz="4" w:space="0"/>
              <w:left w:val="single" w:color="auto" w:sz="4" w:space="0"/>
              <w:bottom w:val="single" w:color="auto" w:sz="4" w:space="0"/>
              <w:right w:val="single" w:color="auto" w:sz="4" w:space="0"/>
            </w:tcBorders>
            <w:shd w:val="clear" w:color="auto" w:fill="F9DBDF"/>
            <w:vAlign w:val="center"/>
          </w:tcPr>
          <w:p>
            <w:pPr>
              <w:widowControl/>
              <w:numPr>
                <w:ilvl w:val="0"/>
                <w:numId w:val="0"/>
              </w:numPr>
              <w:ind w:leftChars="0"/>
              <w:jc w:val="left"/>
              <w:rPr>
                <w:rFonts w:hint="eastAsia" w:ascii="宋体" w:hAnsi="宋体" w:eastAsia="宋体" w:cs="宋体"/>
                <w:b/>
                <w:bCs/>
                <w:kern w:val="0"/>
                <w:sz w:val="21"/>
                <w:szCs w:val="21"/>
                <w:lang w:bidi="ar"/>
              </w:rPr>
            </w:pPr>
            <w:r>
              <w:rPr>
                <w:rFonts w:hint="eastAsia" w:ascii="宋体" w:hAnsi="宋体" w:eastAsia="宋体" w:cs="宋体"/>
                <w:b/>
                <w:bCs/>
                <w:kern w:val="0"/>
                <w:sz w:val="21"/>
                <w:szCs w:val="21"/>
                <w:lang w:bidi="ar"/>
              </w:rPr>
              <w:t>候诊区（等候区及其他公区）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219075</wp:posOffset>
                  </wp:positionH>
                  <wp:positionV relativeFrom="paragraph">
                    <wp:posOffset>530225</wp:posOffset>
                  </wp:positionV>
                  <wp:extent cx="641350" cy="514350"/>
                  <wp:effectExtent l="0" t="0" r="6350" b="0"/>
                  <wp:wrapNone/>
                  <wp:docPr id="30" name="_x0000_s1475"/>
                  <wp:cNvGraphicFramePr/>
                  <a:graphic xmlns:a="http://schemas.openxmlformats.org/drawingml/2006/main">
                    <a:graphicData uri="http://schemas.openxmlformats.org/drawingml/2006/picture">
                      <pic:pic xmlns:pic="http://schemas.openxmlformats.org/drawingml/2006/picture">
                        <pic:nvPicPr>
                          <pic:cNvPr id="30" name="_x0000_s1475"/>
                          <pic:cNvPicPr/>
                        </pic:nvPicPr>
                        <pic:blipFill>
                          <a:blip r:embed="rId35"/>
                          <a:stretch>
                            <a:fillRect/>
                          </a:stretch>
                        </pic:blipFill>
                        <pic:spPr>
                          <a:xfrm>
                            <a:off x="0" y="0"/>
                            <a:ext cx="641350" cy="514350"/>
                          </a:xfrm>
                          <a:prstGeom prst="rect">
                            <a:avLst/>
                          </a:prstGeom>
                        </pic:spPr>
                      </pic:pic>
                    </a:graphicData>
                  </a:graphic>
                </wp:anchor>
              </w:drawing>
            </w:r>
            <w:r>
              <w:rPr>
                <w:rFonts w:hint="eastAsia" w:ascii="宋体" w:hAnsi="宋体" w:eastAsia="宋体" w:cs="宋体"/>
                <w:color w:val="000000"/>
                <w:kern w:val="0"/>
                <w:sz w:val="21"/>
                <w:szCs w:val="21"/>
                <w:lang w:bidi="ar"/>
              </w:rPr>
              <w:t>三人位候诊椅</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1.规格：（1850W*680D*960H）mm±10mm</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座椅背采用优质环保聚氨酯发泡成型，内含加厚钢架高温固定挤压并填充位合成PU板，颜色可根据现场及采购需求选择。横梁采用优质铝合金一体成型或冷轧钢管，厚≥3.0mm，两端配PP胶塞。扶手采用加厚铝合金压铸成型扶手，扶手面采用PU成型自结皮或铝合金材质或表面木纹材质（根据现场及采购方需求选定）。脚架采用加厚铝合金一体压铸铝合金脚架，配置可拆卸静音防滑式不锈钢脚垫，内含防滑塑料胶垫。</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3.工艺：金属表面经脱脂、水洗、酸洗、水洗、中和、磷化、水洗、高压冲洗、烘干后使用环氧树脂喷涂粉末进行喷涂高温固化。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4.功能结构：每个座位中间要有扶手，座面和靠背一体成型。</w:t>
            </w:r>
          </w:p>
        </w:tc>
      </w:tr>
      <w:tr>
        <w:tblPrEx>
          <w:tblCellMar>
            <w:top w:w="0" w:type="dxa"/>
            <w:left w:w="108" w:type="dxa"/>
            <w:bottom w:w="0" w:type="dxa"/>
            <w:right w:w="108" w:type="dxa"/>
          </w:tblCellMar>
        </w:tblPrEx>
        <w:trPr>
          <w:cantSplit/>
          <w:trHeight w:val="2984"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ins w:id="78" w:author="政府采购业务部" w:date="2024-10-14T21:47:18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▲候诊椅检测依据：GB/T 35607-2017《绿色产品评价家具》</w:t>
            </w:r>
          </w:p>
          <w:p>
            <w:pPr>
              <w:widowControl/>
              <w:rPr>
                <w:ins w:id="79" w:author="政府采购业务部" w:date="2024-10-14T21:47:22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（1）外观要求：塑料件：塑料件应无裂纹；金属件：金属件应无裂纹、结疤、叠缝；金属管件应无端部未封口；焊接处应无脱焊、虚焊、焊穿、错位；焊接件应无夹渣、气孔、焊瘤、咬边、飞溅</w:t>
            </w:r>
            <w:ins w:id="80" w:author="政府采购业务部" w:date="2024-10-14T21:47:21Z">
              <w:r>
                <w:rPr>
                  <w:rFonts w:hint="eastAsia" w:ascii="宋体" w:hAnsi="宋体" w:cs="宋体"/>
                  <w:b/>
                  <w:bCs w:val="0"/>
                  <w:color w:val="FF0000"/>
                  <w:kern w:val="0"/>
                  <w:sz w:val="21"/>
                  <w:szCs w:val="21"/>
                  <w:lang w:eastAsia="zh-CN" w:bidi="ar"/>
                </w:rPr>
                <w:t>；</w:t>
              </w:r>
            </w:ins>
          </w:p>
          <w:p>
            <w:pPr>
              <w:widowControl/>
              <w:rPr>
                <w:ins w:id="81" w:author="政府采购业务部" w:date="2024-10-14T21:47:28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（2）力学性能要求：座面、椅背静载荷联合试验：座面：1600N：椅背：760N，10次座面平衡载荷：1600N 试验后：合格。扶手垂直向下静载荷试验：900N，10次 试验后：合格。座面冲击试验：h=240mm，10次 试验后：合格。椅背冲击试验：h=330mm，10次 试验后：合格。扶手冲击试验：h=330mm，角度48°，10次 试验后：合格</w:t>
            </w:r>
            <w:del w:id="82" w:author="政府采购业务部" w:date="2024-10-14T21:47:27Z">
              <w:r>
                <w:rPr>
                  <w:rFonts w:hint="eastAsia" w:ascii="宋体" w:hAnsi="宋体" w:eastAsia="宋体" w:cs="宋体"/>
                  <w:b/>
                  <w:bCs w:val="0"/>
                  <w:color w:val="FF0000"/>
                  <w:kern w:val="0"/>
                  <w:sz w:val="21"/>
                  <w:szCs w:val="21"/>
                  <w:lang w:bidi="ar"/>
                </w:rPr>
                <w:delText>。</w:delText>
              </w:r>
            </w:del>
            <w:ins w:id="83" w:author="政府采购业务部" w:date="2024-10-14T21:47:27Z">
              <w:r>
                <w:rPr>
                  <w:rFonts w:hint="eastAsia" w:ascii="宋体" w:hAnsi="宋体" w:cs="宋体"/>
                  <w:b/>
                  <w:bCs w:val="0"/>
                  <w:color w:val="FF0000"/>
                  <w:kern w:val="0"/>
                  <w:sz w:val="21"/>
                  <w:szCs w:val="21"/>
                  <w:lang w:eastAsia="zh-CN" w:bidi="ar"/>
                </w:rPr>
                <w:t>；</w:t>
              </w:r>
            </w:ins>
          </w:p>
          <w:p>
            <w:pPr>
              <w:widowControl/>
              <w:rPr>
                <w:rFonts w:hint="eastAsia" w:ascii="宋体" w:hAnsi="宋体" w:eastAsia="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（3）产品有害物质限量：家具涂层可迁移元素：铅、镉、铬、汞：合格</w:t>
            </w:r>
            <w:ins w:id="84" w:author="政府采购业务部" w:date="2024-10-14T21:47:32Z">
              <w:r>
                <w:rPr>
                  <w:rFonts w:hint="eastAsia" w:ascii="宋体" w:hAnsi="宋体" w:cs="宋体"/>
                  <w:b/>
                  <w:bCs w:val="0"/>
                  <w:color w:val="FF0000"/>
                  <w:kern w:val="0"/>
                  <w:sz w:val="21"/>
                  <w:szCs w:val="21"/>
                  <w:lang w:eastAsia="zh-CN" w:bidi="ar"/>
                </w:rPr>
                <w:t>。</w:t>
              </w:r>
            </w:ins>
          </w:p>
          <w:p>
            <w:pPr>
              <w:widowControl/>
              <w:rPr>
                <w:rFonts w:hint="eastAsia" w:ascii="宋体" w:hAnsi="宋体" w:eastAsia="宋体" w:cs="宋体"/>
                <w:bCs/>
                <w:color w:val="242424"/>
                <w:kern w:val="0"/>
                <w:sz w:val="21"/>
                <w:szCs w:val="21"/>
                <w:lang w:bidi="ar"/>
              </w:rPr>
            </w:pPr>
            <w:r>
              <w:rPr>
                <w:rFonts w:hint="eastAsia" w:ascii="Times New Roman" w:hAnsi="Times New Roman" w:eastAsia="宋体" w:cs="Times New Roman"/>
                <w:b/>
                <w:color w:val="FF0000"/>
                <w:highlight w:val="none"/>
              </w:rPr>
              <w:t>提供2021年1月1日至本项目投标截止日以来“候诊椅”的检测报告，其检测项目必须包含以上技术参数，检测报告封面需具有cma标志，检测报告名称有个别文字差异，经评定为同一产品，均认可。投标人同时提供检验机构官网或全国认证认可信息公共服务平台（http://cx.cnca.cn/）查询截图</w:t>
            </w:r>
            <w:r>
              <w:rPr>
                <w:rFonts w:hint="eastAsia" w:ascii="Times New Roman" w:hAnsi="Times New Roman" w:eastAsia="宋体" w:cs="Times New Roman"/>
                <w:b/>
                <w:color w:val="FF0000"/>
                <w:highlight w:val="none"/>
                <w:lang w:eastAsia="zh-CN"/>
              </w:rPr>
              <w:t>，</w:t>
            </w:r>
            <w:r>
              <w:rPr>
                <w:rFonts w:hint="eastAsia" w:ascii="Times New Roman" w:hAnsi="Times New Roman" w:eastAsia="宋体" w:cs="Times New Roman"/>
                <w:b/>
                <w:color w:val="FF0000"/>
                <w:highlight w:val="none"/>
              </w:rPr>
              <w:t>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125095</wp:posOffset>
                  </wp:positionH>
                  <wp:positionV relativeFrom="paragraph">
                    <wp:posOffset>760730</wp:posOffset>
                  </wp:positionV>
                  <wp:extent cx="723900" cy="660400"/>
                  <wp:effectExtent l="0" t="0" r="0" b="6350"/>
                  <wp:wrapNone/>
                  <wp:docPr id="31" name="_x0000_s1476"/>
                  <wp:cNvGraphicFramePr/>
                  <a:graphic xmlns:a="http://schemas.openxmlformats.org/drawingml/2006/main">
                    <a:graphicData uri="http://schemas.openxmlformats.org/drawingml/2006/picture">
                      <pic:pic xmlns:pic="http://schemas.openxmlformats.org/drawingml/2006/picture">
                        <pic:nvPicPr>
                          <pic:cNvPr id="31" name="_x0000_s1476"/>
                          <pic:cNvPicPr/>
                        </pic:nvPicPr>
                        <pic:blipFill>
                          <a:blip r:embed="rId36"/>
                          <a:stretch>
                            <a:fillRect/>
                          </a:stretch>
                        </pic:blipFill>
                        <pic:spPr>
                          <a:xfrm>
                            <a:off x="0" y="0"/>
                            <a:ext cx="723900" cy="660400"/>
                          </a:xfrm>
                          <a:prstGeom prst="rect">
                            <a:avLst/>
                          </a:prstGeom>
                        </pic:spPr>
                      </pic:pic>
                    </a:graphicData>
                  </a:graphic>
                </wp:anchor>
              </w:drawing>
            </w:r>
            <w:r>
              <w:rPr>
                <w:rFonts w:hint="eastAsia" w:ascii="宋体" w:hAnsi="宋体" w:eastAsia="宋体" w:cs="宋体"/>
                <w:color w:val="000000"/>
                <w:kern w:val="0"/>
                <w:sz w:val="21"/>
                <w:szCs w:val="21"/>
                <w:lang w:bidi="ar"/>
              </w:rPr>
              <w:t>两人位候诊椅</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1.规格：（1275W*680D*960H）mm±10mm</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2.材质：座椅背采用优质环保聚氨酯发泡成型，内含加厚钢架高温固定挤压并填充位合成PU板，颜色可根据现场及采购需求选择。横梁采用优质铝合金一体成型或冷轧钢管，厚≥3.0mm，两端配PP胶塞。扶手采用加厚铝合金压铸成型扶手，扶手面采用PU成型自结皮或铝合金材质或表面木纹材质（根据现场及采购方需求选定）。脚架采用加厚铝合金一体压铸铝合金脚架，配置可拆卸静音防滑式不锈钢脚垫，内含防滑塑料胶垫。</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3.工艺：金属表面经脱脂、水洗、酸洗、水洗、中和、磷化、水洗、高压冲洗、烘干后使用环氧树脂喷涂粉末进行喷涂高温固化。</w:t>
            </w:r>
          </w:p>
        </w:tc>
      </w:tr>
      <w:tr>
        <w:tblPrEx>
          <w:tblCellMar>
            <w:top w:w="0" w:type="dxa"/>
            <w:left w:w="108" w:type="dxa"/>
            <w:bottom w:w="0" w:type="dxa"/>
            <w:right w:w="108" w:type="dxa"/>
          </w:tblCellMar>
        </w:tblPrEx>
        <w:trPr>
          <w:cantSplit/>
          <w:trHeight w:val="327"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4.功能结构：每个座位中间要有扶手，座面和靠背一体成型。</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候诊沙发1</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1.规格：单人位</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drawing>
                <wp:anchor distT="0" distB="0" distL="114300" distR="114300" simplePos="0" relativeHeight="251665408" behindDoc="0" locked="0" layoutInCell="1" allowOverlap="1">
                  <wp:simplePos x="0" y="0"/>
                  <wp:positionH relativeFrom="column">
                    <wp:posOffset>-1006475</wp:posOffset>
                  </wp:positionH>
                  <wp:positionV relativeFrom="paragraph">
                    <wp:posOffset>28575</wp:posOffset>
                  </wp:positionV>
                  <wp:extent cx="495300" cy="584200"/>
                  <wp:effectExtent l="0" t="0" r="0" b="6350"/>
                  <wp:wrapNone/>
                  <wp:docPr id="37" name="图片_26"/>
                  <wp:cNvGraphicFramePr/>
                  <a:graphic xmlns:a="http://schemas.openxmlformats.org/drawingml/2006/main">
                    <a:graphicData uri="http://schemas.openxmlformats.org/drawingml/2006/picture">
                      <pic:pic xmlns:pic="http://schemas.openxmlformats.org/drawingml/2006/picture">
                        <pic:nvPicPr>
                          <pic:cNvPr id="37" name="图片_26"/>
                          <pic:cNvPicPr/>
                        </pic:nvPicPr>
                        <pic:blipFill>
                          <a:blip r:embed="rId37"/>
                          <a:stretch>
                            <a:fillRect/>
                          </a:stretch>
                        </pic:blipFill>
                        <pic:spPr>
                          <a:xfrm>
                            <a:off x="0" y="0"/>
                            <a:ext cx="495300" cy="584200"/>
                          </a:xfrm>
                          <a:prstGeom prst="rect">
                            <a:avLst/>
                          </a:prstGeom>
                          <a:noFill/>
                          <a:ln>
                            <a:noFill/>
                          </a:ln>
                        </pic:spPr>
                      </pic:pic>
                    </a:graphicData>
                  </a:graphic>
                </wp:anchor>
              </w:drawing>
            </w:r>
            <w:r>
              <w:rPr>
                <w:rFonts w:hint="eastAsia" w:ascii="宋体" w:hAnsi="宋体" w:eastAsia="宋体" w:cs="宋体"/>
                <w:bCs/>
                <w:color w:val="242424"/>
                <w:kern w:val="0"/>
                <w:sz w:val="21"/>
                <w:szCs w:val="21"/>
                <w:lang w:val="en-US" w:eastAsia="zh-CN" w:bidi="ar"/>
              </w:rPr>
              <w:t>2.基材：脚架采用白蜡木原木方加工成型；面料采用医用抗菌皮革，防水防霉易清洁；海绵采用高弹阻燃海绵，表面有防腐化和防变型保护膜，回弹性高，耐用度高，防碎，防氧化，抗疲劳力强，坐感舒适；内框：采用实木框架，无腐烂、死节、爆裂、虫蛀；</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3.胶黏剂：水基型胶粘剂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4.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192405</wp:posOffset>
                  </wp:positionH>
                  <wp:positionV relativeFrom="paragraph">
                    <wp:posOffset>714375</wp:posOffset>
                  </wp:positionV>
                  <wp:extent cx="698500" cy="787400"/>
                  <wp:effectExtent l="0" t="0" r="6350" b="12700"/>
                  <wp:wrapNone/>
                  <wp:docPr id="33" name="_x0000_s1478"/>
                  <wp:cNvGraphicFramePr/>
                  <a:graphic xmlns:a="http://schemas.openxmlformats.org/drawingml/2006/main">
                    <a:graphicData uri="http://schemas.openxmlformats.org/drawingml/2006/picture">
                      <pic:pic xmlns:pic="http://schemas.openxmlformats.org/drawingml/2006/picture">
                        <pic:nvPicPr>
                          <pic:cNvPr id="33" name="_x0000_s1478"/>
                          <pic:cNvPicPr/>
                        </pic:nvPicPr>
                        <pic:blipFill>
                          <a:blip r:embed="rId38"/>
                          <a:stretch>
                            <a:fillRect/>
                          </a:stretch>
                        </pic:blipFill>
                        <pic:spPr>
                          <a:xfrm>
                            <a:off x="0" y="0"/>
                            <a:ext cx="698500" cy="787400"/>
                          </a:xfrm>
                          <a:prstGeom prst="rect">
                            <a:avLst/>
                          </a:prstGeom>
                        </pic:spPr>
                      </pic:pic>
                    </a:graphicData>
                  </a:graphic>
                </wp:anchor>
              </w:drawing>
            </w:r>
            <w:r>
              <w:rPr>
                <w:rFonts w:hint="eastAsia" w:ascii="宋体" w:hAnsi="宋体" w:eastAsia="宋体" w:cs="宋体"/>
                <w:color w:val="000000"/>
                <w:kern w:val="0"/>
                <w:sz w:val="21"/>
                <w:szCs w:val="21"/>
                <w:lang w:bidi="ar"/>
              </w:rPr>
              <w:t>圆茶几２</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1. 规格：φ400mm±10mm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2. 2.基材：整体采用白蜡木原木制作；脚架采用白蜡木原木方加工成型，木方直径40mm-80mm之间（后期根据款式及结构深化）；台面板采用白蜡木直拼板加工成型，用于直拼的白蜡木宽度不低于80mm，厚度不低于25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4.胶黏剂：水基型胶粘剂</w:t>
            </w:r>
          </w:p>
        </w:tc>
      </w:tr>
      <w:tr>
        <w:tblPrEx>
          <w:tblCellMar>
            <w:top w:w="0" w:type="dxa"/>
            <w:left w:w="108" w:type="dxa"/>
            <w:bottom w:w="0" w:type="dxa"/>
            <w:right w:w="108" w:type="dxa"/>
          </w:tblCellMar>
        </w:tblPrEx>
        <w:trPr>
          <w:cantSplit/>
          <w:trHeight w:val="1018"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bCs/>
                <w:color w:val="242424"/>
                <w:kern w:val="0"/>
                <w:sz w:val="21"/>
                <w:szCs w:val="21"/>
                <w:lang w:bidi="ar"/>
              </w:rPr>
            </w:pPr>
            <w:r>
              <w:rPr>
                <w:rFonts w:hint="eastAsia" w:ascii="宋体" w:hAnsi="宋体" w:eastAsia="宋体" w:cs="宋体"/>
                <w:bCs/>
                <w:color w:val="242424"/>
                <w:kern w:val="0"/>
                <w:sz w:val="21"/>
                <w:szCs w:val="21"/>
                <w:lang w:val="en-US" w:eastAsia="zh-CN" w:bidi="ar"/>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180975</wp:posOffset>
                  </wp:positionH>
                  <wp:positionV relativeFrom="paragraph">
                    <wp:posOffset>409575</wp:posOffset>
                  </wp:positionV>
                  <wp:extent cx="654050" cy="698500"/>
                  <wp:effectExtent l="0" t="0" r="12700" b="6350"/>
                  <wp:wrapNone/>
                  <wp:docPr id="34" name="_x0000_s1479"/>
                  <wp:cNvGraphicFramePr/>
                  <a:graphic xmlns:a="http://schemas.openxmlformats.org/drawingml/2006/main">
                    <a:graphicData uri="http://schemas.openxmlformats.org/drawingml/2006/picture">
                      <pic:pic xmlns:pic="http://schemas.openxmlformats.org/drawingml/2006/picture">
                        <pic:nvPicPr>
                          <pic:cNvPr id="34" name="_x0000_s1479"/>
                          <pic:cNvPicPr/>
                        </pic:nvPicPr>
                        <pic:blipFill>
                          <a:blip r:embed="rId39"/>
                          <a:stretch>
                            <a:fillRect/>
                          </a:stretch>
                        </pic:blipFill>
                        <pic:spPr>
                          <a:xfrm>
                            <a:off x="0" y="0"/>
                            <a:ext cx="654050" cy="698500"/>
                          </a:xfrm>
                          <a:prstGeom prst="rect">
                            <a:avLst/>
                          </a:prstGeom>
                        </pic:spPr>
                      </pic:pic>
                    </a:graphicData>
                  </a:graphic>
                </wp:anchor>
              </w:drawing>
            </w:r>
            <w:r>
              <w:rPr>
                <w:rFonts w:hint="eastAsia" w:ascii="宋体" w:hAnsi="宋体" w:eastAsia="宋体" w:cs="宋体"/>
                <w:color w:val="000000"/>
                <w:kern w:val="0"/>
                <w:sz w:val="21"/>
                <w:szCs w:val="21"/>
                <w:lang w:bidi="ar"/>
              </w:rPr>
              <w:t>候诊沙发３</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规格：单人位</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基材：脚架采用白蜡木原木方加工成型；面料采用医用抗菌皮革，防水防霉易清洁；海绵采用高弹阻燃海绵，表面有防腐化和防变型保护膜，回弹性高，耐用度高，防碎，防氧化，抗疲劳力强，坐感舒适；内框：采用实木框架，无腐烂、死节、爆裂、虫蛀；</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219075</wp:posOffset>
                  </wp:positionH>
                  <wp:positionV relativeFrom="paragraph">
                    <wp:posOffset>434975</wp:posOffset>
                  </wp:positionV>
                  <wp:extent cx="660400" cy="501650"/>
                  <wp:effectExtent l="0" t="0" r="6350" b="12700"/>
                  <wp:wrapNone/>
                  <wp:docPr id="35" name="_x0000_s1480"/>
                  <wp:cNvGraphicFramePr/>
                  <a:graphic xmlns:a="http://schemas.openxmlformats.org/drawingml/2006/main">
                    <a:graphicData uri="http://schemas.openxmlformats.org/drawingml/2006/picture">
                      <pic:pic xmlns:pic="http://schemas.openxmlformats.org/drawingml/2006/picture">
                        <pic:nvPicPr>
                          <pic:cNvPr id="35" name="_x0000_s1480"/>
                          <pic:cNvPicPr/>
                        </pic:nvPicPr>
                        <pic:blipFill>
                          <a:blip r:embed="rId40"/>
                          <a:stretch>
                            <a:fillRect/>
                          </a:stretch>
                        </pic:blipFill>
                        <pic:spPr>
                          <a:xfrm>
                            <a:off x="0" y="0"/>
                            <a:ext cx="660400" cy="501650"/>
                          </a:xfrm>
                          <a:prstGeom prst="rect">
                            <a:avLst/>
                          </a:prstGeom>
                        </pic:spPr>
                      </pic:pic>
                    </a:graphicData>
                  </a:graphic>
                </wp:anchor>
              </w:drawing>
            </w:r>
            <w:r>
              <w:rPr>
                <w:rFonts w:hint="eastAsia" w:ascii="宋体" w:hAnsi="宋体" w:eastAsia="宋体" w:cs="宋体"/>
                <w:color w:val="000000"/>
                <w:kern w:val="0"/>
                <w:sz w:val="21"/>
                <w:szCs w:val="21"/>
                <w:lang w:bidi="ar"/>
              </w:rPr>
              <w:t>圆茶几３</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1.规格：(φ600*H750)mm±10mm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基材：整体采用白蜡木原木制作；脚架采用白蜡木原木方加工成型，木方直径40mm-80mm之间（后期根据款式及结构深化）；台面面板采用白蜡木直拼板加工成型，用于直拼的白蜡木宽度不低于80mm，厚度不低于25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197485</wp:posOffset>
                  </wp:positionH>
                  <wp:positionV relativeFrom="paragraph">
                    <wp:posOffset>472440</wp:posOffset>
                  </wp:positionV>
                  <wp:extent cx="495300" cy="584200"/>
                  <wp:effectExtent l="0" t="0" r="0" b="6350"/>
                  <wp:wrapNone/>
                  <wp:docPr id="36" name="_x0000_s1481"/>
                  <wp:cNvGraphicFramePr/>
                  <a:graphic xmlns:a="http://schemas.openxmlformats.org/drawingml/2006/main">
                    <a:graphicData uri="http://schemas.openxmlformats.org/drawingml/2006/picture">
                      <pic:pic xmlns:pic="http://schemas.openxmlformats.org/drawingml/2006/picture">
                        <pic:nvPicPr>
                          <pic:cNvPr id="36" name="_x0000_s1481"/>
                          <pic:cNvPicPr/>
                        </pic:nvPicPr>
                        <pic:blipFill>
                          <a:blip r:embed="rId37"/>
                          <a:stretch>
                            <a:fillRect/>
                          </a:stretch>
                        </pic:blipFill>
                        <pic:spPr>
                          <a:xfrm>
                            <a:off x="0" y="0"/>
                            <a:ext cx="495300" cy="584200"/>
                          </a:xfrm>
                          <a:prstGeom prst="rect">
                            <a:avLst/>
                          </a:prstGeom>
                        </pic:spPr>
                      </pic:pic>
                    </a:graphicData>
                  </a:graphic>
                </wp:anchor>
              </w:drawing>
            </w:r>
            <w:r>
              <w:rPr>
                <w:rFonts w:hint="eastAsia" w:ascii="宋体" w:hAnsi="宋体" w:eastAsia="宋体" w:cs="宋体"/>
                <w:color w:val="000000"/>
                <w:kern w:val="0"/>
                <w:sz w:val="21"/>
                <w:szCs w:val="21"/>
                <w:lang w:bidi="ar"/>
              </w:rPr>
              <w:t>候诊沙发1</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1.规格：单人位</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2.基材：脚架采用白蜡木原木方加工成型；面</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料采用医用抗菌皮革，防水防霉易清洁；海绵采用高弹阻燃海绵，表面有防腐化和防变型保护膜，回弹性高，耐用度高，防碎，防氧化，抗疲劳力强，坐感舒适；内框：采用实木框架，无腐烂、死节、爆裂、虫蛀；</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候诊沙发</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1.规格：两人位</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66432" behindDoc="0" locked="0" layoutInCell="1" allowOverlap="1">
                  <wp:simplePos x="0" y="0"/>
                  <wp:positionH relativeFrom="column">
                    <wp:posOffset>-1009015</wp:posOffset>
                  </wp:positionH>
                  <wp:positionV relativeFrom="paragraph">
                    <wp:posOffset>181610</wp:posOffset>
                  </wp:positionV>
                  <wp:extent cx="666750" cy="349250"/>
                  <wp:effectExtent l="0" t="0" r="0" b="12700"/>
                  <wp:wrapNone/>
                  <wp:docPr id="41" name="图片_31"/>
                  <wp:cNvGraphicFramePr/>
                  <a:graphic xmlns:a="http://schemas.openxmlformats.org/drawingml/2006/main">
                    <a:graphicData uri="http://schemas.openxmlformats.org/drawingml/2006/picture">
                      <pic:pic xmlns:pic="http://schemas.openxmlformats.org/drawingml/2006/picture">
                        <pic:nvPicPr>
                          <pic:cNvPr id="41" name="图片_31"/>
                          <pic:cNvPicPr/>
                        </pic:nvPicPr>
                        <pic:blipFill>
                          <a:blip r:embed="rId41"/>
                          <a:stretch>
                            <a:fillRect/>
                          </a:stretch>
                        </pic:blipFill>
                        <pic:spPr>
                          <a:xfrm>
                            <a:off x="0" y="0"/>
                            <a:ext cx="666750" cy="34925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2.1脚架：采用优质实木白蜡木，水性漆涂饰。具有硬度高，承受力强，耐腐朽等性能。座面框架：采用0.6mm厚实木木皮贴实木多层板，表面水性漆涂饰。</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2.2面料：医用抑菌皮面料。</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2.3海绵：优质高弹海绵。海绵回弹力≥35%，能均匀承托负重，在长期负重状态下性能保持良好，反复坐压不变形、不塌陷。</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3.配置：带USB充电孔。</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201295</wp:posOffset>
                  </wp:positionH>
                  <wp:positionV relativeFrom="paragraph">
                    <wp:posOffset>431800</wp:posOffset>
                  </wp:positionV>
                  <wp:extent cx="673100" cy="546100"/>
                  <wp:effectExtent l="0" t="0" r="12700" b="6350"/>
                  <wp:wrapNone/>
                  <wp:docPr id="38" name="_x0000_s1483"/>
                  <wp:cNvGraphicFramePr/>
                  <a:graphic xmlns:a="http://schemas.openxmlformats.org/drawingml/2006/main">
                    <a:graphicData uri="http://schemas.openxmlformats.org/drawingml/2006/picture">
                      <pic:pic xmlns:pic="http://schemas.openxmlformats.org/drawingml/2006/picture">
                        <pic:nvPicPr>
                          <pic:cNvPr id="38" name="_x0000_s1483"/>
                          <pic:cNvPicPr/>
                        </pic:nvPicPr>
                        <pic:blipFill>
                          <a:blip r:embed="rId42"/>
                          <a:stretch>
                            <a:fillRect/>
                          </a:stretch>
                        </pic:blipFill>
                        <pic:spPr>
                          <a:xfrm>
                            <a:off x="0" y="0"/>
                            <a:ext cx="673100" cy="546100"/>
                          </a:xfrm>
                          <a:prstGeom prst="rect">
                            <a:avLst/>
                          </a:prstGeom>
                        </pic:spPr>
                      </pic:pic>
                    </a:graphicData>
                  </a:graphic>
                </wp:anchor>
              </w:drawing>
            </w:r>
            <w:r>
              <w:rPr>
                <w:rFonts w:hint="eastAsia" w:ascii="宋体" w:hAnsi="宋体" w:eastAsia="宋体" w:cs="宋体"/>
                <w:color w:val="000000"/>
                <w:kern w:val="0"/>
                <w:sz w:val="21"/>
                <w:szCs w:val="21"/>
                <w:lang w:bidi="ar"/>
              </w:rPr>
              <w:t>新中式定制组合沙发</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1.规格：2+2</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白蜡木原木制作；框架及面板采用白蜡木原木制作，框架为白蜡木原木方加工成型，木方直径40mm-80mm之间（后期根据款式及结构深化）；面板及座低板采用白蜡木直拼板加工成型，用于直拼的白蜡木宽度不低于80mm，厚度不低于18mm；面板底部需有木方加固支撑。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4.油漆：采用环保水性开放油漆，三底两面。油漆表面无尘粒、气泡、渣点、边缘及立面无流挂等现象。</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座垫面及椅背面选用选用头层牛皮，经液态浸色及防潮、防污等工艺处理，纹路细致、色泽均匀，皮质柔软，舒适，透气性好，无异味。车缝线路均匀、针距均匀，转角平滑、后背及底座包饱满，左右对齐。高回弹高密度原生海绵，能均匀承托负重，反复坐压不变形、不塌陷，厚实座包，舒适稳固。6.功能：舒适倾角，肩部、腰部承托符合人体工学。配置3个腰枕。造型款式、功能及结构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180975</wp:posOffset>
                  </wp:positionH>
                  <wp:positionV relativeFrom="paragraph">
                    <wp:posOffset>542925</wp:posOffset>
                  </wp:positionV>
                  <wp:extent cx="723900" cy="342900"/>
                  <wp:effectExtent l="0" t="0" r="0" b="0"/>
                  <wp:wrapNone/>
                  <wp:docPr id="39" name="_x0000_s1484"/>
                  <wp:cNvGraphicFramePr/>
                  <a:graphic xmlns:a="http://schemas.openxmlformats.org/drawingml/2006/main">
                    <a:graphicData uri="http://schemas.openxmlformats.org/drawingml/2006/picture">
                      <pic:pic xmlns:pic="http://schemas.openxmlformats.org/drawingml/2006/picture">
                        <pic:nvPicPr>
                          <pic:cNvPr id="39" name="_x0000_s1484"/>
                          <pic:cNvPicPr/>
                        </pic:nvPicPr>
                        <pic:blipFill>
                          <a:blip r:embed="rId43"/>
                          <a:stretch>
                            <a:fillRect/>
                          </a:stretch>
                        </pic:blipFill>
                        <pic:spPr>
                          <a:xfrm>
                            <a:off x="0" y="0"/>
                            <a:ext cx="723900" cy="342900"/>
                          </a:xfrm>
                          <a:prstGeom prst="rect">
                            <a:avLst/>
                          </a:prstGeom>
                        </pic:spPr>
                      </pic:pic>
                    </a:graphicData>
                  </a:graphic>
                </wp:anchor>
              </w:drawing>
            </w:r>
            <w:r>
              <w:rPr>
                <w:rFonts w:hint="eastAsia" w:ascii="宋体" w:hAnsi="宋体" w:eastAsia="宋体" w:cs="宋体"/>
                <w:color w:val="000000"/>
                <w:kern w:val="0"/>
                <w:sz w:val="21"/>
                <w:szCs w:val="21"/>
                <w:lang w:bidi="ar"/>
              </w:rPr>
              <w:t>茶几2</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1.规格：（1200W*600D*450H）mm±10mm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基材：整体采用白蜡木原木制作；脚架采用白蜡木原木方加工成型，木方直径40mm-80mm之间（后期根据款式及结构深化）；面板采用白蜡木直拼板加工成型，用于直拼的白蜡木宽度不低于80mm，厚度不低于18mm；面板底部需有木方加固支撑。台面配12mm厚岩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317500</wp:posOffset>
                  </wp:positionH>
                  <wp:positionV relativeFrom="paragraph">
                    <wp:posOffset>552450</wp:posOffset>
                  </wp:positionV>
                  <wp:extent cx="488950" cy="552450"/>
                  <wp:effectExtent l="0" t="0" r="6350" b="0"/>
                  <wp:wrapNone/>
                  <wp:docPr id="40" name="_x0000_s1485"/>
                  <wp:cNvGraphicFramePr/>
                  <a:graphic xmlns:a="http://schemas.openxmlformats.org/drawingml/2006/main">
                    <a:graphicData uri="http://schemas.openxmlformats.org/drawingml/2006/picture">
                      <pic:pic xmlns:pic="http://schemas.openxmlformats.org/drawingml/2006/picture">
                        <pic:nvPicPr>
                          <pic:cNvPr id="40" name="_x0000_s1485"/>
                          <pic:cNvPicPr/>
                        </pic:nvPicPr>
                        <pic:blipFill>
                          <a:blip r:embed="rId44"/>
                          <a:stretch>
                            <a:fillRect/>
                          </a:stretch>
                        </pic:blipFill>
                        <pic:spPr>
                          <a:xfrm>
                            <a:off x="0" y="0"/>
                            <a:ext cx="488950" cy="552450"/>
                          </a:xfrm>
                          <a:prstGeom prst="rect">
                            <a:avLst/>
                          </a:prstGeom>
                        </pic:spPr>
                      </pic:pic>
                    </a:graphicData>
                  </a:graphic>
                </wp:anchor>
              </w:drawing>
            </w:r>
            <w:r>
              <w:rPr>
                <w:rFonts w:hint="eastAsia" w:ascii="宋体" w:hAnsi="宋体" w:eastAsia="宋体" w:cs="宋体"/>
                <w:color w:val="000000"/>
                <w:kern w:val="0"/>
                <w:sz w:val="21"/>
                <w:szCs w:val="21"/>
                <w:lang w:bidi="ar"/>
              </w:rPr>
              <w:t>成人输液椅</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1.规格：常规</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2.材质：椅架、扶手、靠背整体采用实木框架，优质绿色环保产品，喷水性漆；木材充分烘干，保证含水率符合要求；木材纹理美观，无明显节子、虫眼，不得使用腐朽材，木制件外观达到国家合格标准。                   </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4.配置：不锈钢输液架、座面增加医用环保抗菌皮软包。  </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陪护沙发床</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1.规格：单人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2.材质：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2.1整体采用加固钢结构加上实木铺板，整体承重力≧350kg；</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drawing>
                <wp:anchor distT="0" distB="0" distL="114300" distR="114300" simplePos="0" relativeHeight="251667456" behindDoc="0" locked="0" layoutInCell="1" allowOverlap="1">
                  <wp:simplePos x="0" y="0"/>
                  <wp:positionH relativeFrom="column">
                    <wp:posOffset>-983615</wp:posOffset>
                  </wp:positionH>
                  <wp:positionV relativeFrom="paragraph">
                    <wp:posOffset>172720</wp:posOffset>
                  </wp:positionV>
                  <wp:extent cx="723900" cy="501650"/>
                  <wp:effectExtent l="0" t="0" r="0" b="12700"/>
                  <wp:wrapNone/>
                  <wp:docPr id="29" name="图片_35"/>
                  <wp:cNvGraphicFramePr/>
                  <a:graphic xmlns:a="http://schemas.openxmlformats.org/drawingml/2006/main">
                    <a:graphicData uri="http://schemas.openxmlformats.org/drawingml/2006/picture">
                      <pic:pic xmlns:pic="http://schemas.openxmlformats.org/drawingml/2006/picture">
                        <pic:nvPicPr>
                          <pic:cNvPr id="29" name="图片_35"/>
                          <pic:cNvPicPr/>
                        </pic:nvPicPr>
                        <pic:blipFill>
                          <a:blip r:embed="rId45"/>
                          <a:stretch>
                            <a:fillRect/>
                          </a:stretch>
                        </pic:blipFill>
                        <pic:spPr>
                          <a:xfrm>
                            <a:off x="0" y="0"/>
                            <a:ext cx="723900" cy="501650"/>
                          </a:xfrm>
                          <a:prstGeom prst="rect">
                            <a:avLst/>
                          </a:prstGeom>
                          <a:noFill/>
                          <a:ln>
                            <a:noFill/>
                          </a:ln>
                        </pic:spPr>
                      </pic:pic>
                    </a:graphicData>
                  </a:graphic>
                </wp:anchor>
              </w:drawing>
            </w:r>
            <w:r>
              <w:rPr>
                <w:rFonts w:hint="eastAsia" w:ascii="宋体" w:hAnsi="宋体" w:eastAsia="宋体" w:cs="宋体"/>
                <w:color w:val="000000"/>
                <w:kern w:val="0"/>
                <w:sz w:val="21"/>
                <w:szCs w:val="21"/>
                <w:lang w:val="en-US" w:eastAsia="zh-CN" w:bidi="ar"/>
              </w:rPr>
              <w:t>2.2坐垫靠背：表面采用医用抗菌皮革，包裹加厚海绵，整体符合人体工程学设计；快速回弹高密度海绵，座面密度≥30kg/m³,其他部位密度≥25kg/m³，海绵回弹力≥35%，能均匀承托负重，反复坐压不变形、不塌陷，厚实座包，舒适稳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2.3扶手：橡胶木实木扶手设计；表面水性漆涂饰。</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3.结构：展开为单人沙发床；滑轮：静音滑轮。折叠操作方便，防夹设计。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193675</wp:posOffset>
                  </wp:positionH>
                  <wp:positionV relativeFrom="paragraph">
                    <wp:posOffset>365125</wp:posOffset>
                  </wp:positionV>
                  <wp:extent cx="647700" cy="641350"/>
                  <wp:effectExtent l="0" t="0" r="0" b="6350"/>
                  <wp:wrapNone/>
                  <wp:docPr id="42" name="_x0000_s1487"/>
                  <wp:cNvGraphicFramePr/>
                  <a:graphic xmlns:a="http://schemas.openxmlformats.org/drawingml/2006/main">
                    <a:graphicData uri="http://schemas.openxmlformats.org/drawingml/2006/picture">
                      <pic:pic xmlns:pic="http://schemas.openxmlformats.org/drawingml/2006/picture">
                        <pic:nvPicPr>
                          <pic:cNvPr id="42" name="_x0000_s1487"/>
                          <pic:cNvPicPr/>
                        </pic:nvPicPr>
                        <pic:blipFill>
                          <a:blip r:embed="rId46"/>
                          <a:stretch>
                            <a:fillRect/>
                          </a:stretch>
                        </pic:blipFill>
                        <pic:spPr>
                          <a:xfrm>
                            <a:off x="0" y="0"/>
                            <a:ext cx="647700" cy="641350"/>
                          </a:xfrm>
                          <a:prstGeom prst="rect">
                            <a:avLst/>
                          </a:prstGeom>
                        </pic:spPr>
                      </pic:pic>
                    </a:graphicData>
                  </a:graphic>
                </wp:anchor>
              </w:drawing>
            </w:r>
            <w:r>
              <w:rPr>
                <w:rFonts w:hint="eastAsia" w:ascii="宋体" w:hAnsi="宋体" w:eastAsia="宋体" w:cs="宋体"/>
                <w:color w:val="000000"/>
                <w:kern w:val="0"/>
                <w:sz w:val="21"/>
                <w:szCs w:val="21"/>
                <w:lang w:bidi="ar"/>
              </w:rPr>
              <w:t>陪护椅</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1.规格：（655W*700D*920H）mm±10mm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2.材质：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2.1整体支架采用加厚钢架，壁厚≥2mm，钢琴烤漆工艺，表面光滑耐腐蚀；</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2.2坐垫靠背：表面采用医用抗菌皮革，包裹加厚海绵，整体符合人体工程学设计；</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2.3扶手：橡胶木实木扶手设计；表面水性漆涂饰。3.结构：设置手提式尼龙带，方便折叠，展开为陪护床；前脚配置防滑脚垫，后轮配置静音移动轮。折叠操作方便，防夹设计。</w:t>
            </w:r>
          </w:p>
        </w:tc>
      </w:tr>
      <w:tr>
        <w:tblPrEx>
          <w:tblCellMar>
            <w:top w:w="0" w:type="dxa"/>
            <w:left w:w="108" w:type="dxa"/>
            <w:bottom w:w="0" w:type="dxa"/>
            <w:right w:w="108" w:type="dxa"/>
          </w:tblCellMar>
        </w:tblPrEx>
        <w:trPr>
          <w:cantSplit/>
          <w:trHeight w:val="614"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commentRangeStart w:id="45"/>
            <w:r>
              <w:rPr>
                <w:rFonts w:hint="eastAsia" w:ascii="宋体" w:hAnsi="宋体" w:eastAsia="宋体" w:cs="宋体"/>
                <w:i w:val="0"/>
                <w:iCs w:val="0"/>
                <w:color w:val="000000"/>
                <w:kern w:val="0"/>
                <w:sz w:val="21"/>
                <w:szCs w:val="21"/>
                <w:highlight w:val="none"/>
                <w:u w:val="none"/>
                <w:lang w:val="en-US" w:eastAsia="zh-CN"/>
              </w:rPr>
              <w:t>1.规格：单人</w:t>
            </w:r>
            <w:commentRangeEnd w:id="45"/>
            <w:r>
              <w:commentReference w:id="45"/>
            </w:r>
          </w:p>
        </w:tc>
      </w:tr>
      <w:tr>
        <w:tblPrEx>
          <w:tblCellMar>
            <w:top w:w="0" w:type="dxa"/>
            <w:left w:w="108" w:type="dxa"/>
            <w:bottom w:w="0" w:type="dxa"/>
            <w:right w:w="108" w:type="dxa"/>
          </w:tblCellMar>
        </w:tblPrEx>
        <w:trPr>
          <w:cantSplit/>
          <w:trHeight w:val="310" w:hRule="atLeast"/>
        </w:trPr>
        <w:tc>
          <w:tcPr>
            <w:tcW w:w="726" w:type="dxa"/>
            <w:vMerge w:val="restart"/>
            <w:tcBorders>
              <w:top w:val="single" w:color="auto" w:sz="4" w:space="0"/>
              <w:left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sz w:val="21"/>
                <w:szCs w:val="21"/>
              </w:rPr>
            </w:pPr>
          </w:p>
        </w:tc>
        <w:tc>
          <w:tcPr>
            <w:tcW w:w="1889" w:type="dxa"/>
            <w:vMerge w:val="restart"/>
            <w:tcBorders>
              <w:top w:val="single" w:color="auto" w:sz="4" w:space="0"/>
              <w:left w:val="single" w:color="auto" w:sz="4" w:space="0"/>
              <w:right w:val="single" w:color="auto" w:sz="4" w:space="0"/>
            </w:tcBorders>
            <w:vAlign w:val="top"/>
          </w:tcPr>
          <w:p>
            <w:pPr>
              <w:jc w:val="center"/>
              <w:rPr>
                <w:rFonts w:hint="eastAsia" w:ascii="宋体" w:hAnsi="宋体" w:eastAsia="宋体" w:cs="宋体"/>
                <w:sz w:val="21"/>
                <w:szCs w:val="21"/>
              </w:rPr>
            </w:pPr>
            <w:r>
              <w:rPr>
                <w:rFonts w:hint="eastAsia" w:ascii="宋体" w:hAnsi="宋体" w:eastAsia="宋体" w:cs="宋体"/>
                <w:color w:val="000000"/>
                <w:sz w:val="21"/>
                <w:szCs w:val="21"/>
              </w:rPr>
              <w:t>木方凳</w:t>
            </w:r>
            <w:r>
              <w:rPr>
                <w:rFonts w:hint="eastAsia" w:ascii="宋体" w:hAnsi="宋体" w:eastAsia="宋体" w:cs="宋体"/>
                <w:sz w:val="21"/>
                <w:szCs w:val="21"/>
              </w:rPr>
              <w:drawing>
                <wp:inline distT="0" distB="0" distL="0" distR="0">
                  <wp:extent cx="902970" cy="969010"/>
                  <wp:effectExtent l="0" t="0" r="0" b="0"/>
                  <wp:docPr id="43" name="_x0000_i2056"/>
                  <wp:cNvGraphicFramePr/>
                  <a:graphic xmlns:a="http://schemas.openxmlformats.org/drawingml/2006/main">
                    <a:graphicData uri="http://schemas.openxmlformats.org/drawingml/2006/picture">
                      <pic:pic xmlns:pic="http://schemas.openxmlformats.org/drawingml/2006/picture">
                        <pic:nvPicPr>
                          <pic:cNvPr id="43" name="_x0000_i2056"/>
                          <pic:cNvPicPr/>
                        </pic:nvPicPr>
                        <pic:blipFill>
                          <a:blip r:embed="rId47"/>
                          <a:stretch>
                            <a:fillRect/>
                          </a:stretch>
                        </pic:blipFill>
                        <pic:spPr>
                          <a:xfrm>
                            <a:off x="0" y="0"/>
                            <a:ext cx="902998" cy="969012"/>
                          </a:xfrm>
                          <a:prstGeom prst="rect">
                            <a:avLst/>
                          </a:prstGeom>
                        </pic:spPr>
                      </pic:pic>
                    </a:graphicData>
                  </a:graphic>
                </wp:inline>
              </w:drawing>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kern w:val="0"/>
                <w:sz w:val="21"/>
                <w:szCs w:val="21"/>
                <w:lang w:bidi="ar"/>
              </w:rPr>
            </w:pPr>
            <w:r>
              <w:rPr>
                <w:rFonts w:hint="eastAsia" w:ascii="宋体" w:hAnsi="宋体" w:eastAsia="宋体" w:cs="宋体"/>
                <w:kern w:val="0"/>
                <w:sz w:val="21"/>
                <w:szCs w:val="21"/>
                <w:lang w:bidi="ar"/>
              </w:rPr>
              <w:t>1.基材：整体采用白蜡木原木制作；</w:t>
            </w:r>
          </w:p>
        </w:tc>
      </w:tr>
      <w:tr>
        <w:tblPrEx>
          <w:tblCellMar>
            <w:top w:w="0" w:type="dxa"/>
            <w:left w:w="108" w:type="dxa"/>
            <w:bottom w:w="0" w:type="dxa"/>
            <w:right w:w="108" w:type="dxa"/>
          </w:tblCellMar>
        </w:tblPrEx>
        <w:trPr>
          <w:cantSplit/>
          <w:trHeight w:val="31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pStyle w:val="478"/>
              <w:rPr>
                <w:rFonts w:hint="eastAsia" w:ascii="宋体" w:hAnsi="宋体" w:eastAsia="宋体" w:cs="宋体"/>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kern w:val="0"/>
                <w:sz w:val="21"/>
                <w:szCs w:val="21"/>
                <w:lang w:bidi="ar"/>
              </w:rPr>
            </w:pPr>
            <w:r>
              <w:rPr>
                <w:rFonts w:hint="eastAsia" w:ascii="宋体" w:hAnsi="宋体" w:eastAsia="宋体" w:cs="宋体"/>
                <w:kern w:val="0"/>
                <w:sz w:val="21"/>
                <w:szCs w:val="21"/>
                <w:lang w:bidi="ar"/>
              </w:rPr>
              <w:t>2.工艺：采用榫卯结构连接工艺。木材充分烘干，保证含水率符合要求；木材纹理美观，无明显节子、虫眼，不得使用腐朽材，木制件外观达到国家合格标准。</w:t>
            </w:r>
            <w:r>
              <w:rPr>
                <w:rFonts w:hint="eastAsia" w:ascii="宋体" w:hAnsi="宋体" w:eastAsia="宋体" w:cs="宋体"/>
                <w:color w:val="0000FF"/>
                <w:kern w:val="0"/>
                <w:sz w:val="21"/>
                <w:szCs w:val="21"/>
                <w:lang w:bidi="ar"/>
              </w:rPr>
              <w:t>（后期根据各科室专业要求进行深化款式及结构）</w:t>
            </w:r>
          </w:p>
        </w:tc>
      </w:tr>
      <w:tr>
        <w:tblPrEx>
          <w:tblCellMar>
            <w:top w:w="0" w:type="dxa"/>
            <w:left w:w="108" w:type="dxa"/>
            <w:bottom w:w="0" w:type="dxa"/>
            <w:right w:w="108" w:type="dxa"/>
          </w:tblCellMar>
        </w:tblPrEx>
        <w:trPr>
          <w:cantSplit/>
          <w:trHeight w:val="31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pStyle w:val="478"/>
              <w:rPr>
                <w:rFonts w:hint="eastAsia" w:ascii="宋体" w:hAnsi="宋体" w:eastAsia="宋体" w:cs="宋体"/>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kern w:val="0"/>
                <w:sz w:val="21"/>
                <w:szCs w:val="21"/>
                <w:lang w:bidi="ar"/>
              </w:rPr>
            </w:pPr>
            <w:r>
              <w:rPr>
                <w:rFonts w:hint="eastAsia" w:ascii="宋体" w:hAnsi="宋体" w:eastAsia="宋体" w:cs="宋体"/>
                <w:kern w:val="0"/>
                <w:sz w:val="21"/>
                <w:szCs w:val="21"/>
                <w:lang w:bidi="ar"/>
              </w:rPr>
              <w:t>3.胶粘剂：采用环保水基型胶粘剂。胶粘剂的游离甲醛、苯、甲苯+二甲苯、总挥发性有机物均符合GB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310"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pStyle w:val="478"/>
              <w:rPr>
                <w:rFonts w:hint="eastAsia" w:ascii="宋体" w:hAnsi="宋体" w:eastAsia="宋体" w:cs="宋体"/>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kern w:val="0"/>
                <w:sz w:val="21"/>
                <w:szCs w:val="21"/>
                <w:lang w:bidi="ar"/>
              </w:rPr>
            </w:pPr>
            <w:r>
              <w:rPr>
                <w:rFonts w:hint="eastAsia" w:ascii="宋体" w:hAnsi="宋体" w:eastAsia="宋体" w:cs="宋体"/>
                <w:kern w:val="0"/>
                <w:sz w:val="21"/>
                <w:szCs w:val="21"/>
                <w:lang w:bidi="ar"/>
              </w:rPr>
              <w:t>4.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trHeight w:val="280" w:hRule="atLeast"/>
        </w:trPr>
        <w:tc>
          <w:tcPr>
            <w:tcW w:w="10035" w:type="dxa"/>
            <w:gridSpan w:val="3"/>
            <w:tcBorders>
              <w:top w:val="single" w:color="auto" w:sz="4" w:space="0"/>
              <w:left w:val="single" w:color="auto" w:sz="4" w:space="0"/>
              <w:bottom w:val="single" w:color="auto" w:sz="4" w:space="0"/>
              <w:right w:val="single" w:color="auto" w:sz="4" w:space="0"/>
            </w:tcBorders>
            <w:shd w:val="clear" w:color="auto" w:fill="F9DBDF"/>
            <w:vAlign w:val="center"/>
          </w:tcPr>
          <w:p>
            <w:pPr>
              <w:widowControl/>
              <w:numPr>
                <w:ilvl w:val="0"/>
                <w:numId w:val="0"/>
              </w:numPr>
              <w:ind w:leftChars="0"/>
              <w:jc w:val="left"/>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钢制医疗类家具</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医用环保护士站L型</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1.规格：（L*350/700*750/1180）mm±10mm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2.材质：钢材采用SECC双面电解钢板，侧板、顶板、底板及门板采用≥1.0mm的双面电解钢板，表面镀锌工艺，经过冲压、折弯、焊接等工艺制成，其它部位采用≥0.8mm双面电解钢板。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-965200</wp:posOffset>
                  </wp:positionH>
                  <wp:positionV relativeFrom="paragraph">
                    <wp:posOffset>391160</wp:posOffset>
                  </wp:positionV>
                  <wp:extent cx="711200" cy="463550"/>
                  <wp:effectExtent l="0" t="0" r="12700" b="12700"/>
                  <wp:wrapNone/>
                  <wp:docPr id="44" name="_x0000_s1488"/>
                  <wp:cNvGraphicFramePr/>
                  <a:graphic xmlns:a="http://schemas.openxmlformats.org/drawingml/2006/main">
                    <a:graphicData uri="http://schemas.openxmlformats.org/drawingml/2006/picture">
                      <pic:pic xmlns:pic="http://schemas.openxmlformats.org/drawingml/2006/picture">
                        <pic:nvPicPr>
                          <pic:cNvPr id="44" name="_x0000_s1488"/>
                          <pic:cNvPicPr/>
                        </pic:nvPicPr>
                        <pic:blipFill>
                          <a:blip r:embed="rId48"/>
                          <a:stretch>
                            <a:fillRect/>
                          </a:stretch>
                        </pic:blipFill>
                        <pic:spPr>
                          <a:xfrm>
                            <a:off x="0" y="0"/>
                            <a:ext cx="711200" cy="463550"/>
                          </a:xfrm>
                          <a:prstGeom prst="rect">
                            <a:avLst/>
                          </a:prstGeom>
                        </pic:spPr>
                      </pic:pic>
                    </a:graphicData>
                  </a:graphic>
                </wp:anchor>
              </w:drawing>
            </w:r>
            <w:r>
              <w:rPr>
                <w:rFonts w:hint="eastAsia" w:ascii="宋体" w:hAnsi="宋体" w:eastAsia="宋体" w:cs="宋体"/>
                <w:color w:val="000000"/>
                <w:kern w:val="0"/>
                <w:sz w:val="21"/>
                <w:szCs w:val="21"/>
                <w:lang w:bidi="ar"/>
              </w:rPr>
              <w:t>3.配置：台面为人造石台面，人造大理石台面采用医用级复合亚克力人造石，厚度≥12mm，台面边缘加厚。柜体底部采用厚度≥1.0mm的304不锈钢踢脚线，≥150mm高。配置抽屉柜、掩门柜，三节阻尼导轨，阻尼铰链，折叠机械锁具。</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钢板经数控剪板机开料，数控冲床冲压成型，数控折弯机折弯，再经组焊成型。钢板表面经除油去锈后高温静电喷漆，保证其防火，耐磨，防污及高硬度。表面光滑光洁，光泽保持性强，清晰亮净，抗酸耐碱，耐脏易清洁，在接触人体或收藏物品的部位无毛刺、刃口、棱角。金属表面脱脂、水洗、酸洗、水洗中和等过程后，经环氧树脂有色粉末静电喷涂，在高温内固定成光滑表面。</w:t>
            </w:r>
          </w:p>
        </w:tc>
      </w:tr>
      <w:tr>
        <w:tblPrEx>
          <w:tblCellMar>
            <w:top w:w="0" w:type="dxa"/>
            <w:left w:w="108" w:type="dxa"/>
            <w:bottom w:w="0" w:type="dxa"/>
            <w:right w:w="108" w:type="dxa"/>
          </w:tblCellMar>
        </w:tblPrEx>
        <w:trPr>
          <w:cantSplit/>
          <w:trHeight w:val="8939"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ins w:id="85" w:author="政府采购业务部" w:date="2024-10-14T22:20:43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▲护士站检测依据：GB/T 3325-2017《金属家具通用技术条件》</w:t>
            </w:r>
          </w:p>
          <w:p>
            <w:pPr>
              <w:widowControl/>
              <w:rPr>
                <w:ins w:id="86" w:author="政府采购业务部" w:date="2024-10-14T22:20:46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（1）形状与位置公差：邻边垂直度-对角线长度、邻边垂直度-对边长度、平整度、位差度、分缝、着地平稳性：合格</w:t>
            </w:r>
            <w:r>
              <w:rPr>
                <w:rFonts w:hint="eastAsia" w:ascii="宋体" w:hAnsi="宋体" w:cs="宋体"/>
                <w:b/>
                <w:bCs w:val="0"/>
                <w:color w:val="FF0000"/>
                <w:kern w:val="0"/>
                <w:sz w:val="21"/>
                <w:szCs w:val="21"/>
                <w:lang w:eastAsia="zh-CN" w:bidi="ar"/>
              </w:rPr>
              <w:t>；</w:t>
            </w:r>
          </w:p>
          <w:p>
            <w:pPr>
              <w:widowControl/>
              <w:rPr>
                <w:ins w:id="87" w:author="政府采购业务部" w:date="2024-10-14T22:20:50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（2）外观性能要求：金属件：焊接件、冲压件、喷涂层：合格；塑料件：合格；</w:t>
            </w:r>
          </w:p>
          <w:p>
            <w:pPr>
              <w:widowControl/>
              <w:rPr>
                <w:ins w:id="88" w:author="政府采购业务部" w:date="2024-10-14T22:20:53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（3）金属喷漆（塑）涂层：硬度：≥H；冲击强度：冲击高度400mm，应无剥落、裂纹、皱纹；耐腐蚀性：100h内，观察在溶剂中样板上划道两侧3mm以外，应无鼓泡产生；100h后，检查划道两侧 3mm 以外，应无锈迹、剥落、起皱、变色和失光等现象；附着力：应不低于2级；</w:t>
            </w:r>
          </w:p>
          <w:p>
            <w:pPr>
              <w:widowControl/>
              <w:rPr>
                <w:ins w:id="89" w:author="政府采购业务部" w:date="2024-10-14T22:20:55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（4）金属件耐腐蚀：金属件表面漆膜乙酸盐雾≥</w:t>
            </w:r>
            <w:commentRangeStart w:id="46"/>
            <w:r>
              <w:rPr>
                <w:rFonts w:hint="eastAsia" w:ascii="宋体" w:hAnsi="宋体" w:eastAsia="宋体" w:cs="宋体"/>
                <w:b/>
                <w:bCs w:val="0"/>
                <w:color w:val="FF0000"/>
                <w:kern w:val="0"/>
                <w:sz w:val="21"/>
                <w:szCs w:val="21"/>
                <w:lang w:bidi="ar"/>
              </w:rPr>
              <w:t>450h</w:t>
            </w:r>
            <w:commentRangeEnd w:id="46"/>
            <w:r>
              <w:rPr>
                <w:b/>
                <w:bCs w:val="0"/>
                <w:color w:val="FF0000"/>
              </w:rPr>
              <w:commentReference w:id="46"/>
            </w:r>
            <w:r>
              <w:rPr>
                <w:rFonts w:hint="eastAsia" w:ascii="宋体" w:hAnsi="宋体" w:eastAsia="宋体" w:cs="宋体"/>
                <w:b/>
                <w:bCs w:val="0"/>
                <w:color w:val="FF0000"/>
                <w:kern w:val="0"/>
                <w:sz w:val="21"/>
                <w:szCs w:val="21"/>
                <w:lang w:bidi="ar"/>
              </w:rPr>
              <w:t>，试验后漆膜外观评级≥9级，保护评级≥9级</w:t>
            </w:r>
            <w:r>
              <w:rPr>
                <w:rFonts w:hint="eastAsia" w:ascii="宋体" w:hAnsi="宋体" w:cs="宋体"/>
                <w:b/>
                <w:bCs w:val="0"/>
                <w:color w:val="FF0000"/>
                <w:kern w:val="0"/>
                <w:sz w:val="21"/>
                <w:szCs w:val="21"/>
                <w:lang w:eastAsia="zh-CN" w:bidi="ar"/>
              </w:rPr>
              <w:t>；</w:t>
            </w:r>
          </w:p>
          <w:p>
            <w:pPr>
              <w:widowControl/>
              <w:rPr>
                <w:ins w:id="90" w:author="政府采购业务部" w:date="2024-10-14T22:20:58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（5）燃烧性能 A 级（A1）：不燃性试验：炉内温升△T：≤30℃; 质量损失率△m(％)：≤50;持续燃烧时间tf：0s；燃烧热值试验：匀质制品、整体制品总热值 PCS：≤2.0MJ/kg</w:t>
            </w:r>
            <w:r>
              <w:rPr>
                <w:rFonts w:hint="eastAsia" w:ascii="宋体" w:hAnsi="宋体" w:cs="宋体"/>
                <w:b/>
                <w:bCs w:val="0"/>
                <w:color w:val="FF0000"/>
                <w:kern w:val="0"/>
                <w:sz w:val="21"/>
                <w:szCs w:val="21"/>
                <w:lang w:eastAsia="zh-CN" w:bidi="ar"/>
              </w:rPr>
              <w:t>；</w:t>
            </w:r>
          </w:p>
          <w:p>
            <w:pPr>
              <w:widowControl/>
              <w:rPr>
                <w:ins w:id="91" w:author="政府采购业务部" w:date="2024-10-14T22:21:01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（6）交变盐雾：试验方法</w:t>
            </w:r>
            <w:r>
              <w:rPr>
                <w:rFonts w:hint="eastAsia" w:ascii="宋体" w:hAnsi="宋体" w:eastAsia="宋体" w:cs="宋体"/>
                <w:b/>
                <w:bCs w:val="0"/>
                <w:color w:val="FF0000"/>
                <w:kern w:val="0"/>
                <w:sz w:val="21"/>
                <w:szCs w:val="21"/>
                <w:lang w:eastAsia="zh-CN" w:bidi="ar"/>
              </w:rPr>
              <w:t>：</w:t>
            </w:r>
            <w:r>
              <w:rPr>
                <w:rFonts w:hint="eastAsia" w:ascii="宋体" w:hAnsi="宋体" w:eastAsia="宋体" w:cs="宋体"/>
                <w:b/>
                <w:bCs w:val="0"/>
                <w:color w:val="FF0000"/>
                <w:kern w:val="0"/>
                <w:sz w:val="21"/>
                <w:szCs w:val="21"/>
                <w:lang w:bidi="ar"/>
              </w:rPr>
              <w:t>5(≥</w:t>
            </w:r>
            <w:commentRangeStart w:id="47"/>
            <w:r>
              <w:rPr>
                <w:rFonts w:hint="eastAsia" w:ascii="宋体" w:hAnsi="宋体" w:eastAsia="宋体" w:cs="宋体"/>
                <w:b/>
                <w:bCs w:val="0"/>
                <w:color w:val="FF0000"/>
                <w:kern w:val="0"/>
                <w:sz w:val="21"/>
                <w:szCs w:val="21"/>
                <w:lang w:bidi="ar"/>
              </w:rPr>
              <w:t>400h</w:t>
            </w:r>
            <w:commentRangeEnd w:id="47"/>
            <w:r>
              <w:rPr>
                <w:b/>
                <w:bCs w:val="0"/>
                <w:color w:val="FF0000"/>
              </w:rPr>
              <w:commentReference w:id="47"/>
            </w:r>
            <w:r>
              <w:rPr>
                <w:rFonts w:hint="eastAsia" w:ascii="宋体" w:hAnsi="宋体" w:eastAsia="宋体" w:cs="宋体"/>
                <w:b/>
                <w:bCs w:val="0"/>
                <w:color w:val="FF0000"/>
                <w:kern w:val="0"/>
                <w:sz w:val="21"/>
                <w:szCs w:val="21"/>
                <w:lang w:bidi="ar"/>
              </w:rPr>
              <w:t>)盐雾条件后进行湿热条件，重复4次；然后进行标准大气条件。总循环次数4次。试验后样品应无锈蚀、鼓泡</w:t>
            </w:r>
            <w:r>
              <w:rPr>
                <w:rFonts w:hint="eastAsia" w:ascii="宋体" w:hAnsi="宋体" w:cs="宋体"/>
                <w:b/>
                <w:bCs w:val="0"/>
                <w:color w:val="FF0000"/>
                <w:kern w:val="0"/>
                <w:sz w:val="21"/>
                <w:szCs w:val="21"/>
                <w:lang w:eastAsia="zh-CN" w:bidi="ar"/>
              </w:rPr>
              <w:t>；</w:t>
            </w:r>
          </w:p>
          <w:p>
            <w:pPr>
              <w:widowControl/>
              <w:rPr>
                <w:ins w:id="92" w:author="政府采购业务部" w:date="2024-10-14T22:21:04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7）力学性能：桌类强度和耐久性：主桌面垂直静载荷、桌面持续垂直静载荷、水平静载荷、桌腿跌落、桌面水平耐久性：合格。桌类稳定性：垂直加载稳定性：试验后应无倾翻现象；垂直和水平加载稳定性：试验后应无倾翻现象</w:t>
            </w:r>
            <w:r>
              <w:rPr>
                <w:rFonts w:hint="eastAsia" w:ascii="宋体" w:hAnsi="宋体" w:cs="宋体"/>
                <w:b/>
                <w:bCs w:val="0"/>
                <w:color w:val="FF0000"/>
                <w:kern w:val="0"/>
                <w:sz w:val="21"/>
                <w:szCs w:val="21"/>
                <w:lang w:eastAsia="zh-CN" w:bidi="ar"/>
              </w:rPr>
              <w:t>；</w:t>
            </w:r>
          </w:p>
          <w:p>
            <w:pPr>
              <w:widowControl/>
              <w:rPr>
                <w:ins w:id="93" w:author="政府采购业务部" w:date="2024-10-14T22:21:06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（8）拉门耐久性试验 (32万次)：合格</w:t>
            </w:r>
            <w:r>
              <w:rPr>
                <w:rFonts w:hint="eastAsia" w:ascii="宋体" w:hAnsi="宋体" w:cs="宋体"/>
                <w:b/>
                <w:bCs w:val="0"/>
                <w:color w:val="FF0000"/>
                <w:kern w:val="0"/>
                <w:sz w:val="21"/>
                <w:szCs w:val="21"/>
                <w:lang w:eastAsia="zh-CN" w:bidi="ar"/>
              </w:rPr>
              <w:t>；</w:t>
            </w:r>
          </w:p>
          <w:p>
            <w:pPr>
              <w:widowControl/>
              <w:rPr>
                <w:ins w:id="94" w:author="政府采购业务部" w:date="2024-10-14T22:21:09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（9）产品有害物质：甲醛释放量、 苯、甲苯、二甲苯、总挥发性有机化合物(TV0C)：合格</w:t>
            </w:r>
            <w:r>
              <w:rPr>
                <w:rFonts w:hint="eastAsia" w:ascii="宋体" w:hAnsi="宋体" w:cs="宋体"/>
                <w:b/>
                <w:bCs w:val="0"/>
                <w:color w:val="FF0000"/>
                <w:kern w:val="0"/>
                <w:sz w:val="21"/>
                <w:szCs w:val="21"/>
                <w:lang w:eastAsia="zh-CN" w:bidi="ar"/>
              </w:rPr>
              <w:t>；</w:t>
            </w:r>
          </w:p>
          <w:p>
            <w:pPr>
              <w:widowControl/>
              <w:rPr>
                <w:ins w:id="95" w:author="政府采购业务部" w:date="2024-10-14T22:21:11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（10）耐人工气候老化性：</w:t>
            </w:r>
            <w:commentRangeStart w:id="48"/>
            <w:r>
              <w:rPr>
                <w:rFonts w:hint="eastAsia" w:ascii="宋体" w:hAnsi="宋体" w:eastAsia="宋体" w:cs="宋体"/>
                <w:b/>
                <w:bCs w:val="0"/>
                <w:color w:val="FF0000"/>
                <w:kern w:val="0"/>
                <w:sz w:val="21"/>
                <w:szCs w:val="21"/>
                <w:lang w:bidi="ar"/>
              </w:rPr>
              <w:t>500h</w:t>
            </w:r>
            <w:commentRangeEnd w:id="48"/>
            <w:r>
              <w:rPr>
                <w:b/>
                <w:bCs w:val="0"/>
                <w:color w:val="FF0000"/>
              </w:rPr>
              <w:commentReference w:id="48"/>
            </w:r>
            <w:r>
              <w:rPr>
                <w:rFonts w:hint="eastAsia" w:ascii="宋体" w:hAnsi="宋体" w:eastAsia="宋体" w:cs="宋体"/>
                <w:b/>
                <w:bCs w:val="0"/>
                <w:color w:val="FF0000"/>
                <w:kern w:val="0"/>
                <w:sz w:val="21"/>
                <w:szCs w:val="21"/>
                <w:lang w:bidi="ar"/>
              </w:rPr>
              <w:t>，变色等级、粉化等级、开裂等级、气（或起）泡等级：符合要求，合格；</w:t>
            </w:r>
          </w:p>
          <w:p>
            <w:pPr>
              <w:widowControl/>
              <w:rPr>
                <w:ins w:id="96" w:author="政府采购业务部" w:date="2024-10-14T22:21:13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（11）护士站抗菌要求：检测依据：QB/T 4371-2012 家具抗菌性能的评价 附录B贴膜法抗菌要求：大肠杆菌、金黄色葡萄球菌、白色葡萄球菌、表皮葡萄球菌、枯草芽孢杆菌、类白喉杆菌、变形链球菌、单增李斯特氏菌等的抗菌率&gt;99%</w:t>
            </w:r>
            <w:r>
              <w:rPr>
                <w:rFonts w:hint="eastAsia" w:ascii="宋体" w:hAnsi="宋体" w:cs="宋体"/>
                <w:b/>
                <w:bCs w:val="0"/>
                <w:color w:val="FF0000"/>
                <w:kern w:val="0"/>
                <w:sz w:val="21"/>
                <w:szCs w:val="21"/>
                <w:lang w:eastAsia="zh-CN" w:bidi="ar"/>
              </w:rPr>
              <w:t>；</w:t>
            </w:r>
          </w:p>
          <w:p>
            <w:pPr>
              <w:widowControl/>
              <w:rPr>
                <w:rFonts w:hint="eastAsia" w:ascii="宋体" w:hAnsi="宋体" w:eastAsia="宋体" w:cs="宋体"/>
                <w:b/>
                <w:bCs w:val="0"/>
                <w:color w:val="FF0000"/>
                <w:kern w:val="0"/>
                <w:sz w:val="21"/>
                <w:szCs w:val="21"/>
                <w:lang w:eastAsia="zh-CN" w:bidi="ar"/>
              </w:rPr>
            </w:pPr>
            <w:commentRangeStart w:id="49"/>
            <w:r>
              <w:rPr>
                <w:rFonts w:hint="eastAsia" w:ascii="宋体" w:hAnsi="宋体" w:eastAsia="宋体" w:cs="宋体"/>
                <w:b/>
                <w:bCs w:val="0"/>
                <w:color w:val="FF0000"/>
                <w:kern w:val="0"/>
                <w:sz w:val="21"/>
                <w:szCs w:val="21"/>
                <w:lang w:bidi="ar"/>
              </w:rPr>
              <w:t>（12）护士站防霉要求：检测依据：GB/T 1741-2020 漆膜耐霉菌性测定法防霉要求：黑曲霉、黄曲霉、短柄帚霉、树脂子囊菌、绿色粘帚霉、光孢短梗帚霉、赭绿青霉、杂色曲霉等霉菌检测结果不生长，等级为0级</w:t>
            </w:r>
            <w:r>
              <w:rPr>
                <w:rFonts w:hint="eastAsia" w:ascii="宋体" w:hAnsi="宋体" w:cs="宋体"/>
                <w:b/>
                <w:bCs w:val="0"/>
                <w:color w:val="FF0000"/>
                <w:kern w:val="0"/>
                <w:sz w:val="21"/>
                <w:szCs w:val="21"/>
                <w:lang w:eastAsia="zh-CN" w:bidi="ar"/>
              </w:rPr>
              <w:t>。</w:t>
            </w:r>
            <w:commentRangeEnd w:id="49"/>
            <w:r>
              <w:commentReference w:id="49"/>
            </w:r>
          </w:p>
          <w:p>
            <w:pPr>
              <w:widowControl/>
              <w:rPr>
                <w:rFonts w:hint="eastAsia" w:ascii="宋体" w:hAnsi="宋体" w:eastAsia="宋体" w:cs="宋体"/>
                <w:bCs/>
                <w:color w:val="000000"/>
                <w:kern w:val="0"/>
                <w:sz w:val="21"/>
                <w:szCs w:val="21"/>
                <w:lang w:bidi="ar"/>
              </w:rPr>
            </w:pPr>
          </w:p>
          <w:p>
            <w:pPr>
              <w:widowControl/>
              <w:rPr>
                <w:rFonts w:hint="eastAsia" w:ascii="宋体" w:hAnsi="宋体" w:eastAsia="宋体" w:cs="宋体"/>
                <w:bCs/>
                <w:color w:val="000000"/>
                <w:kern w:val="0"/>
                <w:sz w:val="21"/>
                <w:szCs w:val="21"/>
                <w:lang w:bidi="ar"/>
              </w:rPr>
            </w:pPr>
            <w:r>
              <w:rPr>
                <w:rFonts w:hint="eastAsia" w:ascii="宋体" w:hAnsi="宋体" w:eastAsia="宋体" w:cs="宋体"/>
                <w:b/>
                <w:bCs w:val="0"/>
                <w:color w:val="FF0000"/>
                <w:kern w:val="0"/>
                <w:sz w:val="21"/>
                <w:szCs w:val="21"/>
                <w:lang w:bidi="ar"/>
              </w:rPr>
              <w:t>提供2021年1月1日至本项目投标截止日以来“护士站”的检测报告，其检测项目必须包含以上技术参数，检测报告封面需具有cma标志，检测报告名称有个别文字差异，经评定为同一产品，均认可。投标人同时提供检验机构官网或全国认证认可信息公共服务平台（http://cx.cnca.cn/）查询截图</w:t>
            </w:r>
            <w:r>
              <w:rPr>
                <w:rFonts w:hint="eastAsia" w:ascii="宋体" w:hAnsi="宋体" w:eastAsia="宋体" w:cs="宋体"/>
                <w:b/>
                <w:bCs w:val="0"/>
                <w:color w:val="FF0000"/>
                <w:kern w:val="0"/>
                <w:sz w:val="21"/>
                <w:szCs w:val="21"/>
                <w:lang w:eastAsia="zh-CN" w:bidi="ar"/>
              </w:rPr>
              <w:t>，</w:t>
            </w:r>
            <w:r>
              <w:rPr>
                <w:rFonts w:hint="eastAsia" w:ascii="宋体" w:hAnsi="宋体" w:eastAsia="宋体" w:cs="宋体"/>
                <w:b/>
                <w:bCs w:val="0"/>
                <w:color w:val="FF0000"/>
                <w:kern w:val="0"/>
                <w:sz w:val="21"/>
                <w:szCs w:val="21"/>
                <w:lang w:bidi="ar"/>
              </w:rPr>
              <w:t>否则不得分。</w:t>
            </w:r>
          </w:p>
        </w:tc>
      </w:tr>
      <w:tr>
        <w:tblPrEx>
          <w:tblCellMar>
            <w:top w:w="0" w:type="dxa"/>
            <w:left w:w="108" w:type="dxa"/>
            <w:bottom w:w="0" w:type="dxa"/>
            <w:right w:w="108" w:type="dxa"/>
          </w:tblCellMar>
        </w:tblPrEx>
        <w:trPr>
          <w:cantSplit/>
          <w:trHeight w:val="516"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分诊登记台</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w:t>
            </w:r>
            <w:r>
              <w:rPr>
                <w:rFonts w:hint="eastAsia" w:ascii="宋体" w:hAnsi="宋体" w:eastAsia="宋体" w:cs="宋体"/>
                <w:bCs/>
                <w:color w:val="000000"/>
                <w:kern w:val="0"/>
                <w:sz w:val="21"/>
                <w:szCs w:val="21"/>
                <w:lang w:val="en-US" w:eastAsia="zh-CN" w:bidi="ar"/>
              </w:rPr>
              <w:t>格：（2800W*600*750（台高）/1100（总高））mm±10mm</w:t>
            </w:r>
          </w:p>
        </w:tc>
      </w:tr>
      <w:tr>
        <w:tblPrEx>
          <w:tblCellMar>
            <w:top w:w="0" w:type="dxa"/>
            <w:left w:w="108" w:type="dxa"/>
            <w:bottom w:w="0" w:type="dxa"/>
            <w:right w:w="108" w:type="dxa"/>
          </w:tblCellMar>
        </w:tblPrEx>
        <w:trPr>
          <w:cantSplit/>
          <w:trHeight w:val="77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2.材质：台面为人造大理石，其余部件为电解钢板；外侧板、面板用≥1.2mm，加强料用≥1.0mm。</w:t>
            </w:r>
          </w:p>
        </w:tc>
      </w:tr>
      <w:tr>
        <w:tblPrEx>
          <w:tblCellMar>
            <w:top w:w="0" w:type="dxa"/>
            <w:left w:w="108" w:type="dxa"/>
            <w:bottom w:w="0" w:type="dxa"/>
            <w:right w:w="108" w:type="dxa"/>
          </w:tblCellMar>
        </w:tblPrEx>
        <w:trPr>
          <w:cantSplit/>
          <w:trHeight w:val="901"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-1029970</wp:posOffset>
                  </wp:positionH>
                  <wp:positionV relativeFrom="paragraph">
                    <wp:posOffset>422910</wp:posOffset>
                  </wp:positionV>
                  <wp:extent cx="723900" cy="609600"/>
                  <wp:effectExtent l="0" t="0" r="0" b="0"/>
                  <wp:wrapNone/>
                  <wp:docPr id="45" name="_x0000_s1489"/>
                  <wp:cNvGraphicFramePr/>
                  <a:graphic xmlns:a="http://schemas.openxmlformats.org/drawingml/2006/main">
                    <a:graphicData uri="http://schemas.openxmlformats.org/drawingml/2006/picture">
                      <pic:pic xmlns:pic="http://schemas.openxmlformats.org/drawingml/2006/picture">
                        <pic:nvPicPr>
                          <pic:cNvPr id="45" name="_x0000_s1489"/>
                          <pic:cNvPicPr/>
                        </pic:nvPicPr>
                        <pic:blipFill>
                          <a:blip r:embed="rId49"/>
                          <a:stretch>
                            <a:fillRect/>
                          </a:stretch>
                        </pic:blipFill>
                        <pic:spPr>
                          <a:xfrm>
                            <a:off x="0" y="0"/>
                            <a:ext cx="723900" cy="609600"/>
                          </a:xfrm>
                          <a:prstGeom prst="rect">
                            <a:avLst/>
                          </a:prstGeom>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3.结构/配置：办公桌带拉式抽屉、柜子、电脑主机托盘、304#不锈钢地脚线；配置隐藏走线盒，包含五孔插座、USB插座、弱电插口（根据现场线路及采购方需求配置）。</w:t>
            </w:r>
          </w:p>
        </w:tc>
      </w:tr>
      <w:tr>
        <w:tblPrEx>
          <w:tblCellMar>
            <w:top w:w="0" w:type="dxa"/>
            <w:left w:w="108" w:type="dxa"/>
            <w:bottom w:w="0" w:type="dxa"/>
            <w:right w:w="108" w:type="dxa"/>
          </w:tblCellMar>
        </w:tblPrEx>
        <w:trPr>
          <w:cantSplit/>
          <w:trHeight w:val="754"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4.五金配件：门与柜体的连接采用门铰结构，门框与柜体之间的吸合，利用磁性纽扣磁铁互相吸附。配有锁具，三节导轨，缓冲铰链。</w:t>
            </w:r>
          </w:p>
        </w:tc>
      </w:tr>
      <w:tr>
        <w:tblPrEx>
          <w:tblCellMar>
            <w:top w:w="0" w:type="dxa"/>
            <w:left w:w="108" w:type="dxa"/>
            <w:bottom w:w="0" w:type="dxa"/>
            <w:right w:w="108" w:type="dxa"/>
          </w:tblCellMar>
        </w:tblPrEx>
        <w:trPr>
          <w:cantSplit/>
          <w:trHeight w:val="1924"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工艺/其它说明：钢板经数控剪板机开料，数控冲床冲压成型，数控折弯机折弯，再经组焊成型。钢板表面经除油去锈后高温静电喷漆，保证其防火，耐磨，防污及高硬度。表面光滑光洁，光泽保持性强，清晰亮净，抗酸耐碱，耐脏易清洁，在接触人体或收藏物品的部位无毛刺、刃口、棱角。金属表面脱脂、水洗、酸洗、水洗中和等过程后，经环氧树脂有色粉末静电喷涂，在高温内固定成光滑表面。</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133350</wp:posOffset>
                  </wp:positionH>
                  <wp:positionV relativeFrom="paragraph">
                    <wp:posOffset>800100</wp:posOffset>
                  </wp:positionV>
                  <wp:extent cx="723900" cy="520700"/>
                  <wp:effectExtent l="0" t="0" r="0" b="12700"/>
                  <wp:wrapNone/>
                  <wp:docPr id="46" name="_x0000_s1490"/>
                  <wp:cNvGraphicFramePr/>
                  <a:graphic xmlns:a="http://schemas.openxmlformats.org/drawingml/2006/main">
                    <a:graphicData uri="http://schemas.openxmlformats.org/drawingml/2006/picture">
                      <pic:pic xmlns:pic="http://schemas.openxmlformats.org/drawingml/2006/picture">
                        <pic:nvPicPr>
                          <pic:cNvPr id="46" name="_x0000_s1490"/>
                          <pic:cNvPicPr/>
                        </pic:nvPicPr>
                        <pic:blipFill>
                          <a:blip r:embed="rId50"/>
                          <a:stretch>
                            <a:fillRect/>
                          </a:stretch>
                        </pic:blipFill>
                        <pic:spPr>
                          <a:xfrm>
                            <a:off x="0" y="0"/>
                            <a:ext cx="723900" cy="520700"/>
                          </a:xfrm>
                          <a:prstGeom prst="rect">
                            <a:avLst/>
                          </a:prstGeom>
                        </pic:spPr>
                      </pic:pic>
                    </a:graphicData>
                  </a:graphic>
                </wp:anchor>
              </w:drawing>
            </w:r>
            <w:r>
              <w:rPr>
                <w:rFonts w:hint="eastAsia" w:ascii="宋体" w:hAnsi="宋体" w:eastAsia="宋体" w:cs="宋体"/>
                <w:color w:val="000000"/>
                <w:kern w:val="0"/>
                <w:sz w:val="21"/>
                <w:szCs w:val="21"/>
                <w:lang w:bidi="ar"/>
              </w:rPr>
              <w:t>口腔诊台</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1.规格：（L*600*1050）mm±10mm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2.1.主体材质：侧板、顶板、底板及门板采用≥1.0mm的双面电解钢板，表面镀锌工艺，经过冲压、折弯、焊接等工艺制成，其它部位采用≥0.8mm双面电解钢板，，其中水槽柜及所有垃圾柜为不锈钢，表面喷涂室内优等品热固性粉末，踢脚线部分采用0.8mm厚304油磨拉丝不锈钢板制作；</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2.2.台面：台面采用材质为医用级复合亚克力人造石，材料厚度1.2cm。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2.3.水龙头：采用高抛水龙头，水槽：采用304不锈钢，厚度1.0mm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3.五金配置：一体折弯拉手、叶片转舌锁、走珠导轨</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4.工艺：整体采用电阻焊接工艺，门与柜体的连接采用门铰结构，门采用双层加工工艺。根据现场及科室需求配置：掩门储物柜、抽屉储物柜、柜内分类储物格、主机柜、空格柜等。</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278130</wp:posOffset>
                  </wp:positionH>
                  <wp:positionV relativeFrom="paragraph">
                    <wp:posOffset>199390</wp:posOffset>
                  </wp:positionV>
                  <wp:extent cx="539750" cy="577850"/>
                  <wp:effectExtent l="0" t="0" r="12700" b="12700"/>
                  <wp:wrapNone/>
                  <wp:docPr id="47" name="_x0000_s1491"/>
                  <wp:cNvGraphicFramePr/>
                  <a:graphic xmlns:a="http://schemas.openxmlformats.org/drawingml/2006/main">
                    <a:graphicData uri="http://schemas.openxmlformats.org/drawingml/2006/picture">
                      <pic:pic xmlns:pic="http://schemas.openxmlformats.org/drawingml/2006/picture">
                        <pic:nvPicPr>
                          <pic:cNvPr id="47" name="_x0000_s1491"/>
                          <pic:cNvPicPr/>
                        </pic:nvPicPr>
                        <pic:blipFill>
                          <a:blip r:embed="rId51"/>
                          <a:stretch>
                            <a:fillRect/>
                          </a:stretch>
                        </pic:blipFill>
                        <pic:spPr>
                          <a:xfrm>
                            <a:off x="0" y="0"/>
                            <a:ext cx="539750" cy="577850"/>
                          </a:xfrm>
                          <a:prstGeom prst="rect">
                            <a:avLst/>
                          </a:prstGeom>
                        </pic:spPr>
                      </pic:pic>
                    </a:graphicData>
                  </a:graphic>
                </wp:anchor>
              </w:drawing>
            </w:r>
            <w:r>
              <w:rPr>
                <w:rFonts w:hint="eastAsia" w:ascii="宋体" w:hAnsi="宋体" w:eastAsia="宋体" w:cs="宋体"/>
                <w:color w:val="000000"/>
                <w:kern w:val="0"/>
                <w:sz w:val="21"/>
                <w:szCs w:val="21"/>
                <w:lang w:bidi="ar"/>
              </w:rPr>
              <w:t>护士站配柜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1.规格：常规</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3.1.电解钢板整板剪裁采用数控剪板机进行裁剪，成品分解后的各部分通过激光焊接技术，激光切割及数控折边成型。表面光滑光洁，光泽保持性强，清晰亮净，抗酸耐碱，耐脏易清洁，在接触人体或收藏物品的部位无毛刺、刃口、棱角。金属表面处理：表面脱脂、水洗、酸洗、水洗中和等过程后，经环氧树脂有色粉末静电喷涂，在高温烘箱内固定成光滑表面。</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3.2.采用双层门板、抽板设计；门框加减震垫，关门静音。柜门内置磁吸功能；柜门采用门轴连接方式，门轴连接件直径为≥4.0mm（或缓冲门铰结构）。</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3.3.活动层板四边折弯，可自由调节高度，层板挂钩厚度≥2.0mm 不锈钢制作，可自由拆卸，逐级调整高度；底部配有加强筋。</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3.4.采用隐藏式卷边拉手，折弯一体成型。配锁具采用三节路轨，全拉带定位结构。</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配置：配有抽屉、掩门，内置可调节层板，台面为人造石台面，人造大理石台面采用医用级复合亚克力人造石，厚度≥12mm，台面边缘加厚。柜门、抽屉上配标签卡槽。柜体底部采用厚度≥1.0mm的304不锈钢踢脚线，≥150mm高。根据采购方需求进行深化设计。</w:t>
            </w:r>
          </w:p>
        </w:tc>
      </w:tr>
      <w:tr>
        <w:tblPrEx>
          <w:tblCellMar>
            <w:top w:w="0" w:type="dxa"/>
            <w:left w:w="108" w:type="dxa"/>
            <w:bottom w:w="0" w:type="dxa"/>
            <w:right w:w="108" w:type="dxa"/>
          </w:tblCellMar>
        </w:tblPrEx>
        <w:trPr>
          <w:cantSplit/>
          <w:trHeight w:val="90" w:hRule="atLeast"/>
        </w:trPr>
        <w:tc>
          <w:tcPr>
            <w:tcW w:w="726" w:type="dxa"/>
            <w:vMerge w:val="restart"/>
            <w:tcBorders>
              <w:top w:val="single" w:color="auto" w:sz="4" w:space="0"/>
              <w:left w:val="single" w:color="auto" w:sz="4" w:space="0"/>
              <w:right w:val="single" w:color="auto" w:sz="4" w:space="0"/>
            </w:tcBorders>
            <w:vAlign w:val="center"/>
          </w:tcPr>
          <w:p>
            <w:pPr>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发药登记台1</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1.规格：（1600W*1400D*950H）mm±10mm</w:t>
            </w:r>
          </w:p>
        </w:tc>
      </w:tr>
      <w:tr>
        <w:tblPrEx>
          <w:tblCellMar>
            <w:top w:w="0" w:type="dxa"/>
            <w:left w:w="108" w:type="dxa"/>
            <w:bottom w:w="0" w:type="dxa"/>
            <w:right w:w="108" w:type="dxa"/>
          </w:tblCellMar>
        </w:tblPrEx>
        <w:trPr>
          <w:cantSplit/>
          <w:trHeight w:val="9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w:t>
            </w:r>
          </w:p>
        </w:tc>
      </w:tr>
      <w:tr>
        <w:tblPrEx>
          <w:tblCellMar>
            <w:top w:w="0" w:type="dxa"/>
            <w:left w:w="108" w:type="dxa"/>
            <w:bottom w:w="0" w:type="dxa"/>
            <w:right w:w="108" w:type="dxa"/>
          </w:tblCellMar>
        </w:tblPrEx>
        <w:trPr>
          <w:cantSplit/>
          <w:trHeight w:val="96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-1000125</wp:posOffset>
                  </wp:positionH>
                  <wp:positionV relativeFrom="paragraph">
                    <wp:posOffset>209550</wp:posOffset>
                  </wp:positionV>
                  <wp:extent cx="723900" cy="635000"/>
                  <wp:effectExtent l="0" t="0" r="0" b="12700"/>
                  <wp:wrapNone/>
                  <wp:docPr id="48" name="_x0000_s1639"/>
                  <wp:cNvGraphicFramePr/>
                  <a:graphic xmlns:a="http://schemas.openxmlformats.org/drawingml/2006/main">
                    <a:graphicData uri="http://schemas.openxmlformats.org/drawingml/2006/picture">
                      <pic:pic xmlns:pic="http://schemas.openxmlformats.org/drawingml/2006/picture">
                        <pic:nvPicPr>
                          <pic:cNvPr id="48" name="_x0000_s1639"/>
                          <pic:cNvPicPr/>
                        </pic:nvPicPr>
                        <pic:blipFill>
                          <a:blip r:embed="rId52"/>
                          <a:stretch>
                            <a:fillRect/>
                          </a:stretch>
                        </pic:blipFill>
                        <pic:spPr>
                          <a:xfrm>
                            <a:off x="0" y="0"/>
                            <a:ext cx="723900" cy="635000"/>
                          </a:xfrm>
                          <a:prstGeom prst="rect">
                            <a:avLst/>
                          </a:prstGeom>
                        </pic:spPr>
                      </pic:pic>
                    </a:graphicData>
                  </a:graphic>
                </wp:anchor>
              </w:drawing>
            </w:r>
            <w:r>
              <w:rPr>
                <w:rFonts w:hint="eastAsia" w:ascii="宋体" w:hAnsi="宋体" w:eastAsia="宋体" w:cs="宋体"/>
                <w:color w:val="000000"/>
                <w:kern w:val="0"/>
                <w:sz w:val="21"/>
                <w:szCs w:val="21"/>
                <w:lang w:bidi="ar"/>
              </w:rPr>
              <w:t xml:space="preserve">2.1所有板材采用三聚氰胺实木多层板（胶合板）：采用优质E０级环保板材；台面厚度不低于25mm，多层板的胶合强度、含水率、浸渍剥离、静曲强度、弹性模量、甲醛释放量、挥发性有机化合物（72h）的苯、甲苯、二甲苯，TVOC符合 GB 18580-2017、GB/T 35601-2017、GB/T 9846-2015、GB/T 39600-2021标准要求。侧板、抽面、底板厚度不低于16mm；                </w:t>
            </w:r>
          </w:p>
        </w:tc>
      </w:tr>
      <w:tr>
        <w:tblPrEx>
          <w:tblCellMar>
            <w:top w:w="0" w:type="dxa"/>
            <w:left w:w="108" w:type="dxa"/>
            <w:bottom w:w="0" w:type="dxa"/>
            <w:right w:w="108" w:type="dxa"/>
          </w:tblCellMar>
        </w:tblPrEx>
        <w:trPr>
          <w:cantSplit/>
          <w:trHeight w:val="355"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2.2封边条：台面ABS激光封边封四边，封边厚度≥2.0mm，封边倒角圆滑、经精修边，无外露胶痕；                                                                                                                                                        </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2.3脚架钢材：采用优质钢材，壁厚≥1.5mm，符合产品外观性能要求，管材无裂缝，叠缝；</w:t>
            </w:r>
          </w:p>
        </w:tc>
      </w:tr>
      <w:tr>
        <w:tblPrEx>
          <w:tblCellMar>
            <w:top w:w="0" w:type="dxa"/>
            <w:left w:w="108" w:type="dxa"/>
            <w:bottom w:w="0" w:type="dxa"/>
            <w:right w:w="108" w:type="dxa"/>
          </w:tblCellMar>
        </w:tblPrEx>
        <w:trPr>
          <w:cantSplit/>
          <w:trHeight w:val="96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结构：主台尺寸：（1600L*450W*950H）mm±10mm，L形台面，整板式，不可拼接。带钢制前挡板，一侧为门型钢脚支持，一侧为打印副柜（1400L*800W*950H）mm±10mm，配有空格柜，抽屉，掩门柜（根据采购方需求深化），带锁。配插座，包含不少于三个五孔插座、弱电插口（根据现场线路及采购方需求配置）。</w:t>
            </w:r>
          </w:p>
        </w:tc>
      </w:tr>
      <w:tr>
        <w:tblPrEx>
          <w:tblCellMar>
            <w:top w:w="0" w:type="dxa"/>
            <w:left w:w="108" w:type="dxa"/>
            <w:bottom w:w="0" w:type="dxa"/>
            <w:right w:w="108" w:type="dxa"/>
          </w:tblCellMar>
        </w:tblPrEx>
        <w:trPr>
          <w:cantSplit/>
          <w:trHeight w:val="90"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4.五金配件：三节导轨、阻尼铰链。配置合金线盖。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139700</wp:posOffset>
                  </wp:positionH>
                  <wp:positionV relativeFrom="paragraph">
                    <wp:posOffset>1003300</wp:posOffset>
                  </wp:positionV>
                  <wp:extent cx="723900" cy="482600"/>
                  <wp:effectExtent l="0" t="0" r="0" b="12700"/>
                  <wp:wrapNone/>
                  <wp:docPr id="49" name="_x0000_s1492"/>
                  <wp:cNvGraphicFramePr/>
                  <a:graphic xmlns:a="http://schemas.openxmlformats.org/drawingml/2006/main">
                    <a:graphicData uri="http://schemas.openxmlformats.org/drawingml/2006/picture">
                      <pic:pic xmlns:pic="http://schemas.openxmlformats.org/drawingml/2006/picture">
                        <pic:nvPicPr>
                          <pic:cNvPr id="49" name="_x0000_s1492"/>
                          <pic:cNvPicPr/>
                        </pic:nvPicPr>
                        <pic:blipFill>
                          <a:blip r:embed="rId53"/>
                          <a:stretch>
                            <a:fillRect/>
                          </a:stretch>
                        </pic:blipFill>
                        <pic:spPr>
                          <a:xfrm>
                            <a:off x="0" y="0"/>
                            <a:ext cx="723900" cy="482600"/>
                          </a:xfrm>
                          <a:prstGeom prst="rect">
                            <a:avLst/>
                          </a:prstGeom>
                        </pic:spPr>
                      </pic:pic>
                    </a:graphicData>
                  </a:graphic>
                </wp:anchor>
              </w:drawing>
            </w:r>
            <w:r>
              <w:rPr>
                <w:rFonts w:hint="eastAsia" w:ascii="宋体" w:hAnsi="宋体" w:eastAsia="宋体" w:cs="宋体"/>
                <w:color w:val="000000"/>
                <w:kern w:val="0"/>
                <w:sz w:val="21"/>
                <w:szCs w:val="21"/>
                <w:lang w:bidi="ar"/>
              </w:rPr>
              <w:t>发药登记台2</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1.规格：（2000W*500D*750H）mm±10mm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2.材质：主要材料说明：侧板、顶板、底板及门板采用≥1.0mm的双面电解钢板，表面镀锌工艺，经过冲压、折弯、焊接等工艺制成，其它部位采用≥0.8mm双面电解钢板，台面：12mm医用级复合亚克力台面；</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3.结构/配置：</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 xml:space="preserve">3.1.整柜分上下两层结构；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 xml:space="preserve">3.2.台面用T1.0mm304不锈钢内加12mm夹板，再用管加强；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 xml:space="preserve">3.3.柜门、抽屉面为双层结构,柜门带缓冲功能；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3.4.配置：一侧待取药品的药篮置放层板。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4.五金配件：三节路轨、门铰均采用带缓冲功能的产品；</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5.工艺/其它说明：所有工件经数控激光切割、模具冲压、数控折弯、焊接、机器打磨而成，再经表洗、彩磷、清洗、烘干、静电喷涂、高温固化、安装而成；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254000</wp:posOffset>
                  </wp:positionH>
                  <wp:positionV relativeFrom="paragraph">
                    <wp:posOffset>1212850</wp:posOffset>
                  </wp:positionV>
                  <wp:extent cx="723900" cy="482600"/>
                  <wp:effectExtent l="0" t="0" r="0" b="12700"/>
                  <wp:wrapNone/>
                  <wp:docPr id="50" name="_x0000_s1493"/>
                  <wp:cNvGraphicFramePr/>
                  <a:graphic xmlns:a="http://schemas.openxmlformats.org/drawingml/2006/main">
                    <a:graphicData uri="http://schemas.openxmlformats.org/drawingml/2006/picture">
                      <pic:pic xmlns:pic="http://schemas.openxmlformats.org/drawingml/2006/picture">
                        <pic:nvPicPr>
                          <pic:cNvPr id="50" name="_x0000_s1493"/>
                          <pic:cNvPicPr/>
                        </pic:nvPicPr>
                        <pic:blipFill>
                          <a:blip r:embed="rId53"/>
                          <a:stretch>
                            <a:fillRect/>
                          </a:stretch>
                        </pic:blipFill>
                        <pic:spPr>
                          <a:xfrm>
                            <a:off x="0" y="0"/>
                            <a:ext cx="723900" cy="482600"/>
                          </a:xfrm>
                          <a:prstGeom prst="rect">
                            <a:avLst/>
                          </a:prstGeom>
                        </pic:spPr>
                      </pic:pic>
                    </a:graphicData>
                  </a:graphic>
                </wp:anchor>
              </w:drawing>
            </w:r>
            <w:r>
              <w:rPr>
                <w:rFonts w:hint="eastAsia" w:ascii="宋体" w:hAnsi="宋体" w:eastAsia="宋体" w:cs="宋体"/>
                <w:color w:val="000000"/>
                <w:kern w:val="0"/>
                <w:sz w:val="21"/>
                <w:szCs w:val="21"/>
                <w:lang w:bidi="ar"/>
              </w:rPr>
              <w:t>发药登记台3</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1.规格：（1400W*600D*750）mm±10mm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2.材质：主要材料说明：侧板、顶板、底板及门板采用≥1.0mm的双面电解钢板，表面镀锌工艺，经过冲压、折弯、焊接等工艺制成，其它部位采用≥0.8mm双面电解钢板，台面：12mm医用级复合亚克力台面；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3.结构/配置：</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3.1.整柜分上下两层结构；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3.2.台面用T1.0mm304不锈钢内加12mm夹板，再用管加强；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3.3.柜门、抽屉面为双层结构,柜门带缓冲功能；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3.4.配置：一侧待取药品的药篮置放层板。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4.五金配件：三节路轨、门铰均采用带缓冲功能的产品；</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5.工艺/其它说明：所有工件经数控激光切割、模具冲压、数控折弯、焊接、机器打磨而成，再经表洗、彩磷、清洗、烘干、静电喷涂、高温固化、安装而成；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换药台</w:t>
            </w: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114300" distR="114300" simplePos="0" relativeHeight="251691008" behindDoc="0" locked="0" layoutInCell="1" allowOverlap="1">
                  <wp:simplePos x="0" y="0"/>
                  <wp:positionH relativeFrom="column">
                    <wp:posOffset>317500</wp:posOffset>
                  </wp:positionH>
                  <wp:positionV relativeFrom="paragraph">
                    <wp:posOffset>186055</wp:posOffset>
                  </wp:positionV>
                  <wp:extent cx="539750" cy="577850"/>
                  <wp:effectExtent l="0" t="0" r="12700" b="12700"/>
                  <wp:wrapNone/>
                  <wp:docPr id="63" name="图片 10"/>
                  <wp:cNvGraphicFramePr/>
                  <a:graphic xmlns:a="http://schemas.openxmlformats.org/drawingml/2006/main">
                    <a:graphicData uri="http://schemas.openxmlformats.org/drawingml/2006/picture">
                      <pic:pic xmlns:pic="http://schemas.openxmlformats.org/drawingml/2006/picture">
                        <pic:nvPicPr>
                          <pic:cNvPr id="63" name="图片 10"/>
                          <pic:cNvPicPr/>
                        </pic:nvPicPr>
                        <pic:blipFill>
                          <a:blip r:embed="rId51"/>
                          <a:stretch>
                            <a:fillRect/>
                          </a:stretch>
                        </pic:blipFill>
                        <pic:spPr>
                          <a:xfrm>
                            <a:off x="0" y="0"/>
                            <a:ext cx="539750" cy="577850"/>
                          </a:xfrm>
                          <a:prstGeom prst="rect">
                            <a:avLst/>
                          </a:prstGeom>
                          <a:noFill/>
                          <a:ln>
                            <a:noFill/>
                          </a:ln>
                        </pic:spPr>
                      </pic:pic>
                    </a:graphicData>
                  </a:graphic>
                </wp:anchor>
              </w:drawing>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1.规格：（L*600D*850H）mm±10mm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2.材质：</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2.1.钢材：采用SECC双面电解钢板，侧板、顶板、底板及门板采用≥1.0mm的双面电解钢板，表面镀锌工艺，经过冲压、折弯、焊接等工艺制成，其它部位采用≥0.8mm双面电解钢板，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2.2.金属表面处理：表面脱脂、水洗、酸洗、水洗中和等过程后，经环氧树脂有色粉末静电喷涂，在高温烘箱内固定成光滑表面。</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2.3.导轨：采用医用走珠滑轨，双叠全拉带定位结构。</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3.工艺：</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3.1.电解钢板整板剪裁采用数控剪板机进行裁剪，成品分解后的各部分通过激光焊接技术，激光切割及数控折边成型。表面光滑光洁，光泽保持性强，清晰亮净，抗酸耐碱，耐脏易清洁，在接触人体或收藏物品的部位无毛刺、刃口、棱角。</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3.2.采用双层门板、抽板设计；门框加减震垫，关门静音。柜门内置磁吸功能；柜门采用门轴连接方式，门轴连接件直径为≥4.0mm（或缓冲门铰结构）。</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3.3.活动层板四边折弯，可自由调节高度，层板挂钩采用 ≥2.0mm 厚不锈钢制作，可自由拆卸，逐级调整高度；底部配有加强筋。</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3.4.采用隐藏式卷边拉手，折弯一体成型。</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配置：配抽屉，台面采用≥12mm厚实芯理化板，结构坚固致密，能抗强冲击，耐刻划、耐酸碱，耐化学试剂能力、耐物理性能、倒四周圆角及磨边处理，台面边缘加厚。柜门、抽屉上配标签卡槽。柜体底部采用厚度≥1.0mm的304不锈钢踢脚线，≥150mm高。根据采购方需求进行深化设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225425</wp:posOffset>
                  </wp:positionH>
                  <wp:positionV relativeFrom="paragraph">
                    <wp:posOffset>301625</wp:posOffset>
                  </wp:positionV>
                  <wp:extent cx="546100" cy="444500"/>
                  <wp:effectExtent l="0" t="0" r="6350" b="12700"/>
                  <wp:wrapNone/>
                  <wp:docPr id="52" name="_x0000_s1495"/>
                  <wp:cNvGraphicFramePr/>
                  <a:graphic xmlns:a="http://schemas.openxmlformats.org/drawingml/2006/main">
                    <a:graphicData uri="http://schemas.openxmlformats.org/drawingml/2006/picture">
                      <pic:pic xmlns:pic="http://schemas.openxmlformats.org/drawingml/2006/picture">
                        <pic:nvPicPr>
                          <pic:cNvPr id="52" name="_x0000_s1495"/>
                          <pic:cNvPicPr/>
                        </pic:nvPicPr>
                        <pic:blipFill>
                          <a:blip r:embed="rId54"/>
                          <a:stretch>
                            <a:fillRect/>
                          </a:stretch>
                        </pic:blipFill>
                        <pic:spPr>
                          <a:xfrm>
                            <a:off x="0" y="0"/>
                            <a:ext cx="546100" cy="444500"/>
                          </a:xfrm>
                          <a:prstGeom prst="rect">
                            <a:avLst/>
                          </a:prstGeom>
                        </pic:spPr>
                      </pic:pic>
                    </a:graphicData>
                  </a:graphic>
                </wp:anchor>
              </w:drawing>
            </w:r>
            <w:r>
              <w:rPr>
                <w:rFonts w:hint="eastAsia" w:ascii="宋体" w:hAnsi="宋体" w:eastAsia="宋体" w:cs="宋体"/>
                <w:color w:val="000000"/>
                <w:kern w:val="0"/>
                <w:sz w:val="21"/>
                <w:szCs w:val="21"/>
                <w:lang w:bidi="ar"/>
              </w:rPr>
              <w:t>临时放药台</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1.规格：（2200W*600D*1100H）mm±10mm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2.材质：采用电解钢板，侧板、门板、层板、底板、抽面板用国标0.8mm，加强管料用国标1.0mm；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3.结构/配置：整柜为空格柜，根据采购方需求进行分格设计。</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4.工艺/其它说明：所有工件经数控激光切割、模具冲压、数控折弯、焊接、机器打磨而成，再经表洗、彩磷、清洗、烘干、静电喷涂、高温固化、安装而成；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203200</wp:posOffset>
                  </wp:positionH>
                  <wp:positionV relativeFrom="paragraph">
                    <wp:posOffset>939800</wp:posOffset>
                  </wp:positionV>
                  <wp:extent cx="603250" cy="457200"/>
                  <wp:effectExtent l="0" t="0" r="6350" b="0"/>
                  <wp:wrapNone/>
                  <wp:docPr id="53" name="_x0000_s1496"/>
                  <wp:cNvGraphicFramePr/>
                  <a:graphic xmlns:a="http://schemas.openxmlformats.org/drawingml/2006/main">
                    <a:graphicData uri="http://schemas.openxmlformats.org/drawingml/2006/picture">
                      <pic:pic xmlns:pic="http://schemas.openxmlformats.org/drawingml/2006/picture">
                        <pic:nvPicPr>
                          <pic:cNvPr id="53" name="_x0000_s1496"/>
                          <pic:cNvPicPr/>
                        </pic:nvPicPr>
                        <pic:blipFill>
                          <a:blip r:embed="rId55"/>
                          <a:stretch>
                            <a:fillRect/>
                          </a:stretch>
                        </pic:blipFill>
                        <pic:spPr>
                          <a:xfrm>
                            <a:off x="0" y="0"/>
                            <a:ext cx="603250" cy="457200"/>
                          </a:xfrm>
                          <a:prstGeom prst="rect">
                            <a:avLst/>
                          </a:prstGeom>
                        </pic:spPr>
                      </pic:pic>
                    </a:graphicData>
                  </a:graphic>
                </wp:anchor>
              </w:drawing>
            </w:r>
            <w:r>
              <w:rPr>
                <w:rFonts w:hint="eastAsia" w:ascii="宋体" w:hAnsi="宋体" w:eastAsia="宋体" w:cs="宋体"/>
                <w:color w:val="000000"/>
                <w:kern w:val="0"/>
                <w:sz w:val="21"/>
                <w:szCs w:val="21"/>
                <w:lang w:bidi="ar"/>
              </w:rPr>
              <w:t>肌注台</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1.规格：（1400W*600D*850H）mm±10mm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2.材质：所有板材均采用EO级实木多层板（胶合板）基材的三聚氰氨板饰面，厚度：台面板、侧脚板厚度为25mm，侧板、挡板、背板、底板、抽面厚度为16mm；</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3.结构/配置：配置：台面板+2个抽屉+1个垃圾抽屉+50mm厚医用环保抗菌皮软包垫（具有对于金黄色葡萄球菌、大肠杆菌具有一定的抗菌性；满足医院控感要求的耐医用清洗剂、消毒剂的腐蚀，具有耐紫外线消毒及抗老化性能,具备防水防渗透能力，对于医院环境中的污染物具有优秀的易清洁性能，并且耐磨性强，符合医院高频次使用环境）软包垫。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4.五金配件：采用五金配件；采用优质三节路轨、优质阻尼液压缓冲门铰和锁具。</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5.工艺/其它：封边：见光面为2.0mm厚PVC全自动封边工艺。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146685</wp:posOffset>
                  </wp:positionH>
                  <wp:positionV relativeFrom="paragraph">
                    <wp:posOffset>605155</wp:posOffset>
                  </wp:positionV>
                  <wp:extent cx="679450" cy="742950"/>
                  <wp:effectExtent l="0" t="0" r="6350" b="0"/>
                  <wp:wrapNone/>
                  <wp:docPr id="54" name="_x0000_s1497"/>
                  <wp:cNvGraphicFramePr/>
                  <a:graphic xmlns:a="http://schemas.openxmlformats.org/drawingml/2006/main">
                    <a:graphicData uri="http://schemas.openxmlformats.org/drawingml/2006/picture">
                      <pic:pic xmlns:pic="http://schemas.openxmlformats.org/drawingml/2006/picture">
                        <pic:nvPicPr>
                          <pic:cNvPr id="54" name="_x0000_s1497"/>
                          <pic:cNvPicPr/>
                        </pic:nvPicPr>
                        <pic:blipFill>
                          <a:blip r:embed="rId56"/>
                          <a:stretch>
                            <a:fillRect/>
                          </a:stretch>
                        </pic:blipFill>
                        <pic:spPr>
                          <a:xfrm>
                            <a:off x="0" y="0"/>
                            <a:ext cx="679450" cy="742950"/>
                          </a:xfrm>
                          <a:prstGeom prst="rect">
                            <a:avLst/>
                          </a:prstGeom>
                        </pic:spPr>
                      </pic:pic>
                    </a:graphicData>
                  </a:graphic>
                </wp:anchor>
              </w:drawing>
            </w:r>
            <w:r>
              <w:rPr>
                <w:rFonts w:hint="eastAsia" w:ascii="宋体" w:hAnsi="宋体" w:eastAsia="宋体" w:cs="宋体"/>
                <w:color w:val="000000"/>
                <w:kern w:val="0"/>
                <w:sz w:val="21"/>
                <w:szCs w:val="21"/>
                <w:lang w:bidi="ar"/>
              </w:rPr>
              <w:t>医用环保治疗台</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1.规格：（L*300/650D*2000H）mm±10mm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2.材质：</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2.1主材：侧板、顶板、底板及门板采用≥1.0mm的双面电解钢板，表面镀锌工艺，经过冲压、折弯、焊接等工艺制成，其它部位采用≥0.8mm双面电解钢板，表面高温静电喷涂环氧树脂粉末，颜色根据科室需求定制木纹转印，踢脚线部分采用0.8mm厚304油磨拉丝不锈钢板制作；</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2.2台面采用材质为医用级复合亚克力人造石，材料厚度1.2cm，台面贴膜保护；</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2.3结构：组合治疗柜结构含下柜、台面、背板架、上柜组成；</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3.配置：</w:t>
            </w:r>
            <w:r>
              <w:rPr>
                <w:rFonts w:hint="eastAsia" w:ascii="宋体" w:hAnsi="宋体" w:eastAsia="宋体" w:cs="宋体"/>
                <w:color w:val="000000"/>
                <w:kern w:val="0"/>
                <w:sz w:val="21"/>
                <w:szCs w:val="21"/>
                <w:lang w:bidi="ar"/>
              </w:rPr>
              <w:t>整体含上中下柜，下柜设计膝碰式垃圾桶柜、抽屉柜</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bidi="ar"/>
              </w:rPr>
              <w:t>恒温除湿高危药品柜，背板加装可拆卸层板，抽屉及门板配嵌入式标签卡槽，上下柜内都有可调节层板，上柜门采用回字纹设计；恒温除湿高危药品柜双门双锁，LED显示屏可触摸式数控调节，湿度范围10%RH~60%RH可调，保持常温低湿，无热效应，绝不影响存放物品的品质，内有抽屉，方便存放不同药品；</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4.五金配件：拉手使用一体折弯拉手、锁具采用叶片转舌锁并配置缓冲三节静音阻尼导轨、缓冲阻尼铰链；配置不锈钢水槽，壁厚不低于1.0mm，配置不锈钢水龙头，上水及下水配件（根据现场出水点位配置）。</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5.工艺：所有工件经数控激光切割、模具冲压、数控折弯、焊接、机器打磨而成，再经表洗、彩磷、清洗、烘干、静电喷涂、高温固化、安装而成；功能颜色根据临床科室定制。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114300</wp:posOffset>
                  </wp:positionH>
                  <wp:positionV relativeFrom="paragraph">
                    <wp:posOffset>927100</wp:posOffset>
                  </wp:positionV>
                  <wp:extent cx="723900" cy="438150"/>
                  <wp:effectExtent l="0" t="0" r="0" b="0"/>
                  <wp:wrapNone/>
                  <wp:docPr id="55" name="_x0000_s1498"/>
                  <wp:cNvGraphicFramePr/>
                  <a:graphic xmlns:a="http://schemas.openxmlformats.org/drawingml/2006/main">
                    <a:graphicData uri="http://schemas.openxmlformats.org/drawingml/2006/picture">
                      <pic:pic xmlns:pic="http://schemas.openxmlformats.org/drawingml/2006/picture">
                        <pic:nvPicPr>
                          <pic:cNvPr id="55" name="_x0000_s1498"/>
                          <pic:cNvPicPr/>
                        </pic:nvPicPr>
                        <pic:blipFill>
                          <a:blip r:embed="rId57"/>
                          <a:stretch>
                            <a:fillRect/>
                          </a:stretch>
                        </pic:blipFill>
                        <pic:spPr>
                          <a:xfrm>
                            <a:off x="0" y="0"/>
                            <a:ext cx="723900" cy="438150"/>
                          </a:xfrm>
                          <a:prstGeom prst="rect">
                            <a:avLst/>
                          </a:prstGeom>
                        </pic:spPr>
                      </pic:pic>
                    </a:graphicData>
                  </a:graphic>
                </wp:anchor>
              </w:drawing>
            </w:r>
            <w:r>
              <w:rPr>
                <w:rFonts w:hint="eastAsia" w:ascii="宋体" w:hAnsi="宋体" w:eastAsia="宋体" w:cs="宋体"/>
                <w:color w:val="000000"/>
                <w:kern w:val="0"/>
                <w:sz w:val="21"/>
                <w:szCs w:val="21"/>
                <w:lang w:bidi="ar"/>
              </w:rPr>
              <w:t>医用环保处置台</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w:t>
            </w:r>
            <w:r>
              <w:rPr>
                <w:rFonts w:hint="eastAsia" w:ascii="宋体" w:hAnsi="宋体" w:eastAsia="宋体" w:cs="宋体"/>
                <w:b/>
                <w:bCs/>
                <w:i w:val="0"/>
                <w:iCs w:val="0"/>
                <w:color w:val="FF0000"/>
                <w:kern w:val="0"/>
                <w:sz w:val="21"/>
                <w:szCs w:val="21"/>
                <w:highlight w:val="none"/>
                <w:u w:val="none"/>
                <w:lang w:val="en-US" w:eastAsia="zh-CN"/>
              </w:rPr>
              <w:t>（L*600D*850H）mm±10mm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2.1侧板、顶板、底板及门板采用≥1.0mm的双面电解钢板，表面镀锌工艺，经过冲压、折弯、焊接等工艺制成，其它部位采用≥0.8mm双面电解钢板，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2.2台面：台面采用材质为医用级复合亚克力人造石，材料厚度1.2cm。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3.五金配置：一体折弯拉手、叶片转舌锁</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4.工艺：整体采用电阻焊接工艺，门与柜体的连接采用门铰结构，门采用双层加工工艺。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四、配置：定制垃圾桶以及水槽；垃圾投递盖的颜色可选，开启方式为脚踏式，脚踏式垃圾桶柜采用轻巧带缓冲功能的ABS一体成型（350mm*410mm*30mm）±10mm的垃圾盖，抽拉式PP材质垃圾桶。水槽配置亚克力挡水围挡。配置不锈钢水槽、水龙头、进出水配件。（根据现场水路点位及科室需求配置）。</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241300</wp:posOffset>
                  </wp:positionH>
                  <wp:positionV relativeFrom="paragraph">
                    <wp:posOffset>1054100</wp:posOffset>
                  </wp:positionV>
                  <wp:extent cx="723900" cy="508000"/>
                  <wp:effectExtent l="0" t="0" r="0" b="6350"/>
                  <wp:wrapNone/>
                  <wp:docPr id="56" name="_x0000_s1499"/>
                  <wp:cNvGraphicFramePr/>
                  <a:graphic xmlns:a="http://schemas.openxmlformats.org/drawingml/2006/main">
                    <a:graphicData uri="http://schemas.openxmlformats.org/drawingml/2006/picture">
                      <pic:pic xmlns:pic="http://schemas.openxmlformats.org/drawingml/2006/picture">
                        <pic:nvPicPr>
                          <pic:cNvPr id="56" name="_x0000_s1499"/>
                          <pic:cNvPicPr/>
                        </pic:nvPicPr>
                        <pic:blipFill>
                          <a:blip r:embed="rId58"/>
                          <a:stretch>
                            <a:fillRect/>
                          </a:stretch>
                        </pic:blipFill>
                        <pic:spPr>
                          <a:xfrm>
                            <a:off x="0" y="0"/>
                            <a:ext cx="723900" cy="508000"/>
                          </a:xfrm>
                          <a:prstGeom prst="rect">
                            <a:avLst/>
                          </a:prstGeom>
                        </pic:spPr>
                      </pic:pic>
                    </a:graphicData>
                  </a:graphic>
                </wp:anchor>
              </w:drawing>
            </w:r>
            <w:r>
              <w:rPr>
                <w:rFonts w:hint="eastAsia" w:ascii="宋体" w:hAnsi="宋体" w:eastAsia="宋体" w:cs="宋体"/>
                <w:color w:val="000000"/>
                <w:kern w:val="0"/>
                <w:sz w:val="21"/>
                <w:szCs w:val="21"/>
                <w:lang w:bidi="ar"/>
              </w:rPr>
              <w:t>医用环保污物台</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1.规格：（L*600D*850H）mm±10mm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2.1主体材质：侧板、顶板、底板及门板采用≥1.0mm的双面电解钢板，表面镀锌工艺，经过冲压、折弯、焊接等工艺制成，其它部位采用≥0.8mm双面电解钢板。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2.2台面：台面采用材质为医用级复合亚克力人造石，材料厚度1.2cm。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配置：水槽柜及所有垃圾柜为不锈钢，表面喷垃圾投递盖的颜色可选，开启方式为脚踏式或膝碰式。根据现场水路点位及科室需求配置：亚克力挡水围挡、不锈钢水槽、水龙头、进出水配件。踢脚线部分采用0.8mm厚304油磨拉丝不锈钢板制作；</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4.工艺：所有工件经数控激光切割、模具冲压、数控折弯、焊接、机器打磨而成，再经表洗、彩磷、清洗、烘干、静电喷涂、高温固化、安装而成；功能颜色根据临床科室定制。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特殊药品存放柜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1.规格：（L*500*2000）mm±10mm</w:t>
            </w:r>
          </w:p>
        </w:tc>
      </w:tr>
      <w:tr>
        <w:tblPrEx>
          <w:tblCellMar>
            <w:top w:w="0" w:type="dxa"/>
            <w:left w:w="108" w:type="dxa"/>
            <w:bottom w:w="0" w:type="dxa"/>
            <w:right w:w="108" w:type="dxa"/>
          </w:tblCellMar>
        </w:tblPrEx>
        <w:trPr>
          <w:cantSplit/>
          <w:trHeight w:val="9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-939800</wp:posOffset>
                  </wp:positionH>
                  <wp:positionV relativeFrom="paragraph">
                    <wp:posOffset>377190</wp:posOffset>
                  </wp:positionV>
                  <wp:extent cx="381000" cy="628650"/>
                  <wp:effectExtent l="0" t="0" r="0" b="0"/>
                  <wp:wrapNone/>
                  <wp:docPr id="57" name="_x0000_s1500"/>
                  <wp:cNvGraphicFramePr/>
                  <a:graphic xmlns:a="http://schemas.openxmlformats.org/drawingml/2006/main">
                    <a:graphicData uri="http://schemas.openxmlformats.org/drawingml/2006/picture">
                      <pic:pic xmlns:pic="http://schemas.openxmlformats.org/drawingml/2006/picture">
                        <pic:nvPicPr>
                          <pic:cNvPr id="57" name="_x0000_s1500"/>
                          <pic:cNvPicPr/>
                        </pic:nvPicPr>
                        <pic:blipFill>
                          <a:blip r:embed="rId59"/>
                          <a:stretch>
                            <a:fillRect/>
                          </a:stretch>
                        </pic:blipFill>
                        <pic:spPr>
                          <a:xfrm>
                            <a:off x="0" y="0"/>
                            <a:ext cx="381000" cy="628650"/>
                          </a:xfrm>
                          <a:prstGeom prst="rect">
                            <a:avLst/>
                          </a:prstGeom>
                        </pic:spPr>
                      </pic:pic>
                    </a:graphicData>
                  </a:graphic>
                </wp:anchor>
              </w:drawing>
            </w:r>
            <w:r>
              <w:rPr>
                <w:rFonts w:hint="eastAsia" w:ascii="宋体" w:hAnsi="宋体" w:eastAsia="宋体" w:cs="宋体"/>
                <w:color w:val="000000"/>
                <w:kern w:val="0"/>
                <w:sz w:val="21"/>
                <w:szCs w:val="21"/>
                <w:lang w:bidi="ar"/>
              </w:rPr>
              <w:t>2.材质：侧板、顶板、底板及门板采用≥1.0mm的双面电解钢板，表面镀锌工艺，经过冲压、折弯、焊接等工艺制成，其它部位采用≥0.8mm双面电解钢板，框体外框采用薄边边框设计；柜体分为上下两层双开四门，配置可调节层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3.五金配置：一体折弯拉手、叶片转舌锁、缓冲门铰；</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4.工艺：整体采用电阻焊接工艺，门与柜体的连接采用门铰结构，门采用双层加工工艺，颜色空间根据临床深化；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349250</wp:posOffset>
                  </wp:positionH>
                  <wp:positionV relativeFrom="paragraph">
                    <wp:posOffset>317500</wp:posOffset>
                  </wp:positionV>
                  <wp:extent cx="501650" cy="774700"/>
                  <wp:effectExtent l="0" t="0" r="12700" b="6350"/>
                  <wp:wrapNone/>
                  <wp:docPr id="58" name="_x0000_s1501"/>
                  <wp:cNvGraphicFramePr/>
                  <a:graphic xmlns:a="http://schemas.openxmlformats.org/drawingml/2006/main">
                    <a:graphicData uri="http://schemas.openxmlformats.org/drawingml/2006/picture">
                      <pic:pic xmlns:pic="http://schemas.openxmlformats.org/drawingml/2006/picture">
                        <pic:nvPicPr>
                          <pic:cNvPr id="58" name="_x0000_s1501"/>
                          <pic:cNvPicPr/>
                        </pic:nvPicPr>
                        <pic:blipFill>
                          <a:blip r:embed="rId60"/>
                          <a:stretch>
                            <a:fillRect/>
                          </a:stretch>
                        </pic:blipFill>
                        <pic:spPr>
                          <a:xfrm>
                            <a:off x="0" y="0"/>
                            <a:ext cx="501650" cy="774700"/>
                          </a:xfrm>
                          <a:prstGeom prst="rect">
                            <a:avLst/>
                          </a:prstGeom>
                        </pic:spPr>
                      </pic:pic>
                    </a:graphicData>
                  </a:graphic>
                </wp:anchor>
              </w:drawing>
            </w:r>
            <w:r>
              <w:rPr>
                <w:rFonts w:hint="eastAsia" w:ascii="宋体" w:hAnsi="宋体" w:eastAsia="宋体" w:cs="宋体"/>
                <w:color w:val="000000"/>
                <w:kern w:val="0"/>
                <w:sz w:val="21"/>
                <w:szCs w:val="21"/>
                <w:lang w:bidi="ar"/>
              </w:rPr>
              <w:t>药品存放柜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1.规格：（900W*500D*2000H）mm±10mm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2.材质：柜体采用厚度1.0mm厚优质电解钢板；框体外框采用薄边边框设计；柜体分为上下两层双开四门，配置可调节层板，层板底部带加强筋。</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3.五金配置：一体折弯拉手、叶片转舌锁、缓冲门铰；</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4.工艺：整体采用电阻焊接工艺，门与柜体的连接采用门铰结构，门采用双层加工工艺，颜色为木纹转印或抗菌粉末喷涂；如采用玻璃门需为钢化玻璃。</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药品柜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1.规格：（1130W*450D*2000H）mm±10mm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柜体：底板、顶板、侧板、层板采用厚度1.0mm厚优质电解钢板；框体外框采用薄边边框设计；柜体分为上下两层双开四门，配置可调节层板。上柜里面配置两块活动搁板；下柜里面配置一块活动搁板，搁板可任意调节，搁板加加强筋，保证强度。</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-1017905</wp:posOffset>
                  </wp:positionH>
                  <wp:positionV relativeFrom="paragraph">
                    <wp:posOffset>48260</wp:posOffset>
                  </wp:positionV>
                  <wp:extent cx="457835" cy="560070"/>
                  <wp:effectExtent l="0" t="0" r="18415" b="11430"/>
                  <wp:wrapNone/>
                  <wp:docPr id="59" name="_x0000_s1502"/>
                  <wp:cNvGraphicFramePr/>
                  <a:graphic xmlns:a="http://schemas.openxmlformats.org/drawingml/2006/main">
                    <a:graphicData uri="http://schemas.openxmlformats.org/drawingml/2006/picture">
                      <pic:pic xmlns:pic="http://schemas.openxmlformats.org/drawingml/2006/picture">
                        <pic:nvPicPr>
                          <pic:cNvPr id="59" name="_x0000_s1502"/>
                          <pic:cNvPicPr/>
                        </pic:nvPicPr>
                        <pic:blipFill>
                          <a:blip r:embed="rId61"/>
                          <a:stretch>
                            <a:fillRect/>
                          </a:stretch>
                        </pic:blipFill>
                        <pic:spPr>
                          <a:xfrm>
                            <a:off x="0" y="0"/>
                            <a:ext cx="457835" cy="560070"/>
                          </a:xfrm>
                          <a:prstGeom prst="rect">
                            <a:avLst/>
                          </a:prstGeom>
                        </pic:spPr>
                      </pic:pic>
                    </a:graphicData>
                  </a:graphic>
                </wp:anchor>
              </w:drawing>
            </w:r>
            <w:r>
              <w:rPr>
                <w:rFonts w:hint="eastAsia" w:ascii="宋体" w:hAnsi="宋体" w:eastAsia="宋体" w:cs="宋体"/>
                <w:color w:val="000000"/>
                <w:kern w:val="0"/>
                <w:sz w:val="21"/>
                <w:szCs w:val="21"/>
                <w:lang w:bidi="ar"/>
              </w:rPr>
              <w:t>3.五金配置：一体折弯拉手、叶片转舌锁、304不锈阻尼门铰；</w:t>
            </w:r>
          </w:p>
        </w:tc>
      </w:tr>
      <w:tr>
        <w:tblPrEx>
          <w:tblCellMar>
            <w:top w:w="0" w:type="dxa"/>
            <w:left w:w="108" w:type="dxa"/>
            <w:bottom w:w="0" w:type="dxa"/>
            <w:right w:w="108" w:type="dxa"/>
          </w:tblCellMar>
        </w:tblPrEx>
        <w:trPr>
          <w:cantSplit/>
          <w:trHeight w:val="853"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4.工艺：整体采用电阻焊接工艺，门采用双层加工工艺，门板背面全封闭结构；全钢制门或钢化玻璃门（采用钢化玻璃带3c标识），由采购方选定。</w:t>
            </w:r>
          </w:p>
        </w:tc>
      </w:tr>
      <w:tr>
        <w:tblPrEx>
          <w:tblCellMar>
            <w:top w:w="0" w:type="dxa"/>
            <w:left w:w="108" w:type="dxa"/>
            <w:bottom w:w="0" w:type="dxa"/>
            <w:right w:w="108" w:type="dxa"/>
          </w:tblCellMar>
        </w:tblPrEx>
        <w:trPr>
          <w:cantSplit/>
          <w:trHeight w:val="310"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ins w:id="97" w:author="政府采购业务部" w:date="2024-10-14T22:22:03Z"/>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▲药品柜：检测依据：GB/T 3325-2017《金属家具通用技术条件》</w:t>
            </w:r>
          </w:p>
          <w:p>
            <w:pPr>
              <w:widowControl/>
              <w:jc w:val="left"/>
              <w:rPr>
                <w:ins w:id="98" w:author="政府采购业务部" w:date="2024-10-14T22:22:05Z"/>
                <w:rFonts w:hint="eastAsia" w:ascii="宋体" w:hAnsi="宋体" w:cs="宋体"/>
                <w:b/>
                <w:bCs/>
                <w:color w:val="FF0000"/>
                <w:kern w:val="0"/>
                <w:sz w:val="21"/>
                <w:szCs w:val="21"/>
                <w:lang w:eastAsia="zh-CN" w:bidi="ar"/>
              </w:rPr>
            </w:pPr>
            <w:r>
              <w:rPr>
                <w:rFonts w:hint="eastAsia" w:ascii="宋体" w:hAnsi="宋体" w:eastAsia="宋体" w:cs="宋体"/>
                <w:b/>
                <w:bCs/>
                <w:color w:val="FF0000"/>
                <w:kern w:val="0"/>
                <w:sz w:val="21"/>
                <w:szCs w:val="21"/>
                <w:lang w:bidi="ar"/>
              </w:rPr>
              <w:t>（1）形状与位置公差：邻边垂直度-对角线长度、邻边垂直度-对边长度、平整度、位差度、着地平稳性：合格</w:t>
            </w:r>
            <w:r>
              <w:rPr>
                <w:rFonts w:hint="eastAsia" w:ascii="宋体" w:hAnsi="宋体" w:cs="宋体"/>
                <w:b/>
                <w:bCs/>
                <w:color w:val="FF0000"/>
                <w:kern w:val="0"/>
                <w:sz w:val="21"/>
                <w:szCs w:val="21"/>
                <w:lang w:eastAsia="zh-CN" w:bidi="ar"/>
              </w:rPr>
              <w:t>；</w:t>
            </w:r>
          </w:p>
          <w:p>
            <w:pPr>
              <w:widowControl/>
              <w:jc w:val="left"/>
              <w:rPr>
                <w:ins w:id="99" w:author="政府采购业务部" w:date="2024-10-14T22:22:09Z"/>
                <w:rFonts w:hint="eastAsia" w:ascii="宋体" w:hAnsi="宋体" w:cs="宋体"/>
                <w:b/>
                <w:bCs/>
                <w:color w:val="FF0000"/>
                <w:kern w:val="0"/>
                <w:sz w:val="21"/>
                <w:szCs w:val="21"/>
                <w:lang w:eastAsia="zh-CN" w:bidi="ar"/>
              </w:rPr>
            </w:pPr>
            <w:r>
              <w:rPr>
                <w:rFonts w:hint="eastAsia" w:ascii="宋体" w:hAnsi="宋体" w:eastAsia="宋体" w:cs="宋体"/>
                <w:b/>
                <w:bCs/>
                <w:color w:val="FF0000"/>
                <w:kern w:val="0"/>
                <w:sz w:val="21"/>
                <w:szCs w:val="21"/>
                <w:lang w:bidi="ar"/>
              </w:rPr>
              <w:t>（2）外观性能要求：金属件：焊接件、冲压件、喷涂层：合格；配件：家具锁锁定到位，开启应灵活</w:t>
            </w:r>
            <w:r>
              <w:rPr>
                <w:rFonts w:hint="eastAsia" w:ascii="宋体" w:hAnsi="宋体" w:cs="宋体"/>
                <w:b/>
                <w:bCs/>
                <w:color w:val="FF0000"/>
                <w:kern w:val="0"/>
                <w:sz w:val="21"/>
                <w:szCs w:val="21"/>
                <w:lang w:eastAsia="zh-CN" w:bidi="ar"/>
              </w:rPr>
              <w:t>；</w:t>
            </w:r>
          </w:p>
          <w:p>
            <w:pPr>
              <w:widowControl/>
              <w:jc w:val="left"/>
              <w:rPr>
                <w:ins w:id="100" w:author="政府采购业务部" w:date="2024-10-14T22:22:11Z"/>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（3）金属喷漆（塑）涂层：硬度：≥H；冲击强度：冲击高度 400mm，应无剥落、裂纹、皱纹；耐腐蚀性：100h内，观察在溶剂中样板上划道两侧 3mm 以外，应无鼓泡产生；100h后，检查划道两侧 3mm 以外，应无锈迹、剥落、起皱、变色和失光等现象；附着力：应不低于 2 级；</w:t>
            </w:r>
          </w:p>
          <w:p>
            <w:pPr>
              <w:widowControl/>
              <w:jc w:val="left"/>
              <w:rPr>
                <w:ins w:id="101" w:author="政府采购业务部" w:date="2024-10-14T22:22:14Z"/>
                <w:rFonts w:hint="eastAsia" w:ascii="宋体" w:hAnsi="宋体" w:cs="宋体"/>
                <w:b/>
                <w:bCs/>
                <w:color w:val="FF0000"/>
                <w:kern w:val="0"/>
                <w:sz w:val="21"/>
                <w:szCs w:val="21"/>
                <w:lang w:eastAsia="zh-CN" w:bidi="ar"/>
              </w:rPr>
            </w:pPr>
            <w:r>
              <w:rPr>
                <w:rFonts w:hint="eastAsia" w:ascii="宋体" w:hAnsi="宋体" w:eastAsia="宋体" w:cs="宋体"/>
                <w:b/>
                <w:bCs/>
                <w:color w:val="FF0000"/>
                <w:kern w:val="0"/>
                <w:sz w:val="21"/>
                <w:szCs w:val="21"/>
                <w:lang w:bidi="ar"/>
              </w:rPr>
              <w:t>（4）金属件耐腐蚀：金属件表面漆膜乙酸盐雾≥</w:t>
            </w:r>
            <w:commentRangeStart w:id="50"/>
            <w:r>
              <w:rPr>
                <w:rFonts w:hint="eastAsia" w:ascii="宋体" w:hAnsi="宋体" w:eastAsia="宋体" w:cs="宋体"/>
                <w:b/>
                <w:bCs/>
                <w:color w:val="FF0000"/>
                <w:kern w:val="0"/>
                <w:sz w:val="21"/>
                <w:szCs w:val="21"/>
                <w:lang w:bidi="ar"/>
              </w:rPr>
              <w:t>450h</w:t>
            </w:r>
            <w:commentRangeEnd w:id="50"/>
            <w:r>
              <w:rPr>
                <w:b/>
                <w:bCs/>
                <w:color w:val="FF0000"/>
              </w:rPr>
              <w:commentReference w:id="50"/>
            </w:r>
            <w:r>
              <w:rPr>
                <w:rFonts w:hint="eastAsia" w:ascii="宋体" w:hAnsi="宋体" w:eastAsia="宋体" w:cs="宋体"/>
                <w:b/>
                <w:bCs/>
                <w:color w:val="FF0000"/>
                <w:kern w:val="0"/>
                <w:sz w:val="21"/>
                <w:szCs w:val="21"/>
                <w:lang w:bidi="ar"/>
              </w:rPr>
              <w:t>。试验后漆膜外观评级≥9级，保护评级≥9级</w:t>
            </w:r>
            <w:r>
              <w:rPr>
                <w:rFonts w:hint="eastAsia" w:ascii="宋体" w:hAnsi="宋体" w:cs="宋体"/>
                <w:b/>
                <w:bCs/>
                <w:color w:val="FF0000"/>
                <w:kern w:val="0"/>
                <w:sz w:val="21"/>
                <w:szCs w:val="21"/>
                <w:lang w:eastAsia="zh-CN" w:bidi="ar"/>
              </w:rPr>
              <w:t>；</w:t>
            </w:r>
          </w:p>
          <w:p>
            <w:pPr>
              <w:widowControl/>
              <w:jc w:val="left"/>
              <w:rPr>
                <w:ins w:id="102" w:author="政府采购业务部" w:date="2024-10-14T22:22:16Z"/>
                <w:rFonts w:hint="eastAsia" w:ascii="宋体" w:hAnsi="宋体" w:cs="宋体"/>
                <w:b/>
                <w:bCs/>
                <w:color w:val="FF0000"/>
                <w:kern w:val="0"/>
                <w:sz w:val="21"/>
                <w:szCs w:val="21"/>
                <w:lang w:eastAsia="zh-CN" w:bidi="ar"/>
              </w:rPr>
            </w:pPr>
            <w:r>
              <w:rPr>
                <w:rFonts w:hint="eastAsia" w:ascii="宋体" w:hAnsi="宋体" w:eastAsia="宋体" w:cs="宋体"/>
                <w:b/>
                <w:bCs/>
                <w:color w:val="FF0000"/>
                <w:kern w:val="0"/>
                <w:sz w:val="21"/>
                <w:szCs w:val="21"/>
                <w:lang w:bidi="ar"/>
              </w:rPr>
              <w:t>（5）燃烧性能 A 级（A1）：不燃性试验：炉内温升△T：≤30℃；质量损失率△m(％):≤50；持续燃烧时间tf：0s；燃烧热值试验：匀质制品总热值PCS：≤2.0MJ/kg</w:t>
            </w:r>
            <w:r>
              <w:rPr>
                <w:rFonts w:hint="eastAsia" w:ascii="宋体" w:hAnsi="宋体" w:cs="宋体"/>
                <w:b/>
                <w:bCs/>
                <w:color w:val="FF0000"/>
                <w:kern w:val="0"/>
                <w:sz w:val="21"/>
                <w:szCs w:val="21"/>
                <w:lang w:eastAsia="zh-CN" w:bidi="ar"/>
              </w:rPr>
              <w:t>；</w:t>
            </w:r>
          </w:p>
          <w:p>
            <w:pPr>
              <w:widowControl/>
              <w:jc w:val="left"/>
              <w:rPr>
                <w:rFonts w:hint="eastAsia" w:ascii="宋体" w:hAnsi="宋体" w:eastAsia="宋体" w:cs="宋体"/>
                <w:b/>
                <w:bCs/>
                <w:color w:val="FF0000"/>
                <w:kern w:val="0"/>
                <w:sz w:val="21"/>
                <w:szCs w:val="21"/>
                <w:lang w:bidi="ar"/>
              </w:rPr>
            </w:pPr>
            <w:r>
              <w:rPr>
                <w:rFonts w:hint="eastAsia" w:ascii="宋体" w:hAnsi="宋体" w:eastAsia="宋体" w:cs="宋体"/>
                <w:b/>
                <w:bCs/>
                <w:color w:val="FF0000"/>
                <w:kern w:val="0"/>
                <w:sz w:val="21"/>
                <w:szCs w:val="21"/>
                <w:lang w:bidi="ar"/>
              </w:rPr>
              <w:t>（6）交变盐雾：试验方法:5(≥</w:t>
            </w:r>
            <w:commentRangeStart w:id="51"/>
            <w:r>
              <w:rPr>
                <w:rFonts w:hint="eastAsia" w:ascii="宋体" w:hAnsi="宋体" w:eastAsia="宋体" w:cs="宋体"/>
                <w:b/>
                <w:bCs/>
                <w:color w:val="FF0000"/>
                <w:kern w:val="0"/>
                <w:sz w:val="21"/>
                <w:szCs w:val="21"/>
                <w:lang w:bidi="ar"/>
              </w:rPr>
              <w:t>400h</w:t>
            </w:r>
            <w:commentRangeEnd w:id="51"/>
            <w:r>
              <w:rPr>
                <w:b/>
                <w:bCs/>
                <w:color w:val="FF0000"/>
              </w:rPr>
              <w:commentReference w:id="51"/>
            </w:r>
            <w:r>
              <w:rPr>
                <w:rFonts w:hint="eastAsia" w:ascii="宋体" w:hAnsi="宋体" w:eastAsia="宋体" w:cs="宋体"/>
                <w:b/>
                <w:bCs/>
                <w:color w:val="FF0000"/>
                <w:kern w:val="0"/>
                <w:sz w:val="21"/>
                <w:szCs w:val="21"/>
                <w:lang w:bidi="ar"/>
              </w:rPr>
              <w:t>)盐雾条件后进行湿热条件，重复4次；然后进行标准大气条件。总循环次数4次。试验后样品应无锈蚀、鼓泡。</w:t>
            </w:r>
          </w:p>
          <w:p>
            <w:pPr>
              <w:widowControl/>
              <w:jc w:val="left"/>
              <w:rPr>
                <w:rFonts w:hint="eastAsia" w:ascii="宋体" w:hAnsi="宋体" w:eastAsia="宋体" w:cs="宋体"/>
                <w:color w:val="000000"/>
                <w:kern w:val="0"/>
                <w:sz w:val="21"/>
                <w:szCs w:val="21"/>
                <w:lang w:bidi="ar"/>
              </w:rPr>
            </w:pPr>
            <w:r>
              <w:rPr>
                <w:rFonts w:hint="eastAsia" w:ascii="宋体" w:hAnsi="宋体" w:eastAsia="宋体" w:cs="宋体"/>
                <w:b/>
                <w:bCs/>
                <w:color w:val="FF0000"/>
                <w:kern w:val="0"/>
                <w:sz w:val="21"/>
                <w:szCs w:val="21"/>
                <w:lang w:bidi="ar"/>
              </w:rPr>
              <w:t>提供2021年1月1日至本项目投标截止日以来“药品柜”的检测报告，其检测项目必须包含以上技术参数，检测报告封面需具有cma标志，检测报告名称有个别文字差异，经评定为同一产品，均认可。投标人同时提供检验机构官网或全国认证认可信息公共服务平台（http://cx.cnca.cn/）查询截图</w:t>
            </w:r>
            <w:r>
              <w:rPr>
                <w:rFonts w:hint="eastAsia" w:ascii="宋体" w:hAnsi="宋体" w:eastAsia="宋体" w:cs="宋体"/>
                <w:b/>
                <w:bCs/>
                <w:color w:val="FF0000"/>
                <w:kern w:val="0"/>
                <w:sz w:val="21"/>
                <w:szCs w:val="21"/>
                <w:lang w:eastAsia="zh-CN" w:bidi="ar"/>
              </w:rPr>
              <w:t>，</w:t>
            </w:r>
            <w:r>
              <w:rPr>
                <w:rFonts w:hint="eastAsia" w:ascii="宋体" w:hAnsi="宋体" w:eastAsia="宋体" w:cs="宋体"/>
                <w:b/>
                <w:bCs/>
                <w:color w:val="FF0000"/>
                <w:kern w:val="0"/>
                <w:sz w:val="21"/>
                <w:szCs w:val="21"/>
                <w:lang w:bidi="ar"/>
              </w:rPr>
              <w:t>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184785</wp:posOffset>
                  </wp:positionH>
                  <wp:positionV relativeFrom="paragraph">
                    <wp:posOffset>909320</wp:posOffset>
                  </wp:positionV>
                  <wp:extent cx="723900" cy="774700"/>
                  <wp:effectExtent l="0" t="0" r="0" b="6350"/>
                  <wp:wrapNone/>
                  <wp:docPr id="60" name="_x0000_s1503"/>
                  <wp:cNvGraphicFramePr/>
                  <a:graphic xmlns:a="http://schemas.openxmlformats.org/drawingml/2006/main">
                    <a:graphicData uri="http://schemas.openxmlformats.org/drawingml/2006/picture">
                      <pic:pic xmlns:pic="http://schemas.openxmlformats.org/drawingml/2006/picture">
                        <pic:nvPicPr>
                          <pic:cNvPr id="60" name="_x0000_s1503"/>
                          <pic:cNvPicPr/>
                        </pic:nvPicPr>
                        <pic:blipFill>
                          <a:blip r:embed="rId62"/>
                          <a:stretch>
                            <a:fillRect/>
                          </a:stretch>
                        </pic:blipFill>
                        <pic:spPr>
                          <a:xfrm>
                            <a:off x="0" y="0"/>
                            <a:ext cx="723900" cy="774700"/>
                          </a:xfrm>
                          <a:prstGeom prst="rect">
                            <a:avLst/>
                          </a:prstGeom>
                        </pic:spPr>
                      </pic:pic>
                    </a:graphicData>
                  </a:graphic>
                </wp:anchor>
              </w:drawing>
            </w:r>
            <w:r>
              <w:rPr>
                <w:rFonts w:hint="eastAsia" w:ascii="宋体" w:hAnsi="宋体" w:eastAsia="宋体" w:cs="宋体"/>
                <w:color w:val="000000"/>
                <w:kern w:val="0"/>
                <w:sz w:val="21"/>
                <w:szCs w:val="21"/>
                <w:lang w:bidi="ar"/>
              </w:rPr>
              <w:t>医用器械物品柜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1.规格：（900W*500D*2000H）mm±10mm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2.材质：采用电解钢板；底板、顶板、侧板厚度1.0mm，层板、背板厚度0.8mm。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3.结构/配置：</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3.1每门带锁，柜门内、层板下均配有加强筋，柜边采用薄边设计；</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3.2配置：主柜+普通锁。活动层板四边折弯，可自由调节高度，层板挂钩采用加厚钢板制作，可自由拆卸，逐级调整高度，层板加强筋可承受50KG的压力；柜门内置磁吸功能；双层门板，柜门采用门轴连接方式，门轴连接件直径为≥4.0mm（或缓冲门铰结构）。层板数量根据采购方需求选定。</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4.工艺/其它说明：所有工件经数控激光切割、模具冲压、数控折弯、焊接、机器打磨而成，再经表洗、彩磷、清洗、烘干、静电喷涂、高温固化、安装而成。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医用环保柜</w:t>
            </w: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p>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114300" distR="114300" simplePos="0" relativeHeight="251692032" behindDoc="0" locked="0" layoutInCell="1" allowOverlap="1">
                  <wp:simplePos x="0" y="0"/>
                  <wp:positionH relativeFrom="column">
                    <wp:posOffset>208915</wp:posOffset>
                  </wp:positionH>
                  <wp:positionV relativeFrom="paragraph">
                    <wp:posOffset>204470</wp:posOffset>
                  </wp:positionV>
                  <wp:extent cx="723900" cy="654050"/>
                  <wp:effectExtent l="0" t="0" r="0" b="12700"/>
                  <wp:wrapNone/>
                  <wp:docPr id="61" name="图片 11"/>
                  <wp:cNvGraphicFramePr/>
                  <a:graphic xmlns:a="http://schemas.openxmlformats.org/drawingml/2006/main">
                    <a:graphicData uri="http://schemas.openxmlformats.org/drawingml/2006/picture">
                      <pic:pic xmlns:pic="http://schemas.openxmlformats.org/drawingml/2006/picture">
                        <pic:nvPicPr>
                          <pic:cNvPr id="61" name="图片 11"/>
                          <pic:cNvPicPr/>
                        </pic:nvPicPr>
                        <pic:blipFill>
                          <a:blip r:embed="rId63"/>
                          <a:stretch>
                            <a:fillRect/>
                          </a:stretch>
                        </pic:blipFill>
                        <pic:spPr>
                          <a:xfrm>
                            <a:off x="0" y="0"/>
                            <a:ext cx="723900" cy="654050"/>
                          </a:xfrm>
                          <a:prstGeom prst="rect">
                            <a:avLst/>
                          </a:prstGeom>
                          <a:noFill/>
                          <a:ln>
                            <a:noFill/>
                          </a:ln>
                        </pic:spPr>
                      </pic:pic>
                    </a:graphicData>
                  </a:graphic>
                </wp:anchor>
              </w:drawing>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1.规格：(L*500*2000)mm±10mm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2.材质：底板、顶板、侧板、层板、门板采用厚度1.0mm优质电解钢板制作，其它部位采用≥0.8mm双面电解钢板。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3.配置：柜体分为上下两层双开四门，配置可调节层板。框体外框采用薄边边框设计；上柜内配不少2块活动层板，下柜配不少1块活动层板（层板数量根据各部门需求适当增加）层板需有不低于1条加强筋。</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工艺：整体采用电阻焊接工艺，门采用双层加工工艺，门板背面全封闭结构；全钢制门或钢化玻璃门（采用钢化玻璃带3c标识），由采购方选定。钢制表面采用环氧树脂静电抗菌粉末喷涂或木纹转印，颜色根据现场深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5.一体折弯拉手、叶片转舌锁、缓冲铰链；</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160655</wp:posOffset>
                  </wp:positionH>
                  <wp:positionV relativeFrom="paragraph">
                    <wp:posOffset>431800</wp:posOffset>
                  </wp:positionV>
                  <wp:extent cx="723900" cy="927100"/>
                  <wp:effectExtent l="0" t="0" r="0" b="6350"/>
                  <wp:wrapNone/>
                  <wp:docPr id="62" name="_x0000_s1505"/>
                  <wp:cNvGraphicFramePr/>
                  <a:graphic xmlns:a="http://schemas.openxmlformats.org/drawingml/2006/main">
                    <a:graphicData uri="http://schemas.openxmlformats.org/drawingml/2006/picture">
                      <pic:pic xmlns:pic="http://schemas.openxmlformats.org/drawingml/2006/picture">
                        <pic:nvPicPr>
                          <pic:cNvPr id="62" name="_x0000_s1505"/>
                          <pic:cNvPicPr/>
                        </pic:nvPicPr>
                        <pic:blipFill>
                          <a:blip r:embed="rId64"/>
                          <a:stretch>
                            <a:fillRect/>
                          </a:stretch>
                        </pic:blipFill>
                        <pic:spPr>
                          <a:xfrm>
                            <a:off x="0" y="0"/>
                            <a:ext cx="723900" cy="927100"/>
                          </a:xfrm>
                          <a:prstGeom prst="rect">
                            <a:avLst/>
                          </a:prstGeom>
                        </pic:spPr>
                      </pic:pic>
                    </a:graphicData>
                  </a:graphic>
                </wp:anchor>
              </w:drawing>
            </w:r>
            <w:r>
              <w:rPr>
                <w:rFonts w:hint="eastAsia" w:ascii="宋体" w:hAnsi="宋体" w:eastAsia="宋体" w:cs="宋体"/>
                <w:color w:val="000000"/>
                <w:kern w:val="0"/>
                <w:sz w:val="21"/>
                <w:szCs w:val="21"/>
                <w:lang w:bidi="ar"/>
              </w:rPr>
              <w:t>医用治疗柜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1.规格：（L*300/650D*2000H）mm±10mm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2.材质：</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2.1主材：侧板、顶板、底板及门板采用≥1.0mm的双面电解钢板，表面镀锌工艺，经过冲压、折弯、焊接等工艺制成，其它部位采用≥0.8mm双面电解钢板，表面高温静电喷涂环氧树脂粉末，颜色根据科室需求，可定制木纹转印，踢脚线部分采用0.8mm厚304油磨拉丝不锈钢板制作；</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2.2台面采用材质为医用级复合亚克力人造石，材料厚度1.2cm，台面覆膜保护；</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3.结构：组合治疗柜结构含下柜、台面、背板架、上柜组成；</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配置：整体含上中下柜，下柜设计膝碰式垃圾桶柜、抽屉柜，掩门柜，背板加装可拆卸层板，抽屉及门板配嵌入式标签卡槽，上下柜内都有可调节层板，上柜门采用回字纹设计；钢框透明玻璃掩门（需为钢化玻璃）。门采用双层加工工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五金配件：拉手使用一体折弯拉手、锁具采用叶片转舌锁并配置缓冲三节静音阻尼导轨、缓冲阻尼铰链；配置不锈钢水槽，壁厚不低于0.8mm，配置不锈钢水龙头，上水及下水配件（根据现场出水点位及科室需求配置）。</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6.工艺：所有工件经数控激光切割、模具冲压、数控折弯、焊接、机器打磨而成，再经表洗、彩磷、清洗、烘干、静电喷涂、高温固化、安装而成；功能颜色根据临床科室定制。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医用环保组合治疗柜1</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w:t>
            </w:r>
            <w:r>
              <w:rPr>
                <w:rFonts w:hint="eastAsia" w:ascii="宋体" w:hAnsi="宋体" w:eastAsia="宋体" w:cs="宋体"/>
                <w:b/>
                <w:bCs/>
                <w:i w:val="0"/>
                <w:iCs w:val="0"/>
                <w:color w:val="FF0000"/>
                <w:kern w:val="0"/>
                <w:sz w:val="21"/>
                <w:szCs w:val="21"/>
                <w:highlight w:val="none"/>
                <w:u w:val="none"/>
                <w:lang w:val="en-US" w:eastAsia="zh-CN"/>
              </w:rPr>
              <w:t>（</w:t>
            </w:r>
            <w:r>
              <w:rPr>
                <w:rFonts w:hint="eastAsia" w:ascii="宋体" w:hAnsi="宋体" w:eastAsia="宋体" w:cs="宋体"/>
                <w:b/>
                <w:bCs/>
                <w:i w:val="0"/>
                <w:iCs w:val="0"/>
                <w:color w:val="FF0000"/>
                <w:kern w:val="0"/>
                <w:sz w:val="21"/>
                <w:szCs w:val="21"/>
                <w:highlight w:val="yellow"/>
                <w:u w:val="none"/>
                <w:lang w:val="en-US" w:eastAsia="zh-CN"/>
              </w:rPr>
              <w:t>3000W*300/650D*2300H）mm±10mm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i w:val="0"/>
                <w:iCs w:val="0"/>
                <w:color w:val="000000"/>
                <w:kern w:val="0"/>
                <w:sz w:val="21"/>
                <w:szCs w:val="21"/>
                <w:highlight w:val="none"/>
                <w:u w:val="none"/>
                <w:bdr w:val="single" w:color="000000" w:sz="4" w:space="0"/>
                <w:lang w:val="en-US" w:eastAsia="zh-CN"/>
              </w:rPr>
              <w:drawing>
                <wp:anchor distT="0" distB="0" distL="114300" distR="114300" simplePos="0" relativeHeight="251668480" behindDoc="0" locked="0" layoutInCell="1" allowOverlap="1">
                  <wp:simplePos x="0" y="0"/>
                  <wp:positionH relativeFrom="column">
                    <wp:posOffset>-968375</wp:posOffset>
                  </wp:positionH>
                  <wp:positionV relativeFrom="paragraph">
                    <wp:posOffset>203835</wp:posOffset>
                  </wp:positionV>
                  <wp:extent cx="552450" cy="488950"/>
                  <wp:effectExtent l="0" t="0" r="0" b="6350"/>
                  <wp:wrapNone/>
                  <wp:docPr id="68" name="图片_55"/>
                  <wp:cNvGraphicFramePr/>
                  <a:graphic xmlns:a="http://schemas.openxmlformats.org/drawingml/2006/main">
                    <a:graphicData uri="http://schemas.openxmlformats.org/drawingml/2006/picture">
                      <pic:pic xmlns:pic="http://schemas.openxmlformats.org/drawingml/2006/picture">
                        <pic:nvPicPr>
                          <pic:cNvPr id="68" name="图片_55"/>
                          <pic:cNvPicPr/>
                        </pic:nvPicPr>
                        <pic:blipFill>
                          <a:blip r:embed="rId65"/>
                          <a:stretch>
                            <a:fillRect/>
                          </a:stretch>
                        </pic:blipFill>
                        <pic:spPr>
                          <a:xfrm>
                            <a:off x="0" y="0"/>
                            <a:ext cx="552450" cy="48895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2.1侧板、顶板、底板及门板采用≥1.0mm的双面电解钢板，表面镀锌工艺，经过冲压、折弯、焊接等工艺制成，其它部位采用≥0.8mm双面电解钢板，，表面高温静电喷涂环氧树脂粉末，颜色根据科室需求定制木纹转印，踢脚线部分采</w:t>
            </w:r>
            <w:r>
              <w:rPr>
                <w:rFonts w:hint="eastAsia" w:ascii="宋体" w:hAnsi="宋体" w:eastAsia="宋体" w:cs="宋体"/>
                <w:i w:val="0"/>
                <w:iCs w:val="0"/>
                <w:color w:val="000000"/>
                <w:kern w:val="0"/>
                <w:sz w:val="21"/>
                <w:szCs w:val="21"/>
                <w:highlight w:val="yellow"/>
                <w:u w:val="none"/>
                <w:lang w:val="en-US" w:eastAsia="zh-CN"/>
              </w:rPr>
              <w:t>用0.8mm</w:t>
            </w:r>
            <w:r>
              <w:rPr>
                <w:rFonts w:hint="eastAsia" w:ascii="宋体" w:hAnsi="宋体" w:eastAsia="宋体" w:cs="宋体"/>
                <w:i w:val="0"/>
                <w:iCs w:val="0"/>
                <w:color w:val="000000"/>
                <w:kern w:val="0"/>
                <w:sz w:val="21"/>
                <w:szCs w:val="21"/>
                <w:highlight w:val="none"/>
                <w:u w:val="none"/>
                <w:lang w:val="en-US" w:eastAsia="zh-CN"/>
              </w:rPr>
              <w:t>厚304油磨拉丝不锈钢板制作；</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2.2台面采用材质为医用级复合亚克力人造石，材料厚度</w:t>
            </w:r>
            <w:r>
              <w:rPr>
                <w:rFonts w:hint="eastAsia" w:ascii="宋体" w:hAnsi="宋体" w:eastAsia="宋体" w:cs="宋体"/>
                <w:i w:val="0"/>
                <w:iCs w:val="0"/>
                <w:color w:val="000000"/>
                <w:kern w:val="0"/>
                <w:sz w:val="21"/>
                <w:szCs w:val="21"/>
                <w:highlight w:val="yellow"/>
                <w:u w:val="none"/>
                <w:lang w:val="en-US" w:eastAsia="zh-CN"/>
              </w:rPr>
              <w:t>1.2cm</w:t>
            </w:r>
            <w:r>
              <w:rPr>
                <w:rFonts w:hint="eastAsia" w:ascii="宋体" w:hAnsi="宋体" w:eastAsia="宋体" w:cs="宋体"/>
                <w:i w:val="0"/>
                <w:iCs w:val="0"/>
                <w:color w:val="000000"/>
                <w:kern w:val="0"/>
                <w:sz w:val="21"/>
                <w:szCs w:val="21"/>
                <w:highlight w:val="none"/>
                <w:u w:val="none"/>
                <w:lang w:val="en-US" w:eastAsia="zh-CN"/>
              </w:rPr>
              <w:t>，台面贴膜保护；</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3.结构：组合治疗柜结构含下柜、台面、背板架、上柜、顶柜组成；</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配置：下柜设计高危药品管控柜、无菌铺料柜、膝碰式垃圾桶柜、抽屉柜（配铝合金一体成型九宫格插片），背板加装电力轨道、可拆卸层板、电磁白板，抽屉及门板配嵌入式标签卡槽，上下柜内都有可调节层板，上柜门采用回字纹设计、水槽处设有机玻璃挡水装置；钢框透明玻璃掩门（需为钢化玻璃）。门采用双层加工工艺。</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五金配件：拉手使用一体折弯拉手、锁具采用叶片转舌锁并配置缓冲三节静音阻尼导轨、缓冲阻尼铰链；配置不锈钢水槽，壁厚不低于0.8mm，配置不锈钢水槽、水龙头，上水及下水配件、亚克力挡水围挡等（根据现场出水点位配置）。</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6.工艺：所有工件经数控激光切割、模具冲压、数控折弯、焊接、机器打磨而成，再经静电喷涂、高温固化、安装而成；功能颜色根据临床科室定制。</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ins w:id="103" w:author="政府采购业务部" w:date="2024-10-14T22:22:32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▲医用治疗柜检测依据：GB/T 3325-2017《金属家具通用技术条件》、GB/T 5464-2010《建筑材料不燃性试验方法》</w:t>
            </w:r>
          </w:p>
          <w:p>
            <w:pPr>
              <w:widowControl/>
              <w:rPr>
                <w:ins w:id="104" w:author="政府采购业务部" w:date="2024-10-14T22:22:35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（1）形状与位置公差：邻边垂直度-对角线长度、邻边垂直度-对边长度、平整度、位差度、分缝、着地平稳性：合格；</w:t>
            </w:r>
          </w:p>
          <w:p>
            <w:pPr>
              <w:widowControl/>
              <w:rPr>
                <w:ins w:id="105" w:author="政府采购业务部" w:date="2024-10-14T22:22:39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（2）外观性能要求：金属件：焊接件、冲压件、喷涂层：合格；塑料件：合格；</w:t>
            </w:r>
          </w:p>
          <w:p>
            <w:pPr>
              <w:widowControl/>
              <w:rPr>
                <w:ins w:id="106" w:author="政府采购业务部" w:date="2024-10-14T22:22:42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（3）金属喷漆（塑）涂层：硬度：≥H；冲击强度：冲击高度 400mm，应无剥落、裂纹、皱纹；耐腐蚀性：100h内，观察在溶剂中样板上划道两侧 3mm 以外，应无鼓泡产生；100h后，检查划道两侧 3mm 以外，应无锈迹、剥落、起皱、变色和失光等现象；附着力：应不低于2级</w:t>
            </w:r>
            <w:r>
              <w:rPr>
                <w:rFonts w:hint="eastAsia" w:ascii="宋体" w:hAnsi="宋体" w:cs="宋体"/>
                <w:b/>
                <w:bCs w:val="0"/>
                <w:color w:val="FF0000"/>
                <w:kern w:val="0"/>
                <w:sz w:val="21"/>
                <w:szCs w:val="21"/>
                <w:lang w:eastAsia="zh-CN" w:bidi="ar"/>
              </w:rPr>
              <w:t>；</w:t>
            </w:r>
          </w:p>
          <w:p>
            <w:pPr>
              <w:widowControl/>
              <w:rPr>
                <w:ins w:id="107" w:author="政府采购业务部" w:date="2024-10-14T22:22:44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（4）金属件耐腐蚀：金属件表面漆膜乙酸盐雾≥</w:t>
            </w:r>
            <w:commentRangeStart w:id="52"/>
            <w:r>
              <w:rPr>
                <w:rFonts w:hint="eastAsia" w:ascii="宋体" w:hAnsi="宋体" w:eastAsia="宋体" w:cs="宋体"/>
                <w:b/>
                <w:bCs w:val="0"/>
                <w:color w:val="FF0000"/>
                <w:kern w:val="0"/>
                <w:sz w:val="21"/>
                <w:szCs w:val="21"/>
                <w:lang w:bidi="ar"/>
              </w:rPr>
              <w:t>450h</w:t>
            </w:r>
            <w:commentRangeEnd w:id="52"/>
            <w:r>
              <w:rPr>
                <w:b/>
                <w:bCs w:val="0"/>
                <w:color w:val="FF0000"/>
              </w:rPr>
              <w:commentReference w:id="52"/>
            </w:r>
            <w:r>
              <w:rPr>
                <w:rFonts w:hint="eastAsia" w:ascii="宋体" w:hAnsi="宋体" w:eastAsia="宋体" w:cs="宋体"/>
                <w:b/>
                <w:bCs w:val="0"/>
                <w:color w:val="FF0000"/>
                <w:kern w:val="0"/>
                <w:sz w:val="21"/>
                <w:szCs w:val="21"/>
                <w:lang w:bidi="ar"/>
              </w:rPr>
              <w:t>。试验后漆膜外观评级≥9级，保护评级≥9级</w:t>
            </w:r>
            <w:r>
              <w:rPr>
                <w:rFonts w:hint="eastAsia" w:ascii="宋体" w:hAnsi="宋体" w:cs="宋体"/>
                <w:b/>
                <w:bCs w:val="0"/>
                <w:color w:val="FF0000"/>
                <w:kern w:val="0"/>
                <w:sz w:val="21"/>
                <w:szCs w:val="21"/>
                <w:lang w:eastAsia="zh-CN" w:bidi="ar"/>
              </w:rPr>
              <w:t>；</w:t>
            </w:r>
          </w:p>
          <w:p>
            <w:pPr>
              <w:widowControl/>
              <w:rPr>
                <w:ins w:id="108" w:author="政府采购业务部" w:date="2024-10-14T22:22:46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（5）燃烧性能 A 级（A1）：不燃性试验：炉内温升△T：≤30℃； 质量损失率△m(％)：≤50；持续燃烧时间tf：0s；燃烧热值试验：匀质制品、整体制品总热值 PCS：≤2.0MJ/kg</w:t>
            </w:r>
            <w:r>
              <w:rPr>
                <w:rFonts w:hint="eastAsia" w:ascii="宋体" w:hAnsi="宋体" w:cs="宋体"/>
                <w:b/>
                <w:bCs w:val="0"/>
                <w:color w:val="FF0000"/>
                <w:kern w:val="0"/>
                <w:sz w:val="21"/>
                <w:szCs w:val="21"/>
                <w:lang w:eastAsia="zh-CN" w:bidi="ar"/>
              </w:rPr>
              <w:t>；</w:t>
            </w:r>
          </w:p>
          <w:p>
            <w:pPr>
              <w:widowControl/>
              <w:rPr>
                <w:ins w:id="109" w:author="政府采购业务部" w:date="2024-10-14T22:22:48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（6）交变盐雾：试验方法</w:t>
            </w:r>
            <w:r>
              <w:rPr>
                <w:rFonts w:hint="eastAsia" w:ascii="宋体" w:hAnsi="宋体" w:eastAsia="宋体" w:cs="宋体"/>
                <w:b/>
                <w:bCs w:val="0"/>
                <w:color w:val="FF0000"/>
                <w:kern w:val="0"/>
                <w:sz w:val="21"/>
                <w:szCs w:val="21"/>
                <w:lang w:eastAsia="zh-CN" w:bidi="ar"/>
              </w:rPr>
              <w:t>：</w:t>
            </w:r>
            <w:r>
              <w:rPr>
                <w:rFonts w:hint="eastAsia" w:ascii="宋体" w:hAnsi="宋体" w:eastAsia="宋体" w:cs="宋体"/>
                <w:b/>
                <w:bCs w:val="0"/>
                <w:color w:val="FF0000"/>
                <w:kern w:val="0"/>
                <w:sz w:val="21"/>
                <w:szCs w:val="21"/>
                <w:lang w:bidi="ar"/>
              </w:rPr>
              <w:t>5(≥</w:t>
            </w:r>
            <w:commentRangeStart w:id="53"/>
            <w:r>
              <w:rPr>
                <w:rFonts w:hint="eastAsia" w:ascii="宋体" w:hAnsi="宋体" w:eastAsia="宋体" w:cs="宋体"/>
                <w:b/>
                <w:bCs w:val="0"/>
                <w:color w:val="FF0000"/>
                <w:kern w:val="0"/>
                <w:sz w:val="21"/>
                <w:szCs w:val="21"/>
                <w:lang w:bidi="ar"/>
              </w:rPr>
              <w:t>400h)</w:t>
            </w:r>
            <w:commentRangeEnd w:id="53"/>
            <w:r>
              <w:rPr>
                <w:b/>
                <w:bCs w:val="0"/>
                <w:color w:val="FF0000"/>
              </w:rPr>
              <w:commentReference w:id="53"/>
            </w:r>
            <w:r>
              <w:rPr>
                <w:rFonts w:hint="eastAsia" w:ascii="宋体" w:hAnsi="宋体" w:eastAsia="宋体" w:cs="宋体"/>
                <w:b/>
                <w:bCs w:val="0"/>
                <w:color w:val="FF0000"/>
                <w:kern w:val="0"/>
                <w:sz w:val="21"/>
                <w:szCs w:val="21"/>
                <w:lang w:bidi="ar"/>
              </w:rPr>
              <w:t>盐雾条件后进行湿热条件，重复4次；然后进行标准大气条件。总循环次数4次。试验后样品应无锈蚀、鼓泡</w:t>
            </w:r>
            <w:r>
              <w:rPr>
                <w:rFonts w:hint="eastAsia" w:ascii="宋体" w:hAnsi="宋体" w:cs="宋体"/>
                <w:b/>
                <w:bCs w:val="0"/>
                <w:color w:val="FF0000"/>
                <w:kern w:val="0"/>
                <w:sz w:val="21"/>
                <w:szCs w:val="21"/>
                <w:lang w:eastAsia="zh-CN" w:bidi="ar"/>
              </w:rPr>
              <w:t>；</w:t>
            </w:r>
          </w:p>
          <w:p>
            <w:pPr>
              <w:widowControl/>
              <w:rPr>
                <w:ins w:id="110" w:author="政府采购业务部" w:date="2024-10-14T22:22:51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（7）力学性能：柜类强度和耐久性：搁板定位、搁板弯曲、搁板支承件强度、结构和底架强度、跌落、拉门垂直加载、拉门水平加载、拉门猛关、拉门耐久性（32万次）：合格；</w:t>
            </w:r>
          </w:p>
          <w:p>
            <w:pPr>
              <w:widowControl/>
              <w:rPr>
                <w:ins w:id="111" w:author="政府采购业务部" w:date="2024-10-14T22:22:53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（8）产品有害物质：甲醛释放量、苯、甲苯、二甲苯、总挥发性有机化合物(TV0C)：合格； 家具涂层可迁移元素：铅、镉、铬、汞、锑、钡、硒、砷：合格</w:t>
            </w:r>
            <w:r>
              <w:rPr>
                <w:rFonts w:hint="eastAsia" w:ascii="宋体" w:hAnsi="宋体" w:cs="宋体"/>
                <w:b/>
                <w:bCs w:val="0"/>
                <w:color w:val="FF0000"/>
                <w:kern w:val="0"/>
                <w:sz w:val="21"/>
                <w:szCs w:val="21"/>
                <w:lang w:eastAsia="zh-CN" w:bidi="ar"/>
              </w:rPr>
              <w:t>；</w:t>
            </w:r>
          </w:p>
          <w:p>
            <w:pPr>
              <w:widowControl/>
              <w:rPr>
                <w:ins w:id="112" w:author="政府采购业务部" w:date="2024-10-14T22:22:55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（9）多环芳烃：苯并[α]芘≤0.5mg/kg，16 种多环芳烃(PAH）总量≤10mg/kg</w:t>
            </w:r>
            <w:r>
              <w:rPr>
                <w:rFonts w:hint="eastAsia" w:ascii="宋体" w:hAnsi="宋体" w:cs="宋体"/>
                <w:b/>
                <w:bCs w:val="0"/>
                <w:color w:val="FF0000"/>
                <w:kern w:val="0"/>
                <w:sz w:val="21"/>
                <w:szCs w:val="21"/>
                <w:lang w:eastAsia="zh-CN" w:bidi="ar"/>
              </w:rPr>
              <w:t>；</w:t>
            </w:r>
          </w:p>
          <w:p>
            <w:pPr>
              <w:widowControl/>
              <w:rPr>
                <w:ins w:id="113" w:author="政府采购业务部" w:date="2024-10-14T22:22:57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（10）多溴联苯≤1000mg/kg</w:t>
            </w:r>
            <w:r>
              <w:rPr>
                <w:rFonts w:hint="eastAsia" w:ascii="宋体" w:hAnsi="宋体" w:cs="宋体"/>
                <w:b/>
                <w:bCs w:val="0"/>
                <w:color w:val="FF0000"/>
                <w:kern w:val="0"/>
                <w:sz w:val="21"/>
                <w:szCs w:val="21"/>
                <w:lang w:eastAsia="zh-CN" w:bidi="ar"/>
              </w:rPr>
              <w:t>；</w:t>
            </w:r>
          </w:p>
          <w:p>
            <w:pPr>
              <w:widowControl/>
              <w:rPr>
                <w:ins w:id="114" w:author="政府采购业务部" w:date="2024-10-14T22:22:59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（11）多溴联苯醚≤1000mg/kg</w:t>
            </w:r>
            <w:r>
              <w:rPr>
                <w:rFonts w:hint="eastAsia" w:ascii="宋体" w:hAnsi="宋体" w:cs="宋体"/>
                <w:b/>
                <w:bCs w:val="0"/>
                <w:color w:val="FF0000"/>
                <w:kern w:val="0"/>
                <w:sz w:val="21"/>
                <w:szCs w:val="21"/>
                <w:lang w:eastAsia="zh-CN" w:bidi="ar"/>
              </w:rPr>
              <w:t>；</w:t>
            </w:r>
          </w:p>
          <w:p>
            <w:pPr>
              <w:widowControl/>
              <w:rPr>
                <w:ins w:id="115" w:author="政府采购业务部" w:date="2024-10-14T22:23:02Z"/>
                <w:rFonts w:hint="eastAsia" w:ascii="宋体" w:hAnsi="宋体" w:eastAsia="宋体" w:cs="宋体"/>
                <w:b/>
                <w:bCs w:val="0"/>
                <w:color w:val="FF0000"/>
                <w:kern w:val="0"/>
                <w:sz w:val="21"/>
                <w:szCs w:val="21"/>
                <w:lang w:bidi="ar"/>
              </w:rPr>
            </w:pPr>
            <w:r>
              <w:rPr>
                <w:rFonts w:hint="eastAsia" w:ascii="宋体" w:hAnsi="宋体" w:eastAsia="宋体" w:cs="宋体"/>
                <w:b/>
                <w:bCs w:val="0"/>
                <w:color w:val="FF0000"/>
                <w:kern w:val="0"/>
                <w:sz w:val="21"/>
                <w:szCs w:val="21"/>
                <w:lang w:bidi="ar"/>
              </w:rPr>
              <w:t>（12）耐人工气候老化性：</w:t>
            </w:r>
            <w:commentRangeStart w:id="54"/>
            <w:r>
              <w:rPr>
                <w:rFonts w:hint="eastAsia" w:ascii="宋体" w:hAnsi="宋体" w:eastAsia="宋体" w:cs="宋体"/>
                <w:b/>
                <w:bCs w:val="0"/>
                <w:color w:val="FF0000"/>
                <w:kern w:val="0"/>
                <w:sz w:val="21"/>
                <w:szCs w:val="21"/>
                <w:lang w:bidi="ar"/>
              </w:rPr>
              <w:t>500h</w:t>
            </w:r>
            <w:commentRangeEnd w:id="54"/>
            <w:r>
              <w:rPr>
                <w:b/>
                <w:bCs w:val="0"/>
                <w:color w:val="FF0000"/>
              </w:rPr>
              <w:commentReference w:id="54"/>
            </w:r>
            <w:r>
              <w:rPr>
                <w:rFonts w:hint="eastAsia" w:ascii="宋体" w:hAnsi="宋体" w:eastAsia="宋体" w:cs="宋体"/>
                <w:b/>
                <w:bCs w:val="0"/>
                <w:color w:val="FF0000"/>
                <w:kern w:val="0"/>
                <w:sz w:val="21"/>
                <w:szCs w:val="21"/>
                <w:lang w:bidi="ar"/>
              </w:rPr>
              <w:t>，变色等级、粉化等级、开裂等级、气（或起）泡等级：符合要求，合格；</w:t>
            </w:r>
          </w:p>
          <w:p>
            <w:pPr>
              <w:widowControl/>
              <w:rPr>
                <w:ins w:id="116" w:author="政府采购业务部" w:date="2024-10-14T22:23:03Z"/>
                <w:rFonts w:hint="eastAsia" w:ascii="宋体" w:hAnsi="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（13）治疗处置柜抗菌要求检测依据：QB/T 4371-2012 家具抗菌性能的评价 附录 B 贴膜法抗菌要求：大肠杆菌、金黄色葡萄球菌、白色葡萄球菌、表皮葡萄球菌、枯草芽孢杆菌、类白喉杆菌、变形链球菌、单增李斯特氏菌的抗菌率&gt;99%</w:t>
            </w:r>
            <w:r>
              <w:rPr>
                <w:rFonts w:hint="eastAsia" w:ascii="宋体" w:hAnsi="宋体" w:cs="宋体"/>
                <w:b/>
                <w:bCs w:val="0"/>
                <w:color w:val="FF0000"/>
                <w:kern w:val="0"/>
                <w:sz w:val="21"/>
                <w:szCs w:val="21"/>
                <w:lang w:eastAsia="zh-CN" w:bidi="ar"/>
              </w:rPr>
              <w:t>；</w:t>
            </w:r>
          </w:p>
          <w:p>
            <w:pPr>
              <w:widowControl/>
              <w:rPr>
                <w:rFonts w:hint="eastAsia" w:ascii="宋体" w:hAnsi="宋体" w:eastAsia="宋体" w:cs="宋体"/>
                <w:b/>
                <w:bCs w:val="0"/>
                <w:color w:val="FF0000"/>
                <w:kern w:val="0"/>
                <w:sz w:val="21"/>
                <w:szCs w:val="21"/>
                <w:lang w:eastAsia="zh-CN" w:bidi="ar"/>
              </w:rPr>
            </w:pPr>
            <w:r>
              <w:rPr>
                <w:rFonts w:hint="eastAsia" w:ascii="宋体" w:hAnsi="宋体" w:eastAsia="宋体" w:cs="宋体"/>
                <w:b/>
                <w:bCs w:val="0"/>
                <w:color w:val="FF0000"/>
                <w:kern w:val="0"/>
                <w:sz w:val="21"/>
                <w:szCs w:val="21"/>
                <w:lang w:bidi="ar"/>
              </w:rPr>
              <w:t>（14）治疗处置柜防霉要求：检测依据：GB/T 1741-2020 漆膜耐霉菌性测定法防霉要求：黑曲霉、黄曲霉、短柄帚霉、树脂子囊菌、绿色粘帚霉、光孢短梗帚霉、赭绿青霉、杂色曲霉等霉菌检测结果不生长，等级为0级</w:t>
            </w:r>
            <w:r>
              <w:rPr>
                <w:rFonts w:hint="eastAsia" w:ascii="宋体" w:hAnsi="宋体" w:cs="宋体"/>
                <w:b/>
                <w:bCs w:val="0"/>
                <w:color w:val="FF0000"/>
                <w:kern w:val="0"/>
                <w:sz w:val="21"/>
                <w:szCs w:val="21"/>
                <w:lang w:eastAsia="zh-CN" w:bidi="ar"/>
              </w:rPr>
              <w:t>。</w:t>
            </w:r>
          </w:p>
          <w:p>
            <w:pPr>
              <w:widowControl/>
              <w:rPr>
                <w:rFonts w:hint="eastAsia" w:ascii="宋体" w:hAnsi="宋体" w:eastAsia="宋体" w:cs="宋体"/>
                <w:bCs/>
                <w:color w:val="242424"/>
                <w:kern w:val="0"/>
                <w:sz w:val="21"/>
                <w:szCs w:val="21"/>
                <w:lang w:bidi="ar"/>
              </w:rPr>
            </w:pPr>
            <w:r>
              <w:rPr>
                <w:rFonts w:hint="eastAsia" w:ascii="宋体" w:hAnsi="宋体" w:eastAsia="宋体" w:cs="宋体"/>
                <w:b/>
                <w:bCs w:val="0"/>
                <w:color w:val="FF0000"/>
                <w:kern w:val="0"/>
                <w:sz w:val="21"/>
                <w:szCs w:val="21"/>
                <w:lang w:bidi="ar"/>
              </w:rPr>
              <w:t>提供2021年1月1日至本项目投标截止日以来“医用治疗柜”的检测报告，</w:t>
            </w:r>
            <w:r>
              <w:rPr>
                <w:rFonts w:hint="eastAsia" w:ascii="宋体" w:hAnsi="宋体" w:eastAsia="宋体" w:cs="宋体"/>
                <w:b/>
                <w:bCs w:val="0"/>
                <w:color w:val="FF0000"/>
                <w:kern w:val="0"/>
                <w:sz w:val="21"/>
                <w:szCs w:val="21"/>
                <w:lang w:val="en-US" w:eastAsia="zh-CN" w:bidi="ar"/>
              </w:rPr>
              <w:t>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定制医用环保组合治疗柜2</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1.规格：（3200W*300/650D*2300H）mm±10mm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69504" behindDoc="0" locked="0" layoutInCell="1" allowOverlap="1">
                  <wp:simplePos x="0" y="0"/>
                  <wp:positionH relativeFrom="column">
                    <wp:posOffset>-1054735</wp:posOffset>
                  </wp:positionH>
                  <wp:positionV relativeFrom="paragraph">
                    <wp:posOffset>380365</wp:posOffset>
                  </wp:positionV>
                  <wp:extent cx="723900" cy="615950"/>
                  <wp:effectExtent l="0" t="0" r="0" b="12700"/>
                  <wp:wrapNone/>
                  <wp:docPr id="83" name="图片_56"/>
                  <wp:cNvGraphicFramePr/>
                  <a:graphic xmlns:a="http://schemas.openxmlformats.org/drawingml/2006/main">
                    <a:graphicData uri="http://schemas.openxmlformats.org/drawingml/2006/picture">
                      <pic:pic xmlns:pic="http://schemas.openxmlformats.org/drawingml/2006/picture">
                        <pic:nvPicPr>
                          <pic:cNvPr id="83" name="图片_56"/>
                          <pic:cNvPicPr/>
                        </pic:nvPicPr>
                        <pic:blipFill>
                          <a:blip r:embed="rId66"/>
                          <a:stretch>
                            <a:fillRect/>
                          </a:stretch>
                        </pic:blipFill>
                        <pic:spPr>
                          <a:xfrm>
                            <a:off x="0" y="0"/>
                            <a:ext cx="723900" cy="61595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2.1侧板、顶板、底板及门板采用≥1.0mm的双面电解钢板，表面镀锌工艺，经过冲压、折弯、焊接等工艺制成，其它部位采用≥0.8mm双面电解钢板，表面高温静电喷涂环氧树脂粉末，颜色根据科室需求定制木纹转印，踢脚线部分采用0.8mm厚304油磨拉丝不锈钢板制作；</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2.2台面采用材质为医用级复合亚克力人造石，材料厚度1.2cm，台面贴膜保护；</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二、结构：组合治疗柜结构含下柜、台面、背板架、上柜组成；</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配置：下柜设计膝碰式垃圾桶柜、抽屉柜，背板加装可拆卸层板，抽屉及门板配嵌入式标签卡槽，上下柜内都有可调节层板，上柜门采用回字纹设计；钢框透明玻璃掩门（需为钢化玻璃）。门采用双层加工工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4.五金配件：拉手使用一体折弯拉手、锁具采用叶片转舌锁并配置缓冲三节静音阻尼导轨、缓冲阻尼铰链；配置不锈钢水槽，壁厚不低于0.8mm，配置不锈钢水龙头，上水及下水配件（根据现场出水点位配置）。</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5.工艺：所有工件经数控激光切割、模具冲压、数控折弯、焊接、机器打磨而成，再经静电喷涂、高温固化、安装而成；功能颜色根据临床科室定制。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医用环保组合治疗柜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1.规格：（L*300/650D*2000H）mm±10mm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主材：侧板、顶板、底板及门板采用≥1.0mm的双面电解钢板，表面镀锌工艺，经过冲压、折弯、焊接等工艺制成，其它部位采用≥0.8mm双面电解钢板，表面高温静电喷涂环氧树脂粉末，颜色根据科室需求定制木纹转印，踢脚线部分采用0.8mm厚304油磨拉丝不锈钢板制作；</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2.2台面采用材质为医用级复合亚克力人造石，材料厚度1.2cm，台面贴膜保护；</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70528" behindDoc="0" locked="0" layoutInCell="1" allowOverlap="1">
                  <wp:simplePos x="0" y="0"/>
                  <wp:positionH relativeFrom="column">
                    <wp:posOffset>-909955</wp:posOffset>
                  </wp:positionH>
                  <wp:positionV relativeFrom="paragraph">
                    <wp:posOffset>96520</wp:posOffset>
                  </wp:positionV>
                  <wp:extent cx="482600" cy="546100"/>
                  <wp:effectExtent l="0" t="0" r="12700" b="6350"/>
                  <wp:wrapNone/>
                  <wp:docPr id="64" name="图片_57"/>
                  <wp:cNvGraphicFramePr/>
                  <a:graphic xmlns:a="http://schemas.openxmlformats.org/drawingml/2006/main">
                    <a:graphicData uri="http://schemas.openxmlformats.org/drawingml/2006/picture">
                      <pic:pic xmlns:pic="http://schemas.openxmlformats.org/drawingml/2006/picture">
                        <pic:nvPicPr>
                          <pic:cNvPr id="64" name="图片_57"/>
                          <pic:cNvPicPr/>
                        </pic:nvPicPr>
                        <pic:blipFill>
                          <a:blip r:embed="rId67"/>
                          <a:stretch>
                            <a:fillRect/>
                          </a:stretch>
                        </pic:blipFill>
                        <pic:spPr>
                          <a:xfrm>
                            <a:off x="0" y="0"/>
                            <a:ext cx="482600" cy="5461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3.结构：组合治疗柜结构含下柜、台面、背板架、上柜组成；</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配置：整体含上中下柜，下柜设计膝碰式垃圾桶柜、抽屉柜，背板加装可拆卸层板，抽屉及门板配嵌入式标签卡槽，上下柜内都有可调节层板，上柜门采用回字纹设计；钢框透明玻璃掩门（需为钢化玻璃）。门采用双层加工工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四、五金配件：拉手使用一体折弯拉手、锁具采用叶片转舌锁并配置缓冲三节静音阻尼导轨、缓冲阻尼铰链；配置不锈钢水槽，壁厚不低于1.0mm，配置不锈钢水龙头，上水及下水配件（根据现场出水点位配置）。</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5.工艺：所有工件经数控激光切割、模具冲压、数控折弯、焊接、机器打磨而成，再经表洗、彩磷、清洗、烘干、静电喷涂、高温固化、安装而成；功能颜色根据临床科室定制。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203200</wp:posOffset>
                  </wp:positionH>
                  <wp:positionV relativeFrom="paragraph">
                    <wp:posOffset>755650</wp:posOffset>
                  </wp:positionV>
                  <wp:extent cx="723900" cy="603250"/>
                  <wp:effectExtent l="0" t="0" r="0" b="6350"/>
                  <wp:wrapNone/>
                  <wp:docPr id="66" name="_x0000_s1509"/>
                  <wp:cNvGraphicFramePr/>
                  <a:graphic xmlns:a="http://schemas.openxmlformats.org/drawingml/2006/main">
                    <a:graphicData uri="http://schemas.openxmlformats.org/drawingml/2006/picture">
                      <pic:pic xmlns:pic="http://schemas.openxmlformats.org/drawingml/2006/picture">
                        <pic:nvPicPr>
                          <pic:cNvPr id="66" name="_x0000_s1509"/>
                          <pic:cNvPicPr/>
                        </pic:nvPicPr>
                        <pic:blipFill>
                          <a:blip r:embed="rId68"/>
                          <a:stretch>
                            <a:fillRect/>
                          </a:stretch>
                        </pic:blipFill>
                        <pic:spPr>
                          <a:xfrm>
                            <a:off x="0" y="0"/>
                            <a:ext cx="723900" cy="603250"/>
                          </a:xfrm>
                          <a:prstGeom prst="rect">
                            <a:avLst/>
                          </a:prstGeom>
                        </pic:spPr>
                      </pic:pic>
                    </a:graphicData>
                  </a:graphic>
                </wp:anchor>
              </w:drawing>
            </w:r>
            <w:r>
              <w:rPr>
                <w:rFonts w:hint="eastAsia" w:ascii="宋体" w:hAnsi="宋体" w:eastAsia="宋体" w:cs="宋体"/>
                <w:color w:val="000000"/>
                <w:kern w:val="0"/>
                <w:sz w:val="21"/>
                <w:szCs w:val="21"/>
                <w:lang w:bidi="ar"/>
              </w:rPr>
              <w:t>定制医用环保组合治疗柜3</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1.规格：（4210W*300/650D*2300H）mm±10mm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侧板、顶板、底板及门板采用≥1.0mm的双面电解钢板，表面镀锌工艺，经过冲压、折弯、焊接等工艺制成，其它部位采用≥0.8mm双面电解钢板，表面高温静电喷涂环氧树脂粉末，颜色根据科室需求定制木纹转印，踢脚线部分采用0.8mm厚304油磨拉丝不锈钢板制作；</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2.2台面采用材质为医用级复合亚克力人造石，材料厚度1.2cm，台面贴膜保护；</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3.结构：组合治疗柜结构含下柜、台面、背板架、上柜组成；</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4.配置：下柜设计推车柜、背板加装可拆卸层板，抽屉及门板配嵌入式标签卡槽，上下柜内都有可调节层板，上柜门采用回字纹设计；钢框透明玻璃掩门（需为钢化玻璃）。门采用双层加工工艺。</w:t>
            </w:r>
          </w:p>
        </w:tc>
      </w:tr>
      <w:tr>
        <w:tblPrEx>
          <w:tblCellMar>
            <w:top w:w="0" w:type="dxa"/>
            <w:left w:w="108" w:type="dxa"/>
            <w:bottom w:w="0" w:type="dxa"/>
            <w:right w:w="108" w:type="dxa"/>
          </w:tblCellMar>
        </w:tblPrEx>
        <w:trPr>
          <w:cantSplit/>
          <w:trHeight w:val="305"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5.五金配件：拉手使用一体折弯拉手、锁具采用叶片转舌锁并配置缓冲三节静音阻尼导轨、缓冲阻尼铰链；配置不锈钢水槽，壁厚不低于0.8mm，配置不锈钢水龙头，上水及下水配件（根据现场出水点位配置）。</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6.工艺：所有工件经数控激光切割、模具冲压、数控折弯、焊接、机器打磨而成，再经静电喷涂、高温固化、安装而成；功能颜色根据临床科室定制。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医用环保治组合治疗柜2</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1.规格：（L*300/650D*2000H）mm±10mm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主材：侧板、顶板、底板及门板采用≥1.0mm的双面电解钢板，表面镀锌工艺，经过冲压、折弯、焊接等工艺制成，其它部位采用≥0.8mm双面电解钢板，表面高温静电喷涂环氧树脂粉末，颜色根据科室需求，可定制木纹转印，踢脚线部分采用0.8mm厚304油磨拉丝不锈钢板制作；</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-1056640</wp:posOffset>
                  </wp:positionH>
                  <wp:positionV relativeFrom="paragraph">
                    <wp:posOffset>321945</wp:posOffset>
                  </wp:positionV>
                  <wp:extent cx="723900" cy="1028700"/>
                  <wp:effectExtent l="0" t="0" r="0" b="0"/>
                  <wp:wrapNone/>
                  <wp:docPr id="67" name="_x0000_s1510"/>
                  <wp:cNvGraphicFramePr/>
                  <a:graphic xmlns:a="http://schemas.openxmlformats.org/drawingml/2006/main">
                    <a:graphicData uri="http://schemas.openxmlformats.org/drawingml/2006/picture">
                      <pic:pic xmlns:pic="http://schemas.openxmlformats.org/drawingml/2006/picture">
                        <pic:nvPicPr>
                          <pic:cNvPr id="67" name="_x0000_s1510"/>
                          <pic:cNvPicPr/>
                        </pic:nvPicPr>
                        <pic:blipFill>
                          <a:blip r:embed="rId69"/>
                          <a:stretch>
                            <a:fillRect/>
                          </a:stretch>
                        </pic:blipFill>
                        <pic:spPr>
                          <a:xfrm>
                            <a:off x="0" y="0"/>
                            <a:ext cx="723900" cy="1028700"/>
                          </a:xfrm>
                          <a:prstGeom prst="rect">
                            <a:avLst/>
                          </a:prstGeom>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2.2台面采用材质为医用级复合亚克力人造石，材料厚度1.2cm，台面覆膜保护；</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3.结构：组合治疗柜结构含下柜、台面、背板架、上柜组成；</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配置：整体含上中下柜，下柜设计膝碰式垃圾桶柜、抽屉柜，掩门柜，背板加装可拆卸层板，抽屉及门板配嵌入式标签卡槽，上下柜内都有可调节层板，上柜门采用回字纹设计；钢框透明玻璃掩门（需为钢化玻璃）。门采用双层加工工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五金配件：拉手使用一体折弯拉手、锁具采用叶片转舌锁并配置缓冲三节静音阻尼导轨、缓冲阻尼铰链；配置不锈钢水槽，壁厚不低于0.8mm，配置不锈钢水龙头，上水及下水配件（根据现场出水点位及科室需求配置）。</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6.工艺：所有工件经数控激光切割、模具冲压、数控折弯、焊接、机器打磨而成，再经静电喷涂、高温固化、安装而成；功能颜色根据临床科室定制。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医用环保高柜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1.规格：（L*650D*2300H）mm±10mm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84864" behindDoc="0" locked="0" layoutInCell="1" allowOverlap="1">
                  <wp:simplePos x="0" y="0"/>
                  <wp:positionH relativeFrom="column">
                    <wp:posOffset>-1016635</wp:posOffset>
                  </wp:positionH>
                  <wp:positionV relativeFrom="paragraph">
                    <wp:posOffset>470535</wp:posOffset>
                  </wp:positionV>
                  <wp:extent cx="609600" cy="539750"/>
                  <wp:effectExtent l="0" t="0" r="0" b="12700"/>
                  <wp:wrapNone/>
                  <wp:docPr id="74" name="图片_60"/>
                  <wp:cNvGraphicFramePr/>
                  <a:graphic xmlns:a="http://schemas.openxmlformats.org/drawingml/2006/main">
                    <a:graphicData uri="http://schemas.openxmlformats.org/drawingml/2006/picture">
                      <pic:pic xmlns:pic="http://schemas.openxmlformats.org/drawingml/2006/picture">
                        <pic:nvPicPr>
                          <pic:cNvPr id="74" name="图片_60"/>
                          <pic:cNvPicPr/>
                        </pic:nvPicPr>
                        <pic:blipFill>
                          <a:blip r:embed="rId70"/>
                          <a:stretch>
                            <a:fillRect/>
                          </a:stretch>
                        </pic:blipFill>
                        <pic:spPr>
                          <a:xfrm>
                            <a:off x="0" y="0"/>
                            <a:ext cx="609600" cy="53975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材质：侧板、顶板、底板及门板采用≥1.0mm的双面电解钢板，表面镀锌工艺，经过冲压、折弯、焊接等工艺制成，其它部位采用≥0.8mm双面电解钢板，，表面高温静电喷涂环氧树脂粉末，颜色根据科室需求定制木纹转印；</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3.结构：上方储物、中柜为透明回字纹玻璃门（钢化玻璃）、内配可调节层板，下方为带锁柜门；</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三节路轨、缓冲门铰、锁具均采用配件：锁具采用叶片转舌锁，锁体材质为锌合金，锁芯叶片为黄铜，钥匙材质为黄铜，表面常规镀光亮铬处理。导轨缓冲阻尼导轨，抽拉自如，开关顺滑，防止滑出，静音。</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5.工艺：所有工件经数控激光切割、模具冲压、数控折弯、焊接、机器打磨而成，再经表洗、彩磷、清洗、烘干、静电喷涂、高温固化、安装而成。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196850</wp:posOffset>
                  </wp:positionH>
                  <wp:positionV relativeFrom="paragraph">
                    <wp:posOffset>288925</wp:posOffset>
                  </wp:positionV>
                  <wp:extent cx="723900" cy="768350"/>
                  <wp:effectExtent l="0" t="0" r="0" b="12700"/>
                  <wp:wrapNone/>
                  <wp:docPr id="69" name="_x0000_s1512"/>
                  <wp:cNvGraphicFramePr/>
                  <a:graphic xmlns:a="http://schemas.openxmlformats.org/drawingml/2006/main">
                    <a:graphicData uri="http://schemas.openxmlformats.org/drawingml/2006/picture">
                      <pic:pic xmlns:pic="http://schemas.openxmlformats.org/drawingml/2006/picture">
                        <pic:nvPicPr>
                          <pic:cNvPr id="69" name="_x0000_s1512"/>
                          <pic:cNvPicPr/>
                        </pic:nvPicPr>
                        <pic:blipFill>
                          <a:blip r:embed="rId71"/>
                          <a:stretch>
                            <a:fillRect/>
                          </a:stretch>
                        </pic:blipFill>
                        <pic:spPr>
                          <a:xfrm>
                            <a:off x="0" y="0"/>
                            <a:ext cx="723900" cy="768350"/>
                          </a:xfrm>
                          <a:prstGeom prst="rect">
                            <a:avLst/>
                          </a:prstGeom>
                        </pic:spPr>
                      </pic:pic>
                    </a:graphicData>
                  </a:graphic>
                </wp:anchor>
              </w:drawing>
            </w:r>
            <w:r>
              <w:rPr>
                <w:rFonts w:hint="eastAsia" w:ascii="宋体" w:hAnsi="宋体" w:eastAsia="宋体" w:cs="宋体"/>
                <w:color w:val="000000"/>
                <w:kern w:val="0"/>
                <w:sz w:val="21"/>
                <w:szCs w:val="21"/>
                <w:lang w:bidi="ar"/>
              </w:rPr>
              <w:t>医用环保高柜２</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1.规格：（L*400*2000）mm±10mm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3.结构/配置：</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3.1每门带锁，柜门内、层板下均配有加强筋，柜边采用薄边设计；</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3.2配置：主柜+普通锁。活动层板四边折弯，可自由调节高度，层板挂钩采用加厚钢板制作，可自由拆卸，逐级调整高度，层板加强筋可承受50KG的压力；柜门内置磁吸功能；双层门板，柜门采用门轴连接方式，门轴连接件直径为≥4.0mm（或缓冲铰链结构）。层板数量根据采购方需求选定。</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4.五金配件：采用配件。</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5.工艺：所有工件经数控激光切割、模具冲压、数控折弯、焊接、机器打磨而成，再经表洗、彩磷、清洗、烘干、静电喷涂、高温固化、安装而成。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152400</wp:posOffset>
                  </wp:positionH>
                  <wp:positionV relativeFrom="paragraph">
                    <wp:posOffset>1181100</wp:posOffset>
                  </wp:positionV>
                  <wp:extent cx="723900" cy="641350"/>
                  <wp:effectExtent l="0" t="0" r="0" b="6350"/>
                  <wp:wrapNone/>
                  <wp:docPr id="70" name="_x0000_s1513"/>
                  <wp:cNvGraphicFramePr/>
                  <a:graphic xmlns:a="http://schemas.openxmlformats.org/drawingml/2006/main">
                    <a:graphicData uri="http://schemas.openxmlformats.org/drawingml/2006/picture">
                      <pic:pic xmlns:pic="http://schemas.openxmlformats.org/drawingml/2006/picture">
                        <pic:nvPicPr>
                          <pic:cNvPr id="70" name="_x0000_s1513"/>
                          <pic:cNvPicPr/>
                        </pic:nvPicPr>
                        <pic:blipFill>
                          <a:blip r:embed="rId72"/>
                          <a:stretch>
                            <a:fillRect/>
                          </a:stretch>
                        </pic:blipFill>
                        <pic:spPr>
                          <a:xfrm>
                            <a:off x="0" y="0"/>
                            <a:ext cx="723900" cy="641350"/>
                          </a:xfrm>
                          <a:prstGeom prst="rect">
                            <a:avLst/>
                          </a:prstGeom>
                        </pic:spPr>
                      </pic:pic>
                    </a:graphicData>
                  </a:graphic>
                </wp:anchor>
              </w:drawing>
            </w:r>
            <w:r>
              <w:rPr>
                <w:rFonts w:hint="eastAsia" w:ascii="宋体" w:hAnsi="宋体" w:eastAsia="宋体" w:cs="宋体"/>
                <w:color w:val="000000"/>
                <w:kern w:val="0"/>
                <w:sz w:val="21"/>
                <w:szCs w:val="21"/>
                <w:lang w:bidi="ar"/>
              </w:rPr>
              <w:t>医用环保配液柜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1.规格：（L*600D*2000H）mm±10mm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2.1台面：采用12mm厚复合医用级人造石</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85888" behindDoc="0" locked="0" layoutInCell="1" allowOverlap="1">
                  <wp:simplePos x="0" y="0"/>
                  <wp:positionH relativeFrom="column">
                    <wp:posOffset>-954405</wp:posOffset>
                  </wp:positionH>
                  <wp:positionV relativeFrom="paragraph">
                    <wp:posOffset>406400</wp:posOffset>
                  </wp:positionV>
                  <wp:extent cx="723900" cy="641350"/>
                  <wp:effectExtent l="0" t="0" r="0" b="6350"/>
                  <wp:wrapNone/>
                  <wp:docPr id="71" name="图片_62"/>
                  <wp:cNvGraphicFramePr/>
                  <a:graphic xmlns:a="http://schemas.openxmlformats.org/drawingml/2006/main">
                    <a:graphicData uri="http://schemas.openxmlformats.org/drawingml/2006/picture">
                      <pic:pic xmlns:pic="http://schemas.openxmlformats.org/drawingml/2006/picture">
                        <pic:nvPicPr>
                          <pic:cNvPr id="71" name="图片_62"/>
                          <pic:cNvPicPr/>
                        </pic:nvPicPr>
                        <pic:blipFill>
                          <a:blip r:embed="rId72"/>
                          <a:stretch>
                            <a:fillRect/>
                          </a:stretch>
                        </pic:blipFill>
                        <pic:spPr>
                          <a:xfrm>
                            <a:off x="0" y="0"/>
                            <a:ext cx="723900" cy="64135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2.2侧板、顶板、底板及门板采用≥1.0mm的双面电解钢板，表面镀锌工艺，经过冲压、折弯、焊接等工艺制成，其它部位采用≥0.8mm双面电解钢板，表面经酸洗、磷化防锈及静电处理，经环氧树脂静电喷涂，模块化组合结构。配置不锈钢水槽，壁厚不低于1.0mm，配置不锈钢水龙头，上水及下水配件（根据现场出水点位配置）。</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3.结构：上方储物（钢化玻璃）、内配可调节层板，下方为带锁柜门、带抽屉；柜门内、层板下均配有加强筋；抽屉为组合结构，抽屉底部和四面抽墙应为独立拆装结构组装。</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采用16寸三节走珠导轨，保证导轨拉动顺畅和高承重要求。采用液压缓冲铰链。采用可调节地脚，调节高度30-50mm。拉手与柜门、抽面板一体折弯成型拉手，简洁大方线条感强、牢固耐用。中柜配置可拆卸层板</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医用环保配餐柜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1.规格：（L*600D*2000H）mm±10mm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2.1侧板、顶板、底板及门板采用≥1.0mm的双面电解钢板，表面镀锌工艺，经过冲压、折弯、</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焊接等工艺制成，其它部位采用≥0.8mm双面电解钢板，表面高温静电喷涂环氧树脂粉末，颜色根据科室需求定制木纹转印，踢脚线部分采用0.8mm厚304油磨拉丝不锈钢板制作；</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4.配置：设计水槽柜、抽屉柜下柜内都有可调节层板；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86912" behindDoc="0" locked="0" layoutInCell="1" allowOverlap="1">
                  <wp:simplePos x="0" y="0"/>
                  <wp:positionH relativeFrom="column">
                    <wp:posOffset>-1087755</wp:posOffset>
                  </wp:positionH>
                  <wp:positionV relativeFrom="paragraph">
                    <wp:posOffset>328295</wp:posOffset>
                  </wp:positionV>
                  <wp:extent cx="723900" cy="1028700"/>
                  <wp:effectExtent l="0" t="0" r="0" b="0"/>
                  <wp:wrapNone/>
                  <wp:docPr id="77" name="图片_63"/>
                  <wp:cNvGraphicFramePr/>
                  <a:graphic xmlns:a="http://schemas.openxmlformats.org/drawingml/2006/main">
                    <a:graphicData uri="http://schemas.openxmlformats.org/drawingml/2006/picture">
                      <pic:pic xmlns:pic="http://schemas.openxmlformats.org/drawingml/2006/picture">
                        <pic:nvPicPr>
                          <pic:cNvPr id="77" name="图片_63"/>
                          <pic:cNvPicPr/>
                        </pic:nvPicPr>
                        <pic:blipFill>
                          <a:blip r:embed="rId73"/>
                          <a:stretch>
                            <a:fillRect/>
                          </a:stretch>
                        </pic:blipFill>
                        <pic:spPr>
                          <a:xfrm>
                            <a:off x="0" y="0"/>
                            <a:ext cx="723900" cy="10287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5.五金配件：拉手使用一体折弯拉手、锁具采用叶片转舌锁并配置缓冲三节静音阻尼导轨、缓冲阻尼铰链；配置不锈钢水槽，壁厚不低于1.0mm，配置不锈钢水龙头，上水及下水配件（根据现场出水点位配置）。</w:t>
            </w:r>
          </w:p>
        </w:tc>
      </w:tr>
      <w:tr>
        <w:tblPrEx>
          <w:tblCellMar>
            <w:top w:w="0" w:type="dxa"/>
            <w:left w:w="108" w:type="dxa"/>
            <w:bottom w:w="0" w:type="dxa"/>
            <w:right w:w="108" w:type="dxa"/>
          </w:tblCellMar>
        </w:tblPrEx>
        <w:trPr>
          <w:cantSplit/>
          <w:trHeight w:val="86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6.工艺：所有工件经数控激光切割、模具冲压、数控折弯、焊接、机器打磨而成，再经表洗、彩磷、清洗、烘干、静电喷涂、高温固化、安装而成；功能颜色根据临床科室定制。</w:t>
            </w:r>
          </w:p>
        </w:tc>
      </w:tr>
      <w:tr>
        <w:tblPrEx>
          <w:tblCellMar>
            <w:top w:w="0" w:type="dxa"/>
            <w:left w:w="108" w:type="dxa"/>
            <w:bottom w:w="0" w:type="dxa"/>
            <w:right w:w="108" w:type="dxa"/>
          </w:tblCellMar>
        </w:tblPrEx>
        <w:trPr>
          <w:cantSplit/>
          <w:trHeight w:val="262"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ins w:id="117" w:author="政府采购业务部" w:date="2024-10-14T22:23:34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▲医用环保配餐柜技术要求：检测依据：GB/T 3325-2017 《金属家具通用技术条件》、GB 8624-2012《建筑材料及制品燃烧性能分级》</w:t>
            </w:r>
          </w:p>
          <w:p>
            <w:pPr>
              <w:keepNext w:val="0"/>
              <w:keepLines w:val="0"/>
              <w:widowControl/>
              <w:suppressLineNumbers w:val="0"/>
              <w:jc w:val="left"/>
              <w:textAlignment w:val="center"/>
              <w:rPr>
                <w:ins w:id="118" w:author="政府采购业务部" w:date="2024-10-14T22:23:36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（1）形状与位置公差：邻边垂直度-对角线长度、邻边垂直度-对边长度、平整度、位差度、分缝、着地平稳性：合格；</w:t>
            </w:r>
          </w:p>
          <w:p>
            <w:pPr>
              <w:keepNext w:val="0"/>
              <w:keepLines w:val="0"/>
              <w:widowControl/>
              <w:suppressLineNumbers w:val="0"/>
              <w:jc w:val="left"/>
              <w:textAlignment w:val="center"/>
              <w:rPr>
                <w:ins w:id="119" w:author="政府采购业务部" w:date="2024-10-14T22:23:40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（2）外观性能要求：金属件：焊接件、冲压件、喷涂层：合格；塑料件：合格；</w:t>
            </w:r>
          </w:p>
          <w:p>
            <w:pPr>
              <w:keepNext w:val="0"/>
              <w:keepLines w:val="0"/>
              <w:widowControl/>
              <w:suppressLineNumbers w:val="0"/>
              <w:jc w:val="left"/>
              <w:textAlignment w:val="center"/>
              <w:rPr>
                <w:ins w:id="120" w:author="政府采购业务部" w:date="2024-10-14T22:23:42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金属喷漆（塑）涂层：硬度：≥H;冲击强度:冲击高度400mm，应无剥落、裂纹、皱纹;耐腐蚀性:100h内，观察在溶剂中样板上划道两侧3mm以外，应无鼓泡产生；100h后，检查划道两侧3mm以外，应无锈迹、剥落、起皱、变色和失光等现象;附着力:应不低于2级；</w:t>
            </w:r>
          </w:p>
          <w:p>
            <w:pPr>
              <w:keepNext w:val="0"/>
              <w:keepLines w:val="0"/>
              <w:widowControl/>
              <w:suppressLineNumbers w:val="0"/>
              <w:jc w:val="left"/>
              <w:textAlignment w:val="center"/>
              <w:rPr>
                <w:ins w:id="121" w:author="政府采购业务部" w:date="2024-10-14T22:23:45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（4）金属件耐腐蚀：金属件表面漆膜乙酸盐雾≥</w:t>
            </w:r>
            <w:commentRangeStart w:id="55"/>
            <w:r>
              <w:rPr>
                <w:rFonts w:hint="eastAsia" w:ascii="宋体" w:hAnsi="宋体" w:eastAsia="宋体" w:cs="宋体"/>
                <w:b/>
                <w:bCs/>
                <w:i w:val="0"/>
                <w:iCs w:val="0"/>
                <w:color w:val="FF0000"/>
                <w:kern w:val="0"/>
                <w:sz w:val="21"/>
                <w:szCs w:val="21"/>
                <w:highlight w:val="none"/>
                <w:u w:val="none"/>
                <w:lang w:val="en-US" w:eastAsia="zh-CN"/>
              </w:rPr>
              <w:t>450h</w:t>
            </w:r>
            <w:commentRangeEnd w:id="55"/>
            <w:r>
              <w:rPr>
                <w:b/>
                <w:bCs/>
                <w:color w:val="FF0000"/>
              </w:rPr>
              <w:commentReference w:id="55"/>
            </w:r>
            <w:r>
              <w:rPr>
                <w:rFonts w:hint="eastAsia" w:ascii="宋体" w:hAnsi="宋体" w:eastAsia="宋体" w:cs="宋体"/>
                <w:b/>
                <w:bCs/>
                <w:i w:val="0"/>
                <w:iCs w:val="0"/>
                <w:color w:val="FF0000"/>
                <w:kern w:val="0"/>
                <w:sz w:val="21"/>
                <w:szCs w:val="21"/>
                <w:highlight w:val="none"/>
                <w:u w:val="none"/>
                <w:lang w:val="en-US" w:eastAsia="zh-CN"/>
              </w:rPr>
              <w:t>。试验后漆膜外观评级≥9级，保护评级≥9级；</w:t>
            </w:r>
          </w:p>
          <w:p>
            <w:pPr>
              <w:keepNext w:val="0"/>
              <w:keepLines w:val="0"/>
              <w:widowControl/>
              <w:suppressLineNumbers w:val="0"/>
              <w:jc w:val="left"/>
              <w:textAlignment w:val="center"/>
              <w:rPr>
                <w:ins w:id="122" w:author="政府采购业务部" w:date="2024-10-14T22:23:47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（5）燃烧性能A级（A1）：不燃性试验：炉内温升△T：≤30℃；质量损失率△m(％):≤50；持续燃烧时间tf：0s；燃烧热值试验：匀质制品、整体制品总热值PCS：≤2.0MJ/kg；</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（6）交变盐雾：试验方法：5</w:t>
            </w:r>
            <w:commentRangeStart w:id="56"/>
            <w:r>
              <w:rPr>
                <w:rFonts w:hint="eastAsia" w:ascii="宋体" w:hAnsi="宋体" w:eastAsia="宋体" w:cs="宋体"/>
                <w:b/>
                <w:bCs/>
                <w:i w:val="0"/>
                <w:iCs w:val="0"/>
                <w:color w:val="FF0000"/>
                <w:kern w:val="0"/>
                <w:sz w:val="21"/>
                <w:szCs w:val="21"/>
                <w:highlight w:val="none"/>
                <w:u w:val="none"/>
                <w:lang w:val="en-US" w:eastAsia="zh-CN"/>
              </w:rPr>
              <w:t>(≥400</w:t>
            </w:r>
            <w:commentRangeEnd w:id="56"/>
            <w:r>
              <w:rPr>
                <w:b/>
                <w:bCs/>
                <w:color w:val="FF0000"/>
              </w:rPr>
              <w:commentReference w:id="56"/>
            </w:r>
            <w:r>
              <w:rPr>
                <w:rFonts w:hint="eastAsia" w:ascii="宋体" w:hAnsi="宋体" w:eastAsia="宋体" w:cs="宋体"/>
                <w:b/>
                <w:bCs/>
                <w:i w:val="0"/>
                <w:iCs w:val="0"/>
                <w:color w:val="FF0000"/>
                <w:kern w:val="0"/>
                <w:sz w:val="21"/>
                <w:szCs w:val="21"/>
                <w:highlight w:val="none"/>
                <w:u w:val="none"/>
                <w:lang w:val="en-US" w:eastAsia="zh-CN"/>
              </w:rPr>
              <w:t>h)盐雾条件后进行湿热条件，重复4次；然后进行标准大气条件。总循环次数4次。试验后样品应无锈蚀、鼓泡。</w:t>
            </w:r>
          </w:p>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提供2021年1月1日至本项目投标截止日以来“医用环保配餐柜”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311150</wp:posOffset>
                  </wp:positionH>
                  <wp:positionV relativeFrom="paragraph">
                    <wp:posOffset>596900</wp:posOffset>
                  </wp:positionV>
                  <wp:extent cx="482600" cy="635000"/>
                  <wp:effectExtent l="0" t="0" r="12700" b="12700"/>
                  <wp:wrapNone/>
                  <wp:docPr id="72" name="_x0000_s1515"/>
                  <wp:cNvGraphicFramePr/>
                  <a:graphic xmlns:a="http://schemas.openxmlformats.org/drawingml/2006/main">
                    <a:graphicData uri="http://schemas.openxmlformats.org/drawingml/2006/picture">
                      <pic:pic xmlns:pic="http://schemas.openxmlformats.org/drawingml/2006/picture">
                        <pic:nvPicPr>
                          <pic:cNvPr id="72" name="_x0000_s1515"/>
                          <pic:cNvPicPr/>
                        </pic:nvPicPr>
                        <pic:blipFill>
                          <a:blip r:embed="rId74"/>
                          <a:stretch>
                            <a:fillRect/>
                          </a:stretch>
                        </pic:blipFill>
                        <pic:spPr>
                          <a:xfrm>
                            <a:off x="0" y="0"/>
                            <a:ext cx="482600" cy="635000"/>
                          </a:xfrm>
                          <a:prstGeom prst="rect">
                            <a:avLst/>
                          </a:prstGeom>
                        </pic:spPr>
                      </pic:pic>
                    </a:graphicData>
                  </a:graphic>
                </wp:anchor>
              </w:drawing>
            </w:r>
            <w:r>
              <w:rPr>
                <w:rFonts w:hint="eastAsia" w:ascii="宋体" w:hAnsi="宋体" w:eastAsia="宋体" w:cs="宋体"/>
                <w:color w:val="000000"/>
                <w:kern w:val="0"/>
                <w:sz w:val="21"/>
                <w:szCs w:val="21"/>
                <w:lang w:bidi="ar"/>
              </w:rPr>
              <w:t>医用环保配餐台</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1.规格：（L*600D*850H）mm±10mm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主材：侧板、顶板、底板及门板采用≥1.0mm的双面电解钢板，表面镀锌工艺，经过冲压、折弯、焊接等工艺制成，其它部位采用≥0.8mm双面电解钢板，表面高温静电喷涂环氧树脂粉末（颜色根据采购方需求定制，可选木纹转印工艺），颜色根据科室需求定制木纹转印，踢脚线部分采用0.8mm厚304油磨拉丝不锈钢板制作；</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2.2台面采用材质为医用级复合亚克力人造石，材料厚度1.2cm；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3.结构：组合柜结构含下柜、台面组成；</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4.配置：设计水槽柜、抽屉柜下柜内都有可调节层板；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五金配件：拉手使用一体折弯拉手、锁具采用叶片转舌锁并配置缓冲三节静音阻尼导轨、缓冲阻尼铰链；配置不锈钢水槽，壁厚不低于0.8mm，配置不锈钢水龙头，上水及下水配件（根据现场出水点位及科室需求配置）。</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6.工艺：所有工件经数控激光切割、模具冲压、数控折弯、焊接、机器打磨而成，再经表洗、彩磷、清洗、烘干、静电喷涂、高温固化、安装而成；功能颜色根据临床科室定制。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87936" behindDoc="0" locked="0" layoutInCell="1" allowOverlap="1">
                  <wp:simplePos x="0" y="0"/>
                  <wp:positionH relativeFrom="column">
                    <wp:posOffset>264160</wp:posOffset>
                  </wp:positionH>
                  <wp:positionV relativeFrom="paragraph">
                    <wp:posOffset>572135</wp:posOffset>
                  </wp:positionV>
                  <wp:extent cx="723900" cy="857250"/>
                  <wp:effectExtent l="0" t="0" r="0" b="0"/>
                  <wp:wrapNone/>
                  <wp:docPr id="88" name="图片_65"/>
                  <wp:cNvGraphicFramePr/>
                  <a:graphic xmlns:a="http://schemas.openxmlformats.org/drawingml/2006/main">
                    <a:graphicData uri="http://schemas.openxmlformats.org/drawingml/2006/picture">
                      <pic:pic xmlns:pic="http://schemas.openxmlformats.org/drawingml/2006/picture">
                        <pic:nvPicPr>
                          <pic:cNvPr id="88" name="图片_65"/>
                          <pic:cNvPicPr/>
                        </pic:nvPicPr>
                        <pic:blipFill>
                          <a:blip r:embed="rId75"/>
                          <a:stretch>
                            <a:fillRect/>
                          </a:stretch>
                        </pic:blipFill>
                        <pic:spPr>
                          <a:xfrm>
                            <a:off x="0" y="0"/>
                            <a:ext cx="723900" cy="857250"/>
                          </a:xfrm>
                          <a:prstGeom prst="rect">
                            <a:avLst/>
                          </a:prstGeom>
                          <a:noFill/>
                          <a:ln>
                            <a:noFill/>
                          </a:ln>
                        </pic:spPr>
                      </pic:pic>
                    </a:graphicData>
                  </a:graphic>
                </wp:anchor>
              </w:drawing>
            </w:r>
            <w:r>
              <w:rPr>
                <w:rFonts w:hint="eastAsia" w:ascii="宋体" w:hAnsi="宋体" w:eastAsia="宋体" w:cs="宋体"/>
                <w:color w:val="000000"/>
                <w:kern w:val="0"/>
                <w:sz w:val="21"/>
                <w:szCs w:val="21"/>
                <w:lang w:bidi="ar"/>
              </w:rPr>
              <w:t>定制医用环保配餐台</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1.规格：（1480W*600D*850H）mm±10mm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侧板、顶板、底板及门板采用≥1.0mm的双面电解钢板，表面镀锌工艺，经过冲压、折弯、焊接等工艺制成，其它部位采用≥0.8mm双面电解钢板，表面高温静电喷涂环氧树脂粉末（颜色根据采购方需求定制，可选木纹转印工艺），颜色根据科室需求定制木纹转印，踢脚线部分采用0.8mm厚304油磨拉丝不锈钢板制作；</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2.2台面采用材质为医用级复合亚克力人造石，材料厚度1.2cm；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3.结构：组合治疗柜结构含下柜、台面组成；</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4.配置：设计水槽柜（配脚踏式水龙头）、抽屉柜下柜内都有可调节层板；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5.五金配件：拉手使用一体折弯拉手、锁具采用叶片转舌锁并配置缓冲三节静音阻尼导轨、缓冲阻尼铰链；配置不锈钢水槽，壁厚不低于1.0mm，配置不锈钢水龙头，上水及下水配件（根据现场出水点位配置）。</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6.工艺：所有工件经数控激光切割、模具冲压、数控折弯、焊接、机器打磨而成，再经静电喷涂、高温固化、安装而成；功能颜色根据临床科室定制。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医用环保储物柜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1.规格：（L*500D*2000H）mm±10mm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71552" behindDoc="1" locked="0" layoutInCell="1" allowOverlap="1">
                  <wp:simplePos x="0" y="0"/>
                  <wp:positionH relativeFrom="column">
                    <wp:posOffset>-1054735</wp:posOffset>
                  </wp:positionH>
                  <wp:positionV relativeFrom="paragraph">
                    <wp:posOffset>191135</wp:posOffset>
                  </wp:positionV>
                  <wp:extent cx="723900" cy="723900"/>
                  <wp:effectExtent l="0" t="0" r="0" b="0"/>
                  <wp:wrapNone/>
                  <wp:docPr id="73" name="图片_66"/>
                  <wp:cNvGraphicFramePr/>
                  <a:graphic xmlns:a="http://schemas.openxmlformats.org/drawingml/2006/main">
                    <a:graphicData uri="http://schemas.openxmlformats.org/drawingml/2006/picture">
                      <pic:pic xmlns:pic="http://schemas.openxmlformats.org/drawingml/2006/picture">
                        <pic:nvPicPr>
                          <pic:cNvPr id="73" name="图片_66"/>
                          <pic:cNvPicPr/>
                        </pic:nvPicPr>
                        <pic:blipFill>
                          <a:blip r:embed="rId76"/>
                          <a:stretch>
                            <a:fillRect/>
                          </a:stretch>
                        </pic:blipFill>
                        <pic:spPr>
                          <a:xfrm>
                            <a:off x="0" y="0"/>
                            <a:ext cx="723900" cy="7239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2.材质：侧板、顶板、底板及门板采用≥1.0mm的双面电解钢板，表面镀锌工艺，经过冲压、折弯、焊接等工艺制成，其它部位采用≥0.8mm双面电解钢板，，表面采用环保室内型环氧树脂静电抗菌粉末喷涂；</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3.五金配置：一体折弯拉手、叶片转舌锁、走珠导轨；</w:t>
            </w:r>
          </w:p>
        </w:tc>
      </w:tr>
      <w:tr>
        <w:tblPrEx>
          <w:tblCellMar>
            <w:top w:w="0" w:type="dxa"/>
            <w:left w:w="108" w:type="dxa"/>
            <w:bottom w:w="0" w:type="dxa"/>
            <w:right w:w="108" w:type="dxa"/>
          </w:tblCellMar>
        </w:tblPrEx>
        <w:trPr>
          <w:cantSplit/>
          <w:trHeight w:val="763"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4.工艺：整体采用电阻焊接工艺，门采用双层加工工艺，柜体边框宽度≤1.5cm，颜色为木纹转印；</w:t>
            </w:r>
          </w:p>
        </w:tc>
      </w:tr>
      <w:tr>
        <w:tblPrEx>
          <w:tblCellMar>
            <w:top w:w="0" w:type="dxa"/>
            <w:left w:w="108" w:type="dxa"/>
            <w:bottom w:w="0" w:type="dxa"/>
            <w:right w:w="108" w:type="dxa"/>
          </w:tblCellMar>
        </w:tblPrEx>
        <w:trPr>
          <w:cantSplit/>
          <w:trHeight w:val="294"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ins w:id="123" w:author="政府采购业务部" w:date="2024-10-14T22:24:10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▲医用环保储物柜检测依据：GB/T 3325-2017《金属家具通用技术条件》、GB/T 5464-2010《建筑材料不燃性试验方法》</w:t>
            </w:r>
          </w:p>
          <w:p>
            <w:pPr>
              <w:keepNext w:val="0"/>
              <w:keepLines w:val="0"/>
              <w:widowControl/>
              <w:suppressLineNumbers w:val="0"/>
              <w:jc w:val="left"/>
              <w:textAlignment w:val="center"/>
              <w:rPr>
                <w:ins w:id="124" w:author="政府采购业务部" w:date="2024-10-14T22:24:11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（1）形状与位置公差：邻边垂直度-对角线长度、邻边垂直度-对边长度、平整度、位差度、分缝、着地平稳性：合格；</w:t>
            </w:r>
          </w:p>
          <w:p>
            <w:pPr>
              <w:keepNext w:val="0"/>
              <w:keepLines w:val="0"/>
              <w:widowControl/>
              <w:suppressLineNumbers w:val="0"/>
              <w:jc w:val="left"/>
              <w:textAlignment w:val="center"/>
              <w:rPr>
                <w:ins w:id="125" w:author="政府采购业务部" w:date="2024-10-14T22:24:15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（2）外观性能要求：金属件：焊接件、冲压件、喷涂层：合格；塑料件：合格；配件：家具锁锁定到位，开启应灵活</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26" w:author="政府采购业务部" w:date="2024-10-14T22:24:17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（3）金属喷漆（塑）涂层：硬度:≥H；冲击强度:冲击高度 400mm，应无剥落、裂纹、皱纹;耐腐蚀性:100h内，观察在溶剂中样板上划道两侧 3mm 以外，应无鼓泡产生；100h后，检查划道两侧 3mm 以外，应无锈迹、剥落、起皱、变色和失光等现象；附着力:应不低于 2 级</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27" w:author="政府采购业务部" w:date="2024-10-14T22:24:19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（4）金属件耐腐蚀：金属件表面漆膜乙酸盐雾≥</w:t>
            </w:r>
            <w:commentRangeStart w:id="57"/>
            <w:r>
              <w:rPr>
                <w:rFonts w:hint="eastAsia" w:ascii="宋体" w:hAnsi="宋体" w:eastAsia="宋体" w:cs="宋体"/>
                <w:b/>
                <w:bCs/>
                <w:i w:val="0"/>
                <w:iCs w:val="0"/>
                <w:color w:val="FF0000"/>
                <w:kern w:val="0"/>
                <w:sz w:val="21"/>
                <w:szCs w:val="21"/>
                <w:highlight w:val="none"/>
                <w:u w:val="none"/>
                <w:lang w:val="en-US" w:eastAsia="zh-CN"/>
              </w:rPr>
              <w:t>450</w:t>
            </w:r>
            <w:commentRangeEnd w:id="57"/>
            <w:r>
              <w:rPr>
                <w:b/>
                <w:bCs/>
                <w:color w:val="FF0000"/>
              </w:rPr>
              <w:commentReference w:id="57"/>
            </w:r>
            <w:r>
              <w:rPr>
                <w:rFonts w:hint="eastAsia" w:ascii="宋体" w:hAnsi="宋体" w:eastAsia="宋体" w:cs="宋体"/>
                <w:b/>
                <w:bCs/>
                <w:i w:val="0"/>
                <w:iCs w:val="0"/>
                <w:color w:val="FF0000"/>
                <w:kern w:val="0"/>
                <w:sz w:val="21"/>
                <w:szCs w:val="21"/>
                <w:highlight w:val="none"/>
                <w:u w:val="none"/>
                <w:lang w:val="en-US" w:eastAsia="zh-CN"/>
              </w:rPr>
              <w:t>h，试验后漆膜外观评级≥9级，保护评级≥9级</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28" w:author="政府采购业务部" w:date="2024-10-14T22:24:20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（5）燃烧性能 A 级（A1）：不燃性试验：炉内温升△T：≤30℃；质量损失率△m(％):≤50；持续燃烧时间tf：0s；燃烧热值试验：匀质制品、整体制品总热值 PCS：≤2.0MJ/kg</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29" w:author="政府采购业务部" w:date="2024-10-14T22:24:22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（6）交变盐雾：试验方法:5</w:t>
            </w:r>
            <w:commentRangeStart w:id="58"/>
            <w:r>
              <w:rPr>
                <w:rFonts w:hint="eastAsia" w:ascii="宋体" w:hAnsi="宋体" w:eastAsia="宋体" w:cs="宋体"/>
                <w:b/>
                <w:bCs/>
                <w:i w:val="0"/>
                <w:iCs w:val="0"/>
                <w:color w:val="FF0000"/>
                <w:kern w:val="0"/>
                <w:sz w:val="21"/>
                <w:szCs w:val="21"/>
                <w:highlight w:val="none"/>
                <w:u w:val="none"/>
                <w:lang w:val="en-US" w:eastAsia="zh-CN"/>
              </w:rPr>
              <w:t>(≥400h</w:t>
            </w:r>
            <w:commentRangeEnd w:id="58"/>
            <w:r>
              <w:rPr>
                <w:b/>
                <w:bCs/>
                <w:color w:val="FF0000"/>
              </w:rPr>
              <w:commentReference w:id="58"/>
            </w:r>
            <w:r>
              <w:rPr>
                <w:rFonts w:hint="eastAsia" w:ascii="宋体" w:hAnsi="宋体" w:eastAsia="宋体" w:cs="宋体"/>
                <w:b/>
                <w:bCs/>
                <w:i w:val="0"/>
                <w:iCs w:val="0"/>
                <w:color w:val="FF0000"/>
                <w:kern w:val="0"/>
                <w:sz w:val="21"/>
                <w:szCs w:val="21"/>
                <w:highlight w:val="none"/>
                <w:u w:val="none"/>
                <w:lang w:val="en-US" w:eastAsia="zh-CN"/>
              </w:rPr>
              <w:t>)盐雾条件后进行湿热条件，重复4次;然后进行标准大气条件。总循环次数4次。试验后样品应无锈蚀、鼓泡</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（7）耐人工气候老化性：</w:t>
            </w:r>
            <w:commentRangeStart w:id="59"/>
            <w:r>
              <w:rPr>
                <w:rFonts w:hint="eastAsia" w:ascii="宋体" w:hAnsi="宋体" w:eastAsia="宋体" w:cs="宋体"/>
                <w:b/>
                <w:bCs/>
                <w:i w:val="0"/>
                <w:iCs w:val="0"/>
                <w:color w:val="FF0000"/>
                <w:kern w:val="0"/>
                <w:sz w:val="21"/>
                <w:szCs w:val="21"/>
                <w:highlight w:val="none"/>
                <w:u w:val="none"/>
                <w:lang w:val="en-US" w:eastAsia="zh-CN"/>
              </w:rPr>
              <w:t>500h</w:t>
            </w:r>
            <w:commentRangeEnd w:id="59"/>
            <w:r>
              <w:rPr>
                <w:b/>
                <w:bCs/>
                <w:color w:val="FF0000"/>
              </w:rPr>
              <w:commentReference w:id="59"/>
            </w:r>
            <w:r>
              <w:rPr>
                <w:rFonts w:hint="eastAsia" w:ascii="宋体" w:hAnsi="宋体" w:eastAsia="宋体" w:cs="宋体"/>
                <w:b/>
                <w:bCs/>
                <w:i w:val="0"/>
                <w:iCs w:val="0"/>
                <w:color w:val="FF0000"/>
                <w:kern w:val="0"/>
                <w:sz w:val="21"/>
                <w:szCs w:val="21"/>
                <w:highlight w:val="none"/>
                <w:u w:val="none"/>
                <w:lang w:val="en-US" w:eastAsia="zh-CN"/>
              </w:rPr>
              <w:t>，变色等级、粉化等级、开裂等级、气（或起）泡等级：符合要求，合格</w:t>
            </w:r>
            <w:del w:id="130" w:author="政府采购业务部" w:date="2024-10-14T22:24:27Z">
              <w:r>
                <w:rPr>
                  <w:rFonts w:hint="eastAsia" w:ascii="宋体" w:hAnsi="宋体" w:eastAsia="宋体" w:cs="宋体"/>
                  <w:b/>
                  <w:bCs/>
                  <w:i w:val="0"/>
                  <w:iCs w:val="0"/>
                  <w:color w:val="FF0000"/>
                  <w:kern w:val="0"/>
                  <w:sz w:val="21"/>
                  <w:szCs w:val="21"/>
                  <w:highlight w:val="none"/>
                  <w:u w:val="none"/>
                  <w:lang w:val="en-US" w:eastAsia="zh-CN"/>
                </w:rPr>
                <w:delText>；</w:delText>
              </w:r>
            </w:del>
            <w:ins w:id="131" w:author="政府采购业务部" w:date="2024-10-14T22:24:27Z">
              <w:r>
                <w:rPr>
                  <w:rFonts w:hint="eastAsia" w:ascii="宋体" w:hAnsi="宋体" w:cs="宋体"/>
                  <w:b/>
                  <w:bCs/>
                  <w:i w:val="0"/>
                  <w:iCs w:val="0"/>
                  <w:color w:val="FF0000"/>
                  <w:kern w:val="0"/>
                  <w:sz w:val="21"/>
                  <w:szCs w:val="21"/>
                  <w:highlight w:val="none"/>
                  <w:u w:val="none"/>
                  <w:lang w:val="en-US" w:eastAsia="zh-CN"/>
                </w:rPr>
                <w:t>。</w:t>
              </w:r>
            </w:ins>
          </w:p>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提供2021年1月1日至本项目投标截止日以来“医用环保储物柜”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114935</wp:posOffset>
                  </wp:positionH>
                  <wp:positionV relativeFrom="paragraph">
                    <wp:posOffset>1541780</wp:posOffset>
                  </wp:positionV>
                  <wp:extent cx="723900" cy="654050"/>
                  <wp:effectExtent l="0" t="0" r="0" b="12700"/>
                  <wp:wrapNone/>
                  <wp:docPr id="75" name="_x0000_s1518"/>
                  <wp:cNvGraphicFramePr/>
                  <a:graphic xmlns:a="http://schemas.openxmlformats.org/drawingml/2006/main">
                    <a:graphicData uri="http://schemas.openxmlformats.org/drawingml/2006/picture">
                      <pic:pic xmlns:pic="http://schemas.openxmlformats.org/drawingml/2006/picture">
                        <pic:nvPicPr>
                          <pic:cNvPr id="75" name="_x0000_s1518"/>
                          <pic:cNvPicPr/>
                        </pic:nvPicPr>
                        <pic:blipFill>
                          <a:blip r:embed="rId77"/>
                          <a:stretch>
                            <a:fillRect/>
                          </a:stretch>
                        </pic:blipFill>
                        <pic:spPr>
                          <a:xfrm>
                            <a:off x="0" y="0"/>
                            <a:ext cx="723900" cy="654050"/>
                          </a:xfrm>
                          <a:prstGeom prst="rect">
                            <a:avLst/>
                          </a:prstGeom>
                        </pic:spPr>
                      </pic:pic>
                    </a:graphicData>
                  </a:graphic>
                </wp:anchor>
              </w:drawing>
            </w:r>
            <w:r>
              <w:rPr>
                <w:rFonts w:hint="eastAsia" w:ascii="宋体" w:hAnsi="宋体" w:eastAsia="宋体" w:cs="宋体"/>
                <w:color w:val="000000"/>
                <w:kern w:val="0"/>
                <w:sz w:val="21"/>
                <w:szCs w:val="21"/>
                <w:lang w:bidi="ar"/>
              </w:rPr>
              <w:t>医用处置柜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1.规格：（1650W*650D*2000H）mm±10mm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2.1侧板、顶板、底板及门板采用≥1.0mm的双面电解钢板，表面镀锌工艺，经过冲压、折弯、焊接等工艺制成，其它部位采用≥0.8mm双面电</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解钢板，，表面高温静电喷涂环氧树脂粉末，颜色根据科室需求定制木纹转印，踢脚线部分采用0.8mm厚304油磨拉丝不锈钢板制作；</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2.2台面采用材质为医用级复合亚克力人造石，材料厚度1.2cm；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组合医用处置柜结构含下柜、台面、背板架、上柜组成，上柜回字纹玻璃门（钢框透明玻璃掩门（需为钢化玻璃）。门采用双层加工工艺），下柜设计脚踏垃圾柜(配脚踏装置及不同颜色的ABS一体成型垃圾盖，通过拉杆与脚踏装置连接)，脚踏垃圾柜采用轻巧带缓冲功能的ABS一体成型（35mm*410mm*30mm）±10mm的垃圾盖，抽拉式PP材质垃圾桶。</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4.工艺：整体采用电阻焊接工艺，门采用双层加工工艺。</w:t>
            </w:r>
          </w:p>
        </w:tc>
      </w:tr>
      <w:tr>
        <w:tblPrEx>
          <w:tblCellMar>
            <w:top w:w="0" w:type="dxa"/>
            <w:left w:w="108" w:type="dxa"/>
            <w:bottom w:w="0" w:type="dxa"/>
            <w:right w:w="108" w:type="dxa"/>
          </w:tblCellMar>
        </w:tblPrEx>
        <w:trPr>
          <w:cantSplit/>
          <w:trHeight w:val="15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配置：抽屉及门板配嵌入式标签卡槽，上下柜内都有可调节层板，水槽处设有机玻璃挡水装置，处置垃圾柜可根据院感要求配备不同颜色抗菌ABS垃圾盖，配置脚踏带缓降功能的垃圾收纳装置，配ABS抗菌桶或电解钢板静电喷涂定制垃圾桶；颜色木纹转印；垃圾收纳系统根据需要可以选配感应垃圾收纳、互通式垃圾收纳装置、推板垃圾收纳、掀盖垃圾收纳。</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82550</wp:posOffset>
                  </wp:positionH>
                  <wp:positionV relativeFrom="paragraph">
                    <wp:posOffset>1600200</wp:posOffset>
                  </wp:positionV>
                  <wp:extent cx="875665" cy="691515"/>
                  <wp:effectExtent l="0" t="0" r="635" b="13335"/>
                  <wp:wrapNone/>
                  <wp:docPr id="76" name="_x0000_s1519"/>
                  <wp:cNvGraphicFramePr/>
                  <a:graphic xmlns:a="http://schemas.openxmlformats.org/drawingml/2006/main">
                    <a:graphicData uri="http://schemas.openxmlformats.org/drawingml/2006/picture">
                      <pic:pic xmlns:pic="http://schemas.openxmlformats.org/drawingml/2006/picture">
                        <pic:nvPicPr>
                          <pic:cNvPr id="76" name="_x0000_s1519"/>
                          <pic:cNvPicPr/>
                        </pic:nvPicPr>
                        <pic:blipFill>
                          <a:blip r:embed="rId78"/>
                          <a:stretch>
                            <a:fillRect/>
                          </a:stretch>
                        </pic:blipFill>
                        <pic:spPr>
                          <a:xfrm>
                            <a:off x="0" y="0"/>
                            <a:ext cx="875664" cy="691515"/>
                          </a:xfrm>
                          <a:prstGeom prst="rect">
                            <a:avLst/>
                          </a:prstGeom>
                        </pic:spPr>
                      </pic:pic>
                    </a:graphicData>
                  </a:graphic>
                </wp:anchor>
              </w:drawing>
            </w:r>
            <w:r>
              <w:rPr>
                <w:rFonts w:hint="eastAsia" w:ascii="宋体" w:hAnsi="宋体" w:eastAsia="宋体" w:cs="宋体"/>
                <w:color w:val="000000"/>
                <w:kern w:val="0"/>
                <w:sz w:val="21"/>
                <w:szCs w:val="21"/>
                <w:lang w:bidi="ar"/>
              </w:rPr>
              <w:t>医用环保处置柜2</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1.规格：（2750W*600D*2000H）mm±10mm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2.1钢材：采用SECC双面电解钢板。侧板、顶板、底板及门板采用≥1.0mm的双面电解钢板，表面镀锌工艺，经过冲压、折弯、焊接等工艺制成，其它部位采用≥0.8mm双面电解钢板，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2.2金属表面处理：表面脱脂、水洗、酸洗、水洗中和等过程后，经环氧树脂有色粉末静电喷涂，在高温烘箱内固定成光滑表面。</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2.3锁：抽屉采用叶片转舌锁，柜门采用连接杆式锁。</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2.4玻璃：减反射抗菌钢化玻璃，抗菌率≥95%。</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3.整体工艺：</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3.1电解钢板整板剪裁采用数控剪板机进行裁剪，成品分解后的各部分通过激光焊接技术，激光切割及数控折边成型。表面光滑光洁，光泽保持性强，清晰亮净，抗酸耐碱，耐脏易清洁，在接触人体或收藏物品的部位无毛刺、刃口、棱角。</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3.2采用双层门板设计；门框加减震垫，关门静音。柜门内置磁吸功能；柜门采用门轴连接方式，门轴连接件直径为≥4.0mm（或缓冲铰链结构）。</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3.3活动层板四边折弯，可自由调节高度，层板挂钩厚度 ≥2.0mm 不锈钢制作，可自由拆卸，逐级调整高度；底部配有加强筋。</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3.4采用隐藏式卷边拉手，折弯一体成型。</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配置：配掩门，下柜内置两个脚踏式垃圾桶，台面为人造石台面，人造大理石台面采用医用级复合亚克力人造石，厚度≥12mm，台面边缘加厚。柜门上配标签卡槽，门板玻璃厚度≥5mm。柜体底部采用厚度≥1.0mm的304不锈钢踢脚线，≥150mm高。垃圾投递盖的颜色可选。根据现场水路点位及科室需求配置：亚克力挡水围挡、不锈钢水槽、水龙头、进出水配件。</w:t>
            </w:r>
          </w:p>
        </w:tc>
      </w:tr>
      <w:tr>
        <w:tblPrEx>
          <w:tblCellMar>
            <w:top w:w="0" w:type="dxa"/>
            <w:left w:w="108" w:type="dxa"/>
            <w:bottom w:w="0" w:type="dxa"/>
            <w:right w:w="108" w:type="dxa"/>
          </w:tblCellMar>
        </w:tblPrEx>
        <w:trPr>
          <w:cantSplit/>
          <w:trHeight w:val="746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ins w:id="132" w:author="政府采购业务部" w:date="2024-10-14T22:24:35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▲医用处置柜检测依据：GB/T 3325-2017《金属家具通用技术条件》、GB/T 5464-2010《建筑材料不燃性试验方法》</w:t>
            </w:r>
          </w:p>
          <w:p>
            <w:pPr>
              <w:keepNext w:val="0"/>
              <w:keepLines w:val="0"/>
              <w:widowControl/>
              <w:suppressLineNumbers w:val="0"/>
              <w:jc w:val="left"/>
              <w:textAlignment w:val="center"/>
              <w:rPr>
                <w:ins w:id="133" w:author="政府采购业务部" w:date="2024-10-14T22:24:37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（1）形状与位置公差：邻边垂直度-对角线长度、邻边垂直度-对边长度、平整度、位差度、分缝、着地平稳性：合格；</w:t>
            </w:r>
          </w:p>
          <w:p>
            <w:pPr>
              <w:keepNext w:val="0"/>
              <w:keepLines w:val="0"/>
              <w:widowControl/>
              <w:suppressLineNumbers w:val="0"/>
              <w:jc w:val="left"/>
              <w:textAlignment w:val="center"/>
              <w:rPr>
                <w:ins w:id="134" w:author="政府采购业务部" w:date="2024-10-14T22:24:40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（2）外观性能要求：金属件：焊接件、冲压件、喷涂层：合格；塑料件：合格；</w:t>
            </w:r>
          </w:p>
          <w:p>
            <w:pPr>
              <w:keepNext w:val="0"/>
              <w:keepLines w:val="0"/>
              <w:widowControl/>
              <w:suppressLineNumbers w:val="0"/>
              <w:jc w:val="left"/>
              <w:textAlignment w:val="center"/>
              <w:rPr>
                <w:ins w:id="135" w:author="政府采购业务部" w:date="2024-10-14T22:24:43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（3）金属喷漆（塑）涂层：硬度：≥H；冲击强度：冲击高度 400mm，应无剥落、裂纹、皱纹；耐腐蚀性：100h内，观察在溶剂中样板上划道两侧 3mm 以外，应无鼓泡产生；100h后，检查划道两侧 3mm 以外，应无锈迹、剥落、起皱、变色和失光等现象；附着力：应不低于 2 级</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36" w:author="政府采购业务部" w:date="2024-10-14T22:24:45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（4）金属件耐腐蚀：金属件表面漆膜乙酸盐雾≥</w:t>
            </w:r>
            <w:commentRangeStart w:id="60"/>
            <w:r>
              <w:rPr>
                <w:rFonts w:hint="eastAsia" w:ascii="宋体" w:hAnsi="宋体" w:eastAsia="宋体" w:cs="宋体"/>
                <w:b/>
                <w:bCs/>
                <w:i w:val="0"/>
                <w:iCs w:val="0"/>
                <w:color w:val="FF0000"/>
                <w:kern w:val="0"/>
                <w:sz w:val="21"/>
                <w:szCs w:val="21"/>
                <w:highlight w:val="none"/>
                <w:u w:val="none"/>
                <w:lang w:val="en-US" w:eastAsia="zh-CN"/>
              </w:rPr>
              <w:t>450h</w:t>
            </w:r>
            <w:commentRangeEnd w:id="60"/>
            <w:r>
              <w:rPr>
                <w:b/>
                <w:bCs/>
                <w:color w:val="FF0000"/>
              </w:rPr>
              <w:commentReference w:id="60"/>
            </w:r>
            <w:r>
              <w:rPr>
                <w:rFonts w:hint="eastAsia" w:ascii="宋体" w:hAnsi="宋体" w:eastAsia="宋体" w:cs="宋体"/>
                <w:b/>
                <w:bCs/>
                <w:i w:val="0"/>
                <w:iCs w:val="0"/>
                <w:color w:val="FF0000"/>
                <w:kern w:val="0"/>
                <w:sz w:val="21"/>
                <w:szCs w:val="21"/>
                <w:highlight w:val="none"/>
                <w:u w:val="none"/>
                <w:lang w:val="en-US" w:eastAsia="zh-CN"/>
              </w:rPr>
              <w:t>，试验后漆膜外观评级≥9级，保护评级≥9级</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37" w:author="政府采购业务部" w:date="2024-10-14T22:24:47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（5）燃烧性能 A 级（A1）：不燃性试验：炉内温升△T：≤30℃； 质量损失率△m(％)：≤50；持续燃烧时间tf：0s；燃烧热值试验：匀质制品、整体制品总热值 PCS：≤2.0MJ/kg</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38" w:author="政府采购业务部" w:date="2024-10-14T22:24:49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（6）交变盐雾：试验方法：5(≥</w:t>
            </w:r>
            <w:commentRangeStart w:id="61"/>
            <w:r>
              <w:rPr>
                <w:rFonts w:hint="eastAsia" w:ascii="宋体" w:hAnsi="宋体" w:eastAsia="宋体" w:cs="宋体"/>
                <w:b/>
                <w:bCs/>
                <w:i w:val="0"/>
                <w:iCs w:val="0"/>
                <w:color w:val="FF0000"/>
                <w:kern w:val="0"/>
                <w:sz w:val="21"/>
                <w:szCs w:val="21"/>
                <w:highlight w:val="none"/>
                <w:u w:val="none"/>
                <w:lang w:val="en-US" w:eastAsia="zh-CN"/>
              </w:rPr>
              <w:t>400h</w:t>
            </w:r>
            <w:commentRangeEnd w:id="61"/>
            <w:r>
              <w:rPr>
                <w:b/>
                <w:bCs/>
                <w:color w:val="FF0000"/>
              </w:rPr>
              <w:commentReference w:id="61"/>
            </w:r>
            <w:r>
              <w:rPr>
                <w:rFonts w:hint="eastAsia" w:ascii="宋体" w:hAnsi="宋体" w:eastAsia="宋体" w:cs="宋体"/>
                <w:b/>
                <w:bCs/>
                <w:i w:val="0"/>
                <w:iCs w:val="0"/>
                <w:color w:val="FF0000"/>
                <w:kern w:val="0"/>
                <w:sz w:val="21"/>
                <w:szCs w:val="21"/>
                <w:highlight w:val="none"/>
                <w:u w:val="none"/>
                <w:lang w:val="en-US" w:eastAsia="zh-CN"/>
              </w:rPr>
              <w:t>)盐雾条件后进行湿热条件，重复4次；然后进行标准大气条件。总循环次数4次。试验后样品应无锈蚀、鼓泡</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39" w:author="政府采购业务部" w:date="2024-10-14T22:24:52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（7）力学性能：柜类强度和耐久性：结构和底架强度、跌落、拉门垂直加载、拉门水平加载、拉门猛关、拉门耐久性(16 万次)：合格</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40" w:author="政府采购业务部" w:date="2024-10-14T22:24:53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（8）产品有害物质：甲醛释放量、苯、甲苯、二甲苯、总挥发性有机化合物(TV0C)：合格；</w:t>
            </w:r>
          </w:p>
          <w:p>
            <w:pPr>
              <w:keepNext w:val="0"/>
              <w:keepLines w:val="0"/>
              <w:widowControl/>
              <w:suppressLineNumbers w:val="0"/>
              <w:jc w:val="left"/>
              <w:textAlignment w:val="center"/>
              <w:rPr>
                <w:ins w:id="141" w:author="政府采购业务部" w:date="2024-10-14T22:29:37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（9）耐人工气候</w:t>
            </w:r>
            <w:commentRangeStart w:id="62"/>
            <w:r>
              <w:rPr>
                <w:rFonts w:hint="eastAsia" w:ascii="宋体" w:hAnsi="宋体" w:eastAsia="宋体" w:cs="宋体"/>
                <w:b/>
                <w:bCs/>
                <w:i w:val="0"/>
                <w:iCs w:val="0"/>
                <w:color w:val="FF0000"/>
                <w:kern w:val="0"/>
                <w:sz w:val="21"/>
                <w:szCs w:val="21"/>
                <w:highlight w:val="none"/>
                <w:u w:val="none"/>
                <w:lang w:val="en-US" w:eastAsia="zh-CN"/>
              </w:rPr>
              <w:t>老化性：500h</w:t>
            </w:r>
            <w:commentRangeEnd w:id="62"/>
            <w:r>
              <w:rPr>
                <w:b/>
                <w:bCs/>
                <w:color w:val="FF0000"/>
              </w:rPr>
              <w:commentReference w:id="62"/>
            </w:r>
            <w:r>
              <w:rPr>
                <w:rFonts w:hint="eastAsia" w:ascii="宋体" w:hAnsi="宋体" w:eastAsia="宋体" w:cs="宋体"/>
                <w:b/>
                <w:bCs/>
                <w:i w:val="0"/>
                <w:iCs w:val="0"/>
                <w:color w:val="FF0000"/>
                <w:kern w:val="0"/>
                <w:sz w:val="21"/>
                <w:szCs w:val="21"/>
                <w:highlight w:val="none"/>
                <w:u w:val="none"/>
                <w:lang w:val="en-US" w:eastAsia="zh-CN"/>
              </w:rPr>
              <w:t>，变色等级、粉化等级、开裂等级、气（或起）泡等级：符合要求，合格；</w:t>
            </w:r>
          </w:p>
          <w:p>
            <w:pPr>
              <w:keepNext w:val="0"/>
              <w:keepLines w:val="0"/>
              <w:widowControl/>
              <w:suppressLineNumbers w:val="0"/>
              <w:jc w:val="left"/>
              <w:textAlignment w:val="center"/>
              <w:rPr>
                <w:rFonts w:hint="default"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（10）ABS垃圾桶、缓冲垃圾盖防霉性能：黑曲霉、球毛壳霉、宛氏拟青霉、绳状青霉、长枝木霉、赭绿青霉、杂色曲霉、帚状曲霉等防霉为等级0级，不生长</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del w:id="142" w:author="政府采购业务部" w:date="2024-10-14T22:39:59Z"/>
                <w:rFonts w:hint="eastAsia" w:ascii="宋体" w:hAnsi="宋体" w:eastAsia="宋体" w:cs="宋体"/>
                <w:i w:val="0"/>
                <w:iCs w:val="0"/>
                <w:color w:val="000000"/>
                <w:kern w:val="0"/>
                <w:sz w:val="21"/>
                <w:szCs w:val="21"/>
                <w:highlight w:val="none"/>
                <w:u w:val="none"/>
                <w:lang w:val="en-US" w:eastAsia="zh-CN"/>
              </w:rPr>
            </w:pPr>
          </w:p>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提供2021年1月1日至本项目投标截止日以来“</w:t>
            </w:r>
            <w:commentRangeStart w:id="63"/>
            <w:r>
              <w:rPr>
                <w:rFonts w:hint="eastAsia" w:ascii="宋体" w:hAnsi="宋体" w:eastAsia="宋体" w:cs="宋体"/>
                <w:b/>
                <w:bCs/>
                <w:i w:val="0"/>
                <w:iCs w:val="0"/>
                <w:color w:val="FF0000"/>
                <w:kern w:val="0"/>
                <w:sz w:val="21"/>
                <w:szCs w:val="21"/>
                <w:highlight w:val="none"/>
                <w:u w:val="none"/>
                <w:lang w:val="en-US" w:eastAsia="zh-CN"/>
              </w:rPr>
              <w:t>医用处置柜、ABS垃圾桶、缓冲垃圾盖</w:t>
            </w:r>
            <w:commentRangeEnd w:id="63"/>
            <w:r>
              <w:commentReference w:id="63"/>
            </w:r>
            <w:r>
              <w:rPr>
                <w:rFonts w:hint="eastAsia" w:ascii="宋体" w:hAnsi="宋体" w:eastAsia="宋体" w:cs="宋体"/>
                <w:b/>
                <w:bCs/>
                <w:i w:val="0"/>
                <w:iCs w:val="0"/>
                <w:color w:val="FF0000"/>
                <w:kern w:val="0"/>
                <w:sz w:val="21"/>
                <w:szCs w:val="21"/>
                <w:highlight w:val="none"/>
                <w:u w:val="none"/>
                <w:lang w:val="en-US" w:eastAsia="zh-CN"/>
              </w:rPr>
              <w:t>”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医用环保处置柜３</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1.规格：（3000W*650D*2000H）mm±10mm</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72576" behindDoc="1" locked="0" layoutInCell="1" allowOverlap="1">
                  <wp:simplePos x="0" y="0"/>
                  <wp:positionH relativeFrom="column">
                    <wp:posOffset>-1053465</wp:posOffset>
                  </wp:positionH>
                  <wp:positionV relativeFrom="paragraph">
                    <wp:posOffset>386715</wp:posOffset>
                  </wp:positionV>
                  <wp:extent cx="723900" cy="482600"/>
                  <wp:effectExtent l="0" t="0" r="0" b="12700"/>
                  <wp:wrapNone/>
                  <wp:docPr id="150" name="图片_69"/>
                  <wp:cNvGraphicFramePr/>
                  <a:graphic xmlns:a="http://schemas.openxmlformats.org/drawingml/2006/main">
                    <a:graphicData uri="http://schemas.openxmlformats.org/drawingml/2006/picture">
                      <pic:pic xmlns:pic="http://schemas.openxmlformats.org/drawingml/2006/picture">
                        <pic:nvPicPr>
                          <pic:cNvPr id="150" name="图片_69"/>
                          <pic:cNvPicPr/>
                        </pic:nvPicPr>
                        <pic:blipFill>
                          <a:blip r:embed="rId79"/>
                          <a:stretch>
                            <a:fillRect/>
                          </a:stretch>
                        </pic:blipFill>
                        <pic:spPr>
                          <a:xfrm>
                            <a:off x="0" y="0"/>
                            <a:ext cx="723900" cy="4826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2.1钢材：采用SECC双面电解钢板，主体钢板（柜体、层板、背板）厚度≥1.0mm。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2.2金属表面处理：表面脱脂、水洗、酸洗、水洗中和等过程后，经环氧树脂有色粉末静电喷涂，在高温烘箱内固定成光滑表面。</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2.3锁：抽屉采用叶片转舌锁，柜门采用连接杆式锁。</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2.4玻璃：减反射抗菌钢化玻璃，抗菌率≥95%。</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3.整体工艺：</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3.1电解钢板整板剪裁采用数控剪板机进行裁剪，成品分解后的各部分通过激光焊接技术，激光切割及数控折边成型。表面光滑光洁，光泽保持性强，清晰亮净，抗酸耐碱，耐脏易清洁，在接触人体或收藏物品的部位无毛刺、刃口、棱角。</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3.2采用双层门板设计；门框加减震垫，关门静音。柜门内置磁吸功能；柜门采用门轴连接方式，门轴连接件直径为≥4.0mm（或缓冲铰链结构）。</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3.3活动层板四边折弯，可自由调节高度，层板挂钩厚度 ≥2.0mm 不锈钢制作，可自由拆卸，逐级调整高度；底部配有加强筋。</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3.4采用隐藏式卷边拉手，折弯一体成型。</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配置：配掩门，下柜内置两个脚踏式垃圾桶，台面为人造石台面，人造大理石台面采用医用级复合亚克力人造石，厚度≥12mm，台面边缘加厚。柜门上配标签卡槽，门板玻璃厚度≥5mm。柜体底部采用厚度≥1.0mm的304不锈钢踢脚线，≥150mm高。垃圾投递盖的颜色可选。根据现场水路点位及科室需求配置：亚克力挡水围挡、不锈钢水槽、水龙头、进出水配件。</w:t>
            </w:r>
          </w:p>
        </w:tc>
      </w:tr>
      <w:tr>
        <w:tblPrEx>
          <w:tblCellMar>
            <w:top w:w="0" w:type="dxa"/>
            <w:left w:w="108" w:type="dxa"/>
            <w:bottom w:w="0" w:type="dxa"/>
            <w:right w:w="108" w:type="dxa"/>
          </w:tblCellMar>
        </w:tblPrEx>
        <w:trPr>
          <w:cantSplit/>
          <w:trHeight w:val="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154940</wp:posOffset>
                  </wp:positionH>
                  <wp:positionV relativeFrom="paragraph">
                    <wp:posOffset>744855</wp:posOffset>
                  </wp:positionV>
                  <wp:extent cx="723900" cy="520700"/>
                  <wp:effectExtent l="0" t="0" r="0" b="12700"/>
                  <wp:wrapNone/>
                  <wp:docPr id="78" name="_x0000_s1521"/>
                  <wp:cNvGraphicFramePr/>
                  <a:graphic xmlns:a="http://schemas.openxmlformats.org/drawingml/2006/main">
                    <a:graphicData uri="http://schemas.openxmlformats.org/drawingml/2006/picture">
                      <pic:pic xmlns:pic="http://schemas.openxmlformats.org/drawingml/2006/picture">
                        <pic:nvPicPr>
                          <pic:cNvPr id="78" name="_x0000_s1521"/>
                          <pic:cNvPicPr/>
                        </pic:nvPicPr>
                        <pic:blipFill>
                          <a:blip r:embed="rId80"/>
                          <a:stretch>
                            <a:fillRect/>
                          </a:stretch>
                        </pic:blipFill>
                        <pic:spPr>
                          <a:xfrm>
                            <a:off x="0" y="0"/>
                            <a:ext cx="723900" cy="520700"/>
                          </a:xfrm>
                          <a:prstGeom prst="rect">
                            <a:avLst/>
                          </a:prstGeom>
                        </pic:spPr>
                      </pic:pic>
                    </a:graphicData>
                  </a:graphic>
                </wp:anchor>
              </w:drawing>
            </w:r>
            <w:r>
              <w:rPr>
                <w:rFonts w:hint="eastAsia" w:ascii="宋体" w:hAnsi="宋体" w:eastAsia="宋体" w:cs="宋体"/>
                <w:color w:val="000000"/>
                <w:kern w:val="0"/>
                <w:sz w:val="21"/>
                <w:szCs w:val="21"/>
                <w:lang w:bidi="ar"/>
              </w:rPr>
              <w:t>医用吊柜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1.规格：（2640W*350D*600H）mm±10mm</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侧板、顶板、底板及门板采用≥1.0mm的双面电解钢板，表面镀锌工艺，经过冲压、折弯、焊接等工艺制成，其它部位采用≥0.8mm双面电解钢板；表面高温静电喷涂环氧树脂粉末（颜色根据采购方需求定制，可选木纹转印工艺）</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3.结构：整柜为钢框透明玻璃掩门（需为钢化玻璃），柜门为隐藏式折边拉手，双层结构，柜门配有标签卡；</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4.工艺：整体采用电阻焊接工艺，门采用双层加工工艺；</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5.配置：钢框回字纹透明玻璃掩门，内含1块活动层板；门铰：带缓冲功能</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6.工艺：所有工件经数控激光切割、模具冲压、数控折弯、焊接、机器打磨而成，再经表洗、彩磷、清洗、烘干、静电喷涂、高温固化、安装而成；颜色木纹转印。</w:t>
            </w:r>
          </w:p>
        </w:tc>
      </w:tr>
      <w:tr>
        <w:tblPrEx>
          <w:tblCellMar>
            <w:top w:w="0" w:type="dxa"/>
            <w:left w:w="108" w:type="dxa"/>
            <w:bottom w:w="0" w:type="dxa"/>
            <w:right w:w="108" w:type="dxa"/>
          </w:tblCellMar>
        </w:tblPrEx>
        <w:trPr>
          <w:cantSplit/>
          <w:trHeight w:val="0" w:hRule="atLeast"/>
          <w:ins w:id="143" w:author="政府采购业务部" w:date="2024-10-14T22:40:12Z"/>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ins w:id="144" w:author="政府采购业务部" w:date="2024-10-14T22:40:12Z"/>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cs="宋体"/>
                <w:b/>
                <w:bCs/>
                <w:color w:val="FF0000"/>
                <w:kern w:val="0"/>
                <w:szCs w:val="21"/>
                <w:highlight w:val="none"/>
                <w:u w:val="none"/>
              </w:rPr>
            </w:pPr>
            <w:r>
              <w:rPr>
                <w:rFonts w:hint="eastAsia" w:ascii="宋体" w:hAnsi="宋体" w:cs="宋体"/>
                <w:b/>
                <w:bCs/>
                <w:color w:val="FF0000"/>
                <w:kern w:val="0"/>
                <w:szCs w:val="21"/>
                <w:highlight w:val="none"/>
                <w:u w:val="none"/>
              </w:rPr>
              <w:t>▲医用吊柜检测依据：GB/T 3325-2017《金属家具通用技术条件》、GB/T 5464-2010《建筑材料不燃性试验方法》</w:t>
            </w:r>
          </w:p>
          <w:p>
            <w:pPr>
              <w:keepNext w:val="0"/>
              <w:keepLines w:val="0"/>
              <w:widowControl/>
              <w:suppressLineNumbers w:val="0"/>
              <w:jc w:val="left"/>
              <w:textAlignment w:val="center"/>
              <w:rPr>
                <w:rFonts w:hint="eastAsia" w:ascii="宋体" w:hAnsi="宋体" w:cs="宋体"/>
                <w:b/>
                <w:bCs/>
                <w:color w:val="FF0000"/>
                <w:kern w:val="0"/>
                <w:szCs w:val="21"/>
                <w:highlight w:val="none"/>
                <w:u w:val="none"/>
              </w:rPr>
            </w:pPr>
            <w:r>
              <w:rPr>
                <w:rFonts w:hint="eastAsia" w:ascii="宋体" w:hAnsi="宋体" w:cs="宋体"/>
                <w:b/>
                <w:bCs/>
                <w:color w:val="FF0000"/>
                <w:kern w:val="0"/>
                <w:szCs w:val="21"/>
                <w:highlight w:val="none"/>
                <w:u w:val="none"/>
              </w:rPr>
              <w:t>（1）形状与位置公差：邻边垂直度-对角线长度、邻边垂直度-对边长度、平整度、位差度、分缝、着地平稳性：合格；</w:t>
            </w:r>
          </w:p>
          <w:p>
            <w:pPr>
              <w:keepNext w:val="0"/>
              <w:keepLines w:val="0"/>
              <w:widowControl/>
              <w:suppressLineNumbers w:val="0"/>
              <w:jc w:val="left"/>
              <w:textAlignment w:val="center"/>
              <w:rPr>
                <w:rFonts w:hint="eastAsia" w:ascii="宋体" w:hAnsi="宋体" w:cs="宋体"/>
                <w:b/>
                <w:bCs/>
                <w:color w:val="FF0000"/>
                <w:kern w:val="0"/>
                <w:szCs w:val="21"/>
                <w:highlight w:val="none"/>
                <w:u w:val="none"/>
              </w:rPr>
            </w:pPr>
            <w:r>
              <w:rPr>
                <w:rFonts w:hint="eastAsia" w:ascii="宋体" w:hAnsi="宋体" w:cs="宋体"/>
                <w:b/>
                <w:bCs/>
                <w:color w:val="FF0000"/>
                <w:kern w:val="0"/>
                <w:szCs w:val="21"/>
                <w:highlight w:val="none"/>
                <w:u w:val="none"/>
              </w:rPr>
              <w:t>（2）外观性能要求：金属件：焊接件、冲压件、喷涂层：合格；塑料件：合格；</w:t>
            </w:r>
          </w:p>
          <w:p>
            <w:pPr>
              <w:keepNext w:val="0"/>
              <w:keepLines w:val="0"/>
              <w:widowControl/>
              <w:suppressLineNumbers w:val="0"/>
              <w:jc w:val="left"/>
              <w:textAlignment w:val="center"/>
              <w:rPr>
                <w:rFonts w:hint="eastAsia" w:ascii="宋体" w:hAnsi="宋体" w:cs="宋体"/>
                <w:b/>
                <w:bCs/>
                <w:color w:val="FF0000"/>
                <w:kern w:val="0"/>
                <w:szCs w:val="21"/>
                <w:highlight w:val="none"/>
                <w:u w:val="none"/>
              </w:rPr>
            </w:pPr>
            <w:r>
              <w:rPr>
                <w:rFonts w:hint="eastAsia" w:ascii="宋体" w:hAnsi="宋体" w:cs="宋体"/>
                <w:b/>
                <w:bCs/>
                <w:color w:val="FF0000"/>
                <w:kern w:val="0"/>
                <w:szCs w:val="21"/>
                <w:highlight w:val="none"/>
                <w:u w:val="none"/>
              </w:rPr>
              <w:t>（3）金属喷漆（塑）涂层：硬度：≥H;冲击强度:冲击高度 400mm，应无剥落、裂纹、皱纹;耐腐蚀性:100h内，观察在溶剂中样板上划道两侧 3mm 以外，应无鼓泡产生；100h后，检查划道两侧 3mm 以外，应无锈迹、剥落、起皱、变色和失光等现象；附着力:应不低于 2 级；</w:t>
            </w:r>
          </w:p>
          <w:p>
            <w:pPr>
              <w:keepNext w:val="0"/>
              <w:keepLines w:val="0"/>
              <w:widowControl/>
              <w:suppressLineNumbers w:val="0"/>
              <w:jc w:val="left"/>
              <w:textAlignment w:val="center"/>
              <w:rPr>
                <w:rFonts w:hint="eastAsia" w:ascii="宋体" w:hAnsi="宋体" w:cs="宋体"/>
                <w:b/>
                <w:bCs/>
                <w:color w:val="FF0000"/>
                <w:kern w:val="0"/>
                <w:szCs w:val="21"/>
                <w:highlight w:val="none"/>
                <w:u w:val="none"/>
              </w:rPr>
            </w:pPr>
            <w:r>
              <w:rPr>
                <w:rFonts w:hint="eastAsia" w:ascii="宋体" w:hAnsi="宋体" w:cs="宋体"/>
                <w:b/>
                <w:bCs/>
                <w:color w:val="FF0000"/>
                <w:kern w:val="0"/>
                <w:szCs w:val="21"/>
                <w:highlight w:val="none"/>
                <w:u w:val="none"/>
              </w:rPr>
              <w:t>（4）金属件耐腐蚀:金属件表面漆膜乙酸盐雾≥</w:t>
            </w:r>
            <w:commentRangeStart w:id="64"/>
            <w:r>
              <w:rPr>
                <w:rFonts w:hint="eastAsia" w:ascii="宋体" w:hAnsi="宋体" w:cs="宋体"/>
                <w:b/>
                <w:bCs/>
                <w:color w:val="FF0000"/>
                <w:kern w:val="0"/>
                <w:szCs w:val="21"/>
                <w:highlight w:val="none"/>
                <w:u w:val="none"/>
              </w:rPr>
              <w:t>450h</w:t>
            </w:r>
            <w:commentRangeEnd w:id="64"/>
            <w:r>
              <w:rPr>
                <w:b/>
                <w:bCs/>
                <w:color w:val="FF0000"/>
              </w:rPr>
              <w:commentReference w:id="64"/>
            </w:r>
            <w:r>
              <w:rPr>
                <w:rFonts w:hint="eastAsia" w:ascii="宋体" w:hAnsi="宋体" w:cs="宋体"/>
                <w:b/>
                <w:bCs/>
                <w:color w:val="FF0000"/>
                <w:kern w:val="0"/>
                <w:szCs w:val="21"/>
                <w:highlight w:val="none"/>
                <w:u w:val="none"/>
              </w:rPr>
              <w:t>，试验后漆膜外观评级≥9级，保护评级≥9级；</w:t>
            </w:r>
          </w:p>
          <w:p>
            <w:pPr>
              <w:keepNext w:val="0"/>
              <w:keepLines w:val="0"/>
              <w:widowControl/>
              <w:suppressLineNumbers w:val="0"/>
              <w:jc w:val="left"/>
              <w:textAlignment w:val="center"/>
              <w:rPr>
                <w:rFonts w:hint="eastAsia" w:ascii="宋体" w:hAnsi="宋体" w:cs="宋体"/>
                <w:b/>
                <w:bCs/>
                <w:color w:val="FF0000"/>
                <w:kern w:val="0"/>
                <w:szCs w:val="21"/>
                <w:highlight w:val="none"/>
                <w:u w:val="none"/>
              </w:rPr>
            </w:pPr>
            <w:r>
              <w:rPr>
                <w:rFonts w:hint="eastAsia" w:ascii="宋体" w:hAnsi="宋体" w:cs="宋体"/>
                <w:b/>
                <w:bCs/>
                <w:color w:val="FF0000"/>
                <w:kern w:val="0"/>
                <w:szCs w:val="21"/>
                <w:highlight w:val="none"/>
                <w:u w:val="none"/>
              </w:rPr>
              <w:t>（5）燃烧性能 A 级（A1）：不燃性试验：炉内温升△T：≤30℃; 质量损失率△m(％):≤50;持续燃烧时间tf：0s；燃烧热值试验：匀质制品、整体制品总热值 PCS：≤2.0MJ/kg；</w:t>
            </w:r>
          </w:p>
          <w:p>
            <w:pPr>
              <w:keepNext w:val="0"/>
              <w:keepLines w:val="0"/>
              <w:widowControl/>
              <w:suppressLineNumbers w:val="0"/>
              <w:jc w:val="left"/>
              <w:textAlignment w:val="center"/>
              <w:rPr>
                <w:rFonts w:hint="eastAsia" w:ascii="宋体" w:hAnsi="宋体" w:cs="宋体"/>
                <w:b/>
                <w:bCs/>
                <w:color w:val="FF0000"/>
                <w:kern w:val="0"/>
                <w:szCs w:val="21"/>
                <w:highlight w:val="none"/>
                <w:u w:val="none"/>
              </w:rPr>
            </w:pPr>
            <w:r>
              <w:rPr>
                <w:rFonts w:hint="eastAsia" w:ascii="宋体" w:hAnsi="宋体" w:cs="宋体"/>
                <w:b/>
                <w:bCs/>
                <w:color w:val="FF0000"/>
                <w:kern w:val="0"/>
                <w:szCs w:val="21"/>
                <w:highlight w:val="none"/>
                <w:u w:val="none"/>
              </w:rPr>
              <w:t>（6）交变盐雾：试验方法：5(≥</w:t>
            </w:r>
            <w:commentRangeStart w:id="65"/>
            <w:r>
              <w:rPr>
                <w:rFonts w:hint="eastAsia" w:ascii="宋体" w:hAnsi="宋体" w:cs="宋体"/>
                <w:b/>
                <w:bCs/>
                <w:color w:val="FF0000"/>
                <w:kern w:val="0"/>
                <w:szCs w:val="21"/>
                <w:highlight w:val="none"/>
                <w:u w:val="none"/>
              </w:rPr>
              <w:t>400h)</w:t>
            </w:r>
            <w:commentRangeEnd w:id="65"/>
            <w:r>
              <w:rPr>
                <w:b/>
                <w:bCs/>
                <w:color w:val="FF0000"/>
              </w:rPr>
              <w:commentReference w:id="65"/>
            </w:r>
            <w:r>
              <w:rPr>
                <w:rFonts w:hint="eastAsia" w:ascii="宋体" w:hAnsi="宋体" w:cs="宋体"/>
                <w:b/>
                <w:bCs/>
                <w:color w:val="FF0000"/>
                <w:kern w:val="0"/>
                <w:szCs w:val="21"/>
                <w:highlight w:val="none"/>
                <w:u w:val="none"/>
              </w:rPr>
              <w:t>盐雾条件后进行湿热条件，重复4次;然后进行标准大气条件。总循环次数4次。试验后样品应无锈蚀、鼓泡；（7）力学性能：柜类强度和耐久性：搁板定位、搁板弯曲、搁板支承件强度、顶板持续加载、拉门垂直加载、拉门水平加载、拉门猛关、拉门耐久性（320000 次）：合格；</w:t>
            </w:r>
          </w:p>
          <w:p>
            <w:pPr>
              <w:keepNext w:val="0"/>
              <w:keepLines w:val="0"/>
              <w:widowControl/>
              <w:suppressLineNumbers w:val="0"/>
              <w:jc w:val="left"/>
              <w:textAlignment w:val="center"/>
              <w:rPr>
                <w:rFonts w:hint="eastAsia" w:ascii="宋体" w:hAnsi="宋体" w:cs="宋体"/>
                <w:b/>
                <w:bCs/>
                <w:color w:val="FF0000"/>
                <w:kern w:val="0"/>
                <w:szCs w:val="21"/>
                <w:highlight w:val="none"/>
                <w:u w:val="none"/>
              </w:rPr>
            </w:pPr>
            <w:r>
              <w:rPr>
                <w:rFonts w:hint="eastAsia" w:ascii="宋体" w:hAnsi="宋体" w:cs="宋体"/>
                <w:b/>
                <w:bCs/>
                <w:color w:val="FF0000"/>
                <w:kern w:val="0"/>
                <w:szCs w:val="21"/>
                <w:highlight w:val="none"/>
                <w:u w:val="none"/>
              </w:rPr>
              <w:t>（8）产品有害物质：甲醛释放量、苯、甲苯、 二甲苯、总挥发性有机化合物(TV0C)：合格； 家具涂层可迁移元素：铅、镉、铬、汞、锑、钡、硒、砷：合格；</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cs="宋体"/>
                <w:b/>
                <w:bCs/>
                <w:color w:val="FF0000"/>
                <w:kern w:val="0"/>
                <w:szCs w:val="21"/>
                <w:highlight w:val="none"/>
                <w:u w:val="none"/>
              </w:rPr>
              <w:t>（9）多环芳烃：苯并[α]芘≤1.0mg/kg，16种多环芳烃(PAH）总量≤10mg/kg；</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b/>
                <w:bCs/>
                <w:color w:val="FF0000"/>
              </w:rPr>
            </w:pPr>
            <w:r>
              <w:rPr>
                <w:rFonts w:hint="eastAsia"/>
                <w:b/>
                <w:bCs/>
                <w:color w:val="FF0000"/>
              </w:rPr>
              <w:t>（10）多溴联苯(PBB）≤1000mg/kg；</w:t>
            </w:r>
          </w:p>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b/>
                <w:bCs/>
                <w:color w:val="FF0000"/>
              </w:rPr>
            </w:pPr>
            <w:r>
              <w:rPr>
                <w:rFonts w:hint="eastAsia"/>
                <w:b/>
                <w:bCs/>
                <w:color w:val="FF0000"/>
              </w:rPr>
              <w:t>（11）多溴二苯醚(PBDE)≤1000mg/kg；</w:t>
            </w:r>
          </w:p>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b/>
                <w:bCs/>
                <w:color w:val="FF0000"/>
              </w:rPr>
            </w:pPr>
            <w:r>
              <w:rPr>
                <w:rFonts w:hint="eastAsia"/>
                <w:b/>
                <w:bCs/>
                <w:color w:val="FF0000"/>
              </w:rPr>
              <w:t>（12）耐人工气候老化性</w:t>
            </w:r>
            <w:commentRangeStart w:id="66"/>
            <w:r>
              <w:rPr>
                <w:rFonts w:hint="eastAsia"/>
                <w:b/>
                <w:bCs/>
                <w:color w:val="FF0000"/>
              </w:rPr>
              <w:t>:500h</w:t>
            </w:r>
            <w:commentRangeEnd w:id="66"/>
            <w:r>
              <w:rPr>
                <w:b/>
                <w:bCs/>
                <w:color w:val="FF0000"/>
              </w:rPr>
              <w:commentReference w:id="66"/>
            </w:r>
            <w:r>
              <w:rPr>
                <w:rFonts w:hint="eastAsia"/>
                <w:b/>
                <w:bCs/>
                <w:color w:val="FF0000"/>
              </w:rPr>
              <w:t>，变色等级、粉化等级、开裂等级、气（或起）泡等级：符合要求，合格。</w:t>
            </w:r>
          </w:p>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b/>
                <w:bCs/>
                <w:color w:val="FF0000"/>
              </w:rPr>
              <w:t>提供2021年1月1日至本项目投标截止日以来“医用吊柜”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412"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221615</wp:posOffset>
                  </wp:positionH>
                  <wp:positionV relativeFrom="paragraph">
                    <wp:posOffset>433705</wp:posOffset>
                  </wp:positionV>
                  <wp:extent cx="666750" cy="279400"/>
                  <wp:effectExtent l="0" t="0" r="0" b="6350"/>
                  <wp:wrapNone/>
                  <wp:docPr id="79" name="_x0000_s1522"/>
                  <wp:cNvGraphicFramePr/>
                  <a:graphic xmlns:a="http://schemas.openxmlformats.org/drawingml/2006/main">
                    <a:graphicData uri="http://schemas.openxmlformats.org/drawingml/2006/picture">
                      <pic:pic xmlns:pic="http://schemas.openxmlformats.org/drawingml/2006/picture">
                        <pic:nvPicPr>
                          <pic:cNvPr id="79" name="_x0000_s1522"/>
                          <pic:cNvPicPr/>
                        </pic:nvPicPr>
                        <pic:blipFill>
                          <a:blip r:embed="rId81"/>
                          <a:stretch>
                            <a:fillRect/>
                          </a:stretch>
                        </pic:blipFill>
                        <pic:spPr>
                          <a:xfrm>
                            <a:off x="0" y="0"/>
                            <a:ext cx="666750" cy="279400"/>
                          </a:xfrm>
                          <a:prstGeom prst="rect">
                            <a:avLst/>
                          </a:prstGeom>
                        </pic:spPr>
                      </pic:pic>
                    </a:graphicData>
                  </a:graphic>
                </wp:anchor>
              </w:drawing>
            </w:r>
            <w:r>
              <w:rPr>
                <w:rFonts w:hint="eastAsia" w:ascii="宋体" w:hAnsi="宋体" w:eastAsia="宋体" w:cs="宋体"/>
                <w:color w:val="000000"/>
                <w:kern w:val="0"/>
                <w:sz w:val="21"/>
                <w:szCs w:val="21"/>
                <w:lang w:bidi="ar"/>
              </w:rPr>
              <w:t>定制吊柜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1.规格：（L*300D*600H）mm±10mm</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主体材质说明：侧板、顶板、底板及门板采用≥1.0mm的双面电解钢板，表面镀锌工艺，经过冲压、折弯、焊接等工艺制成，其它部位采用≥0.8mm双面电解钢板；表面高温静电喷涂环氧树脂粉末（颜色根据采购方需求定制，可选木纹转印工艺）</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3.结构：整柜为钢框透明玻璃掩门（需为钢化玻璃），柜门为隐藏式折边拉手，双层结构，柜门配有标签卡；</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4.工艺：整体采用电阻焊接工艺，门与柜体的连接采用插销式门轴结构，门采用双层加工工艺，柜体边框宽度为2.5cm；</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5.配置：钢框回字纹透明玻璃掩门，内含1块活动层板；</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6.门铰：带缓冲功能；铰链的过载要求（包括垂直静载荷（30kg）、水平静载荷（70N））、功能要求（包括操作力、耐久性(80000次)）、下沉量、耐腐蚀均符合QB/T 2189-2013标准要求。</w:t>
            </w:r>
          </w:p>
        </w:tc>
      </w:tr>
      <w:tr>
        <w:tblPrEx>
          <w:tblCellMar>
            <w:top w:w="0" w:type="dxa"/>
            <w:left w:w="108" w:type="dxa"/>
            <w:bottom w:w="0" w:type="dxa"/>
            <w:right w:w="108" w:type="dxa"/>
          </w:tblCellMar>
        </w:tblPrEx>
        <w:trPr>
          <w:cantSplit/>
          <w:trHeight w:val="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7.工艺：所有工件经数控激光切割、模具冲压、数控折弯、焊接、机器打磨而成，再经表洗、彩磷、清洗、烘干、静电喷涂、高温固化、安装而成；颜色木纹转印。</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76200</wp:posOffset>
                  </wp:positionH>
                  <wp:positionV relativeFrom="paragraph">
                    <wp:posOffset>1016000</wp:posOffset>
                  </wp:positionV>
                  <wp:extent cx="508000" cy="501650"/>
                  <wp:effectExtent l="0" t="0" r="6350" b="12700"/>
                  <wp:wrapNone/>
                  <wp:docPr id="80" name="_x0000_s1523"/>
                  <wp:cNvGraphicFramePr/>
                  <a:graphic xmlns:a="http://schemas.openxmlformats.org/drawingml/2006/main">
                    <a:graphicData uri="http://schemas.openxmlformats.org/drawingml/2006/picture">
                      <pic:pic xmlns:pic="http://schemas.openxmlformats.org/drawingml/2006/picture">
                        <pic:nvPicPr>
                          <pic:cNvPr id="80" name="_x0000_s1523"/>
                          <pic:cNvPicPr/>
                        </pic:nvPicPr>
                        <pic:blipFill>
                          <a:blip r:embed="rId82"/>
                          <a:stretch>
                            <a:fillRect/>
                          </a:stretch>
                        </pic:blipFill>
                        <pic:spPr>
                          <a:xfrm>
                            <a:off x="0" y="0"/>
                            <a:ext cx="508000" cy="501650"/>
                          </a:xfrm>
                          <a:prstGeom prst="rect">
                            <a:avLst/>
                          </a:prstGeom>
                        </pic:spPr>
                      </pic:pic>
                    </a:graphicData>
                  </a:graphic>
                </wp:anchor>
              </w:drawing>
            </w:r>
            <w:r>
              <w:rPr>
                <w:rFonts w:hint="eastAsia" w:ascii="宋体" w:hAnsi="宋体" w:eastAsia="宋体" w:cs="宋体"/>
                <w:color w:val="000000"/>
                <w:kern w:val="0"/>
                <w:sz w:val="21"/>
                <w:szCs w:val="21"/>
                <w:lang w:bidi="ar"/>
              </w:rPr>
              <w:t>定制医用大输液柜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1.规格：（520W*650D*2300H）mm±10mm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主材：侧板、顶板、底板及门板采用≥1.0mm的双面电解钢板，表面镀锌工艺，经过冲压、折弯、焊接等工艺制成，其它部位采用≥0.8mm双面电解钢板，表面高温静电喷涂环氧树脂粉末，颜色根据科室需求定制木纹转印；</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3.结构：内部及ABS输液篮框两侧包含可倾斜平移移动轨道，并包含一体成型中小ABS 篮筐（5个），内配可调节插片，上方储物柜 、下方抽屉柜。</w:t>
            </w:r>
          </w:p>
        </w:tc>
      </w:tr>
      <w:tr>
        <w:tblPrEx>
          <w:tblCellMar>
            <w:top w:w="0" w:type="dxa"/>
            <w:left w:w="108" w:type="dxa"/>
            <w:bottom w:w="0" w:type="dxa"/>
            <w:right w:w="108" w:type="dxa"/>
          </w:tblCellMar>
        </w:tblPrEx>
        <w:trPr>
          <w:cantSplit/>
          <w:trHeight w:val="9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三节路轨、缓冲门铰、锁具均采用配件：锁具采用叶片转舌锁，锁体材质为锌合金，锁芯叶片为黄铜，钥匙材质为黄铜，表面常规镀光亮铬处理。导轨缓冲阻尼导轨，抽拉自如，开关顺滑，防止滑出，静音。</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5.工艺：所有工件经数控激光切割、模具冲压、数控折弯、焊接、机器打磨而成，再经表洗、彩磷、清洗、烘干、静电喷涂、高温固化、安装而成。</w:t>
            </w:r>
          </w:p>
        </w:tc>
      </w:tr>
      <w:tr>
        <w:tblPrEx>
          <w:tblCellMar>
            <w:top w:w="0" w:type="dxa"/>
            <w:left w:w="108" w:type="dxa"/>
            <w:bottom w:w="0" w:type="dxa"/>
            <w:right w:w="108" w:type="dxa"/>
          </w:tblCellMar>
        </w:tblPrEx>
        <w:trPr>
          <w:cantSplit/>
          <w:trHeight w:val="6792"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ins w:id="145" w:author="政府采购业务部" w:date="2024-10-14T22:42:26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▲医用输液柜检测依据：GB/T 3325-2017《金属家具通用技术条件》、GB/T 35607-2017《绿色产品评价家具》</w:t>
            </w:r>
          </w:p>
          <w:p>
            <w:pPr>
              <w:keepNext w:val="0"/>
              <w:keepLines w:val="0"/>
              <w:pageBreakBefore w:val="0"/>
              <w:widowControl/>
              <w:suppressLineNumbers w:val="0"/>
              <w:kinsoku/>
              <w:wordWrap/>
              <w:overflowPunct/>
              <w:topLinePunct w:val="0"/>
              <w:autoSpaceDE/>
              <w:autoSpaceDN/>
              <w:bidi w:val="0"/>
              <w:adjustRightInd/>
              <w:snapToGrid/>
              <w:jc w:val="left"/>
              <w:textAlignment w:val="center"/>
              <w:rPr>
                <w:ins w:id="146" w:author="政府采购业务部" w:date="2024-10-14T22:42:28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（1）形状与位置公差：邻边垂直度-对角线长度、邻边垂直度-对边长度、翘曲度、平整度、位差度、下垂度：抽屉≤20mm、摆动度：抽屉≤15mm、着地平稳度：合格；</w:t>
            </w:r>
          </w:p>
          <w:p>
            <w:pPr>
              <w:keepNext w:val="0"/>
              <w:keepLines w:val="0"/>
              <w:pageBreakBefore w:val="0"/>
              <w:widowControl/>
              <w:suppressLineNumbers w:val="0"/>
              <w:kinsoku/>
              <w:wordWrap/>
              <w:overflowPunct/>
              <w:topLinePunct w:val="0"/>
              <w:autoSpaceDE/>
              <w:autoSpaceDN/>
              <w:bidi w:val="0"/>
              <w:adjustRightInd/>
              <w:snapToGrid/>
              <w:jc w:val="left"/>
              <w:textAlignment w:val="center"/>
              <w:rPr>
                <w:ins w:id="147" w:author="政府采购业务部" w:date="2024-10-14T22:42:32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（2）外观性能要求：金属件-喷涂层：合格；塑料件：合格；玻璃件：合格；</w:t>
            </w:r>
          </w:p>
          <w:p>
            <w:pPr>
              <w:keepNext w:val="0"/>
              <w:keepLines w:val="0"/>
              <w:pageBreakBefore w:val="0"/>
              <w:widowControl/>
              <w:suppressLineNumbers w:val="0"/>
              <w:kinsoku/>
              <w:wordWrap/>
              <w:overflowPunct/>
              <w:topLinePunct w:val="0"/>
              <w:autoSpaceDE/>
              <w:autoSpaceDN/>
              <w:bidi w:val="0"/>
              <w:adjustRightInd/>
              <w:snapToGrid/>
              <w:jc w:val="left"/>
              <w:textAlignment w:val="center"/>
              <w:rPr>
                <w:ins w:id="148" w:author="政府采购业务部" w:date="2024-10-14T22:42:34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（3）安全性能要求：结构安全：抽屉、键盘、拉篮等推拉构件应有防脱落装置；人体接触或收藏物品的部位应无毛刺、刃口、棱角；固定部位的结合应牢固无松动、无少件、透钉、漏钉(预留孔、选择孔除外)；</w:t>
            </w:r>
          </w:p>
          <w:p>
            <w:pPr>
              <w:keepNext w:val="0"/>
              <w:keepLines w:val="0"/>
              <w:pageBreakBefore w:val="0"/>
              <w:widowControl/>
              <w:suppressLineNumbers w:val="0"/>
              <w:kinsoku/>
              <w:wordWrap/>
              <w:overflowPunct/>
              <w:topLinePunct w:val="0"/>
              <w:autoSpaceDE/>
              <w:autoSpaceDN/>
              <w:bidi w:val="0"/>
              <w:adjustRightInd/>
              <w:snapToGrid/>
              <w:jc w:val="left"/>
              <w:textAlignment w:val="center"/>
              <w:rPr>
                <w:ins w:id="149" w:author="政府采购业务部" w:date="2024-10-14T22:42:36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4）金属喷漆（塑）涂层：硬度≥H；冲击强度：冲击高度400mm，应无剥落、裂纹、皱纹；耐腐蚀：100h内，观察在溶剂中样板上划道两侧3mm以外，应无鼓泡产生；100h后，检查划道两侧3mm以外，应无锈迹、剥落、起皱、变色和失光等现象；附着力：应不低于2级；</w:t>
            </w:r>
          </w:p>
          <w:p>
            <w:pPr>
              <w:keepNext w:val="0"/>
              <w:keepLines w:val="0"/>
              <w:pageBreakBefore w:val="0"/>
              <w:widowControl/>
              <w:suppressLineNumbers w:val="0"/>
              <w:kinsoku/>
              <w:wordWrap/>
              <w:overflowPunct/>
              <w:topLinePunct w:val="0"/>
              <w:autoSpaceDE/>
              <w:autoSpaceDN/>
              <w:bidi w:val="0"/>
              <w:adjustRightInd/>
              <w:snapToGrid/>
              <w:jc w:val="left"/>
              <w:textAlignment w:val="center"/>
              <w:rPr>
                <w:ins w:id="150" w:author="政府采购业务部" w:date="2024-10-14T22:42:37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5）力学性能：柜类强度和耐久性：结构和底架强度、跌落、拉门垂直加载、拉门水平加载、拉门猛关、推拉构件强度、推拉构件结构强度、推拉构件猛开、推拉构件耐久性：合格柜类稳定性：活动部件关闭时的空载稳定性、活动部件打开时的空载稳定性、活动部件关闭时的加载稳定性、活动部件打开时的加载稳定性：应无倾翻现象</w:t>
            </w:r>
            <w:r>
              <w:rPr>
                <w:rFonts w:hint="eastAsia" w:ascii="宋体" w:hAnsi="宋体" w:cs="宋体"/>
                <w:b/>
                <w:bCs/>
                <w:i w:val="0"/>
                <w:iCs w:val="0"/>
                <w:color w:val="FF0000"/>
                <w:kern w:val="0"/>
                <w:sz w:val="21"/>
                <w:szCs w:val="21"/>
                <w:highlight w:val="none"/>
                <w:u w:val="none"/>
                <w:lang w:val="en-US" w:eastAsia="zh-CN"/>
              </w:rPr>
              <w:t>；</w:t>
            </w:r>
          </w:p>
          <w:p>
            <w:pPr>
              <w:keepNext w:val="0"/>
              <w:keepLines w:val="0"/>
              <w:pageBreakBefore w:val="0"/>
              <w:widowControl/>
              <w:suppressLineNumbers w:val="0"/>
              <w:kinsoku/>
              <w:wordWrap/>
              <w:overflowPunct/>
              <w:topLinePunct w:val="0"/>
              <w:autoSpaceDE/>
              <w:autoSpaceDN/>
              <w:bidi w:val="0"/>
              <w:adjustRightInd/>
              <w:snapToGrid/>
              <w:jc w:val="left"/>
              <w:textAlignment w:val="center"/>
              <w:rPr>
                <w:ins w:id="151" w:author="政府采购业务部" w:date="2024-10-14T22:42:39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（6）产品寿命：柜类拉门耐久性（8万次）：合格</w:t>
            </w:r>
            <w:r>
              <w:rPr>
                <w:rFonts w:hint="eastAsia" w:ascii="宋体" w:hAnsi="宋体" w:cs="宋体"/>
                <w:b/>
                <w:bCs/>
                <w:i w:val="0"/>
                <w:iCs w:val="0"/>
                <w:color w:val="FF0000"/>
                <w:kern w:val="0"/>
                <w:sz w:val="21"/>
                <w:szCs w:val="21"/>
                <w:highlight w:val="none"/>
                <w:u w:val="none"/>
                <w:lang w:val="en-US" w:eastAsia="zh-CN"/>
              </w:rPr>
              <w:t>；</w:t>
            </w:r>
          </w:p>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（7）产品有害物质：甲醛释放量、苯、甲苯、二甲苯、总挥发性有机化合物(TV0C)：合格；家具涂层可迁移元素：铅、镉、铬、汞、锑、钡、硒、砷：合格；苯并（a）芘：≤0.5。</w:t>
            </w:r>
          </w:p>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p>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提供2021年1月1日至本项目投标截止日以来“医用输液柜”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定制医用大输液</w:t>
            </w: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207645</wp:posOffset>
                  </wp:positionH>
                  <wp:positionV relativeFrom="paragraph">
                    <wp:posOffset>429895</wp:posOffset>
                  </wp:positionV>
                  <wp:extent cx="539750" cy="882650"/>
                  <wp:effectExtent l="0" t="0" r="12700" b="12700"/>
                  <wp:wrapNone/>
                  <wp:docPr id="81" name="_x0000_s1524"/>
                  <wp:cNvGraphicFramePr/>
                  <a:graphic xmlns:a="http://schemas.openxmlformats.org/drawingml/2006/main">
                    <a:graphicData uri="http://schemas.openxmlformats.org/drawingml/2006/picture">
                      <pic:pic xmlns:pic="http://schemas.openxmlformats.org/drawingml/2006/picture">
                        <pic:nvPicPr>
                          <pic:cNvPr id="81" name="_x0000_s1524"/>
                          <pic:cNvPicPr/>
                        </pic:nvPicPr>
                        <pic:blipFill>
                          <a:blip r:embed="rId83"/>
                          <a:stretch>
                            <a:fillRect/>
                          </a:stretch>
                        </pic:blipFill>
                        <pic:spPr>
                          <a:xfrm>
                            <a:off x="0" y="0"/>
                            <a:ext cx="539750" cy="882650"/>
                          </a:xfrm>
                          <a:prstGeom prst="rect">
                            <a:avLst/>
                          </a:prstGeom>
                        </pic:spPr>
                      </pic:pic>
                    </a:graphicData>
                  </a:graphic>
                </wp:anchor>
              </w:drawing>
            </w:r>
            <w:r>
              <w:rPr>
                <w:rFonts w:hint="eastAsia" w:ascii="宋体" w:hAnsi="宋体" w:eastAsia="宋体" w:cs="宋体"/>
                <w:color w:val="000000"/>
                <w:kern w:val="0"/>
                <w:sz w:val="21"/>
                <w:szCs w:val="21"/>
                <w:lang w:bidi="ar"/>
              </w:rPr>
              <w:t>柜2</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1.规格：（520W*650D*2000H）mm±10mm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2.材质：侧板、顶板、底板及门板采用≥1.0mm的双面电解钢板，表面镀锌工艺，经过冲压、折弯、焊接等工艺制成，其它部位采用≥0.8mm双面电解钢板，表面高温静电喷涂环氧树脂粉末，颜色根据科室需求定制；</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3.结构：内部及ABS输液篮框两侧包含可倾斜平移移动轨道，并包含一体成型中小ABS 篮筐（5个），内配可调节插片，上方储物柜 、下方抽屉柜。</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三节路轨、缓冲门铰、锁具均采用配件：锁具采用叶片转舌锁，锁体材质为锌合金，锁芯叶片为黄铜，钥匙材质为黄铜，表面常规镀光亮铬处理。导轨缓冲阻尼导轨，抽拉自如，开关顺滑，防止滑出，静音。</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5.工艺：所有工件经数控激光切割、模具冲压、数控折弯、焊接、机器打磨而成，再经表洗、彩磷、清洗、烘干、静电喷涂、高温固化、安装而成。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247650</wp:posOffset>
                  </wp:positionH>
                  <wp:positionV relativeFrom="paragraph">
                    <wp:posOffset>546100</wp:posOffset>
                  </wp:positionV>
                  <wp:extent cx="571500" cy="673100"/>
                  <wp:effectExtent l="0" t="0" r="0" b="12700"/>
                  <wp:wrapNone/>
                  <wp:docPr id="82" name="_x0000_s1525"/>
                  <wp:cNvGraphicFramePr/>
                  <a:graphic xmlns:a="http://schemas.openxmlformats.org/drawingml/2006/main">
                    <a:graphicData uri="http://schemas.openxmlformats.org/drawingml/2006/picture">
                      <pic:pic xmlns:pic="http://schemas.openxmlformats.org/drawingml/2006/picture">
                        <pic:nvPicPr>
                          <pic:cNvPr id="82" name="_x0000_s1525"/>
                          <pic:cNvPicPr/>
                        </pic:nvPicPr>
                        <pic:blipFill>
                          <a:blip r:embed="rId84"/>
                          <a:stretch>
                            <a:fillRect/>
                          </a:stretch>
                        </pic:blipFill>
                        <pic:spPr>
                          <a:xfrm>
                            <a:off x="0" y="0"/>
                            <a:ext cx="571500" cy="673100"/>
                          </a:xfrm>
                          <a:prstGeom prst="rect">
                            <a:avLst/>
                          </a:prstGeom>
                        </pic:spPr>
                      </pic:pic>
                    </a:graphicData>
                  </a:graphic>
                </wp:anchor>
              </w:drawing>
            </w:r>
            <w:r>
              <w:rPr>
                <w:rFonts w:hint="eastAsia" w:ascii="宋体" w:hAnsi="宋体" w:eastAsia="宋体" w:cs="宋体"/>
                <w:color w:val="000000"/>
                <w:kern w:val="0"/>
                <w:sz w:val="21"/>
                <w:szCs w:val="21"/>
                <w:lang w:bidi="ar"/>
              </w:rPr>
              <w:t>定制医用冰箱柜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1.规格：（L*650D*2300H）mm±10mm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侧板、顶板、底板及门板采用≥1.0mm的双面电解钢板，表面镀锌工艺，经过冲压、折弯、焊接等工艺制成，其它部位采用≥0.8mm双面电解钢板，，表面高温静电喷涂环氧树脂粉末，颜色根据科室需求定制木纹转印；</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3.结构：上方储物柜 、下方为冰箱放置区、配置卡扣标签；</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4.工艺：所有工件经数控激光切割、模具冲压、数控折弯、焊接、机器打磨而成，再经表洗、彩磷、清洗、烘干、静电喷涂、高温固化、安装而成。颜色可定制。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定制医用冰箱柜2</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1.规格：（700W*650D*2000H）mm±10mm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73600" behindDoc="1" locked="0" layoutInCell="1" allowOverlap="1">
                  <wp:simplePos x="0" y="0"/>
                  <wp:positionH relativeFrom="column">
                    <wp:posOffset>-921385</wp:posOffset>
                  </wp:positionH>
                  <wp:positionV relativeFrom="paragraph">
                    <wp:posOffset>123825</wp:posOffset>
                  </wp:positionV>
                  <wp:extent cx="723900" cy="952500"/>
                  <wp:effectExtent l="0" t="0" r="0" b="0"/>
                  <wp:wrapNone/>
                  <wp:docPr id="65" name="图片_75"/>
                  <wp:cNvGraphicFramePr/>
                  <a:graphic xmlns:a="http://schemas.openxmlformats.org/drawingml/2006/main">
                    <a:graphicData uri="http://schemas.openxmlformats.org/drawingml/2006/picture">
                      <pic:pic xmlns:pic="http://schemas.openxmlformats.org/drawingml/2006/picture">
                        <pic:nvPicPr>
                          <pic:cNvPr id="65" name="图片_75"/>
                          <pic:cNvPicPr/>
                        </pic:nvPicPr>
                        <pic:blipFill>
                          <a:blip r:embed="rId85"/>
                          <a:stretch>
                            <a:fillRect/>
                          </a:stretch>
                        </pic:blipFill>
                        <pic:spPr>
                          <a:xfrm>
                            <a:off x="0" y="0"/>
                            <a:ext cx="723900" cy="9525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材质：侧板、顶板、底板及门板采用≥1.0mm的双面电解钢板，表面镀锌工艺，经过冲压、折弯、焊接等工艺制成，其它部位采用≥0.8mm双面电解钢板，表面高温静电喷涂环氧树脂粉末，颜色根据科室需求定制木纹转印；</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3.结构：上方储物柜 、下方为冰箱放置区、配置卡扣标签；</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4.工艺/其它说明：所有工件经数控激光切割、模具冲压、数控折弯、焊接、机器打磨而成，再经表洗、彩磷、清洗、烘干、静电喷涂、高温固化、安装而成。颜色可定制。</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101600</wp:posOffset>
                  </wp:positionH>
                  <wp:positionV relativeFrom="paragraph">
                    <wp:posOffset>628650</wp:posOffset>
                  </wp:positionV>
                  <wp:extent cx="723900" cy="495300"/>
                  <wp:effectExtent l="0" t="0" r="0" b="0"/>
                  <wp:wrapNone/>
                  <wp:docPr id="84" name="_x0000_s1527"/>
                  <wp:cNvGraphicFramePr/>
                  <a:graphic xmlns:a="http://schemas.openxmlformats.org/drawingml/2006/main">
                    <a:graphicData uri="http://schemas.openxmlformats.org/drawingml/2006/picture">
                      <pic:pic xmlns:pic="http://schemas.openxmlformats.org/drawingml/2006/picture">
                        <pic:nvPicPr>
                          <pic:cNvPr id="84" name="_x0000_s1527"/>
                          <pic:cNvPicPr/>
                        </pic:nvPicPr>
                        <pic:blipFill>
                          <a:blip r:embed="rId86"/>
                          <a:stretch>
                            <a:fillRect/>
                          </a:stretch>
                        </pic:blipFill>
                        <pic:spPr>
                          <a:xfrm>
                            <a:off x="0" y="0"/>
                            <a:ext cx="723900" cy="495300"/>
                          </a:xfrm>
                          <a:prstGeom prst="rect">
                            <a:avLst/>
                          </a:prstGeom>
                        </pic:spPr>
                      </pic:pic>
                    </a:graphicData>
                  </a:graphic>
                </wp:anchor>
              </w:drawing>
            </w:r>
            <w:r>
              <w:rPr>
                <w:rFonts w:hint="eastAsia" w:ascii="宋体" w:hAnsi="宋体" w:eastAsia="宋体" w:cs="宋体"/>
                <w:color w:val="000000"/>
                <w:kern w:val="0"/>
                <w:sz w:val="21"/>
                <w:szCs w:val="21"/>
                <w:lang w:bidi="ar"/>
              </w:rPr>
              <w:t>展示柜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1.规格：（L*600D*2000H）mm±10mm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2.1基材：顶板和层板采用≥25mm厚优质环保E0级浸渍胶膜纸饰面胶合板，其他板材厚度≥18mm；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 PVC封边条：采用2.0mm厚PVC封边条，全自动封边机完成封边；</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2.3所有板材均经过防虫、防腐、防水处理，采用三合一配件锁定；</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2、结构：空格柜，带玻璃趟门，钢化玻璃门带3c标识。根据采购方需求深化设计。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114300</wp:posOffset>
                  </wp:positionH>
                  <wp:positionV relativeFrom="paragraph">
                    <wp:posOffset>1371600</wp:posOffset>
                  </wp:positionV>
                  <wp:extent cx="812800" cy="1041400"/>
                  <wp:effectExtent l="0" t="0" r="6350" b="6350"/>
                  <wp:wrapNone/>
                  <wp:docPr id="85" name="_x0000_s1528"/>
                  <wp:cNvGraphicFramePr/>
                  <a:graphic xmlns:a="http://schemas.openxmlformats.org/drawingml/2006/main">
                    <a:graphicData uri="http://schemas.openxmlformats.org/drawingml/2006/picture">
                      <pic:pic xmlns:pic="http://schemas.openxmlformats.org/drawingml/2006/picture">
                        <pic:nvPicPr>
                          <pic:cNvPr id="85" name="_x0000_s1528"/>
                          <pic:cNvPicPr/>
                        </pic:nvPicPr>
                        <pic:blipFill>
                          <a:blip r:embed="rId87"/>
                          <a:stretch>
                            <a:fillRect/>
                          </a:stretch>
                        </pic:blipFill>
                        <pic:spPr>
                          <a:xfrm>
                            <a:off x="0" y="0"/>
                            <a:ext cx="812800" cy="1041400"/>
                          </a:xfrm>
                          <a:prstGeom prst="rect">
                            <a:avLst/>
                          </a:prstGeom>
                        </pic:spPr>
                      </pic:pic>
                    </a:graphicData>
                  </a:graphic>
                </wp:anchor>
              </w:drawing>
            </w:r>
            <w:r>
              <w:rPr>
                <w:rFonts w:hint="eastAsia" w:ascii="宋体" w:hAnsi="宋体" w:eastAsia="宋体" w:cs="宋体"/>
                <w:color w:val="000000"/>
                <w:kern w:val="0"/>
                <w:sz w:val="21"/>
                <w:szCs w:val="21"/>
                <w:lang w:bidi="ar"/>
              </w:rPr>
              <w:t>冷藏标本柜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1.规格：（1200W*700D*1800H）mm±10mm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2.材质：柜体采用厚度1.0mm厚钢板；侧板、顶板、底板及门板采用≥1.0mm的双面电解钢板，表面镀锌工艺，经过冲压、折弯、焊接等工艺制成，其它部位采用≥0.8mm双面电解钢板，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3.结构：框体外框采用薄边边框设计；柜体分为上下两层双开掩门；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4.配置：智能控温系统，数字温度显示温湿度，分辨率0.1℃;自动记录数据，记录数据可达32000条; USB接口，可导出数据；</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5.安全系统：多重报警系统:高/低温报警、传感器故障报警多种警报方式:声音蜂鸣器报警、灯光闪烁报警，多种保护功能:开机延时、灯光延时、停机间隔延时</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6.多层搁架，充分利用空间玻璃门设计，箱内物品一目了然安全门锁设计，防止随意开启启 LED照明设计，节能环保脚轮设计，便于移动，自锁脚轮随意固定冷凝水自动蒸发,免除人工处理冷凝水烦恼(压机下置式)；</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7.制冷系统：风冷式结构，合理设计风道及风量，箱内温度稳定均匀蒸发器设计合理，有效增大制冷面积，提高降温速度无霜设计，系统自动除霜，自动除湿功能</w:t>
            </w:r>
          </w:p>
        </w:tc>
      </w:tr>
      <w:tr>
        <w:tblPrEx>
          <w:tblCellMar>
            <w:top w:w="0" w:type="dxa"/>
            <w:left w:w="108" w:type="dxa"/>
            <w:bottom w:w="0" w:type="dxa"/>
            <w:right w:w="108" w:type="dxa"/>
          </w:tblCellMar>
        </w:tblPrEx>
        <w:trPr>
          <w:cantSplit/>
          <w:trHeight w:val="118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保证湿度在35%~75%，无氟制冷剂，绿色环保高密度发泡层，双层真空玻璃门体，保温效果好</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定制器械柜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1.规格：L*700D*2200H</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-1061085</wp:posOffset>
                  </wp:positionH>
                  <wp:positionV relativeFrom="paragraph">
                    <wp:posOffset>568325</wp:posOffset>
                  </wp:positionV>
                  <wp:extent cx="723900" cy="539750"/>
                  <wp:effectExtent l="0" t="0" r="0" b="12700"/>
                  <wp:wrapNone/>
                  <wp:docPr id="86" name="_x0000_s1529"/>
                  <wp:cNvGraphicFramePr/>
                  <a:graphic xmlns:a="http://schemas.openxmlformats.org/drawingml/2006/main">
                    <a:graphicData uri="http://schemas.openxmlformats.org/drawingml/2006/picture">
                      <pic:pic xmlns:pic="http://schemas.openxmlformats.org/drawingml/2006/picture">
                        <pic:nvPicPr>
                          <pic:cNvPr id="86" name="_x0000_s1529"/>
                          <pic:cNvPicPr/>
                        </pic:nvPicPr>
                        <pic:blipFill>
                          <a:blip r:embed="rId88"/>
                          <a:stretch>
                            <a:fillRect/>
                          </a:stretch>
                        </pic:blipFill>
                        <pic:spPr>
                          <a:xfrm>
                            <a:off x="0" y="0"/>
                            <a:ext cx="723900" cy="539750"/>
                          </a:xfrm>
                          <a:prstGeom prst="rect">
                            <a:avLst/>
                          </a:prstGeom>
                        </pic:spPr>
                      </pic:pic>
                    </a:graphicData>
                  </a:graphic>
                </wp:anchor>
              </w:drawing>
            </w:r>
            <w:r>
              <w:rPr>
                <w:rFonts w:hint="eastAsia" w:ascii="宋体" w:hAnsi="宋体" w:eastAsia="宋体" w:cs="宋体"/>
                <w:color w:val="000000"/>
                <w:kern w:val="0"/>
                <w:sz w:val="21"/>
                <w:szCs w:val="21"/>
                <w:lang w:bidi="ar"/>
              </w:rPr>
              <w:t>2.侧板、顶板、底板及门板采用≥1.0mm的双面电解钢板，表面镀锌工艺，经过冲压、折弯、焊接等工艺制成，其它部位采用≥0.8mm双面电解钢板，表面高温静电喷涂环氧树脂粉末，颜色根据科室需求定制；</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3.结构：上下结构，上方为透明回字纹玻璃储物柜，下方为推车柜；</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4.配置：抽屉及门板配嵌入式标签卡槽，上柜内都有可调节层板；</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5.五金配件：拉手使用一体折弯拉手、拉手与柜体间使用静音防撞垫，锁具采用叶片转舌锁，背板预留插座安装孔；</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6.工艺：所有工件经数控激光切割、模具冲压、数控折弯、焊接、机器打磨而成，再经表洗、彩磷、清洗、烘干、静电喷涂、高温固化、安装而成.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224155</wp:posOffset>
                  </wp:positionH>
                  <wp:positionV relativeFrom="paragraph">
                    <wp:posOffset>1659890</wp:posOffset>
                  </wp:positionV>
                  <wp:extent cx="622300" cy="1085850"/>
                  <wp:effectExtent l="0" t="0" r="6350" b="0"/>
                  <wp:wrapNone/>
                  <wp:docPr id="87" name="_x0000_s1530"/>
                  <wp:cNvGraphicFramePr/>
                  <a:graphic xmlns:a="http://schemas.openxmlformats.org/drawingml/2006/main">
                    <a:graphicData uri="http://schemas.openxmlformats.org/drawingml/2006/picture">
                      <pic:pic xmlns:pic="http://schemas.openxmlformats.org/drawingml/2006/picture">
                        <pic:nvPicPr>
                          <pic:cNvPr id="87" name="_x0000_s1530"/>
                          <pic:cNvPicPr/>
                        </pic:nvPicPr>
                        <pic:blipFill>
                          <a:blip r:embed="rId89"/>
                          <a:stretch>
                            <a:fillRect/>
                          </a:stretch>
                        </pic:blipFill>
                        <pic:spPr>
                          <a:xfrm>
                            <a:off x="0" y="0"/>
                            <a:ext cx="622300" cy="1085850"/>
                          </a:xfrm>
                          <a:prstGeom prst="rect">
                            <a:avLst/>
                          </a:prstGeom>
                        </pic:spPr>
                      </pic:pic>
                    </a:graphicData>
                  </a:graphic>
                </wp:anchor>
              </w:drawing>
            </w:r>
            <w:r>
              <w:rPr>
                <w:rFonts w:hint="eastAsia" w:ascii="宋体" w:hAnsi="宋体" w:eastAsia="宋体" w:cs="宋体"/>
                <w:color w:val="000000"/>
                <w:kern w:val="0"/>
                <w:sz w:val="21"/>
                <w:szCs w:val="21"/>
                <w:lang w:bidi="ar"/>
              </w:rPr>
              <w:t>耗材试剂管控柜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1.规格：（L820*D600*H2150）mm±10mm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2.材质：柜体整体单开门设计，门把手位于左侧，采用高强度镀锌钢板喷塑工艺,亚克力内板，材质具备防火、耐潮抗腐蚀和易清洁特性,符合医疗机构卫生安全管理要求</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3.配置：</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3.1有效容积:600L</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3.2柜体自带控制系统，每个单体柜体均可成为独立主柜进行耗材操作及信息记录和追溯。</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3.3存放种类/数量:满足30种、300件以上耗材有效存放</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3.4内部结构:可配置抽拉搁架、挂架，固定位置可以调节</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3.5标识牌:可黏贴放置耗材种类标识牌，规范存放位置</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3.6技术性能:采用安全UHFRFID技术，波段频率920mHz-925MHZ,单柜天线不少于6根</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3.7单体柜盘点时间:40S以内(300件)</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3.8识别准确率:99.99%</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3.9显示屏:31.5寸电容触控竖屏</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3.10身份识别:人脸识别、NFC刷卡、账号密码</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3.11通讯方式:可通WiFi、LAN网线与医院信息系统对接</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3.12锁:电磁吸锁1把，具备应急开门功能</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3.13柜体信号屏蔽:100%无泄漏</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3.14脚轮:万向轮4个，方便柜体移动，脚轮可固定，方便柜体固定使用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3.15自动亮灯:存储内部内嵌LED灯带，开门自动亮灯，方便辨认柜内耗材</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3.16设备维修:柜体顶部配备维修口，不需挪动柜体即可进行维修维护，方便快捷</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3.17支持与院内 SPD管理信息系统对接</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bdr w:val="single" w:color="000000" w:sz="4" w:space="0"/>
                <w:lang w:val="en-US" w:eastAsia="zh-CN"/>
              </w:rPr>
              <w:drawing>
                <wp:anchor distT="0" distB="0" distL="114300" distR="114300" simplePos="0" relativeHeight="251688960" behindDoc="0" locked="0" layoutInCell="1" allowOverlap="1">
                  <wp:simplePos x="0" y="0"/>
                  <wp:positionH relativeFrom="column">
                    <wp:posOffset>205105</wp:posOffset>
                  </wp:positionH>
                  <wp:positionV relativeFrom="paragraph">
                    <wp:posOffset>767080</wp:posOffset>
                  </wp:positionV>
                  <wp:extent cx="673100" cy="679450"/>
                  <wp:effectExtent l="0" t="0" r="12700" b="6350"/>
                  <wp:wrapNone/>
                  <wp:docPr id="115" name="图片_80"/>
                  <wp:cNvGraphicFramePr/>
                  <a:graphic xmlns:a="http://schemas.openxmlformats.org/drawingml/2006/main">
                    <a:graphicData uri="http://schemas.openxmlformats.org/drawingml/2006/picture">
                      <pic:pic xmlns:pic="http://schemas.openxmlformats.org/drawingml/2006/picture">
                        <pic:nvPicPr>
                          <pic:cNvPr id="115" name="图片_80"/>
                          <pic:cNvPicPr/>
                        </pic:nvPicPr>
                        <pic:blipFill>
                          <a:blip r:embed="rId90"/>
                          <a:stretch>
                            <a:fillRect/>
                          </a:stretch>
                        </pic:blipFill>
                        <pic:spPr>
                          <a:xfrm>
                            <a:off x="0" y="0"/>
                            <a:ext cx="673100" cy="679450"/>
                          </a:xfrm>
                          <a:prstGeom prst="rect">
                            <a:avLst/>
                          </a:prstGeom>
                          <a:noFill/>
                          <a:ln>
                            <a:noFill/>
                          </a:ln>
                        </pic:spPr>
                      </pic:pic>
                    </a:graphicData>
                  </a:graphic>
                </wp:anchor>
              </w:drawing>
            </w:r>
            <w:r>
              <w:rPr>
                <w:rFonts w:hint="eastAsia" w:ascii="宋体" w:hAnsi="宋体" w:eastAsia="宋体" w:cs="宋体"/>
                <w:color w:val="000000"/>
                <w:kern w:val="0"/>
                <w:sz w:val="21"/>
                <w:szCs w:val="21"/>
                <w:lang w:bidi="ar"/>
              </w:rPr>
              <w:t>定制医用环保水槽柜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1.规格：（1400mm*600D*1100H）mm±10mm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2.材质：</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2.1钢材：采用SECC双面电解钢板，主体钢板（柜体、层板、背板）厚度≥1.0mm。侧板、顶板、底板及门板采用≥1.0mm的双面电解钢板，表面镀锌工艺，经过冲压、折弯、焊接等工艺制成，其它部位采用≥0.8mm双面电解钢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2.2水槽柜主体：采用厚度1.0mmSUS304品牌不锈钢；配置亚克力挡水；</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2.3水龙头：采用高抛水龙头，采用精密陶瓷阀芯，致密坚硬，具有使用寿命长、耐高温、抗腐蚀等特点；</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2.4水槽：采用304不锈钢，厚度1.0mm；</w:t>
            </w:r>
          </w:p>
        </w:tc>
      </w:tr>
      <w:tr>
        <w:tblPrEx>
          <w:tblCellMar>
            <w:top w:w="0" w:type="dxa"/>
            <w:left w:w="108" w:type="dxa"/>
            <w:bottom w:w="0" w:type="dxa"/>
            <w:right w:w="108" w:type="dxa"/>
          </w:tblCellMar>
        </w:tblPrEx>
        <w:trPr>
          <w:cantSplit/>
          <w:trHeight w:val="945"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3.工艺：所有工件经数控激光切割、模具冲压、数控折弯、焊接、机器打磨而成，再经表洗、彩磷、清洗、烘干、静电喷涂、高温固化、安装而成。颜色可定制。</w:t>
            </w:r>
          </w:p>
        </w:tc>
      </w:tr>
      <w:tr>
        <w:tblPrEx>
          <w:tblCellMar>
            <w:top w:w="0" w:type="dxa"/>
            <w:left w:w="108" w:type="dxa"/>
            <w:bottom w:w="0" w:type="dxa"/>
            <w:right w:w="108" w:type="dxa"/>
          </w:tblCellMar>
        </w:tblPrEx>
        <w:trPr>
          <w:cantSplit/>
          <w:trHeight w:val="256"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ins w:id="152" w:author="政府采购业务部" w:date="2024-10-14T22:43:02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▲医用环保水盆柜检测依据：GB/T 3325-2017《金属家具通用技术条件》、GB/T 5464-2010《建筑材料不燃性试验方法》</w:t>
            </w:r>
          </w:p>
          <w:p>
            <w:pPr>
              <w:keepNext w:val="0"/>
              <w:keepLines w:val="0"/>
              <w:widowControl/>
              <w:suppressLineNumbers w:val="0"/>
              <w:jc w:val="left"/>
              <w:textAlignment w:val="center"/>
              <w:rPr>
                <w:ins w:id="153" w:author="政府采购业务部" w:date="2024-10-14T22:43:04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（1）形状与位置公差：邻边垂直度-对角线长度、邻边垂直度-对边长度、平整度、位差度、分缝、着地平稳性：合格；</w:t>
            </w:r>
          </w:p>
          <w:p>
            <w:pPr>
              <w:keepNext w:val="0"/>
              <w:keepLines w:val="0"/>
              <w:widowControl/>
              <w:suppressLineNumbers w:val="0"/>
              <w:jc w:val="left"/>
              <w:textAlignment w:val="center"/>
              <w:rPr>
                <w:ins w:id="154" w:author="政府采购业务部" w:date="2024-10-14T22:43:08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（2）外观性能要求：金属件：焊接件、冲压件、喷涂层：合格；塑料件：合格；</w:t>
            </w:r>
          </w:p>
          <w:p>
            <w:pPr>
              <w:keepNext w:val="0"/>
              <w:keepLines w:val="0"/>
              <w:widowControl/>
              <w:suppressLineNumbers w:val="0"/>
              <w:jc w:val="left"/>
              <w:textAlignment w:val="center"/>
              <w:rPr>
                <w:ins w:id="155" w:author="政府采购业务部" w:date="2024-10-14T22:43:10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（3）金属喷漆（塑）涂层：硬度：≥H；冲击强度:冲击高度 400mm，应无剥落、裂纹、皱纹；耐腐蚀性:100h内，观察在溶剂中样板上划道两侧 3mm 以外，应无鼓泡产生；100h后，检查划道两侧 3mm 以外，应无锈迹、剥落、起皱、变色和失光等现象；附着力:应不低于 2 级</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56" w:author="政府采购业务部" w:date="2024-10-14T22:43:11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（4）金属件耐腐蚀:金属件表面漆膜乙酸盐雾≥</w:t>
            </w:r>
            <w:commentRangeStart w:id="67"/>
            <w:r>
              <w:rPr>
                <w:rFonts w:hint="eastAsia" w:ascii="宋体" w:hAnsi="宋体" w:eastAsia="宋体" w:cs="宋体"/>
                <w:b/>
                <w:bCs/>
                <w:i w:val="0"/>
                <w:iCs w:val="0"/>
                <w:color w:val="FF0000"/>
                <w:kern w:val="0"/>
                <w:sz w:val="21"/>
                <w:szCs w:val="21"/>
                <w:highlight w:val="none"/>
                <w:u w:val="none"/>
                <w:lang w:val="en-US" w:eastAsia="zh-CN"/>
              </w:rPr>
              <w:t>450h，</w:t>
            </w:r>
            <w:commentRangeEnd w:id="67"/>
            <w:r>
              <w:rPr>
                <w:b/>
                <w:bCs/>
                <w:color w:val="FF0000"/>
              </w:rPr>
              <w:commentReference w:id="67"/>
            </w:r>
            <w:r>
              <w:rPr>
                <w:rFonts w:hint="eastAsia" w:ascii="宋体" w:hAnsi="宋体" w:eastAsia="宋体" w:cs="宋体"/>
                <w:b/>
                <w:bCs/>
                <w:i w:val="0"/>
                <w:iCs w:val="0"/>
                <w:color w:val="FF0000"/>
                <w:kern w:val="0"/>
                <w:sz w:val="21"/>
                <w:szCs w:val="21"/>
                <w:highlight w:val="none"/>
                <w:u w:val="none"/>
                <w:lang w:val="en-US" w:eastAsia="zh-CN"/>
              </w:rPr>
              <w:t>试验后漆膜外观评级≥9级，保护评级≥9级</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57" w:author="政府采购业务部" w:date="2024-10-14T22:43:13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（5）燃烧性能 A 级（A1）：不燃性试验：炉内温升△T：≤30℃; 质量损失率△m(％):≤50;持续燃烧时间tf：0s；燃烧热值试验：匀质制品、整体制品总热值 PCS：≤2.0MJ/kg</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58" w:author="政府采购业务部" w:date="2024-10-14T22:43:16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（6）交变盐雾：试验方法:5(</w:t>
            </w:r>
            <w:commentRangeStart w:id="68"/>
            <w:r>
              <w:rPr>
                <w:rFonts w:hint="eastAsia" w:ascii="宋体" w:hAnsi="宋体" w:eastAsia="宋体" w:cs="宋体"/>
                <w:b/>
                <w:bCs/>
                <w:i w:val="0"/>
                <w:iCs w:val="0"/>
                <w:color w:val="FF0000"/>
                <w:kern w:val="0"/>
                <w:sz w:val="21"/>
                <w:szCs w:val="21"/>
                <w:highlight w:val="none"/>
                <w:u w:val="none"/>
                <w:lang w:val="en-US" w:eastAsia="zh-CN"/>
              </w:rPr>
              <w:t>≥400h)</w:t>
            </w:r>
            <w:commentRangeEnd w:id="68"/>
            <w:r>
              <w:rPr>
                <w:b/>
                <w:bCs/>
                <w:color w:val="FF0000"/>
              </w:rPr>
              <w:commentReference w:id="68"/>
            </w:r>
            <w:r>
              <w:rPr>
                <w:rFonts w:hint="eastAsia" w:ascii="宋体" w:hAnsi="宋体" w:eastAsia="宋体" w:cs="宋体"/>
                <w:b/>
                <w:bCs/>
                <w:i w:val="0"/>
                <w:iCs w:val="0"/>
                <w:color w:val="FF0000"/>
                <w:kern w:val="0"/>
                <w:sz w:val="21"/>
                <w:szCs w:val="21"/>
                <w:highlight w:val="none"/>
                <w:u w:val="none"/>
                <w:lang w:val="en-US" w:eastAsia="zh-CN"/>
              </w:rPr>
              <w:t>盐雾条件后进行湿热条件，重复4次;然后进行标准大气条件。总循环次数4次。试验后样品应无锈蚀、鼓泡</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59" w:author="政府采购业务部" w:date="2024-10-14T22:43:18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（7）力学性能：柜类强度和耐久性：拉门耐久性(25万次)：合格；</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（8）产品有害物质：甲醛释放量、苯、甲苯、二甲苯、总挥发性有机化合物(TV0C)：合格</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rFonts w:hint="eastAsia" w:ascii="宋体" w:hAnsi="宋体" w:eastAsia="宋体" w:cs="宋体"/>
                <w:bCs/>
                <w:color w:val="000000"/>
                <w:kern w:val="0"/>
                <w:sz w:val="21"/>
                <w:szCs w:val="21"/>
                <w:lang w:bidi="ar"/>
              </w:rPr>
            </w:pPr>
            <w:r>
              <w:rPr>
                <w:rFonts w:hint="eastAsia" w:ascii="宋体" w:hAnsi="宋体" w:eastAsia="宋体" w:cs="宋体"/>
                <w:b/>
                <w:bCs/>
                <w:i w:val="0"/>
                <w:iCs w:val="0"/>
                <w:color w:val="FF0000"/>
                <w:kern w:val="0"/>
                <w:sz w:val="21"/>
                <w:szCs w:val="21"/>
                <w:highlight w:val="none"/>
                <w:u w:val="none"/>
                <w:lang w:val="en-US" w:eastAsia="zh-CN"/>
              </w:rPr>
              <w:t>提供2021年1月1日至本项目投标截止日以来“医用环保</w:t>
            </w:r>
            <w:commentRangeStart w:id="69"/>
            <w:r>
              <w:rPr>
                <w:rFonts w:hint="eastAsia" w:ascii="宋体" w:hAnsi="宋体" w:eastAsia="宋体" w:cs="宋体"/>
                <w:b/>
                <w:bCs/>
                <w:i w:val="0"/>
                <w:iCs w:val="0"/>
                <w:color w:val="FF0000"/>
                <w:kern w:val="0"/>
                <w:sz w:val="21"/>
                <w:szCs w:val="21"/>
                <w:highlight w:val="none"/>
                <w:u w:val="none"/>
                <w:lang w:val="en-US" w:eastAsia="zh-CN"/>
              </w:rPr>
              <w:t>水盆柜</w:t>
            </w:r>
            <w:commentRangeEnd w:id="69"/>
            <w:r>
              <w:commentReference w:id="69"/>
            </w:r>
            <w:r>
              <w:rPr>
                <w:rFonts w:hint="eastAsia" w:ascii="宋体" w:hAnsi="宋体" w:eastAsia="宋体" w:cs="宋体"/>
                <w:b/>
                <w:bCs/>
                <w:i w:val="0"/>
                <w:iCs w:val="0"/>
                <w:color w:val="FF0000"/>
                <w:kern w:val="0"/>
                <w:sz w:val="21"/>
                <w:szCs w:val="21"/>
                <w:highlight w:val="none"/>
                <w:u w:val="none"/>
                <w:lang w:val="en-US" w:eastAsia="zh-CN"/>
              </w:rPr>
              <w:t>”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医用环保消毒柜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1.规格：（L*600D*1100H）mm±10mm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74624" behindDoc="1" locked="0" layoutInCell="1" allowOverlap="1">
                  <wp:simplePos x="0" y="0"/>
                  <wp:positionH relativeFrom="column">
                    <wp:posOffset>-1047115</wp:posOffset>
                  </wp:positionH>
                  <wp:positionV relativeFrom="paragraph">
                    <wp:posOffset>48895</wp:posOffset>
                  </wp:positionV>
                  <wp:extent cx="723900" cy="698500"/>
                  <wp:effectExtent l="0" t="0" r="0" b="6350"/>
                  <wp:wrapNone/>
                  <wp:docPr id="127" name="图片_81"/>
                  <wp:cNvGraphicFramePr/>
                  <a:graphic xmlns:a="http://schemas.openxmlformats.org/drawingml/2006/main">
                    <a:graphicData uri="http://schemas.openxmlformats.org/drawingml/2006/picture">
                      <pic:pic xmlns:pic="http://schemas.openxmlformats.org/drawingml/2006/picture">
                        <pic:nvPicPr>
                          <pic:cNvPr id="127" name="图片_81"/>
                          <pic:cNvPicPr/>
                        </pic:nvPicPr>
                        <pic:blipFill>
                          <a:blip r:embed="rId91"/>
                          <a:stretch>
                            <a:fillRect/>
                          </a:stretch>
                        </pic:blipFill>
                        <pic:spPr>
                          <a:xfrm>
                            <a:off x="0" y="0"/>
                            <a:ext cx="723900" cy="6985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 xml:space="preserve">2.材质：采用优质304#不锈钢经压折、焊接、抛光打磨而成，没有外露点；板材厚度均1.0mm；                                                                   </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3.水槽：采用304不锈钢一体铸造成型水槽，配备不锈钢水龙头，抗腐蚀，耐磨损，耐高温，抗氧化能力强，具有很强的使用寿命；                                                                                                                                                                                                              4.工艺：焊接光滑无毛刺，表面抛光处理，抗腐蚀易清洗，整体设计实用而坚固、工艺精致美观、操作灵活方便，制作工艺采用激光设备切割、数控设备折弯，使产品更具流线性，整体坚实稳固。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刷手池１</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1.规格：（1500W*600D*1800H）mm±10mm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2.材质：水池板采用≥1.0mm厚304不锈钢、柜体、背板、门板：采用≥1.0mm厚304#不锈</w:t>
            </w: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75648" behindDoc="1" locked="0" layoutInCell="1" allowOverlap="1">
                  <wp:simplePos x="0" y="0"/>
                  <wp:positionH relativeFrom="column">
                    <wp:posOffset>-963930</wp:posOffset>
                  </wp:positionH>
                  <wp:positionV relativeFrom="paragraph">
                    <wp:posOffset>175895</wp:posOffset>
                  </wp:positionV>
                  <wp:extent cx="520700" cy="679450"/>
                  <wp:effectExtent l="0" t="0" r="12700" b="6350"/>
                  <wp:wrapNone/>
                  <wp:docPr id="114" name="图片_82"/>
                  <wp:cNvGraphicFramePr/>
                  <a:graphic xmlns:a="http://schemas.openxmlformats.org/drawingml/2006/main">
                    <a:graphicData uri="http://schemas.openxmlformats.org/drawingml/2006/picture">
                      <pic:pic xmlns:pic="http://schemas.openxmlformats.org/drawingml/2006/picture">
                        <pic:nvPicPr>
                          <pic:cNvPr id="114" name="图片_82"/>
                          <pic:cNvPicPr/>
                        </pic:nvPicPr>
                        <pic:blipFill>
                          <a:blip r:embed="rId92"/>
                          <a:stretch>
                            <a:fillRect/>
                          </a:stretch>
                        </pic:blipFill>
                        <pic:spPr>
                          <a:xfrm>
                            <a:off x="0" y="0"/>
                            <a:ext cx="520700" cy="67945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钢板，双层制作，经久耐用。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3.工艺：一体化池体，无焊缝，槽体设计依据</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人体工程学原理、全不锈钢槽体，整体无缝设计，极易清洁；</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4.功能：出水方式：感应式、膝碰式、脚踏式任选一种，抗干扰性强；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其它说明：漏电保护设计，保证了操作人的使用；槽体中间特殊静音处理，造型美观大方，使用方便，可根据客户要求配置热水器，烘手器；配置照明灯。配主柜+304#不锈钢水龙头+配镜子（根据科室需求配置）。</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127000</wp:posOffset>
                  </wp:positionH>
                  <wp:positionV relativeFrom="paragraph">
                    <wp:posOffset>412750</wp:posOffset>
                  </wp:positionV>
                  <wp:extent cx="723900" cy="749300"/>
                  <wp:effectExtent l="0" t="0" r="0" b="12700"/>
                  <wp:wrapNone/>
                  <wp:docPr id="91" name="_x0000_s1534"/>
                  <wp:cNvGraphicFramePr/>
                  <a:graphic xmlns:a="http://schemas.openxmlformats.org/drawingml/2006/main">
                    <a:graphicData uri="http://schemas.openxmlformats.org/drawingml/2006/picture">
                      <pic:pic xmlns:pic="http://schemas.openxmlformats.org/drawingml/2006/picture">
                        <pic:nvPicPr>
                          <pic:cNvPr id="91" name="_x0000_s1534"/>
                          <pic:cNvPicPr/>
                        </pic:nvPicPr>
                        <pic:blipFill>
                          <a:blip r:embed="rId93"/>
                          <a:stretch>
                            <a:fillRect/>
                          </a:stretch>
                        </pic:blipFill>
                        <pic:spPr>
                          <a:xfrm>
                            <a:off x="0" y="0"/>
                            <a:ext cx="723900" cy="749300"/>
                          </a:xfrm>
                          <a:prstGeom prst="rect">
                            <a:avLst/>
                          </a:prstGeom>
                        </pic:spPr>
                      </pic:pic>
                    </a:graphicData>
                  </a:graphic>
                </wp:anchor>
              </w:drawing>
            </w:r>
            <w:r>
              <w:rPr>
                <w:rFonts w:hint="eastAsia" w:ascii="宋体" w:hAnsi="宋体" w:eastAsia="宋体" w:cs="宋体"/>
                <w:color w:val="000000"/>
                <w:kern w:val="0"/>
                <w:sz w:val="21"/>
                <w:szCs w:val="21"/>
                <w:lang w:bidi="ar"/>
              </w:rPr>
              <w:t>刷手池2</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1.规格：（1800W*680D*1800H）mm±10mm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2.材质：水池板采用≥1.0mm厚304不锈钢、背板、门板：采用≥1.0mm厚304#不锈钢板，双层制作，经久耐用；门板带缓冲功能。</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 xml:space="preserve">3.1刷手池分为上中下，结构；                                                    </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3.2洗手池深度应符合相关技术要求，可选择感应或者脚踏式水龙头；                                                                                                                                                                                                            4.配置：镜子等根据临床深化； 配主柜+304#不锈钢水龙头+配镜子（根据科室需求配置）</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医用环保清洗柜</w:t>
            </w: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231140</wp:posOffset>
                  </wp:positionH>
                  <wp:positionV relativeFrom="paragraph">
                    <wp:posOffset>770890</wp:posOffset>
                  </wp:positionV>
                  <wp:extent cx="660400" cy="647700"/>
                  <wp:effectExtent l="0" t="0" r="6350" b="0"/>
                  <wp:wrapNone/>
                  <wp:docPr id="92" name="_x0000_s1535"/>
                  <wp:cNvGraphicFramePr/>
                  <a:graphic xmlns:a="http://schemas.openxmlformats.org/drawingml/2006/main">
                    <a:graphicData uri="http://schemas.openxmlformats.org/drawingml/2006/picture">
                      <pic:pic xmlns:pic="http://schemas.openxmlformats.org/drawingml/2006/picture">
                        <pic:nvPicPr>
                          <pic:cNvPr id="92" name="_x0000_s1535"/>
                          <pic:cNvPicPr/>
                        </pic:nvPicPr>
                        <pic:blipFill>
                          <a:blip r:embed="rId94"/>
                          <a:stretch>
                            <a:fillRect/>
                          </a:stretch>
                        </pic:blipFill>
                        <pic:spPr>
                          <a:xfrm>
                            <a:off x="0" y="0"/>
                            <a:ext cx="660400" cy="647700"/>
                          </a:xfrm>
                          <a:prstGeom prst="rect">
                            <a:avLst/>
                          </a:prstGeom>
                        </pic:spPr>
                      </pic:pic>
                    </a:graphicData>
                  </a:graphic>
                </wp:anchor>
              </w:drawing>
            </w:r>
            <w:r>
              <w:rPr>
                <w:rFonts w:hint="eastAsia" w:ascii="宋体" w:hAnsi="宋体" w:eastAsia="宋体" w:cs="宋体"/>
                <w:color w:val="000000"/>
                <w:kern w:val="0"/>
                <w:sz w:val="21"/>
                <w:szCs w:val="21"/>
                <w:lang w:bidi="ar"/>
              </w:rPr>
              <w:t>（304）</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1.规格：（L*600D*1100H）mm±10mm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 xml:space="preserve">2.材质：采用优质304#不锈钢经压折、焊接、抛光打磨而成，没有外露点；柜体、背板、门板板材厚度均1.0mm；                                                                   </w:t>
            </w:r>
          </w:p>
        </w:tc>
      </w:tr>
      <w:tr>
        <w:tblPrEx>
          <w:tblCellMar>
            <w:top w:w="0" w:type="dxa"/>
            <w:left w:w="108" w:type="dxa"/>
            <w:bottom w:w="0" w:type="dxa"/>
            <w:right w:w="108" w:type="dxa"/>
          </w:tblCellMar>
        </w:tblPrEx>
        <w:trPr>
          <w:cantSplit/>
          <w:trHeight w:val="1719"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3.水槽：采用304不锈钢一体铸造成型水槽，配备不锈钢水龙头、进出水配件，抗腐蚀，耐磨损，耐高温，抗氧化能力强，具有很强的使用寿命；                                                                                                                                                                                                              4.工艺：焊接光滑无毛刺，表面抛光处理，抗腐蚀易清洗，整体设计实用而坚固、工艺精致美观、操作灵活方便，制作工艺采用激光设备切割、数控设备折弯，使产品更具流线性，整体坚实稳固。</w:t>
            </w:r>
          </w:p>
        </w:tc>
      </w:tr>
      <w:tr>
        <w:tblPrEx>
          <w:tblCellMar>
            <w:top w:w="0" w:type="dxa"/>
            <w:left w:w="108" w:type="dxa"/>
            <w:bottom w:w="0" w:type="dxa"/>
            <w:right w:w="108" w:type="dxa"/>
          </w:tblCellMar>
        </w:tblPrEx>
        <w:trPr>
          <w:cantSplit/>
          <w:trHeight w:val="191"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ins w:id="160" w:author="政府采购业务部" w:date="2024-10-14T22:45:21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▲304不锈钢清洗池检测依据：GB/T 3325-2017 《金属家具通用技术条件》、GB/T 14402-2007《建筑材料及制品的燃烧性能 燃烧热值的测定》；</w:t>
            </w:r>
          </w:p>
          <w:p>
            <w:pPr>
              <w:keepNext w:val="0"/>
              <w:keepLines w:val="0"/>
              <w:widowControl/>
              <w:suppressLineNumbers w:val="0"/>
              <w:jc w:val="left"/>
              <w:textAlignment w:val="center"/>
              <w:rPr>
                <w:ins w:id="161" w:author="政府采购业务部" w:date="2024-10-14T22:45:23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（1）外观性能要求：金属件：焊接件、冲压件：合格；</w:t>
            </w:r>
          </w:p>
          <w:p>
            <w:pPr>
              <w:keepNext w:val="0"/>
              <w:keepLines w:val="0"/>
              <w:widowControl/>
              <w:suppressLineNumbers w:val="0"/>
              <w:jc w:val="left"/>
              <w:textAlignment w:val="center"/>
              <w:rPr>
                <w:ins w:id="162" w:author="政府采购业务部" w:date="2024-10-14T22:45:27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(2)金属电镀层：抗盐雾：18h，直径1.5mm以下的锈点≤20/dm², 其中直径1.0mm以上的锈点不超过 5 点(离边缘 2mm 以内不计)</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63" w:author="政府采购业务部" w:date="2024-10-14T22:45:29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(3)金属表面耐腐蚀：经过≥</w:t>
            </w:r>
            <w:commentRangeStart w:id="70"/>
            <w:r>
              <w:rPr>
                <w:rFonts w:hint="eastAsia" w:ascii="宋体" w:hAnsi="宋体" w:eastAsia="宋体" w:cs="宋体"/>
                <w:b/>
                <w:bCs/>
                <w:i w:val="0"/>
                <w:iCs w:val="0"/>
                <w:color w:val="FF0000"/>
                <w:kern w:val="0"/>
                <w:sz w:val="21"/>
                <w:szCs w:val="21"/>
                <w:highlight w:val="none"/>
                <w:u w:val="none"/>
                <w:lang w:val="en-US" w:eastAsia="zh-CN"/>
              </w:rPr>
              <w:t>450h乙</w:t>
            </w:r>
            <w:commentRangeEnd w:id="70"/>
            <w:r>
              <w:rPr>
                <w:b/>
                <w:bCs/>
                <w:color w:val="FF0000"/>
              </w:rPr>
              <w:commentReference w:id="70"/>
            </w:r>
            <w:r>
              <w:rPr>
                <w:rFonts w:hint="eastAsia" w:ascii="宋体" w:hAnsi="宋体" w:eastAsia="宋体" w:cs="宋体"/>
                <w:b/>
                <w:bCs/>
                <w:i w:val="0"/>
                <w:iCs w:val="0"/>
                <w:color w:val="FF0000"/>
                <w:kern w:val="0"/>
                <w:sz w:val="21"/>
                <w:szCs w:val="21"/>
                <w:highlight w:val="none"/>
                <w:u w:val="none"/>
                <w:lang w:val="en-US" w:eastAsia="zh-CN"/>
              </w:rPr>
              <w:t>酸盐雾试验后，耐腐蚀等级应达到10的要求；</w:t>
            </w:r>
          </w:p>
          <w:p>
            <w:pPr>
              <w:keepNext w:val="0"/>
              <w:keepLines w:val="0"/>
              <w:widowControl/>
              <w:suppressLineNumbers w:val="0"/>
              <w:jc w:val="left"/>
              <w:textAlignment w:val="center"/>
              <w:rPr>
                <w:ins w:id="164" w:author="政府采购业务部" w:date="2024-10-14T22:45:31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(4)燃烧性能A1级（钢板）：不燃性试验：炉内温升△T：≤30℃； 质量损失率△m(％)： ≤50；持续燃烧时间 tf：0s；燃烧热值试验：匀质制品总热值 PCS：≤2.0MJ/kg</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65" w:author="政府采购业务部" w:date="2024-10-14T22:45:33Z"/>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(5)粗糙度：优于Ra1.6</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ins w:id="166" w:author="政府采购业务部" w:date="2024-10-14T22:45:35Z"/>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(6)不锈钢晶间腐蚀：应无晶间腐蚀而产生的裂纹</w:t>
            </w:r>
          </w:p>
          <w:p>
            <w:pPr>
              <w:keepNext w:val="0"/>
              <w:keepLines w:val="0"/>
              <w:widowControl/>
              <w:suppressLineNumbers w:val="0"/>
              <w:jc w:val="left"/>
              <w:textAlignment w:val="center"/>
              <w:rPr>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(7)晶粒度：≥5级</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提供2021年1月1日至本项目投标截止日以来“</w:t>
            </w:r>
            <w:commentRangeStart w:id="71"/>
            <w:r>
              <w:rPr>
                <w:rFonts w:hint="eastAsia" w:ascii="宋体" w:hAnsi="宋体" w:eastAsia="宋体" w:cs="宋体"/>
                <w:b/>
                <w:bCs/>
                <w:i w:val="0"/>
                <w:iCs w:val="0"/>
                <w:color w:val="FF0000"/>
                <w:kern w:val="0"/>
                <w:sz w:val="21"/>
                <w:szCs w:val="21"/>
                <w:highlight w:val="none"/>
                <w:u w:val="none"/>
                <w:lang w:val="en-US" w:eastAsia="zh-CN"/>
              </w:rPr>
              <w:t>304不锈钢清洗池</w:t>
            </w:r>
            <w:commentRangeEnd w:id="71"/>
            <w:r>
              <w:commentReference w:id="71"/>
            </w:r>
            <w:r>
              <w:rPr>
                <w:rFonts w:hint="eastAsia" w:ascii="宋体" w:hAnsi="宋体" w:eastAsia="宋体" w:cs="宋体"/>
                <w:b/>
                <w:bCs/>
                <w:i w:val="0"/>
                <w:iCs w:val="0"/>
                <w:color w:val="FF0000"/>
                <w:kern w:val="0"/>
                <w:sz w:val="21"/>
                <w:szCs w:val="21"/>
                <w:highlight w:val="none"/>
                <w:u w:val="none"/>
                <w:lang w:val="en-US" w:eastAsia="zh-CN"/>
              </w:rPr>
              <w:t>”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172720</wp:posOffset>
                  </wp:positionH>
                  <wp:positionV relativeFrom="paragraph">
                    <wp:posOffset>543560</wp:posOffset>
                  </wp:positionV>
                  <wp:extent cx="660400" cy="1111250"/>
                  <wp:effectExtent l="0" t="0" r="6350" b="12700"/>
                  <wp:wrapNone/>
                  <wp:docPr id="93" name="_x0000_s1536"/>
                  <wp:cNvGraphicFramePr/>
                  <a:graphic xmlns:a="http://schemas.openxmlformats.org/drawingml/2006/main">
                    <a:graphicData uri="http://schemas.openxmlformats.org/drawingml/2006/picture">
                      <pic:pic xmlns:pic="http://schemas.openxmlformats.org/drawingml/2006/picture">
                        <pic:nvPicPr>
                          <pic:cNvPr id="93" name="_x0000_s1536"/>
                          <pic:cNvPicPr/>
                        </pic:nvPicPr>
                        <pic:blipFill>
                          <a:blip r:embed="rId95"/>
                          <a:stretch>
                            <a:fillRect/>
                          </a:stretch>
                        </pic:blipFill>
                        <pic:spPr>
                          <a:xfrm>
                            <a:off x="0" y="0"/>
                            <a:ext cx="660400" cy="1111250"/>
                          </a:xfrm>
                          <a:prstGeom prst="rect">
                            <a:avLst/>
                          </a:prstGeom>
                        </pic:spPr>
                      </pic:pic>
                    </a:graphicData>
                  </a:graphic>
                </wp:anchor>
              </w:drawing>
            </w:r>
            <w:r>
              <w:rPr>
                <w:rFonts w:hint="eastAsia" w:ascii="宋体" w:hAnsi="宋体" w:eastAsia="宋体" w:cs="宋体"/>
                <w:color w:val="000000"/>
                <w:kern w:val="0"/>
                <w:sz w:val="21"/>
                <w:szCs w:val="21"/>
                <w:lang w:bidi="ar"/>
              </w:rPr>
              <w:t>不锈钢器械柜（带轮）</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1.规格：（900W*500D*2000H）mm±10mm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2.1材质为优质304#不锈钢，主体钢板（柜体、层板、背板）厚度≥1.0mm。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2.2导轨：不锈钢三节阻尼导轨。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2.3活动层板四边折弯，可自由调节高度，层板挂钩采用 ≥2.0mm 厚不锈钢制作，可自由拆卸，逐级调整高度，层板配加强筋，可承重≥30KG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3.1采用双层门板设计；门框加减震脚垫，关门静音。柜门内置磁吸功能；柜门采用门轴连接方式，门轴连接件直径为≥4.0mm（或缓冲门铰结构）。</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3.2采用隐藏式卷边拉手，折弯一体成型。</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4.工艺、整体采用电阻焊接工艺，无外露焊点，钢板采用激光切割及数控折边成型。表面光滑光洁，光泽保持性强，清晰亮净，抗酸耐碱，耐脏易清洁，在接触人体或收藏物品的部位无毛刺、刃口、棱角。</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5.配置：配抽屉、掩门，上下柜配活动层板，带锁。柜门、抽屉上配标签卡槽，上掩门门板玻璃采用≥5mm钢化玻璃。根据采购方需求进行深化设计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231775</wp:posOffset>
                  </wp:positionH>
                  <wp:positionV relativeFrom="paragraph">
                    <wp:posOffset>263525</wp:posOffset>
                  </wp:positionV>
                  <wp:extent cx="565150" cy="787400"/>
                  <wp:effectExtent l="0" t="0" r="6350" b="12700"/>
                  <wp:wrapNone/>
                  <wp:docPr id="94" name="_x0000_s1537"/>
                  <wp:cNvGraphicFramePr/>
                  <a:graphic xmlns:a="http://schemas.openxmlformats.org/drawingml/2006/main">
                    <a:graphicData uri="http://schemas.openxmlformats.org/drawingml/2006/picture">
                      <pic:pic xmlns:pic="http://schemas.openxmlformats.org/drawingml/2006/picture">
                        <pic:nvPicPr>
                          <pic:cNvPr id="94" name="_x0000_s1537"/>
                          <pic:cNvPicPr/>
                        </pic:nvPicPr>
                        <pic:blipFill>
                          <a:blip r:embed="rId96"/>
                          <a:stretch>
                            <a:fillRect/>
                          </a:stretch>
                        </pic:blipFill>
                        <pic:spPr>
                          <a:xfrm>
                            <a:off x="0" y="0"/>
                            <a:ext cx="565150" cy="787400"/>
                          </a:xfrm>
                          <a:prstGeom prst="rect">
                            <a:avLst/>
                          </a:prstGeom>
                        </pic:spPr>
                      </pic:pic>
                    </a:graphicData>
                  </a:graphic>
                </wp:anchor>
              </w:drawing>
            </w:r>
            <w:r>
              <w:rPr>
                <w:rFonts w:hint="eastAsia" w:ascii="宋体" w:hAnsi="宋体" w:eastAsia="宋体" w:cs="宋体"/>
                <w:color w:val="000000"/>
                <w:kern w:val="0"/>
                <w:sz w:val="21"/>
                <w:szCs w:val="21"/>
                <w:lang w:bidi="ar"/>
              </w:rPr>
              <w:t>不锈钢标本柜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1.规格：（900W*500D*2000H）mm±10mm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2.1柜体：采用厚度1.0mm厚304不锈钢；框体外框采用薄边边框设计；柜体分为双开掩门，内部配置5层。柜子底部带有调整脚，可从柜子内部调节，配置胶塞。</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2.2柜门：采用材料厚度1.0厚双面钢板制作，钢板成型内嵌式拉手，门配5mm钢化玻璃。</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3.配件：采用液压缓冲铰链。</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4.工艺、整体采用电阻焊接工艺，无外露焊点，钢板采用激光切割及数控折边成型。表面光滑光洁，光泽保持性强，清晰亮净，抗酸耐碱，耐脏易清洁，在接触人体或收藏物品的部位无毛刺、刃口、棱角。</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不锈钢器械柜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1.规格：（900W*500D*2000H）mm±10mm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2.材质：采用304不锈钢板材，侧板、门板、顶板、底板、层板用国标0.8mm，加强管料用国标1.0mm；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3.结构/配置：</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-1046480</wp:posOffset>
                  </wp:positionH>
                  <wp:positionV relativeFrom="paragraph">
                    <wp:posOffset>68580</wp:posOffset>
                  </wp:positionV>
                  <wp:extent cx="482600" cy="800100"/>
                  <wp:effectExtent l="0" t="0" r="12700" b="0"/>
                  <wp:wrapNone/>
                  <wp:docPr id="95" name="_x0000_s1538"/>
                  <wp:cNvGraphicFramePr/>
                  <a:graphic xmlns:a="http://schemas.openxmlformats.org/drawingml/2006/main">
                    <a:graphicData uri="http://schemas.openxmlformats.org/drawingml/2006/picture">
                      <pic:pic xmlns:pic="http://schemas.openxmlformats.org/drawingml/2006/picture">
                        <pic:nvPicPr>
                          <pic:cNvPr id="95" name="_x0000_s1538"/>
                          <pic:cNvPicPr/>
                        </pic:nvPicPr>
                        <pic:blipFill>
                          <a:blip r:embed="rId97"/>
                          <a:stretch>
                            <a:fillRect/>
                          </a:stretch>
                        </pic:blipFill>
                        <pic:spPr>
                          <a:xfrm>
                            <a:off x="0" y="0"/>
                            <a:ext cx="482600" cy="800100"/>
                          </a:xfrm>
                          <a:prstGeom prst="rect">
                            <a:avLst/>
                          </a:prstGeom>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 xml:space="preserve">3.1器械柜上下分二对掩门，上层门为不锈钢双面门板夹5mm玻璃，内均分四层，下层门为不锈钢板，内均分二层；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3.2层板可自由拆卸，逐级调整高度，这样可以分类存放不同大小的物品；</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 xml:space="preserve">3.3上下门各配一把锁，柜门为双层结构,带缓冲功能；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3.4配置：主柜（上不锈钢框玻璃门内配3块活动层板，下不锈钢掩门内配1块活动层板）；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4.五金配件：拉手、缓冲门铰；</w:t>
            </w:r>
          </w:p>
        </w:tc>
      </w:tr>
      <w:tr>
        <w:tblPrEx>
          <w:tblCellMar>
            <w:top w:w="0" w:type="dxa"/>
            <w:left w:w="108" w:type="dxa"/>
            <w:bottom w:w="0" w:type="dxa"/>
            <w:right w:w="108" w:type="dxa"/>
          </w:tblCellMar>
        </w:tblPrEx>
        <w:trPr>
          <w:cantSplit/>
          <w:trHeight w:val="998"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5.工艺：所有工件经数控激光切割、模具冲压、数控折弯、亚弧焊接、机器打磨、抛光、拉丝而成。</w:t>
            </w:r>
          </w:p>
        </w:tc>
      </w:tr>
      <w:tr>
        <w:tblPrEx>
          <w:tblCellMar>
            <w:top w:w="0" w:type="dxa"/>
            <w:left w:w="108" w:type="dxa"/>
            <w:bottom w:w="0" w:type="dxa"/>
            <w:right w:w="108" w:type="dxa"/>
          </w:tblCellMar>
        </w:tblPrEx>
        <w:trPr>
          <w:cantSplit/>
          <w:trHeight w:val="179"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▲医用不锈钢器械柜：</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检测依据：GB/T 3325-2017 《金属家具通用技术条件》 、GB/T 10357.5-2011 《家具力学性能试验 第5部分：柜类强度和耐久性》、GB/T 10357.4-2013《家具力学性能试验 第4部分：柜类稳定性》、GB/T 35607-2017 《绿色产品评价 家具》</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commentRangeStart w:id="72"/>
            <w:r>
              <w:rPr>
                <w:rFonts w:hint="eastAsia" w:ascii="宋体" w:hAnsi="宋体" w:eastAsia="宋体" w:cs="宋体"/>
                <w:b/>
                <w:bCs/>
                <w:i w:val="0"/>
                <w:iCs w:val="0"/>
                <w:color w:val="FF0000"/>
                <w:kern w:val="0"/>
                <w:sz w:val="21"/>
                <w:szCs w:val="21"/>
                <w:highlight w:val="none"/>
                <w:u w:val="none"/>
                <w:lang w:val="en-US" w:eastAsia="zh-CN"/>
              </w:rPr>
              <w:t>2.</w:t>
            </w:r>
            <w:commentRangeEnd w:id="72"/>
            <w:r>
              <w:rPr>
                <w:b/>
                <w:bCs/>
                <w:color w:val="FF0000"/>
              </w:rPr>
              <w:commentReference w:id="72"/>
            </w:r>
            <w:r>
              <w:rPr>
                <w:rFonts w:hint="eastAsia" w:ascii="宋体" w:hAnsi="宋体" w:eastAsia="宋体" w:cs="宋体"/>
                <w:b/>
                <w:bCs/>
                <w:i w:val="0"/>
                <w:iCs w:val="0"/>
                <w:color w:val="FF0000"/>
                <w:kern w:val="0"/>
                <w:sz w:val="21"/>
                <w:szCs w:val="21"/>
                <w:highlight w:val="none"/>
                <w:u w:val="none"/>
                <w:lang w:val="en-US" w:eastAsia="zh-CN"/>
              </w:rPr>
              <w:t>形状与位置公差：邻边垂直度-对角线长度、邻边垂直度-对边长度、翘曲度-正视面板件、平整度、位差度、着地平稳性：合格</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3.外观性能要求：金属件（焊接件、冲压件、电镀层）：合格；配件：家具锁锁定到位，开启应灵活；锁定脚轮的锁定装置完好，所有脚轮在开锁状态下应运动灵活</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4.安全性能要求：结构安全：合格</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5.理化性能-金属电镀层：抗盐雾：100h，直径1.5mm以下的锈点≤20/dm²，其中直径1.0mm以上的锈点不超过5点 (离边缘2mm以内不计)</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力学性能：柜类强度和耐久性：搁板定位、搁板支承件强度、结构和底架强度、跌落、拉门垂直加载、拉门水平加载、拉门猛关、门锁、插销的强度：合格；柜类稳定性-非固定柜空载稳定性：活动部件关闭时的空载稳定性：应无倾翻现象；活动部件打开时的空载稳定性：应无倾翻现象；柜类稳定性-非固定柜加载稳定性：活动部件关闭时的加载稳定性：应无倾翻现象；活动部件打开时的加载稳定性：应无倾翻现象；柜类稳定性-搁板稳定性：搁板水平加载稳定性：空载搁板应无脱落；搁板垂直加载稳定性：空载搁板应无倾翻</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7.产品有害物质：甲醛释放量、苯、甲苯、二甲苯、总挥发性有机化合物</w:t>
            </w:r>
            <w:commentRangeStart w:id="73"/>
            <w:r>
              <w:rPr>
                <w:rFonts w:hint="eastAsia" w:ascii="宋体" w:hAnsi="宋体" w:eastAsia="宋体" w:cs="宋体"/>
                <w:b/>
                <w:bCs/>
                <w:i w:val="0"/>
                <w:iCs w:val="0"/>
                <w:color w:val="FF0000"/>
                <w:kern w:val="0"/>
                <w:sz w:val="21"/>
                <w:szCs w:val="21"/>
                <w:highlight w:val="none"/>
                <w:u w:val="none"/>
                <w:lang w:val="en-US" w:eastAsia="zh-CN"/>
              </w:rPr>
              <w:t>(</w:t>
            </w:r>
            <w:commentRangeEnd w:id="73"/>
            <w:r>
              <w:rPr>
                <w:b/>
                <w:bCs/>
                <w:color w:val="FF0000"/>
              </w:rPr>
              <w:commentReference w:id="73"/>
            </w:r>
            <w:r>
              <w:rPr>
                <w:rFonts w:hint="eastAsia" w:ascii="宋体" w:hAnsi="宋体" w:eastAsia="宋体" w:cs="宋体"/>
                <w:b/>
                <w:bCs/>
                <w:i w:val="0"/>
                <w:iCs w:val="0"/>
                <w:color w:val="FF0000"/>
                <w:kern w:val="0"/>
                <w:sz w:val="21"/>
                <w:szCs w:val="21"/>
                <w:highlight w:val="none"/>
                <w:u w:val="none"/>
                <w:lang w:val="en-US" w:eastAsia="zh-CN"/>
              </w:rPr>
              <w:t>TV0C：合格</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8.金属表面耐腐蚀：以样板测试面中心位置处面积2.25平方分米为考核面积，经过</w:t>
            </w:r>
            <w:commentRangeStart w:id="74"/>
            <w:r>
              <w:rPr>
                <w:rFonts w:hint="eastAsia" w:ascii="宋体" w:hAnsi="宋体" w:eastAsia="宋体" w:cs="宋体"/>
                <w:b/>
                <w:bCs/>
                <w:i w:val="0"/>
                <w:iCs w:val="0"/>
                <w:color w:val="FF0000"/>
                <w:kern w:val="0"/>
                <w:sz w:val="21"/>
                <w:szCs w:val="21"/>
                <w:highlight w:val="none"/>
                <w:u w:val="none"/>
                <w:lang w:val="en-US" w:eastAsia="zh-CN"/>
              </w:rPr>
              <w:t>480小时</w:t>
            </w:r>
            <w:commentRangeEnd w:id="74"/>
            <w:r>
              <w:rPr>
                <w:b/>
                <w:bCs/>
                <w:color w:val="FF0000"/>
              </w:rPr>
              <w:commentReference w:id="74"/>
            </w:r>
            <w:r>
              <w:rPr>
                <w:rFonts w:hint="eastAsia" w:ascii="宋体" w:hAnsi="宋体" w:eastAsia="宋体" w:cs="宋体"/>
                <w:b/>
                <w:bCs/>
                <w:i w:val="0"/>
                <w:iCs w:val="0"/>
                <w:color w:val="FF0000"/>
                <w:kern w:val="0"/>
                <w:sz w:val="21"/>
                <w:szCs w:val="21"/>
                <w:highlight w:val="none"/>
                <w:u w:val="none"/>
                <w:lang w:val="en-US" w:eastAsia="zh-CN"/>
              </w:rPr>
              <w:t>乙酸盐雾试验后，镀层的耐腐蚀等级≥9级</w:t>
            </w:r>
          </w:p>
          <w:p>
            <w:pPr>
              <w:keepNext w:val="0"/>
              <w:keepLines w:val="0"/>
              <w:widowControl/>
              <w:suppressLineNumbers w:val="0"/>
              <w:jc w:val="left"/>
              <w:textAlignment w:val="center"/>
              <w:rPr>
                <w:rFonts w:hint="eastAsia" w:ascii="宋体" w:hAnsi="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9.不锈钢晶间腐蚀：应无晶间腐蚀而产生的裂纹备注：力学性能按2级水平试验</w:t>
            </w:r>
            <w:r>
              <w:rPr>
                <w:rFonts w:hint="eastAsia" w:ascii="宋体" w:hAnsi="宋体" w:cs="宋体"/>
                <w:b/>
                <w:bCs/>
                <w:i w:val="0"/>
                <w:iCs w:val="0"/>
                <w:color w:val="FF0000"/>
                <w:kern w:val="0"/>
                <w:sz w:val="21"/>
                <w:szCs w:val="21"/>
                <w:highlight w:val="none"/>
                <w:u w:val="none"/>
                <w:lang w:val="en-US" w:eastAsia="zh-CN"/>
              </w:rPr>
              <w:t>。</w:t>
            </w:r>
          </w:p>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提供2021年1月1日至本项目投标截止日以来“</w:t>
            </w:r>
            <w:commentRangeStart w:id="75"/>
            <w:r>
              <w:rPr>
                <w:rFonts w:hint="eastAsia" w:ascii="宋体" w:hAnsi="宋体" w:eastAsia="宋体" w:cs="宋体"/>
                <w:b/>
                <w:bCs/>
                <w:i w:val="0"/>
                <w:iCs w:val="0"/>
                <w:color w:val="FF0000"/>
                <w:kern w:val="0"/>
                <w:sz w:val="21"/>
                <w:szCs w:val="21"/>
                <w:highlight w:val="none"/>
                <w:u w:val="none"/>
                <w:lang w:val="en-US" w:eastAsia="zh-CN"/>
              </w:rPr>
              <w:t>医用</w:t>
            </w:r>
            <w:commentRangeEnd w:id="75"/>
            <w:r>
              <w:commentReference w:id="75"/>
            </w:r>
            <w:r>
              <w:rPr>
                <w:rFonts w:hint="eastAsia" w:ascii="宋体" w:hAnsi="宋体" w:eastAsia="宋体" w:cs="宋体"/>
                <w:b/>
                <w:bCs/>
                <w:i w:val="0"/>
                <w:iCs w:val="0"/>
                <w:color w:val="FF0000"/>
                <w:kern w:val="0"/>
                <w:sz w:val="21"/>
                <w:szCs w:val="21"/>
                <w:highlight w:val="none"/>
                <w:u w:val="none"/>
                <w:lang w:val="en-US" w:eastAsia="zh-CN"/>
              </w:rPr>
              <w:t>不锈钢器械柜”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不锈钢矮柜１</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1.规格：（L*600W*1500D）mm±10mm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-1005840</wp:posOffset>
                  </wp:positionH>
                  <wp:positionV relativeFrom="paragraph">
                    <wp:posOffset>220980</wp:posOffset>
                  </wp:positionV>
                  <wp:extent cx="723900" cy="635000"/>
                  <wp:effectExtent l="0" t="0" r="0" b="12700"/>
                  <wp:wrapNone/>
                  <wp:docPr id="96" name="_x0000_s1539"/>
                  <wp:cNvGraphicFramePr/>
                  <a:graphic xmlns:a="http://schemas.openxmlformats.org/drawingml/2006/main">
                    <a:graphicData uri="http://schemas.openxmlformats.org/drawingml/2006/picture">
                      <pic:pic xmlns:pic="http://schemas.openxmlformats.org/drawingml/2006/picture">
                        <pic:nvPicPr>
                          <pic:cNvPr id="96" name="_x0000_s1539"/>
                          <pic:cNvPicPr/>
                        </pic:nvPicPr>
                        <pic:blipFill>
                          <a:blip r:embed="rId98"/>
                          <a:stretch>
                            <a:fillRect/>
                          </a:stretch>
                        </pic:blipFill>
                        <pic:spPr>
                          <a:xfrm>
                            <a:off x="0" y="0"/>
                            <a:ext cx="723900" cy="635000"/>
                          </a:xfrm>
                          <a:prstGeom prst="rect">
                            <a:avLst/>
                          </a:prstGeom>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2.材质：采用1.0mm304不锈钢板材，台面板用国标1.0mm，侧板、门板、层板、底板、抽面板用国标0.8mm，加强管料用国标1.0mm；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 xml:space="preserve">3.结构/配置：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 xml:space="preserve">3.1整柜分上下两层结构，上层为四个大抽屉，抽屉装三折导轨，下层分左右两扇对开掩门，门内各配一块活动层板，上下均分；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3.2台面为双层结构，内嵌12mm厚多层实芯夹板，再用加强管固定，最后封不锈钢封板，台面整体能承重耐压性好，可减少撞击时发出的响声；</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3.3柜门、抽屉面为双层结构,柜门带缓冲功能；</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4.五金配件：配有三节路轨、拉手、缓冲门铰；</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5.工艺：所有工件经数控激光切割、模具冲压、数控折弯、亚弧焊接、机器打磨、抛光、拉丝而成；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194945</wp:posOffset>
                  </wp:positionH>
                  <wp:positionV relativeFrom="paragraph">
                    <wp:posOffset>317500</wp:posOffset>
                  </wp:positionV>
                  <wp:extent cx="723900" cy="635000"/>
                  <wp:effectExtent l="0" t="0" r="0" b="12700"/>
                  <wp:wrapNone/>
                  <wp:docPr id="97" name="_x0000_s1540"/>
                  <wp:cNvGraphicFramePr/>
                  <a:graphic xmlns:a="http://schemas.openxmlformats.org/drawingml/2006/main">
                    <a:graphicData uri="http://schemas.openxmlformats.org/drawingml/2006/picture">
                      <pic:pic xmlns:pic="http://schemas.openxmlformats.org/drawingml/2006/picture">
                        <pic:nvPicPr>
                          <pic:cNvPr id="97" name="_x0000_s1540"/>
                          <pic:cNvPicPr/>
                        </pic:nvPicPr>
                        <pic:blipFill>
                          <a:blip r:embed="rId99"/>
                          <a:stretch>
                            <a:fillRect/>
                          </a:stretch>
                        </pic:blipFill>
                        <pic:spPr>
                          <a:xfrm>
                            <a:off x="0" y="0"/>
                            <a:ext cx="723900" cy="635000"/>
                          </a:xfrm>
                          <a:prstGeom prst="rect">
                            <a:avLst/>
                          </a:prstGeom>
                        </pic:spPr>
                      </pic:pic>
                    </a:graphicData>
                  </a:graphic>
                </wp:anchor>
              </w:drawing>
            </w:r>
            <w:r>
              <w:rPr>
                <w:rFonts w:hint="eastAsia" w:ascii="宋体" w:hAnsi="宋体" w:eastAsia="宋体" w:cs="宋体"/>
                <w:color w:val="000000"/>
                <w:kern w:val="0"/>
                <w:sz w:val="21"/>
                <w:szCs w:val="21"/>
                <w:lang w:bidi="ar"/>
              </w:rPr>
              <w:t>不锈钢矮柜２</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1.规格：（L*400D*1500H）mm±10mm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2.材质：采用1.0mm304不锈钢板材，台面板用国标1.0mm，侧板、门板、层板、底板、抽面板用国标0.8mm，加强管料用国标1.0mm；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 xml:space="preserve">3.结构/配置：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 xml:space="preserve">3.1整柜分上下两层结构，上层为四个大抽屉，抽屉装三折导轨，下层分左右两扇对开掩门，门内各配一块活动层板，上下均分；         </w:t>
            </w:r>
          </w:p>
        </w:tc>
      </w:tr>
      <w:tr>
        <w:tblPrEx>
          <w:tblCellMar>
            <w:top w:w="0" w:type="dxa"/>
            <w:left w:w="108" w:type="dxa"/>
            <w:bottom w:w="0" w:type="dxa"/>
            <w:right w:w="108" w:type="dxa"/>
          </w:tblCellMar>
        </w:tblPrEx>
        <w:trPr>
          <w:cantSplit/>
          <w:trHeight w:val="54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3.2台面为双层结构，内嵌12mm厚多层实芯夹板，再用加强管固定，最后封不锈钢封板，台面整体能承重耐压性好，可减少撞击时发出的响声；</w:t>
            </w:r>
          </w:p>
        </w:tc>
      </w:tr>
      <w:tr>
        <w:tblPrEx>
          <w:tblCellMar>
            <w:top w:w="0" w:type="dxa"/>
            <w:left w:w="108" w:type="dxa"/>
            <w:bottom w:w="0" w:type="dxa"/>
            <w:right w:w="108" w:type="dxa"/>
          </w:tblCellMar>
        </w:tblPrEx>
        <w:trPr>
          <w:cantSplit/>
          <w:trHeight w:val="31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3.3柜门、抽屉面为双层结构,柜门带缓冲功能；</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4.五金配件：配有三节路轨、拉手、门铰；</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5.工艺：所有工件经数控激光切割、模具冲压、数控折弯、亚弧焊接、机器打磨、抛光、拉丝而成；</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医用环保药柜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1.规格：（L*500D*2000H）mm±10mm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2.材质：采用厚度1.0mm优质电解钢板制作，表面采用环保室内型环氧树脂静电抗菌粉末喷涂，可根据需求定制木纹转印工艺；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76672" behindDoc="1" locked="0" layoutInCell="1" allowOverlap="1">
                  <wp:simplePos x="0" y="0"/>
                  <wp:positionH relativeFrom="column">
                    <wp:posOffset>-1040765</wp:posOffset>
                  </wp:positionH>
                  <wp:positionV relativeFrom="paragraph">
                    <wp:posOffset>188595</wp:posOffset>
                  </wp:positionV>
                  <wp:extent cx="723900" cy="292100"/>
                  <wp:effectExtent l="0" t="0" r="0" b="12700"/>
                  <wp:wrapNone/>
                  <wp:docPr id="89" name="图片_90"/>
                  <wp:cNvGraphicFramePr/>
                  <a:graphic xmlns:a="http://schemas.openxmlformats.org/drawingml/2006/main">
                    <a:graphicData uri="http://schemas.openxmlformats.org/drawingml/2006/picture">
                      <pic:pic xmlns:pic="http://schemas.openxmlformats.org/drawingml/2006/picture">
                        <pic:nvPicPr>
                          <pic:cNvPr id="89" name="图片_90"/>
                          <pic:cNvPicPr/>
                        </pic:nvPicPr>
                        <pic:blipFill>
                          <a:blip r:embed="rId100"/>
                          <a:stretch>
                            <a:fillRect/>
                          </a:stretch>
                        </pic:blipFill>
                        <pic:spPr>
                          <a:xfrm>
                            <a:off x="0" y="0"/>
                            <a:ext cx="723900" cy="2921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3.五金配置：一体折弯拉手、叶片转舌锁、缓冲铰链；</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4.工艺：整体采用电阻焊接工艺，门与柜体的连接采用门铰结构，门采用双层加工工艺，颜色根据临床需求选择；颜色、整体结构及各储物单元的尺寸根据采购方需求深化。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127000</wp:posOffset>
                  </wp:positionH>
                  <wp:positionV relativeFrom="paragraph">
                    <wp:posOffset>730250</wp:posOffset>
                  </wp:positionV>
                  <wp:extent cx="723900" cy="863600"/>
                  <wp:effectExtent l="0" t="0" r="0" b="12700"/>
                  <wp:wrapNone/>
                  <wp:docPr id="99" name="_x0000_s1542"/>
                  <wp:cNvGraphicFramePr/>
                  <a:graphic xmlns:a="http://schemas.openxmlformats.org/drawingml/2006/main">
                    <a:graphicData uri="http://schemas.openxmlformats.org/drawingml/2006/picture">
                      <pic:pic xmlns:pic="http://schemas.openxmlformats.org/drawingml/2006/picture">
                        <pic:nvPicPr>
                          <pic:cNvPr id="99" name="_x0000_s1542"/>
                          <pic:cNvPicPr/>
                        </pic:nvPicPr>
                        <pic:blipFill>
                          <a:blip r:embed="rId101"/>
                          <a:stretch>
                            <a:fillRect/>
                          </a:stretch>
                        </pic:blipFill>
                        <pic:spPr>
                          <a:xfrm>
                            <a:off x="0" y="0"/>
                            <a:ext cx="723900" cy="863600"/>
                          </a:xfrm>
                          <a:prstGeom prst="rect">
                            <a:avLst/>
                          </a:prstGeom>
                        </pic:spPr>
                      </pic:pic>
                    </a:graphicData>
                  </a:graphic>
                </wp:anchor>
              </w:drawing>
            </w:r>
            <w:r>
              <w:rPr>
                <w:rFonts w:hint="eastAsia" w:ascii="宋体" w:hAnsi="宋体" w:eastAsia="宋体" w:cs="宋体"/>
                <w:color w:val="000000"/>
                <w:kern w:val="0"/>
                <w:sz w:val="21"/>
                <w:szCs w:val="21"/>
                <w:lang w:bidi="ar"/>
              </w:rPr>
              <w:t>中药柜</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1.规格：（L*550*2000）mm±10mm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材质：侧板、顶板、底板及门板采用≥1.0mm的双面电解钢板，表面镀锌工艺，经过冲压、折弯、焊接等工艺制成，其它部位采用≥0.8mm双面电解钢板，表面静电抗菌粉末喷涂工艺，可根据科室需求定制木纹转印工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 xml:space="preserve">3.结构/配置：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3.1药柜为多层、多门结构（根据科室需求定制）；层板正面配有标签插槽，方便更换药品标签；</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 xml:space="preserve">3.2整柜储药量大，主要存储中草药；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3.3、配置：主柜、门以及层板；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4.工艺：所有工件经数控激光切割、模具冲压、数控折弯、焊接、机器打磨而成，再经表洗、彩磷、清洗、烘干、静电喷涂、高温固化、安装而成，颜色、整体结构及各储物单元的尺寸根据采购方需求深化。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147955</wp:posOffset>
                  </wp:positionH>
                  <wp:positionV relativeFrom="paragraph">
                    <wp:posOffset>480695</wp:posOffset>
                  </wp:positionV>
                  <wp:extent cx="723900" cy="742950"/>
                  <wp:effectExtent l="0" t="0" r="0" b="0"/>
                  <wp:wrapNone/>
                  <wp:docPr id="100" name="_x0000_s1543"/>
                  <wp:cNvGraphicFramePr/>
                  <a:graphic xmlns:a="http://schemas.openxmlformats.org/drawingml/2006/main">
                    <a:graphicData uri="http://schemas.openxmlformats.org/drawingml/2006/picture">
                      <pic:pic xmlns:pic="http://schemas.openxmlformats.org/drawingml/2006/picture">
                        <pic:nvPicPr>
                          <pic:cNvPr id="100" name="_x0000_s1543"/>
                          <pic:cNvPicPr/>
                        </pic:nvPicPr>
                        <pic:blipFill>
                          <a:blip r:embed="rId102"/>
                          <a:stretch>
                            <a:fillRect/>
                          </a:stretch>
                        </pic:blipFill>
                        <pic:spPr>
                          <a:xfrm>
                            <a:off x="0" y="0"/>
                            <a:ext cx="723900" cy="742950"/>
                          </a:xfrm>
                          <a:prstGeom prst="rect">
                            <a:avLst/>
                          </a:prstGeom>
                        </pic:spPr>
                      </pic:pic>
                    </a:graphicData>
                  </a:graphic>
                </wp:anchor>
              </w:drawing>
            </w:r>
            <w:r>
              <w:rPr>
                <w:rFonts w:hint="eastAsia" w:ascii="宋体" w:hAnsi="宋体" w:eastAsia="宋体" w:cs="宋体"/>
                <w:color w:val="000000"/>
                <w:kern w:val="0"/>
                <w:sz w:val="21"/>
                <w:szCs w:val="21"/>
                <w:lang w:bidi="ar"/>
              </w:rPr>
              <w:t>中药柜带调剂台</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1.规格：（L*950D*2000H）mm±10mm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侧板、顶板、底板及门板采用≥1.0mm的双面电解钢板，表面镀锌工艺，经过冲压、折弯、焊接等工艺制成，其它部位采用≥0.8mm双面电解钢板，表面静电抗菌粉末喷涂工艺，可根据科室需求定制木纹转印工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3.结构/配置：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3.1药柜为多层、多门结构（根据科室需求定制）；层板正面配有标签插槽，方便更换药品标签；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3.2整柜储药量大，主要存储中草药；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3.3配置：操作台面、主柜、门板以及层板；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其它说明：所有工件经数控激光切割、模具冲压、数控折弯、焊接、机器打磨而成，再经表洗、彩磷、清洗、烘干、静电喷涂、高温固化、安装而成，颜色、整体结构及各储物单元的尺寸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中草药品架</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1.规格：（L*500D*2000H）mm±10mm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侧板、顶板、底板及门板采用≥1.0mm的双面电解钢板，表面镀锌工艺，经过冲压、折弯、焊接等工艺制成，其它部位采用≥0.8mm双面电解钢板，表面静电抗菌粉末喷涂工艺，可根据科室需求定制木纹转印工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-1074420</wp:posOffset>
                  </wp:positionH>
                  <wp:positionV relativeFrom="paragraph">
                    <wp:posOffset>33655</wp:posOffset>
                  </wp:positionV>
                  <wp:extent cx="723900" cy="863600"/>
                  <wp:effectExtent l="0" t="0" r="0" b="12700"/>
                  <wp:wrapNone/>
                  <wp:docPr id="101" name="_x0000_s1544"/>
                  <wp:cNvGraphicFramePr/>
                  <a:graphic xmlns:a="http://schemas.openxmlformats.org/drawingml/2006/main">
                    <a:graphicData uri="http://schemas.openxmlformats.org/drawingml/2006/picture">
                      <pic:pic xmlns:pic="http://schemas.openxmlformats.org/drawingml/2006/picture">
                        <pic:nvPicPr>
                          <pic:cNvPr id="101" name="_x0000_s1544"/>
                          <pic:cNvPicPr/>
                        </pic:nvPicPr>
                        <pic:blipFill>
                          <a:blip r:embed="rId103"/>
                          <a:stretch>
                            <a:fillRect/>
                          </a:stretch>
                        </pic:blipFill>
                        <pic:spPr>
                          <a:xfrm>
                            <a:off x="0" y="0"/>
                            <a:ext cx="723900" cy="863600"/>
                          </a:xfrm>
                          <a:prstGeom prst="rect">
                            <a:avLst/>
                          </a:prstGeom>
                        </pic:spPr>
                      </pic:pic>
                    </a:graphicData>
                  </a:graphic>
                </wp:anchor>
              </w:drawing>
            </w:r>
            <w:r>
              <w:rPr>
                <w:rFonts w:hint="eastAsia" w:ascii="宋体" w:hAnsi="宋体" w:eastAsia="宋体" w:cs="宋体"/>
                <w:color w:val="000000"/>
                <w:kern w:val="0"/>
                <w:sz w:val="21"/>
                <w:szCs w:val="21"/>
                <w:lang w:bidi="ar"/>
              </w:rPr>
              <w:t xml:space="preserve">3.结构/配置：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3.1药柜为多层、多门结构（根据科室需求定制）；层板正面配有标签插槽，方便更换药品标签；</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3.2整柜储药量大，主要存储中草药；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3.3配置：主柜、门板以及层板；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其它说明：所有工件经数控激光切割、模具冲压、数控折弯、焊接、机器打磨而成，再经表洗、彩磷、清洗、烘干、静电喷涂、高温固化、安装而成，颜色、整体结构及各储物单元的尺寸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公斗柜/膏方架/丸剂茶剂架</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1.规格：（L*550D*2000H）mm±10mm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侧板、顶板、底板及门板采用≥1.0mm的双面电解钢板，表面镀锌工艺，经过冲压、折弯、焊接等工艺制成，其它部位采用≥0.8mm双面电解钢板。表面静电抗菌粉末喷涂工艺，可根据科室需求定制木纹转印工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3.结构/配置：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-1025525</wp:posOffset>
                  </wp:positionH>
                  <wp:positionV relativeFrom="paragraph">
                    <wp:posOffset>124460</wp:posOffset>
                  </wp:positionV>
                  <wp:extent cx="596900" cy="787400"/>
                  <wp:effectExtent l="0" t="0" r="12700" b="12700"/>
                  <wp:wrapNone/>
                  <wp:docPr id="102" name="_x0000_s1545"/>
                  <wp:cNvGraphicFramePr/>
                  <a:graphic xmlns:a="http://schemas.openxmlformats.org/drawingml/2006/main">
                    <a:graphicData uri="http://schemas.openxmlformats.org/drawingml/2006/picture">
                      <pic:pic xmlns:pic="http://schemas.openxmlformats.org/drawingml/2006/picture">
                        <pic:nvPicPr>
                          <pic:cNvPr id="102" name="_x0000_s1545"/>
                          <pic:cNvPicPr/>
                        </pic:nvPicPr>
                        <pic:blipFill>
                          <a:blip r:embed="rId104"/>
                          <a:stretch>
                            <a:fillRect/>
                          </a:stretch>
                        </pic:blipFill>
                        <pic:spPr>
                          <a:xfrm>
                            <a:off x="0" y="0"/>
                            <a:ext cx="596900" cy="787400"/>
                          </a:xfrm>
                          <a:prstGeom prst="rect">
                            <a:avLst/>
                          </a:prstGeom>
                        </pic:spPr>
                      </pic:pic>
                    </a:graphicData>
                  </a:graphic>
                </wp:anchor>
              </w:drawing>
            </w:r>
            <w:r>
              <w:rPr>
                <w:rFonts w:hint="eastAsia" w:ascii="宋体" w:hAnsi="宋体" w:eastAsia="宋体" w:cs="宋体"/>
                <w:color w:val="000000"/>
                <w:kern w:val="0"/>
                <w:sz w:val="21"/>
                <w:szCs w:val="21"/>
                <w:lang w:bidi="ar"/>
              </w:rPr>
              <w:t xml:space="preserve">3.1药柜为多层、多门结构（根据科室需求定制）；层板正面配有标签插槽，方便更换药品标签；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3.2整柜储药量大，主要存储各种药剂；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3.3配置：主柜、门板以及层板；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其它说明：所有工件经数控激光切割、模具冲压、数控折弯、焊接、机器打磨而成，再经表洗、彩磷、清洗、烘干、静电喷涂、高温固化、安装而成，颜色、整体结构及各储物单元的尺寸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311150</wp:posOffset>
                  </wp:positionH>
                  <wp:positionV relativeFrom="paragraph">
                    <wp:posOffset>1098550</wp:posOffset>
                  </wp:positionV>
                  <wp:extent cx="533400" cy="698500"/>
                  <wp:effectExtent l="0" t="0" r="0" b="6350"/>
                  <wp:wrapNone/>
                  <wp:docPr id="103" name="_x0000_s1546"/>
                  <wp:cNvGraphicFramePr/>
                  <a:graphic xmlns:a="http://schemas.openxmlformats.org/drawingml/2006/main">
                    <a:graphicData uri="http://schemas.openxmlformats.org/drawingml/2006/picture">
                      <pic:pic xmlns:pic="http://schemas.openxmlformats.org/drawingml/2006/picture">
                        <pic:nvPicPr>
                          <pic:cNvPr id="103" name="_x0000_s1546"/>
                          <pic:cNvPicPr/>
                        </pic:nvPicPr>
                        <pic:blipFill>
                          <a:blip r:embed="rId105"/>
                          <a:stretch>
                            <a:fillRect/>
                          </a:stretch>
                        </pic:blipFill>
                        <pic:spPr>
                          <a:xfrm>
                            <a:off x="0" y="0"/>
                            <a:ext cx="533400" cy="698500"/>
                          </a:xfrm>
                          <a:prstGeom prst="rect">
                            <a:avLst/>
                          </a:prstGeom>
                        </pic:spPr>
                      </pic:pic>
                    </a:graphicData>
                  </a:graphic>
                </wp:anchor>
              </w:drawing>
            </w:r>
            <w:r>
              <w:rPr>
                <w:rFonts w:hint="eastAsia" w:ascii="宋体" w:hAnsi="宋体" w:eastAsia="宋体" w:cs="宋体"/>
                <w:color w:val="000000"/>
                <w:kern w:val="0"/>
                <w:sz w:val="21"/>
                <w:szCs w:val="21"/>
                <w:lang w:bidi="ar"/>
              </w:rPr>
              <w:t>贵重药存储柜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1.规格：（L*660D*2000H）mm±10mm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侧板、顶板、底板及门板采用≥1.0mm的双面电解钢板，表面镀锌工艺，经过冲压、折弯、焊接等工艺制成，其它部位采用≥0.8mm双面电解钢板。表面静电抗菌粉末喷涂工艺，可根据科室需求定制木纹转印工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3.结构/配置：   </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3.1药柜为多层、多门结构（根据科室需求定制）；层板正面配有标签插槽，方便更换药品标签；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3.2整柜储药量大，主要存储各种药剂；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3.3配置：主柜、门板以及层板；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其它说明：所有工件经数控激光切割、模具冲压、数控折弯、焊接、机器打磨而成，再经表洗、彩磷、清洗、烘干、静电喷涂、高温固化、安装而成，颜色、整体结构及各储物单元的尺寸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151765</wp:posOffset>
                  </wp:positionH>
                  <wp:positionV relativeFrom="paragraph">
                    <wp:posOffset>531495</wp:posOffset>
                  </wp:positionV>
                  <wp:extent cx="723900" cy="787400"/>
                  <wp:effectExtent l="0" t="0" r="0" b="12700"/>
                  <wp:wrapNone/>
                  <wp:docPr id="104" name="_x0000_s1547"/>
                  <wp:cNvGraphicFramePr/>
                  <a:graphic xmlns:a="http://schemas.openxmlformats.org/drawingml/2006/main">
                    <a:graphicData uri="http://schemas.openxmlformats.org/drawingml/2006/picture">
                      <pic:pic xmlns:pic="http://schemas.openxmlformats.org/drawingml/2006/picture">
                        <pic:nvPicPr>
                          <pic:cNvPr id="104" name="_x0000_s1547"/>
                          <pic:cNvPicPr/>
                        </pic:nvPicPr>
                        <pic:blipFill>
                          <a:blip r:embed="rId106"/>
                          <a:stretch>
                            <a:fillRect/>
                          </a:stretch>
                        </pic:blipFill>
                        <pic:spPr>
                          <a:xfrm>
                            <a:off x="0" y="0"/>
                            <a:ext cx="723900" cy="787400"/>
                          </a:xfrm>
                          <a:prstGeom prst="rect">
                            <a:avLst/>
                          </a:prstGeom>
                        </pic:spPr>
                      </pic:pic>
                    </a:graphicData>
                  </a:graphic>
                </wp:anchor>
              </w:drawing>
            </w:r>
            <w:r>
              <w:rPr>
                <w:rFonts w:hint="eastAsia" w:ascii="宋体" w:hAnsi="宋体" w:eastAsia="宋体" w:cs="宋体"/>
                <w:color w:val="000000"/>
                <w:kern w:val="0"/>
                <w:sz w:val="21"/>
                <w:szCs w:val="21"/>
                <w:lang w:bidi="ar"/>
              </w:rPr>
              <w:t>中药架</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1.规格：（L*550*2000）mm±10mm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侧板、顶板、底板及门板采用≥1.0mm的双面电解钢板，表面镀锌工艺，经过冲压、折弯、焊接等工艺制成，其它部位采用≥0.8mm双面电解钢板。表面静电抗菌粉末喷涂工艺，可根据科室需求定制木纹转印工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3.结构/配置：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3.1药柜均分多层结构；层板正面配有标签插槽，方便更换药品标签；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3.2整柜储药量大，主要存储中草药；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3.3配置：主柜以及层板；</w:t>
            </w:r>
          </w:p>
        </w:tc>
      </w:tr>
      <w:tr>
        <w:tblPrEx>
          <w:tblCellMar>
            <w:top w:w="0" w:type="dxa"/>
            <w:left w:w="108" w:type="dxa"/>
            <w:bottom w:w="0" w:type="dxa"/>
            <w:right w:w="108" w:type="dxa"/>
          </w:tblCellMar>
        </w:tblPrEx>
        <w:trPr>
          <w:cantSplit/>
          <w:trHeight w:val="1118"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其它说明：所有工件经数控激光切割、模具冲压、数控折弯、焊接、机器打磨而成，再经表洗、彩磷、清洗、烘干、静电喷涂、高温固化、安装而成，颜色、整体结构及各储物单元的尺寸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无门药柜</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1.规格：（L*500*2000）mm±10mm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材质：侧板、顶板、底板及门板采用≥1.0mm的双面电解钢板，表面镀锌工艺，经过冲压、折弯、焊接等工艺制成，其它部位采用≥0.8mm双面电解钢板。表面静电抗菌粉末喷涂工艺，可根据科室需求定制木纹转印工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3.结构/配置：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-1021080</wp:posOffset>
                  </wp:positionH>
                  <wp:positionV relativeFrom="paragraph">
                    <wp:posOffset>65405</wp:posOffset>
                  </wp:positionV>
                  <wp:extent cx="723900" cy="889000"/>
                  <wp:effectExtent l="0" t="0" r="0" b="6350"/>
                  <wp:wrapNone/>
                  <wp:docPr id="105" name="_x0000_s1548"/>
                  <wp:cNvGraphicFramePr/>
                  <a:graphic xmlns:a="http://schemas.openxmlformats.org/drawingml/2006/main">
                    <a:graphicData uri="http://schemas.openxmlformats.org/drawingml/2006/picture">
                      <pic:pic xmlns:pic="http://schemas.openxmlformats.org/drawingml/2006/picture">
                        <pic:nvPicPr>
                          <pic:cNvPr id="105" name="_x0000_s1548"/>
                          <pic:cNvPicPr/>
                        </pic:nvPicPr>
                        <pic:blipFill>
                          <a:blip r:embed="rId107"/>
                          <a:stretch>
                            <a:fillRect/>
                          </a:stretch>
                        </pic:blipFill>
                        <pic:spPr>
                          <a:xfrm>
                            <a:off x="0" y="0"/>
                            <a:ext cx="723900" cy="889000"/>
                          </a:xfrm>
                          <a:prstGeom prst="rect">
                            <a:avLst/>
                          </a:prstGeom>
                        </pic:spPr>
                      </pic:pic>
                    </a:graphicData>
                  </a:graphic>
                </wp:anchor>
              </w:drawing>
            </w:r>
            <w:r>
              <w:rPr>
                <w:rFonts w:hint="eastAsia" w:ascii="宋体" w:hAnsi="宋体" w:eastAsia="宋体" w:cs="宋体"/>
                <w:color w:val="000000"/>
                <w:kern w:val="0"/>
                <w:sz w:val="21"/>
                <w:szCs w:val="21"/>
                <w:lang w:bidi="ar"/>
              </w:rPr>
              <w:t xml:space="preserve">3.1药柜均分多层结构；层板正面配有标签插槽，方便更换药品标签；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 xml:space="preserve">3.2整柜储药量大，主要可储存瓶装药、中成药、中草药；  </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3.3配置：主柜以及层板；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工艺/其它说明：所有工件经数控激光切割、模具冲压、数控折弯、焊接、机器打磨而成，再经表洗、彩磷、清洗、烘干、静电喷涂、高温固化、安装而成。颜色、整体结构及各储物单元的尺寸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医用环保双面药架</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1.规格：（L*1000Ｄ*2000Ｈ）mm±10mm；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-1101725</wp:posOffset>
                  </wp:positionH>
                  <wp:positionV relativeFrom="paragraph">
                    <wp:posOffset>278130</wp:posOffset>
                  </wp:positionV>
                  <wp:extent cx="723900" cy="806450"/>
                  <wp:effectExtent l="0" t="0" r="0" b="12700"/>
                  <wp:wrapNone/>
                  <wp:docPr id="106" name="_x0000_s1549"/>
                  <wp:cNvGraphicFramePr/>
                  <a:graphic xmlns:a="http://schemas.openxmlformats.org/drawingml/2006/main">
                    <a:graphicData uri="http://schemas.openxmlformats.org/drawingml/2006/picture">
                      <pic:pic xmlns:pic="http://schemas.openxmlformats.org/drawingml/2006/picture">
                        <pic:nvPicPr>
                          <pic:cNvPr id="106" name="_x0000_s1549"/>
                          <pic:cNvPicPr/>
                        </pic:nvPicPr>
                        <pic:blipFill>
                          <a:blip r:embed="rId108"/>
                          <a:stretch>
                            <a:fillRect/>
                          </a:stretch>
                        </pic:blipFill>
                        <pic:spPr>
                          <a:xfrm>
                            <a:off x="0" y="0"/>
                            <a:ext cx="723900" cy="806450"/>
                          </a:xfrm>
                          <a:prstGeom prst="rect">
                            <a:avLst/>
                          </a:prstGeom>
                        </pic:spPr>
                      </pic:pic>
                    </a:graphicData>
                  </a:graphic>
                </wp:anchor>
              </w:drawing>
            </w:r>
            <w:r>
              <w:rPr>
                <w:rFonts w:hint="eastAsia" w:ascii="宋体" w:hAnsi="宋体" w:eastAsia="宋体" w:cs="宋体"/>
                <w:color w:val="000000"/>
                <w:kern w:val="0"/>
                <w:sz w:val="21"/>
                <w:szCs w:val="21"/>
                <w:lang w:bidi="ar"/>
              </w:rPr>
              <w:t>2.基材：整体采用电解钢制作；立柱规格40*80*1.5mm，横梁规格40*60mm*1.5mm。立柱底部配有防护套，层板采用≥1.0mm厚的钢板；</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电解钢板整板剪裁采用数控剪板机进行裁剪，成品分解后的各部分通过激光焊接技术，激光切割及数控折边成型。表面光滑光洁，光泽保持性强，清晰亮净，抗酸耐碱，耐脏易清洁，在接触人体或收藏物品的部位无毛刺、刃口、棱角；表面采用环保室内型环氧树脂静电粉末喷涂；活动层板四边折弯，可自由调节高度，层板挂钩采用 2.0mm 厚钢板制作，可自由拆卸，逐级调整高度；层板底部配加强筋，单件层板及层板挂钩承重≥100KG；</w:t>
            </w:r>
          </w:p>
        </w:tc>
      </w:tr>
      <w:tr>
        <w:tblPrEx>
          <w:tblCellMar>
            <w:top w:w="0" w:type="dxa"/>
            <w:left w:w="108" w:type="dxa"/>
            <w:bottom w:w="0" w:type="dxa"/>
            <w:right w:w="108" w:type="dxa"/>
          </w:tblCellMar>
        </w:tblPrEx>
        <w:trPr>
          <w:trHeight w:val="280" w:hRule="atLeast"/>
        </w:trPr>
        <w:tc>
          <w:tcPr>
            <w:tcW w:w="10035" w:type="dxa"/>
            <w:gridSpan w:val="3"/>
            <w:tcBorders>
              <w:top w:val="single" w:color="auto" w:sz="4" w:space="0"/>
              <w:left w:val="single" w:color="auto" w:sz="4" w:space="0"/>
              <w:bottom w:val="single" w:color="auto" w:sz="4" w:space="0"/>
              <w:right w:val="single" w:color="auto" w:sz="4" w:space="0"/>
            </w:tcBorders>
            <w:shd w:val="clear" w:color="auto" w:fill="F9DBDF"/>
            <w:vAlign w:val="center"/>
          </w:tcPr>
          <w:p>
            <w:pPr>
              <w:widowControl/>
              <w:numPr>
                <w:ilvl w:val="0"/>
                <w:numId w:val="0"/>
              </w:numPr>
              <w:ind w:leftChars="0"/>
              <w:jc w:val="left"/>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国医馆、特诊科、治未病养生诊室、体检科接待区、门诊接待区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196850</wp:posOffset>
                  </wp:positionH>
                  <wp:positionV relativeFrom="paragraph">
                    <wp:posOffset>1301750</wp:posOffset>
                  </wp:positionV>
                  <wp:extent cx="723900" cy="546100"/>
                  <wp:effectExtent l="0" t="0" r="0" b="6350"/>
                  <wp:wrapNone/>
                  <wp:docPr id="107" name="_x0000_s1550"/>
                  <wp:cNvGraphicFramePr/>
                  <a:graphic xmlns:a="http://schemas.openxmlformats.org/drawingml/2006/main">
                    <a:graphicData uri="http://schemas.openxmlformats.org/drawingml/2006/picture">
                      <pic:pic xmlns:pic="http://schemas.openxmlformats.org/drawingml/2006/picture">
                        <pic:nvPicPr>
                          <pic:cNvPr id="107" name="_x0000_s1550"/>
                          <pic:cNvPicPr/>
                        </pic:nvPicPr>
                        <pic:blipFill>
                          <a:blip r:embed="rId109"/>
                          <a:stretch>
                            <a:fillRect/>
                          </a:stretch>
                        </pic:blipFill>
                        <pic:spPr>
                          <a:xfrm>
                            <a:off x="0" y="0"/>
                            <a:ext cx="723900" cy="546100"/>
                          </a:xfrm>
                          <a:prstGeom prst="rect">
                            <a:avLst/>
                          </a:prstGeom>
                        </pic:spPr>
                      </pic:pic>
                    </a:graphicData>
                  </a:graphic>
                </wp:anchor>
              </w:drawing>
            </w:r>
            <w:r>
              <w:rPr>
                <w:rFonts w:hint="eastAsia" w:ascii="宋体" w:hAnsi="宋体" w:eastAsia="宋体" w:cs="宋体"/>
                <w:color w:val="000000"/>
                <w:kern w:val="0"/>
                <w:sz w:val="21"/>
                <w:szCs w:val="21"/>
                <w:lang w:bidi="ar"/>
              </w:rPr>
              <w:t>中式诊桌</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1.规格：（1600W*1400D*750H）mm±10mm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2.基材：整体采用红橡木原木制作；脚架及框架采用红橡木原木方加工成型，木方直径40mm-80mm之间</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后期根据国医馆的专业要求进行深化款式及结构</w:t>
            </w:r>
            <w:r>
              <w:rPr>
                <w:rFonts w:hint="eastAsia" w:ascii="宋体" w:hAnsi="宋体" w:eastAsia="宋体" w:cs="宋体"/>
                <w:color w:val="000000"/>
                <w:kern w:val="0"/>
                <w:sz w:val="21"/>
                <w:szCs w:val="21"/>
                <w:lang w:eastAsia="zh-CN" w:bidi="ar"/>
              </w:rPr>
              <w:t>）</w:t>
            </w:r>
            <w:r>
              <w:rPr>
                <w:rFonts w:hint="eastAsia" w:ascii="宋体" w:hAnsi="宋体" w:eastAsia="宋体" w:cs="宋体"/>
                <w:color w:val="auto"/>
                <w:kern w:val="0"/>
                <w:sz w:val="21"/>
                <w:szCs w:val="21"/>
                <w:lang w:bidi="ar"/>
              </w:rPr>
              <w:t>；</w:t>
            </w:r>
            <w:r>
              <w:rPr>
                <w:rFonts w:hint="eastAsia" w:ascii="宋体" w:hAnsi="宋体" w:eastAsia="宋体" w:cs="宋体"/>
                <w:color w:val="000000"/>
                <w:kern w:val="0"/>
                <w:sz w:val="21"/>
                <w:szCs w:val="21"/>
                <w:lang w:bidi="ar"/>
              </w:rPr>
              <w:t>面板及芯板采用红橡木直拼板加工成型，用于直拼的木板宽度不低于100mm，厚度不低于25mm，面板底部需有木方加固支撑。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5.油漆：采用环保水性油漆，经过三底两面油漆工序，木纹纹理清晰，色泽均匀、光滑耐用。油漆表面无尘粒、气泡、渣点、边缘及立面无流挂等现象。</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配置；带副柜（配置掩门柜或抽屉柜或空格柜，根据采购方需求深化）。配置隐藏走线盒，包含五孔插座、USB插座、弱电插口（根据现场线路及采购方需求配置）。五金配件：三节缓冲导轨、阻尼缓冲铰链，无锈蚀；</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中式诊桌2</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w:t>
            </w:r>
            <w:r>
              <w:rPr>
                <w:rFonts w:hint="eastAsia" w:ascii="宋体" w:hAnsi="宋体" w:eastAsia="宋体" w:cs="宋体"/>
                <w:color w:val="000000"/>
                <w:kern w:val="0"/>
                <w:sz w:val="21"/>
                <w:szCs w:val="21"/>
                <w:lang w:val="en-US" w:eastAsia="zh-CN" w:bidi="ar"/>
              </w:rPr>
              <w:t>（1600W*1400D*750H）mm±10mm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2.基材：整体采用红橡木原木制作；脚架及框架采用红橡木原木方加工成型，木方直径40mm-80mm之间</w:t>
            </w:r>
            <w:r>
              <w:rPr>
                <w:rFonts w:hint="eastAsia" w:ascii="宋体" w:hAnsi="宋体" w:eastAsia="宋体" w:cs="宋体"/>
                <w:color w:val="000000"/>
                <w:kern w:val="0"/>
                <w:sz w:val="21"/>
                <w:szCs w:val="21"/>
                <w:lang w:eastAsia="zh-CN" w:bidi="ar"/>
              </w:rPr>
              <w:t>（</w:t>
            </w:r>
            <w:r>
              <w:rPr>
                <w:rFonts w:hint="eastAsia" w:ascii="宋体" w:hAnsi="宋体" w:eastAsia="宋体" w:cs="宋体"/>
                <w:color w:val="000000"/>
                <w:kern w:val="0"/>
                <w:sz w:val="21"/>
                <w:szCs w:val="21"/>
                <w:lang w:val="en-US" w:eastAsia="zh-CN" w:bidi="ar"/>
              </w:rPr>
              <w:t>后期根据名中医的专业要求进行深化款式及结构</w:t>
            </w:r>
            <w:r>
              <w:rPr>
                <w:rFonts w:hint="eastAsia" w:ascii="宋体" w:hAnsi="宋体" w:eastAsia="宋体" w:cs="宋体"/>
                <w:color w:val="auto"/>
                <w:kern w:val="0"/>
                <w:sz w:val="21"/>
                <w:szCs w:val="21"/>
                <w:lang w:eastAsia="zh-CN" w:bidi="ar"/>
              </w:rPr>
              <w:t>）</w:t>
            </w:r>
            <w:r>
              <w:rPr>
                <w:rFonts w:hint="eastAsia" w:ascii="宋体" w:hAnsi="宋体" w:eastAsia="宋体" w:cs="宋体"/>
                <w:i w:val="0"/>
                <w:iCs w:val="0"/>
                <w:color w:val="auto"/>
                <w:kern w:val="0"/>
                <w:sz w:val="21"/>
                <w:szCs w:val="21"/>
                <w:highlight w:val="none"/>
                <w:u w:val="none"/>
                <w:lang w:val="en-US" w:eastAsia="zh-CN"/>
              </w:rPr>
              <w:t>；</w:t>
            </w:r>
            <w:r>
              <w:rPr>
                <w:rFonts w:hint="eastAsia" w:ascii="宋体" w:hAnsi="宋体" w:eastAsia="宋体" w:cs="宋体"/>
                <w:i w:val="0"/>
                <w:iCs w:val="0"/>
                <w:color w:val="000000"/>
                <w:kern w:val="0"/>
                <w:sz w:val="21"/>
                <w:szCs w:val="21"/>
                <w:highlight w:val="none"/>
                <w:u w:val="none"/>
                <w:lang w:val="en-US" w:eastAsia="zh-CN"/>
              </w:rPr>
              <w:t>面板及芯板采用红橡木直拼板加工成型，用于直拼的</w:t>
            </w:r>
            <w:r>
              <w:rPr>
                <w:rFonts w:hint="eastAsia" w:ascii="宋体" w:hAnsi="宋体" w:eastAsia="宋体" w:cs="宋体"/>
                <w:i w:val="0"/>
                <w:iCs w:val="0"/>
                <w:color w:val="0000FF"/>
                <w:kern w:val="0"/>
                <w:sz w:val="21"/>
                <w:szCs w:val="21"/>
                <w:highlight w:val="none"/>
                <w:u w:val="none"/>
                <w:bdr w:val="single" w:color="000000" w:sz="4" w:space="0"/>
                <w:lang w:val="en-US" w:eastAsia="zh-CN"/>
              </w:rPr>
              <w:drawing>
                <wp:anchor distT="0" distB="0" distL="114300" distR="114300" simplePos="0" relativeHeight="251683840" behindDoc="1" locked="0" layoutInCell="1" allowOverlap="1">
                  <wp:simplePos x="0" y="0"/>
                  <wp:positionH relativeFrom="column">
                    <wp:posOffset>-1057910</wp:posOffset>
                  </wp:positionH>
                  <wp:positionV relativeFrom="paragraph">
                    <wp:posOffset>207645</wp:posOffset>
                  </wp:positionV>
                  <wp:extent cx="755650" cy="679450"/>
                  <wp:effectExtent l="0" t="0" r="6350" b="6350"/>
                  <wp:wrapNone/>
                  <wp:docPr id="108" name="图片_100"/>
                  <wp:cNvGraphicFramePr/>
                  <a:graphic xmlns:a="http://schemas.openxmlformats.org/drawingml/2006/main">
                    <a:graphicData uri="http://schemas.openxmlformats.org/drawingml/2006/picture">
                      <pic:pic xmlns:pic="http://schemas.openxmlformats.org/drawingml/2006/picture">
                        <pic:nvPicPr>
                          <pic:cNvPr id="108" name="图片_100"/>
                          <pic:cNvPicPr/>
                        </pic:nvPicPr>
                        <pic:blipFill>
                          <a:blip r:embed="rId110"/>
                          <a:stretch>
                            <a:fillRect/>
                          </a:stretch>
                        </pic:blipFill>
                        <pic:spPr>
                          <a:xfrm>
                            <a:off x="0" y="0"/>
                            <a:ext cx="755650" cy="67945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木板宽度不低于100mm，厚度不低于25mm，面板底部需有木方加固支撑。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5.油漆：采用环保水性油漆，经过三底两面油漆工序，木纹纹理清晰，色泽均匀、光滑耐用。油漆表面无尘粒、气泡、渣点、边缘及立面无流挂等现象。</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6.配置；带副柜（配置掩门柜或抽屉柜或空格柜，根据采购方需求深化）。配置隐藏走线盒，包含五孔插座、USB插座、弱电插口（根据现场线路及采购方需求配置）。五金配件：三节缓冲导轨、阻尼缓冲铰链，无锈蚀；</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中式诊椅</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1.规格：常规</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-1009015</wp:posOffset>
                  </wp:positionH>
                  <wp:positionV relativeFrom="paragraph">
                    <wp:posOffset>505460</wp:posOffset>
                  </wp:positionV>
                  <wp:extent cx="647700" cy="692150"/>
                  <wp:effectExtent l="0" t="0" r="0" b="12700"/>
                  <wp:wrapNone/>
                  <wp:docPr id="109" name="_x0000_s1552"/>
                  <wp:cNvGraphicFramePr/>
                  <a:graphic xmlns:a="http://schemas.openxmlformats.org/drawingml/2006/main">
                    <a:graphicData uri="http://schemas.openxmlformats.org/drawingml/2006/picture">
                      <pic:pic xmlns:pic="http://schemas.openxmlformats.org/drawingml/2006/picture">
                        <pic:nvPicPr>
                          <pic:cNvPr id="109" name="_x0000_s1552"/>
                          <pic:cNvPicPr/>
                        </pic:nvPicPr>
                        <pic:blipFill>
                          <a:blip r:embed="rId111"/>
                          <a:stretch>
                            <a:fillRect/>
                          </a:stretch>
                        </pic:blipFill>
                        <pic:spPr>
                          <a:xfrm>
                            <a:off x="0" y="0"/>
                            <a:ext cx="647700" cy="692150"/>
                          </a:xfrm>
                          <a:prstGeom prst="rect">
                            <a:avLst/>
                          </a:prstGeom>
                        </pic:spPr>
                      </pic:pic>
                    </a:graphicData>
                  </a:graphic>
                </wp:anchor>
              </w:drawing>
            </w:r>
            <w:r>
              <w:rPr>
                <w:rFonts w:hint="eastAsia" w:ascii="宋体" w:hAnsi="宋体" w:eastAsia="宋体" w:cs="宋体"/>
                <w:color w:val="000000"/>
                <w:kern w:val="0"/>
                <w:sz w:val="21"/>
                <w:szCs w:val="21"/>
                <w:lang w:bidi="ar"/>
              </w:rPr>
              <w:t>2.基材：整体采用红橡木原木制作；脚架、框架、扶手、椅背架采用红橡木原木方加工成型；座板采用红橡木直拼板加工成型，厚度不低于18mm，用于直拼的红橡木宽度不低于60mm；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4.胶粘剂：木质部件胶粘剂采用环保水基型胶粘剂。胶粘剂的游离甲醛、苯、甲苯+二甲苯、总挥发性有机物均符合GB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5.油漆：采用环保水性油漆，经过三底两面油漆工序，木纹纹理清晰，色泽均匀、光滑耐用。油漆表面无尘粒、气泡、渣点、边缘及立面无流挂等现象。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317500</wp:posOffset>
                  </wp:positionH>
                  <wp:positionV relativeFrom="paragraph">
                    <wp:posOffset>1517650</wp:posOffset>
                  </wp:positionV>
                  <wp:extent cx="450850" cy="622300"/>
                  <wp:effectExtent l="0" t="0" r="6350" b="6350"/>
                  <wp:wrapNone/>
                  <wp:docPr id="110" name="_x0000_s1553"/>
                  <wp:cNvGraphicFramePr/>
                  <a:graphic xmlns:a="http://schemas.openxmlformats.org/drawingml/2006/main">
                    <a:graphicData uri="http://schemas.openxmlformats.org/drawingml/2006/picture">
                      <pic:pic xmlns:pic="http://schemas.openxmlformats.org/drawingml/2006/picture">
                        <pic:nvPicPr>
                          <pic:cNvPr id="110" name="_x0000_s1553"/>
                          <pic:cNvPicPr/>
                        </pic:nvPicPr>
                        <pic:blipFill>
                          <a:blip r:embed="rId112"/>
                          <a:stretch>
                            <a:fillRect/>
                          </a:stretch>
                        </pic:blipFill>
                        <pic:spPr>
                          <a:xfrm>
                            <a:off x="0" y="0"/>
                            <a:ext cx="450850" cy="622300"/>
                          </a:xfrm>
                          <a:prstGeom prst="rect">
                            <a:avLst/>
                          </a:prstGeom>
                        </pic:spPr>
                      </pic:pic>
                    </a:graphicData>
                  </a:graphic>
                </wp:anchor>
              </w:drawing>
            </w:r>
            <w:r>
              <w:rPr>
                <w:rFonts w:hint="eastAsia" w:ascii="宋体" w:hAnsi="宋体" w:eastAsia="宋体" w:cs="宋体"/>
                <w:color w:val="000000"/>
                <w:kern w:val="0"/>
                <w:sz w:val="21"/>
                <w:szCs w:val="21"/>
                <w:lang w:bidi="ar"/>
              </w:rPr>
              <w:t>患者椅</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1.规格：常规</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2.基材：整体采用红橡木原木制作；脚架、框架、椅背架采用红橡木原木方加工成型；</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3.工艺：采用榫卯结构连接工艺。</w:t>
            </w:r>
            <w:r>
              <w:rPr>
                <w:rFonts w:hint="eastAsia" w:ascii="宋体" w:hAnsi="宋体" w:eastAsia="宋体" w:cs="宋体"/>
                <w:color w:val="0000FF"/>
                <w:kern w:val="0"/>
                <w:sz w:val="21"/>
                <w:szCs w:val="21"/>
                <w:lang w:bidi="ar"/>
              </w:rPr>
              <w:t>可选配实木扶手功能。</w:t>
            </w:r>
            <w:r>
              <w:rPr>
                <w:rFonts w:hint="eastAsia" w:ascii="宋体" w:hAnsi="宋体" w:eastAsia="宋体" w:cs="宋体"/>
                <w:color w:val="000000"/>
                <w:kern w:val="0"/>
                <w:sz w:val="21"/>
                <w:szCs w:val="21"/>
                <w:lang w:bidi="ar"/>
              </w:rPr>
              <w:t>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座垫：面料选用医用抗菌皮，皮质柔软，舒适，透气性好，无异味；车缝线路均匀、针距均匀，转角平滑、后背及底座包饱满，左右对齐。皮革摩擦色牢度、耐光性、涂层粘着牢度、耐折牢度、耐磨性、撕裂力、气味、禁用偶氮染料、游离甲醛、挥发性有机物均符合GB/T 16799-201、HJ 507-2009、SZJG 52-2016标准要求；采用原生环保海绵，柔软性能好、软硬适中，回弹性能好。</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5.胶粘剂：采用环保水基型胶粘剂。胶粘剂的游离甲醛、苯、甲苯+二甲苯、总挥发性有机物均符合GB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博古架</w:t>
            </w:r>
            <w:r>
              <w:commentReference w:id="76"/>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1.规格：（920W*350D*2000H）mm±10%；</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整体采用红橡木原木制作；支撑脚柱及框架采用红橡木原木方加工成型，直径不低于50mm；层板采用红橡木直拼板加工成型（后期根据款式及结构深化），用于直拼的白蜡木宽度不低于60mm，厚度不低于18mm；</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4.胶黏剂：木质部件胶粘剂采用环保水基型拼板胶。胶粘剂的游离甲醛、苯、甲苯+二甲苯、总挥发性有机物均符合GB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5.油漆：采用环保水性油漆，经过三底两面油漆工序，木纹纹理清晰，色泽均匀、光滑耐用。油漆表面无尘粒、气泡、渣点、边缘及立面无流挂等现象。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医用诊床</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1.规格：（1900W*650D*650H）mm±</w:t>
            </w:r>
            <w:r>
              <w:rPr>
                <w:rFonts w:hint="eastAsia" w:ascii="宋体" w:hAnsi="宋体" w:eastAsia="宋体" w:cs="宋体"/>
                <w:color w:val="000000"/>
                <w:kern w:val="0"/>
                <w:sz w:val="21"/>
                <w:szCs w:val="21"/>
                <w:lang w:val="en-US" w:eastAsia="zh-CN" w:bidi="ar"/>
              </w:rPr>
              <w:t>10</w:t>
            </w:r>
            <w:r>
              <w:rPr>
                <w:rFonts w:hint="eastAsia" w:ascii="宋体" w:hAnsi="宋体" w:eastAsia="宋体" w:cs="宋体"/>
                <w:color w:val="000000"/>
                <w:kern w:val="0"/>
                <w:sz w:val="21"/>
                <w:szCs w:val="21"/>
                <w:lang w:bidi="ar"/>
              </w:rPr>
              <w:t>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2.1.软垫：面料采用医用级抑菌皮，防水去污；耐磨耐刮，表面耐高温性能佳。采用高密度高弹力泡绵。海绵回弹力≥35%，能均匀承托负重，反复坐压不变形、不塌陷，厚实座包，舒适稳固；</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-946785</wp:posOffset>
                  </wp:positionH>
                  <wp:positionV relativeFrom="paragraph">
                    <wp:posOffset>298450</wp:posOffset>
                  </wp:positionV>
                  <wp:extent cx="698500" cy="577850"/>
                  <wp:effectExtent l="0" t="0" r="6350" b="12700"/>
                  <wp:wrapNone/>
                  <wp:docPr id="111" name="_x0000_s1554"/>
                  <wp:cNvGraphicFramePr/>
                  <a:graphic xmlns:a="http://schemas.openxmlformats.org/drawingml/2006/main">
                    <a:graphicData uri="http://schemas.openxmlformats.org/drawingml/2006/picture">
                      <pic:pic xmlns:pic="http://schemas.openxmlformats.org/drawingml/2006/picture">
                        <pic:nvPicPr>
                          <pic:cNvPr id="111" name="_x0000_s1554"/>
                          <pic:cNvPicPr/>
                        </pic:nvPicPr>
                        <pic:blipFill>
                          <a:blip r:embed="rId113"/>
                          <a:stretch>
                            <a:fillRect/>
                          </a:stretch>
                        </pic:blipFill>
                        <pic:spPr>
                          <a:xfrm>
                            <a:off x="0" y="0"/>
                            <a:ext cx="698500" cy="577850"/>
                          </a:xfrm>
                          <a:prstGeom prst="rect">
                            <a:avLst/>
                          </a:prstGeom>
                        </pic:spPr>
                      </pic:pic>
                    </a:graphicData>
                  </a:graphic>
                </wp:anchor>
              </w:drawing>
            </w:r>
            <w:r>
              <w:rPr>
                <w:rFonts w:hint="eastAsia" w:ascii="宋体" w:hAnsi="宋体" w:eastAsia="宋体" w:cs="宋体"/>
                <w:color w:val="000000"/>
                <w:kern w:val="0"/>
                <w:sz w:val="21"/>
                <w:szCs w:val="21"/>
                <w:lang w:bidi="ar"/>
              </w:rPr>
              <w:t>2.2.柜体板材：采用18mm厚优质环保E0级浸渍胶膜纸饰面实木多层板（胶合板）。封边采用优质≥1.0mm厚PVC封边条，热熔胶全自动封边机完成封边。</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2.3.床架：脚架及边框采用红橡木原木方加工成型，木方直径不低于70mm；采用榫卯结构连接工艺。配静音防滑脚垫。</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2.4.胶粘剂：采用环保水基型胶粘剂。</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2.5.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3.配置：软包垫+储物柜，储物柜配置掩门及开敞柜，功能及结构根据采购方需求深化。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4.五金配件：采用优质阻尼门铰和暗藏拉手。</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266700</wp:posOffset>
                  </wp:positionH>
                  <wp:positionV relativeFrom="paragraph">
                    <wp:posOffset>1123950</wp:posOffset>
                  </wp:positionV>
                  <wp:extent cx="615950" cy="412750"/>
                  <wp:effectExtent l="0" t="0" r="12700" b="6350"/>
                  <wp:wrapNone/>
                  <wp:docPr id="112" name="_x0000_s1555"/>
                  <wp:cNvGraphicFramePr/>
                  <a:graphic xmlns:a="http://schemas.openxmlformats.org/drawingml/2006/main">
                    <a:graphicData uri="http://schemas.openxmlformats.org/drawingml/2006/picture">
                      <pic:pic xmlns:pic="http://schemas.openxmlformats.org/drawingml/2006/picture">
                        <pic:nvPicPr>
                          <pic:cNvPr id="112" name="_x0000_s1555"/>
                          <pic:cNvPicPr/>
                        </pic:nvPicPr>
                        <pic:blipFill>
                          <a:blip r:embed="rId114"/>
                          <a:stretch>
                            <a:fillRect/>
                          </a:stretch>
                        </pic:blipFill>
                        <pic:spPr>
                          <a:xfrm>
                            <a:off x="0" y="0"/>
                            <a:ext cx="615950" cy="412750"/>
                          </a:xfrm>
                          <a:prstGeom prst="rect">
                            <a:avLst/>
                          </a:prstGeom>
                        </pic:spPr>
                      </pic:pic>
                    </a:graphicData>
                  </a:graphic>
                </wp:anchor>
              </w:drawing>
            </w:r>
            <w:r>
              <w:rPr>
                <w:rFonts w:hint="eastAsia" w:ascii="宋体" w:hAnsi="宋体" w:eastAsia="宋体" w:cs="宋体"/>
                <w:color w:val="000000"/>
                <w:kern w:val="0"/>
                <w:sz w:val="21"/>
                <w:szCs w:val="21"/>
                <w:lang w:bidi="ar"/>
              </w:rPr>
              <w:t>中式接待组合沙发</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1.规格：双人位</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红橡木原木制作；框架及面板采用红橡木原木制作，框架为红橡木原木方加工成型，木方直径40mm-80mm之间（后期根据款式及结构深化）；面板及座低板采用红橡木直拼板加工成型，用于直拼的红橡木宽度不低于80mm，厚度不低于18mm；面板底部需有木方加固支撑。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4.油漆：采用环保水性开放油漆，三底两面。油漆表面无尘粒、气泡、渣点、边缘及立面无流挂等现象。</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座垫面及椅背面选用选用头层牛皮；经液态浸色及防潮、防污等工艺处理，纹路细致、色泽均匀，皮质柔软，舒适，透气性好，无异味。车缝线路均匀、针距均匀，转角平滑、后背及底座包饱满，左右对齐。高回弹高密度原生海绵，座面密度≥30kg/m³,其他部位密度≥25kg/m³，海绵回弹力≥35%，能均匀承托负重，反复坐压不变形、不塌陷，厚实座包，舒适稳固。</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6.功能：舒适倾角，肩部、腰部承托符合人体工学。坐垫＋腰垫＋小桌。造型款式、功能及结构根据采购方需求深化。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接待沙发６</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1.规格：单人位</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红橡木原木制作；框架及面板采用红橡木原木制作，框架为红橡木原木方加工成型，木方直径40mm-80mm之间（后期根据款式及结构深化）；面板及座低板采用红橡木直拼板加工成型，用于直拼的红橡木宽度不低于80mm，厚度不低于18mm；面板底部需有木方加固支撑。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-1102995</wp:posOffset>
                  </wp:positionH>
                  <wp:positionV relativeFrom="paragraph">
                    <wp:posOffset>107315</wp:posOffset>
                  </wp:positionV>
                  <wp:extent cx="723900" cy="666750"/>
                  <wp:effectExtent l="0" t="0" r="0" b="0"/>
                  <wp:wrapNone/>
                  <wp:docPr id="113" name="_x0000_s1556"/>
                  <wp:cNvGraphicFramePr/>
                  <a:graphic xmlns:a="http://schemas.openxmlformats.org/drawingml/2006/main">
                    <a:graphicData uri="http://schemas.openxmlformats.org/drawingml/2006/picture">
                      <pic:pic xmlns:pic="http://schemas.openxmlformats.org/drawingml/2006/picture">
                        <pic:nvPicPr>
                          <pic:cNvPr id="113" name="_x0000_s1556"/>
                          <pic:cNvPicPr/>
                        </pic:nvPicPr>
                        <pic:blipFill>
                          <a:blip r:embed="rId115"/>
                          <a:stretch>
                            <a:fillRect/>
                          </a:stretch>
                        </pic:blipFill>
                        <pic:spPr>
                          <a:xfrm>
                            <a:off x="0" y="0"/>
                            <a:ext cx="723900" cy="666750"/>
                          </a:xfrm>
                          <a:prstGeom prst="rect">
                            <a:avLst/>
                          </a:prstGeom>
                        </pic:spPr>
                      </pic:pic>
                    </a:graphicData>
                  </a:graphic>
                </wp:anchor>
              </w:drawing>
            </w:r>
            <w:r>
              <w:rPr>
                <w:rFonts w:hint="eastAsia" w:ascii="宋体" w:hAnsi="宋体" w:eastAsia="宋体" w:cs="宋体"/>
                <w:color w:val="000000"/>
                <w:kern w:val="0"/>
                <w:sz w:val="21"/>
                <w:szCs w:val="21"/>
                <w:lang w:bidi="ar"/>
              </w:rPr>
              <w:t>3.胶黏剂：水基型胶粘剂胶粘剂的游离甲醛、苯、甲苯+二甲苯、总挥发性有机物均符合GB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4.油漆：采用环保水性开放油漆，三底两面。油漆表面无尘粒、气泡、渣点、边缘及立面无流挂等现象。</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座垫面及椅背面选用选用头层牛皮，经液态浸色及防潮、防污等工艺处理，纹路细致、色泽均匀，皮质柔软，舒适，透气性好，无异味。车缝线路均匀、针距均匀，转角平滑、后背及底座包饱满，左右对齐。高回弹高密度原生海绵，能均匀承托负重，反复坐压不变形、不塌陷，厚实座包，舒适稳固。</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5.功能：舒适倾角，肩部、腰部承托符合人体工学。配置1个腰垫。</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中式长几</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规格：（1200*600*420）mm±10mm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基材：脚架及边框采用红橡木原木方加工成型，木方直径40mm-80mm之间（后期根据款式及结构深化）；面板采用红橡木直拼板加工成型，用于直拼的红橡木宽度不低于80mm，厚度不低于18mm；面板底部需有木方加固支撑。台面板采用≥12mm厚岩板。</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drawing>
                <wp:anchor distT="0" distB="0" distL="114300" distR="114300" simplePos="0" relativeHeight="251677696" behindDoc="1" locked="0" layoutInCell="1" allowOverlap="1">
                  <wp:simplePos x="0" y="0"/>
                  <wp:positionH relativeFrom="column">
                    <wp:posOffset>-911225</wp:posOffset>
                  </wp:positionH>
                  <wp:positionV relativeFrom="paragraph">
                    <wp:posOffset>7620</wp:posOffset>
                  </wp:positionV>
                  <wp:extent cx="552450" cy="431800"/>
                  <wp:effectExtent l="0" t="0" r="0" b="6350"/>
                  <wp:wrapNone/>
                  <wp:docPr id="117" name="图片_106"/>
                  <wp:cNvGraphicFramePr/>
                  <a:graphic xmlns:a="http://schemas.openxmlformats.org/drawingml/2006/main">
                    <a:graphicData uri="http://schemas.openxmlformats.org/drawingml/2006/picture">
                      <pic:pic xmlns:pic="http://schemas.openxmlformats.org/drawingml/2006/picture">
                        <pic:nvPicPr>
                          <pic:cNvPr id="117" name="图片_106"/>
                          <pic:cNvPicPr/>
                        </pic:nvPicPr>
                        <pic:blipFill>
                          <a:blip r:embed="rId116"/>
                          <a:stretch>
                            <a:fillRect/>
                          </a:stretch>
                        </pic:blipFill>
                        <pic:spPr>
                          <a:xfrm>
                            <a:off x="0" y="0"/>
                            <a:ext cx="552450" cy="431800"/>
                          </a:xfrm>
                          <a:prstGeom prst="rect">
                            <a:avLst/>
                          </a:prstGeom>
                          <a:noFill/>
                          <a:ln>
                            <a:noFill/>
                          </a:ln>
                        </pic:spPr>
                      </pic:pic>
                    </a:graphicData>
                  </a:graphic>
                </wp:anchor>
              </w:drawing>
            </w:r>
            <w:r>
              <w:rPr>
                <w:rFonts w:hint="eastAsia" w:ascii="宋体" w:hAnsi="宋体" w:eastAsia="宋体" w:cs="宋体"/>
                <w:color w:val="000000"/>
                <w:kern w:val="0"/>
                <w:sz w:val="21"/>
                <w:szCs w:val="21"/>
                <w:lang w:val="en-US" w:eastAsia="zh-CN" w:bidi="ar"/>
              </w:rPr>
              <w:t>3.工艺：采用榫卯结构连接工艺。线条均匀整齐，转角过度顺畅，整套产品或同批产品木材纹理，颜色基本一致。</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4.功能配置：配置抽屉，造型款式、功能及结构根据采购方需求深化。</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5.胶黏剂：水基型胶粘剂胶粘剂的游离甲醛、苯、甲苯+二甲苯、总挥发性有机物均符合GB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6.油漆：采用环保水性漆（包括底漆和面漆），三底两面工艺，经防虫、防腐等化学处理；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中式候诊椅</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1.规格：单人位</w:t>
            </w:r>
          </w:p>
        </w:tc>
      </w:tr>
      <w:tr>
        <w:tblPrEx>
          <w:tblCellMar>
            <w:top w:w="0" w:type="dxa"/>
            <w:left w:w="108" w:type="dxa"/>
            <w:bottom w:w="0" w:type="dxa"/>
            <w:right w:w="108" w:type="dxa"/>
          </w:tblCellMar>
        </w:tblPrEx>
        <w:trPr>
          <w:cantSplit/>
          <w:trHeight w:val="327"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整体采用红橡木原木制作；框架及面板采用红橡木原木制作，框架为红橡木原木方加工成型，木方直径40mm-80mm之间（后期根据款式及结构深化）；座板采用红橡木直拼板加工成型，用于直拼的红橡木宽度不低于80mm，厚度不低于18mm；座板底部需有木方加固支撑。</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i w:val="0"/>
                <w:iCs w:val="0"/>
                <w:color w:val="000000"/>
                <w:kern w:val="0"/>
                <w:sz w:val="21"/>
                <w:szCs w:val="21"/>
                <w:highlight w:val="none"/>
                <w:u w:val="none"/>
                <w:bdr w:val="single" w:color="000000" w:sz="4" w:space="0"/>
                <w:lang w:val="en-US" w:eastAsia="zh-CN"/>
              </w:rPr>
              <w:drawing>
                <wp:anchor distT="0" distB="0" distL="114300" distR="114300" simplePos="0" relativeHeight="251678720" behindDoc="1" locked="0" layoutInCell="1" allowOverlap="1">
                  <wp:simplePos x="0" y="0"/>
                  <wp:positionH relativeFrom="column">
                    <wp:posOffset>-1042035</wp:posOffset>
                  </wp:positionH>
                  <wp:positionV relativeFrom="paragraph">
                    <wp:posOffset>403225</wp:posOffset>
                  </wp:positionV>
                  <wp:extent cx="723900" cy="774700"/>
                  <wp:effectExtent l="0" t="0" r="0" b="6350"/>
                  <wp:wrapNone/>
                  <wp:docPr id="90" name="图片_107"/>
                  <wp:cNvGraphicFramePr/>
                  <a:graphic xmlns:a="http://schemas.openxmlformats.org/drawingml/2006/main">
                    <a:graphicData uri="http://schemas.openxmlformats.org/drawingml/2006/picture">
                      <pic:pic xmlns:pic="http://schemas.openxmlformats.org/drawingml/2006/picture">
                        <pic:nvPicPr>
                          <pic:cNvPr id="90" name="图片_107"/>
                          <pic:cNvPicPr/>
                        </pic:nvPicPr>
                        <pic:blipFill>
                          <a:blip r:embed="rId117"/>
                          <a:stretch>
                            <a:fillRect/>
                          </a:stretch>
                        </pic:blipFill>
                        <pic:spPr>
                          <a:xfrm>
                            <a:off x="0" y="0"/>
                            <a:ext cx="723900" cy="7747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3.配置坐垫、靠垫。坐垫面、靠枕面选用医用超纤皮，经液态浸色及防潮、防污等工艺处理，纹路细致、色泽均匀。车缝线路均匀、线条顺畅、针距均匀，扪面整体感观流畅，转角平滑。海绵：优质高弹海绵。海绵回弹力≥35%，能均匀承托负重，反复坐压不变形、不塌陷，厚实座包，舒适稳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5.油漆：采用环保水性开放油漆，三底两面。油漆表面无尘粒、气泡、渣点、边缘及立面无流挂等现象。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222250</wp:posOffset>
                  </wp:positionH>
                  <wp:positionV relativeFrom="paragraph">
                    <wp:posOffset>554990</wp:posOffset>
                  </wp:positionV>
                  <wp:extent cx="647700" cy="457200"/>
                  <wp:effectExtent l="0" t="0" r="0" b="0"/>
                  <wp:wrapNone/>
                  <wp:docPr id="116" name="_x0000_s1559"/>
                  <wp:cNvGraphicFramePr/>
                  <a:graphic xmlns:a="http://schemas.openxmlformats.org/drawingml/2006/main">
                    <a:graphicData uri="http://schemas.openxmlformats.org/drawingml/2006/picture">
                      <pic:pic xmlns:pic="http://schemas.openxmlformats.org/drawingml/2006/picture">
                        <pic:nvPicPr>
                          <pic:cNvPr id="116" name="_x0000_s1559"/>
                          <pic:cNvPicPr/>
                        </pic:nvPicPr>
                        <pic:blipFill>
                          <a:blip r:embed="rId118"/>
                          <a:stretch>
                            <a:fillRect/>
                          </a:stretch>
                        </pic:blipFill>
                        <pic:spPr>
                          <a:xfrm>
                            <a:off x="0" y="0"/>
                            <a:ext cx="647700" cy="457200"/>
                          </a:xfrm>
                          <a:prstGeom prst="rect">
                            <a:avLst/>
                          </a:prstGeom>
                        </pic:spPr>
                      </pic:pic>
                    </a:graphicData>
                  </a:graphic>
                </wp:anchor>
              </w:drawing>
            </w:r>
            <w:r>
              <w:rPr>
                <w:rFonts w:hint="eastAsia" w:ascii="宋体" w:hAnsi="宋体" w:eastAsia="宋体" w:cs="宋体"/>
                <w:color w:val="000000"/>
                <w:kern w:val="0"/>
                <w:sz w:val="21"/>
                <w:szCs w:val="21"/>
                <w:lang w:bidi="ar"/>
              </w:rPr>
              <w:t>方茶几3</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1.规格：（450*450*450）mm±10mm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整体采用红橡木原木制作；脚架采用红橡木原木方加工成型，木方直径40mm-80mm之间（后期根据款式及结构深化）；面板采用红橡木直拼板加工成型，用于直拼的红橡木宽度不低于80mm，厚度不低于18mm；面板底部需有木方加固支撑。</w:t>
            </w:r>
          </w:p>
        </w:tc>
      </w:tr>
      <w:tr>
        <w:tblPrEx>
          <w:tblCellMar>
            <w:top w:w="0" w:type="dxa"/>
            <w:left w:w="108" w:type="dxa"/>
            <w:bottom w:w="0" w:type="dxa"/>
            <w:right w:w="108" w:type="dxa"/>
          </w:tblCellMar>
        </w:tblPrEx>
        <w:trPr>
          <w:cantSplit/>
          <w:trHeight w:val="69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方茶几1</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1.规格：（600W*600D*420H）mm±10mm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基材：整体采用红橡木原木制作；脚架采用红橡木原木方加工成型，木方直径40mm-80mm之间（后期根据款式及结构深化）；面板采用红橡木直拼板加工成型，用于直拼的红橡木宽度不低于80mm，厚度不低于18mm；面板底部需有木方加固支撑。台面配12mm厚岩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drawing>
                <wp:anchor distT="0" distB="0" distL="114300" distR="114300" simplePos="0" relativeHeight="251679744" behindDoc="1" locked="0" layoutInCell="1" allowOverlap="1">
                  <wp:simplePos x="0" y="0"/>
                  <wp:positionH relativeFrom="column">
                    <wp:posOffset>-1057275</wp:posOffset>
                  </wp:positionH>
                  <wp:positionV relativeFrom="paragraph">
                    <wp:posOffset>212725</wp:posOffset>
                  </wp:positionV>
                  <wp:extent cx="723900" cy="596900"/>
                  <wp:effectExtent l="0" t="0" r="0" b="12700"/>
                  <wp:wrapNone/>
                  <wp:docPr id="98" name="图片_109"/>
                  <wp:cNvGraphicFramePr/>
                  <a:graphic xmlns:a="http://schemas.openxmlformats.org/drawingml/2006/main">
                    <a:graphicData uri="http://schemas.openxmlformats.org/drawingml/2006/picture">
                      <pic:pic xmlns:pic="http://schemas.openxmlformats.org/drawingml/2006/picture">
                        <pic:nvPicPr>
                          <pic:cNvPr id="98" name="图片_109"/>
                          <pic:cNvPicPr/>
                        </pic:nvPicPr>
                        <pic:blipFill>
                          <a:blip r:embed="rId119"/>
                          <a:stretch>
                            <a:fillRect/>
                          </a:stretch>
                        </pic:blipFill>
                        <pic:spPr>
                          <a:xfrm>
                            <a:off x="0" y="0"/>
                            <a:ext cx="723900" cy="5969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新中式接待沙发</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1.规格：三人位</w:t>
            </w:r>
          </w:p>
        </w:tc>
      </w:tr>
      <w:tr>
        <w:tblPrEx>
          <w:tblCellMar>
            <w:top w:w="0" w:type="dxa"/>
            <w:left w:w="108" w:type="dxa"/>
            <w:bottom w:w="0" w:type="dxa"/>
            <w:right w:w="108" w:type="dxa"/>
          </w:tblCellMar>
        </w:tblPrEx>
        <w:trPr>
          <w:cantSplit/>
          <w:trHeight w:val="319"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采用红橡木原木制作；框架及面板采用红橡木原木制作，框架为红橡木原木方加工成型，木方直径40mm-80mm之间（后期根据款式及结构深化）；面板及座低板采用红橡木直拼板加工成型，用于直拼的红橡木宽度不低于80mm，厚度不低于18mm；面板底部需有木方加固支撑。采用榫卯结构连接工艺。木材充分烘干，保证含水率符合要求；木材纹理美观，无明显节子、虫</w:t>
            </w: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-923925</wp:posOffset>
                  </wp:positionH>
                  <wp:positionV relativeFrom="paragraph">
                    <wp:posOffset>473710</wp:posOffset>
                  </wp:positionV>
                  <wp:extent cx="723900" cy="520700"/>
                  <wp:effectExtent l="0" t="0" r="0" b="12700"/>
                  <wp:wrapNone/>
                  <wp:docPr id="118" name="_x0000_s1561"/>
                  <wp:cNvGraphicFramePr/>
                  <a:graphic xmlns:a="http://schemas.openxmlformats.org/drawingml/2006/main">
                    <a:graphicData uri="http://schemas.openxmlformats.org/drawingml/2006/picture">
                      <pic:pic xmlns:pic="http://schemas.openxmlformats.org/drawingml/2006/picture">
                        <pic:nvPicPr>
                          <pic:cNvPr id="118" name="_x0000_s1561"/>
                          <pic:cNvPicPr/>
                        </pic:nvPicPr>
                        <pic:blipFill>
                          <a:blip r:embed="rId120"/>
                          <a:stretch>
                            <a:fillRect/>
                          </a:stretch>
                        </pic:blipFill>
                        <pic:spPr>
                          <a:xfrm>
                            <a:off x="0" y="0"/>
                            <a:ext cx="723900" cy="520700"/>
                          </a:xfrm>
                          <a:prstGeom prst="rect">
                            <a:avLst/>
                          </a:prstGeom>
                        </pic:spPr>
                      </pic:pic>
                    </a:graphicData>
                  </a:graphic>
                </wp:anchor>
              </w:drawing>
            </w:r>
            <w:r>
              <w:rPr>
                <w:rFonts w:hint="eastAsia" w:ascii="宋体" w:hAnsi="宋体" w:eastAsia="宋体" w:cs="宋体"/>
                <w:color w:val="000000"/>
                <w:kern w:val="0"/>
                <w:sz w:val="21"/>
                <w:szCs w:val="21"/>
                <w:lang w:bidi="ar"/>
              </w:rPr>
              <w:t>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4.油漆：采用环保水性开放油漆，三底两面。油漆表面无尘粒、气泡、渣点、边缘及立面无流挂等现象。</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座垫面及椅背面选用选用头层牛皮，经液态浸色及防潮、防污等工艺处理，纹路细致、色泽均匀，皮质柔软，舒适，透气性好，无异味。车缝线路均匀、针距均匀，转角平滑、后背及底座包饱满，左右对齐。高回弹高密度原生海绵，能均匀承托负重，反复坐压不变形、不塌陷，厚实座包，舒适稳固。</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6.功能：舒适倾角，肩部、腰部承托符合人体工学。配置3个腰枕。造型款式、功能及结构根据采购方需求深化。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88900</wp:posOffset>
                  </wp:positionH>
                  <wp:positionV relativeFrom="paragraph">
                    <wp:posOffset>1447800</wp:posOffset>
                  </wp:positionV>
                  <wp:extent cx="723900" cy="520700"/>
                  <wp:effectExtent l="0" t="0" r="0" b="12700"/>
                  <wp:wrapNone/>
                  <wp:docPr id="119" name="_x0000_s1562"/>
                  <wp:cNvGraphicFramePr/>
                  <a:graphic xmlns:a="http://schemas.openxmlformats.org/drawingml/2006/main">
                    <a:graphicData uri="http://schemas.openxmlformats.org/drawingml/2006/picture">
                      <pic:pic xmlns:pic="http://schemas.openxmlformats.org/drawingml/2006/picture">
                        <pic:nvPicPr>
                          <pic:cNvPr id="119" name="_x0000_s1562"/>
                          <pic:cNvPicPr/>
                        </pic:nvPicPr>
                        <pic:blipFill>
                          <a:blip r:embed="rId121"/>
                          <a:stretch>
                            <a:fillRect/>
                          </a:stretch>
                        </pic:blipFill>
                        <pic:spPr>
                          <a:xfrm>
                            <a:off x="0" y="0"/>
                            <a:ext cx="723900" cy="520700"/>
                          </a:xfrm>
                          <a:prstGeom prst="rect">
                            <a:avLst/>
                          </a:prstGeom>
                        </pic:spPr>
                      </pic:pic>
                    </a:graphicData>
                  </a:graphic>
                </wp:anchor>
              </w:drawing>
            </w:r>
            <w:r>
              <w:rPr>
                <w:rFonts w:hint="eastAsia" w:ascii="宋体" w:hAnsi="宋体" w:eastAsia="宋体" w:cs="宋体"/>
                <w:color w:val="000000"/>
                <w:kern w:val="0"/>
                <w:sz w:val="21"/>
                <w:szCs w:val="21"/>
                <w:lang w:bidi="ar"/>
              </w:rPr>
              <w:t>单人沙发</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1.规格：单人位</w:t>
            </w:r>
          </w:p>
        </w:tc>
      </w:tr>
      <w:tr>
        <w:tblPrEx>
          <w:tblCellMar>
            <w:top w:w="0" w:type="dxa"/>
            <w:left w:w="108" w:type="dxa"/>
            <w:bottom w:w="0" w:type="dxa"/>
            <w:right w:w="108" w:type="dxa"/>
          </w:tblCellMar>
        </w:tblPrEx>
        <w:trPr>
          <w:cantSplit/>
          <w:trHeight w:val="19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框架及面板采用红橡木原木制作，框架为红橡木原木方加工成型，木方直径40mm-80mm之间（后期根据款式及结构深化）；面板及座低板采用红橡木直拼板，厚度不低于18mm；面板底部需有木方加固支撑。座面、椅背面选用头层牛皮，皮质柔软，舒适，透气性好，无异味；经液态浸色及防潮、防污等工艺处理，纹路细致、色泽均匀。车缝线路均匀、线条顺畅、针距均匀，扪面整体感观流畅，转角平滑。高回弹高密度原生海绵，座面密度≥25kg/m³,其他部位密度≥20kg/m³，海绵回弹力≥35%，能均匀承托负重，反复坐压不变形、不塌陷，厚实座包，舒适稳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5.油漆：采用环保水性油漆，经过三底两面油漆工序，木纹纹理清晰，色泽均匀、光滑耐用。油漆表面无尘粒、气泡、渣点、边缘及立面无流挂等现象。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187325</wp:posOffset>
                  </wp:positionH>
                  <wp:positionV relativeFrom="paragraph">
                    <wp:posOffset>466725</wp:posOffset>
                  </wp:positionV>
                  <wp:extent cx="622300" cy="254000"/>
                  <wp:effectExtent l="0" t="0" r="6350" b="12700"/>
                  <wp:wrapNone/>
                  <wp:docPr id="120" name="_x0000_s1563"/>
                  <wp:cNvGraphicFramePr/>
                  <a:graphic xmlns:a="http://schemas.openxmlformats.org/drawingml/2006/main">
                    <a:graphicData uri="http://schemas.openxmlformats.org/drawingml/2006/picture">
                      <pic:pic xmlns:pic="http://schemas.openxmlformats.org/drawingml/2006/picture">
                        <pic:nvPicPr>
                          <pic:cNvPr id="120" name="_x0000_s1563"/>
                          <pic:cNvPicPr/>
                        </pic:nvPicPr>
                        <pic:blipFill>
                          <a:blip r:embed="rId122"/>
                          <a:stretch>
                            <a:fillRect/>
                          </a:stretch>
                        </pic:blipFill>
                        <pic:spPr>
                          <a:xfrm>
                            <a:off x="0" y="0"/>
                            <a:ext cx="622300" cy="254000"/>
                          </a:xfrm>
                          <a:prstGeom prst="rect">
                            <a:avLst/>
                          </a:prstGeom>
                        </pic:spPr>
                      </pic:pic>
                    </a:graphicData>
                  </a:graphic>
                </wp:anchor>
              </w:drawing>
            </w:r>
            <w:r>
              <w:rPr>
                <w:rFonts w:hint="eastAsia" w:ascii="宋体" w:hAnsi="宋体" w:eastAsia="宋体" w:cs="宋体"/>
                <w:color w:val="000000"/>
                <w:kern w:val="0"/>
                <w:sz w:val="21"/>
                <w:szCs w:val="21"/>
                <w:lang w:bidi="ar"/>
              </w:rPr>
              <w:t>长茶几1</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1.规格：（1200W*600D*450H）mm±10mm；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整体采用红橡木原木制作；脚架采用红橡木原木方加工成型，木方直径40mm-80mm之间（后期根据款式及结构深化）；面板采用红橡木直拼板加工成型，用于直拼的红橡木宽度不低于80mm，厚度不低于18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4.功能配置：配置层板，造型款式、功能及结构根据采购方需求深化。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6.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小方几2</w:t>
            </w: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222250</wp:posOffset>
                  </wp:positionH>
                  <wp:positionV relativeFrom="paragraph">
                    <wp:posOffset>704850</wp:posOffset>
                  </wp:positionV>
                  <wp:extent cx="546100" cy="495300"/>
                  <wp:effectExtent l="0" t="0" r="6350" b="0"/>
                  <wp:wrapNone/>
                  <wp:docPr id="121" name="_x0000_s1630"/>
                  <wp:cNvGraphicFramePr/>
                  <a:graphic xmlns:a="http://schemas.openxmlformats.org/drawingml/2006/main">
                    <a:graphicData uri="http://schemas.openxmlformats.org/drawingml/2006/picture">
                      <pic:pic xmlns:pic="http://schemas.openxmlformats.org/drawingml/2006/picture">
                        <pic:nvPicPr>
                          <pic:cNvPr id="121" name="_x0000_s1630"/>
                          <pic:cNvPicPr/>
                        </pic:nvPicPr>
                        <pic:blipFill>
                          <a:blip r:embed="rId123"/>
                          <a:stretch>
                            <a:fillRect/>
                          </a:stretch>
                        </pic:blipFill>
                        <pic:spPr>
                          <a:xfrm>
                            <a:off x="0" y="0"/>
                            <a:ext cx="546100" cy="495300"/>
                          </a:xfrm>
                          <a:prstGeom prst="rect">
                            <a:avLst/>
                          </a:prstGeom>
                        </pic:spPr>
                      </pic:pic>
                    </a:graphicData>
                  </a:graphic>
                </wp:anchor>
              </w:drawing>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1.规格：（450*450*450）mm±10mm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center"/>
          </w:tcPr>
          <w:p>
            <w:pPr>
              <w:widowControl/>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基材：整体采用红橡木原木制作；脚架采用红橡木原木方加工成型，木方直径40mm-80mm之间（后期根据款式及结构深化）；面板采用红橡木直拼板加工成型，用于直拼的红橡木宽度不低于80mm，厚度不低于18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center"/>
          </w:tcPr>
          <w:p>
            <w:pPr>
              <w:widowControl/>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noWrap/>
            <w:vAlign w:val="center"/>
          </w:tcPr>
          <w:p>
            <w:pP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noWrap/>
            <w:vAlign w:val="center"/>
          </w:tcPr>
          <w:p>
            <w:pP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228600</wp:posOffset>
                  </wp:positionH>
                  <wp:positionV relativeFrom="paragraph">
                    <wp:posOffset>1409700</wp:posOffset>
                  </wp:positionV>
                  <wp:extent cx="673100" cy="552450"/>
                  <wp:effectExtent l="0" t="0" r="12700" b="0"/>
                  <wp:wrapNone/>
                  <wp:docPr id="122" name="_x0000_s1565"/>
                  <wp:cNvGraphicFramePr/>
                  <a:graphic xmlns:a="http://schemas.openxmlformats.org/drawingml/2006/main">
                    <a:graphicData uri="http://schemas.openxmlformats.org/drawingml/2006/picture">
                      <pic:pic xmlns:pic="http://schemas.openxmlformats.org/drawingml/2006/picture">
                        <pic:nvPicPr>
                          <pic:cNvPr id="122" name="_x0000_s1565"/>
                          <pic:cNvPicPr/>
                        </pic:nvPicPr>
                        <pic:blipFill>
                          <a:blip r:embed="rId124"/>
                          <a:stretch>
                            <a:fillRect/>
                          </a:stretch>
                        </pic:blipFill>
                        <pic:spPr>
                          <a:xfrm>
                            <a:off x="0" y="0"/>
                            <a:ext cx="673100" cy="552450"/>
                          </a:xfrm>
                          <a:prstGeom prst="rect">
                            <a:avLst/>
                          </a:prstGeom>
                        </pic:spPr>
                      </pic:pic>
                    </a:graphicData>
                  </a:graphic>
                </wp:anchor>
              </w:drawing>
            </w:r>
            <w:r>
              <w:rPr>
                <w:rFonts w:hint="eastAsia" w:ascii="宋体" w:hAnsi="宋体" w:eastAsia="宋体" w:cs="宋体"/>
                <w:color w:val="000000"/>
                <w:kern w:val="0"/>
                <w:sz w:val="21"/>
                <w:szCs w:val="21"/>
                <w:lang w:bidi="ar"/>
              </w:rPr>
              <w:t>接待沙发３</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1.规格：双人位</w:t>
            </w:r>
          </w:p>
        </w:tc>
      </w:tr>
      <w:tr>
        <w:tblPrEx>
          <w:tblCellMar>
            <w:top w:w="0" w:type="dxa"/>
            <w:left w:w="108" w:type="dxa"/>
            <w:bottom w:w="0" w:type="dxa"/>
            <w:right w:w="108" w:type="dxa"/>
          </w:tblCellMar>
        </w:tblPrEx>
        <w:trPr>
          <w:cantSplit/>
          <w:trHeight w:val="16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框架扶手面板及前侧板采用白蜡木原木制作，采用白蜡木直拼板加工成型，用于直拼的白蜡木宽度不低于80mm，厚度不低于18mm，海绵座面密度≥30kg/m³,其他部位密度≥25kg/m³，海绵回弹力≥35%，能均匀承托负重，在长期负重状态下性能保持良好，反复坐压不变形、不塌陷。实木内框架，结合高强度S形弹簧，弹力大，强度高，韧性好，不易变形，尼龙绷带软硬适中回弹性好，达到坐感舒适柔软效果。选用头层牛皮，皮质柔软，舒适，透气性好，无异味；</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3.工艺：木材充分烘干，保证含水率符合要求；木材纹理美观，无明显节子、虫眼，不得使用腐朽材，木制件外观达到国家合格标准。舒适倾角，肩部、腰部承托符合人体工学；</w:t>
            </w:r>
          </w:p>
        </w:tc>
      </w:tr>
      <w:tr>
        <w:tblPrEx>
          <w:tblCellMar>
            <w:top w:w="0" w:type="dxa"/>
            <w:left w:w="108" w:type="dxa"/>
            <w:bottom w:w="0" w:type="dxa"/>
            <w:right w:w="108" w:type="dxa"/>
          </w:tblCellMar>
        </w:tblPrEx>
        <w:trPr>
          <w:cantSplit/>
          <w:trHeight w:val="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4.胶黏剂：水基型胶粘剂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5.舒适倾角，肩部、腰部承托符合人体工学。造型款式、功能及结构根据采购方需求深化。颜色按照色卡定制，不要纯白色。</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173355</wp:posOffset>
                  </wp:positionH>
                  <wp:positionV relativeFrom="paragraph">
                    <wp:posOffset>443865</wp:posOffset>
                  </wp:positionV>
                  <wp:extent cx="723900" cy="508000"/>
                  <wp:effectExtent l="0" t="0" r="0" b="6350"/>
                  <wp:wrapNone/>
                  <wp:docPr id="123" name="_x0000_s1566"/>
                  <wp:cNvGraphicFramePr/>
                  <a:graphic xmlns:a="http://schemas.openxmlformats.org/drawingml/2006/main">
                    <a:graphicData uri="http://schemas.openxmlformats.org/drawingml/2006/picture">
                      <pic:pic xmlns:pic="http://schemas.openxmlformats.org/drawingml/2006/picture">
                        <pic:nvPicPr>
                          <pic:cNvPr id="123" name="_x0000_s1566"/>
                          <pic:cNvPicPr/>
                        </pic:nvPicPr>
                        <pic:blipFill>
                          <a:blip r:embed="rId125"/>
                          <a:stretch>
                            <a:fillRect/>
                          </a:stretch>
                        </pic:blipFill>
                        <pic:spPr>
                          <a:xfrm>
                            <a:off x="0" y="0"/>
                            <a:ext cx="723900" cy="508000"/>
                          </a:xfrm>
                          <a:prstGeom prst="rect">
                            <a:avLst/>
                          </a:prstGeom>
                        </pic:spPr>
                      </pic:pic>
                    </a:graphicData>
                  </a:graphic>
                </wp:anchor>
              </w:drawing>
            </w:r>
            <w:r>
              <w:rPr>
                <w:rFonts w:hint="eastAsia" w:ascii="宋体" w:hAnsi="宋体" w:eastAsia="宋体" w:cs="宋体"/>
                <w:color w:val="000000"/>
                <w:kern w:val="0"/>
                <w:sz w:val="21"/>
                <w:szCs w:val="21"/>
                <w:lang w:bidi="ar"/>
              </w:rPr>
              <w:t>单人沙发８</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规格：单人位</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采用白蜡木原木制作；框架及面板采用白蜡木原木制作，框架为白蜡木原木方加工成型，木方直径40mm-80mm之间（后期根据款式及结构深化）；面板及座低板采用白蜡木直拼板加工成型，用于直拼的白蜡木宽度不低于80mm，厚度不低于18mm；面板底部需有木方加固支撑。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3.胶黏剂：水基型胶粘剂4.油漆：采用环保水性开放油漆，三底两面。油漆表面无尘粒、气泡、渣点、边缘及立面无流挂等现象。</w:t>
            </w:r>
          </w:p>
        </w:tc>
      </w:tr>
      <w:tr>
        <w:tblPrEx>
          <w:tblCellMar>
            <w:top w:w="0" w:type="dxa"/>
            <w:left w:w="108" w:type="dxa"/>
            <w:bottom w:w="0" w:type="dxa"/>
            <w:right w:w="108" w:type="dxa"/>
          </w:tblCellMar>
        </w:tblPrEx>
        <w:trPr>
          <w:cantSplit/>
          <w:trHeight w:val="1834"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座垫面及椅背面选用选用头层牛皮，经液态浸色及防潮、防污等工艺处理，纹路细致、色泽均匀，皮质柔软，舒适，透气性好，无异味。车缝线路均匀、针距均匀，转角平滑、后背及底座包饱满，左右对齐。高回弹高密度原生海绵，能均匀承托负重，反复坐压不变形、不塌陷，厚实座包，舒适稳固。</w:t>
            </w:r>
          </w:p>
        </w:tc>
      </w:tr>
      <w:tr>
        <w:tblPrEx>
          <w:tblCellMar>
            <w:top w:w="0" w:type="dxa"/>
            <w:left w:w="108" w:type="dxa"/>
            <w:bottom w:w="0" w:type="dxa"/>
            <w:right w:w="108" w:type="dxa"/>
          </w:tblCellMar>
        </w:tblPrEx>
        <w:trPr>
          <w:cantSplit/>
          <w:trHeight w:val="177"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▲沙发检测依据：QB/T 1952.1-2012《软体家具 沙发》</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（1）产品用料、加工：木制件：合格；木材含水率，%：8~16.3；铺垫料：合格。泡沫塑料：表观密度-座面≥25kg/m³；表观密度-其他部位≥20kg/m³；回弹性能(除慢回弹泡沫塑料外)-C级，% ≥35；压缩永久变形-C级，% ≤10.0。防锈处理：合格。摩擦声：合格。</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（2）外观性能：面料：皮革面料应：</w:t>
            </w:r>
            <w:commentRangeStart w:id="77"/>
            <w:r>
              <w:rPr>
                <w:rFonts w:hint="eastAsia" w:ascii="宋体" w:hAnsi="宋体" w:eastAsia="宋体" w:cs="宋体"/>
                <w:b/>
                <w:bCs/>
                <w:i w:val="0"/>
                <w:iCs w:val="0"/>
                <w:color w:val="FF0000"/>
                <w:kern w:val="0"/>
                <w:sz w:val="21"/>
                <w:szCs w:val="21"/>
                <w:highlight w:val="none"/>
                <w:u w:val="none"/>
                <w:lang w:val="en-US" w:eastAsia="zh-CN"/>
              </w:rPr>
              <w:t>(1)</w:t>
            </w:r>
            <w:commentRangeEnd w:id="77"/>
            <w:r>
              <w:rPr>
                <w:b/>
                <w:bCs/>
                <w:color w:val="FF0000"/>
              </w:rPr>
              <w:commentReference w:id="77"/>
            </w:r>
            <w:r>
              <w:rPr>
                <w:rFonts w:hint="eastAsia" w:ascii="宋体" w:hAnsi="宋体" w:eastAsia="宋体" w:cs="宋体"/>
                <w:b/>
                <w:bCs/>
                <w:i w:val="0"/>
                <w:iCs w:val="0"/>
                <w:color w:val="FF0000"/>
                <w:kern w:val="0"/>
                <w:sz w:val="21"/>
                <w:szCs w:val="21"/>
                <w:highlight w:val="none"/>
                <w:u w:val="none"/>
                <w:lang w:val="en-US" w:eastAsia="zh-CN"/>
              </w:rPr>
              <w:t xml:space="preserve"> 无明显色差；(2) 无表面龟裂。缝纫和包覆：嵌线应圆滑顺直及圆弧处均匀对称。饰面：木制件：漆膜涂层应：</w:t>
            </w:r>
            <w:commentRangeStart w:id="78"/>
            <w:r>
              <w:rPr>
                <w:rFonts w:hint="eastAsia" w:ascii="宋体" w:hAnsi="宋体" w:eastAsia="宋体" w:cs="宋体"/>
                <w:b/>
                <w:bCs/>
                <w:i w:val="0"/>
                <w:iCs w:val="0"/>
                <w:color w:val="FF0000"/>
                <w:kern w:val="0"/>
                <w:sz w:val="21"/>
                <w:szCs w:val="21"/>
                <w:highlight w:val="none"/>
                <w:u w:val="none"/>
                <w:lang w:val="en-US" w:eastAsia="zh-CN"/>
              </w:rPr>
              <w:t xml:space="preserve">(1) </w:t>
            </w:r>
            <w:commentRangeEnd w:id="78"/>
            <w:r>
              <w:rPr>
                <w:b/>
                <w:bCs/>
                <w:color w:val="FF0000"/>
              </w:rPr>
              <w:commentReference w:id="78"/>
            </w:r>
            <w:r>
              <w:rPr>
                <w:rFonts w:hint="eastAsia" w:ascii="宋体" w:hAnsi="宋体" w:eastAsia="宋体" w:cs="宋体"/>
                <w:b/>
                <w:bCs/>
                <w:i w:val="0"/>
                <w:iCs w:val="0"/>
                <w:color w:val="FF0000"/>
                <w:kern w:val="0"/>
                <w:sz w:val="21"/>
                <w:szCs w:val="21"/>
                <w:highlight w:val="none"/>
                <w:u w:val="none"/>
                <w:lang w:val="en-US" w:eastAsia="zh-CN"/>
              </w:rPr>
              <w:t>无漏漆；(2)无明显鼓泡；(3)无涂层脱落或裂纹。</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（3）理化性能：覆面材料理化性能：各种面料颜色干摩擦色牢度不应小于4级。</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（4）力学性能：沙发座、背及扶手耐久性C级：20000次：合格。背松动量≤2°。背剩余松动量≤1°。扶手松动量：单人沙发≤20mm。扶手剩余松动量：单人沙发≤10mm。压缩量：座面压缩量≥55mm；座面压缩量≤110mm。</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5）安全性能：沙发在正常使用中应无尖锐金属物穿出座面或靠背等部位；座面与扶手或靠背之间的间隙缝内，徒手伸入后应无刃口、毛刺等；外露部件应无刃口或毛刺；家庭用：产品抗引燃特性应符合GB17927.1的要求：产品通过阴燃的香烟试验，在1h内应无阴燃或有焰燃烧现象。</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（6）产品寿命：沙发：耐久性：60000次：合格。</w:t>
            </w:r>
          </w:p>
          <w:p>
            <w:pPr>
              <w:keepNext w:val="0"/>
              <w:keepLines w:val="0"/>
              <w:widowControl/>
              <w:suppressLineNumbers w:val="0"/>
              <w:jc w:val="left"/>
              <w:textAlignment w:val="center"/>
              <w:rPr>
                <w:rFonts w:hint="eastAsia" w:ascii="宋体" w:hAnsi="宋体" w:eastAsia="宋体" w:cs="宋体"/>
                <w:b/>
                <w:bCs/>
                <w:i w:val="0"/>
                <w:iCs w:val="0"/>
                <w:color w:val="FF0000"/>
                <w:kern w:val="0"/>
                <w:sz w:val="21"/>
                <w:szCs w:val="21"/>
                <w:highlight w:val="none"/>
                <w:u w:val="none"/>
                <w:lang w:val="en-US" w:eastAsia="zh-CN"/>
              </w:rPr>
            </w:pPr>
            <w:r>
              <w:rPr>
                <w:rFonts w:hint="eastAsia" w:ascii="宋体" w:hAnsi="宋体" w:eastAsia="宋体" w:cs="宋体"/>
                <w:b/>
                <w:bCs/>
                <w:i w:val="0"/>
                <w:iCs w:val="0"/>
                <w:color w:val="FF0000"/>
                <w:kern w:val="0"/>
                <w:sz w:val="21"/>
                <w:szCs w:val="21"/>
                <w:highlight w:val="none"/>
                <w:u w:val="none"/>
                <w:lang w:val="en-US" w:eastAsia="zh-CN"/>
              </w:rPr>
              <w:t>（7）产品有害物质：甲醛释放量、总挥发性有机化合物(TVOC)：合格；家具涂层可迁移元素：铅、镉、铬、汞、锑、钡、硒、砷：合格；可接触的实木部件中五氯苯酚（PCP）≤5mg/kg，皮革中五氯苯酚（PCP）≤0.5mg/kg，可分解芳香胺染料：皮革和毛皮：禁用。</w:t>
            </w:r>
          </w:p>
          <w:p>
            <w:pPr>
              <w:keepNext w:val="0"/>
              <w:keepLines w:val="0"/>
              <w:widowControl/>
              <w:suppressLineNumbers w:val="0"/>
              <w:jc w:val="left"/>
              <w:textAlignment w:val="center"/>
              <w:rPr>
                <w:rFonts w:hint="eastAsia" w:ascii="宋体" w:hAnsi="宋体" w:eastAsia="宋体" w:cs="宋体"/>
                <w:color w:val="242424"/>
                <w:kern w:val="0"/>
                <w:sz w:val="21"/>
                <w:szCs w:val="21"/>
                <w:lang w:bidi="ar"/>
              </w:rPr>
            </w:pPr>
            <w:r>
              <w:rPr>
                <w:rFonts w:hint="eastAsia" w:ascii="宋体" w:hAnsi="宋体" w:eastAsia="宋体" w:cs="宋体"/>
                <w:b/>
                <w:bCs/>
                <w:i w:val="0"/>
                <w:iCs w:val="0"/>
                <w:color w:val="FF0000"/>
                <w:kern w:val="0"/>
                <w:sz w:val="21"/>
                <w:szCs w:val="21"/>
                <w:highlight w:val="none"/>
                <w:u w:val="none"/>
                <w:lang w:val="en-US" w:eastAsia="zh-CN"/>
              </w:rPr>
              <w:t>提供2021年1月1日至本项目投标截止日以来“沙发”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177800</wp:posOffset>
                  </wp:positionH>
                  <wp:positionV relativeFrom="paragraph">
                    <wp:posOffset>1136650</wp:posOffset>
                  </wp:positionV>
                  <wp:extent cx="723900" cy="342900"/>
                  <wp:effectExtent l="0" t="0" r="0" b="0"/>
                  <wp:wrapNone/>
                  <wp:docPr id="124" name="_x0000_s1567"/>
                  <wp:cNvGraphicFramePr/>
                  <a:graphic xmlns:a="http://schemas.openxmlformats.org/drawingml/2006/main">
                    <a:graphicData uri="http://schemas.openxmlformats.org/drawingml/2006/picture">
                      <pic:pic xmlns:pic="http://schemas.openxmlformats.org/drawingml/2006/picture">
                        <pic:nvPicPr>
                          <pic:cNvPr id="124" name="_x0000_s1567"/>
                          <pic:cNvPicPr/>
                        </pic:nvPicPr>
                        <pic:blipFill>
                          <a:blip r:embed="rId43"/>
                          <a:stretch>
                            <a:fillRect/>
                          </a:stretch>
                        </pic:blipFill>
                        <pic:spPr>
                          <a:xfrm>
                            <a:off x="0" y="0"/>
                            <a:ext cx="723900" cy="342900"/>
                          </a:xfrm>
                          <a:prstGeom prst="rect">
                            <a:avLst/>
                          </a:prstGeom>
                        </pic:spPr>
                      </pic:pic>
                    </a:graphicData>
                  </a:graphic>
                </wp:anchor>
              </w:drawing>
            </w:r>
            <w:r>
              <w:rPr>
                <w:rFonts w:hint="eastAsia" w:ascii="宋体" w:hAnsi="宋体" w:eastAsia="宋体" w:cs="宋体"/>
                <w:color w:val="000000"/>
                <w:kern w:val="0"/>
                <w:sz w:val="21"/>
                <w:szCs w:val="21"/>
                <w:lang w:bidi="ar"/>
              </w:rPr>
              <w:t>茶几2</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1.规格：（1200W*600D*450H）mm±10mm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基材：整体采用白蜡木原木制作；脚架采用白蜡木原木方加工成型，木方直径40mm-80mm之间（后期根据款式及结构深化）；面板采用白蜡木直拼板加工成型，用于直拼的白蜡木宽度不低于80mm，厚度不低于18mm；面板底部需有木方加固支撑。台面配12mm厚岩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方茶几1</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1.规格：（600W*600D*420H）mm±10mm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2.基材：整体采用白蜡木原木制作；脚架采用白蜡木原木方加工成型，木方直径40mm-80mm之间（后期根据款式及结构深化）；面板采用白蜡木直拼板加工成型，用于直拼的白蜡木宽度不低于80mm，厚度不低于18mm；面板底部需有木方加固支撑。台面配12mm厚岩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-996950</wp:posOffset>
                  </wp:positionH>
                  <wp:positionV relativeFrom="paragraph">
                    <wp:posOffset>13335</wp:posOffset>
                  </wp:positionV>
                  <wp:extent cx="723900" cy="596900"/>
                  <wp:effectExtent l="0" t="0" r="0" b="12700"/>
                  <wp:wrapNone/>
                  <wp:docPr id="125" name="_x0000_s1568"/>
                  <wp:cNvGraphicFramePr/>
                  <a:graphic xmlns:a="http://schemas.openxmlformats.org/drawingml/2006/main">
                    <a:graphicData uri="http://schemas.openxmlformats.org/drawingml/2006/picture">
                      <pic:pic xmlns:pic="http://schemas.openxmlformats.org/drawingml/2006/picture">
                        <pic:nvPicPr>
                          <pic:cNvPr id="125" name="_x0000_s1568"/>
                          <pic:cNvPicPr/>
                        </pic:nvPicPr>
                        <pic:blipFill>
                          <a:blip r:embed="rId119"/>
                          <a:stretch>
                            <a:fillRect/>
                          </a:stretch>
                        </pic:blipFill>
                        <pic:spPr>
                          <a:xfrm>
                            <a:off x="0" y="0"/>
                            <a:ext cx="723900" cy="596900"/>
                          </a:xfrm>
                          <a:prstGeom prst="rect">
                            <a:avLst/>
                          </a:prstGeom>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候诊沙发2</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规格：单人位</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-1052195</wp:posOffset>
                  </wp:positionH>
                  <wp:positionV relativeFrom="paragraph">
                    <wp:posOffset>424180</wp:posOffset>
                  </wp:positionV>
                  <wp:extent cx="723900" cy="508000"/>
                  <wp:effectExtent l="0" t="0" r="0" b="6350"/>
                  <wp:wrapNone/>
                  <wp:docPr id="126" name="_x0000_s1569"/>
                  <wp:cNvGraphicFramePr/>
                  <a:graphic xmlns:a="http://schemas.openxmlformats.org/drawingml/2006/main">
                    <a:graphicData uri="http://schemas.openxmlformats.org/drawingml/2006/picture">
                      <pic:pic xmlns:pic="http://schemas.openxmlformats.org/drawingml/2006/picture">
                        <pic:nvPicPr>
                          <pic:cNvPr id="126" name="_x0000_s1569"/>
                          <pic:cNvPicPr/>
                        </pic:nvPicPr>
                        <pic:blipFill>
                          <a:blip r:embed="rId125"/>
                          <a:stretch>
                            <a:fillRect/>
                          </a:stretch>
                        </pic:blipFill>
                        <pic:spPr>
                          <a:xfrm>
                            <a:off x="0" y="0"/>
                            <a:ext cx="723900" cy="508000"/>
                          </a:xfrm>
                          <a:prstGeom prst="rect">
                            <a:avLst/>
                          </a:prstGeom>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基材：采用白蜡木原木制作；框架及面板采用白蜡木原木制作，框架为白蜡木原木方加工成型，木方直径40mm-80mm之间（后期根据款式及结构深化）；面板及座低板采用白蜡木直拼板加工成型，用于直拼的白蜡木宽度不低于80mm，厚度不低于18mm；面板底部需有木方加固支撑。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3.胶黏剂：水基型胶粘剂4.油漆：采用环保水性开放油漆，三底两面。油漆表面无尘粒、气泡、渣点、边缘及立面无流挂等现象。</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i w:val="0"/>
                <w:iCs w:val="0"/>
                <w:color w:val="000000"/>
                <w:kern w:val="0"/>
                <w:sz w:val="21"/>
                <w:szCs w:val="21"/>
                <w:highlight w:val="none"/>
                <w:u w:val="none"/>
                <w:lang w:val="en-US" w:eastAsia="zh-CN"/>
              </w:rPr>
            </w:pPr>
            <w:r>
              <w:rPr>
                <w:rFonts w:hint="eastAsia" w:ascii="宋体" w:hAnsi="宋体" w:eastAsia="宋体" w:cs="宋体"/>
                <w:i w:val="0"/>
                <w:iCs w:val="0"/>
                <w:color w:val="000000"/>
                <w:kern w:val="0"/>
                <w:sz w:val="21"/>
                <w:szCs w:val="21"/>
                <w:highlight w:val="none"/>
                <w:u w:val="none"/>
                <w:lang w:val="en-US" w:eastAsia="zh-CN"/>
              </w:rPr>
              <w:t>5.座垫面及椅背面选用选用头层牛皮，经液态浸色及防潮、防污等工艺处理，纹路细致、色泽均匀，皮质柔软，舒适，透气性好，无异味。车缝线路均匀、针距均匀，转角平滑、后背及底座包饱满，左右对齐。高回弹高密度原生海绵，能均匀承托负重，反复坐压不变形、不塌陷，厚实座包，舒适稳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圆茶几２</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1.规格：（φ400*H450mm）mm±10mm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i w:val="0"/>
                <w:iCs w:val="0"/>
                <w:color w:val="000000"/>
                <w:kern w:val="0"/>
                <w:sz w:val="21"/>
                <w:szCs w:val="21"/>
                <w:highlight w:val="none"/>
                <w:u w:val="none"/>
                <w:bdr w:val="single" w:color="000000" w:sz="4" w:space="0"/>
                <w:lang w:val="en-US" w:eastAsia="zh-CN"/>
              </w:rPr>
              <w:drawing>
                <wp:anchor distT="0" distB="0" distL="114300" distR="114300" simplePos="0" relativeHeight="251680768" behindDoc="1" locked="0" layoutInCell="1" allowOverlap="1">
                  <wp:simplePos x="0" y="0"/>
                  <wp:positionH relativeFrom="column">
                    <wp:posOffset>-987425</wp:posOffset>
                  </wp:positionH>
                  <wp:positionV relativeFrom="paragraph">
                    <wp:posOffset>456565</wp:posOffset>
                  </wp:positionV>
                  <wp:extent cx="666750" cy="571500"/>
                  <wp:effectExtent l="0" t="0" r="0" b="0"/>
                  <wp:wrapNone/>
                  <wp:docPr id="135" name="图片_119"/>
                  <wp:cNvGraphicFramePr/>
                  <a:graphic xmlns:a="http://schemas.openxmlformats.org/drawingml/2006/main">
                    <a:graphicData uri="http://schemas.openxmlformats.org/drawingml/2006/picture">
                      <pic:pic xmlns:pic="http://schemas.openxmlformats.org/drawingml/2006/picture">
                        <pic:nvPicPr>
                          <pic:cNvPr id="135" name="图片_119"/>
                          <pic:cNvPicPr/>
                        </pic:nvPicPr>
                        <pic:blipFill>
                          <a:blip r:embed="rId126"/>
                          <a:stretch>
                            <a:fillRect/>
                          </a:stretch>
                        </pic:blipFill>
                        <pic:spPr>
                          <a:xfrm>
                            <a:off x="0" y="0"/>
                            <a:ext cx="666750" cy="5715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基材：整体采用白蜡木原木制作；脚架采用白蜡木原木方加工成型，木方直径40mm-80mm之间（后期根据款式及结构深化）；台面板采用白蜡木直拼板加工成型，用于直拼的白蜡木宽度不低于80mm，厚度不低于25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134620</wp:posOffset>
                  </wp:positionH>
                  <wp:positionV relativeFrom="paragraph">
                    <wp:posOffset>594360</wp:posOffset>
                  </wp:positionV>
                  <wp:extent cx="723900" cy="520700"/>
                  <wp:effectExtent l="0" t="0" r="0" b="12700"/>
                  <wp:wrapNone/>
                  <wp:docPr id="128" name="_x0000_s1571"/>
                  <wp:cNvGraphicFramePr/>
                  <a:graphic xmlns:a="http://schemas.openxmlformats.org/drawingml/2006/main">
                    <a:graphicData uri="http://schemas.openxmlformats.org/drawingml/2006/picture">
                      <pic:pic xmlns:pic="http://schemas.openxmlformats.org/drawingml/2006/picture">
                        <pic:nvPicPr>
                          <pic:cNvPr id="128" name="_x0000_s1571"/>
                          <pic:cNvPicPr/>
                        </pic:nvPicPr>
                        <pic:blipFill>
                          <a:blip r:embed="rId121"/>
                          <a:stretch>
                            <a:fillRect/>
                          </a:stretch>
                        </pic:blipFill>
                        <pic:spPr>
                          <a:xfrm>
                            <a:off x="0" y="0"/>
                            <a:ext cx="723900" cy="520700"/>
                          </a:xfrm>
                          <a:prstGeom prst="rect">
                            <a:avLst/>
                          </a:prstGeom>
                        </pic:spPr>
                      </pic:pic>
                    </a:graphicData>
                  </a:graphic>
                </wp:anchor>
              </w:drawing>
            </w:r>
            <w:r>
              <w:rPr>
                <w:rFonts w:hint="eastAsia" w:ascii="宋体" w:hAnsi="宋体" w:eastAsia="宋体" w:cs="宋体"/>
                <w:color w:val="000000"/>
                <w:kern w:val="0"/>
                <w:sz w:val="21"/>
                <w:szCs w:val="21"/>
                <w:lang w:bidi="ar"/>
              </w:rPr>
              <w:t>单人沙发</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1.规格：单人位</w:t>
            </w:r>
          </w:p>
        </w:tc>
      </w:tr>
      <w:tr>
        <w:tblPrEx>
          <w:tblCellMar>
            <w:top w:w="0" w:type="dxa"/>
            <w:left w:w="108" w:type="dxa"/>
            <w:bottom w:w="0" w:type="dxa"/>
            <w:right w:w="108" w:type="dxa"/>
          </w:tblCellMar>
        </w:tblPrEx>
        <w:trPr>
          <w:cantSplit/>
          <w:trHeight w:val="19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基材：框架及面板采用白蜡木原木制作，框架为白蜡木原木方加工成型，木方直径40mm-80mm之间（后期根据款式及结构深化）；面板及座低板采用白蜡木直拼板，厚度不低于18mm；面板底部需有木方加固支撑。座面、椅背面选用头层牛皮，皮质柔软，舒适，透气性好，无异味；经液态浸色及防潮、防污等工艺处理，纹路细致、色泽均匀。车缝线路均匀、线条顺畅、针距均匀，扪面整体感观流畅，转角平滑。高回弹高密度原生海绵，座面密度≥25kg/m³,其他部位密度≥20kg/m³，海绵回弹力≥35%，能均匀承托负重，反复坐压不变形、不塌陷，厚实座包，舒适稳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5.油漆：采用环保水性油漆，经过三底两面油漆工序，木纹纹理清晰，色泽均匀、光滑耐用。油漆表面无尘粒、气泡、渣点、边缘及立面无流挂等现象。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220980</wp:posOffset>
                  </wp:positionH>
                  <wp:positionV relativeFrom="paragraph">
                    <wp:posOffset>325120</wp:posOffset>
                  </wp:positionV>
                  <wp:extent cx="723900" cy="533400"/>
                  <wp:effectExtent l="0" t="0" r="0" b="0"/>
                  <wp:wrapNone/>
                  <wp:docPr id="129" name="_x0000_s1572"/>
                  <wp:cNvGraphicFramePr/>
                  <a:graphic xmlns:a="http://schemas.openxmlformats.org/drawingml/2006/main">
                    <a:graphicData uri="http://schemas.openxmlformats.org/drawingml/2006/picture">
                      <pic:pic xmlns:pic="http://schemas.openxmlformats.org/drawingml/2006/picture">
                        <pic:nvPicPr>
                          <pic:cNvPr id="129" name="_x0000_s1572"/>
                          <pic:cNvPicPr/>
                        </pic:nvPicPr>
                        <pic:blipFill>
                          <a:blip r:embed="rId127"/>
                          <a:stretch>
                            <a:fillRect/>
                          </a:stretch>
                        </pic:blipFill>
                        <pic:spPr>
                          <a:xfrm>
                            <a:off x="0" y="0"/>
                            <a:ext cx="723900" cy="533400"/>
                          </a:xfrm>
                          <a:prstGeom prst="rect">
                            <a:avLst/>
                          </a:prstGeom>
                        </pic:spPr>
                      </pic:pic>
                    </a:graphicData>
                  </a:graphic>
                </wp:anchor>
              </w:drawing>
            </w:r>
            <w:r>
              <w:rPr>
                <w:rFonts w:hint="eastAsia" w:ascii="宋体" w:hAnsi="宋体" w:eastAsia="宋体" w:cs="宋体"/>
                <w:color w:val="000000"/>
                <w:kern w:val="0"/>
                <w:sz w:val="21"/>
                <w:szCs w:val="21"/>
                <w:lang w:bidi="ar"/>
              </w:rPr>
              <w:t>脚凳</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规格：定制</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1.基材：整体采用白蜡木原木制作，脚架木方直径不低于40mm（±2mm），面板采用白蜡木直拼板加工成型，用于直拼的白蜡木宽度不低于60mm，厚度不低于18mm。</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3.胶粘剂：木质部件胶粘剂采用环保水基型胶粘剂。胶粘剂的游离甲醛、苯、甲苯+二甲苯、总挥发性有机物均符合GB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油漆：采用环保水性油漆，经过三底两面油漆工序，木纹纹理清晰，色泽均匀、光滑耐用。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trHeight w:val="280" w:hRule="atLeast"/>
        </w:trPr>
        <w:tc>
          <w:tcPr>
            <w:tcW w:w="10035" w:type="dxa"/>
            <w:gridSpan w:val="3"/>
            <w:tcBorders>
              <w:top w:val="single" w:color="auto" w:sz="4" w:space="0"/>
              <w:left w:val="single" w:color="auto" w:sz="4" w:space="0"/>
              <w:bottom w:val="single" w:color="auto" w:sz="4" w:space="0"/>
              <w:right w:val="single" w:color="auto" w:sz="4" w:space="0"/>
            </w:tcBorders>
            <w:shd w:val="clear" w:color="auto" w:fill="F9DBDF"/>
            <w:vAlign w:val="center"/>
          </w:tcPr>
          <w:p>
            <w:pPr>
              <w:widowControl/>
              <w:numPr>
                <w:ilvl w:val="0"/>
                <w:numId w:val="0"/>
              </w:numPr>
              <w:ind w:leftChars="0"/>
              <w:jc w:val="left"/>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医生工作区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209550</wp:posOffset>
                  </wp:positionH>
                  <wp:positionV relativeFrom="paragraph">
                    <wp:posOffset>1498600</wp:posOffset>
                  </wp:positionV>
                  <wp:extent cx="615950" cy="457200"/>
                  <wp:effectExtent l="0" t="0" r="12700" b="0"/>
                  <wp:wrapNone/>
                  <wp:docPr id="130" name="_x0000_s1578"/>
                  <wp:cNvGraphicFramePr/>
                  <a:graphic xmlns:a="http://schemas.openxmlformats.org/drawingml/2006/main">
                    <a:graphicData uri="http://schemas.openxmlformats.org/drawingml/2006/picture">
                      <pic:pic xmlns:pic="http://schemas.openxmlformats.org/drawingml/2006/picture">
                        <pic:nvPicPr>
                          <pic:cNvPr id="130" name="_x0000_s1578"/>
                          <pic:cNvPicPr/>
                        </pic:nvPicPr>
                        <pic:blipFill>
                          <a:blip r:embed="rId128"/>
                          <a:stretch>
                            <a:fillRect/>
                          </a:stretch>
                        </pic:blipFill>
                        <pic:spPr>
                          <a:xfrm>
                            <a:off x="0" y="0"/>
                            <a:ext cx="615950" cy="457200"/>
                          </a:xfrm>
                          <a:prstGeom prst="rect">
                            <a:avLst/>
                          </a:prstGeom>
                        </pic:spPr>
                      </pic:pic>
                    </a:graphicData>
                  </a:graphic>
                </wp:anchor>
              </w:drawing>
            </w:r>
            <w:r>
              <w:rPr>
                <w:rFonts w:hint="eastAsia" w:ascii="宋体" w:hAnsi="宋体" w:eastAsia="宋体" w:cs="宋体"/>
                <w:color w:val="000000"/>
                <w:kern w:val="0"/>
                <w:sz w:val="21"/>
                <w:szCs w:val="21"/>
                <w:lang w:bidi="ar"/>
              </w:rPr>
              <w:t>方桌</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1.规格：（700W*700D*750H）mm±10mm</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主要材料及厚度说明：台面板材均采用E0级实木多层板基材，贴面采用三聚氰氨板饰面；多层板的胶合强度、含水率、浸渍剥离、静曲强度、弹性模量、甲醛释放量、挥发性有机化合物（72h）的苯、甲苯、二甲苯，TVOC符合 GB 18580-2017、GB/T 35601-2017、GB/T 9846-2015、GB/T 39600-2021标准要求。</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3.结构/配置：</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3.1主台+60*30钢脚架（壁厚≥1.5mm）+塑料键盘架+Φ60金属线盒，桌面倒圆角；配插座，包含不少于三个五孔插座、弱电插口（根据现场线路及采购方需求配置）。</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4.五金配件：采用带阻尼铰链、三节导轨；导轨的过载要求（包括垂直向下静载荷（300N）、水平侧向静载荷（150N）、猛关或猛开）、功能要求（包括操作力、耐久性(80000次)、拉出安全性、下沉量、耐腐蚀均符合QB/T 2454-2013标准要求。</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5.工艺/其它：封边：见光面为2.0mm厚全自动封边工艺。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120650</wp:posOffset>
                  </wp:positionH>
                  <wp:positionV relativeFrom="paragraph">
                    <wp:posOffset>527050</wp:posOffset>
                  </wp:positionV>
                  <wp:extent cx="723900" cy="641350"/>
                  <wp:effectExtent l="0" t="0" r="0" b="6350"/>
                  <wp:wrapNone/>
                  <wp:docPr id="131" name="_x0000_s1579"/>
                  <wp:cNvGraphicFramePr/>
                  <a:graphic xmlns:a="http://schemas.openxmlformats.org/drawingml/2006/main">
                    <a:graphicData uri="http://schemas.openxmlformats.org/drawingml/2006/picture">
                      <pic:pic xmlns:pic="http://schemas.openxmlformats.org/drawingml/2006/picture">
                        <pic:nvPicPr>
                          <pic:cNvPr id="131" name="_x0000_s1579"/>
                          <pic:cNvPicPr/>
                        </pic:nvPicPr>
                        <pic:blipFill>
                          <a:blip r:embed="rId129"/>
                          <a:stretch>
                            <a:fillRect/>
                          </a:stretch>
                        </pic:blipFill>
                        <pic:spPr>
                          <a:xfrm>
                            <a:off x="0" y="0"/>
                            <a:ext cx="723900" cy="641350"/>
                          </a:xfrm>
                          <a:prstGeom prst="rect">
                            <a:avLst/>
                          </a:prstGeom>
                        </pic:spPr>
                      </pic:pic>
                    </a:graphicData>
                  </a:graphic>
                </wp:anchor>
              </w:drawing>
            </w:r>
            <w:r>
              <w:rPr>
                <w:rFonts w:hint="eastAsia" w:ascii="宋体" w:hAnsi="宋体" w:eastAsia="宋体" w:cs="宋体"/>
                <w:color w:val="000000"/>
                <w:kern w:val="0"/>
                <w:sz w:val="21"/>
                <w:szCs w:val="21"/>
                <w:lang w:bidi="ar"/>
              </w:rPr>
              <w:t>直条桌</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1.规格：（1400W*700D*750H）mm±10mm</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所有板材均采用E0级实木多层板（胶合板）基材，贴面采用三聚氰胺板饰面，台面板厚度不低于25mm，侧板、抽面、底板厚度不低于16mm；多层板的胶合强度、含水率、浸渍剥离、静曲强度、弹性模量、甲醛释放量、挥发性有机化合物（72h）的苯、甲苯、二甲苯，TVOC符合 GB 18580-2017、GB/T 35601-2017、GB/T 9846-2015、GB/T 39600-2021标准要求。</w:t>
            </w:r>
          </w:p>
        </w:tc>
      </w:tr>
      <w:tr>
        <w:tblPrEx>
          <w:tblCellMar>
            <w:top w:w="0" w:type="dxa"/>
            <w:left w:w="108" w:type="dxa"/>
            <w:bottom w:w="0" w:type="dxa"/>
            <w:right w:w="108" w:type="dxa"/>
          </w:tblCellMar>
        </w:tblPrEx>
        <w:trPr>
          <w:cantSplit/>
          <w:trHeight w:val="941"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3.工艺：封边：见光面为2.0mm厚全自动封边工艺。采用ABS激光封边封四边，封边倒角圆滑、经精修边，无外露胶痕。</w:t>
            </w:r>
          </w:p>
        </w:tc>
      </w:tr>
      <w:tr>
        <w:tblPrEx>
          <w:tblCellMar>
            <w:top w:w="0" w:type="dxa"/>
            <w:left w:w="108" w:type="dxa"/>
            <w:bottom w:w="0" w:type="dxa"/>
            <w:right w:w="108" w:type="dxa"/>
          </w:tblCellMar>
        </w:tblPrEx>
        <w:trPr>
          <w:cantSplit/>
          <w:trHeight w:val="1171"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功能配置：主台+60*30钢脚架（壁厚≥1.5mm）+主机柜+抽屉（双面电解钢板，钢板壁厚≥0.7mm）+塑料键盘架+Φ60金属线盒，桌面倒圆角；配插座，包含不少于三个五孔插座、弱电插口（根据现场线路及采购方需求配置）。</w:t>
            </w:r>
          </w:p>
        </w:tc>
      </w:tr>
      <w:tr>
        <w:tblPrEx>
          <w:tblCellMar>
            <w:top w:w="0" w:type="dxa"/>
            <w:left w:w="108" w:type="dxa"/>
            <w:bottom w:w="0" w:type="dxa"/>
            <w:right w:w="108" w:type="dxa"/>
          </w:tblCellMar>
        </w:tblPrEx>
        <w:trPr>
          <w:cantSplit/>
          <w:trHeight w:val="561"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5.五金配件：采用三节导轨，缓冲铰链，根据采购方需求配置锁具；</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147320</wp:posOffset>
                  </wp:positionH>
                  <wp:positionV relativeFrom="paragraph">
                    <wp:posOffset>516255</wp:posOffset>
                  </wp:positionV>
                  <wp:extent cx="723900" cy="355600"/>
                  <wp:effectExtent l="0" t="0" r="0" b="6350"/>
                  <wp:wrapNone/>
                  <wp:docPr id="132" name="_x0000_s1580"/>
                  <wp:cNvGraphicFramePr/>
                  <a:graphic xmlns:a="http://schemas.openxmlformats.org/drawingml/2006/main">
                    <a:graphicData uri="http://schemas.openxmlformats.org/drawingml/2006/picture">
                      <pic:pic xmlns:pic="http://schemas.openxmlformats.org/drawingml/2006/picture">
                        <pic:nvPicPr>
                          <pic:cNvPr id="132" name="_x0000_s1580"/>
                          <pic:cNvPicPr/>
                        </pic:nvPicPr>
                        <pic:blipFill>
                          <a:blip r:embed="rId130"/>
                          <a:stretch>
                            <a:fillRect/>
                          </a:stretch>
                        </pic:blipFill>
                        <pic:spPr>
                          <a:xfrm>
                            <a:off x="0" y="0"/>
                            <a:ext cx="723900" cy="355600"/>
                          </a:xfrm>
                          <a:prstGeom prst="rect">
                            <a:avLst/>
                          </a:prstGeom>
                        </pic:spPr>
                      </pic:pic>
                    </a:graphicData>
                  </a:graphic>
                </wp:anchor>
              </w:drawing>
            </w:r>
            <w:r>
              <w:rPr>
                <w:rFonts w:hint="eastAsia" w:ascii="宋体" w:hAnsi="宋体" w:eastAsia="宋体" w:cs="宋体"/>
                <w:color w:val="000000"/>
                <w:kern w:val="0"/>
                <w:sz w:val="21"/>
                <w:szCs w:val="21"/>
                <w:lang w:bidi="ar"/>
              </w:rPr>
              <w:t>医生办公桌</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1.规格：（1400W*700D*750H）mm±10mm</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基材：所有板材均采用E0级实木多层板（胶合板）基材，贴面采用三聚氰胺板饰面，台面板厚度不低于25mm，侧板、抽面、底板厚度不低于16mm。多层板的胶合强度、含水率、浸渍剥离、静曲强度、弹性模量、甲醛释放量、挥发性有机化合物（72h）的苯、甲苯、二甲苯，TVOC符合 GB 18580-2017、GB/T 35601-2017、GB/T 9846-2015、GB/T 39600-2021标准要求。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3.工艺：封边：见光面为2.0mm厚全自动封边工艺。采用ABS激光封边封四边，封边倒角圆滑、经精修边，无外露胶痕。</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4.功能配置：主台+60*30钢脚架（壁厚≥1.5mm）+主机柜+抽屉+塑料键盘架+Φ60金属线盒，桌面倒圆角；配插座，包含不少于三个五孔插座、弱电插口（根据现场线路及采购方需求配置）。</w:t>
            </w:r>
          </w:p>
        </w:tc>
      </w:tr>
      <w:tr>
        <w:tblPrEx>
          <w:tblCellMar>
            <w:top w:w="0" w:type="dxa"/>
            <w:left w:w="108" w:type="dxa"/>
            <w:bottom w:w="0" w:type="dxa"/>
            <w:right w:w="108" w:type="dxa"/>
          </w:tblCellMar>
        </w:tblPrEx>
        <w:trPr>
          <w:cantSplit/>
          <w:trHeight w:val="888"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5.五金配件：采用三节导轨，缓冲铰链，根据采购方需求配置锁具；</w:t>
            </w:r>
          </w:p>
        </w:tc>
      </w:tr>
      <w:tr>
        <w:tblPrEx>
          <w:tblCellMar>
            <w:top w:w="0" w:type="dxa"/>
            <w:left w:w="108" w:type="dxa"/>
            <w:bottom w:w="0" w:type="dxa"/>
            <w:right w:w="108" w:type="dxa"/>
          </w:tblCellMar>
        </w:tblPrEx>
        <w:trPr>
          <w:cantSplit/>
          <w:trHeight w:val="342"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▲办公桌：检测依据：GB/T 3325-2017《金属家具通用技术条件》、GB/T 35607-2017《绿色产品评价家具》</w:t>
            </w:r>
          </w:p>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（1）外观性能要求：金属件：喷涂层：合格；木制件：封边处理；塑料件：合格；</w:t>
            </w:r>
          </w:p>
          <w:p>
            <w:pPr>
              <w:widowControl/>
              <w:jc w:val="left"/>
              <w:rPr>
                <w:rFonts w:hint="eastAsia" w:ascii="宋体" w:hAnsi="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（2）安全性能要求：结构安全：人体接触或收藏物品的部位应无毛刺、刃口、棱角；固定部位的结合应牢固无松动、无少件、透钉、漏钉(预留孔、选择孔除外）</w:t>
            </w:r>
            <w:r>
              <w:rPr>
                <w:rFonts w:hint="eastAsia" w:ascii="宋体" w:hAnsi="宋体" w:cs="宋体"/>
                <w:b/>
                <w:bCs/>
                <w:color w:val="FF0000"/>
                <w:kern w:val="0"/>
                <w:sz w:val="21"/>
                <w:szCs w:val="21"/>
                <w:lang w:val="en-US" w:eastAsia="zh-CN" w:bidi="ar"/>
              </w:rPr>
              <w:t>；</w:t>
            </w:r>
          </w:p>
          <w:p>
            <w:pPr>
              <w:widowControl/>
              <w:jc w:val="left"/>
              <w:rPr>
                <w:rFonts w:hint="eastAsia" w:ascii="宋体" w:hAnsi="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3）金属喷漆（塑）涂层：硬度≥H；冲击强度：冲击高度400mm，应无剥落、裂纹、皱纹。耐腐蚀：100h内，观察在溶剂中样板上划道两侧3mm以外，应无鼓泡产生；100h后，检查划道两侧3mm以外，应无锈迹、剥落、起皱、变色和失光等现象。附着力：应不低于2级</w:t>
            </w:r>
            <w:r>
              <w:rPr>
                <w:rFonts w:hint="eastAsia" w:ascii="宋体" w:hAnsi="宋体" w:cs="宋体"/>
                <w:b/>
                <w:bCs/>
                <w:color w:val="FF0000"/>
                <w:kern w:val="0"/>
                <w:sz w:val="21"/>
                <w:szCs w:val="21"/>
                <w:lang w:val="en-US" w:eastAsia="zh-CN" w:bidi="ar"/>
              </w:rPr>
              <w:t>；</w:t>
            </w:r>
          </w:p>
          <w:p>
            <w:pPr>
              <w:widowControl/>
              <w:jc w:val="left"/>
              <w:rPr>
                <w:rFonts w:hint="eastAsia" w:ascii="宋体" w:hAnsi="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4）木制件表面贴面层：耐冷热循环：无裂缝、开裂、起皱、鼓泡要求。耐干热：不低于3级。耐湿热：不低于3级。耐划痕：加载1.5N。表面无大于90%的连续划痕或表面装饰花纹无破坏现象。耐污染性能：应不低于3级。表面耐磨性（图案）：磨100r后应保留50%以上花纹。抗冲击：冲击高度50mm。应不低于3级。耐光色牢度（灰色样卡）≥4级</w:t>
            </w:r>
            <w:r>
              <w:rPr>
                <w:rFonts w:hint="eastAsia" w:ascii="宋体" w:hAnsi="宋体" w:cs="宋体"/>
                <w:b/>
                <w:bCs/>
                <w:color w:val="FF0000"/>
                <w:kern w:val="0"/>
                <w:sz w:val="21"/>
                <w:szCs w:val="21"/>
                <w:lang w:val="en-US" w:eastAsia="zh-CN" w:bidi="ar"/>
              </w:rPr>
              <w:t>；</w:t>
            </w:r>
          </w:p>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（5）力学性能：桌类强度和耐久性：主桌面垂直静载荷、桌面持续垂直静载荷、水平静载荷、桌面垂直冲击、桌腿跌落：合格</w:t>
            </w:r>
            <w:r>
              <w:rPr>
                <w:rFonts w:hint="eastAsia" w:ascii="宋体" w:hAnsi="宋体" w:cs="宋体"/>
                <w:b/>
                <w:bCs/>
                <w:color w:val="FF0000"/>
                <w:kern w:val="0"/>
                <w:sz w:val="21"/>
                <w:szCs w:val="21"/>
                <w:lang w:val="en-US" w:eastAsia="zh-CN" w:bidi="ar"/>
              </w:rPr>
              <w:t>。</w:t>
            </w:r>
          </w:p>
          <w:p>
            <w:pPr>
              <w:widowControl/>
              <w:jc w:val="left"/>
              <w:rPr>
                <w:rFonts w:hint="eastAsia" w:ascii="宋体" w:hAnsi="宋体" w:eastAsia="宋体" w:cs="宋体"/>
                <w:color w:val="000000"/>
                <w:kern w:val="0"/>
                <w:sz w:val="21"/>
                <w:szCs w:val="21"/>
                <w:lang w:bidi="ar"/>
              </w:rPr>
            </w:pPr>
            <w:r>
              <w:rPr>
                <w:rFonts w:hint="eastAsia" w:ascii="宋体" w:hAnsi="宋体" w:eastAsia="宋体" w:cs="宋体"/>
                <w:b/>
                <w:bCs/>
                <w:color w:val="FF0000"/>
                <w:kern w:val="0"/>
                <w:sz w:val="21"/>
                <w:szCs w:val="21"/>
                <w:lang w:val="en-US" w:eastAsia="zh-CN" w:bidi="ar"/>
              </w:rPr>
              <w:t>提供2021年1月1日至本项目投标截止日以来“办公桌”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193675</wp:posOffset>
                  </wp:positionH>
                  <wp:positionV relativeFrom="paragraph">
                    <wp:posOffset>419735</wp:posOffset>
                  </wp:positionV>
                  <wp:extent cx="723900" cy="590550"/>
                  <wp:effectExtent l="0" t="0" r="0" b="0"/>
                  <wp:wrapNone/>
                  <wp:docPr id="133" name="_x0000_s1581"/>
                  <wp:cNvGraphicFramePr/>
                  <a:graphic xmlns:a="http://schemas.openxmlformats.org/drawingml/2006/main">
                    <a:graphicData uri="http://schemas.openxmlformats.org/drawingml/2006/picture">
                      <pic:pic xmlns:pic="http://schemas.openxmlformats.org/drawingml/2006/picture">
                        <pic:nvPicPr>
                          <pic:cNvPr id="133" name="_x0000_s1581"/>
                          <pic:cNvPicPr/>
                        </pic:nvPicPr>
                        <pic:blipFill>
                          <a:blip r:embed="rId131"/>
                          <a:stretch>
                            <a:fillRect/>
                          </a:stretch>
                        </pic:blipFill>
                        <pic:spPr>
                          <a:xfrm>
                            <a:off x="0" y="0"/>
                            <a:ext cx="723900" cy="590550"/>
                          </a:xfrm>
                          <a:prstGeom prst="rect">
                            <a:avLst/>
                          </a:prstGeom>
                        </pic:spPr>
                      </pic:pic>
                    </a:graphicData>
                  </a:graphic>
                </wp:anchor>
              </w:drawing>
            </w:r>
            <w:r>
              <w:rPr>
                <w:rFonts w:hint="eastAsia" w:ascii="宋体" w:hAnsi="宋体" w:eastAsia="宋体" w:cs="宋体"/>
                <w:color w:val="000000"/>
                <w:kern w:val="0"/>
                <w:sz w:val="21"/>
                <w:szCs w:val="21"/>
                <w:lang w:bidi="ar"/>
              </w:rPr>
              <w:t>医生工作台</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1.规格：（L*600D*850H）mm±10mm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2.基材：</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2.1柜体：采用1.0mm一级电解钢板。</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2.2门板：采用一级电解钢板，壁厚≥0.8mm。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2.3台面医用级人造大理石，厚度12mm。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2.4拉手：一字折弯暗拉手。</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结构：台面开1孔，配合金线盖；右为钢制多功能副柜，一边为空格柜，一边为上带抽屉下为对开掩门柜；左为抽屉柜。键盘托根据采购方需求配置，不得加价。配插座，包含不少于三个五孔插座、弱电插口（根据现场线路及采购方需求配置）。</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4.工艺：表面处理：表面采用环氧树脂抗菌粉末喷涂或木纹转印，涂层膜厚度均匀，内外一致，耐撞击，抗腐蚀力强。</w:t>
            </w:r>
          </w:p>
        </w:tc>
      </w:tr>
      <w:tr>
        <w:tblPrEx>
          <w:tblCellMar>
            <w:top w:w="0" w:type="dxa"/>
            <w:left w:w="108" w:type="dxa"/>
            <w:bottom w:w="0" w:type="dxa"/>
            <w:right w:w="108" w:type="dxa"/>
          </w:tblCellMar>
        </w:tblPrEx>
        <w:trPr>
          <w:cantSplit/>
          <w:trHeight w:val="855"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5.五金配件：三节缓冲导轨，缓冲阻尼门铰。折叠机械锁具。304#不锈钢踢脚线。</w:t>
            </w:r>
          </w:p>
        </w:tc>
      </w:tr>
      <w:tr>
        <w:tblPrEx>
          <w:tblCellMar>
            <w:top w:w="0" w:type="dxa"/>
            <w:left w:w="108" w:type="dxa"/>
            <w:bottom w:w="0" w:type="dxa"/>
            <w:right w:w="108" w:type="dxa"/>
          </w:tblCellMar>
        </w:tblPrEx>
        <w:trPr>
          <w:cantSplit/>
          <w:trHeight w:val="426"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▲医用工作台检测依据：GB/T 35607-2017 《绿色产品评价家具》；</w:t>
            </w:r>
          </w:p>
          <w:p>
            <w:pPr>
              <w:widowControl/>
              <w:jc w:val="left"/>
              <w:rPr>
                <w:rFonts w:hint="eastAsia" w:ascii="宋体" w:hAnsi="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（1）木制件表面贴面层：抗冲击：冲击高度50mm。应不低于3级；耐冷热循环：无裂缝、开裂、起皱、鼓泡要求；耐干热：不低于3级；耐湿热：不低于3级；耐污染性能：应不低于3级</w:t>
            </w:r>
            <w:r>
              <w:rPr>
                <w:rFonts w:hint="eastAsia" w:ascii="宋体" w:hAnsi="宋体" w:cs="宋体"/>
                <w:b/>
                <w:bCs/>
                <w:color w:val="FF0000"/>
                <w:kern w:val="0"/>
                <w:sz w:val="21"/>
                <w:szCs w:val="21"/>
                <w:lang w:val="en-US" w:eastAsia="zh-CN" w:bidi="ar"/>
              </w:rPr>
              <w:t>；</w:t>
            </w:r>
          </w:p>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（2）力学性能：柜类强度和耐久性，拉门耐久性：质量2kg，160000次：合格；</w:t>
            </w:r>
          </w:p>
          <w:p>
            <w:pPr>
              <w:widowControl/>
              <w:jc w:val="left"/>
              <w:rPr>
                <w:rFonts w:hint="eastAsia" w:ascii="宋体" w:hAnsi="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（3）金属表面耐腐蚀：经</w:t>
            </w:r>
            <w:commentRangeStart w:id="79"/>
            <w:r>
              <w:rPr>
                <w:rFonts w:hint="eastAsia" w:ascii="宋体" w:hAnsi="宋体" w:eastAsia="宋体" w:cs="宋体"/>
                <w:b/>
                <w:bCs/>
                <w:color w:val="FF0000"/>
                <w:kern w:val="0"/>
                <w:sz w:val="21"/>
                <w:szCs w:val="21"/>
                <w:lang w:val="en-US" w:eastAsia="zh-CN" w:bidi="ar"/>
              </w:rPr>
              <w:t>过450小时</w:t>
            </w:r>
            <w:commentRangeEnd w:id="79"/>
            <w:r>
              <w:rPr>
                <w:b/>
                <w:bCs/>
                <w:color w:val="FF0000"/>
              </w:rPr>
              <w:commentReference w:id="79"/>
            </w:r>
            <w:r>
              <w:rPr>
                <w:rFonts w:hint="eastAsia" w:ascii="宋体" w:hAnsi="宋体" w:eastAsia="宋体" w:cs="宋体"/>
                <w:b/>
                <w:bCs/>
                <w:color w:val="FF0000"/>
                <w:kern w:val="0"/>
                <w:sz w:val="21"/>
                <w:szCs w:val="21"/>
                <w:lang w:val="en-US" w:eastAsia="zh-CN" w:bidi="ar"/>
              </w:rPr>
              <w:t>乙酸盐雾试验后，镀层的耐腐蚀等级≥9级</w:t>
            </w:r>
            <w:r>
              <w:rPr>
                <w:rFonts w:hint="eastAsia" w:ascii="宋体" w:hAnsi="宋体" w:cs="宋体"/>
                <w:b/>
                <w:bCs/>
                <w:color w:val="FF0000"/>
                <w:kern w:val="0"/>
                <w:sz w:val="21"/>
                <w:szCs w:val="21"/>
                <w:lang w:val="en-US" w:eastAsia="zh-CN" w:bidi="ar"/>
              </w:rPr>
              <w:t>；</w:t>
            </w:r>
          </w:p>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（4）产品有害物质：甲醛释放量、苯、甲苯、二甲苯、总挥发性有机化合物(TV0C)：合格。</w:t>
            </w:r>
          </w:p>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FF0000"/>
                <w:kern w:val="0"/>
                <w:sz w:val="21"/>
                <w:szCs w:val="21"/>
                <w:lang w:val="en-US" w:eastAsia="zh-CN" w:bidi="ar"/>
              </w:rPr>
              <w:t>提供2021年1月1日至本项目投标截止日以来“</w:t>
            </w:r>
            <w:commentRangeStart w:id="80"/>
            <w:r>
              <w:rPr>
                <w:rFonts w:hint="eastAsia" w:ascii="宋体" w:hAnsi="宋体" w:eastAsia="宋体" w:cs="宋体"/>
                <w:b/>
                <w:bCs/>
                <w:color w:val="FF0000"/>
                <w:kern w:val="0"/>
                <w:sz w:val="21"/>
                <w:szCs w:val="21"/>
                <w:lang w:val="en-US" w:eastAsia="zh-CN" w:bidi="ar"/>
              </w:rPr>
              <w:t>医用办公桌</w:t>
            </w:r>
            <w:commentRangeEnd w:id="80"/>
            <w:r>
              <w:commentReference w:id="80"/>
            </w:r>
            <w:r>
              <w:rPr>
                <w:rFonts w:hint="eastAsia" w:ascii="宋体" w:hAnsi="宋体" w:eastAsia="宋体" w:cs="宋体"/>
                <w:b/>
                <w:bCs/>
                <w:color w:val="FF0000"/>
                <w:kern w:val="0"/>
                <w:sz w:val="21"/>
                <w:szCs w:val="21"/>
                <w:lang w:val="en-US" w:eastAsia="zh-CN" w:bidi="ar"/>
              </w:rPr>
              <w:t>”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174625</wp:posOffset>
                  </wp:positionH>
                  <wp:positionV relativeFrom="paragraph">
                    <wp:posOffset>333375</wp:posOffset>
                  </wp:positionV>
                  <wp:extent cx="723900" cy="596900"/>
                  <wp:effectExtent l="0" t="0" r="0" b="12700"/>
                  <wp:wrapNone/>
                  <wp:docPr id="134" name="_x0000_s1582"/>
                  <wp:cNvGraphicFramePr/>
                  <a:graphic xmlns:a="http://schemas.openxmlformats.org/drawingml/2006/main">
                    <a:graphicData uri="http://schemas.openxmlformats.org/drawingml/2006/picture">
                      <pic:pic xmlns:pic="http://schemas.openxmlformats.org/drawingml/2006/picture">
                        <pic:nvPicPr>
                          <pic:cNvPr id="134" name="_x0000_s1582"/>
                          <pic:cNvPicPr/>
                        </pic:nvPicPr>
                        <pic:blipFill>
                          <a:blip r:embed="rId132"/>
                          <a:stretch>
                            <a:fillRect/>
                          </a:stretch>
                        </pic:blipFill>
                        <pic:spPr>
                          <a:xfrm>
                            <a:off x="0" y="0"/>
                            <a:ext cx="723900" cy="596900"/>
                          </a:xfrm>
                          <a:prstGeom prst="rect">
                            <a:avLst/>
                          </a:prstGeom>
                        </pic:spPr>
                      </pic:pic>
                    </a:graphicData>
                  </a:graphic>
                </wp:anchor>
              </w:drawing>
            </w:r>
            <w:r>
              <w:rPr>
                <w:rFonts w:hint="eastAsia" w:ascii="宋体" w:hAnsi="宋体" w:eastAsia="宋体" w:cs="宋体"/>
                <w:color w:val="000000"/>
                <w:kern w:val="0"/>
                <w:sz w:val="21"/>
                <w:szCs w:val="21"/>
                <w:lang w:bidi="ar"/>
              </w:rPr>
              <w:t>阅片桌</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1.规格：（1400W*700D*680～1100）mm±10mm（台面升降范围）</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2.基材：</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2.1.台面板：采用材料厚度25mm厚优质环保E0级实木多层板（胶合板），三聚氰胺浸渍胶膜纸饰面；四周封≥2.0mm厚PVC封边条，靠工作面两端倒圆角。台面配有五金一体式线盒，可安装四位86型插座面板(不包括电源插座与其安装)。隐藏式走线设计，根据现场及甲方需求配合开孔及走线。</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2.2.台架：采用电动升降台架，钢制脚架，壁厚不低于1.5mm，表面静电喷涂，表面光滑平整，色泽均匀，喷塑层无漏喷、起泡、模糊、划痕或碰伤等缺陷，在接触人体或或收藏物品的部位无毛刺、刃口、棱角。可通过设备控制器设定相关工作面高度，可设定4档高度，一键高度回位；并且可过载保护，防压手功能。底带调节脚，可调节桌子水平度。</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2.3.桌上屏风：屏风总厚为≥12mm，屏风面料底材采用优质12mm厚EO级中密度纤维板，表面贴优质布料。桌上屏风通过配件与台面板固定一起。</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2.4.三斗钢推柜，面板采用厚优质冷轧钢板制作，产品经过十道防锈前处理；表面静电喷涂工艺。厚度不低于0.8mm，柜身、抽身采用厚优质冷轧钢板制作；抽屉面板全为内抽式，抽面板为内嵌式拉手。三抽均配三节导轨，标配多功能铅笔盒和可调式文件挂架各一只。带活动承重脚轮，带防倾倒装置；带联动锁具。</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3.功能配置：台面板、升降台架、桌上屏风、键盘托架、吊式主机架。配插座，包含不少于三个五孔插座、弱电插口（根据现场线路及采购方需求配置）。</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4.工艺：表面处理：所有金属件经数控激光切割、模具冲压、数控折弯、焊接、机器打磨而成，再经表洗、彩磷、清洗、烘干、静电喷涂、高温固化。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right w:val="single" w:color="auto" w:sz="4" w:space="0"/>
            </w:tcBorders>
            <w:vAlign w:val="center"/>
          </w:tcPr>
          <w:p>
            <w:pPr>
              <w:numPr>
                <w:ilvl w:val="0"/>
                <w:numId w:val="9"/>
              </w:numPr>
              <w:ind w:left="425" w:leftChars="0" w:hanging="425" w:firstLineChars="0"/>
              <w:jc w:val="center"/>
              <w:rPr>
                <w:rFonts w:hint="eastAsia" w:ascii="宋体" w:hAnsi="宋体" w:eastAsia="宋体" w:cs="宋体"/>
                <w:sz w:val="21"/>
                <w:szCs w:val="21"/>
              </w:rPr>
            </w:pPr>
          </w:p>
        </w:tc>
        <w:tc>
          <w:tcPr>
            <w:tcW w:w="1889" w:type="dxa"/>
            <w:vMerge w:val="restart"/>
            <w:tcBorders>
              <w:top w:val="single" w:color="auto" w:sz="4" w:space="0"/>
              <w:left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lang w:val="en-US" w:eastAsia="zh-CN"/>
              </w:rPr>
              <w:drawing>
                <wp:anchor distT="0" distB="0" distL="114300" distR="114300" simplePos="0" relativeHeight="251681792" behindDoc="1" locked="0" layoutInCell="1" allowOverlap="1">
                  <wp:simplePos x="0" y="0"/>
                  <wp:positionH relativeFrom="column">
                    <wp:posOffset>165100</wp:posOffset>
                  </wp:positionH>
                  <wp:positionV relativeFrom="paragraph">
                    <wp:posOffset>263525</wp:posOffset>
                  </wp:positionV>
                  <wp:extent cx="723900" cy="635000"/>
                  <wp:effectExtent l="0" t="0" r="0" b="12700"/>
                  <wp:wrapNone/>
                  <wp:docPr id="146" name="图片_132"/>
                  <wp:cNvGraphicFramePr/>
                  <a:graphic xmlns:a="http://schemas.openxmlformats.org/drawingml/2006/main">
                    <a:graphicData uri="http://schemas.openxmlformats.org/drawingml/2006/picture">
                      <pic:pic xmlns:pic="http://schemas.openxmlformats.org/drawingml/2006/picture">
                        <pic:nvPicPr>
                          <pic:cNvPr id="146" name="图片_132"/>
                          <pic:cNvPicPr/>
                        </pic:nvPicPr>
                        <pic:blipFill>
                          <a:blip r:embed="rId52"/>
                          <a:stretch>
                            <a:fillRect/>
                          </a:stretch>
                        </pic:blipFill>
                        <pic:spPr>
                          <a:xfrm>
                            <a:off x="0" y="0"/>
                            <a:ext cx="723900" cy="635000"/>
                          </a:xfrm>
                          <a:prstGeom prst="rect">
                            <a:avLst/>
                          </a:prstGeom>
                          <a:noFill/>
                          <a:ln>
                            <a:noFill/>
                          </a:ln>
                        </pic:spPr>
                      </pic:pic>
                    </a:graphicData>
                  </a:graphic>
                </wp:anchor>
              </w:drawing>
            </w:r>
            <w:r>
              <w:rPr>
                <w:rFonts w:hint="eastAsia" w:ascii="宋体" w:hAnsi="宋体" w:eastAsia="宋体" w:cs="宋体"/>
                <w:color w:val="000000"/>
                <w:sz w:val="21"/>
                <w:szCs w:val="21"/>
                <w:highlight w:val="none"/>
              </w:rPr>
              <w:t>挂号收费桌</w:t>
            </w:r>
          </w:p>
        </w:tc>
        <w:tc>
          <w:tcPr>
            <w:tcW w:w="7420" w:type="dxa"/>
            <w:tcBorders>
              <w:top w:val="single" w:color="auto" w:sz="4" w:space="0"/>
              <w:left w:val="single" w:color="auto" w:sz="4" w:space="0"/>
              <w:bottom w:val="single" w:color="auto" w:sz="4" w:space="0"/>
              <w:right w:val="single" w:color="auto" w:sz="4" w:space="0"/>
            </w:tcBorders>
            <w:vAlign w:val="center"/>
          </w:tcPr>
          <w:p>
            <w:pPr>
              <w:jc w:val="left"/>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1.规格：（1600W*1400D*800H）mm±20%</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jc w:val="left"/>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2.材质：</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jc w:val="left"/>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 xml:space="preserve">2.1所有板材采用三聚氰胺实木多层板（胶合板）：采用优质E０级环保板材；台面厚度不低于25mm，多层板的胶合强度、含水率、浸渍剥离、静曲强度、弹性模量、甲醛释放量、挥发性有机化合物（72h）的苯、甲苯、二甲苯，TVOC符合 GB 18580-2017、GB/T 35601-2017、GB/T 9846-2015、GB/T 39600-2021标准要求。侧板、抽面、底板厚度不低于16mm；                </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jc w:val="left"/>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 xml:space="preserve">2.2封边条：台面ABS激光封边封四边，封边厚度≥2.0mm，封边倒角圆滑、经精修边，无外露胶痕；                                                                                                                                                        </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jc w:val="left"/>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2.3脚架钢材：采用优质钢材，壁厚≥1.5mm，符合产品外观性能要求，管材无裂缝，叠缝；</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jc w:val="left"/>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3.结构：主台尺寸：（1600L*380W*800H）mm±20%，L形台面，整板式，不可拼接。带钢制前挡板，一侧为门型钢脚支持，一侧为打印副柜（1400L*800W*650H）mm±20%，配有空格柜，抽屉，掩门柜（根据采购方需求深化），带锁。配插座，包含不少于三个五孔插座、弱电插口（根据现场线路及采购方需求配置）。</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highlight w:val="none"/>
              </w:rPr>
            </w:pPr>
          </w:p>
        </w:tc>
        <w:tc>
          <w:tcPr>
            <w:tcW w:w="7420" w:type="dxa"/>
            <w:tcBorders>
              <w:top w:val="single" w:color="auto" w:sz="4" w:space="0"/>
              <w:left w:val="single" w:color="auto" w:sz="4" w:space="0"/>
              <w:bottom w:val="single" w:color="auto" w:sz="4" w:space="0"/>
              <w:right w:val="single" w:color="auto" w:sz="4" w:space="0"/>
            </w:tcBorders>
            <w:vAlign w:val="center"/>
          </w:tcPr>
          <w:p>
            <w:pPr>
              <w:jc w:val="left"/>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4.五金配件：三节导轨、阻尼铰链。配置合金线盖。</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234950</wp:posOffset>
                  </wp:positionH>
                  <wp:positionV relativeFrom="paragraph">
                    <wp:posOffset>1187450</wp:posOffset>
                  </wp:positionV>
                  <wp:extent cx="412750" cy="393700"/>
                  <wp:effectExtent l="0" t="0" r="6350" b="6350"/>
                  <wp:wrapNone/>
                  <wp:docPr id="136" name="_x0000_s1584"/>
                  <wp:cNvGraphicFramePr/>
                  <a:graphic xmlns:a="http://schemas.openxmlformats.org/drawingml/2006/main">
                    <a:graphicData uri="http://schemas.openxmlformats.org/drawingml/2006/picture">
                      <pic:pic xmlns:pic="http://schemas.openxmlformats.org/drawingml/2006/picture">
                        <pic:nvPicPr>
                          <pic:cNvPr id="136" name="_x0000_s1584"/>
                          <pic:cNvPicPr/>
                        </pic:nvPicPr>
                        <pic:blipFill>
                          <a:blip r:embed="rId133"/>
                          <a:stretch>
                            <a:fillRect/>
                          </a:stretch>
                        </pic:blipFill>
                        <pic:spPr>
                          <a:xfrm>
                            <a:off x="0" y="0"/>
                            <a:ext cx="412750" cy="393700"/>
                          </a:xfrm>
                          <a:prstGeom prst="rect">
                            <a:avLst/>
                          </a:prstGeom>
                        </pic:spPr>
                      </pic:pic>
                    </a:graphicData>
                  </a:graphic>
                </wp:anchor>
              </w:drawing>
            </w:r>
            <w:r>
              <w:rPr>
                <w:rFonts w:hint="eastAsia" w:ascii="宋体" w:hAnsi="宋体" w:eastAsia="宋体" w:cs="宋体"/>
                <w:color w:val="000000"/>
                <w:kern w:val="0"/>
                <w:sz w:val="21"/>
                <w:szCs w:val="21"/>
                <w:lang w:bidi="ar"/>
              </w:rPr>
              <w:t>控制台</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1.规格：（1400W*600D*750H）mm±10mm</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基材：所有板材均采用E0级实木多层板（胶合板）基材，贴面采用三聚氰胺板饰面，台面板厚度不低于25mm，侧板、背板、抽面、底板厚度不低于16mm。多层板的胶合强度、含水率、浸渍剥离、静曲强度、弹性模量、甲醛释放量、挥发性有机化合物（72h）的苯、甲苯、二甲苯，TVOC符合 GB 18580-2017、GB/T 35601-2017、GB/T 9846-2015、GB/T 39600-2021标准要求。全钢制三抽柜，柜身薄边工艺，采用不低于0.8mm的双面电解钢板；</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3.工艺：封边：见光面为2.0mm厚全自动封边工艺。采用ABS激光封边封四边，封边倒角圆滑、经精修边，无外露胶痕。</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4.功能配置：主台+60mm*30mm钢脚架（壁厚≥1.5mm）+主机柜+抽屉（双面电解钢板，钢板壁厚≥0.7mm）+塑料键盘架+Φ60金属线盒，桌面倒圆角；配插座，包含不少于三个五孔插座、弱电插口（根据现场线路及采购方需求配置）。</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5.五金配件：采用三节导轨，缓冲铰链，根据采购方需求配置锁具；</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登记桌</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1.规格：1200W*500D*750H</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-997585</wp:posOffset>
                  </wp:positionH>
                  <wp:positionV relativeFrom="paragraph">
                    <wp:posOffset>555625</wp:posOffset>
                  </wp:positionV>
                  <wp:extent cx="723900" cy="571500"/>
                  <wp:effectExtent l="0" t="0" r="0" b="0"/>
                  <wp:wrapNone/>
                  <wp:docPr id="137" name="_x0000_s1585"/>
                  <wp:cNvGraphicFramePr/>
                  <a:graphic xmlns:a="http://schemas.openxmlformats.org/drawingml/2006/main">
                    <a:graphicData uri="http://schemas.openxmlformats.org/drawingml/2006/picture">
                      <pic:pic xmlns:pic="http://schemas.openxmlformats.org/drawingml/2006/picture">
                        <pic:nvPicPr>
                          <pic:cNvPr id="137" name="_x0000_s1585"/>
                          <pic:cNvPicPr/>
                        </pic:nvPicPr>
                        <pic:blipFill>
                          <a:blip r:embed="rId134"/>
                          <a:stretch>
                            <a:fillRect/>
                          </a:stretch>
                        </pic:blipFill>
                        <pic:spPr>
                          <a:xfrm>
                            <a:off x="0" y="0"/>
                            <a:ext cx="723900" cy="571500"/>
                          </a:xfrm>
                          <a:prstGeom prst="rect">
                            <a:avLst/>
                          </a:prstGeom>
                        </pic:spPr>
                      </pic:pic>
                    </a:graphicData>
                  </a:graphic>
                </wp:anchor>
              </w:drawing>
            </w:r>
            <w:r>
              <w:rPr>
                <w:rFonts w:hint="eastAsia" w:ascii="宋体" w:hAnsi="宋体" w:eastAsia="宋体" w:cs="宋体"/>
                <w:color w:val="000000"/>
                <w:kern w:val="0"/>
                <w:sz w:val="21"/>
                <w:szCs w:val="21"/>
                <w:lang w:bidi="ar"/>
              </w:rPr>
              <w:t>2.材质：所有板材均采用E0级实木多层板（胶合板）基材的三聚氰胺板饰面，台面板厚度为25mm，侧板、背板、抽面、底板厚度为16mm。多层板的胶合强度、含水率、浸渍剥离、静曲强度、弹性模量、甲醛释放量、挥发性有机化合物（72h）的苯、甲苯、二甲苯，TVOC符合 GB 18580-2017、GB/T 35601-2017、GB/T 9846-2015、GB/T 39600-2021标准要求。全钢制三抽柜，柜身薄边工艺，采用不低于0.8mm的双面电解钢板；</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3.结构/配置：主台+60*30钢脚架（壁厚≥1.5mm）+钢制三抽柜（壁厚≥0.7mm）+塑料键盘架+吊木挡板+钢管主机架 +Φ60金属线盒，桌面倒圆角；配插座，包含不少于三个五孔插座、弱电插口（根据现场线路及采购方需求配置）。</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4.五金配件：采用三节导轨；联动锁具。</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5.工艺/其它：封边：见光面为2.0mm厚PVC全自动封边工艺。</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right w:val="single" w:color="auto" w:sz="4" w:space="0"/>
            </w:tcBorders>
            <w:vAlign w:val="center"/>
          </w:tcPr>
          <w:p>
            <w:pPr>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right w:val="single" w:color="auto" w:sz="4" w:space="0"/>
            </w:tcBorders>
            <w:vAlign w:val="top"/>
          </w:tcPr>
          <w:p>
            <w:pPr>
              <w:rPr>
                <w:rFonts w:hint="eastAsia" w:ascii="宋体" w:hAnsi="宋体" w:eastAsia="宋体" w:cs="宋体"/>
                <w:sz w:val="21"/>
                <w:szCs w:val="21"/>
              </w:rPr>
            </w:pPr>
          </w:p>
          <w:p>
            <w:pPr>
              <w:jc w:val="center"/>
              <w:rPr>
                <w:rFonts w:hint="eastAsia" w:ascii="宋体" w:hAnsi="宋体" w:eastAsia="宋体" w:cs="宋体"/>
                <w:sz w:val="21"/>
                <w:szCs w:val="21"/>
              </w:rPr>
            </w:pPr>
            <w:r>
              <w:rPr>
                <w:rFonts w:hint="eastAsia" w:ascii="宋体" w:hAnsi="宋体" w:eastAsia="宋体" w:cs="宋体"/>
                <w:sz w:val="21"/>
                <w:szCs w:val="21"/>
              </w:rPr>
              <w:drawing>
                <wp:anchor distT="0" distB="0" distL="0" distR="0" simplePos="0" relativeHeight="251660288" behindDoc="0" locked="0" layoutInCell="1" allowOverlap="1">
                  <wp:simplePos x="0" y="0"/>
                  <wp:positionH relativeFrom="column">
                    <wp:posOffset>-2540</wp:posOffset>
                  </wp:positionH>
                  <wp:positionV relativeFrom="paragraph">
                    <wp:posOffset>588010</wp:posOffset>
                  </wp:positionV>
                  <wp:extent cx="1080135" cy="1358265"/>
                  <wp:effectExtent l="0" t="0" r="5715" b="13335"/>
                  <wp:wrapNone/>
                  <wp:docPr id="138" name="_x0000_s1642"/>
                  <wp:cNvGraphicFramePr/>
                  <a:graphic xmlns:a="http://schemas.openxmlformats.org/drawingml/2006/main">
                    <a:graphicData uri="http://schemas.openxmlformats.org/drawingml/2006/picture">
                      <pic:pic xmlns:pic="http://schemas.openxmlformats.org/drawingml/2006/picture">
                        <pic:nvPicPr>
                          <pic:cNvPr id="138" name="_x0000_s1642"/>
                          <pic:cNvPicPr/>
                        </pic:nvPicPr>
                        <pic:blipFill>
                          <a:blip r:embed="rId135"/>
                          <a:stretch>
                            <a:fillRect/>
                          </a:stretch>
                        </pic:blipFill>
                        <pic:spPr>
                          <a:xfrm>
                            <a:off x="0" y="0"/>
                            <a:ext cx="1080135" cy="1358265"/>
                          </a:xfrm>
                          <a:prstGeom prst="rect">
                            <a:avLst/>
                          </a:prstGeom>
                        </pic:spPr>
                      </pic:pic>
                    </a:graphicData>
                  </a:graphic>
                </wp:anchor>
              </w:drawing>
            </w:r>
            <w:r>
              <w:rPr>
                <w:rFonts w:hint="eastAsia" w:ascii="宋体" w:hAnsi="宋体" w:eastAsia="宋体" w:cs="宋体"/>
                <w:sz w:val="21"/>
                <w:szCs w:val="21"/>
              </w:rPr>
              <w:t>办公椅1</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1.规格：常规</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2.基材：靠背面料高弹网布。网布甲醛含量、可分解致癌芳香胺染料、可萃取重金属（包括砷As、铅Pb、铬Cr、钴Co、铜Cu、镍Ni、镉Cd、锑Sb、汞Hg、铬Cr（VI））、五氯苯酚均符合GB 18401-2010、HJ 2546-2016、SZJG 52-2016标准要求。座面面覆透气网布，内衬高弹定型泡棉；表观密度偏差、40%压陷硬度偏差、回弹率、75%压缩永久变形、65%/25%压陷比、气味等级、拉伸强度、断裂伸长率、撕裂强度、干热老化后拉伸强度、干热老化后拉伸强度变化率、湿热老化后拉伸强度、湿热老化后拉伸强度变化率、甲醛散发均符合GB/T 10802-2023标准要求。背框座框深灰色框架，尼龙注塑成型，抗冲击、防老化；深灰色升降3D扶手，深灰色PU扶手面盖；采用压铸成型铝合金五星脚，半径≥350MM；PU尼龙静音脚轮,直径不小于50mm，耐磨度高；脚轮的外观、装配、抗冲击性、动载荷、滚动阻力、旋转阻力、静载荷等均符合QB/T 4765-2014标准要求。85#沉口50mm黑色烤漆气杆；</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3.功能配置：可倾仰、可旋转、可升降，人性化后仰弹力调整；米色、咖色，可根据不同楼栋来确定颜色。</w:t>
            </w:r>
          </w:p>
        </w:tc>
      </w:tr>
      <w:tr>
        <w:tblPrEx>
          <w:tblCellMar>
            <w:top w:w="0" w:type="dxa"/>
            <w:left w:w="108" w:type="dxa"/>
            <w:bottom w:w="0" w:type="dxa"/>
            <w:right w:w="108" w:type="dxa"/>
          </w:tblCellMar>
        </w:tblPrEx>
        <w:trPr>
          <w:cantSplit/>
          <w:trHeight w:val="280"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4.五金配件：钢质螺帽、螺丝，表面镀镍。</w:t>
            </w:r>
          </w:p>
        </w:tc>
      </w:tr>
      <w:tr>
        <w:tblPrEx>
          <w:tblCellMar>
            <w:top w:w="0" w:type="dxa"/>
            <w:left w:w="108" w:type="dxa"/>
            <w:bottom w:w="0" w:type="dxa"/>
            <w:right w:w="108" w:type="dxa"/>
          </w:tblCellMar>
        </w:tblPrEx>
        <w:trPr>
          <w:cantSplit/>
          <w:trHeight w:val="4482" w:hRule="atLeast"/>
        </w:trPr>
        <w:tc>
          <w:tcPr>
            <w:tcW w:w="726" w:type="dxa"/>
            <w:vMerge w:val="continue"/>
            <w:tcBorders>
              <w:left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left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5▲办公椅依据：QB/T 2280-2016《办公家具 办公椅》、GB/T 35607-2017《绿色产品评价家具》</w:t>
            </w:r>
          </w:p>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1、外观：（1）金属件外观、其他外观要求：符合要求</w:t>
            </w:r>
            <w:r>
              <w:rPr>
                <w:rFonts w:hint="eastAsia" w:ascii="宋体" w:hAnsi="宋体" w:cs="宋体"/>
                <w:b/>
                <w:bCs/>
                <w:color w:val="FF0000"/>
                <w:kern w:val="0"/>
                <w:sz w:val="21"/>
                <w:szCs w:val="21"/>
                <w:lang w:val="en-US" w:eastAsia="zh-CN" w:bidi="ar"/>
              </w:rPr>
              <w:t>；</w:t>
            </w:r>
          </w:p>
          <w:p>
            <w:pPr>
              <w:widowControl/>
              <w:jc w:val="left"/>
              <w:rPr>
                <w:rFonts w:hint="eastAsia" w:ascii="宋体" w:hAnsi="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2、理化性能：软质聚氨酯泡沫塑料：密度-座面≥25kg/m³；回弹性≥35%；纺织面料：干摩擦色牢度≥3级</w:t>
            </w:r>
            <w:r>
              <w:rPr>
                <w:rFonts w:hint="eastAsia" w:ascii="宋体" w:hAnsi="宋体" w:cs="宋体"/>
                <w:b/>
                <w:bCs/>
                <w:color w:val="FF0000"/>
                <w:kern w:val="0"/>
                <w:sz w:val="21"/>
                <w:szCs w:val="21"/>
                <w:lang w:val="en-US" w:eastAsia="zh-CN" w:bidi="ar"/>
              </w:rPr>
              <w:t>；</w:t>
            </w:r>
          </w:p>
          <w:p>
            <w:pPr>
              <w:widowControl/>
              <w:jc w:val="left"/>
              <w:rPr>
                <w:b/>
                <w:bCs/>
                <w:color w:val="FF0000"/>
              </w:rPr>
            </w:pPr>
            <w:r>
              <w:rPr>
                <w:rFonts w:hint="eastAsia" w:ascii="宋体" w:hAnsi="宋体" w:eastAsia="宋体" w:cs="宋体"/>
                <w:b/>
                <w:bCs/>
                <w:color w:val="FF0000"/>
                <w:kern w:val="0"/>
                <w:sz w:val="21"/>
                <w:szCs w:val="21"/>
                <w:lang w:val="en-US" w:eastAsia="zh-CN" w:bidi="ar"/>
              </w:rPr>
              <w:t>3、力学性能：（1）稳定性：向前倾翻、向后倾翻、侧向倾翻：合格；（2）座面冲击：合格；（3）扶手垂直向下静载荷：：合格；（4）扶手水平静载荷：合格；（5）脚轮往复磨损：合格；（6）底座静载荷：合格；（7）椅背往复耐久性：I型办公椅：座面载荷102kg,椅背载荷445N，120000次 ：合格；（8）倾斜机构：300000次：合格；（9）座面回转耐久性：合格；</w:t>
            </w:r>
            <w:commentRangeStart w:id="81"/>
            <w:r>
              <w:rPr>
                <w:rFonts w:hint="eastAsia" w:ascii="宋体" w:hAnsi="宋体" w:eastAsia="宋体" w:cs="宋体"/>
                <w:b/>
                <w:bCs/>
                <w:color w:val="FF0000"/>
                <w:kern w:val="0"/>
                <w:sz w:val="21"/>
                <w:szCs w:val="21"/>
                <w:lang w:val="en-US" w:eastAsia="zh-CN" w:bidi="ar"/>
              </w:rPr>
              <w:t>（10）座面耐久性：座面往复冲击耐久性、座面左右弯曲交替负荷耐久性：合格；（12）跌落：跌落高度200mm，10次：合格；</w:t>
            </w:r>
            <w:commentRangeEnd w:id="81"/>
            <w:r>
              <w:rPr>
                <w:b/>
                <w:bCs/>
                <w:color w:val="FF0000"/>
              </w:rPr>
              <w:commentReference w:id="81"/>
            </w:r>
          </w:p>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4、阻燃性：家庭用：产品抗引燃特性应符合GB17927.1的要求：产品通过阴燃的香烟试验，在1h内表面或内部应无出现任何续燃、阴燃现象</w:t>
            </w:r>
            <w:r>
              <w:rPr>
                <w:rFonts w:hint="eastAsia" w:ascii="宋体" w:hAnsi="宋体" w:cs="宋体"/>
                <w:b/>
                <w:bCs/>
                <w:color w:val="FF0000"/>
                <w:kern w:val="0"/>
                <w:sz w:val="21"/>
                <w:szCs w:val="21"/>
                <w:lang w:val="en-US" w:eastAsia="zh-CN" w:bidi="ar"/>
              </w:rPr>
              <w:t>；</w:t>
            </w:r>
          </w:p>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5、甲醛释放量：不应大于0.120mg/m²h</w:t>
            </w:r>
          </w:p>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6、TVOC：不应大于0.5mg/m²h</w:t>
            </w:r>
            <w:r>
              <w:rPr>
                <w:rFonts w:hint="eastAsia" w:ascii="宋体" w:hAnsi="宋体" w:cs="宋体"/>
                <w:b/>
                <w:bCs/>
                <w:color w:val="FF0000"/>
                <w:kern w:val="0"/>
                <w:sz w:val="21"/>
                <w:szCs w:val="21"/>
                <w:lang w:val="en-US" w:eastAsia="zh-CN" w:bidi="ar"/>
              </w:rPr>
              <w:t>；</w:t>
            </w:r>
          </w:p>
          <w:p>
            <w:pPr>
              <w:widowControl/>
              <w:jc w:val="left"/>
              <w:rPr>
                <w:rFonts w:hint="eastAsia" w:ascii="宋体" w:hAnsi="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7、产品有害物质：苯、甲苯、二甲苯：合格</w:t>
            </w:r>
            <w:r>
              <w:rPr>
                <w:rFonts w:hint="eastAsia" w:ascii="宋体" w:hAnsi="宋体" w:cs="宋体"/>
                <w:b/>
                <w:bCs/>
                <w:color w:val="FF0000"/>
                <w:kern w:val="0"/>
                <w:sz w:val="21"/>
                <w:szCs w:val="21"/>
                <w:lang w:val="en-US" w:eastAsia="zh-CN" w:bidi="ar"/>
              </w:rPr>
              <w:t>；</w:t>
            </w:r>
          </w:p>
          <w:p>
            <w:pPr>
              <w:widowControl/>
              <w:jc w:val="left"/>
              <w:rPr>
                <w:rFonts w:hint="eastAsia" w:ascii="宋体" w:hAnsi="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8、产品寿命：椅座椅背耐久性(12万次)、扶手耐久性(6万次)试验后应符合：合格</w:t>
            </w:r>
            <w:r>
              <w:rPr>
                <w:rFonts w:hint="eastAsia" w:ascii="宋体" w:hAnsi="宋体" w:cs="宋体"/>
                <w:b/>
                <w:bCs/>
                <w:color w:val="FF0000"/>
                <w:kern w:val="0"/>
                <w:sz w:val="21"/>
                <w:szCs w:val="21"/>
                <w:lang w:val="en-US" w:eastAsia="zh-CN" w:bidi="ar"/>
              </w:rPr>
              <w:t>。</w:t>
            </w:r>
          </w:p>
          <w:p>
            <w:pPr>
              <w:widowControl/>
              <w:jc w:val="left"/>
              <w:rPr>
                <w:rFonts w:hint="eastAsia" w:ascii="宋体" w:hAnsi="宋体" w:eastAsia="宋体" w:cs="宋体"/>
                <w:color w:val="000000"/>
                <w:kern w:val="0"/>
                <w:sz w:val="21"/>
                <w:szCs w:val="21"/>
                <w:lang w:bidi="ar"/>
              </w:rPr>
            </w:pPr>
            <w:r>
              <w:rPr>
                <w:rFonts w:hint="eastAsia" w:ascii="宋体" w:hAnsi="宋体" w:eastAsia="宋体" w:cs="宋体"/>
                <w:b/>
                <w:bCs/>
                <w:color w:val="FF0000"/>
                <w:kern w:val="0"/>
                <w:sz w:val="21"/>
                <w:szCs w:val="21"/>
                <w:lang w:val="en-US" w:eastAsia="zh-CN" w:bidi="ar"/>
              </w:rPr>
              <w:t>提供2021年1月1日至本项目投标截止日以来“办公椅”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276225</wp:posOffset>
                  </wp:positionH>
                  <wp:positionV relativeFrom="paragraph">
                    <wp:posOffset>676275</wp:posOffset>
                  </wp:positionV>
                  <wp:extent cx="393700" cy="596900"/>
                  <wp:effectExtent l="0" t="0" r="6350" b="12700"/>
                  <wp:wrapNone/>
                  <wp:docPr id="139" name="_x0000_s1587"/>
                  <wp:cNvGraphicFramePr/>
                  <a:graphic xmlns:a="http://schemas.openxmlformats.org/drawingml/2006/main">
                    <a:graphicData uri="http://schemas.openxmlformats.org/drawingml/2006/picture">
                      <pic:pic xmlns:pic="http://schemas.openxmlformats.org/drawingml/2006/picture">
                        <pic:nvPicPr>
                          <pic:cNvPr id="139" name="_x0000_s1587"/>
                          <pic:cNvPicPr/>
                        </pic:nvPicPr>
                        <pic:blipFill>
                          <a:blip r:embed="rId136"/>
                          <a:stretch>
                            <a:fillRect/>
                          </a:stretch>
                        </pic:blipFill>
                        <pic:spPr>
                          <a:xfrm>
                            <a:off x="0" y="0"/>
                            <a:ext cx="393700" cy="596900"/>
                          </a:xfrm>
                          <a:prstGeom prst="rect">
                            <a:avLst/>
                          </a:prstGeom>
                        </pic:spPr>
                      </pic:pic>
                    </a:graphicData>
                  </a:graphic>
                </wp:anchor>
              </w:drawing>
            </w:r>
            <w:r>
              <w:rPr>
                <w:rFonts w:hint="eastAsia" w:ascii="宋体" w:hAnsi="宋体" w:eastAsia="宋体" w:cs="宋体"/>
                <w:color w:val="000000"/>
                <w:kern w:val="0"/>
                <w:sz w:val="21"/>
                <w:szCs w:val="21"/>
                <w:lang w:bidi="ar"/>
              </w:rPr>
              <w:t>办公椅２</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1.规格：常规</w:t>
            </w:r>
          </w:p>
        </w:tc>
      </w:tr>
      <w:tr>
        <w:tblPrEx>
          <w:tblCellMar>
            <w:top w:w="0" w:type="dxa"/>
            <w:left w:w="108" w:type="dxa"/>
            <w:bottom w:w="0" w:type="dxa"/>
            <w:right w:w="108" w:type="dxa"/>
          </w:tblCellMar>
        </w:tblPrEx>
        <w:trPr>
          <w:cantSplit/>
          <w:trHeight w:val="562"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靠背面料：高弹网布；座面：面覆透气网布，内衬高弹定型泡棉；背框、座框：深灰色框架，尼龙注塑成型，抗冲击、防老化；椅架：尼龙一体成型五星脚,半径350mm±10mm；扶手：深灰色升降3D扶手，深灰色PU扶手面盖；五星脚：深灰色尼龙五星脚架；脚轮：PU尼龙脚轮,直径不小于50mm，耐磨度高；脚轮的外观、装配、抗冲击性、动载荷、滚动阻力、旋转阻力、静载荷等均符合QB/T 4765-2014标准要求；气杆：85#沉口50mm黑色烤漆气杆；塑料件邻苯二甲酸酯（包括DBP、BBP、DEHP、DNOP、DINP、DIDP）、重金属含量（包括可溶性铅、可溶性镉、可溶性铬、可溶性汞）、多环芳烃（包括苯并[a]芘、16种多环芳烃（PAH）总量）均符合GB 28481-2012标准要求；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3.功能配置：带头枕；功能：可倾仰、可旋转、可升降，人性化后仰弹力调整；米色、咖色，可根据不同楼栋来确定颜色;</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4.五金配件：钢质螺帽、螺丝，表面镀镍。</w:t>
            </w:r>
          </w:p>
        </w:tc>
      </w:tr>
      <w:tr>
        <w:tblPrEx>
          <w:tblCellMar>
            <w:top w:w="0" w:type="dxa"/>
            <w:left w:w="108" w:type="dxa"/>
            <w:bottom w:w="0" w:type="dxa"/>
            <w:right w:w="108" w:type="dxa"/>
          </w:tblCellMar>
        </w:tblPrEx>
        <w:trPr>
          <w:cantSplit/>
          <w:trHeight w:val="1817"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▲网布检测依据：GB 18401-2010《国家纺织产品基本安全技术规范》</w:t>
            </w:r>
          </w:p>
          <w:p>
            <w:pPr>
              <w:widowControl/>
              <w:jc w:val="left"/>
              <w:rPr>
                <w:rFonts w:hint="eastAsia" w:ascii="宋体" w:hAnsi="宋体" w:eastAsia="宋体" w:cs="宋体"/>
                <w:b/>
                <w:bCs/>
                <w:color w:val="FF0000"/>
                <w:kern w:val="0"/>
                <w:sz w:val="21"/>
                <w:szCs w:val="21"/>
                <w:lang w:val="en-US" w:eastAsia="zh-CN" w:bidi="ar"/>
              </w:rPr>
            </w:pPr>
            <w:r>
              <w:rPr>
                <w:rFonts w:hint="eastAsia" w:ascii="宋体" w:hAnsi="宋体" w:eastAsia="宋体" w:cs="宋体"/>
                <w:b/>
                <w:bCs/>
                <w:color w:val="FF0000"/>
                <w:kern w:val="0"/>
                <w:sz w:val="21"/>
                <w:szCs w:val="21"/>
                <w:lang w:val="en-US" w:eastAsia="zh-CN" w:bidi="ar"/>
              </w:rPr>
              <w:t>（1）甲醛含量≤20mg/kg；（2）pH值4.0～7.5；（3）染色牢度：耐水(变色)≥3-4级、耐水(沾色)≥3-4级、耐酸汗渍(变色)≥3-4级、耐酸汗渍(沾色)≥3-4级、耐碱汗渍(变色)≥3-4级、耐碱汗渍(沾色)≥3-4级、耐干摩擦≥4级、耐唾液(变色)≥4级、耐唾液(沾色)≥4级；（4）异味：无；（5）可分解致癌芳香胺染料mg/kg：禁用</w:t>
            </w:r>
            <w:r>
              <w:rPr>
                <w:rFonts w:hint="eastAsia" w:ascii="宋体" w:hAnsi="宋体" w:cs="宋体"/>
                <w:b/>
                <w:bCs/>
                <w:color w:val="FF0000"/>
                <w:kern w:val="0"/>
                <w:sz w:val="21"/>
                <w:szCs w:val="21"/>
                <w:lang w:val="en-US" w:eastAsia="zh-CN" w:bidi="ar"/>
              </w:rPr>
              <w:t>；</w:t>
            </w:r>
            <w:r>
              <w:rPr>
                <w:rFonts w:hint="eastAsia" w:ascii="宋体" w:hAnsi="宋体" w:eastAsia="宋体" w:cs="宋体"/>
                <w:b/>
                <w:bCs/>
                <w:color w:val="FF0000"/>
                <w:kern w:val="0"/>
                <w:sz w:val="21"/>
                <w:szCs w:val="21"/>
                <w:lang w:val="en-US" w:eastAsia="zh-CN" w:bidi="ar"/>
              </w:rPr>
              <w:t>（6）耐人造气候色牢度：试样在下述经精确调校且能重现的气候条件下测试：喷雾持续时间：1min；干燥持续时间：29min。总时间：480h耐人造气候色牢度级数应≥5级。</w:t>
            </w:r>
          </w:p>
          <w:p>
            <w:pPr>
              <w:widowControl/>
              <w:jc w:val="left"/>
              <w:rPr>
                <w:rFonts w:hint="eastAsia" w:ascii="宋体" w:hAnsi="宋体" w:eastAsia="宋体" w:cs="宋体"/>
                <w:color w:val="000000"/>
                <w:kern w:val="0"/>
                <w:sz w:val="21"/>
                <w:szCs w:val="21"/>
                <w:lang w:val="en-US" w:eastAsia="zh-CN" w:bidi="ar"/>
              </w:rPr>
            </w:pPr>
            <w:r>
              <w:rPr>
                <w:rFonts w:hint="eastAsia" w:ascii="宋体" w:hAnsi="宋体" w:eastAsia="宋体" w:cs="宋体"/>
                <w:b/>
                <w:bCs/>
                <w:color w:val="FF0000"/>
                <w:kern w:val="0"/>
                <w:sz w:val="21"/>
                <w:szCs w:val="21"/>
                <w:lang w:val="en-US" w:eastAsia="zh-CN" w:bidi="ar"/>
              </w:rPr>
              <w:t>提供2021年1月1日至本项目投标截止日以来“</w:t>
            </w:r>
            <w:commentRangeStart w:id="82"/>
            <w:r>
              <w:rPr>
                <w:rFonts w:hint="eastAsia" w:ascii="宋体" w:hAnsi="宋体" w:eastAsia="宋体" w:cs="宋体"/>
                <w:b/>
                <w:bCs/>
                <w:color w:val="FF0000"/>
                <w:kern w:val="0"/>
                <w:sz w:val="21"/>
                <w:szCs w:val="21"/>
                <w:lang w:val="en-US" w:eastAsia="zh-CN" w:bidi="ar"/>
              </w:rPr>
              <w:t>网布</w:t>
            </w:r>
            <w:commentRangeEnd w:id="82"/>
            <w:r>
              <w:commentReference w:id="82"/>
            </w:r>
            <w:r>
              <w:rPr>
                <w:rFonts w:hint="eastAsia" w:ascii="宋体" w:hAnsi="宋体" w:eastAsia="宋体" w:cs="宋体"/>
                <w:b/>
                <w:bCs/>
                <w:color w:val="FF0000"/>
                <w:kern w:val="0"/>
                <w:sz w:val="21"/>
                <w:szCs w:val="21"/>
                <w:lang w:val="en-US" w:eastAsia="zh-CN" w:bidi="ar"/>
              </w:rPr>
              <w:t>”的检测报告，其检测项目必须包含以上技术参数，检测报告封面需具有cma标志，检测报告名称有个别文字差异，经评定为同一产品，均认可。投标人同时提供检验机构官网或全国认证认可信息公共服务平台（http://cx.cnca.cn/）查询截图，否则不得分。</w:t>
            </w:r>
          </w:p>
        </w:tc>
      </w:tr>
      <w:tr>
        <w:tblPrEx>
          <w:tblCellMar>
            <w:top w:w="0" w:type="dxa"/>
            <w:left w:w="108" w:type="dxa"/>
            <w:bottom w:w="0" w:type="dxa"/>
            <w:right w:w="108" w:type="dxa"/>
          </w:tblCellMar>
        </w:tblPrEx>
        <w:trPr>
          <w:trHeight w:val="280" w:hRule="atLeast"/>
        </w:trPr>
        <w:tc>
          <w:tcPr>
            <w:tcW w:w="10035" w:type="dxa"/>
            <w:gridSpan w:val="3"/>
            <w:tcBorders>
              <w:top w:val="single" w:color="auto" w:sz="4" w:space="0"/>
              <w:left w:val="single" w:color="auto" w:sz="4" w:space="0"/>
              <w:bottom w:val="single" w:color="auto" w:sz="4" w:space="0"/>
              <w:right w:val="single" w:color="auto" w:sz="4" w:space="0"/>
            </w:tcBorders>
            <w:shd w:val="clear" w:color="auto" w:fill="F9DBDF"/>
            <w:vAlign w:val="center"/>
          </w:tcPr>
          <w:p>
            <w:pPr>
              <w:widowControl/>
              <w:numPr>
                <w:ilvl w:val="0"/>
                <w:numId w:val="0"/>
              </w:numPr>
              <w:ind w:leftChars="0"/>
              <w:jc w:val="left"/>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医生休闲区及其他类</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sz w:val="21"/>
                <w:szCs w:val="21"/>
              </w:rPr>
            </w:pPr>
            <w:r>
              <w:rPr>
                <w:rFonts w:hint="eastAsia" w:ascii="宋体" w:hAnsi="宋体" w:eastAsia="宋体" w:cs="宋体"/>
                <w:color w:val="000000"/>
                <w:kern w:val="0"/>
                <w:sz w:val="21"/>
                <w:szCs w:val="21"/>
                <w:lang w:bidi="ar"/>
              </w:rPr>
              <w:t>双人沙发</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1.规格：双人位</w:t>
            </w:r>
          </w:p>
        </w:tc>
      </w:tr>
      <w:tr>
        <w:tblPrEx>
          <w:tblCellMar>
            <w:top w:w="0" w:type="dxa"/>
            <w:left w:w="108" w:type="dxa"/>
            <w:bottom w:w="0" w:type="dxa"/>
            <w:right w:w="108" w:type="dxa"/>
          </w:tblCellMar>
        </w:tblPrEx>
        <w:trPr>
          <w:cantSplit/>
          <w:trHeight w:val="466"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sz w:val="21"/>
                <w:szCs w:val="21"/>
              </w:rPr>
              <w:drawing>
                <wp:anchor distT="0" distB="0" distL="0" distR="0" simplePos="0" relativeHeight="251660288" behindDoc="0" locked="0" layoutInCell="1" allowOverlap="1">
                  <wp:simplePos x="0" y="0"/>
                  <wp:positionH relativeFrom="column">
                    <wp:posOffset>-1167130</wp:posOffset>
                  </wp:positionH>
                  <wp:positionV relativeFrom="paragraph">
                    <wp:posOffset>411480</wp:posOffset>
                  </wp:positionV>
                  <wp:extent cx="1080135" cy="777240"/>
                  <wp:effectExtent l="0" t="0" r="5715" b="3810"/>
                  <wp:wrapNone/>
                  <wp:docPr id="140" name="_x0000_s1633"/>
                  <wp:cNvGraphicFramePr/>
                  <a:graphic xmlns:a="http://schemas.openxmlformats.org/drawingml/2006/main">
                    <a:graphicData uri="http://schemas.openxmlformats.org/drawingml/2006/picture">
                      <pic:pic xmlns:pic="http://schemas.openxmlformats.org/drawingml/2006/picture">
                        <pic:nvPicPr>
                          <pic:cNvPr id="140" name="_x0000_s1633"/>
                          <pic:cNvPicPr/>
                        </pic:nvPicPr>
                        <pic:blipFill>
                          <a:blip r:embed="rId137"/>
                          <a:stretch>
                            <a:fillRect/>
                          </a:stretch>
                        </pic:blipFill>
                        <pic:spPr>
                          <a:xfrm>
                            <a:off x="0" y="0"/>
                            <a:ext cx="1080135" cy="777240"/>
                          </a:xfrm>
                          <a:prstGeom prst="rect">
                            <a:avLst/>
                          </a:prstGeom>
                        </pic:spPr>
                      </pic:pic>
                    </a:graphicData>
                  </a:graphic>
                </wp:anchor>
              </w:drawing>
            </w:r>
            <w:r>
              <w:rPr>
                <w:rFonts w:hint="eastAsia" w:ascii="宋体" w:hAnsi="宋体" w:eastAsia="宋体" w:cs="宋体"/>
                <w:color w:val="000000"/>
                <w:kern w:val="0"/>
                <w:sz w:val="21"/>
                <w:szCs w:val="21"/>
                <w:lang w:bidi="ar"/>
              </w:rPr>
              <w:t>2.基材：框架及面板采用白蜡木原木制作，框架为白蜡木原木方加工成型，木方直径40mm-80mm之间（后期根据款式及结构深化）；面板及座低板采用白蜡木直拼板，厚度不低于18mm；面板底部需有木方加固支撑。座面、椅背面选用头层牛皮，皮质柔软，舒适，透气性好，无异味；经液态浸色及防潮、防污等工艺处理，纹路细致、色泽均匀。车缝线路均匀、线条顺畅、针距均匀，扪面整体感观流畅，转角平滑。高回弹高密度原生海绵，座面密度≥25kg/m³,其他部位密度≥20kg/m³，海绵回弹力≥35%，能均匀承托负重，反复坐压不变形、不塌陷，厚实座包，舒适稳固。</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4.胶黏剂：水基型胶粘剂胶粘剂的游离甲醛、苯、甲苯+二甲苯、总挥发性有机物均符合GB 18583-2008、SZJG 52-2016标准要求。</w:t>
            </w:r>
          </w:p>
        </w:tc>
      </w:tr>
      <w:tr>
        <w:tblPrEx>
          <w:tblCellMar>
            <w:top w:w="0" w:type="dxa"/>
            <w:left w:w="108" w:type="dxa"/>
            <w:bottom w:w="0" w:type="dxa"/>
            <w:right w:w="108" w:type="dxa"/>
          </w:tblCellMar>
        </w:tblPrEx>
        <w:trPr>
          <w:cantSplit/>
          <w:trHeight w:val="71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5.油漆：采用环保水性油漆，经过三底两面油漆工序，木纹纹理清晰，色泽均匀、光滑耐用。油漆表面无尘粒、气泡、渣点、边缘及立面无流挂等现象。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茶几</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1.规格：（1200W*600D*450H）mm±10mm；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整体采用白蜡木原木制作；脚架采用白蜡木原木方加工成型，木方直径40mm-80mm之间（后期根据款式及结构深化）；面板采用白蜡木直拼板加工成型，用于直拼的白蜡木宽度不低于80mm，厚度不低于18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-1069340</wp:posOffset>
                  </wp:positionH>
                  <wp:positionV relativeFrom="paragraph">
                    <wp:posOffset>16510</wp:posOffset>
                  </wp:positionV>
                  <wp:extent cx="723900" cy="273050"/>
                  <wp:effectExtent l="0" t="0" r="0" b="12700"/>
                  <wp:wrapNone/>
                  <wp:docPr id="141" name="_x0000_s1595"/>
                  <wp:cNvGraphicFramePr/>
                  <a:graphic xmlns:a="http://schemas.openxmlformats.org/drawingml/2006/main">
                    <a:graphicData uri="http://schemas.openxmlformats.org/drawingml/2006/picture">
                      <pic:pic xmlns:pic="http://schemas.openxmlformats.org/drawingml/2006/picture">
                        <pic:nvPicPr>
                          <pic:cNvPr id="141" name="_x0000_s1595"/>
                          <pic:cNvPicPr/>
                        </pic:nvPicPr>
                        <pic:blipFill>
                          <a:blip r:embed="rId138"/>
                          <a:stretch>
                            <a:fillRect/>
                          </a:stretch>
                        </pic:blipFill>
                        <pic:spPr>
                          <a:xfrm>
                            <a:off x="0" y="0"/>
                            <a:ext cx="723900" cy="273050"/>
                          </a:xfrm>
                          <a:prstGeom prst="rect">
                            <a:avLst/>
                          </a:prstGeom>
                        </pic:spPr>
                      </pic:pic>
                    </a:graphicData>
                  </a:graphic>
                </wp:anchor>
              </w:drawing>
            </w:r>
            <w:r>
              <w:rPr>
                <w:rFonts w:hint="eastAsia" w:ascii="宋体" w:hAnsi="宋体" w:eastAsia="宋体" w:cs="宋体"/>
                <w:color w:val="000000"/>
                <w:kern w:val="0"/>
                <w:sz w:val="21"/>
                <w:szCs w:val="21"/>
                <w:lang w:bidi="ar"/>
              </w:rPr>
              <w:t>4.功能配置：配置层板，造型款式、功能及结构根据采购方需求深化。</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6.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小方几１</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1.规格：（450W*450D*450H）mm±10mm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整体采用白蜡木原木制作；脚架采用白蜡木原木方加工成型，木方直径40mm-80mm之间（后期根据款式及结构深化）；面板采用白蜡木直拼板加工成型，用于直拼的白蜡木宽度不低于80mm，厚度不低于18mm；面板底部需有木方加固支撑。台面配12mm厚岩板。</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-1070610</wp:posOffset>
                  </wp:positionH>
                  <wp:positionV relativeFrom="paragraph">
                    <wp:posOffset>340995</wp:posOffset>
                  </wp:positionV>
                  <wp:extent cx="723900" cy="596900"/>
                  <wp:effectExtent l="0" t="0" r="0" b="12700"/>
                  <wp:wrapNone/>
                  <wp:docPr id="142" name="_x0000_s1596"/>
                  <wp:cNvGraphicFramePr/>
                  <a:graphic xmlns:a="http://schemas.openxmlformats.org/drawingml/2006/main">
                    <a:graphicData uri="http://schemas.openxmlformats.org/drawingml/2006/picture">
                      <pic:pic xmlns:pic="http://schemas.openxmlformats.org/drawingml/2006/picture">
                        <pic:nvPicPr>
                          <pic:cNvPr id="142" name="_x0000_s1596"/>
                          <pic:cNvPicPr/>
                        </pic:nvPicPr>
                        <pic:blipFill>
                          <a:blip r:embed="rId139"/>
                          <a:stretch>
                            <a:fillRect/>
                          </a:stretch>
                        </pic:blipFill>
                        <pic:spPr>
                          <a:xfrm>
                            <a:off x="0" y="0"/>
                            <a:ext cx="723900" cy="596900"/>
                          </a:xfrm>
                          <a:prstGeom prst="rect">
                            <a:avLst/>
                          </a:prstGeom>
                        </pic:spPr>
                      </pic:pic>
                    </a:graphicData>
                  </a:graphic>
                </wp:anchor>
              </w:drawing>
            </w:r>
            <w:r>
              <w:rPr>
                <w:rFonts w:hint="eastAsia" w:ascii="宋体" w:hAnsi="宋体" w:eastAsia="宋体" w:cs="宋体"/>
                <w:color w:val="000000"/>
                <w:kern w:val="0"/>
                <w:sz w:val="21"/>
                <w:szCs w:val="21"/>
                <w:lang w:bidi="ar"/>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165100</wp:posOffset>
                  </wp:positionH>
                  <wp:positionV relativeFrom="paragraph">
                    <wp:posOffset>400050</wp:posOffset>
                  </wp:positionV>
                  <wp:extent cx="520700" cy="406400"/>
                  <wp:effectExtent l="0" t="0" r="12700" b="12700"/>
                  <wp:wrapNone/>
                  <wp:docPr id="143" name="_x0000_s1597"/>
                  <wp:cNvGraphicFramePr/>
                  <a:graphic xmlns:a="http://schemas.openxmlformats.org/drawingml/2006/main">
                    <a:graphicData uri="http://schemas.openxmlformats.org/drawingml/2006/picture">
                      <pic:pic xmlns:pic="http://schemas.openxmlformats.org/drawingml/2006/picture">
                        <pic:nvPicPr>
                          <pic:cNvPr id="143" name="_x0000_s1597"/>
                          <pic:cNvPicPr/>
                        </pic:nvPicPr>
                        <pic:blipFill>
                          <a:blip r:embed="rId140"/>
                          <a:stretch>
                            <a:fillRect/>
                          </a:stretch>
                        </pic:blipFill>
                        <pic:spPr>
                          <a:xfrm>
                            <a:off x="0" y="0"/>
                            <a:ext cx="520700" cy="406400"/>
                          </a:xfrm>
                          <a:prstGeom prst="rect">
                            <a:avLst/>
                          </a:prstGeom>
                        </pic:spPr>
                      </pic:pic>
                    </a:graphicData>
                  </a:graphic>
                </wp:anchor>
              </w:drawing>
            </w:r>
            <w:r>
              <w:rPr>
                <w:rFonts w:hint="eastAsia" w:ascii="宋体" w:hAnsi="宋体" w:eastAsia="宋体" w:cs="宋体"/>
                <w:color w:val="000000"/>
                <w:kern w:val="0"/>
                <w:sz w:val="21"/>
                <w:szCs w:val="21"/>
                <w:lang w:bidi="ar"/>
              </w:rPr>
              <w:t>单人沙发７</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1.规格：单人位</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2.基材：面料采用医用超纤皮，防水去污；真皮感强；座面密度≥30kg/m³,其他部位密度≥25kg/m³，海绵回弹力≥35%，能均匀承托负重，反复坐压不变形、不塌陷。实木内框架，结合高强度S形弹簧，弹力大，强度高，韧性好，不易变形，尼龙绷带软硬适中回弹性好，达到坐感舒适柔软效果；内框架采用不变形硬木框结构；脚架为天然白蜡木原木方加工成型；</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lang w:bidi="ar"/>
              </w:rPr>
              <w:t>圆茶几３</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1.规格：（φ600*H750）mm±10mm</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-1104265</wp:posOffset>
                  </wp:positionH>
                  <wp:positionV relativeFrom="paragraph">
                    <wp:posOffset>281940</wp:posOffset>
                  </wp:positionV>
                  <wp:extent cx="666750" cy="514350"/>
                  <wp:effectExtent l="0" t="0" r="0" b="0"/>
                  <wp:wrapNone/>
                  <wp:docPr id="144" name="_x0000_s1598"/>
                  <wp:cNvGraphicFramePr/>
                  <a:graphic xmlns:a="http://schemas.openxmlformats.org/drawingml/2006/main">
                    <a:graphicData uri="http://schemas.openxmlformats.org/drawingml/2006/picture">
                      <pic:pic xmlns:pic="http://schemas.openxmlformats.org/drawingml/2006/picture">
                        <pic:nvPicPr>
                          <pic:cNvPr id="144" name="_x0000_s1598"/>
                          <pic:cNvPicPr/>
                        </pic:nvPicPr>
                        <pic:blipFill>
                          <a:blip r:embed="rId141"/>
                          <a:stretch>
                            <a:fillRect/>
                          </a:stretch>
                        </pic:blipFill>
                        <pic:spPr>
                          <a:xfrm>
                            <a:off x="0" y="0"/>
                            <a:ext cx="666750" cy="514350"/>
                          </a:xfrm>
                          <a:prstGeom prst="rect">
                            <a:avLst/>
                          </a:prstGeom>
                        </pic:spPr>
                      </pic:pic>
                    </a:graphicData>
                  </a:graphic>
                </wp:anchor>
              </w:drawing>
            </w:r>
            <w:r>
              <w:rPr>
                <w:rFonts w:hint="eastAsia" w:ascii="宋体" w:hAnsi="宋体" w:eastAsia="宋体" w:cs="宋体"/>
                <w:color w:val="000000"/>
                <w:kern w:val="0"/>
                <w:sz w:val="21"/>
                <w:szCs w:val="21"/>
                <w:lang w:bidi="ar"/>
              </w:rPr>
              <w:t>2.基材：整体采用白蜡木原木制作；脚架采用白蜡木原木方加工成型，木方直径40mm-80mm之间（后期根据款式及结构深化）；台面面板采用白蜡木直拼板加工成型，用于直拼的白蜡木宽度不低于80mm，厚度不低于25mm；面板底部需有木方加固支撑。</w:t>
            </w:r>
          </w:p>
        </w:tc>
      </w:tr>
      <w:tr>
        <w:tblPrEx>
          <w:tblCellMar>
            <w:top w:w="0" w:type="dxa"/>
            <w:left w:w="108" w:type="dxa"/>
            <w:bottom w:w="0" w:type="dxa"/>
            <w:right w:w="108" w:type="dxa"/>
          </w:tblCellMar>
        </w:tblPrEx>
        <w:trPr>
          <w:cantSplit/>
          <w:trHeight w:val="72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3.工艺：采用榫卯结构连接工艺。木材充分烘干，保证含水率符合要求；木材纹理美观，无明显节子、虫眼，不得使用腐朽材，木制件外观达到国家合格标准。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4.胶黏剂：水基型胶粘剂</w:t>
            </w:r>
          </w:p>
        </w:tc>
      </w:tr>
      <w:tr>
        <w:tblPrEx>
          <w:tblCellMar>
            <w:top w:w="0" w:type="dxa"/>
            <w:left w:w="108" w:type="dxa"/>
            <w:bottom w:w="0" w:type="dxa"/>
            <w:right w:w="108" w:type="dxa"/>
          </w:tblCellMar>
        </w:tblPrEx>
        <w:trPr>
          <w:cantSplit/>
          <w:trHeight w:val="96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5.油漆：采用环保水性漆（包括底漆和面漆），三底两面工艺，经防虫、防腐等化学处理；采用的水性面漆和水性底漆，进行封闭/开放涂装+黑砂面漆，采用三底两面工艺。油漆表面无尘粒、气泡、渣点、边缘及立面无流挂等现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139700</wp:posOffset>
                  </wp:positionH>
                  <wp:positionV relativeFrom="paragraph">
                    <wp:posOffset>838200</wp:posOffset>
                  </wp:positionV>
                  <wp:extent cx="723900" cy="330200"/>
                  <wp:effectExtent l="0" t="0" r="0" b="12700"/>
                  <wp:wrapNone/>
                  <wp:docPr id="145" name="_x0000_s1599"/>
                  <wp:cNvGraphicFramePr/>
                  <a:graphic xmlns:a="http://schemas.openxmlformats.org/drawingml/2006/main">
                    <a:graphicData uri="http://schemas.openxmlformats.org/drawingml/2006/picture">
                      <pic:pic xmlns:pic="http://schemas.openxmlformats.org/drawingml/2006/picture">
                        <pic:nvPicPr>
                          <pic:cNvPr id="145" name="_x0000_s1599"/>
                          <pic:cNvPicPr/>
                        </pic:nvPicPr>
                        <pic:blipFill>
                          <a:blip r:embed="rId142"/>
                          <a:stretch>
                            <a:fillRect/>
                          </a:stretch>
                        </pic:blipFill>
                        <pic:spPr>
                          <a:xfrm>
                            <a:off x="0" y="0"/>
                            <a:ext cx="723900" cy="330200"/>
                          </a:xfrm>
                          <a:prstGeom prst="rect">
                            <a:avLst/>
                          </a:prstGeom>
                        </pic:spPr>
                      </pic:pic>
                    </a:graphicData>
                  </a:graphic>
                </wp:anchor>
              </w:drawing>
            </w:r>
            <w:r>
              <w:rPr>
                <w:rFonts w:hint="eastAsia" w:ascii="宋体" w:hAnsi="宋体" w:eastAsia="宋体" w:cs="宋体"/>
                <w:color w:val="000000"/>
                <w:kern w:val="0"/>
                <w:sz w:val="21"/>
                <w:szCs w:val="21"/>
                <w:lang w:bidi="ar"/>
              </w:rPr>
              <w:t>弧形沙发</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规格：（4100W+2200D*H420/720）mm±10mm</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1.材质：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1.1、框架：采用优质实木+实木多层板，具有硬度高，密度大，承受力强，选材无结疤，腐朽等现象。</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1.2、面料：医用抑菌皮面料。</w:t>
            </w:r>
          </w:p>
        </w:tc>
      </w:tr>
      <w:tr>
        <w:tblPrEx>
          <w:tblCellMar>
            <w:top w:w="0" w:type="dxa"/>
            <w:left w:w="108" w:type="dxa"/>
            <w:bottom w:w="0" w:type="dxa"/>
            <w:right w:w="108" w:type="dxa"/>
          </w:tblCellMar>
        </w:tblPrEx>
        <w:trPr>
          <w:cantSplit/>
          <w:trHeight w:val="120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1.3、海绵：采用优质高弹海绵。座面密度≥30kg/m³,其他部位密度≥25kg/m³，海绵回弹力≥35%，能均匀承托负重，在长期负重状态下性能保持良好，反复坐压不变形、不塌陷。实木内框架，结合高强度S形弹簧，弹力大，强度高，韧性好，不易变形，尼龙绷带软硬适中回弹性好，达到坐感舒适柔软效果。</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异形接待茶几</w:t>
            </w: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1.规格：定制</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1.材质：</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2.1、台面采用白蜡木直拼板加工成型，用于直拼的实木宽度不低于60mm，厚度不低于15mm。水基型胶粘剂</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2.2、脚架：采用白蜡木原木方加工成型；</w:t>
            </w:r>
          </w:p>
        </w:tc>
      </w:tr>
      <w:tr>
        <w:tblPrEx>
          <w:tblCellMar>
            <w:top w:w="0" w:type="dxa"/>
            <w:left w:w="108" w:type="dxa"/>
            <w:bottom w:w="0" w:type="dxa"/>
            <w:right w:w="108" w:type="dxa"/>
          </w:tblCellMar>
        </w:tblPrEx>
        <w:trPr>
          <w:cantSplit/>
          <w:trHeight w:val="144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i w:val="0"/>
                <w:iCs w:val="0"/>
                <w:color w:val="000000"/>
                <w:kern w:val="0"/>
                <w:sz w:val="21"/>
                <w:szCs w:val="21"/>
                <w:highlight w:val="none"/>
                <w:u w:val="none"/>
                <w:bdr w:val="single" w:color="000000" w:sz="4" w:space="0"/>
                <w:lang w:val="en-US" w:eastAsia="zh-CN"/>
              </w:rPr>
              <w:drawing>
                <wp:anchor distT="0" distB="0" distL="114300" distR="114300" simplePos="0" relativeHeight="251682816" behindDoc="1" locked="0" layoutInCell="1" allowOverlap="1">
                  <wp:simplePos x="0" y="0"/>
                  <wp:positionH relativeFrom="column">
                    <wp:posOffset>-1003300</wp:posOffset>
                  </wp:positionH>
                  <wp:positionV relativeFrom="paragraph">
                    <wp:posOffset>546735</wp:posOffset>
                  </wp:positionV>
                  <wp:extent cx="723900" cy="368300"/>
                  <wp:effectExtent l="0" t="0" r="0" b="12700"/>
                  <wp:wrapNone/>
                  <wp:docPr id="149" name="图片_149"/>
                  <wp:cNvGraphicFramePr/>
                  <a:graphic xmlns:a="http://schemas.openxmlformats.org/drawingml/2006/main">
                    <a:graphicData uri="http://schemas.openxmlformats.org/drawingml/2006/picture">
                      <pic:pic xmlns:pic="http://schemas.openxmlformats.org/drawingml/2006/picture">
                        <pic:nvPicPr>
                          <pic:cNvPr id="149" name="图片_149"/>
                          <pic:cNvPicPr/>
                        </pic:nvPicPr>
                        <pic:blipFill>
                          <a:blip r:embed="rId143"/>
                          <a:stretch>
                            <a:fillRect/>
                          </a:stretch>
                        </pic:blipFill>
                        <pic:spPr>
                          <a:xfrm>
                            <a:off x="0" y="0"/>
                            <a:ext cx="723900" cy="368300"/>
                          </a:xfrm>
                          <a:prstGeom prst="rect">
                            <a:avLst/>
                          </a:prstGeom>
                          <a:noFill/>
                          <a:ln>
                            <a:noFill/>
                          </a:ln>
                        </pic:spPr>
                      </pic:pic>
                    </a:graphicData>
                  </a:graphic>
                </wp:anchor>
              </w:drawing>
            </w:r>
            <w:r>
              <w:rPr>
                <w:rFonts w:hint="eastAsia" w:ascii="宋体" w:hAnsi="宋体" w:eastAsia="宋体" w:cs="宋体"/>
                <w:i w:val="0"/>
                <w:iCs w:val="0"/>
                <w:color w:val="000000"/>
                <w:kern w:val="0"/>
                <w:sz w:val="21"/>
                <w:szCs w:val="21"/>
                <w:highlight w:val="none"/>
                <w:u w:val="none"/>
                <w:lang w:val="en-US" w:eastAsia="zh-CN"/>
              </w:rPr>
              <w:t>2.3、采用环保水性漆（包括底漆和面漆），三底两面工艺，经防虫、防腐等化学处理；油漆表面无尘粒、气泡、渣点、边缘及立面无流挂等现象。水性漆的重金属元素含量（包括铅、镉、六价铬、汞、砷、钡、硒、锑、钴）均未检出；VOC含量、甲醛含量、乙二醇醚及醚酯总和含量、苯系物总和含量、烷基酚聚氧乙烯醚总和含量均符合GB 18581-2020、GB/T 35602-2017标准要求。</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keepNext w:val="0"/>
              <w:keepLines w:val="0"/>
              <w:widowControl/>
              <w:suppressLineNumbers w:val="0"/>
              <w:jc w:val="left"/>
              <w:textAlignment w:val="center"/>
              <w:rPr>
                <w:rFonts w:hint="eastAsia" w:ascii="宋体" w:hAnsi="宋体" w:eastAsia="宋体" w:cs="宋体"/>
                <w:color w:val="000000"/>
                <w:kern w:val="0"/>
                <w:sz w:val="21"/>
                <w:szCs w:val="21"/>
                <w:lang w:bidi="ar"/>
              </w:rPr>
            </w:pPr>
            <w:r>
              <w:rPr>
                <w:rFonts w:hint="eastAsia" w:ascii="宋体" w:hAnsi="宋体" w:eastAsia="宋体" w:cs="宋体"/>
                <w:i w:val="0"/>
                <w:iCs w:val="0"/>
                <w:color w:val="000000"/>
                <w:kern w:val="0"/>
                <w:sz w:val="21"/>
                <w:szCs w:val="21"/>
                <w:highlight w:val="none"/>
                <w:u w:val="none"/>
                <w:lang w:val="en-US" w:eastAsia="zh-CN"/>
              </w:rPr>
              <w:t>3.结构：脚架与台面连接牢固，不晃动，脚架底部配有防滑耐磨脚垫。根据采购方需求进行深化设计。</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203200</wp:posOffset>
                  </wp:positionH>
                  <wp:positionV relativeFrom="paragraph">
                    <wp:posOffset>342900</wp:posOffset>
                  </wp:positionV>
                  <wp:extent cx="520700" cy="444500"/>
                  <wp:effectExtent l="0" t="0" r="12700" b="12700"/>
                  <wp:wrapNone/>
                  <wp:docPr id="147" name="_x0000_s1608"/>
                  <wp:cNvGraphicFramePr/>
                  <a:graphic xmlns:a="http://schemas.openxmlformats.org/drawingml/2006/main">
                    <a:graphicData uri="http://schemas.openxmlformats.org/drawingml/2006/picture">
                      <pic:pic xmlns:pic="http://schemas.openxmlformats.org/drawingml/2006/picture">
                        <pic:nvPicPr>
                          <pic:cNvPr id="147" name="_x0000_s1608"/>
                          <pic:cNvPicPr/>
                        </pic:nvPicPr>
                        <pic:blipFill>
                          <a:blip r:embed="rId144"/>
                          <a:stretch>
                            <a:fillRect/>
                          </a:stretch>
                        </pic:blipFill>
                        <pic:spPr>
                          <a:xfrm>
                            <a:off x="0" y="0"/>
                            <a:ext cx="520700" cy="444500"/>
                          </a:xfrm>
                          <a:prstGeom prst="rect">
                            <a:avLst/>
                          </a:prstGeom>
                        </pic:spPr>
                      </pic:pic>
                    </a:graphicData>
                  </a:graphic>
                </wp:anchor>
              </w:drawing>
            </w:r>
            <w:r>
              <w:rPr>
                <w:rFonts w:hint="eastAsia" w:ascii="宋体" w:hAnsi="宋体" w:eastAsia="宋体" w:cs="宋体"/>
                <w:color w:val="000000"/>
                <w:kern w:val="0"/>
                <w:sz w:val="21"/>
                <w:szCs w:val="21"/>
                <w:lang w:bidi="ar"/>
              </w:rPr>
              <w:t>遮阳伞</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规格：常规</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1.材质：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1.1、面料：采用可防紫外线、防晒、防水、防老化的涤纶布</w:t>
            </w:r>
          </w:p>
        </w:tc>
      </w:tr>
      <w:tr>
        <w:tblPrEx>
          <w:tblCellMar>
            <w:top w:w="0" w:type="dxa"/>
            <w:left w:w="108" w:type="dxa"/>
            <w:bottom w:w="0" w:type="dxa"/>
            <w:right w:w="108" w:type="dxa"/>
          </w:tblCellMar>
        </w:tblPrEx>
        <w:trPr>
          <w:cantSplit/>
          <w:trHeight w:val="4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1.2、伞架：采用高强度铝合金骨架，其支撑柱≥80mm，支撑斜杆为60mm，伞骨为35mm，表面处理为阳极氧化处理。</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1.3、底座：采用塑料外框，可注水和沙；底座有滑轮可移动。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val="en-US" w:eastAsia="zh-CN" w:bidi="ar"/>
              </w:rPr>
              <w:t>2.功能：手动调节功能，伞可升降，可收纳。</w:t>
            </w:r>
          </w:p>
        </w:tc>
      </w:tr>
      <w:tr>
        <w:tblPrEx>
          <w:tblCellMar>
            <w:top w:w="0" w:type="dxa"/>
            <w:left w:w="108" w:type="dxa"/>
            <w:bottom w:w="0" w:type="dxa"/>
            <w:right w:w="108" w:type="dxa"/>
          </w:tblCellMar>
        </w:tblPrEx>
        <w:trPr>
          <w:cantSplit/>
          <w:trHeight w:val="280" w:hRule="atLeast"/>
        </w:trPr>
        <w:tc>
          <w:tcPr>
            <w:tcW w:w="726" w:type="dxa"/>
            <w:vMerge w:val="restart"/>
            <w:tcBorders>
              <w:top w:val="single" w:color="auto" w:sz="4" w:space="0"/>
              <w:left w:val="single" w:color="auto" w:sz="4" w:space="0"/>
              <w:bottom w:val="single" w:color="auto" w:sz="4" w:space="0"/>
              <w:right w:val="single" w:color="auto" w:sz="4" w:space="0"/>
            </w:tcBorders>
            <w:vAlign w:val="center"/>
          </w:tcPr>
          <w:p>
            <w:pPr>
              <w:widowControl/>
              <w:numPr>
                <w:ilvl w:val="0"/>
                <w:numId w:val="9"/>
              </w:numPr>
              <w:ind w:left="425" w:leftChars="0" w:hanging="425" w:firstLineChars="0"/>
              <w:jc w:val="center"/>
              <w:rPr>
                <w:rFonts w:hint="eastAsia" w:ascii="宋体" w:hAnsi="宋体" w:eastAsia="宋体" w:cs="宋体"/>
                <w:color w:val="000000"/>
                <w:sz w:val="21"/>
                <w:szCs w:val="21"/>
              </w:rPr>
            </w:pPr>
          </w:p>
        </w:tc>
        <w:tc>
          <w:tcPr>
            <w:tcW w:w="1889" w:type="dxa"/>
            <w:vMerge w:val="restart"/>
            <w:tcBorders>
              <w:top w:val="single" w:color="auto" w:sz="4" w:space="0"/>
              <w:left w:val="single" w:color="auto" w:sz="4" w:space="0"/>
              <w:bottom w:val="single" w:color="auto" w:sz="4" w:space="0"/>
              <w:right w:val="single" w:color="auto" w:sz="4" w:space="0"/>
            </w:tcBorders>
            <w:vAlign w:val="top"/>
          </w:tcPr>
          <w:p>
            <w:pPr>
              <w:widowControl/>
              <w:jc w:val="center"/>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钢琴地台</w:t>
            </w: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lang w:bidi="ar"/>
              </w:rPr>
            </w:pPr>
            <w:r>
              <w:rPr>
                <w:rFonts w:hint="eastAsia" w:ascii="宋体" w:hAnsi="宋体" w:eastAsia="宋体" w:cs="宋体"/>
                <w:color w:val="000000"/>
                <w:kern w:val="0"/>
                <w:sz w:val="21"/>
                <w:szCs w:val="21"/>
                <w:lang w:bidi="ar"/>
              </w:rPr>
              <w:t>1. 规格：（尺寸3200mm*H160mm）±10%</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00"/>
                <w:kern w:val="0"/>
                <w:sz w:val="21"/>
                <w:szCs w:val="21"/>
                <w:bdr w:val="single" w:color="000000" w:sz="4" w:space="0"/>
                <w:lang w:bidi="ar"/>
              </w:rPr>
            </w:pPr>
            <w:r>
              <w:rPr>
                <w:rFonts w:hint="eastAsia" w:ascii="宋体" w:hAnsi="宋体" w:eastAsia="宋体" w:cs="宋体"/>
                <w:color w:val="000000"/>
                <w:kern w:val="0"/>
                <w:sz w:val="21"/>
                <w:szCs w:val="21"/>
                <w:bdr w:val="single" w:color="000000" w:sz="4" w:space="0"/>
                <w:lang w:bidi="ar"/>
              </w:rPr>
              <w:drawing>
                <wp:anchor distT="0" distB="0" distL="0" distR="0" simplePos="0" relativeHeight="251660288" behindDoc="0" locked="0" layoutInCell="1" allowOverlap="1">
                  <wp:simplePos x="0" y="0"/>
                  <wp:positionH relativeFrom="column">
                    <wp:posOffset>-944880</wp:posOffset>
                  </wp:positionH>
                  <wp:positionV relativeFrom="paragraph">
                    <wp:posOffset>110490</wp:posOffset>
                  </wp:positionV>
                  <wp:extent cx="495300" cy="247650"/>
                  <wp:effectExtent l="0" t="0" r="0" b="0"/>
                  <wp:wrapNone/>
                  <wp:docPr id="148" name="_x0000_s1609"/>
                  <wp:cNvGraphicFramePr/>
                  <a:graphic xmlns:a="http://schemas.openxmlformats.org/drawingml/2006/main">
                    <a:graphicData uri="http://schemas.openxmlformats.org/drawingml/2006/picture">
                      <pic:pic xmlns:pic="http://schemas.openxmlformats.org/drawingml/2006/picture">
                        <pic:nvPicPr>
                          <pic:cNvPr id="148" name="_x0000_s1609"/>
                          <pic:cNvPicPr/>
                        </pic:nvPicPr>
                        <pic:blipFill>
                          <a:blip r:embed="rId145"/>
                          <a:stretch>
                            <a:fillRect/>
                          </a:stretch>
                        </pic:blipFill>
                        <pic:spPr>
                          <a:xfrm>
                            <a:off x="0" y="0"/>
                            <a:ext cx="495300" cy="247650"/>
                          </a:xfrm>
                          <a:prstGeom prst="rect">
                            <a:avLst/>
                          </a:prstGeom>
                        </pic:spPr>
                      </pic:pic>
                    </a:graphicData>
                  </a:graphic>
                </wp:anchor>
              </w:drawing>
            </w:r>
            <w:r>
              <w:rPr>
                <w:rFonts w:hint="eastAsia" w:ascii="宋体" w:hAnsi="宋体" w:eastAsia="宋体" w:cs="宋体"/>
                <w:color w:val="000000"/>
                <w:kern w:val="0"/>
                <w:sz w:val="21"/>
                <w:szCs w:val="21"/>
                <w:lang w:bidi="ar"/>
              </w:rPr>
              <w:t>2. 材质：底座材质采用钢架结构，表面材质可选铺木地板或石材等其他材质。</w:t>
            </w:r>
          </w:p>
        </w:tc>
      </w:tr>
      <w:tr>
        <w:tblPrEx>
          <w:tblCellMar>
            <w:top w:w="0" w:type="dxa"/>
            <w:left w:w="108" w:type="dxa"/>
            <w:bottom w:w="0" w:type="dxa"/>
            <w:right w:w="108" w:type="dxa"/>
          </w:tblCellMar>
        </w:tblPrEx>
        <w:trPr>
          <w:cantSplit/>
          <w:trHeight w:val="280" w:hRule="atLeast"/>
        </w:trPr>
        <w:tc>
          <w:tcPr>
            <w:tcW w:w="726" w:type="dxa"/>
            <w:vMerge w:val="continue"/>
            <w:tcBorders>
              <w:top w:val="single" w:color="auto" w:sz="4" w:space="0"/>
              <w:left w:val="single" w:color="auto" w:sz="4" w:space="0"/>
              <w:bottom w:val="single" w:color="auto" w:sz="4" w:space="0"/>
              <w:right w:val="single" w:color="auto" w:sz="4" w:space="0"/>
            </w:tcBorders>
            <w:vAlign w:val="center"/>
          </w:tcPr>
          <w:p>
            <w:pPr>
              <w:jc w:val="center"/>
              <w:rPr>
                <w:rFonts w:hint="eastAsia" w:ascii="宋体" w:hAnsi="宋体" w:eastAsia="宋体" w:cs="宋体"/>
                <w:color w:val="000000"/>
                <w:sz w:val="21"/>
                <w:szCs w:val="21"/>
              </w:rPr>
            </w:pPr>
          </w:p>
        </w:tc>
        <w:tc>
          <w:tcPr>
            <w:tcW w:w="1889" w:type="dxa"/>
            <w:vMerge w:val="continue"/>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color w:val="000000"/>
                <w:sz w:val="21"/>
                <w:szCs w:val="21"/>
              </w:rPr>
            </w:pPr>
          </w:p>
        </w:tc>
        <w:tc>
          <w:tcPr>
            <w:tcW w:w="7420" w:type="dxa"/>
            <w:tcBorders>
              <w:top w:val="single" w:color="auto" w:sz="4" w:space="0"/>
              <w:left w:val="single" w:color="auto" w:sz="4" w:space="0"/>
              <w:bottom w:val="single" w:color="auto" w:sz="4" w:space="0"/>
              <w:right w:val="single" w:color="auto" w:sz="4" w:space="0"/>
            </w:tcBorders>
            <w:vAlign w:val="center"/>
          </w:tcPr>
          <w:p>
            <w:pPr>
              <w:widowControl/>
              <w:jc w:val="left"/>
              <w:rPr>
                <w:rFonts w:hint="eastAsia" w:ascii="宋体" w:hAnsi="宋体" w:eastAsia="宋体" w:cs="宋体"/>
                <w:color w:val="0000FF"/>
                <w:kern w:val="0"/>
                <w:sz w:val="21"/>
                <w:szCs w:val="21"/>
                <w:lang w:bidi="ar"/>
              </w:rPr>
            </w:pPr>
            <w:r>
              <w:rPr>
                <w:rFonts w:hint="eastAsia" w:ascii="宋体" w:hAnsi="宋体" w:eastAsia="宋体" w:cs="宋体"/>
                <w:color w:val="0000FF"/>
                <w:kern w:val="0"/>
                <w:sz w:val="21"/>
                <w:szCs w:val="21"/>
                <w:lang w:bidi="ar"/>
              </w:rPr>
              <w:t>（后期根据要求进行深化款式及结构）</w:t>
            </w:r>
          </w:p>
        </w:tc>
      </w:tr>
    </w:tbl>
    <w:p>
      <w:pPr>
        <w:rPr>
          <w:b/>
          <w:szCs w:val="21"/>
          <w:highlight w:val="none"/>
        </w:rPr>
      </w:pPr>
    </w:p>
    <w:p>
      <w:pPr>
        <w:rPr>
          <w:b/>
          <w:szCs w:val="21"/>
          <w:highlight w:val="none"/>
        </w:rPr>
      </w:pPr>
    </w:p>
    <w:p>
      <w:pPr>
        <w:pStyle w:val="5"/>
        <w:spacing w:before="120" w:beforeLines="50" w:after="120" w:afterLines="50"/>
        <w:rPr>
          <w:sz w:val="28"/>
          <w:szCs w:val="28"/>
          <w:highlight w:val="none"/>
        </w:rPr>
      </w:pPr>
      <w:r>
        <w:rPr>
          <w:rFonts w:hint="eastAsia"/>
          <w:sz w:val="28"/>
          <w:szCs w:val="28"/>
          <w:highlight w:val="none"/>
        </w:rPr>
        <w:t>五、商务要求</w:t>
      </w:r>
    </w:p>
    <w:p>
      <w:pPr>
        <w:ind w:firstLine="422" w:firstLineChars="200"/>
        <w:rPr>
          <w:b/>
          <w:highlight w:val="none"/>
        </w:rPr>
      </w:pPr>
      <w:r>
        <w:rPr>
          <w:rFonts w:hint="eastAsia"/>
          <w:b/>
          <w:szCs w:val="21"/>
          <w:highlight w:val="none"/>
        </w:rPr>
        <w:t>说明：</w:t>
      </w:r>
      <w:r>
        <w:rPr>
          <w:b/>
          <w:highlight w:val="none"/>
        </w:rPr>
        <w:t>1</w:t>
      </w:r>
      <w:r>
        <w:rPr>
          <w:rFonts w:hint="eastAsia"/>
          <w:b/>
          <w:highlight w:val="none"/>
        </w:rPr>
        <w:t>、评分时，如对一项招标商务要求（以划分框为准）中的内容存在两处（或以上）负偏离的，在评分时只作一项负偏离扣分。</w:t>
      </w:r>
    </w:p>
    <w:p>
      <w:pPr>
        <w:ind w:firstLine="422" w:firstLineChars="200"/>
        <w:rPr>
          <w:b/>
          <w:szCs w:val="21"/>
          <w:highlight w:val="none"/>
        </w:rPr>
      </w:pPr>
      <w:r>
        <w:rPr>
          <w:b/>
          <w:szCs w:val="21"/>
          <w:highlight w:val="none"/>
        </w:rPr>
        <w:t>2</w:t>
      </w:r>
      <w:r>
        <w:rPr>
          <w:rFonts w:hint="eastAsia"/>
          <w:b/>
          <w:szCs w:val="21"/>
          <w:highlight w:val="none"/>
        </w:rPr>
        <w:t>、带★号条款为不可偏离条款，不作为评分准则中的评分内容</w:t>
      </w:r>
      <w:r>
        <w:rPr>
          <w:rFonts w:hint="eastAsia"/>
          <w:b/>
          <w:szCs w:val="21"/>
          <w:highlight w:val="none"/>
          <w:lang w:eastAsia="zh-CN"/>
        </w:rPr>
        <w:t>，</w:t>
      </w:r>
      <w:r>
        <w:rPr>
          <w:rFonts w:hint="eastAsia"/>
          <w:b/>
          <w:szCs w:val="21"/>
          <w:highlight w:val="none"/>
        </w:rPr>
        <w:t>如未响应或出现负偏离的，将作投标无效处理；带“</w:t>
      </w:r>
      <w:r>
        <w:rPr>
          <w:highlight w:val="none"/>
        </w:rPr>
        <w:t>▲</w:t>
      </w:r>
      <w:r>
        <w:rPr>
          <w:rFonts w:hint="eastAsia"/>
          <w:b/>
          <w:szCs w:val="21"/>
          <w:highlight w:val="none"/>
        </w:rPr>
        <w:t>”指标项为重要参数，负偏离时依相关评分准则内容作重点扣分处理。</w:t>
      </w:r>
    </w:p>
    <w:tbl>
      <w:tblPr>
        <w:tblStyle w:val="43"/>
        <w:tblW w:w="882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1544"/>
        <w:gridCol w:w="6436"/>
        <w:tblGridChange w:id="167">
          <w:tblGrid>
            <w:gridCol w:w="840"/>
            <w:gridCol w:w="1544"/>
            <w:gridCol w:w="6436"/>
          </w:tblGrid>
        </w:tblGridChange>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0" w:type="dxa"/>
            <w:vAlign w:val="center"/>
          </w:tcPr>
          <w:p>
            <w:pPr>
              <w:jc w:val="center"/>
              <w:rPr>
                <w:b/>
                <w:highlight w:val="none"/>
              </w:rPr>
            </w:pPr>
            <w:r>
              <w:rPr>
                <w:rFonts w:hint="eastAsia"/>
                <w:b/>
                <w:highlight w:val="none"/>
              </w:rPr>
              <w:t>序号</w:t>
            </w:r>
          </w:p>
        </w:tc>
        <w:tc>
          <w:tcPr>
            <w:tcW w:w="1544" w:type="dxa"/>
            <w:vAlign w:val="center"/>
          </w:tcPr>
          <w:p>
            <w:pPr>
              <w:jc w:val="center"/>
              <w:rPr>
                <w:b/>
                <w:highlight w:val="none"/>
              </w:rPr>
            </w:pPr>
            <w:r>
              <w:rPr>
                <w:rFonts w:hint="eastAsia"/>
                <w:b/>
                <w:highlight w:val="none"/>
              </w:rPr>
              <w:t>商务需求项</w:t>
            </w:r>
          </w:p>
        </w:tc>
        <w:tc>
          <w:tcPr>
            <w:tcW w:w="6436" w:type="dxa"/>
            <w:vAlign w:val="center"/>
          </w:tcPr>
          <w:p>
            <w:pPr>
              <w:jc w:val="center"/>
              <w:rPr>
                <w:b/>
                <w:highlight w:val="none"/>
              </w:rPr>
            </w:pPr>
            <w:r>
              <w:rPr>
                <w:rFonts w:hint="eastAsia"/>
                <w:b/>
                <w:highlight w:val="none"/>
              </w:rPr>
              <w:t>招标商务要求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820" w:type="dxa"/>
            <w:gridSpan w:val="3"/>
          </w:tcPr>
          <w:p>
            <w:pPr>
              <w:rPr>
                <w:b/>
                <w:highlight w:val="none"/>
              </w:rPr>
            </w:pPr>
            <w:r>
              <w:rPr>
                <w:rFonts w:hint="eastAsia"/>
                <w:b/>
                <w:highlight w:val="none"/>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840" w:type="dxa"/>
            <w:vAlign w:val="center"/>
          </w:tcPr>
          <w:p>
            <w:pPr>
              <w:spacing w:line="460" w:lineRule="atLeast"/>
              <w:jc w:val="center"/>
              <w:rPr>
                <w:bCs/>
                <w:highlight w:val="none"/>
              </w:rPr>
            </w:pPr>
            <w:r>
              <w:rPr>
                <w:rFonts w:hint="eastAsia" w:ascii="宋体" w:hAnsi="宋体"/>
                <w:b/>
                <w:szCs w:val="21"/>
              </w:rPr>
              <w:t>1</w:t>
            </w:r>
          </w:p>
        </w:tc>
        <w:tc>
          <w:tcPr>
            <w:tcW w:w="1544" w:type="dxa"/>
            <w:vAlign w:val="center"/>
          </w:tcPr>
          <w:p>
            <w:pPr>
              <w:spacing w:line="460" w:lineRule="atLeast"/>
              <w:jc w:val="center"/>
              <w:rPr>
                <w:highlight w:val="none"/>
              </w:rPr>
            </w:pPr>
            <w:r>
              <w:rPr>
                <w:rFonts w:hint="eastAsia" w:ascii="宋体" w:hAnsi="宋体"/>
                <w:kern w:val="0"/>
                <w:szCs w:val="21"/>
              </w:rPr>
              <w:t>★</w:t>
            </w:r>
            <w:r>
              <w:rPr>
                <w:rFonts w:hint="eastAsia" w:ascii="宋体" w:hAnsi="宋体"/>
                <w:szCs w:val="21"/>
              </w:rPr>
              <w:t>免费质保期</w:t>
            </w:r>
          </w:p>
        </w:tc>
        <w:tc>
          <w:tcPr>
            <w:tcW w:w="6436" w:type="dxa"/>
            <w:vAlign w:val="center"/>
          </w:tcPr>
          <w:p>
            <w:pPr>
              <w:pStyle w:val="477"/>
              <w:tabs>
                <w:tab w:val="left" w:pos="2944"/>
              </w:tabs>
              <w:spacing w:before="53"/>
              <w:ind w:left="107" w:leftChars="0" w:right="-15" w:rightChars="0"/>
              <w:rPr>
                <w:b/>
                <w:highlight w:val="none"/>
              </w:rPr>
            </w:pPr>
            <w:r>
              <w:rPr>
                <w:rFonts w:hint="eastAsia"/>
                <w:bCs/>
                <w:szCs w:val="21"/>
              </w:rPr>
              <w:t>货物</w:t>
            </w:r>
            <w:r>
              <w:rPr>
                <w:rFonts w:hint="eastAsia"/>
                <w:szCs w:val="21"/>
              </w:rPr>
              <w:t>免费质保期</w:t>
            </w:r>
            <w:r>
              <w:rPr>
                <w:rFonts w:hint="eastAsia"/>
                <w:bCs/>
                <w:szCs w:val="21"/>
                <w:u w:val="single"/>
              </w:rPr>
              <w:t xml:space="preserve">  </w:t>
            </w:r>
            <w:r>
              <w:rPr>
                <w:rFonts w:hint="eastAsia"/>
                <w:bCs/>
                <w:szCs w:val="21"/>
                <w:u w:val="single"/>
                <w:lang w:val="en-US" w:eastAsia="zh-CN"/>
              </w:rPr>
              <w:t xml:space="preserve">5 </w:t>
            </w:r>
            <w:r>
              <w:rPr>
                <w:rFonts w:hint="eastAsia"/>
                <w:bCs/>
                <w:szCs w:val="21"/>
                <w:u w:val="single"/>
              </w:rPr>
              <w:t xml:space="preserve"> </w:t>
            </w:r>
            <w:r>
              <w:rPr>
                <w:rFonts w:hint="eastAsia"/>
                <w:bCs/>
                <w:szCs w:val="21"/>
              </w:rPr>
              <w:t>年，时间自最终验收合格并交付使用之日起计算。</w:t>
            </w:r>
            <w:r>
              <w:t>中标</w:t>
            </w:r>
            <w:r>
              <w:rPr>
                <w:spacing w:val="-3"/>
              </w:rPr>
              <w:t>人</w:t>
            </w:r>
            <w:r>
              <w:t>向</w:t>
            </w:r>
            <w:r>
              <w:rPr>
                <w:spacing w:val="-3"/>
              </w:rPr>
              <w:t>采</w:t>
            </w:r>
            <w:r>
              <w:t>购</w:t>
            </w:r>
            <w:r>
              <w:rPr>
                <w:spacing w:val="-3"/>
              </w:rPr>
              <w:t>人</w:t>
            </w:r>
            <w:r>
              <w:t>提</w:t>
            </w:r>
            <w:r>
              <w:rPr>
                <w:spacing w:val="-3"/>
              </w:rPr>
              <w:t>供上</w:t>
            </w:r>
            <w:r>
              <w:t>门免</w:t>
            </w:r>
            <w:r>
              <w:rPr>
                <w:spacing w:val="-3"/>
              </w:rPr>
              <w:t>费</w:t>
            </w:r>
            <w:r>
              <w:rPr>
                <w:rFonts w:hint="eastAsia"/>
                <w:spacing w:val="-3"/>
              </w:rPr>
              <w:t>质</w:t>
            </w:r>
            <w:r>
              <w:rPr>
                <w:spacing w:val="-3"/>
              </w:rPr>
              <w:t>保服</w:t>
            </w:r>
            <w:r>
              <w:t>务</w:t>
            </w:r>
            <w:r>
              <w:rPr>
                <w:rFonts w:hint="eastAsia"/>
              </w:rPr>
              <w:t>和</w:t>
            </w:r>
            <w:r>
              <w:t>技</w:t>
            </w:r>
            <w:r>
              <w:rPr>
                <w:spacing w:val="-3"/>
              </w:rPr>
              <w:t>术</w:t>
            </w:r>
            <w:r>
              <w:t>支</w:t>
            </w:r>
            <w:r>
              <w:rPr>
                <w:spacing w:val="-3"/>
              </w:rPr>
              <w:t>持</w:t>
            </w:r>
            <w:r>
              <w:rPr>
                <w:rFonts w:hint="eastAsia"/>
                <w:spacing w:val="-3"/>
              </w:rPr>
              <w:t>。</w:t>
            </w:r>
            <w:r>
              <w:t>免</w:t>
            </w:r>
            <w:r>
              <w:rPr>
                <w:spacing w:val="-3"/>
              </w:rPr>
              <w:t>费</w:t>
            </w:r>
            <w:r>
              <w:rPr>
                <w:rFonts w:hint="eastAsia"/>
                <w:spacing w:val="-3"/>
              </w:rPr>
              <w:t>质</w:t>
            </w:r>
            <w:r>
              <w:rPr>
                <w:spacing w:val="-3"/>
              </w:rPr>
              <w:t>保</w:t>
            </w:r>
            <w:r>
              <w:t>期</w:t>
            </w:r>
            <w:r>
              <w:rPr>
                <w:spacing w:val="-3"/>
              </w:rPr>
              <w:t>内</w:t>
            </w:r>
            <w:r>
              <w:t>， 所有货物保修</w:t>
            </w:r>
            <w:r>
              <w:rPr>
                <w:spacing w:val="4"/>
              </w:rPr>
              <w:t>服</w:t>
            </w:r>
            <w:r>
              <w:t>务方式均为中标人派员</w:t>
            </w:r>
            <w:r>
              <w:rPr>
                <w:spacing w:val="4"/>
              </w:rPr>
              <w:t>到</w:t>
            </w:r>
            <w:r>
              <w:t>用户货物使</w:t>
            </w:r>
            <w:r>
              <w:rPr>
                <w:spacing w:val="4"/>
              </w:rPr>
              <w:t>用</w:t>
            </w:r>
            <w:r>
              <w:t>现场进</w:t>
            </w:r>
            <w:r>
              <w:rPr>
                <w:spacing w:val="-3"/>
              </w:rPr>
              <w:t>行</w:t>
            </w:r>
            <w:r>
              <w:t>保</w:t>
            </w:r>
            <w:r>
              <w:rPr>
                <w:spacing w:val="-3"/>
              </w:rPr>
              <w:t>修</w:t>
            </w:r>
            <w:r>
              <w:rPr>
                <w:spacing w:val="-60"/>
              </w:rPr>
              <w:t>，</w:t>
            </w:r>
            <w:r>
              <w:rPr>
                <w:rFonts w:hint="eastAsia"/>
                <w:spacing w:val="-60"/>
              </w:rPr>
              <w:t>质</w:t>
            </w:r>
            <w:r>
              <w:rPr>
                <w:spacing w:val="-3"/>
              </w:rPr>
              <w:t>保期</w:t>
            </w:r>
            <w:r>
              <w:t>内</w:t>
            </w:r>
            <w:r>
              <w:rPr>
                <w:spacing w:val="-3"/>
              </w:rPr>
              <w:t>产</w:t>
            </w:r>
            <w:r>
              <w:t>生的</w:t>
            </w:r>
            <w:r>
              <w:rPr>
                <w:spacing w:val="-3"/>
              </w:rPr>
              <w:t>一</w:t>
            </w:r>
            <w:r>
              <w:t>切</w:t>
            </w:r>
            <w:r>
              <w:rPr>
                <w:spacing w:val="-3"/>
              </w:rPr>
              <w:t>费</w:t>
            </w:r>
            <w:r>
              <w:t>用</w:t>
            </w:r>
            <w:r>
              <w:rPr>
                <w:spacing w:val="-3"/>
              </w:rPr>
              <w:t>均</w:t>
            </w:r>
            <w:r>
              <w:t>由</w:t>
            </w:r>
            <w:r>
              <w:rPr>
                <w:spacing w:val="-3"/>
              </w:rPr>
              <w:t>中</w:t>
            </w:r>
            <w:r>
              <w:t>标</w:t>
            </w:r>
            <w:r>
              <w:rPr>
                <w:spacing w:val="-3"/>
              </w:rPr>
              <w:t>人</w:t>
            </w:r>
            <w:r>
              <w:t>承</w:t>
            </w:r>
            <w:r>
              <w:rPr>
                <w:spacing w:val="-60"/>
              </w:rPr>
              <w:t>担</w:t>
            </w:r>
            <w:r>
              <w:rPr>
                <w:spacing w:val="-3"/>
              </w:rPr>
              <w:t>（</w:t>
            </w:r>
            <w:r>
              <w:t>含需要</w:t>
            </w:r>
            <w:r>
              <w:rPr>
                <w:spacing w:val="-3"/>
              </w:rPr>
              <w:t>返</w:t>
            </w:r>
            <w:r>
              <w:t>原</w:t>
            </w:r>
            <w:r>
              <w:rPr>
                <w:spacing w:val="-3"/>
              </w:rPr>
              <w:t>厂</w:t>
            </w:r>
            <w:r>
              <w:t>修</w:t>
            </w:r>
            <w:r>
              <w:rPr>
                <w:spacing w:val="-3"/>
              </w:rPr>
              <w:t>理</w:t>
            </w:r>
            <w:r>
              <w:t>的</w:t>
            </w:r>
            <w:r>
              <w:rPr>
                <w:spacing w:val="-3"/>
              </w:rPr>
              <w:t>所</w:t>
            </w:r>
            <w:r>
              <w:t>有</w:t>
            </w:r>
            <w:r>
              <w:rPr>
                <w:spacing w:val="-3"/>
              </w:rPr>
              <w:t>费</w:t>
            </w:r>
            <w:r>
              <w:t>用</w:t>
            </w:r>
            <w:r>
              <w:rPr>
                <w:spacing w:val="-106"/>
              </w:rPr>
              <w:t>）</w:t>
            </w:r>
            <w:r>
              <w:rPr>
                <w:spacing w:val="-17"/>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 w:hRule="atLeast"/>
        </w:trPr>
        <w:tc>
          <w:tcPr>
            <w:tcW w:w="840" w:type="dxa"/>
            <w:vAlign w:val="center"/>
          </w:tcPr>
          <w:p>
            <w:pPr>
              <w:spacing w:line="460" w:lineRule="atLeast"/>
              <w:jc w:val="center"/>
              <w:rPr>
                <w:szCs w:val="21"/>
                <w:highlight w:val="none"/>
              </w:rPr>
            </w:pPr>
            <w:r>
              <w:rPr>
                <w:rFonts w:hint="eastAsia" w:ascii="宋体" w:hAnsi="宋体"/>
                <w:b/>
                <w:szCs w:val="21"/>
              </w:rPr>
              <w:t>2</w:t>
            </w:r>
          </w:p>
        </w:tc>
        <w:tc>
          <w:tcPr>
            <w:tcW w:w="1544" w:type="dxa"/>
            <w:vAlign w:val="top"/>
          </w:tcPr>
          <w:p>
            <w:pPr>
              <w:spacing w:line="460" w:lineRule="atLeast"/>
              <w:jc w:val="center"/>
              <w:rPr>
                <w:szCs w:val="21"/>
                <w:highlight w:val="none"/>
              </w:rPr>
            </w:pPr>
            <w:r>
              <w:rPr>
                <w:rFonts w:hint="eastAsia" w:ascii="宋体" w:hAnsi="宋体"/>
                <w:szCs w:val="21"/>
              </w:rPr>
              <w:t>维修响应及故障解决时间</w:t>
            </w:r>
          </w:p>
        </w:tc>
        <w:tc>
          <w:tcPr>
            <w:tcW w:w="6436" w:type="dxa"/>
            <w:vAlign w:val="top"/>
          </w:tcPr>
          <w:p>
            <w:pPr>
              <w:rPr>
                <w:b/>
                <w:szCs w:val="21"/>
                <w:highlight w:val="none"/>
              </w:rPr>
            </w:pPr>
            <w:r>
              <w:rPr>
                <w:rFonts w:hint="eastAsia" w:ascii="宋体" w:hAnsi="宋体"/>
                <w:bCs/>
                <w:szCs w:val="21"/>
              </w:rPr>
              <w:t>在</w:t>
            </w:r>
            <w:r>
              <w:rPr>
                <w:rFonts w:hint="eastAsia" w:ascii="宋体" w:hAnsi="宋体"/>
                <w:szCs w:val="21"/>
              </w:rPr>
              <w:t>质保期</w:t>
            </w:r>
            <w:r>
              <w:rPr>
                <w:rFonts w:hint="eastAsia" w:ascii="宋体" w:hAnsi="宋体"/>
                <w:bCs/>
                <w:szCs w:val="21"/>
              </w:rPr>
              <w:t>内，一旦发生质量问题，投标人保证在接到通知</w:t>
            </w:r>
            <w:r>
              <w:rPr>
                <w:rFonts w:hint="eastAsia" w:ascii="宋体" w:hAnsi="宋体"/>
                <w:bCs/>
                <w:szCs w:val="21"/>
                <w:u w:val="single"/>
              </w:rPr>
              <w:t xml:space="preserve"> 24 小时</w:t>
            </w:r>
            <w:r>
              <w:rPr>
                <w:rFonts w:hint="eastAsia" w:ascii="宋体" w:hAnsi="宋体"/>
                <w:bCs/>
                <w:szCs w:val="21"/>
              </w:rPr>
              <w:t>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0" w:type="dxa"/>
            <w:vMerge w:val="restart"/>
            <w:vAlign w:val="center"/>
          </w:tcPr>
          <w:p>
            <w:pPr>
              <w:spacing w:line="460" w:lineRule="atLeast"/>
              <w:jc w:val="center"/>
              <w:rPr>
                <w:b/>
                <w:highlight w:val="none"/>
              </w:rPr>
            </w:pPr>
            <w:r>
              <w:rPr>
                <w:rFonts w:hint="eastAsia" w:ascii="宋体" w:hAnsi="宋体"/>
                <w:b/>
                <w:szCs w:val="21"/>
              </w:rPr>
              <w:t>3</w:t>
            </w:r>
          </w:p>
        </w:tc>
        <w:tc>
          <w:tcPr>
            <w:tcW w:w="1544" w:type="dxa"/>
            <w:vMerge w:val="restart"/>
            <w:vAlign w:val="center"/>
          </w:tcPr>
          <w:p>
            <w:pPr>
              <w:spacing w:line="460" w:lineRule="atLeast"/>
              <w:jc w:val="center"/>
              <w:rPr>
                <w:highlight w:val="none"/>
              </w:rPr>
            </w:pPr>
            <w:r>
              <w:rPr>
                <w:rFonts w:hint="eastAsia" w:ascii="宋体" w:hAnsi="宋体"/>
                <w:szCs w:val="21"/>
              </w:rPr>
              <w:t>售后服务要求</w:t>
            </w:r>
          </w:p>
        </w:tc>
        <w:tc>
          <w:tcPr>
            <w:tcW w:w="6436" w:type="dxa"/>
            <w:vAlign w:val="top"/>
          </w:tcPr>
          <w:p>
            <w:pPr>
              <w:rPr>
                <w:bCs/>
                <w:szCs w:val="21"/>
                <w:highlight w:val="none"/>
              </w:rPr>
            </w:pPr>
            <w:r>
              <w:rPr>
                <w:rFonts w:hint="eastAsia" w:ascii="宋体" w:hAnsi="宋体"/>
                <w:kern w:val="0"/>
                <w:szCs w:val="21"/>
                <w:lang w:val="zh-CN"/>
              </w:rPr>
              <w:t>3.1投标人需为本项目配备足够的售后服务力量。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vAlign w:val="center"/>
          </w:tcPr>
          <w:p>
            <w:pPr>
              <w:spacing w:line="460" w:lineRule="atLeast"/>
              <w:jc w:val="center"/>
              <w:rPr>
                <w:b/>
                <w:highlight w:val="none"/>
              </w:rPr>
            </w:pPr>
          </w:p>
        </w:tc>
        <w:tc>
          <w:tcPr>
            <w:tcW w:w="1544" w:type="dxa"/>
            <w:vMerge w:val="continue"/>
            <w:vAlign w:val="center"/>
          </w:tcPr>
          <w:p>
            <w:pPr>
              <w:spacing w:line="460" w:lineRule="atLeast"/>
              <w:jc w:val="center"/>
              <w:rPr>
                <w:b/>
                <w:highlight w:val="none"/>
              </w:rPr>
            </w:pPr>
          </w:p>
        </w:tc>
        <w:tc>
          <w:tcPr>
            <w:tcW w:w="6436" w:type="dxa"/>
            <w:vAlign w:val="top"/>
          </w:tcPr>
          <w:p>
            <w:pPr>
              <w:rPr>
                <w:bCs/>
                <w:highlight w:val="none"/>
              </w:rPr>
            </w:pPr>
            <w:r>
              <w:rPr>
                <w:rFonts w:hint="eastAsia" w:ascii="宋体" w:hAnsi="宋体"/>
                <w:kern w:val="0"/>
                <w:szCs w:val="21"/>
                <w:lang w:val="zh-CN"/>
              </w:rPr>
              <w:t>3.2投标人售后服务响应时间：电话响应时间要求</w:t>
            </w:r>
            <w:r>
              <w:rPr>
                <w:rFonts w:hint="eastAsia" w:ascii="宋体" w:hAnsi="宋体"/>
                <w:bCs/>
                <w:szCs w:val="21"/>
                <w:u w:val="single"/>
              </w:rPr>
              <w:t xml:space="preserve"> 1小时</w:t>
            </w:r>
            <w:r>
              <w:rPr>
                <w:rFonts w:hint="eastAsia" w:ascii="宋体" w:hAnsi="宋体"/>
                <w:kern w:val="0"/>
                <w:szCs w:val="21"/>
                <w:lang w:val="zh-CN"/>
              </w:rPr>
              <w:t>内，到场响应时间要求</w:t>
            </w:r>
            <w:r>
              <w:rPr>
                <w:rFonts w:hint="eastAsia" w:ascii="宋体" w:hAnsi="宋体"/>
                <w:bCs/>
                <w:szCs w:val="21"/>
                <w:u w:val="single"/>
              </w:rPr>
              <w:t xml:space="preserve"> 24小时</w:t>
            </w:r>
            <w:r>
              <w:rPr>
                <w:rFonts w:hint="eastAsia" w:ascii="宋体" w:hAnsi="宋体"/>
                <w:kern w:val="0"/>
                <w:szCs w:val="21"/>
                <w:lang w:val="zh-CN"/>
              </w:rPr>
              <w:t>内（指从接到报障至到达故障现场的时间）。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vAlign w:val="center"/>
          </w:tcPr>
          <w:p>
            <w:pPr>
              <w:spacing w:line="460" w:lineRule="atLeast"/>
              <w:jc w:val="center"/>
              <w:rPr>
                <w:rFonts w:hint="eastAsia"/>
                <w:szCs w:val="21"/>
                <w:highlight w:val="none"/>
              </w:rPr>
            </w:pPr>
          </w:p>
        </w:tc>
        <w:tc>
          <w:tcPr>
            <w:tcW w:w="1544" w:type="dxa"/>
            <w:vMerge w:val="continue"/>
            <w:vAlign w:val="center"/>
          </w:tcPr>
          <w:p>
            <w:pPr>
              <w:spacing w:line="460" w:lineRule="atLeast"/>
              <w:jc w:val="center"/>
              <w:rPr>
                <w:rFonts w:hint="eastAsia"/>
                <w:szCs w:val="21"/>
                <w:highlight w:val="none"/>
              </w:rPr>
            </w:pPr>
          </w:p>
        </w:tc>
        <w:tc>
          <w:tcPr>
            <w:tcW w:w="6436" w:type="dxa"/>
            <w:vAlign w:val="top"/>
          </w:tcPr>
          <w:p>
            <w:pPr>
              <w:rPr>
                <w:rFonts w:hint="eastAsia"/>
                <w:bCs/>
                <w:highlight w:val="none"/>
              </w:rPr>
            </w:pPr>
            <w:r>
              <w:rPr>
                <w:rFonts w:hint="eastAsia" w:ascii="宋体" w:hAnsi="宋体"/>
                <w:kern w:val="0"/>
                <w:szCs w:val="21"/>
                <w:lang w:val="zh-CN"/>
              </w:rPr>
              <w:t>3.3投标人</w:t>
            </w:r>
            <w:commentRangeStart w:id="83"/>
            <w:r>
              <w:rPr>
                <w:rFonts w:hint="eastAsia" w:ascii="宋体" w:hAnsi="宋体"/>
                <w:b/>
                <w:bCs/>
                <w:color w:val="FF0000"/>
                <w:kern w:val="0"/>
                <w:szCs w:val="21"/>
                <w:lang w:val="zh-CN"/>
              </w:rPr>
              <w:t>必须提供承诺函</w:t>
            </w:r>
            <w:commentRangeEnd w:id="83"/>
            <w:r>
              <w:commentReference w:id="83"/>
            </w:r>
            <w:r>
              <w:rPr>
                <w:rFonts w:hint="eastAsia" w:ascii="宋体" w:hAnsi="宋体"/>
                <w:kern w:val="0"/>
                <w:szCs w:val="21"/>
                <w:lang w:val="zh-CN"/>
              </w:rPr>
              <w:t>，保证常备1%的全新备品，一旦货物出现问题全新备品能在</w:t>
            </w:r>
            <w:r>
              <w:rPr>
                <w:rFonts w:hint="eastAsia" w:ascii="宋体" w:hAnsi="宋体"/>
                <w:bCs/>
                <w:szCs w:val="21"/>
                <w:u w:val="single"/>
              </w:rPr>
              <w:t>12小时</w:t>
            </w:r>
            <w:r>
              <w:rPr>
                <w:rFonts w:hint="eastAsia" w:ascii="宋体" w:hAnsi="宋体"/>
                <w:kern w:val="0"/>
                <w:szCs w:val="21"/>
                <w:lang w:val="zh-CN"/>
              </w:rPr>
              <w:t>内到现场，</w:t>
            </w:r>
            <w:r>
              <w:rPr>
                <w:rFonts w:hint="eastAsia" w:ascii="宋体" w:hAnsi="宋体"/>
                <w:bCs/>
                <w:szCs w:val="21"/>
                <w:u w:val="single"/>
              </w:rPr>
              <w:t xml:space="preserve"> 1 小时</w:t>
            </w:r>
            <w:r>
              <w:rPr>
                <w:rFonts w:hint="eastAsia" w:ascii="宋体" w:hAnsi="宋体"/>
                <w:kern w:val="0"/>
                <w:szCs w:val="21"/>
                <w:lang w:val="zh-CN"/>
              </w:rPr>
              <w:t>内解决相关问题。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68" w:author="政府采购业务部" w:date="2024-10-14T22:55:06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78" w:hRule="atLeast"/>
          <w:trPrChange w:id="168" w:author="政府采购业务部" w:date="2024-10-14T22:55:06Z">
            <w:trPr>
              <w:trHeight w:val="523" w:hRule="atLeast"/>
            </w:trPr>
          </w:trPrChange>
        </w:trPr>
        <w:tc>
          <w:tcPr>
            <w:tcW w:w="840" w:type="dxa"/>
            <w:vMerge w:val="continue"/>
            <w:vAlign w:val="center"/>
            <w:tcPrChange w:id="169" w:author="政府采购业务部" w:date="2024-10-14T22:55:06Z">
              <w:tcPr>
                <w:tcW w:w="840" w:type="dxa"/>
                <w:vMerge w:val="continue"/>
                <w:vAlign w:val="center"/>
              </w:tcPr>
            </w:tcPrChange>
          </w:tcPr>
          <w:p>
            <w:pPr>
              <w:spacing w:line="460" w:lineRule="atLeast"/>
              <w:jc w:val="center"/>
              <w:rPr>
                <w:rFonts w:hint="eastAsia"/>
                <w:szCs w:val="21"/>
                <w:highlight w:val="none"/>
              </w:rPr>
            </w:pPr>
          </w:p>
        </w:tc>
        <w:tc>
          <w:tcPr>
            <w:tcW w:w="1544" w:type="dxa"/>
            <w:vMerge w:val="continue"/>
            <w:vAlign w:val="center"/>
            <w:tcPrChange w:id="170" w:author="政府采购业务部" w:date="2024-10-14T22:55:06Z">
              <w:tcPr>
                <w:tcW w:w="1544" w:type="dxa"/>
                <w:vMerge w:val="continue"/>
                <w:vAlign w:val="center"/>
              </w:tcPr>
            </w:tcPrChange>
          </w:tcPr>
          <w:p>
            <w:pPr>
              <w:spacing w:line="460" w:lineRule="atLeast"/>
              <w:jc w:val="center"/>
              <w:rPr>
                <w:rFonts w:hint="eastAsia"/>
                <w:szCs w:val="21"/>
                <w:highlight w:val="none"/>
              </w:rPr>
            </w:pPr>
          </w:p>
        </w:tc>
        <w:tc>
          <w:tcPr>
            <w:tcW w:w="6436" w:type="dxa"/>
            <w:vAlign w:val="top"/>
            <w:tcPrChange w:id="171" w:author="政府采购业务部" w:date="2024-10-14T22:55:06Z">
              <w:tcPr>
                <w:tcW w:w="6436" w:type="dxa"/>
                <w:vAlign w:val="top"/>
              </w:tcPr>
            </w:tcPrChange>
          </w:tcPr>
          <w:p>
            <w:pPr>
              <w:rPr>
                <w:rFonts w:hint="eastAsia"/>
                <w:bCs/>
                <w:highlight w:val="none"/>
              </w:rPr>
            </w:pPr>
            <w:r>
              <w:rPr>
                <w:rFonts w:hint="eastAsia" w:ascii="宋体" w:hAnsi="宋体"/>
                <w:kern w:val="0"/>
                <w:szCs w:val="21"/>
                <w:lang w:val="zh-CN"/>
              </w:rPr>
              <w:t>3.4投标人免费提供技术支持热线电话。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vAlign w:val="center"/>
          </w:tcPr>
          <w:p>
            <w:pPr>
              <w:spacing w:line="460" w:lineRule="atLeast"/>
              <w:jc w:val="center"/>
              <w:rPr>
                <w:rFonts w:hint="eastAsia"/>
                <w:szCs w:val="21"/>
                <w:highlight w:val="none"/>
              </w:rPr>
            </w:pPr>
          </w:p>
        </w:tc>
        <w:tc>
          <w:tcPr>
            <w:tcW w:w="1544" w:type="dxa"/>
            <w:vMerge w:val="continue"/>
            <w:vAlign w:val="center"/>
          </w:tcPr>
          <w:p>
            <w:pPr>
              <w:spacing w:line="460" w:lineRule="atLeast"/>
              <w:jc w:val="center"/>
              <w:rPr>
                <w:rFonts w:hint="eastAsia"/>
                <w:szCs w:val="21"/>
                <w:highlight w:val="none"/>
              </w:rPr>
            </w:pPr>
          </w:p>
        </w:tc>
        <w:tc>
          <w:tcPr>
            <w:tcW w:w="6436" w:type="dxa"/>
            <w:vAlign w:val="top"/>
          </w:tcPr>
          <w:p>
            <w:pPr>
              <w:rPr>
                <w:rFonts w:hint="eastAsia"/>
                <w:bCs/>
                <w:highlight w:val="none"/>
              </w:rPr>
            </w:pPr>
            <w:r>
              <w:rPr>
                <w:rFonts w:hint="eastAsia" w:ascii="宋体" w:hAnsi="宋体"/>
                <w:kern w:val="0"/>
                <w:szCs w:val="21"/>
                <w:lang w:val="zh-CN"/>
              </w:rPr>
              <w:t>3.</w:t>
            </w:r>
            <w:r>
              <w:rPr>
                <w:rFonts w:hint="eastAsia" w:ascii="宋体" w:hAnsi="宋体"/>
                <w:kern w:val="0"/>
                <w:szCs w:val="21"/>
              </w:rPr>
              <w:t>5</w:t>
            </w:r>
            <w:r>
              <w:rPr>
                <w:rFonts w:hint="eastAsia" w:ascii="宋体" w:hAnsi="宋体"/>
                <w:kern w:val="0"/>
                <w:szCs w:val="21"/>
                <w:lang w:val="zh-CN"/>
              </w:rPr>
              <w:t>投标人提供该货物的技术使用说明书，并指导在使用时的操作注意事项等。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vAlign w:val="center"/>
          </w:tcPr>
          <w:p>
            <w:pPr>
              <w:spacing w:line="460" w:lineRule="atLeast"/>
              <w:jc w:val="center"/>
              <w:rPr>
                <w:rFonts w:hint="eastAsia"/>
                <w:szCs w:val="21"/>
                <w:highlight w:val="none"/>
              </w:rPr>
            </w:pPr>
          </w:p>
        </w:tc>
        <w:tc>
          <w:tcPr>
            <w:tcW w:w="1544" w:type="dxa"/>
            <w:vMerge w:val="continue"/>
            <w:vAlign w:val="center"/>
          </w:tcPr>
          <w:p>
            <w:pPr>
              <w:spacing w:line="460" w:lineRule="atLeast"/>
              <w:jc w:val="center"/>
              <w:rPr>
                <w:rFonts w:hint="eastAsia"/>
                <w:szCs w:val="21"/>
                <w:highlight w:val="none"/>
              </w:rPr>
            </w:pPr>
          </w:p>
        </w:tc>
        <w:tc>
          <w:tcPr>
            <w:tcW w:w="6436" w:type="dxa"/>
            <w:vAlign w:val="top"/>
          </w:tcPr>
          <w:p>
            <w:pPr>
              <w:rPr>
                <w:rFonts w:hint="eastAsia"/>
                <w:bCs/>
                <w:highlight w:val="none"/>
              </w:rPr>
            </w:pPr>
            <w:r>
              <w:rPr>
                <w:rFonts w:hint="eastAsia" w:ascii="宋体" w:hAnsi="宋体"/>
                <w:kern w:val="0"/>
                <w:szCs w:val="21"/>
                <w:lang w:val="zh-CN"/>
              </w:rPr>
              <w:t>3.</w:t>
            </w:r>
            <w:r>
              <w:rPr>
                <w:rFonts w:hint="eastAsia" w:ascii="宋体" w:hAnsi="宋体"/>
                <w:kern w:val="0"/>
                <w:szCs w:val="21"/>
              </w:rPr>
              <w:t>6</w:t>
            </w:r>
            <w:r>
              <w:rPr>
                <w:rFonts w:hint="eastAsia" w:ascii="宋体" w:hAnsi="宋体"/>
                <w:szCs w:val="21"/>
              </w:rPr>
              <w:t>维护保养：中标人应定期对产品进行预维护保养，每年</w:t>
            </w:r>
            <w:r>
              <w:rPr>
                <w:rFonts w:hint="eastAsia" w:ascii="宋体" w:hAnsi="宋体"/>
                <w:szCs w:val="21"/>
                <w:u w:val="single"/>
              </w:rPr>
              <w:t xml:space="preserve">  2  </w:t>
            </w:r>
            <w:r>
              <w:rPr>
                <w:rFonts w:hint="eastAsia" w:ascii="宋体" w:hAnsi="宋体"/>
                <w:szCs w:val="21"/>
              </w:rPr>
              <w:t>次，以防患于未然</w:t>
            </w:r>
            <w:r>
              <w:rPr>
                <w:rFonts w:hint="eastAsia" w:ascii="宋体" w:hAnsi="宋体"/>
                <w:kern w:val="0"/>
                <w:szCs w:val="21"/>
                <w:lang w:val="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restart"/>
            <w:vAlign w:val="center"/>
          </w:tcPr>
          <w:p>
            <w:pPr>
              <w:spacing w:line="460" w:lineRule="atLeast"/>
              <w:jc w:val="center"/>
              <w:rPr>
                <w:rFonts w:hint="eastAsia"/>
                <w:szCs w:val="21"/>
                <w:highlight w:val="none"/>
              </w:rPr>
            </w:pPr>
            <w:r>
              <w:rPr>
                <w:rFonts w:hint="eastAsia" w:ascii="宋体" w:hAnsi="宋体"/>
                <w:b/>
                <w:szCs w:val="21"/>
              </w:rPr>
              <w:t>4</w:t>
            </w:r>
          </w:p>
        </w:tc>
        <w:tc>
          <w:tcPr>
            <w:tcW w:w="1544" w:type="dxa"/>
            <w:vMerge w:val="restart"/>
            <w:vAlign w:val="center"/>
          </w:tcPr>
          <w:p>
            <w:pPr>
              <w:spacing w:line="460" w:lineRule="atLeast"/>
              <w:jc w:val="center"/>
              <w:rPr>
                <w:rFonts w:hint="eastAsia"/>
                <w:szCs w:val="21"/>
                <w:highlight w:val="none"/>
              </w:rPr>
            </w:pPr>
            <w:r>
              <w:rPr>
                <w:rFonts w:hint="eastAsia" w:ascii="宋体" w:hAnsi="宋体"/>
                <w:szCs w:val="21"/>
              </w:rPr>
              <w:t>其他</w:t>
            </w:r>
          </w:p>
        </w:tc>
        <w:tc>
          <w:tcPr>
            <w:tcW w:w="6436" w:type="dxa"/>
            <w:vAlign w:val="center"/>
          </w:tcPr>
          <w:p>
            <w:pPr>
              <w:rPr>
                <w:rFonts w:hint="eastAsia"/>
                <w:bCs/>
                <w:highlight w:val="none"/>
              </w:rPr>
            </w:pPr>
            <w:r>
              <w:rPr>
                <w:rFonts w:hint="eastAsia" w:ascii="宋体" w:hAnsi="宋体"/>
                <w:kern w:val="0"/>
                <w:szCs w:val="21"/>
                <w:lang w:bidi="ar"/>
              </w:rPr>
              <w:t>4.1免费质保期内，产品因质量问题而引起的损坏，中标人应对产品予以维修或更换，全部服务费和更换产品或配件的费用均由中标人承担。免费质保期内维修或更换产品数量达产品总量的</w:t>
            </w:r>
            <w:r>
              <w:rPr>
                <w:rStyle w:val="195"/>
                <w:color w:val="000000"/>
                <w:sz w:val="21"/>
                <w:szCs w:val="21"/>
                <w:lang w:bidi="ar"/>
              </w:rPr>
              <w:t>5%时</w:t>
            </w:r>
            <w:r>
              <w:rPr>
                <w:rFonts w:hint="eastAsia" w:ascii="宋体" w:hAnsi="宋体"/>
                <w:kern w:val="0"/>
                <w:szCs w:val="21"/>
                <w:lang w:bidi="ar"/>
              </w:rPr>
              <w:t>，免费保修期延长</w:t>
            </w:r>
            <w:r>
              <w:rPr>
                <w:rStyle w:val="195"/>
                <w:color w:val="000000"/>
                <w:sz w:val="21"/>
                <w:szCs w:val="21"/>
                <w:lang w:bidi="ar"/>
              </w:rPr>
              <w:t>1</w:t>
            </w:r>
            <w:r>
              <w:rPr>
                <w:rFonts w:hint="eastAsia" w:ascii="宋体" w:hAnsi="宋体"/>
                <w:kern w:val="0"/>
                <w:szCs w:val="21"/>
                <w:lang w:bidi="ar"/>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vAlign w:val="center"/>
          </w:tcPr>
          <w:p>
            <w:pPr>
              <w:spacing w:line="460" w:lineRule="atLeast"/>
              <w:jc w:val="center"/>
              <w:rPr>
                <w:rFonts w:hint="eastAsia"/>
                <w:szCs w:val="21"/>
                <w:highlight w:val="none"/>
              </w:rPr>
            </w:pPr>
          </w:p>
        </w:tc>
        <w:tc>
          <w:tcPr>
            <w:tcW w:w="1544" w:type="dxa"/>
            <w:vMerge w:val="continue"/>
            <w:vAlign w:val="center"/>
          </w:tcPr>
          <w:p>
            <w:pPr>
              <w:spacing w:line="460" w:lineRule="atLeast"/>
              <w:jc w:val="center"/>
              <w:rPr>
                <w:rFonts w:hint="eastAsia"/>
                <w:szCs w:val="21"/>
                <w:highlight w:val="none"/>
              </w:rPr>
            </w:pPr>
          </w:p>
        </w:tc>
        <w:tc>
          <w:tcPr>
            <w:tcW w:w="6436" w:type="dxa"/>
            <w:vAlign w:val="center"/>
          </w:tcPr>
          <w:p>
            <w:pPr>
              <w:rPr>
                <w:rFonts w:hint="eastAsia"/>
                <w:bCs/>
                <w:highlight w:val="none"/>
              </w:rPr>
            </w:pPr>
            <w:r>
              <w:rPr>
                <w:rFonts w:hint="eastAsia" w:ascii="宋体" w:hAnsi="宋体"/>
                <w:kern w:val="0"/>
                <w:szCs w:val="21"/>
                <w:lang w:bidi="ar"/>
              </w:rPr>
              <w:t>4.2免费保修期内，如中标人售后服务响应时间超出承诺时间，每次扣除</w:t>
            </w:r>
            <w:commentRangeStart w:id="84"/>
            <w:r>
              <w:rPr>
                <w:rFonts w:hint="eastAsia" w:ascii="宋体" w:hAnsi="宋体"/>
                <w:kern w:val="0"/>
                <w:szCs w:val="21"/>
                <w:lang w:bidi="ar"/>
              </w:rPr>
              <w:t>质保金</w:t>
            </w:r>
            <w:commentRangeEnd w:id="84"/>
            <w:r>
              <w:commentReference w:id="84"/>
            </w:r>
            <w:r>
              <w:rPr>
                <w:rStyle w:val="195"/>
                <w:color w:val="000000"/>
                <w:sz w:val="21"/>
                <w:szCs w:val="21"/>
                <w:lang w:bidi="ar"/>
              </w:rPr>
              <w:t>2%</w:t>
            </w:r>
            <w:r>
              <w:rPr>
                <w:rFonts w:hint="eastAsia" w:ascii="宋体" w:hAnsi="宋体"/>
                <w:kern w:val="0"/>
                <w:szCs w:val="21"/>
                <w:lang w:bidi="ar"/>
              </w:rPr>
              <w:t>，超出三次采购人有权没收质保金。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40" w:type="dxa"/>
            <w:vMerge w:val="continue"/>
            <w:vAlign w:val="center"/>
          </w:tcPr>
          <w:p>
            <w:pPr>
              <w:spacing w:line="460" w:lineRule="atLeast"/>
              <w:jc w:val="center"/>
              <w:rPr>
                <w:rFonts w:hint="eastAsia"/>
                <w:szCs w:val="21"/>
                <w:highlight w:val="none"/>
              </w:rPr>
            </w:pPr>
          </w:p>
        </w:tc>
        <w:tc>
          <w:tcPr>
            <w:tcW w:w="1544" w:type="dxa"/>
            <w:vMerge w:val="continue"/>
            <w:vAlign w:val="center"/>
          </w:tcPr>
          <w:p>
            <w:pPr>
              <w:spacing w:line="460" w:lineRule="atLeast"/>
              <w:jc w:val="center"/>
              <w:rPr>
                <w:rFonts w:hint="eastAsia"/>
                <w:szCs w:val="21"/>
                <w:highlight w:val="none"/>
              </w:rPr>
            </w:pPr>
          </w:p>
        </w:tc>
        <w:tc>
          <w:tcPr>
            <w:tcW w:w="6436" w:type="dxa"/>
            <w:vAlign w:val="center"/>
          </w:tcPr>
          <w:p>
            <w:pPr>
              <w:rPr>
                <w:rFonts w:hint="eastAsia"/>
                <w:bCs/>
                <w:highlight w:val="none"/>
              </w:rPr>
            </w:pPr>
            <w:r>
              <w:rPr>
                <w:rFonts w:hint="eastAsia" w:ascii="宋体" w:hAnsi="宋体"/>
                <w:kern w:val="0"/>
                <w:szCs w:val="21"/>
                <w:lang w:bidi="ar"/>
              </w:rPr>
              <w:t>4.3</w:t>
            </w:r>
            <w:r>
              <w:rPr>
                <w:rFonts w:hint="eastAsia" w:ascii="宋体" w:hAnsi="宋体"/>
                <w:szCs w:val="21"/>
              </w:rPr>
              <w:t>免费保修期后中标人继续支持维修，并按成本价标准收取服务、维修、产品及零件等费用。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820" w:type="dxa"/>
            <w:gridSpan w:val="3"/>
            <w:vAlign w:val="center"/>
          </w:tcPr>
          <w:p>
            <w:pPr>
              <w:spacing w:line="360" w:lineRule="exact"/>
              <w:rPr>
                <w:rFonts w:ascii="宋体" w:hAnsi="宋体"/>
                <w:b/>
                <w:highlight w:val="none"/>
              </w:rPr>
            </w:pPr>
            <w:r>
              <w:rPr>
                <w:rFonts w:hint="eastAsia" w:ascii="宋体" w:hAnsi="宋体"/>
                <w:b/>
                <w:highlight w:val="none"/>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pPr>
              <w:spacing w:line="460" w:lineRule="atLeast"/>
              <w:jc w:val="center"/>
              <w:rPr>
                <w:rFonts w:ascii="宋体" w:hAnsi="宋体"/>
                <w:b/>
                <w:sz w:val="20"/>
                <w:szCs w:val="20"/>
                <w:highlight w:val="none"/>
              </w:rPr>
            </w:pPr>
            <w:r>
              <w:rPr>
                <w:rFonts w:hint="eastAsia" w:ascii="宋体" w:hAnsi="宋体"/>
                <w:kern w:val="0"/>
                <w:szCs w:val="21"/>
                <w:lang w:val="zh-CN"/>
              </w:rPr>
              <w:t>1</w:t>
            </w:r>
          </w:p>
        </w:tc>
        <w:tc>
          <w:tcPr>
            <w:tcW w:w="1544" w:type="dxa"/>
            <w:vAlign w:val="center"/>
          </w:tcPr>
          <w:p>
            <w:pPr>
              <w:spacing w:line="460" w:lineRule="atLeast"/>
              <w:jc w:val="center"/>
              <w:rPr>
                <w:rFonts w:ascii="宋体" w:hAnsi="宋体"/>
                <w:b/>
                <w:color w:val="000000"/>
                <w:sz w:val="20"/>
                <w:szCs w:val="20"/>
                <w:highlight w:val="none"/>
              </w:rPr>
            </w:pPr>
            <w:r>
              <w:rPr>
                <w:rFonts w:hint="eastAsia" w:ascii="宋体" w:hAnsi="宋体"/>
                <w:kern w:val="0"/>
                <w:szCs w:val="21"/>
                <w:lang w:val="zh-CN"/>
              </w:rPr>
              <w:t>免费保修期外售后服务</w:t>
            </w:r>
          </w:p>
        </w:tc>
        <w:tc>
          <w:tcPr>
            <w:tcW w:w="6436" w:type="dxa"/>
            <w:vAlign w:val="top"/>
          </w:tcPr>
          <w:p>
            <w:pPr>
              <w:rPr>
                <w:rFonts w:ascii="宋体" w:hAnsi="宋体"/>
                <w:b/>
                <w:color w:val="000000"/>
                <w:highlight w:val="none"/>
              </w:rPr>
            </w:pPr>
            <w:r>
              <w:rPr>
                <w:rFonts w:hint="eastAsia" w:ascii="宋体" w:hAnsi="宋体"/>
                <w:kern w:val="0"/>
                <w:szCs w:val="21"/>
                <w:lang w:val="zh-CN"/>
              </w:rPr>
              <w:t>超过质保期的维修服务中标方应提供只收取维修材料费用的维修服务。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pPr>
              <w:spacing w:line="460" w:lineRule="atLeast"/>
              <w:jc w:val="center"/>
              <w:rPr>
                <w:rFonts w:hint="eastAsia" w:ascii="宋体" w:hAnsi="宋体"/>
                <w:b/>
                <w:sz w:val="20"/>
                <w:szCs w:val="20"/>
                <w:highlight w:val="none"/>
              </w:rPr>
            </w:pPr>
            <w:r>
              <w:rPr>
                <w:rFonts w:hint="eastAsia" w:ascii="宋体" w:hAnsi="宋体"/>
                <w:kern w:val="0"/>
                <w:szCs w:val="21"/>
                <w:lang w:val="zh-CN"/>
              </w:rPr>
              <w:t>2</w:t>
            </w:r>
          </w:p>
        </w:tc>
        <w:tc>
          <w:tcPr>
            <w:tcW w:w="1544" w:type="dxa"/>
            <w:vAlign w:val="center"/>
          </w:tcPr>
          <w:p>
            <w:pPr>
              <w:spacing w:line="460" w:lineRule="atLeast"/>
              <w:jc w:val="center"/>
              <w:rPr>
                <w:rStyle w:val="47"/>
                <w:rFonts w:hint="eastAsia" w:ascii="宋体" w:hAnsi="宋体" w:cs="宋体"/>
                <w:color w:val="000000"/>
                <w:sz w:val="20"/>
                <w:szCs w:val="20"/>
                <w:highlight w:val="none"/>
              </w:rPr>
            </w:pPr>
            <w:r>
              <w:rPr>
                <w:rFonts w:hint="eastAsia" w:ascii="宋体" w:hAnsi="宋体"/>
                <w:kern w:val="0"/>
                <w:szCs w:val="21"/>
                <w:lang w:val="zh-CN"/>
              </w:rPr>
              <w:t>热线服务</w:t>
            </w:r>
          </w:p>
        </w:tc>
        <w:tc>
          <w:tcPr>
            <w:tcW w:w="6436" w:type="dxa"/>
            <w:vAlign w:val="top"/>
          </w:tcPr>
          <w:p>
            <w:pPr>
              <w:rPr>
                <w:rFonts w:hint="eastAsia" w:ascii="宋体" w:hAnsi="宋体" w:cs="宋体"/>
                <w:color w:val="000000"/>
                <w:sz w:val="20"/>
                <w:szCs w:val="20"/>
                <w:highlight w:val="none"/>
              </w:rPr>
            </w:pPr>
            <w:r>
              <w:rPr>
                <w:rFonts w:hint="eastAsia" w:ascii="宋体" w:hAnsi="宋体"/>
                <w:kern w:val="0"/>
                <w:szCs w:val="21"/>
                <w:lang w:val="zh-CN"/>
              </w:rPr>
              <w:t>卖方免费提供技术支持热线电话并且免费提供email技术支持，并且在</w:t>
            </w:r>
            <w:r>
              <w:rPr>
                <w:rFonts w:hint="eastAsia" w:ascii="宋体" w:hAnsi="宋体"/>
                <w:bCs/>
                <w:szCs w:val="21"/>
                <w:u w:val="single"/>
              </w:rPr>
              <w:t xml:space="preserve"> 12 小时</w:t>
            </w:r>
            <w:r>
              <w:rPr>
                <w:rFonts w:hint="eastAsia" w:ascii="宋体" w:hAnsi="宋体"/>
                <w:kern w:val="0"/>
                <w:szCs w:val="21"/>
                <w:lang w:val="zh-CN"/>
              </w:rPr>
              <w:t>内回复。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pPr>
              <w:spacing w:line="460" w:lineRule="atLeast"/>
              <w:jc w:val="center"/>
              <w:rPr>
                <w:rFonts w:ascii="宋体" w:hAnsi="宋体"/>
                <w:b/>
                <w:highlight w:val="none"/>
              </w:rPr>
            </w:pPr>
            <w:r>
              <w:rPr>
                <w:rFonts w:hint="eastAsia" w:ascii="宋体" w:hAnsi="宋体"/>
                <w:kern w:val="0"/>
                <w:szCs w:val="21"/>
                <w:lang w:val="zh-CN"/>
              </w:rPr>
              <w:t>3</w:t>
            </w:r>
          </w:p>
        </w:tc>
        <w:tc>
          <w:tcPr>
            <w:tcW w:w="1544" w:type="dxa"/>
            <w:vAlign w:val="center"/>
          </w:tcPr>
          <w:p>
            <w:pPr>
              <w:spacing w:line="460" w:lineRule="atLeast"/>
              <w:jc w:val="center"/>
              <w:rPr>
                <w:rStyle w:val="47"/>
                <w:rFonts w:ascii="宋体" w:hAnsi="宋体" w:cs="宋体"/>
                <w:color w:val="000000"/>
                <w:sz w:val="20"/>
                <w:szCs w:val="20"/>
                <w:highlight w:val="none"/>
              </w:rPr>
            </w:pPr>
            <w:r>
              <w:rPr>
                <w:rFonts w:hint="eastAsia" w:ascii="宋体" w:hAnsi="宋体"/>
                <w:kern w:val="0"/>
                <w:szCs w:val="21"/>
                <w:lang w:val="zh-CN"/>
              </w:rPr>
              <w:t>备品备件</w:t>
            </w:r>
          </w:p>
        </w:tc>
        <w:tc>
          <w:tcPr>
            <w:tcW w:w="6436" w:type="dxa"/>
            <w:vAlign w:val="top"/>
          </w:tcPr>
          <w:p>
            <w:pPr>
              <w:rPr>
                <w:rFonts w:ascii="宋体" w:hAnsi="宋体"/>
                <w:b/>
                <w:color w:val="000000"/>
                <w:highlight w:val="none"/>
              </w:rPr>
            </w:pPr>
            <w:r>
              <w:rPr>
                <w:rFonts w:hint="eastAsia" w:ascii="宋体" w:hAnsi="宋体"/>
                <w:kern w:val="0"/>
                <w:szCs w:val="21"/>
                <w:lang w:val="zh-CN"/>
              </w:rPr>
              <w:t>所投备零配件成本优惠价格保障长期、有效的供应。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820" w:type="dxa"/>
            <w:gridSpan w:val="3"/>
            <w:vAlign w:val="center"/>
          </w:tcPr>
          <w:p>
            <w:pPr>
              <w:spacing w:line="360" w:lineRule="exact"/>
              <w:rPr>
                <w:rFonts w:ascii="宋体" w:hAnsi="宋体"/>
                <w:b/>
                <w:highlight w:val="none"/>
              </w:rPr>
            </w:pPr>
            <w:r>
              <w:rPr>
                <w:rFonts w:hint="eastAsia" w:ascii="宋体" w:hAnsi="宋体"/>
                <w:b/>
                <w:highlight w:val="none"/>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pPr>
              <w:spacing w:line="460" w:lineRule="atLeast"/>
              <w:jc w:val="center"/>
              <w:rPr>
                <w:rFonts w:hint="eastAsia" w:ascii="宋体" w:hAnsi="宋体" w:eastAsia="宋体"/>
                <w:b/>
                <w:sz w:val="20"/>
                <w:szCs w:val="20"/>
                <w:highlight w:val="none"/>
                <w:lang w:eastAsia="zh-CN"/>
              </w:rPr>
            </w:pPr>
            <w:r>
              <w:rPr>
                <w:rFonts w:hint="eastAsia" w:ascii="宋体" w:hAnsi="宋体"/>
                <w:kern w:val="0"/>
                <w:szCs w:val="21"/>
                <w:lang w:val="zh-CN"/>
              </w:rPr>
              <w:t>1</w:t>
            </w:r>
          </w:p>
        </w:tc>
        <w:tc>
          <w:tcPr>
            <w:tcW w:w="1544" w:type="dxa"/>
            <w:vMerge w:val="restart"/>
            <w:vAlign w:val="center"/>
          </w:tcPr>
          <w:p>
            <w:pPr>
              <w:spacing w:line="460" w:lineRule="atLeast"/>
              <w:jc w:val="center"/>
              <w:rPr>
                <w:rFonts w:hint="eastAsia" w:ascii="宋体" w:hAnsi="宋体"/>
                <w:b/>
                <w:sz w:val="20"/>
                <w:szCs w:val="20"/>
                <w:highlight w:val="none"/>
              </w:rPr>
            </w:pPr>
            <w:r>
              <w:rPr>
                <w:rFonts w:hint="eastAsia" w:ascii="宋体" w:hAnsi="宋体"/>
                <w:kern w:val="0"/>
                <w:szCs w:val="21"/>
                <w:lang w:val="zh-CN"/>
              </w:rPr>
              <w:t>关于交货</w:t>
            </w:r>
          </w:p>
        </w:tc>
        <w:tc>
          <w:tcPr>
            <w:tcW w:w="6436" w:type="dxa"/>
            <w:vAlign w:val="top"/>
          </w:tcPr>
          <w:p>
            <w:pPr>
              <w:jc w:val="left"/>
              <w:rPr>
                <w:rFonts w:hint="eastAsia" w:ascii="宋体" w:hAnsi="宋体" w:cs="宋体"/>
                <w:color w:val="000000"/>
                <w:sz w:val="20"/>
                <w:szCs w:val="20"/>
                <w:highlight w:val="none"/>
              </w:rPr>
            </w:pPr>
            <w:r>
              <w:rPr>
                <w:rFonts w:hint="eastAsia" w:ascii="宋体" w:hAnsi="宋体"/>
                <w:kern w:val="0"/>
                <w:szCs w:val="21"/>
              </w:rPr>
              <w:t>★</w:t>
            </w:r>
            <w:r>
              <w:rPr>
                <w:rFonts w:hint="eastAsia" w:ascii="宋体" w:hAnsi="宋体"/>
                <w:kern w:val="0"/>
                <w:szCs w:val="21"/>
                <w:lang w:val="zh-CN"/>
              </w:rPr>
              <w:t>1.1交货期：合同签订后</w:t>
            </w:r>
            <w:r>
              <w:rPr>
                <w:rFonts w:hint="eastAsia" w:ascii="宋体" w:hAnsi="宋体"/>
                <w:kern w:val="0"/>
                <w:szCs w:val="21"/>
              </w:rPr>
              <w:t>接采购人通知</w:t>
            </w:r>
            <w:r>
              <w:rPr>
                <w:rFonts w:hint="eastAsia" w:ascii="宋体" w:hAnsi="宋体"/>
                <w:kern w:val="0"/>
                <w:szCs w:val="21"/>
                <w:u w:val="single"/>
                <w:lang w:val="zh-CN"/>
              </w:rPr>
              <w:t xml:space="preserve">  </w:t>
            </w:r>
            <w:r>
              <w:rPr>
                <w:rFonts w:hint="eastAsia" w:ascii="宋体" w:hAnsi="宋体"/>
                <w:color w:val="FF0000"/>
                <w:kern w:val="0"/>
                <w:szCs w:val="21"/>
                <w:u w:val="single"/>
              </w:rPr>
              <w:t>60</w:t>
            </w:r>
            <w:r>
              <w:rPr>
                <w:rFonts w:hint="eastAsia" w:ascii="宋体" w:hAnsi="宋体"/>
                <w:kern w:val="0"/>
                <w:szCs w:val="21"/>
                <w:u w:val="single"/>
                <w:lang w:val="zh-CN"/>
              </w:rPr>
              <w:t xml:space="preserve">  </w:t>
            </w:r>
            <w:r>
              <w:rPr>
                <w:rFonts w:hint="eastAsia" w:ascii="宋体" w:hAnsi="宋体"/>
                <w:kern w:val="0"/>
                <w:szCs w:val="21"/>
                <w:lang w:val="zh-CN"/>
              </w:rPr>
              <w:t>日内（自然日）交付并通过采购人验收。交货地点：采购人指定地点。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eastAsia" w:ascii="宋体" w:hAnsi="宋体"/>
                <w:b/>
                <w:sz w:val="20"/>
                <w:szCs w:val="20"/>
                <w:highlight w:val="none"/>
              </w:rPr>
            </w:pPr>
          </w:p>
        </w:tc>
        <w:tc>
          <w:tcPr>
            <w:tcW w:w="1544" w:type="dxa"/>
            <w:vMerge w:val="continue"/>
            <w:vAlign w:val="center"/>
          </w:tcPr>
          <w:p>
            <w:pPr>
              <w:spacing w:line="460" w:lineRule="atLeast"/>
              <w:jc w:val="center"/>
              <w:rPr>
                <w:rFonts w:hint="eastAsia" w:ascii="宋体" w:hAnsi="宋体"/>
                <w:b/>
                <w:sz w:val="20"/>
                <w:szCs w:val="20"/>
                <w:highlight w:val="none"/>
              </w:rPr>
            </w:pPr>
          </w:p>
        </w:tc>
        <w:tc>
          <w:tcPr>
            <w:tcW w:w="6436" w:type="dxa"/>
            <w:vAlign w:val="top"/>
          </w:tcPr>
          <w:p>
            <w:pPr>
              <w:jc w:val="left"/>
              <w:rPr>
                <w:rFonts w:hint="eastAsia" w:ascii="宋体" w:hAnsi="宋体" w:cs="宋体"/>
                <w:color w:val="000000"/>
                <w:sz w:val="20"/>
                <w:szCs w:val="20"/>
                <w:highlight w:val="none"/>
              </w:rPr>
            </w:pPr>
            <w:r>
              <w:rPr>
                <w:rFonts w:hint="eastAsia" w:ascii="宋体" w:hAnsi="宋体"/>
                <w:kern w:val="0"/>
                <w:szCs w:val="21"/>
                <w:lang w:val="zh-CN"/>
              </w:rPr>
              <w:t>1.2投标人必须承担的设备运输、安装调试、验收检测和提供设备操作说明书、图纸等其他类似的义务。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eastAsia" w:ascii="宋体" w:hAnsi="宋体"/>
                <w:b/>
                <w:sz w:val="20"/>
                <w:szCs w:val="20"/>
                <w:highlight w:val="none"/>
              </w:rPr>
            </w:pPr>
          </w:p>
        </w:tc>
        <w:tc>
          <w:tcPr>
            <w:tcW w:w="1544" w:type="dxa"/>
            <w:vMerge w:val="continue"/>
            <w:vAlign w:val="center"/>
          </w:tcPr>
          <w:p>
            <w:pPr>
              <w:spacing w:line="460" w:lineRule="atLeast"/>
              <w:jc w:val="center"/>
              <w:rPr>
                <w:rFonts w:hint="eastAsia" w:ascii="宋体" w:hAnsi="宋体"/>
                <w:b/>
                <w:sz w:val="20"/>
                <w:szCs w:val="20"/>
                <w:highlight w:val="none"/>
              </w:rPr>
            </w:pPr>
          </w:p>
        </w:tc>
        <w:tc>
          <w:tcPr>
            <w:tcW w:w="6436" w:type="dxa"/>
            <w:vAlign w:val="top"/>
          </w:tcPr>
          <w:p>
            <w:pPr>
              <w:jc w:val="left"/>
              <w:rPr>
                <w:rFonts w:hint="eastAsia" w:ascii="宋体" w:hAnsi="宋体" w:cs="宋体"/>
                <w:color w:val="000000"/>
                <w:sz w:val="20"/>
                <w:szCs w:val="20"/>
                <w:highlight w:val="none"/>
              </w:rPr>
            </w:pPr>
            <w:r>
              <w:rPr>
                <w:rFonts w:hint="eastAsia" w:ascii="宋体" w:hAnsi="宋体"/>
                <w:kern w:val="0"/>
                <w:szCs w:val="21"/>
                <w:lang w:val="zh-CN"/>
              </w:rPr>
              <w:t>1.3当货物抵达交货地点时，由投标人自行安排的工作人员和货运方验收货物并签收运单，采购人提供存放地点，对于货物运输过程出现的问题以及其他问题不负任何责任。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3" w:hRule="atLeast"/>
          <w:jc w:val="center"/>
        </w:trPr>
        <w:tc>
          <w:tcPr>
            <w:tcW w:w="840" w:type="dxa"/>
            <w:vAlign w:val="center"/>
          </w:tcPr>
          <w:p>
            <w:pPr>
              <w:spacing w:line="460" w:lineRule="atLeast"/>
              <w:jc w:val="center"/>
              <w:rPr>
                <w:rFonts w:hint="default" w:ascii="宋体" w:hAnsi="宋体"/>
                <w:b/>
                <w:sz w:val="20"/>
                <w:szCs w:val="20"/>
                <w:highlight w:val="none"/>
                <w:lang w:val="en-US"/>
              </w:rPr>
            </w:pPr>
            <w:r>
              <w:rPr>
                <w:rFonts w:hint="eastAsia" w:ascii="宋体" w:hAnsi="宋体"/>
                <w:kern w:val="0"/>
                <w:szCs w:val="21"/>
                <w:lang w:val="zh-CN"/>
              </w:rPr>
              <w:t>2</w:t>
            </w:r>
          </w:p>
        </w:tc>
        <w:tc>
          <w:tcPr>
            <w:tcW w:w="1544" w:type="dxa"/>
            <w:vAlign w:val="top"/>
          </w:tcPr>
          <w:p>
            <w:pPr>
              <w:spacing w:line="460" w:lineRule="atLeast"/>
              <w:jc w:val="center"/>
              <w:rPr>
                <w:rFonts w:hint="eastAsia" w:ascii="宋体" w:hAnsi="宋体"/>
                <w:b/>
                <w:sz w:val="20"/>
                <w:szCs w:val="20"/>
                <w:highlight w:val="none"/>
              </w:rPr>
            </w:pPr>
            <w:r>
              <w:rPr>
                <w:rFonts w:hint="eastAsia" w:ascii="宋体" w:hAnsi="宋体"/>
                <w:kern w:val="0"/>
                <w:szCs w:val="21"/>
                <w:lang w:val="zh-CN"/>
              </w:rPr>
              <w:t>报价方式及要求</w:t>
            </w:r>
          </w:p>
        </w:tc>
        <w:tc>
          <w:tcPr>
            <w:tcW w:w="6436" w:type="dxa"/>
            <w:vAlign w:val="top"/>
          </w:tcPr>
          <w:p>
            <w:pPr>
              <w:jc w:val="left"/>
              <w:rPr>
                <w:rFonts w:hint="eastAsia" w:ascii="宋体" w:hAnsi="宋体" w:cs="宋体"/>
                <w:color w:val="000000"/>
                <w:sz w:val="20"/>
                <w:szCs w:val="20"/>
                <w:highlight w:val="none"/>
              </w:rPr>
            </w:pPr>
            <w:r>
              <w:rPr>
                <w:rFonts w:hint="eastAsia" w:ascii="宋体" w:hAnsi="宋体"/>
                <w:kern w:val="0"/>
                <w:szCs w:val="21"/>
                <w:lang w:val="zh-CN"/>
              </w:rPr>
              <w:t>国产产品：投标报价必须是人民币含税价（投标价包含所有费用，包含但不限于货物价格、税费、招标范围内所有设备、安装中的相关费用（包括安装过程中损耗、额外材料、设计费等）、辅助设施及配件费、包装、运输、装卸、安装、调试、技术指导、培训、咨询、服务、保险、检测、验收合格交付使用之前以及技术和售后服务、质保期退运返修等其他所有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pPr>
              <w:spacing w:line="460" w:lineRule="atLeast"/>
              <w:jc w:val="center"/>
              <w:rPr>
                <w:rFonts w:hint="eastAsia" w:ascii="宋体" w:hAnsi="宋体" w:eastAsia="宋体"/>
                <w:b/>
                <w:bCs w:val="0"/>
                <w:sz w:val="20"/>
                <w:szCs w:val="20"/>
                <w:highlight w:val="none"/>
                <w:lang w:eastAsia="zh-CN"/>
              </w:rPr>
            </w:pPr>
            <w:bookmarkStart w:id="42" w:name="_Hlk72260973"/>
            <w:r>
              <w:rPr>
                <w:rFonts w:hint="eastAsia" w:ascii="宋体" w:hAnsi="宋体"/>
                <w:kern w:val="0"/>
                <w:szCs w:val="21"/>
                <w:lang w:val="zh-CN"/>
              </w:rPr>
              <w:t>3</w:t>
            </w:r>
          </w:p>
        </w:tc>
        <w:tc>
          <w:tcPr>
            <w:tcW w:w="1544" w:type="dxa"/>
            <w:vAlign w:val="center"/>
          </w:tcPr>
          <w:p>
            <w:pPr>
              <w:spacing w:line="460" w:lineRule="atLeast"/>
              <w:jc w:val="center"/>
              <w:rPr>
                <w:rFonts w:hint="default" w:ascii="宋体" w:hAnsi="宋体" w:eastAsia="宋体"/>
                <w:b/>
                <w:bCs w:val="0"/>
                <w:sz w:val="20"/>
                <w:szCs w:val="20"/>
                <w:highlight w:val="none"/>
                <w:lang w:val="en-US" w:eastAsia="zh-CN"/>
              </w:rPr>
            </w:pPr>
            <w:ins w:id="172" w:author="政府采购业务部" w:date="2024-10-14T22:54:07Z">
              <w:r>
                <w:rPr>
                  <w:rFonts w:hint="eastAsia" w:ascii="宋体" w:hAnsi="宋体"/>
                  <w:kern w:val="0"/>
                  <w:szCs w:val="21"/>
                </w:rPr>
                <w:t>★</w:t>
              </w:r>
            </w:ins>
            <w:r>
              <w:commentReference w:id="85"/>
            </w:r>
            <w:r>
              <w:rPr>
                <w:rFonts w:hint="eastAsia" w:ascii="宋体" w:hAnsi="宋体"/>
                <w:kern w:val="0"/>
                <w:szCs w:val="21"/>
                <w:lang w:val="zh-CN"/>
              </w:rPr>
              <w:t>付款方式</w:t>
            </w:r>
          </w:p>
        </w:tc>
        <w:tc>
          <w:tcPr>
            <w:tcW w:w="6436" w:type="dxa"/>
            <w:vAlign w:val="top"/>
          </w:tcPr>
          <w:p>
            <w:pPr>
              <w:jc w:val="left"/>
              <w:rPr>
                <w:rFonts w:hint="default" w:eastAsia="宋体"/>
                <w:highlight w:val="none"/>
                <w:lang w:val="en-US" w:eastAsia="zh-CN"/>
              </w:rPr>
            </w:pPr>
            <w:r>
              <w:rPr>
                <w:rFonts w:hint="eastAsia" w:ascii="宋体" w:hAnsi="宋体"/>
                <w:kern w:val="0"/>
                <w:szCs w:val="21"/>
                <w:lang w:val="zh-CN"/>
              </w:rPr>
              <w:t>签订合同后，采购人向中标人支付项目</w:t>
            </w:r>
            <w:r>
              <w:rPr>
                <w:rFonts w:hint="eastAsia" w:ascii="宋体" w:hAnsi="宋体"/>
                <w:kern w:val="0"/>
                <w:szCs w:val="21"/>
              </w:rPr>
              <w:t>合同总</w:t>
            </w:r>
            <w:r>
              <w:rPr>
                <w:rFonts w:hint="eastAsia" w:ascii="宋体" w:hAnsi="宋体"/>
                <w:kern w:val="0"/>
                <w:szCs w:val="21"/>
                <w:lang w:val="zh-CN"/>
              </w:rPr>
              <w:t>金额的</w:t>
            </w:r>
            <w:r>
              <w:rPr>
                <w:rFonts w:hint="eastAsia" w:ascii="宋体" w:hAnsi="宋体"/>
                <w:kern w:val="0"/>
                <w:szCs w:val="21"/>
              </w:rPr>
              <w:t>50</w:t>
            </w:r>
            <w:r>
              <w:rPr>
                <w:rFonts w:hint="eastAsia" w:ascii="宋体" w:hAnsi="宋体"/>
                <w:kern w:val="0"/>
                <w:szCs w:val="21"/>
                <w:lang w:val="zh-CN"/>
              </w:rPr>
              <w:t>%作为预付款，</w:t>
            </w:r>
            <w:r>
              <w:rPr>
                <w:rFonts w:hint="eastAsia" w:ascii="宋体" w:hAnsi="宋体" w:eastAsia="宋体" w:cs="宋体"/>
                <w:b w:val="0"/>
                <w:bCs/>
                <w:sz w:val="21"/>
                <w:szCs w:val="21"/>
                <w:lang w:val="en-US" w:eastAsia="zh-CN"/>
              </w:rPr>
              <w:t>支付前中标人需提交履约保证金给采购人</w:t>
            </w:r>
            <w:r>
              <w:rPr>
                <w:rFonts w:hint="eastAsia" w:ascii="宋体" w:hAnsi="宋体"/>
                <w:kern w:val="0"/>
                <w:szCs w:val="21"/>
                <w:lang w:val="zh-CN"/>
              </w:rPr>
              <w:t>。货物全部安装验收合格后，采购人向中标人支付项</w:t>
            </w:r>
            <w:r>
              <w:rPr>
                <w:rFonts w:hint="eastAsia" w:ascii="宋体" w:hAnsi="宋体"/>
                <w:kern w:val="0"/>
                <w:szCs w:val="21"/>
              </w:rPr>
              <w:t>合同总</w:t>
            </w:r>
            <w:r>
              <w:rPr>
                <w:rFonts w:hint="eastAsia" w:ascii="宋体" w:hAnsi="宋体"/>
                <w:kern w:val="0"/>
                <w:szCs w:val="21"/>
                <w:lang w:val="zh-CN"/>
              </w:rPr>
              <w:t>金额的</w:t>
            </w:r>
            <w:r>
              <w:rPr>
                <w:rFonts w:hint="eastAsia" w:ascii="宋体" w:hAnsi="宋体"/>
                <w:kern w:val="0"/>
                <w:szCs w:val="21"/>
              </w:rPr>
              <w:t>50</w:t>
            </w:r>
            <w:r>
              <w:rPr>
                <w:rFonts w:hint="eastAsia" w:ascii="宋体" w:hAnsi="宋体"/>
                <w:kern w:val="0"/>
                <w:szCs w:val="21"/>
                <w:lang w:val="zh-CN"/>
              </w:rPr>
              <w:t>%货款。中标人应向采购人提交正规税务发票，作为付款前提条件。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jc w:val="center"/>
        </w:trPr>
        <w:tc>
          <w:tcPr>
            <w:tcW w:w="840" w:type="dxa"/>
            <w:vMerge w:val="restart"/>
            <w:vAlign w:val="center"/>
          </w:tcPr>
          <w:p>
            <w:pPr>
              <w:spacing w:line="460" w:lineRule="atLeast"/>
              <w:jc w:val="center"/>
              <w:rPr>
                <w:rFonts w:hint="eastAsia" w:ascii="宋体" w:hAnsi="宋体"/>
                <w:kern w:val="0"/>
                <w:szCs w:val="21"/>
                <w:lang w:val="zh-CN"/>
              </w:rPr>
            </w:pPr>
          </w:p>
          <w:p>
            <w:pPr>
              <w:spacing w:line="460" w:lineRule="atLeast"/>
              <w:jc w:val="center"/>
              <w:rPr>
                <w:rFonts w:ascii="宋体" w:hAnsi="宋体"/>
                <w:b/>
                <w:bCs w:val="0"/>
                <w:sz w:val="20"/>
                <w:szCs w:val="20"/>
                <w:highlight w:val="none"/>
              </w:rPr>
            </w:pPr>
            <w:r>
              <w:rPr>
                <w:rFonts w:hint="eastAsia" w:ascii="宋体" w:hAnsi="宋体"/>
                <w:kern w:val="0"/>
                <w:szCs w:val="21"/>
                <w:lang w:val="zh-CN"/>
              </w:rPr>
              <w:t>4</w:t>
            </w:r>
          </w:p>
        </w:tc>
        <w:tc>
          <w:tcPr>
            <w:tcW w:w="1544" w:type="dxa"/>
            <w:vMerge w:val="restart"/>
            <w:vAlign w:val="center"/>
          </w:tcPr>
          <w:p>
            <w:pPr>
              <w:spacing w:line="460" w:lineRule="atLeast"/>
              <w:jc w:val="center"/>
              <w:rPr>
                <w:rFonts w:ascii="宋体" w:hAnsi="宋体"/>
                <w:b/>
                <w:bCs w:val="0"/>
                <w:sz w:val="20"/>
                <w:szCs w:val="20"/>
                <w:highlight w:val="none"/>
              </w:rPr>
            </w:pPr>
            <w:r>
              <w:rPr>
                <w:rFonts w:hint="eastAsia" w:ascii="宋体" w:hAnsi="宋体"/>
                <w:kern w:val="0"/>
                <w:szCs w:val="21"/>
                <w:lang w:val="zh-CN"/>
              </w:rPr>
              <w:t>培训要求</w:t>
            </w:r>
          </w:p>
        </w:tc>
        <w:tc>
          <w:tcPr>
            <w:tcW w:w="6436" w:type="dxa"/>
            <w:vAlign w:val="top"/>
          </w:tcPr>
          <w:p>
            <w:pPr>
              <w:jc w:val="left"/>
              <w:rPr>
                <w:rFonts w:hint="default" w:eastAsia="宋体"/>
                <w:highlight w:val="none"/>
                <w:lang w:val="en-US" w:eastAsia="zh-CN"/>
              </w:rPr>
            </w:pPr>
            <w:r>
              <w:rPr>
                <w:rFonts w:hint="eastAsia" w:ascii="宋体" w:hAnsi="宋体"/>
                <w:kern w:val="0"/>
                <w:szCs w:val="21"/>
                <w:lang w:val="zh-CN"/>
              </w:rPr>
              <w:t>4.1满足24小时热线服务。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default" w:ascii="宋体" w:hAnsi="宋体"/>
                <w:b/>
                <w:bCs w:val="0"/>
                <w:sz w:val="20"/>
                <w:szCs w:val="20"/>
                <w:highlight w:val="none"/>
                <w:lang w:val="en-US" w:eastAsia="zh-CN"/>
              </w:rPr>
            </w:pPr>
          </w:p>
        </w:tc>
        <w:tc>
          <w:tcPr>
            <w:tcW w:w="1544" w:type="dxa"/>
            <w:vMerge w:val="continue"/>
            <w:vAlign w:val="center"/>
          </w:tcPr>
          <w:p>
            <w:pPr>
              <w:spacing w:line="460" w:lineRule="atLeast"/>
              <w:jc w:val="center"/>
              <w:rPr>
                <w:rStyle w:val="47"/>
                <w:rFonts w:hint="eastAsia" w:ascii="宋体" w:hAnsi="宋体" w:cs="宋体"/>
                <w:b/>
                <w:bCs w:val="0"/>
                <w:color w:val="000000"/>
                <w:sz w:val="20"/>
                <w:szCs w:val="20"/>
                <w:highlight w:val="none"/>
              </w:rPr>
            </w:pPr>
          </w:p>
        </w:tc>
        <w:tc>
          <w:tcPr>
            <w:tcW w:w="6436" w:type="dxa"/>
            <w:vAlign w:val="top"/>
          </w:tcPr>
          <w:p>
            <w:pPr>
              <w:jc w:val="left"/>
              <w:rPr>
                <w:rFonts w:hint="eastAsia" w:ascii="宋体" w:hAnsi="宋体" w:cs="宋体"/>
                <w:color w:val="000000"/>
                <w:sz w:val="20"/>
                <w:szCs w:val="20"/>
                <w:highlight w:val="none"/>
                <w:lang w:val="en-US" w:eastAsia="zh-CN"/>
              </w:rPr>
            </w:pPr>
            <w:r>
              <w:rPr>
                <w:rFonts w:hint="eastAsia" w:ascii="宋体" w:hAnsi="宋体"/>
                <w:kern w:val="0"/>
                <w:szCs w:val="21"/>
                <w:lang w:val="zh-CN"/>
              </w:rPr>
              <w:t>4.2为保证投标人所提供的货物和设备安全、可靠运行，便于采购人的运行维护，必须对采购人培训合格的维护和管理人员。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eastAsia" w:ascii="宋体" w:hAnsi="宋体"/>
                <w:b/>
                <w:bCs w:val="0"/>
                <w:sz w:val="20"/>
                <w:szCs w:val="20"/>
                <w:highlight w:val="none"/>
                <w:lang w:val="en-US" w:eastAsia="zh-CN"/>
              </w:rPr>
            </w:pPr>
          </w:p>
        </w:tc>
        <w:tc>
          <w:tcPr>
            <w:tcW w:w="1544" w:type="dxa"/>
            <w:vMerge w:val="continue"/>
            <w:vAlign w:val="center"/>
          </w:tcPr>
          <w:p>
            <w:pPr>
              <w:spacing w:line="460" w:lineRule="atLeast"/>
              <w:jc w:val="center"/>
              <w:rPr>
                <w:rFonts w:hint="eastAsia" w:ascii="宋体" w:hAnsi="宋体" w:cs="宋体"/>
                <w:b/>
                <w:bCs w:val="0"/>
                <w:color w:val="000000"/>
                <w:sz w:val="20"/>
                <w:szCs w:val="20"/>
                <w:highlight w:val="none"/>
              </w:rPr>
            </w:pPr>
          </w:p>
        </w:tc>
        <w:tc>
          <w:tcPr>
            <w:tcW w:w="6436" w:type="dxa"/>
            <w:vAlign w:val="top"/>
          </w:tcPr>
          <w:p>
            <w:pPr>
              <w:jc w:val="left"/>
              <w:rPr>
                <w:highlight w:val="none"/>
              </w:rPr>
            </w:pPr>
            <w:r>
              <w:rPr>
                <w:rFonts w:hint="eastAsia" w:ascii="宋体" w:hAnsi="宋体"/>
                <w:kern w:val="0"/>
                <w:szCs w:val="21"/>
                <w:lang w:val="zh-CN"/>
              </w:rPr>
              <w:t>4.3投标人负责对采购人提供至少一次现场技术培训，以便工作人员在培训后能熟练地掌握系统的维护工作，并能及时排除大部分的系统障碍。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pPr>
              <w:spacing w:line="460" w:lineRule="atLeast"/>
              <w:jc w:val="center"/>
              <w:rPr>
                <w:rFonts w:hint="eastAsia" w:ascii="宋体" w:hAnsi="宋体"/>
                <w:b/>
                <w:bCs w:val="0"/>
                <w:sz w:val="20"/>
                <w:szCs w:val="20"/>
                <w:highlight w:val="none"/>
                <w:lang w:val="en-US" w:eastAsia="zh-CN"/>
              </w:rPr>
            </w:pPr>
            <w:r>
              <w:rPr>
                <w:rFonts w:hint="eastAsia" w:ascii="宋体" w:hAnsi="宋体"/>
                <w:kern w:val="0"/>
                <w:szCs w:val="21"/>
                <w:lang w:val="zh-CN"/>
              </w:rPr>
              <w:t>5</w:t>
            </w:r>
          </w:p>
        </w:tc>
        <w:tc>
          <w:tcPr>
            <w:tcW w:w="1544" w:type="dxa"/>
            <w:vAlign w:val="top"/>
          </w:tcPr>
          <w:p>
            <w:pPr>
              <w:spacing w:line="460" w:lineRule="atLeast"/>
              <w:jc w:val="center"/>
              <w:rPr>
                <w:rFonts w:hint="eastAsia" w:ascii="宋体" w:hAnsi="宋体" w:cs="宋体"/>
                <w:b/>
                <w:bCs w:val="0"/>
                <w:color w:val="000000"/>
                <w:sz w:val="20"/>
                <w:szCs w:val="20"/>
                <w:highlight w:val="none"/>
              </w:rPr>
            </w:pPr>
            <w:r>
              <w:rPr>
                <w:rFonts w:hint="eastAsia" w:ascii="宋体" w:hAnsi="宋体"/>
                <w:kern w:val="0"/>
                <w:szCs w:val="21"/>
                <w:lang w:val="zh-CN"/>
              </w:rPr>
              <w:t>运输及包装方式的要求</w:t>
            </w:r>
          </w:p>
        </w:tc>
        <w:tc>
          <w:tcPr>
            <w:tcW w:w="6436" w:type="dxa"/>
            <w:vAlign w:val="top"/>
          </w:tcPr>
          <w:p>
            <w:pPr>
              <w:jc w:val="left"/>
              <w:rPr>
                <w:highlight w:val="none"/>
              </w:rPr>
            </w:pPr>
            <w:r>
              <w:rPr>
                <w:rFonts w:hint="eastAsia" w:ascii="宋体" w:hAnsi="宋体"/>
                <w:kern w:val="0"/>
                <w:szCs w:val="21"/>
                <w:lang w:val="zh-CN"/>
              </w:rPr>
              <w:t>5.1设备的包装、运输由投标人负责，投标人应对任何由于不当包装或防护措施不利而导致的商品损坏、损失、费用增长等后果负责。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pPr>
              <w:spacing w:line="460" w:lineRule="atLeast"/>
              <w:jc w:val="center"/>
              <w:rPr>
                <w:rFonts w:hint="default" w:ascii="宋体" w:hAnsi="宋体"/>
                <w:b/>
                <w:bCs w:val="0"/>
                <w:sz w:val="20"/>
                <w:szCs w:val="20"/>
                <w:highlight w:val="none"/>
                <w:lang w:val="en-US" w:eastAsia="zh-CN"/>
              </w:rPr>
            </w:pPr>
            <w:r>
              <w:rPr>
                <w:rFonts w:hint="eastAsia" w:ascii="宋体" w:hAnsi="宋体"/>
                <w:kern w:val="0"/>
                <w:szCs w:val="21"/>
                <w:lang w:val="zh-CN"/>
              </w:rPr>
              <w:t>6</w:t>
            </w:r>
          </w:p>
        </w:tc>
        <w:tc>
          <w:tcPr>
            <w:tcW w:w="1544" w:type="dxa"/>
            <w:vMerge w:val="restart"/>
            <w:vAlign w:val="center"/>
          </w:tcPr>
          <w:p>
            <w:pPr>
              <w:spacing w:line="460" w:lineRule="atLeast"/>
              <w:jc w:val="center"/>
              <w:rPr>
                <w:rStyle w:val="47"/>
                <w:rFonts w:hint="eastAsia" w:ascii="宋体" w:hAnsi="宋体" w:cs="宋体"/>
                <w:b/>
                <w:bCs w:val="0"/>
                <w:color w:val="000000"/>
                <w:sz w:val="20"/>
                <w:szCs w:val="20"/>
                <w:highlight w:val="none"/>
              </w:rPr>
            </w:pPr>
            <w:r>
              <w:rPr>
                <w:rFonts w:hint="eastAsia" w:ascii="宋体" w:hAnsi="宋体"/>
                <w:kern w:val="0"/>
                <w:szCs w:val="21"/>
                <w:lang w:val="zh-CN"/>
              </w:rPr>
              <w:t>安装、调试和验收</w:t>
            </w:r>
          </w:p>
        </w:tc>
        <w:tc>
          <w:tcPr>
            <w:tcW w:w="6436" w:type="dxa"/>
            <w:vAlign w:val="top"/>
          </w:tcPr>
          <w:p>
            <w:pPr>
              <w:jc w:val="left"/>
              <w:rPr>
                <w:rFonts w:hint="eastAsia" w:ascii="宋体" w:hAnsi="宋体" w:cs="宋体"/>
                <w:color w:val="000000"/>
                <w:sz w:val="20"/>
                <w:szCs w:val="20"/>
                <w:highlight w:val="none"/>
                <w:lang w:val="en-US" w:eastAsia="zh-CN"/>
              </w:rPr>
            </w:pPr>
            <w:r>
              <w:rPr>
                <w:rFonts w:hint="eastAsia" w:ascii="宋体" w:hAnsi="宋体"/>
                <w:kern w:val="0"/>
                <w:szCs w:val="21"/>
                <w:lang w:val="zh-CN"/>
              </w:rPr>
              <w:t>6.1投标人货物经过双方检验认可后，签署验收报告，产品保修期自验收合格之日起算，由投标人提供产品保修文件。</w:t>
            </w:r>
          </w:p>
        </w:tc>
      </w:tr>
      <w:bookmarkEnd w:id="4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eastAsia" w:ascii="宋体" w:hAnsi="宋体" w:eastAsia="宋体"/>
                <w:b/>
                <w:sz w:val="20"/>
                <w:szCs w:val="20"/>
                <w:highlight w:val="none"/>
                <w:lang w:eastAsia="zh-CN"/>
              </w:rPr>
            </w:pPr>
          </w:p>
        </w:tc>
        <w:tc>
          <w:tcPr>
            <w:tcW w:w="1544" w:type="dxa"/>
            <w:vMerge w:val="continue"/>
            <w:vAlign w:val="top"/>
          </w:tcPr>
          <w:p>
            <w:pPr>
              <w:spacing w:line="460" w:lineRule="atLeast"/>
              <w:jc w:val="center"/>
              <w:rPr>
                <w:rFonts w:ascii="宋体" w:hAnsi="宋体"/>
                <w:color w:val="000000"/>
                <w:sz w:val="20"/>
                <w:szCs w:val="20"/>
                <w:highlight w:val="none"/>
              </w:rPr>
            </w:pPr>
          </w:p>
        </w:tc>
        <w:tc>
          <w:tcPr>
            <w:tcW w:w="6436" w:type="dxa"/>
            <w:vAlign w:val="top"/>
          </w:tcPr>
          <w:p>
            <w:pPr>
              <w:jc w:val="left"/>
              <w:rPr>
                <w:rFonts w:hint="eastAsia" w:ascii="宋体" w:hAnsi="宋体"/>
                <w:kern w:val="0"/>
                <w:szCs w:val="21"/>
                <w:lang w:val="zh-CN"/>
              </w:rPr>
            </w:pPr>
            <w:r>
              <w:rPr>
                <w:rFonts w:hint="eastAsia" w:ascii="宋体" w:hAnsi="宋体"/>
                <w:kern w:val="0"/>
                <w:szCs w:val="21"/>
                <w:lang w:val="zh-CN"/>
              </w:rPr>
              <w:t>6.2当满足以下条件时，采购人才向投标人签发货物验收报告：</w:t>
            </w:r>
          </w:p>
          <w:p>
            <w:pPr>
              <w:jc w:val="left"/>
              <w:rPr>
                <w:rFonts w:hint="eastAsia" w:ascii="宋体" w:hAnsi="宋体"/>
                <w:kern w:val="0"/>
                <w:szCs w:val="21"/>
                <w:lang w:val="zh-CN"/>
              </w:rPr>
            </w:pPr>
            <w:r>
              <w:rPr>
                <w:rFonts w:hint="eastAsia" w:ascii="宋体" w:hAnsi="宋体"/>
                <w:kern w:val="0"/>
                <w:szCs w:val="21"/>
                <w:lang w:val="zh-CN"/>
              </w:rPr>
              <w:t>a、投标人已按照合同规定提供了全部产品及完整的技术资料。</w:t>
            </w:r>
          </w:p>
          <w:p>
            <w:pPr>
              <w:jc w:val="left"/>
              <w:rPr>
                <w:rFonts w:hint="eastAsia" w:ascii="宋体" w:hAnsi="宋体"/>
                <w:kern w:val="0"/>
                <w:szCs w:val="21"/>
                <w:lang w:val="zh-CN"/>
              </w:rPr>
            </w:pPr>
            <w:r>
              <w:rPr>
                <w:rFonts w:hint="eastAsia" w:ascii="宋体" w:hAnsi="宋体"/>
                <w:kern w:val="0"/>
                <w:szCs w:val="21"/>
                <w:lang w:val="zh-CN"/>
              </w:rPr>
              <w:t>b、货物符合招标文件技术规格书的要求，性能满足要求。</w:t>
            </w:r>
          </w:p>
          <w:p>
            <w:pPr>
              <w:jc w:val="left"/>
              <w:rPr>
                <w:rFonts w:ascii="宋体" w:hAnsi="宋体"/>
                <w:bCs/>
                <w:color w:val="000000"/>
                <w:szCs w:val="21"/>
                <w:highlight w:val="none"/>
              </w:rPr>
            </w:pPr>
            <w:r>
              <w:rPr>
                <w:rFonts w:hint="eastAsia" w:ascii="宋体" w:hAnsi="宋体"/>
                <w:kern w:val="0"/>
                <w:szCs w:val="21"/>
                <w:lang w:val="zh-CN"/>
              </w:rPr>
              <w:t>c、货物具备产品合格证。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ascii="宋体" w:hAnsi="宋体"/>
                <w:b/>
                <w:highlight w:val="none"/>
              </w:rPr>
            </w:pPr>
          </w:p>
        </w:tc>
        <w:tc>
          <w:tcPr>
            <w:tcW w:w="1544" w:type="dxa"/>
            <w:vMerge w:val="continue"/>
            <w:vAlign w:val="top"/>
          </w:tcPr>
          <w:p>
            <w:pPr>
              <w:spacing w:line="460" w:lineRule="atLeast"/>
              <w:jc w:val="center"/>
              <w:rPr>
                <w:rFonts w:ascii="宋体" w:hAnsi="宋体"/>
                <w:b/>
                <w:highlight w:val="none"/>
              </w:rPr>
            </w:pPr>
          </w:p>
        </w:tc>
        <w:tc>
          <w:tcPr>
            <w:tcW w:w="6436" w:type="dxa"/>
            <w:vAlign w:val="top"/>
          </w:tcPr>
          <w:p>
            <w:pPr>
              <w:jc w:val="left"/>
              <w:rPr>
                <w:rFonts w:ascii="宋体" w:hAnsi="宋体"/>
                <w:bCs/>
                <w:color w:val="000000"/>
                <w:szCs w:val="21"/>
                <w:highlight w:val="none"/>
              </w:rPr>
            </w:pPr>
            <w:r>
              <w:rPr>
                <w:rFonts w:hint="eastAsia" w:ascii="宋体" w:hAnsi="宋体"/>
                <w:kern w:val="0"/>
                <w:szCs w:val="21"/>
                <w:lang w:val="zh-CN"/>
              </w:rPr>
              <w:t>6.3投标人技术工程师负责现场的免费安装、调试。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eastAsia" w:ascii="宋体" w:hAnsi="宋体" w:eastAsia="宋体"/>
                <w:b/>
                <w:sz w:val="20"/>
                <w:szCs w:val="20"/>
                <w:highlight w:val="none"/>
                <w:lang w:eastAsia="zh-CN"/>
              </w:rPr>
            </w:pPr>
          </w:p>
        </w:tc>
        <w:tc>
          <w:tcPr>
            <w:tcW w:w="1544" w:type="dxa"/>
            <w:vMerge w:val="continue"/>
            <w:vAlign w:val="top"/>
          </w:tcPr>
          <w:p>
            <w:pPr>
              <w:spacing w:line="460" w:lineRule="atLeast"/>
              <w:jc w:val="center"/>
              <w:rPr>
                <w:rFonts w:ascii="宋体" w:hAnsi="宋体"/>
                <w:b/>
                <w:sz w:val="20"/>
                <w:szCs w:val="20"/>
                <w:highlight w:val="none"/>
              </w:rPr>
            </w:pPr>
          </w:p>
        </w:tc>
        <w:tc>
          <w:tcPr>
            <w:tcW w:w="6436" w:type="dxa"/>
            <w:vAlign w:val="top"/>
          </w:tcPr>
          <w:p>
            <w:pPr>
              <w:jc w:val="left"/>
              <w:rPr>
                <w:rFonts w:ascii="宋体" w:hAnsi="宋体" w:cs="宋体"/>
                <w:color w:val="000000"/>
                <w:sz w:val="20"/>
                <w:szCs w:val="20"/>
                <w:highlight w:val="none"/>
              </w:rPr>
            </w:pPr>
            <w:r>
              <w:rPr>
                <w:rFonts w:hint="eastAsia" w:ascii="宋体" w:hAnsi="宋体"/>
                <w:kern w:val="0"/>
                <w:szCs w:val="21"/>
                <w:lang w:val="zh-CN"/>
              </w:rPr>
              <w:t>6.4货物和设备运抵安装现场后，采购人将与投标人共同开箱验收, 如投标人届时不派人来,则验收结果应以采购人和当地商检人员的验收报告为最终验收结果。验收时发现短缺、破损, 采购人有权要求投标人立即补发和负责更换。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ascii="宋体" w:hAnsi="宋体"/>
                <w:b/>
                <w:sz w:val="20"/>
                <w:szCs w:val="20"/>
                <w:highlight w:val="none"/>
              </w:rPr>
            </w:pPr>
          </w:p>
        </w:tc>
        <w:tc>
          <w:tcPr>
            <w:tcW w:w="1544" w:type="dxa"/>
            <w:vMerge w:val="continue"/>
            <w:vAlign w:val="top"/>
          </w:tcPr>
          <w:p>
            <w:pPr>
              <w:spacing w:line="460" w:lineRule="atLeast"/>
              <w:jc w:val="center"/>
              <w:rPr>
                <w:rFonts w:ascii="宋体" w:hAnsi="宋体"/>
                <w:b/>
                <w:sz w:val="20"/>
                <w:szCs w:val="20"/>
                <w:highlight w:val="none"/>
              </w:rPr>
            </w:pPr>
          </w:p>
        </w:tc>
        <w:tc>
          <w:tcPr>
            <w:tcW w:w="6436" w:type="dxa"/>
            <w:vAlign w:val="top"/>
          </w:tcPr>
          <w:p>
            <w:pPr>
              <w:jc w:val="left"/>
              <w:rPr>
                <w:rFonts w:ascii="宋体" w:hAnsi="宋体" w:cs="宋体"/>
                <w:color w:val="000000"/>
                <w:sz w:val="20"/>
                <w:szCs w:val="20"/>
                <w:highlight w:val="none"/>
              </w:rPr>
            </w:pPr>
            <w:r>
              <w:rPr>
                <w:rFonts w:hint="eastAsia" w:ascii="宋体" w:hAnsi="宋体"/>
                <w:kern w:val="0"/>
                <w:szCs w:val="21"/>
                <w:lang w:val="zh-CN"/>
              </w:rPr>
              <w:t>6.5投标人应提出货物和设备测试的内容、项目、指标和方法,投标人有责任对采购人的技术人员提出的问题作出解答。测试应进行详细记录, 货物和设备测试结束后, 由投标人技术人员签字后交给采购人验收。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eastAsia" w:ascii="宋体" w:hAnsi="宋体" w:eastAsia="宋体"/>
                <w:b/>
                <w:sz w:val="20"/>
                <w:szCs w:val="20"/>
                <w:highlight w:val="none"/>
                <w:lang w:eastAsia="zh-CN"/>
              </w:rPr>
            </w:pPr>
          </w:p>
        </w:tc>
        <w:tc>
          <w:tcPr>
            <w:tcW w:w="1544" w:type="dxa"/>
            <w:vMerge w:val="continue"/>
            <w:vAlign w:val="top"/>
          </w:tcPr>
          <w:p>
            <w:pPr>
              <w:spacing w:line="460" w:lineRule="atLeast"/>
              <w:jc w:val="center"/>
              <w:rPr>
                <w:rFonts w:ascii="宋体" w:hAnsi="宋体"/>
                <w:b/>
                <w:sz w:val="20"/>
                <w:szCs w:val="20"/>
                <w:highlight w:val="none"/>
              </w:rPr>
            </w:pPr>
          </w:p>
        </w:tc>
        <w:tc>
          <w:tcPr>
            <w:tcW w:w="6436" w:type="dxa"/>
            <w:vAlign w:val="top"/>
          </w:tcPr>
          <w:p>
            <w:pPr>
              <w:jc w:val="left"/>
              <w:rPr>
                <w:highlight w:val="none"/>
              </w:rPr>
            </w:pPr>
            <w:r>
              <w:rPr>
                <w:rFonts w:hint="eastAsia" w:ascii="宋体" w:hAnsi="宋体"/>
                <w:kern w:val="0"/>
                <w:szCs w:val="21"/>
                <w:lang w:val="zh-CN"/>
              </w:rPr>
              <w:t>6.6保修期自最终安装验收合格后开始，保修期内卖方要保修除消耗品以外的所有部件。在保修期内，如果货物和设备发生故障，投标人要调查故障原因并修复直至满足最终验收指标和性能的要求，或者更换整个或部分有缺陷的材料。以上都应是免费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pPr>
              <w:spacing w:line="460" w:lineRule="atLeast"/>
              <w:jc w:val="center"/>
              <w:rPr>
                <w:rFonts w:ascii="宋体" w:hAnsi="宋体"/>
                <w:b/>
                <w:highlight w:val="none"/>
              </w:rPr>
            </w:pPr>
            <w:r>
              <w:rPr>
                <w:rFonts w:hint="eastAsia" w:ascii="宋体" w:hAnsi="宋体"/>
                <w:kern w:val="0"/>
                <w:szCs w:val="21"/>
                <w:lang w:val="zh-CN"/>
              </w:rPr>
              <w:t>7</w:t>
            </w:r>
          </w:p>
        </w:tc>
        <w:tc>
          <w:tcPr>
            <w:tcW w:w="1544" w:type="dxa"/>
            <w:vMerge w:val="restart"/>
            <w:vAlign w:val="top"/>
          </w:tcPr>
          <w:p>
            <w:pPr>
              <w:spacing w:line="460" w:lineRule="atLeast"/>
              <w:jc w:val="center"/>
              <w:rPr>
                <w:rFonts w:ascii="宋体" w:hAnsi="宋体"/>
                <w:b/>
                <w:highlight w:val="none"/>
              </w:rPr>
            </w:pPr>
            <w:r>
              <w:rPr>
                <w:rFonts w:hint="eastAsia" w:ascii="宋体" w:hAnsi="宋体"/>
                <w:kern w:val="0"/>
                <w:szCs w:val="21"/>
                <w:lang w:val="zh-CN"/>
              </w:rPr>
              <w:t>关于违约</w:t>
            </w:r>
          </w:p>
        </w:tc>
        <w:tc>
          <w:tcPr>
            <w:tcW w:w="6436" w:type="dxa"/>
            <w:vAlign w:val="top"/>
          </w:tcPr>
          <w:p>
            <w:pPr>
              <w:jc w:val="left"/>
              <w:rPr>
                <w:rFonts w:ascii="宋体" w:hAnsi="宋体" w:cs="宋体"/>
                <w:color w:val="000000"/>
                <w:sz w:val="20"/>
                <w:szCs w:val="20"/>
                <w:highlight w:val="none"/>
              </w:rPr>
            </w:pPr>
            <w:r>
              <w:rPr>
                <w:rFonts w:hint="eastAsia" w:ascii="宋体" w:hAnsi="宋体"/>
                <w:kern w:val="0"/>
                <w:szCs w:val="21"/>
                <w:lang w:val="zh-CN"/>
              </w:rPr>
              <w:t>7.1中标人不能交货的，投标人须偿付不能交付部分货款的</w:t>
            </w:r>
            <w:r>
              <w:rPr>
                <w:rFonts w:hint="eastAsia" w:ascii="宋体" w:hAnsi="宋体"/>
                <w:kern w:val="0"/>
                <w:szCs w:val="21"/>
                <w:u w:val="single"/>
                <w:lang w:val="zh-CN"/>
              </w:rPr>
              <w:t xml:space="preserve">  10  </w:t>
            </w:r>
            <w:r>
              <w:rPr>
                <w:rFonts w:hint="eastAsia" w:ascii="宋体" w:hAnsi="宋体"/>
                <w:kern w:val="0"/>
                <w:szCs w:val="21"/>
                <w:lang w:val="zh-CN"/>
              </w:rPr>
              <w:t>%的违约金，并按主管部门相关规定处理。如采购人已支付定金（合同金额的</w:t>
            </w:r>
            <w:r>
              <w:rPr>
                <w:rFonts w:hint="eastAsia" w:ascii="宋体" w:hAnsi="宋体"/>
                <w:kern w:val="0"/>
                <w:szCs w:val="21"/>
              </w:rPr>
              <w:t>5</w:t>
            </w:r>
            <w:r>
              <w:rPr>
                <w:rFonts w:hint="eastAsia" w:ascii="宋体" w:hAnsi="宋体"/>
                <w:kern w:val="0"/>
                <w:szCs w:val="21"/>
                <w:lang w:val="zh-CN"/>
              </w:rPr>
              <w:t>0%），投标人须无条件退还不能交货部分的货物定金（为货款的</w:t>
            </w:r>
            <w:r>
              <w:rPr>
                <w:rFonts w:hint="eastAsia" w:ascii="宋体" w:hAnsi="宋体"/>
                <w:kern w:val="0"/>
                <w:szCs w:val="21"/>
              </w:rPr>
              <w:t>5</w:t>
            </w:r>
            <w:r>
              <w:rPr>
                <w:rFonts w:hint="eastAsia" w:ascii="宋体" w:hAnsi="宋体"/>
                <w:kern w:val="0"/>
                <w:szCs w:val="21"/>
                <w:lang w:val="zh-CN"/>
              </w:rPr>
              <w:t xml:space="preserve">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eastAsia" w:eastAsia="宋体"/>
                <w:b/>
                <w:bCs w:val="0"/>
                <w:highlight w:val="none"/>
                <w:lang w:val="en-US" w:eastAsia="zh-CN"/>
              </w:rPr>
            </w:pPr>
          </w:p>
        </w:tc>
        <w:tc>
          <w:tcPr>
            <w:tcW w:w="1544" w:type="dxa"/>
            <w:vMerge w:val="continue"/>
            <w:vAlign w:val="top"/>
          </w:tcPr>
          <w:p>
            <w:pPr>
              <w:spacing w:line="460" w:lineRule="atLeast"/>
              <w:jc w:val="center"/>
              <w:rPr>
                <w:rFonts w:ascii="宋体" w:hAnsi="宋体"/>
                <w:b/>
                <w:bCs w:val="0"/>
                <w:color w:val="000000"/>
                <w:sz w:val="20"/>
                <w:szCs w:val="20"/>
                <w:highlight w:val="none"/>
              </w:rPr>
            </w:pPr>
          </w:p>
        </w:tc>
        <w:tc>
          <w:tcPr>
            <w:tcW w:w="6436" w:type="dxa"/>
            <w:vAlign w:val="top"/>
          </w:tcPr>
          <w:p>
            <w:pPr>
              <w:jc w:val="left"/>
              <w:rPr>
                <w:rFonts w:hint="eastAsia" w:ascii="宋体" w:hAnsi="宋体" w:cs="宋体"/>
                <w:bCs/>
                <w:color w:val="000000"/>
                <w:sz w:val="20"/>
                <w:szCs w:val="20"/>
                <w:highlight w:val="none"/>
                <w:lang w:val="en-US" w:eastAsia="zh-CN"/>
              </w:rPr>
            </w:pPr>
            <w:r>
              <w:rPr>
                <w:rFonts w:hint="eastAsia" w:ascii="宋体" w:hAnsi="宋体"/>
                <w:kern w:val="0"/>
                <w:szCs w:val="21"/>
                <w:lang w:val="zh-CN"/>
              </w:rPr>
              <w:t>7.2中标人逾期交货的，将被没收履约保证金并按主管部门相关规定处理。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eastAsia"/>
                <w:b/>
                <w:highlight w:val="none"/>
                <w:lang w:val="en-US" w:eastAsia="zh-CN"/>
              </w:rPr>
            </w:pPr>
          </w:p>
        </w:tc>
        <w:tc>
          <w:tcPr>
            <w:tcW w:w="1544" w:type="dxa"/>
            <w:vMerge w:val="continue"/>
            <w:vAlign w:val="top"/>
          </w:tcPr>
          <w:p>
            <w:pPr>
              <w:spacing w:line="460" w:lineRule="atLeast"/>
              <w:jc w:val="center"/>
              <w:rPr>
                <w:rFonts w:ascii="宋体" w:hAnsi="宋体"/>
                <w:b/>
                <w:color w:val="000000"/>
                <w:sz w:val="20"/>
                <w:szCs w:val="20"/>
                <w:highlight w:val="none"/>
              </w:rPr>
            </w:pPr>
          </w:p>
        </w:tc>
        <w:tc>
          <w:tcPr>
            <w:tcW w:w="6436" w:type="dxa"/>
            <w:vAlign w:val="top"/>
          </w:tcPr>
          <w:p>
            <w:pPr>
              <w:jc w:val="left"/>
              <w:rPr>
                <w:rFonts w:hint="eastAsia" w:ascii="宋体" w:hAnsi="宋体" w:cs="宋体"/>
                <w:bCs/>
                <w:color w:val="000000"/>
                <w:sz w:val="20"/>
                <w:szCs w:val="20"/>
                <w:highlight w:val="none"/>
                <w:lang w:val="en-US" w:eastAsia="zh-CN"/>
              </w:rPr>
            </w:pPr>
            <w:r>
              <w:rPr>
                <w:rFonts w:hint="eastAsia" w:ascii="宋体" w:hAnsi="宋体"/>
                <w:kern w:val="0"/>
                <w:szCs w:val="21"/>
                <w:lang w:val="zh-CN"/>
              </w:rPr>
              <w:t>7.3中标人所交付产品</w:t>
            </w:r>
            <w:r>
              <w:rPr>
                <w:rFonts w:hint="eastAsia" w:ascii="宋体" w:hAnsi="宋体"/>
                <w:kern w:val="0"/>
                <w:szCs w:val="21"/>
              </w:rPr>
              <w:t>及</w:t>
            </w:r>
            <w:r>
              <w:rPr>
                <w:rFonts w:hint="eastAsia" w:ascii="宋体" w:hAnsi="宋体"/>
                <w:kern w:val="0"/>
                <w:szCs w:val="21"/>
                <w:lang w:val="zh-CN"/>
              </w:rPr>
              <w:t>服务不符合其投标承诺的，或在投标阶段为了中标而盲目虚假承诺、低价恶性竞争，在履约阶段则通过偷工减料、以次充好而获取利润的，将被没收履约保证金，并被深圳市政府采购中心评为履约等级“差”并按主管部门相关规定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restart"/>
            <w:vAlign w:val="center"/>
          </w:tcPr>
          <w:p>
            <w:pPr>
              <w:spacing w:line="460" w:lineRule="atLeast"/>
              <w:jc w:val="center"/>
              <w:rPr>
                <w:rFonts w:hint="eastAsia"/>
                <w:b/>
                <w:highlight w:val="none"/>
                <w:lang w:val="en-US" w:eastAsia="zh-CN"/>
              </w:rPr>
            </w:pPr>
            <w:r>
              <w:rPr>
                <w:rFonts w:hint="eastAsia" w:ascii="宋体" w:hAnsi="宋体"/>
                <w:kern w:val="0"/>
                <w:szCs w:val="21"/>
                <w:lang w:val="zh-CN"/>
              </w:rPr>
              <w:t>8</w:t>
            </w:r>
          </w:p>
        </w:tc>
        <w:tc>
          <w:tcPr>
            <w:tcW w:w="1544" w:type="dxa"/>
            <w:vMerge w:val="restart"/>
            <w:vAlign w:val="top"/>
          </w:tcPr>
          <w:p>
            <w:pPr>
              <w:spacing w:line="460" w:lineRule="atLeast"/>
              <w:jc w:val="center"/>
              <w:rPr>
                <w:rFonts w:ascii="宋体" w:hAnsi="宋体"/>
                <w:b/>
                <w:color w:val="000000"/>
                <w:sz w:val="20"/>
                <w:szCs w:val="20"/>
                <w:highlight w:val="none"/>
              </w:rPr>
            </w:pPr>
            <w:r>
              <w:rPr>
                <w:rFonts w:hint="eastAsia" w:ascii="宋体" w:hAnsi="宋体"/>
                <w:kern w:val="0"/>
                <w:szCs w:val="21"/>
                <w:lang w:val="zh-CN"/>
              </w:rPr>
              <w:t>关于质量及知识产权要求</w:t>
            </w:r>
          </w:p>
        </w:tc>
        <w:tc>
          <w:tcPr>
            <w:tcW w:w="6436" w:type="dxa"/>
            <w:vAlign w:val="top"/>
          </w:tcPr>
          <w:p>
            <w:pPr>
              <w:jc w:val="left"/>
              <w:rPr>
                <w:rFonts w:hint="eastAsia" w:ascii="宋体" w:hAnsi="宋体" w:cs="宋体"/>
                <w:bCs/>
                <w:color w:val="000000"/>
                <w:sz w:val="20"/>
                <w:szCs w:val="20"/>
                <w:highlight w:val="none"/>
                <w:lang w:val="en-US" w:eastAsia="zh-CN"/>
              </w:rPr>
            </w:pPr>
            <w:r>
              <w:rPr>
                <w:rFonts w:hint="eastAsia" w:ascii="宋体" w:hAnsi="宋体"/>
                <w:kern w:val="0"/>
                <w:szCs w:val="21"/>
                <w:lang w:val="zh-CN"/>
              </w:rPr>
              <w:t>8.1卖方提供完好、全新的原包装产品（包括零配件），随机技术资料齐全。产品符合国家质量检测标准，必须具有生产日期、厂名、厂址、产品合格证等。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Merge w:val="continue"/>
            <w:vAlign w:val="center"/>
          </w:tcPr>
          <w:p>
            <w:pPr>
              <w:spacing w:line="460" w:lineRule="atLeast"/>
              <w:jc w:val="center"/>
              <w:rPr>
                <w:rFonts w:hint="eastAsia"/>
                <w:b/>
                <w:highlight w:val="none"/>
                <w:lang w:val="en-US" w:eastAsia="zh-CN"/>
              </w:rPr>
            </w:pPr>
          </w:p>
        </w:tc>
        <w:tc>
          <w:tcPr>
            <w:tcW w:w="1544" w:type="dxa"/>
            <w:vMerge w:val="continue"/>
            <w:vAlign w:val="top"/>
          </w:tcPr>
          <w:p>
            <w:pPr>
              <w:spacing w:line="460" w:lineRule="atLeast"/>
              <w:jc w:val="center"/>
              <w:rPr>
                <w:rFonts w:ascii="宋体" w:hAnsi="宋体"/>
                <w:b/>
                <w:color w:val="000000"/>
                <w:sz w:val="20"/>
                <w:szCs w:val="20"/>
                <w:highlight w:val="none"/>
              </w:rPr>
            </w:pPr>
          </w:p>
        </w:tc>
        <w:tc>
          <w:tcPr>
            <w:tcW w:w="6436" w:type="dxa"/>
            <w:vAlign w:val="top"/>
          </w:tcPr>
          <w:p>
            <w:pPr>
              <w:jc w:val="left"/>
              <w:rPr>
                <w:rFonts w:hint="eastAsia" w:ascii="宋体" w:hAnsi="宋体" w:cs="宋体"/>
                <w:bCs/>
                <w:color w:val="000000"/>
                <w:sz w:val="20"/>
                <w:szCs w:val="20"/>
                <w:highlight w:val="none"/>
                <w:lang w:val="en-US" w:eastAsia="zh-CN"/>
              </w:rPr>
            </w:pPr>
            <w:r>
              <w:rPr>
                <w:rFonts w:hint="eastAsia" w:ascii="宋体" w:hAnsi="宋体"/>
                <w:kern w:val="0"/>
                <w:szCs w:val="21"/>
                <w:lang w:val="zh-CN"/>
              </w:rPr>
              <w:t>8.2</w:t>
            </w:r>
            <w:r>
              <w:rPr>
                <w:rFonts w:hint="eastAsia" w:ascii="宋体" w:hAnsi="宋体"/>
                <w:kern w:val="0"/>
                <w:szCs w:val="21"/>
              </w:rPr>
              <w:t>投标人需具有良好的知识产权管理体系，</w:t>
            </w:r>
            <w:r>
              <w:rPr>
                <w:rFonts w:hint="eastAsia" w:ascii="宋体" w:hAnsi="宋体"/>
                <w:kern w:val="0"/>
                <w:szCs w:val="21"/>
                <w:lang w:val="zh-CN"/>
              </w:rPr>
              <w:t>买方在中国使用该货物或货物的任何一部分时，免受第三方提出的侵犯其专利权、商标权或工业设计权等知识产权的起诉或司法干预。如果发生上述起诉或干预，则其法律责任均由卖方负责。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40" w:type="dxa"/>
            <w:vAlign w:val="center"/>
          </w:tcPr>
          <w:p>
            <w:pPr>
              <w:spacing w:line="460" w:lineRule="atLeast"/>
              <w:jc w:val="center"/>
              <w:rPr>
                <w:rFonts w:hint="eastAsia" w:ascii="宋体" w:hAnsi="宋体" w:eastAsia="宋体"/>
                <w:b/>
                <w:highlight w:val="none"/>
                <w:lang w:eastAsia="zh-CN"/>
              </w:rPr>
            </w:pPr>
            <w:r>
              <w:rPr>
                <w:rFonts w:hint="eastAsia" w:ascii="宋体" w:hAnsi="宋体"/>
                <w:kern w:val="0"/>
                <w:sz w:val="18"/>
                <w:szCs w:val="18"/>
              </w:rPr>
              <w:t>9</w:t>
            </w:r>
          </w:p>
        </w:tc>
        <w:tc>
          <w:tcPr>
            <w:tcW w:w="1544" w:type="dxa"/>
            <w:vAlign w:val="center"/>
          </w:tcPr>
          <w:p>
            <w:pPr>
              <w:spacing w:line="460" w:lineRule="atLeast"/>
              <w:jc w:val="center"/>
              <w:rPr>
                <w:rFonts w:ascii="宋体" w:hAnsi="宋体"/>
                <w:b/>
                <w:highlight w:val="none"/>
              </w:rPr>
            </w:pPr>
            <w:r>
              <w:rPr>
                <w:rFonts w:hint="eastAsia" w:ascii="宋体" w:hAnsi="宋体"/>
                <w:kern w:val="0"/>
                <w:szCs w:val="21"/>
                <w:lang w:val="zh-CN"/>
              </w:rPr>
              <w:t>关于安全</w:t>
            </w:r>
          </w:p>
        </w:tc>
        <w:tc>
          <w:tcPr>
            <w:tcW w:w="6436" w:type="dxa"/>
            <w:vAlign w:val="top"/>
          </w:tcPr>
          <w:p>
            <w:pPr>
              <w:jc w:val="left"/>
              <w:rPr>
                <w:rFonts w:hint="eastAsia" w:ascii="宋体" w:hAnsi="宋体" w:cs="宋体"/>
                <w:color w:val="000000"/>
                <w:sz w:val="20"/>
                <w:szCs w:val="20"/>
                <w:highlight w:val="none"/>
              </w:rPr>
            </w:pPr>
            <w:r>
              <w:rPr>
                <w:rFonts w:hint="eastAsia" w:ascii="宋体" w:hAnsi="宋体"/>
                <w:bCs/>
                <w:szCs w:val="21"/>
              </w:rPr>
              <w:t>在项目验收前的生产、送货期和项目验收后的免费售后服务保修期内，中标人都应严格履行安全生产工作管理制度（投标人应就生产、送货、安装、验收、服务中突发事件的提供相关应急预案等），在生产、送货、搬运、安装等整个服务过程中造成的任何人员和财产损失风险均由中标人全部负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840" w:type="dxa"/>
            <w:vMerge w:val="restart"/>
            <w:vAlign w:val="center"/>
          </w:tcPr>
          <w:p>
            <w:pPr>
              <w:spacing w:line="460" w:lineRule="atLeast"/>
              <w:jc w:val="center"/>
              <w:rPr>
                <w:rFonts w:hint="eastAsia"/>
                <w:b/>
                <w:highlight w:val="none"/>
                <w:lang w:val="en-US" w:eastAsia="zh-CN"/>
              </w:rPr>
            </w:pPr>
            <w:r>
              <w:rPr>
                <w:rFonts w:hint="eastAsia" w:ascii="宋体" w:hAnsi="宋体"/>
                <w:kern w:val="0"/>
                <w:szCs w:val="21"/>
              </w:rPr>
              <w:t>10</w:t>
            </w:r>
          </w:p>
        </w:tc>
        <w:tc>
          <w:tcPr>
            <w:tcW w:w="1544" w:type="dxa"/>
            <w:vMerge w:val="restart"/>
            <w:vAlign w:val="center"/>
          </w:tcPr>
          <w:p>
            <w:pPr>
              <w:spacing w:line="460" w:lineRule="atLeast"/>
              <w:jc w:val="center"/>
              <w:rPr>
                <w:rFonts w:ascii="宋体" w:hAnsi="宋体"/>
                <w:b/>
                <w:color w:val="000000"/>
                <w:sz w:val="20"/>
                <w:szCs w:val="20"/>
                <w:highlight w:val="none"/>
              </w:rPr>
            </w:pPr>
            <w:r>
              <w:rPr>
                <w:rFonts w:hint="eastAsia" w:ascii="宋体" w:hAnsi="宋体"/>
                <w:kern w:val="0"/>
                <w:szCs w:val="21"/>
                <w:lang w:val="zh-CN"/>
              </w:rPr>
              <w:t>其他</w:t>
            </w:r>
          </w:p>
        </w:tc>
        <w:tc>
          <w:tcPr>
            <w:tcW w:w="6436" w:type="dxa"/>
            <w:vAlign w:val="top"/>
          </w:tcPr>
          <w:p>
            <w:pPr>
              <w:jc w:val="left"/>
              <w:rPr>
                <w:rFonts w:hint="default" w:ascii="宋体" w:hAnsi="宋体" w:cs="宋体"/>
                <w:color w:val="000000"/>
                <w:sz w:val="20"/>
                <w:szCs w:val="20"/>
                <w:highlight w:val="none"/>
                <w:lang w:val="en-US" w:eastAsia="zh-CN"/>
              </w:rPr>
            </w:pPr>
            <w:r>
              <w:rPr>
                <w:rFonts w:hint="eastAsia" w:ascii="宋体" w:hAnsi="宋体"/>
                <w:kern w:val="0"/>
                <w:szCs w:val="21"/>
              </w:rPr>
              <w:t>10</w:t>
            </w:r>
            <w:r>
              <w:rPr>
                <w:rFonts w:hint="eastAsia" w:ascii="宋体" w:hAnsi="宋体"/>
                <w:kern w:val="0"/>
                <w:szCs w:val="21"/>
                <w:lang w:val="zh-CN"/>
              </w:rPr>
              <w:t>.1投标人必须提供全新的原厂原装货物和完善的服务。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840" w:type="dxa"/>
            <w:vMerge w:val="continue"/>
            <w:vAlign w:val="center"/>
          </w:tcPr>
          <w:p>
            <w:pPr>
              <w:spacing w:line="460" w:lineRule="atLeast"/>
              <w:jc w:val="center"/>
              <w:rPr>
                <w:rFonts w:hint="eastAsia" w:ascii="宋体" w:hAnsi="宋体"/>
                <w:kern w:val="0"/>
                <w:szCs w:val="21"/>
              </w:rPr>
            </w:pPr>
          </w:p>
        </w:tc>
        <w:tc>
          <w:tcPr>
            <w:tcW w:w="1544" w:type="dxa"/>
            <w:vMerge w:val="continue"/>
            <w:vAlign w:val="top"/>
          </w:tcPr>
          <w:p>
            <w:pPr>
              <w:spacing w:line="460" w:lineRule="atLeast"/>
              <w:jc w:val="center"/>
              <w:rPr>
                <w:rFonts w:hint="eastAsia" w:ascii="宋体" w:hAnsi="宋体"/>
                <w:kern w:val="0"/>
                <w:szCs w:val="21"/>
                <w:lang w:val="zh-CN"/>
              </w:rPr>
            </w:pPr>
          </w:p>
        </w:tc>
        <w:tc>
          <w:tcPr>
            <w:tcW w:w="6436" w:type="dxa"/>
            <w:vAlign w:val="top"/>
          </w:tcPr>
          <w:p>
            <w:pPr>
              <w:jc w:val="left"/>
              <w:rPr>
                <w:rFonts w:hint="eastAsia" w:ascii="宋体" w:hAnsi="宋体"/>
                <w:kern w:val="0"/>
                <w:szCs w:val="21"/>
              </w:rPr>
            </w:pPr>
            <w:r>
              <w:rPr>
                <w:rFonts w:hint="eastAsia" w:ascii="宋体" w:hAnsi="宋体"/>
                <w:kern w:val="0"/>
                <w:szCs w:val="21"/>
              </w:rPr>
              <w:t>10</w:t>
            </w:r>
            <w:r>
              <w:rPr>
                <w:rFonts w:hint="eastAsia" w:ascii="宋体" w:hAnsi="宋体"/>
                <w:kern w:val="0"/>
                <w:szCs w:val="21"/>
                <w:lang w:val="zh-CN"/>
              </w:rPr>
              <w:t>.2伴随服务（费用包含在各子包投标总价内）：全部设备的技术设计、运输、安装调试、人员培训、售后服务、含税等费用。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840" w:type="dxa"/>
            <w:vMerge w:val="continue"/>
            <w:vAlign w:val="center"/>
          </w:tcPr>
          <w:p>
            <w:pPr>
              <w:spacing w:line="460" w:lineRule="atLeast"/>
              <w:jc w:val="center"/>
              <w:rPr>
                <w:rFonts w:hint="eastAsia" w:ascii="宋体" w:hAnsi="宋体"/>
                <w:kern w:val="0"/>
                <w:szCs w:val="21"/>
              </w:rPr>
            </w:pPr>
          </w:p>
        </w:tc>
        <w:tc>
          <w:tcPr>
            <w:tcW w:w="1544" w:type="dxa"/>
            <w:vMerge w:val="continue"/>
            <w:vAlign w:val="top"/>
          </w:tcPr>
          <w:p>
            <w:pPr>
              <w:spacing w:line="460" w:lineRule="atLeast"/>
              <w:jc w:val="center"/>
              <w:rPr>
                <w:rFonts w:hint="eastAsia" w:ascii="宋体" w:hAnsi="宋体"/>
                <w:kern w:val="0"/>
                <w:szCs w:val="21"/>
                <w:lang w:val="zh-CN"/>
              </w:rPr>
            </w:pPr>
          </w:p>
        </w:tc>
        <w:tc>
          <w:tcPr>
            <w:tcW w:w="6436" w:type="dxa"/>
            <w:vAlign w:val="top"/>
          </w:tcPr>
          <w:p>
            <w:pPr>
              <w:jc w:val="left"/>
              <w:rPr>
                <w:rFonts w:hint="eastAsia" w:ascii="宋体" w:hAnsi="宋体"/>
                <w:kern w:val="0"/>
                <w:szCs w:val="21"/>
              </w:rPr>
            </w:pPr>
            <w:r>
              <w:rPr>
                <w:rFonts w:hint="eastAsia" w:ascii="宋体" w:hAnsi="宋体"/>
                <w:kern w:val="0"/>
                <w:szCs w:val="21"/>
              </w:rPr>
              <w:t>10</w:t>
            </w:r>
            <w:r>
              <w:rPr>
                <w:rFonts w:hint="eastAsia" w:ascii="宋体" w:hAnsi="宋体"/>
                <w:kern w:val="0"/>
                <w:szCs w:val="21"/>
                <w:lang w:val="zh-CN"/>
              </w:rPr>
              <w:t>.3</w:t>
            </w:r>
            <w:r>
              <w:rPr>
                <w:rFonts w:hint="eastAsia" w:ascii="宋体" w:hAnsi="宋体"/>
                <w:b/>
                <w:bCs/>
                <w:color w:val="FF0000"/>
                <w:kern w:val="0"/>
                <w:szCs w:val="21"/>
                <w:lang w:val="zh-CN"/>
                <w:rPrChange w:id="173" w:author="政府采购业务部" w:date="2024-10-14T23:29:45Z">
                  <w:rPr>
                    <w:rFonts w:hint="eastAsia" w:ascii="宋体" w:hAnsi="宋体"/>
                    <w:kern w:val="0"/>
                    <w:szCs w:val="21"/>
                    <w:lang w:val="zh-CN"/>
                  </w:rPr>
                </w:rPrChange>
              </w:rPr>
              <w:t>投标人在投标文件中应对所投货物进行详细说明及提供详细随机配置清单</w:t>
            </w:r>
            <w:r>
              <w:rPr>
                <w:rFonts w:hint="eastAsia" w:ascii="宋体" w:hAnsi="宋体"/>
                <w:kern w:val="0"/>
                <w:szCs w:val="21"/>
                <w:lang w:val="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840" w:type="dxa"/>
            <w:vMerge w:val="continue"/>
            <w:vAlign w:val="center"/>
          </w:tcPr>
          <w:p>
            <w:pPr>
              <w:spacing w:line="460" w:lineRule="atLeast"/>
              <w:jc w:val="center"/>
              <w:rPr>
                <w:rFonts w:hint="eastAsia" w:ascii="宋体" w:hAnsi="宋体"/>
                <w:kern w:val="0"/>
                <w:szCs w:val="21"/>
              </w:rPr>
            </w:pPr>
          </w:p>
        </w:tc>
        <w:tc>
          <w:tcPr>
            <w:tcW w:w="1544" w:type="dxa"/>
            <w:vMerge w:val="continue"/>
            <w:vAlign w:val="top"/>
          </w:tcPr>
          <w:p>
            <w:pPr>
              <w:spacing w:line="460" w:lineRule="atLeast"/>
              <w:jc w:val="center"/>
              <w:rPr>
                <w:rFonts w:hint="eastAsia" w:ascii="宋体" w:hAnsi="宋体"/>
                <w:kern w:val="0"/>
                <w:szCs w:val="21"/>
                <w:lang w:val="zh-CN"/>
              </w:rPr>
            </w:pPr>
          </w:p>
        </w:tc>
        <w:tc>
          <w:tcPr>
            <w:tcW w:w="6436" w:type="dxa"/>
            <w:vAlign w:val="center"/>
          </w:tcPr>
          <w:p>
            <w:pPr>
              <w:jc w:val="left"/>
              <w:rPr>
                <w:rFonts w:hint="eastAsia" w:ascii="宋体" w:hAnsi="宋体"/>
                <w:kern w:val="0"/>
                <w:szCs w:val="21"/>
              </w:rPr>
            </w:pPr>
            <w:r>
              <w:rPr>
                <w:rFonts w:hint="eastAsia" w:ascii="宋体" w:hAnsi="宋体"/>
                <w:szCs w:val="21"/>
              </w:rPr>
              <w:t>10.4验收过程中，采购人将随机抽样送招标人指定的第三方检测机构进行检测，</w:t>
            </w:r>
            <w:commentRangeStart w:id="86"/>
            <w:r>
              <w:rPr>
                <w:rFonts w:hint="eastAsia" w:ascii="宋体" w:hAnsi="宋体"/>
                <w:szCs w:val="21"/>
              </w:rPr>
              <w:t>费用由中标人承担</w:t>
            </w:r>
            <w:commentRangeEnd w:id="86"/>
            <w:r>
              <w:commentReference w:id="86"/>
            </w:r>
            <w:r>
              <w:rPr>
                <w:rFonts w:hint="eastAsia" w:ascii="宋体" w:hAnsi="宋体"/>
                <w:szCs w:val="21"/>
              </w:rPr>
              <w:t>，检测结果如与招标要求不一致的，采购人有权不予验收并要求供货单位整改，</w:t>
            </w:r>
            <w:r>
              <w:rPr>
                <w:rFonts w:hint="eastAsia"/>
              </w:rPr>
              <w:t>投标人需将此项检测费用考虑进投标报价中</w:t>
            </w:r>
            <w:r>
              <w:rPr>
                <w:rFonts w:hint="eastAsia" w:ascii="宋体" w:hAnsi="宋体"/>
                <w:szCs w:val="21"/>
              </w:rPr>
              <w:t>。</w:t>
            </w:r>
          </w:p>
        </w:tc>
      </w:tr>
    </w:tbl>
    <w:p>
      <w:pPr>
        <w:pStyle w:val="7"/>
        <w:spacing w:before="60" w:beforeLines="25" w:after="60" w:afterLines="25"/>
        <w:ind w:firstLine="0" w:firstLineChars="0"/>
        <w:rPr>
          <w:rFonts w:ascii="宋体" w:hAnsi="宋体"/>
          <w:szCs w:val="21"/>
          <w:highlight w:val="none"/>
        </w:rPr>
      </w:pPr>
    </w:p>
    <w:p>
      <w:pPr>
        <w:pStyle w:val="5"/>
        <w:spacing w:before="120" w:beforeLines="50" w:after="120" w:afterLines="50"/>
        <w:rPr>
          <w:sz w:val="28"/>
          <w:szCs w:val="28"/>
          <w:highlight w:val="none"/>
        </w:rPr>
      </w:pPr>
      <w:r>
        <w:rPr>
          <w:rFonts w:hint="eastAsia"/>
          <w:sz w:val="28"/>
          <w:szCs w:val="28"/>
          <w:highlight w:val="none"/>
        </w:rPr>
        <w:t>六、其他重要条款</w:t>
      </w:r>
    </w:p>
    <w:p>
      <w:pPr>
        <w:ind w:firstLine="420" w:firstLineChars="200"/>
        <w:rPr>
          <w:bCs/>
          <w:szCs w:val="21"/>
          <w:highlight w:val="none"/>
        </w:rPr>
      </w:pPr>
      <w:r>
        <w:rPr>
          <w:rFonts w:hint="eastAsia"/>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7"/>
        <w:spacing w:before="60" w:beforeLines="25" w:after="60" w:afterLines="25"/>
        <w:ind w:firstLine="392" w:firstLineChars="187"/>
        <w:rPr>
          <w:rFonts w:ascii="宋体" w:hAnsi="宋体"/>
          <w:szCs w:val="21"/>
          <w:highlight w:val="none"/>
        </w:rPr>
      </w:pPr>
      <w:r>
        <w:rPr>
          <w:bCs/>
          <w:szCs w:val="21"/>
          <w:highlight w:val="none"/>
        </w:rPr>
        <w:t>2</w:t>
      </w:r>
      <w:r>
        <w:rPr>
          <w:rFonts w:hint="eastAsia"/>
          <w:bCs/>
          <w:szCs w:val="21"/>
          <w:highlight w:val="none"/>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highlight w:val="none"/>
        </w:rPr>
      </w:pPr>
      <w:r>
        <w:rPr>
          <w:bCs/>
          <w:szCs w:val="21"/>
          <w:highlight w:val="none"/>
        </w:rPr>
        <w:t>3</w:t>
      </w:r>
      <w:r>
        <w:rPr>
          <w:rFonts w:hint="eastAsia"/>
          <w:bCs/>
          <w:szCs w:val="21"/>
          <w:highlight w:val="none"/>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highlight w:val="none"/>
        </w:rPr>
      </w:pPr>
      <w:r>
        <w:rPr>
          <w:rFonts w:hint="eastAsia"/>
          <w:bCs/>
          <w:szCs w:val="21"/>
          <w:highlight w:val="none"/>
          <w:lang w:val="en-US" w:eastAsia="zh-CN"/>
        </w:rPr>
        <w:t>4</w:t>
      </w:r>
      <w:r>
        <w:rPr>
          <w:rFonts w:hint="eastAsia"/>
          <w:bCs/>
          <w:szCs w:val="21"/>
          <w:highlight w:val="none"/>
        </w:rPr>
        <w:t>、除政府采购合同继续履行将损害国家利益和社会公共利益外，双方当事人不得擅自变更、中止或者终止合同。</w:t>
      </w:r>
    </w:p>
    <w:p>
      <w:pPr>
        <w:ind w:firstLine="420" w:firstLineChars="200"/>
        <w:rPr>
          <w:rFonts w:hint="eastAsia" w:eastAsia="宋体"/>
          <w:bCs/>
          <w:szCs w:val="21"/>
          <w:highlight w:val="none"/>
          <w:lang w:val="en-US" w:eastAsia="zh-CN"/>
        </w:rPr>
      </w:pPr>
      <w:r>
        <w:rPr>
          <w:rFonts w:hint="eastAsia"/>
          <w:bCs/>
          <w:szCs w:val="21"/>
          <w:highlight w:val="none"/>
          <w:lang w:val="en-US" w:eastAsia="zh-CN"/>
        </w:rPr>
        <w:t>5</w:t>
      </w:r>
      <w:r>
        <w:rPr>
          <w:rFonts w:hint="eastAsia"/>
          <w:bCs/>
          <w:szCs w:val="21"/>
          <w:highlight w:val="none"/>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highlight w:val="none"/>
          <w:lang w:val="en-US" w:eastAsia="zh-CN"/>
        </w:rPr>
        <w:t>。</w:t>
      </w:r>
    </w:p>
    <w:p>
      <w:pPr>
        <w:pStyle w:val="18"/>
        <w:rPr>
          <w:rFonts w:ascii="宋体" w:hAnsi="宋体"/>
          <w:highlight w:val="none"/>
        </w:rPr>
      </w:pPr>
    </w:p>
    <w:p>
      <w:pPr>
        <w:pStyle w:val="5"/>
        <w:spacing w:before="120" w:beforeLines="50" w:after="120" w:afterLines="50"/>
        <w:ind w:firstLine="420"/>
        <w:rPr>
          <w:sz w:val="28"/>
          <w:szCs w:val="28"/>
          <w:highlight w:val="none"/>
        </w:rPr>
      </w:pPr>
      <w:r>
        <w:rPr>
          <w:rFonts w:hint="eastAsia" w:ascii="宋体" w:hAnsi="宋体"/>
          <w:b/>
          <w:bCs/>
          <w:kern w:val="0"/>
          <w:sz w:val="28"/>
          <w:szCs w:val="28"/>
          <w:highlight w:val="none"/>
        </w:rPr>
        <w:t>七、</w:t>
      </w:r>
      <w:r>
        <w:rPr>
          <w:rFonts w:hint="eastAsia"/>
          <w:sz w:val="28"/>
          <w:szCs w:val="28"/>
          <w:highlight w:val="none"/>
        </w:rPr>
        <w:t>样品要求</w:t>
      </w:r>
      <w:r>
        <w:rPr>
          <w:highlight w:val="none"/>
        </w:rPr>
        <w:commentReference w:id="87"/>
      </w:r>
    </w:p>
    <w:p>
      <w:pPr>
        <w:ind w:firstLine="420" w:firstLineChars="200"/>
        <w:rPr>
          <w:rFonts w:ascii="宋体" w:hAnsi="宋体" w:cs="宋体"/>
          <w:kern w:val="0"/>
          <w:szCs w:val="18"/>
          <w:highlight w:val="none"/>
        </w:rPr>
      </w:pPr>
      <w:r>
        <w:rPr>
          <w:rFonts w:hint="eastAsia" w:ascii="宋体" w:hAnsi="宋体" w:cs="宋体"/>
          <w:kern w:val="0"/>
          <w:szCs w:val="18"/>
          <w:highlight w:val="none"/>
        </w:rPr>
        <w:t>（一）一般性规定和要求</w:t>
      </w:r>
    </w:p>
    <w:p>
      <w:pPr>
        <w:ind w:firstLine="420" w:firstLineChars="200"/>
        <w:rPr>
          <w:rFonts w:ascii="宋体" w:hAnsi="宋体" w:cs="宋体"/>
          <w:kern w:val="0"/>
          <w:szCs w:val="18"/>
          <w:highlight w:val="none"/>
        </w:rPr>
      </w:pPr>
      <w:r>
        <w:rPr>
          <w:rFonts w:hint="eastAsia" w:ascii="宋体" w:hAnsi="宋体" w:cs="宋体"/>
          <w:kern w:val="0"/>
          <w:szCs w:val="18"/>
          <w:highlight w:val="none"/>
        </w:rPr>
        <w:t>1、投标样品上需标注“项目名称及项目编号、样品编号、样品名称”等信息，但</w:t>
      </w:r>
      <w:r>
        <w:rPr>
          <w:rFonts w:ascii="宋体" w:hAnsi="宋体" w:cs="宋体"/>
          <w:kern w:val="0"/>
          <w:szCs w:val="18"/>
          <w:highlight w:val="none"/>
        </w:rPr>
        <w:t>不</w:t>
      </w:r>
      <w:r>
        <w:rPr>
          <w:rFonts w:hint="eastAsia" w:ascii="宋体" w:hAnsi="宋体" w:cs="宋体"/>
          <w:kern w:val="0"/>
          <w:szCs w:val="18"/>
          <w:highlight w:val="none"/>
        </w:rPr>
        <w:t>得显示指向</w:t>
      </w:r>
      <w:r>
        <w:rPr>
          <w:rFonts w:ascii="宋体" w:hAnsi="宋体" w:cs="宋体"/>
          <w:kern w:val="0"/>
          <w:szCs w:val="18"/>
          <w:highlight w:val="none"/>
        </w:rPr>
        <w:t>任何</w:t>
      </w:r>
      <w:r>
        <w:rPr>
          <w:rFonts w:hint="eastAsia" w:ascii="宋体" w:hAnsi="宋体" w:cs="宋体"/>
          <w:kern w:val="0"/>
          <w:szCs w:val="18"/>
          <w:highlight w:val="none"/>
        </w:rPr>
        <w:t>投标供应商的信息、</w:t>
      </w:r>
      <w:r>
        <w:rPr>
          <w:rFonts w:ascii="宋体" w:hAnsi="宋体" w:cs="宋体"/>
          <w:kern w:val="0"/>
          <w:szCs w:val="18"/>
          <w:highlight w:val="none"/>
        </w:rPr>
        <w:t>生产厂家</w:t>
      </w:r>
      <w:r>
        <w:rPr>
          <w:rFonts w:hint="eastAsia" w:ascii="宋体" w:hAnsi="宋体" w:cs="宋体"/>
          <w:kern w:val="0"/>
          <w:szCs w:val="18"/>
          <w:highlight w:val="none"/>
        </w:rPr>
        <w:t>的</w:t>
      </w:r>
      <w:r>
        <w:rPr>
          <w:rFonts w:ascii="宋体" w:hAnsi="宋体" w:cs="宋体"/>
          <w:kern w:val="0"/>
          <w:szCs w:val="18"/>
          <w:highlight w:val="none"/>
        </w:rPr>
        <w:t>商标，或者</w:t>
      </w:r>
      <w:r>
        <w:rPr>
          <w:rFonts w:hint="eastAsia" w:ascii="宋体" w:hAnsi="宋体" w:cs="宋体"/>
          <w:kern w:val="0"/>
          <w:szCs w:val="18"/>
          <w:highlight w:val="none"/>
        </w:rPr>
        <w:t>其他</w:t>
      </w:r>
      <w:r>
        <w:rPr>
          <w:rFonts w:ascii="宋体" w:hAnsi="宋体" w:cs="宋体"/>
          <w:kern w:val="0"/>
          <w:szCs w:val="18"/>
          <w:highlight w:val="none"/>
        </w:rPr>
        <w:t>的标记标识</w:t>
      </w:r>
      <w:r>
        <w:rPr>
          <w:rFonts w:hint="eastAsia" w:ascii="宋体" w:hAnsi="宋体" w:cs="宋体"/>
          <w:kern w:val="0"/>
          <w:szCs w:val="18"/>
          <w:highlight w:val="none"/>
        </w:rPr>
        <w:t>。需要安装的投标样品需为安装完整的成品，由投标供应商自行组织安装。</w:t>
      </w:r>
    </w:p>
    <w:p>
      <w:pPr>
        <w:ind w:firstLine="420" w:firstLineChars="200"/>
        <w:rPr>
          <w:rFonts w:ascii="宋体" w:hAnsi="宋体" w:cs="宋体"/>
          <w:kern w:val="0"/>
          <w:szCs w:val="18"/>
          <w:highlight w:val="none"/>
        </w:rPr>
      </w:pPr>
      <w:r>
        <w:rPr>
          <w:rFonts w:hint="eastAsia" w:ascii="宋体" w:hAnsi="宋体" w:cs="宋体"/>
          <w:kern w:val="0"/>
          <w:szCs w:val="18"/>
          <w:highlight w:val="none"/>
        </w:rPr>
        <w:t>2、样品递交签到：</w:t>
      </w:r>
    </w:p>
    <w:p>
      <w:pPr>
        <w:ind w:firstLine="420" w:firstLineChars="200"/>
        <w:rPr>
          <w:b/>
          <w:bCs/>
          <w:color w:val="FF0000"/>
          <w:highlight w:val="none"/>
        </w:rPr>
      </w:pPr>
      <w:r>
        <w:rPr>
          <w:rFonts w:hint="eastAsia"/>
          <w:bCs/>
          <w:szCs w:val="21"/>
          <w:highlight w:val="none"/>
        </w:rPr>
        <w:t>投标供应商授权人需在</w:t>
      </w:r>
      <w:r>
        <w:rPr>
          <w:rFonts w:ascii="宋体" w:hAnsi="宋体" w:cs="宋体"/>
          <w:b/>
          <w:bCs/>
          <w:color w:val="FF0000"/>
          <w:szCs w:val="21"/>
          <w:highlight w:val="none"/>
        </w:rPr>
        <w:t>本项目开标当日</w:t>
      </w:r>
      <w:r>
        <w:rPr>
          <w:rFonts w:hint="eastAsia" w:ascii="宋体" w:hAnsi="宋体" w:cs="宋体"/>
          <w:b/>
          <w:bCs/>
          <w:color w:val="FF0000"/>
          <w:szCs w:val="21"/>
          <w:highlight w:val="none"/>
        </w:rPr>
        <w:t>9:15-9:30（投标截止时间为上午时适用）,14:15-14:30</w:t>
      </w:r>
      <w:r>
        <w:rPr>
          <w:rFonts w:ascii="宋体" w:hAnsi="宋体" w:cs="宋体"/>
          <w:b/>
          <w:bCs/>
          <w:color w:val="FF0000"/>
          <w:szCs w:val="21"/>
          <w:highlight w:val="none"/>
        </w:rPr>
        <w:t>（投标截止时间为下午时适用）到签到地点（</w:t>
      </w:r>
      <w:r>
        <w:rPr>
          <w:rFonts w:hint="eastAsia" w:ascii="宋体" w:hAnsi="宋体" w:cs="宋体"/>
          <w:b/>
          <w:bCs/>
          <w:color w:val="FF0000"/>
          <w:szCs w:val="21"/>
          <w:highlight w:val="none"/>
        </w:rPr>
        <w:t>深圳市南山区西丽街道沙河西路3185号智谷产业园A座深圳交易集团总部大楼3楼</w:t>
      </w:r>
      <w:r>
        <w:rPr>
          <w:rFonts w:ascii="宋体" w:hAnsi="宋体" w:cs="宋体"/>
          <w:b/>
          <w:bCs/>
          <w:color w:val="FF0000"/>
          <w:szCs w:val="21"/>
          <w:highlight w:val="none"/>
        </w:rPr>
        <w:t>）</w:t>
      </w:r>
      <w:r>
        <w:rPr>
          <w:rFonts w:hint="eastAsia"/>
          <w:bCs/>
          <w:szCs w:val="21"/>
          <w:highlight w:val="none"/>
        </w:rPr>
        <w:t>，提供</w:t>
      </w:r>
      <w:r>
        <w:rPr>
          <w:rFonts w:hint="eastAsia" w:ascii="宋体" w:hAnsi="宋体" w:cs="仿宋_GB2312"/>
          <w:szCs w:val="21"/>
          <w:highlight w:val="none"/>
        </w:rPr>
        <w:t>样品放置授权委托书</w:t>
      </w:r>
      <w:r>
        <w:rPr>
          <w:rFonts w:hint="eastAsia"/>
          <w:bCs/>
          <w:szCs w:val="21"/>
          <w:highlight w:val="none"/>
        </w:rPr>
        <w:t>（盖公章）</w:t>
      </w:r>
      <w:r>
        <w:rPr>
          <w:rFonts w:hint="eastAsia"/>
          <w:highlight w:val="none"/>
        </w:rPr>
        <w:t>（授权委托书模板详见附件：</w:t>
      </w:r>
      <w:r>
        <w:rPr>
          <w:rFonts w:hint="eastAsia" w:ascii="宋体" w:hAnsi="宋体" w:cs="仿宋_GB2312"/>
          <w:szCs w:val="21"/>
          <w:highlight w:val="none"/>
        </w:rPr>
        <w:t>样品放置授权委托书</w:t>
      </w:r>
      <w:r>
        <w:rPr>
          <w:rFonts w:hint="eastAsia"/>
          <w:highlight w:val="none"/>
        </w:rPr>
        <w:t>）</w:t>
      </w:r>
      <w:r>
        <w:rPr>
          <w:rFonts w:hint="eastAsia"/>
          <w:bCs/>
          <w:szCs w:val="21"/>
          <w:highlight w:val="none"/>
        </w:rPr>
        <w:t>、</w:t>
      </w:r>
      <w:r>
        <w:rPr>
          <w:rFonts w:hint="eastAsia" w:ascii="Times New Roman" w:eastAsia="宋体"/>
          <w:bCs/>
          <w:szCs w:val="21"/>
          <w:highlight w:val="none"/>
          <w:lang w:val="en-US" w:eastAsia="zh-CN"/>
        </w:rPr>
        <w:t>身份证明材料原件和复印件（中国国籍人员，请提供代理人身份证，港澳台居民可提供来往通行证；非中国国籍人员，可提供公安部门认可的身份证明材料）</w:t>
      </w:r>
      <w:r>
        <w:rPr>
          <w:rFonts w:hint="eastAsia"/>
          <w:bCs/>
          <w:szCs w:val="21"/>
          <w:highlight w:val="none"/>
          <w:lang w:val="en-US" w:eastAsia="zh-CN"/>
        </w:rPr>
        <w:t>、样品清单（盖公章）</w:t>
      </w:r>
      <w:r>
        <w:rPr>
          <w:rFonts w:hint="eastAsia"/>
          <w:bCs/>
          <w:szCs w:val="21"/>
          <w:highlight w:val="none"/>
        </w:rPr>
        <w:t>，按深圳公共资源交易中心（深圳交易集团有限公司政府采购业务分公司）工作人员指引进行样品递交签到。</w:t>
      </w:r>
    </w:p>
    <w:p>
      <w:pPr>
        <w:ind w:firstLine="420" w:firstLineChars="200"/>
        <w:rPr>
          <w:rFonts w:ascii="宋体" w:hAnsi="宋体" w:cs="宋体"/>
          <w:kern w:val="0"/>
          <w:szCs w:val="18"/>
          <w:highlight w:val="none"/>
        </w:rPr>
      </w:pPr>
      <w:r>
        <w:rPr>
          <w:rFonts w:hint="eastAsia"/>
          <w:bCs/>
          <w:szCs w:val="21"/>
          <w:highlight w:val="none"/>
        </w:rPr>
        <w:t>特别注意事项：（1）上述资料提供不齐全，不予签到；（2）签到时间截止后，不再受理签到；（3）未进行签到的，样品不予接收。</w:t>
      </w:r>
    </w:p>
    <w:p>
      <w:pPr>
        <w:ind w:firstLine="420" w:firstLineChars="200"/>
        <w:rPr>
          <w:rFonts w:ascii="宋体" w:hAnsi="宋体" w:cs="宋体"/>
          <w:kern w:val="0"/>
          <w:szCs w:val="18"/>
          <w:highlight w:val="none"/>
        </w:rPr>
      </w:pPr>
      <w:r>
        <w:rPr>
          <w:rFonts w:hint="eastAsia" w:ascii="宋体" w:hAnsi="宋体" w:cs="宋体"/>
          <w:kern w:val="0"/>
          <w:szCs w:val="18"/>
          <w:highlight w:val="none"/>
        </w:rPr>
        <w:t xml:space="preserve">3、本项目投标截止时间后进行投标样品接收。投标样品接收需进行身份核对、样品核对、登记确认、顺序编号。 </w:t>
      </w:r>
    </w:p>
    <w:p>
      <w:pPr>
        <w:ind w:firstLine="420" w:firstLineChars="200"/>
        <w:rPr>
          <w:rFonts w:ascii="宋体" w:hAnsi="宋体" w:cs="宋体"/>
          <w:kern w:val="0"/>
          <w:szCs w:val="18"/>
          <w:highlight w:val="none"/>
        </w:rPr>
      </w:pPr>
      <w:r>
        <w:rPr>
          <w:rFonts w:hint="eastAsia" w:ascii="宋体" w:hAnsi="宋体" w:cs="宋体"/>
          <w:kern w:val="0"/>
          <w:szCs w:val="18"/>
          <w:highlight w:val="none"/>
        </w:rPr>
        <w:t>（1）身份核对。深圳公共资源交易中心（深圳交易集团有限公司政府采购业务分公司）工作人员核对投标供应商授权委托人提供的“</w:t>
      </w:r>
      <w:r>
        <w:rPr>
          <w:rFonts w:hint="eastAsia" w:ascii="宋体" w:hAnsi="宋体" w:cs="仿宋_GB2312"/>
          <w:szCs w:val="21"/>
          <w:highlight w:val="none"/>
        </w:rPr>
        <w:t>样品放置授权委托书</w:t>
      </w:r>
      <w:r>
        <w:rPr>
          <w:rFonts w:hint="eastAsia" w:ascii="宋体" w:hAnsi="宋体" w:cs="宋体"/>
          <w:kern w:val="0"/>
          <w:szCs w:val="18"/>
          <w:highlight w:val="none"/>
        </w:rPr>
        <w:t>（盖公章）、授权委托人身份证原件和复印件”。资料不齐全的，不得接收投标样品。</w:t>
      </w:r>
    </w:p>
    <w:p>
      <w:pPr>
        <w:ind w:firstLine="420" w:firstLineChars="200"/>
        <w:rPr>
          <w:rFonts w:ascii="宋体" w:hAnsi="宋体" w:cs="宋体"/>
          <w:kern w:val="0"/>
          <w:szCs w:val="18"/>
          <w:highlight w:val="none"/>
        </w:rPr>
      </w:pPr>
      <w:r>
        <w:rPr>
          <w:rFonts w:hint="eastAsia" w:ascii="宋体" w:hAnsi="宋体" w:cs="宋体"/>
          <w:kern w:val="0"/>
          <w:szCs w:val="18"/>
          <w:highlight w:val="none"/>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pPr>
        <w:ind w:firstLine="420" w:firstLineChars="200"/>
        <w:rPr>
          <w:rFonts w:ascii="宋体" w:hAnsi="宋体" w:cs="宋体"/>
          <w:kern w:val="0"/>
          <w:szCs w:val="18"/>
          <w:highlight w:val="none"/>
        </w:rPr>
      </w:pPr>
      <w:r>
        <w:rPr>
          <w:rFonts w:hint="eastAsia" w:ascii="宋体" w:hAnsi="宋体" w:cs="宋体"/>
          <w:kern w:val="0"/>
          <w:szCs w:val="18"/>
          <w:highlight w:val="none"/>
        </w:rPr>
        <w:t>（3）登记确认。在完成身份核对及样品核对后，投标供应商授权委托人需在《样品接收登记表》上登记确认。</w:t>
      </w:r>
    </w:p>
    <w:p>
      <w:pPr>
        <w:ind w:firstLine="420" w:firstLineChars="200"/>
        <w:rPr>
          <w:rFonts w:ascii="宋体" w:hAnsi="宋体" w:cs="宋体"/>
          <w:kern w:val="0"/>
          <w:szCs w:val="18"/>
          <w:highlight w:val="none"/>
        </w:rPr>
      </w:pPr>
      <w:r>
        <w:rPr>
          <w:rFonts w:hint="eastAsia" w:ascii="宋体" w:hAnsi="宋体" w:cs="宋体"/>
          <w:kern w:val="0"/>
          <w:szCs w:val="18"/>
          <w:highlight w:val="none"/>
        </w:rPr>
        <w:t>（4）顺序编号。深圳公共资源交易中心（深圳交易集团有限公司政府采购业务分公司）工作人员按投标样品接收的先后顺序进行编号。</w:t>
      </w:r>
    </w:p>
    <w:p>
      <w:pPr>
        <w:ind w:firstLine="420" w:firstLineChars="200"/>
        <w:rPr>
          <w:rFonts w:ascii="宋体" w:hAnsi="宋体" w:cs="宋体"/>
          <w:kern w:val="0"/>
          <w:szCs w:val="18"/>
          <w:highlight w:val="none"/>
        </w:rPr>
      </w:pPr>
      <w:r>
        <w:rPr>
          <w:rFonts w:hint="eastAsia" w:ascii="宋体" w:hAnsi="宋体" w:cs="宋体"/>
          <w:kern w:val="0"/>
          <w:szCs w:val="18"/>
          <w:highlight w:val="none"/>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pPr>
        <w:ind w:firstLine="420" w:firstLineChars="200"/>
        <w:rPr>
          <w:rFonts w:ascii="宋体" w:hAnsi="宋体" w:cs="宋体"/>
          <w:kern w:val="0"/>
          <w:szCs w:val="18"/>
          <w:highlight w:val="none"/>
        </w:rPr>
      </w:pPr>
      <w:r>
        <w:rPr>
          <w:rFonts w:hint="eastAsia" w:ascii="宋体" w:hAnsi="宋体" w:cs="宋体"/>
          <w:kern w:val="0"/>
          <w:szCs w:val="18"/>
          <w:highlight w:val="none"/>
        </w:rPr>
        <w:t>5、样品的退回：（1）未中标的供应商投标样品，</w:t>
      </w:r>
      <w:r>
        <w:rPr>
          <w:rFonts w:hint="eastAsia"/>
          <w:highlight w:val="none"/>
        </w:rPr>
        <w:t>由</w:t>
      </w:r>
      <w:r>
        <w:rPr>
          <w:rFonts w:hint="eastAsia" w:ascii="宋体" w:hAnsi="宋体" w:cs="宋体"/>
          <w:kern w:val="0"/>
          <w:szCs w:val="18"/>
          <w:highlight w:val="none"/>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pPr>
        <w:ind w:firstLine="420" w:firstLineChars="200"/>
        <w:rPr>
          <w:rFonts w:ascii="宋体" w:hAnsi="宋体" w:cs="宋体"/>
          <w:kern w:val="0"/>
          <w:szCs w:val="18"/>
          <w:highlight w:val="none"/>
        </w:rPr>
      </w:pPr>
      <w:r>
        <w:rPr>
          <w:rFonts w:hint="eastAsia" w:ascii="宋体" w:hAnsi="宋体" w:cs="宋体"/>
          <w:kern w:val="0"/>
          <w:szCs w:val="18"/>
          <w:highlight w:val="none"/>
        </w:rPr>
        <w:t>投标样品移交时，深圳公共资源交易中心（深圳交易集团有限公司政府采购业务分公司）工作人员将再次核对供应商授权委托人或采购人代表身份、核对《样品清单》，签字确认后并取走样品。</w:t>
      </w:r>
    </w:p>
    <w:p>
      <w:pPr>
        <w:ind w:firstLine="420" w:firstLineChars="200"/>
        <w:rPr>
          <w:rFonts w:ascii="宋体" w:hAnsi="宋体" w:cs="宋体"/>
          <w:kern w:val="0"/>
          <w:szCs w:val="18"/>
          <w:highlight w:val="none"/>
        </w:rPr>
      </w:pPr>
      <w:r>
        <w:rPr>
          <w:rFonts w:hint="eastAsia" w:ascii="宋体" w:hAnsi="宋体" w:cs="宋体"/>
          <w:kern w:val="0"/>
          <w:szCs w:val="18"/>
          <w:highlight w:val="none"/>
        </w:rPr>
        <w:t>6、未能及时退回的样品的处理：</w:t>
      </w:r>
    </w:p>
    <w:p>
      <w:pPr>
        <w:ind w:firstLine="420" w:firstLineChars="200"/>
        <w:rPr>
          <w:rFonts w:ascii="宋体" w:hAnsi="宋体" w:cs="宋体"/>
          <w:kern w:val="0"/>
          <w:szCs w:val="18"/>
          <w:highlight w:val="none"/>
        </w:rPr>
      </w:pPr>
      <w:r>
        <w:rPr>
          <w:rFonts w:hint="eastAsia" w:ascii="宋体" w:hAnsi="宋体" w:cs="宋体"/>
          <w:kern w:val="0"/>
          <w:szCs w:val="18"/>
          <w:highlight w:val="none"/>
        </w:rPr>
        <w:t>（1）未中标供应商未在规定时间内（项目结果公告发布后的三个工作日内）内取回投标样品的，视为放弃取回，深圳公共资源交易中心（深圳交易集团有限公司政府采购业务分公司）将定期清理。</w:t>
      </w:r>
    </w:p>
    <w:p>
      <w:pPr>
        <w:ind w:firstLine="420" w:firstLineChars="200"/>
        <w:rPr>
          <w:rFonts w:ascii="宋体" w:hAnsi="宋体" w:cs="宋体"/>
          <w:kern w:val="0"/>
          <w:szCs w:val="18"/>
          <w:highlight w:val="none"/>
        </w:rPr>
      </w:pPr>
      <w:r>
        <w:rPr>
          <w:rFonts w:hint="eastAsia" w:ascii="宋体" w:hAnsi="宋体" w:cs="宋体"/>
          <w:kern w:val="0"/>
          <w:szCs w:val="18"/>
          <w:highlight w:val="none"/>
        </w:rPr>
        <w:t>（2）采购人未在规定时间内（中标通知书发放后三个工作日内）内领取中标供应商投标样品的，视同采购人主动放弃取回，深圳公共资源交易中心（深圳交易集团有限公司政府采购业务分公司）将定期清理。</w:t>
      </w:r>
    </w:p>
    <w:p>
      <w:pPr>
        <w:ind w:firstLine="420" w:firstLineChars="200"/>
        <w:rPr>
          <w:rFonts w:ascii="宋体" w:hAnsi="宋体" w:cs="宋体"/>
          <w:kern w:val="0"/>
          <w:szCs w:val="18"/>
          <w:highlight w:val="none"/>
        </w:rPr>
      </w:pPr>
      <w:r>
        <w:rPr>
          <w:rFonts w:hint="eastAsia" w:ascii="宋体" w:hAnsi="宋体" w:cs="宋体"/>
          <w:kern w:val="0"/>
          <w:szCs w:val="18"/>
          <w:highlight w:val="none"/>
        </w:rPr>
        <w:t>（二）样品清单：</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1134"/>
        <w:gridCol w:w="820"/>
        <w:gridCol w:w="851"/>
        <w:gridCol w:w="46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vAlign w:val="center"/>
          </w:tcPr>
          <w:p>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序号</w:t>
            </w:r>
          </w:p>
        </w:tc>
        <w:tc>
          <w:tcPr>
            <w:tcW w:w="1134" w:type="dxa"/>
            <w:vAlign w:val="center"/>
          </w:tcPr>
          <w:p>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名称</w:t>
            </w:r>
          </w:p>
        </w:tc>
        <w:tc>
          <w:tcPr>
            <w:tcW w:w="820" w:type="dxa"/>
            <w:vAlign w:val="center"/>
          </w:tcPr>
          <w:p>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数量</w:t>
            </w:r>
          </w:p>
        </w:tc>
        <w:tc>
          <w:tcPr>
            <w:tcW w:w="851" w:type="dxa"/>
          </w:tcPr>
          <w:p>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单位</w:t>
            </w:r>
          </w:p>
        </w:tc>
        <w:tc>
          <w:tcPr>
            <w:tcW w:w="4625" w:type="dxa"/>
          </w:tcPr>
          <w:p>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规格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687" w:type="dxa"/>
            <w:vAlign w:val="center"/>
          </w:tcPr>
          <w:p>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1</w:t>
            </w:r>
          </w:p>
        </w:tc>
        <w:tc>
          <w:tcPr>
            <w:tcW w:w="1134" w:type="dxa"/>
            <w:vAlign w:val="center"/>
          </w:tcPr>
          <w:p>
            <w:pPr>
              <w:jc w:val="center"/>
              <w:rPr>
                <w:rFonts w:hint="eastAsia" w:ascii="宋体" w:hAnsi="宋体"/>
              </w:rPr>
            </w:pPr>
            <w:r>
              <w:rPr>
                <w:rFonts w:hint="eastAsia" w:ascii="宋体" w:hAnsi="宋体"/>
                <w:szCs w:val="21"/>
              </w:rPr>
              <w:t>医用环保治疗台</w:t>
            </w:r>
          </w:p>
          <w:p>
            <w:pPr>
              <w:jc w:val="center"/>
              <w:rPr>
                <w:rFonts w:ascii="宋体" w:hAnsi="宋体"/>
                <w:bCs/>
                <w:snapToGrid w:val="0"/>
                <w:color w:val="000000"/>
                <w:kern w:val="0"/>
                <w:szCs w:val="21"/>
                <w:highlight w:val="none"/>
              </w:rPr>
            </w:pPr>
            <w:r>
              <w:rPr>
                <w:rFonts w:hint="eastAsia" w:ascii="宋体" w:hAnsi="宋体"/>
              </w:rPr>
              <w:t>（柜）</w:t>
            </w:r>
          </w:p>
        </w:tc>
        <w:tc>
          <w:tcPr>
            <w:tcW w:w="820" w:type="dxa"/>
            <w:vAlign w:val="center"/>
          </w:tcPr>
          <w:p>
            <w:pPr>
              <w:jc w:val="center"/>
              <w:rPr>
                <w:rFonts w:ascii="宋体" w:hAnsi="宋体"/>
                <w:bCs/>
                <w:snapToGrid w:val="0"/>
                <w:color w:val="000000"/>
                <w:kern w:val="0"/>
                <w:szCs w:val="21"/>
                <w:highlight w:val="none"/>
              </w:rPr>
            </w:pPr>
            <w:r>
              <w:rPr>
                <w:rFonts w:hint="eastAsia" w:ascii="宋体" w:hAnsi="宋体"/>
                <w:szCs w:val="21"/>
              </w:rPr>
              <w:t>1</w:t>
            </w:r>
          </w:p>
        </w:tc>
        <w:tc>
          <w:tcPr>
            <w:tcW w:w="851" w:type="dxa"/>
            <w:vAlign w:val="center"/>
          </w:tcPr>
          <w:p>
            <w:pPr>
              <w:jc w:val="center"/>
              <w:rPr>
                <w:rFonts w:ascii="宋体" w:hAnsi="宋体"/>
                <w:bCs/>
                <w:snapToGrid w:val="0"/>
                <w:color w:val="000000"/>
                <w:kern w:val="0"/>
                <w:szCs w:val="21"/>
                <w:highlight w:val="none"/>
              </w:rPr>
            </w:pPr>
            <w:r>
              <w:rPr>
                <w:rFonts w:hint="eastAsia" w:ascii="宋体" w:hAnsi="宋体"/>
                <w:szCs w:val="21"/>
              </w:rPr>
              <w:t>组</w:t>
            </w:r>
          </w:p>
        </w:tc>
        <w:tc>
          <w:tcPr>
            <w:tcW w:w="4625" w:type="dxa"/>
            <w:vAlign w:val="center"/>
          </w:tcPr>
          <w:p>
            <w:pPr>
              <w:rPr>
                <w:rFonts w:ascii="宋体" w:hAnsi="宋体"/>
                <w:bCs/>
                <w:snapToGrid w:val="0"/>
                <w:color w:val="000000"/>
                <w:kern w:val="0"/>
                <w:szCs w:val="21"/>
                <w:highlight w:val="none"/>
              </w:rPr>
            </w:pPr>
            <w:r>
              <w:rPr>
                <w:rFonts w:hint="eastAsia"/>
              </w:rPr>
              <w:t>尺寸</w:t>
            </w:r>
            <w:r>
              <w:rPr>
                <w:rFonts w:hint="eastAsia" w:ascii="宋体" w:hAnsi="宋体"/>
                <w:szCs w:val="21"/>
              </w:rPr>
              <w:t>800*300/650D*2000H，</w:t>
            </w:r>
            <w:commentRangeStart w:id="88"/>
            <w:r>
              <w:rPr>
                <w:rFonts w:hint="eastAsia" w:ascii="宋体" w:hAnsi="宋体"/>
                <w:szCs w:val="21"/>
              </w:rPr>
              <w:t>含上柜、台面、背板架、恒温除湿高危药品柜，工艺要求：主体采用电解钢板，表面喷涂室内优等品热固性粉末，台面采用</w:t>
            </w:r>
            <w:r>
              <w:rPr>
                <w:rFonts w:hint="eastAsia" w:eastAsia="宋体" w:cs="Times New Roman"/>
                <w:lang w:val="en-US" w:eastAsia="zh-CN"/>
              </w:rPr>
              <w:t>医用级复合亚克力人造石</w:t>
            </w:r>
            <w:r>
              <w:rPr>
                <w:rFonts w:hint="eastAsia" w:ascii="宋体" w:hAnsi="宋体"/>
                <w:szCs w:val="21"/>
              </w:rPr>
              <w:t>，恒温除湿高危药品柜双门双锁，LED显示屏可触摸式数控调节，湿度范围10%RH~60%RH可调，保持常温低湿，无热效应，绝不影响存放物品的品质，</w:t>
            </w:r>
            <w:commentRangeEnd w:id="88"/>
            <w:r>
              <w:commentReference w:id="88"/>
            </w:r>
            <w:r>
              <w:rPr>
                <w:rFonts w:hint="eastAsia" w:ascii="宋体" w:hAnsi="宋体"/>
                <w:szCs w:val="21"/>
              </w:rPr>
              <w:t>内有抽屉，方便存放不同药品。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687" w:type="dxa"/>
            <w:vAlign w:val="center"/>
          </w:tcPr>
          <w:p>
            <w:pPr>
              <w:ind w:firstLine="210" w:firstLineChars="100"/>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2</w:t>
            </w:r>
          </w:p>
        </w:tc>
        <w:tc>
          <w:tcPr>
            <w:tcW w:w="1134" w:type="dxa"/>
            <w:vAlign w:val="center"/>
          </w:tcPr>
          <w:p>
            <w:pPr>
              <w:jc w:val="center"/>
              <w:rPr>
                <w:rFonts w:ascii="宋体" w:hAnsi="宋体"/>
                <w:bCs/>
                <w:snapToGrid w:val="0"/>
                <w:color w:val="000000"/>
                <w:kern w:val="0"/>
                <w:szCs w:val="21"/>
                <w:highlight w:val="none"/>
              </w:rPr>
            </w:pPr>
            <w:r>
              <w:rPr>
                <w:rFonts w:hint="eastAsia" w:ascii="宋体" w:hAnsi="宋体"/>
                <w:szCs w:val="21"/>
              </w:rPr>
              <w:t>医用环保处置台</w:t>
            </w:r>
          </w:p>
        </w:tc>
        <w:tc>
          <w:tcPr>
            <w:tcW w:w="820" w:type="dxa"/>
            <w:vAlign w:val="center"/>
          </w:tcPr>
          <w:p>
            <w:pPr>
              <w:jc w:val="center"/>
              <w:rPr>
                <w:rFonts w:ascii="宋体" w:hAnsi="宋体"/>
                <w:bCs/>
                <w:snapToGrid w:val="0"/>
                <w:color w:val="000000"/>
                <w:kern w:val="0"/>
                <w:szCs w:val="21"/>
                <w:highlight w:val="none"/>
              </w:rPr>
            </w:pPr>
            <w:r>
              <w:rPr>
                <w:rFonts w:hint="eastAsia" w:ascii="宋体" w:hAnsi="宋体"/>
                <w:szCs w:val="21"/>
              </w:rPr>
              <w:t>1</w:t>
            </w:r>
          </w:p>
        </w:tc>
        <w:tc>
          <w:tcPr>
            <w:tcW w:w="851" w:type="dxa"/>
            <w:vAlign w:val="center"/>
          </w:tcPr>
          <w:p>
            <w:pPr>
              <w:jc w:val="center"/>
              <w:rPr>
                <w:rFonts w:ascii="宋体" w:hAnsi="宋体"/>
                <w:bCs/>
                <w:snapToGrid w:val="0"/>
                <w:color w:val="000000"/>
                <w:kern w:val="0"/>
                <w:szCs w:val="21"/>
                <w:highlight w:val="none"/>
              </w:rPr>
            </w:pPr>
            <w:r>
              <w:rPr>
                <w:rFonts w:hint="eastAsia" w:ascii="宋体" w:hAnsi="宋体"/>
                <w:szCs w:val="21"/>
              </w:rPr>
              <w:t>组</w:t>
            </w:r>
          </w:p>
        </w:tc>
        <w:tc>
          <w:tcPr>
            <w:tcW w:w="4625" w:type="dxa"/>
            <w:vAlign w:val="center"/>
          </w:tcPr>
          <w:p>
            <w:pPr>
              <w:rPr>
                <w:rFonts w:ascii="宋体" w:hAnsi="宋体"/>
                <w:bCs/>
                <w:snapToGrid w:val="0"/>
                <w:color w:val="000000"/>
                <w:kern w:val="0"/>
                <w:szCs w:val="21"/>
                <w:highlight w:val="none"/>
              </w:rPr>
            </w:pPr>
            <w:r>
              <w:rPr>
                <w:rFonts w:hint="eastAsia"/>
              </w:rPr>
              <w:t>尺寸1000*600D*850H，含台面、脚踏垃圾柜。工艺要求：主体采用</w:t>
            </w:r>
            <w:commentRangeStart w:id="89"/>
            <w:r>
              <w:rPr>
                <w:rFonts w:hint="eastAsia"/>
              </w:rPr>
              <w:t>电解钢板，表面喷涂室内优等品热固性粉末，台面采用</w:t>
            </w:r>
            <w:r>
              <w:rPr>
                <w:rFonts w:hint="eastAsia" w:eastAsia="宋体" w:cs="Times New Roman"/>
                <w:lang w:val="en-US" w:eastAsia="zh-CN"/>
              </w:rPr>
              <w:t>医用级复合亚克力人造石</w:t>
            </w:r>
            <w:commentRangeEnd w:id="89"/>
            <w:r>
              <w:commentReference w:id="89"/>
            </w:r>
            <w:r>
              <w:rPr>
                <w:rFonts w:hint="eastAsia"/>
              </w:rPr>
              <w:t>，脚踏垃圾柜：采用轻巧带缓冲功能的一体成型尺寸为350*410*30mm±10mm的ABS材质垃圾盖，配置投递口及垃圾桶。</w:t>
            </w:r>
          </w:p>
        </w:tc>
      </w:tr>
    </w:tbl>
    <w:p>
      <w:pPr>
        <w:rPr>
          <w:color w:val="FF0000"/>
          <w:szCs w:val="21"/>
          <w:highlight w:val="none"/>
        </w:rPr>
      </w:pPr>
      <w:r>
        <w:rPr>
          <w:rFonts w:hint="eastAsia"/>
          <w:color w:val="FF0000"/>
          <w:szCs w:val="21"/>
          <w:highlight w:val="none"/>
        </w:rPr>
        <w:t>备注：</w:t>
      </w:r>
      <w:r>
        <w:rPr>
          <w:rFonts w:hint="eastAsia"/>
          <w:color w:val="FF0000"/>
          <w:szCs w:val="21"/>
          <w:highlight w:val="none"/>
          <w:lang w:val="en-US" w:eastAsia="zh-CN"/>
        </w:rPr>
        <w:t>中标供应商的</w:t>
      </w:r>
      <w:r>
        <w:rPr>
          <w:rFonts w:hint="eastAsia"/>
          <w:color w:val="FF0000"/>
          <w:szCs w:val="21"/>
          <w:highlight w:val="none"/>
        </w:rPr>
        <w:t>投标样品将作为履约验收的参考。</w:t>
      </w:r>
    </w:p>
    <w:p>
      <w:pPr>
        <w:rPr>
          <w:rFonts w:ascii="宋体" w:hAnsi="宋体" w:cs="仿宋_GB2312"/>
          <w:szCs w:val="21"/>
          <w:highlight w:val="none"/>
        </w:rPr>
      </w:pPr>
      <w:bookmarkStart w:id="43" w:name="_Hlk72167863"/>
      <w:bookmarkStart w:id="44" w:name="_Hlk106183334"/>
    </w:p>
    <w:p>
      <w:pPr>
        <w:pStyle w:val="19"/>
        <w:rPr>
          <w:highlight w:val="none"/>
        </w:rPr>
      </w:pPr>
    </w:p>
    <w:p>
      <w:pPr>
        <w:ind w:firstLine="420" w:firstLineChars="200"/>
        <w:rPr>
          <w:rFonts w:ascii="宋体" w:hAnsi="宋体" w:cs="微软雅黑"/>
          <w:sz w:val="32"/>
          <w:szCs w:val="40"/>
          <w:highlight w:val="none"/>
        </w:rPr>
      </w:pPr>
      <w:r>
        <w:rPr>
          <w:rFonts w:hint="eastAsia" w:ascii="宋体" w:hAnsi="宋体" w:cs="仿宋_GB2312"/>
          <w:szCs w:val="21"/>
          <w:highlight w:val="none"/>
        </w:rPr>
        <w:t>（三）</w:t>
      </w:r>
      <w:bookmarkEnd w:id="43"/>
      <w:r>
        <w:rPr>
          <w:rFonts w:hint="eastAsia" w:ascii="宋体" w:hAnsi="宋体" w:cs="仿宋_GB2312"/>
          <w:szCs w:val="21"/>
          <w:highlight w:val="none"/>
        </w:rPr>
        <w:t>附件：样品放置授权委托书</w:t>
      </w:r>
      <w:bookmarkStart w:id="45" w:name="_Hlk106183283"/>
      <w:bookmarkStart w:id="46" w:name="_Hlk106278670"/>
      <w:r>
        <w:rPr>
          <w:rFonts w:hint="eastAsia" w:ascii="宋体" w:hAnsi="宋体" w:cs="微软雅黑"/>
          <w:sz w:val="32"/>
          <w:szCs w:val="40"/>
          <w:highlight w:val="none"/>
        </w:rPr>
        <w:t>样品放置授权委托书</w:t>
      </w:r>
    </w:p>
    <w:bookmarkEnd w:id="45"/>
    <w:p>
      <w:pPr>
        <w:spacing w:line="360" w:lineRule="auto"/>
        <w:ind w:firstLine="440" w:firstLineChars="200"/>
        <w:rPr>
          <w:sz w:val="22"/>
          <w:szCs w:val="22"/>
          <w:highlight w:val="none"/>
        </w:rPr>
      </w:pPr>
      <w:r>
        <w:rPr>
          <w:rFonts w:hint="eastAsia"/>
          <w:sz w:val="22"/>
          <w:szCs w:val="22"/>
          <w:highlight w:val="none"/>
        </w:rPr>
        <w:t>本授权委托书声明：我</w:t>
      </w:r>
      <w:r>
        <w:rPr>
          <w:rFonts w:hint="eastAsia"/>
          <w:sz w:val="22"/>
          <w:szCs w:val="22"/>
          <w:highlight w:val="none"/>
          <w:u w:val="single"/>
        </w:rPr>
        <w:t xml:space="preserve">           </w:t>
      </w:r>
      <w:r>
        <w:rPr>
          <w:rFonts w:hint="eastAsia"/>
          <w:sz w:val="22"/>
          <w:szCs w:val="22"/>
          <w:highlight w:val="none"/>
        </w:rPr>
        <w:t>（姓名）系</w:t>
      </w:r>
      <w:r>
        <w:rPr>
          <w:rFonts w:hint="eastAsia"/>
          <w:sz w:val="22"/>
          <w:szCs w:val="22"/>
          <w:highlight w:val="none"/>
          <w:u w:val="single"/>
        </w:rPr>
        <w:t xml:space="preserve">             </w:t>
      </w:r>
      <w:r>
        <w:rPr>
          <w:rFonts w:hint="eastAsia"/>
          <w:sz w:val="22"/>
          <w:szCs w:val="22"/>
          <w:highlight w:val="none"/>
        </w:rPr>
        <w:t>（投标人名称）的法定代表人（负责人），现授权委托</w:t>
      </w:r>
      <w:r>
        <w:rPr>
          <w:rFonts w:hint="eastAsia"/>
          <w:sz w:val="22"/>
          <w:szCs w:val="22"/>
          <w:highlight w:val="none"/>
          <w:u w:val="single"/>
        </w:rPr>
        <w:t xml:space="preserve">            </w:t>
      </w:r>
      <w:r>
        <w:rPr>
          <w:rFonts w:hint="eastAsia"/>
          <w:sz w:val="22"/>
          <w:szCs w:val="22"/>
          <w:highlight w:val="none"/>
        </w:rPr>
        <w:t>（姓名）为我单位参与</w:t>
      </w:r>
      <w:r>
        <w:rPr>
          <w:rFonts w:hint="eastAsia"/>
          <w:sz w:val="22"/>
          <w:szCs w:val="22"/>
          <w:highlight w:val="none"/>
          <w:u w:val="single"/>
        </w:rPr>
        <w:t>（此处填写项目名称）</w:t>
      </w:r>
      <w:r>
        <w:rPr>
          <w:rFonts w:hint="eastAsia"/>
          <w:sz w:val="22"/>
          <w:szCs w:val="22"/>
          <w:highlight w:val="none"/>
        </w:rPr>
        <w:t>项目，项目编号：</w:t>
      </w:r>
      <w:r>
        <w:rPr>
          <w:sz w:val="22"/>
          <w:szCs w:val="22"/>
          <w:highlight w:val="none"/>
          <w:u w:val="single"/>
        </w:rPr>
        <w:t xml:space="preserve">   </w:t>
      </w:r>
      <w:r>
        <w:rPr>
          <w:rFonts w:hint="eastAsia"/>
          <w:sz w:val="22"/>
          <w:szCs w:val="22"/>
          <w:highlight w:val="none"/>
          <w:u w:val="single"/>
        </w:rPr>
        <w:t xml:space="preserve">      （此处填写项目编号）</w:t>
      </w:r>
      <w:r>
        <w:rPr>
          <w:rFonts w:hint="eastAsia"/>
          <w:sz w:val="22"/>
          <w:szCs w:val="22"/>
          <w:highlight w:val="none"/>
        </w:rPr>
        <w:t>样品放置工作的授权委托代理人，代理人全权代表我参与项目样品放置，样品放置的内容我均承认。</w:t>
      </w:r>
    </w:p>
    <w:p>
      <w:pPr>
        <w:spacing w:line="360" w:lineRule="auto"/>
        <w:ind w:firstLine="420"/>
        <w:rPr>
          <w:sz w:val="22"/>
          <w:szCs w:val="22"/>
          <w:highlight w:val="none"/>
        </w:rPr>
      </w:pPr>
      <w:r>
        <w:rPr>
          <w:rFonts w:hint="eastAsia"/>
          <w:sz w:val="22"/>
          <w:szCs w:val="22"/>
          <w:highlight w:val="none"/>
        </w:rPr>
        <w:t>代理人无转委托权，特此委托。</w:t>
      </w:r>
    </w:p>
    <w:p>
      <w:pPr>
        <w:spacing w:line="360" w:lineRule="auto"/>
        <w:ind w:firstLine="420"/>
        <w:rPr>
          <w:sz w:val="22"/>
          <w:szCs w:val="22"/>
          <w:highlight w:val="none"/>
        </w:rPr>
      </w:pPr>
    </w:p>
    <w:p>
      <w:pPr>
        <w:spacing w:line="360" w:lineRule="auto"/>
        <w:ind w:left="540" w:leftChars="257"/>
        <w:rPr>
          <w:sz w:val="22"/>
          <w:szCs w:val="22"/>
          <w:highlight w:val="none"/>
        </w:rPr>
      </w:pPr>
      <w:r>
        <w:rPr>
          <w:rFonts w:hint="eastAsia"/>
          <w:sz w:val="22"/>
          <w:szCs w:val="22"/>
          <w:highlight w:val="none"/>
        </w:rPr>
        <w:t>代理人：</w:t>
      </w:r>
      <w:r>
        <w:rPr>
          <w:rFonts w:hint="eastAsia"/>
          <w:sz w:val="22"/>
          <w:szCs w:val="22"/>
          <w:highlight w:val="none"/>
          <w:u w:val="single"/>
        </w:rPr>
        <w:t xml:space="preserve">             </w:t>
      </w:r>
      <w:r>
        <w:rPr>
          <w:rFonts w:hint="eastAsia"/>
          <w:sz w:val="22"/>
          <w:szCs w:val="22"/>
          <w:highlight w:val="none"/>
        </w:rPr>
        <w:t>联系电话：</w:t>
      </w:r>
      <w:r>
        <w:rPr>
          <w:rFonts w:hint="eastAsia"/>
          <w:sz w:val="22"/>
          <w:szCs w:val="22"/>
          <w:highlight w:val="none"/>
          <w:u w:val="single"/>
        </w:rPr>
        <w:t xml:space="preserve">            </w:t>
      </w:r>
      <w:r>
        <w:rPr>
          <w:rFonts w:hint="eastAsia"/>
          <w:sz w:val="22"/>
          <w:szCs w:val="22"/>
          <w:highlight w:val="none"/>
        </w:rPr>
        <w:t xml:space="preserve">  手机：</w:t>
      </w:r>
      <w:r>
        <w:rPr>
          <w:rFonts w:hint="eastAsia"/>
          <w:sz w:val="22"/>
          <w:szCs w:val="22"/>
          <w:highlight w:val="none"/>
          <w:u w:val="single"/>
        </w:rPr>
        <w:t xml:space="preserve">                   </w:t>
      </w:r>
      <w:r>
        <w:rPr>
          <w:rFonts w:hint="eastAsia"/>
          <w:sz w:val="22"/>
          <w:szCs w:val="22"/>
          <w:highlight w:val="none"/>
        </w:rPr>
        <w:t>身份证号码：</w:t>
      </w:r>
      <w:r>
        <w:rPr>
          <w:rFonts w:hint="eastAsia"/>
          <w:sz w:val="22"/>
          <w:szCs w:val="22"/>
          <w:highlight w:val="none"/>
          <w:u w:val="single"/>
        </w:rPr>
        <w:t xml:space="preserve">                        </w:t>
      </w:r>
      <w:r>
        <w:rPr>
          <w:rFonts w:hint="eastAsia"/>
          <w:sz w:val="22"/>
          <w:szCs w:val="22"/>
          <w:highlight w:val="none"/>
        </w:rPr>
        <w:t>职务：</w:t>
      </w:r>
      <w:r>
        <w:rPr>
          <w:rFonts w:hint="eastAsia"/>
          <w:sz w:val="22"/>
          <w:szCs w:val="22"/>
          <w:highlight w:val="none"/>
          <w:u w:val="single"/>
        </w:rPr>
        <w:t xml:space="preserve">       </w:t>
      </w:r>
      <w:r>
        <w:rPr>
          <w:rFonts w:hint="eastAsia"/>
          <w:sz w:val="22"/>
          <w:szCs w:val="22"/>
          <w:highlight w:val="none"/>
        </w:rPr>
        <w:t>授权委托日期：</w:t>
      </w:r>
      <w:r>
        <w:rPr>
          <w:rFonts w:hint="eastAsia"/>
          <w:sz w:val="22"/>
          <w:szCs w:val="22"/>
          <w:highlight w:val="none"/>
          <w:u w:val="single"/>
        </w:rPr>
        <w:t xml:space="preserve">         </w:t>
      </w:r>
      <w:r>
        <w:rPr>
          <w:rFonts w:hint="eastAsia"/>
          <w:sz w:val="22"/>
          <w:szCs w:val="22"/>
          <w:highlight w:val="none"/>
        </w:rPr>
        <w:t>年</w:t>
      </w:r>
      <w:r>
        <w:rPr>
          <w:rFonts w:hint="eastAsia"/>
          <w:sz w:val="22"/>
          <w:szCs w:val="22"/>
          <w:highlight w:val="none"/>
          <w:u w:val="single"/>
        </w:rPr>
        <w:t xml:space="preserve">     </w:t>
      </w:r>
      <w:r>
        <w:rPr>
          <w:rFonts w:hint="eastAsia"/>
          <w:sz w:val="22"/>
          <w:szCs w:val="22"/>
          <w:highlight w:val="none"/>
        </w:rPr>
        <w:t xml:space="preserve">月 </w:t>
      </w:r>
      <w:r>
        <w:rPr>
          <w:rFonts w:hint="eastAsia"/>
          <w:sz w:val="22"/>
          <w:szCs w:val="22"/>
          <w:highlight w:val="none"/>
          <w:u w:val="single"/>
        </w:rPr>
        <w:t xml:space="preserve">      </w:t>
      </w:r>
      <w:r>
        <w:rPr>
          <w:rFonts w:hint="eastAsia"/>
          <w:sz w:val="22"/>
          <w:szCs w:val="22"/>
          <w:highlight w:val="none"/>
        </w:rPr>
        <w:t>日</w:t>
      </w:r>
    </w:p>
    <w:p>
      <w:pPr>
        <w:rPr>
          <w:sz w:val="22"/>
          <w:szCs w:val="28"/>
          <w:highlight w:val="none"/>
        </w:rPr>
      </w:pPr>
    </w:p>
    <w:p>
      <w:pPr>
        <w:spacing w:line="360" w:lineRule="auto"/>
        <w:ind w:firstLine="442" w:firstLineChars="200"/>
        <w:rPr>
          <w:b/>
          <w:color w:val="FF0000"/>
          <w:sz w:val="22"/>
          <w:szCs w:val="22"/>
          <w:highlight w:val="none"/>
        </w:rPr>
      </w:pPr>
      <w:r>
        <w:rPr>
          <w:rFonts w:hint="eastAsia"/>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pPr>
        <w:spacing w:line="360" w:lineRule="auto"/>
        <w:ind w:firstLine="420"/>
        <w:jc w:val="right"/>
        <w:rPr>
          <w:sz w:val="22"/>
          <w:szCs w:val="22"/>
          <w:highlight w:val="none"/>
        </w:rPr>
      </w:pPr>
    </w:p>
    <w:p>
      <w:pPr>
        <w:spacing w:line="360" w:lineRule="auto"/>
        <w:ind w:firstLine="420"/>
        <w:jc w:val="right"/>
        <w:rPr>
          <w:sz w:val="22"/>
          <w:szCs w:val="22"/>
          <w:highlight w:val="none"/>
        </w:rPr>
      </w:pPr>
      <w:r>
        <w:rPr>
          <w:rFonts w:hint="eastAsia"/>
          <w:sz w:val="22"/>
          <w:szCs w:val="22"/>
          <w:highlight w:val="none"/>
        </w:rPr>
        <w:t>（此处填写投标人名称）公司（加盖投标人公章）</w:t>
      </w:r>
    </w:p>
    <w:p>
      <w:pPr>
        <w:spacing w:line="360" w:lineRule="auto"/>
        <w:ind w:firstLine="420"/>
        <w:jc w:val="right"/>
        <w:rPr>
          <w:sz w:val="22"/>
          <w:szCs w:val="22"/>
          <w:highlight w:val="none"/>
        </w:rPr>
      </w:pPr>
      <w:r>
        <w:rPr>
          <w:rFonts w:hint="eastAsia"/>
          <w:sz w:val="22"/>
          <w:szCs w:val="22"/>
          <w:highlight w:val="none"/>
        </w:rPr>
        <w:t>XX年XX月XX日</w:t>
      </w:r>
      <w:bookmarkEnd w:id="44"/>
      <w:bookmarkEnd w:id="46"/>
    </w:p>
    <w:p>
      <w:pPr>
        <w:rPr>
          <w:rFonts w:ascii="宋体" w:hAnsi="宋体"/>
          <w:bCs/>
          <w:color w:val="000000"/>
          <w:szCs w:val="21"/>
          <w:highlight w:val="none"/>
        </w:rPr>
      </w:pPr>
    </w:p>
    <w:p>
      <w:pPr>
        <w:spacing w:line="360" w:lineRule="auto"/>
        <w:ind w:firstLine="440" w:firstLineChars="200"/>
        <w:jc w:val="right"/>
        <w:rPr>
          <w:sz w:val="22"/>
          <w:szCs w:val="22"/>
          <w:highlight w:val="none"/>
        </w:rPr>
      </w:pPr>
    </w:p>
    <w:p>
      <w:pPr>
        <w:pStyle w:val="19"/>
        <w:rPr>
          <w:highlight w:val="none"/>
        </w:rPr>
        <w:sectPr>
          <w:pgSz w:w="11907" w:h="16840"/>
          <w:pgMar w:top="1440" w:right="1797" w:bottom="1440" w:left="1797" w:header="851" w:footer="992" w:gutter="0"/>
          <w:cols w:space="425" w:num="1"/>
          <w:titlePg/>
          <w:docGrid w:linePitch="462" w:charSpace="0"/>
        </w:sectPr>
      </w:pPr>
    </w:p>
    <w:p>
      <w:pPr>
        <w:pStyle w:val="5"/>
        <w:rPr>
          <w:rStyle w:val="58"/>
          <w:bCs/>
          <w:sz w:val="24"/>
          <w:highlight w:val="none"/>
        </w:rPr>
      </w:pPr>
      <w:r>
        <w:rPr>
          <w:rFonts w:hint="eastAsia"/>
          <w:kern w:val="2"/>
          <w:highlight w:val="none"/>
        </w:rPr>
        <w:t>第四章</w:t>
      </w:r>
      <w:r>
        <w:rPr>
          <w:kern w:val="2"/>
          <w:highlight w:val="none"/>
        </w:rPr>
        <w:t xml:space="preserve"> </w:t>
      </w:r>
      <w:r>
        <w:rPr>
          <w:rFonts w:hint="eastAsia"/>
          <w:kern w:val="2"/>
          <w:highlight w:val="none"/>
        </w:rPr>
        <w:t xml:space="preserve"> 投标文件组成要求及格式</w:t>
      </w:r>
      <w:r>
        <w:rPr>
          <w:rStyle w:val="58"/>
          <w:rFonts w:hint="eastAsia"/>
          <w:bCs/>
          <w:sz w:val="24"/>
          <w:highlight w:val="none"/>
        </w:rPr>
        <w:t>特别提醒：</w:t>
      </w:r>
    </w:p>
    <w:p>
      <w:pPr>
        <w:ind w:firstLine="480" w:firstLineChars="200"/>
        <w:rPr>
          <w:rFonts w:ascii="仿宋_GB2312" w:eastAsia="仿宋_GB2312"/>
          <w:sz w:val="24"/>
          <w:highlight w:val="none"/>
        </w:rPr>
      </w:pPr>
      <w:r>
        <w:rPr>
          <w:rFonts w:hint="eastAsia" w:ascii="仿宋_GB2312" w:eastAsia="仿宋_GB2312"/>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宋体" w:hAnsi="宋体" w:cs="宋体"/>
          <w:kern w:val="0"/>
          <w:sz w:val="24"/>
          <w:highlight w:val="none"/>
        </w:rPr>
      </w:pPr>
      <w:r>
        <w:rPr>
          <w:rFonts w:hint="eastAsia" w:ascii="仿宋_GB2312" w:eastAsia="仿宋_GB2312"/>
          <w:sz w:val="24"/>
          <w:highlight w:val="none"/>
        </w:rPr>
        <w:t xml:space="preserve">    投标文件正文（信息公开部分）必须编制于“正文（公开部分）”部分，投标文件附件（非信息公开部分）必须编制于“附件（不公开部分）”部分，如下图所示。</w:t>
      </w:r>
      <w:r>
        <w:rPr>
          <w:highlight w:val="none"/>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46"/>
                    <a:stretch>
                      <a:fillRect/>
                    </a:stretch>
                  </pic:blipFill>
                  <pic:spPr>
                    <a:xfrm>
                      <a:off x="0" y="0"/>
                      <a:ext cx="5162550" cy="4011295"/>
                    </a:xfrm>
                    <a:prstGeom prst="rect">
                      <a:avLst/>
                    </a:prstGeom>
                  </pic:spPr>
                </pic:pic>
              </a:graphicData>
            </a:graphic>
          </wp:inline>
        </w:drawing>
      </w:r>
    </w:p>
    <w:p>
      <w:pPr>
        <w:ind w:firstLine="480" w:firstLineChars="200"/>
        <w:rPr>
          <w:rFonts w:ascii="仿宋_GB2312" w:eastAsia="仿宋_GB2312"/>
          <w:sz w:val="24"/>
          <w:highlight w:val="none"/>
        </w:rPr>
      </w:pPr>
      <w:bookmarkStart w:id="47" w:name="_Hlk72257167"/>
      <w:r>
        <w:rPr>
          <w:rFonts w:hint="eastAsia" w:ascii="仿宋_GB2312" w:eastAsia="仿宋_GB2312"/>
          <w:sz w:val="24"/>
          <w:highlight w:val="none"/>
        </w:rPr>
        <w:t>政府集中采购机构公布投标文件正文（信息公开部分）时为计算机截取信息自动公布，</w:t>
      </w:r>
      <w:r>
        <w:rPr>
          <w:rFonts w:hint="eastAsia" w:ascii="仿宋_GB2312" w:eastAsia="仿宋_GB2312"/>
          <w:b/>
          <w:bCs/>
          <w:sz w:val="24"/>
          <w:highlight w:val="none"/>
        </w:rPr>
        <w:t>如投标人误将涉及个人隐私的信息放入投标文件正文，相关后果由投标人自负；</w:t>
      </w:r>
      <w:r>
        <w:rPr>
          <w:rFonts w:hint="eastAsia" w:ascii="仿宋_GB2312" w:eastAsia="仿宋_GB2312"/>
          <w:b/>
          <w:bCs/>
          <w:color w:val="FF0000"/>
          <w:sz w:val="24"/>
          <w:highlight w:val="none"/>
        </w:rPr>
        <w:t>如投标人将必须放于投标文件正文（信息公开部分）的内容放入投标文件附件（非信息公开部分），将作投标无效处理。</w:t>
      </w:r>
      <w:bookmarkEnd w:id="47"/>
      <w:r>
        <w:rPr>
          <w:rFonts w:ascii="仿宋_GB2312" w:eastAsia="仿宋_GB2312"/>
          <w:sz w:val="24"/>
          <w:highlight w:val="none"/>
        </w:rPr>
        <w:br w:type="page"/>
      </w:r>
    </w:p>
    <w:p>
      <w:pPr>
        <w:pStyle w:val="18"/>
        <w:rPr>
          <w:highlight w:val="none"/>
        </w:rPr>
      </w:pPr>
    </w:p>
    <w:p>
      <w:pPr>
        <w:outlineLvl w:val="0"/>
        <w:rPr>
          <w:rStyle w:val="58"/>
          <w:sz w:val="28"/>
          <w:szCs w:val="28"/>
          <w:highlight w:val="none"/>
        </w:rPr>
      </w:pPr>
      <w:r>
        <w:rPr>
          <w:rStyle w:val="58"/>
          <w:rFonts w:hint="eastAsia"/>
          <w:sz w:val="28"/>
          <w:szCs w:val="28"/>
          <w:highlight w:val="none"/>
        </w:rPr>
        <w:t>投标文件组成：</w:t>
      </w:r>
    </w:p>
    <w:p>
      <w:pPr>
        <w:ind w:firstLine="1200" w:firstLineChars="500"/>
        <w:outlineLvl w:val="0"/>
        <w:rPr>
          <w:rFonts w:ascii="宋体" w:hAnsi="宋体"/>
          <w:sz w:val="24"/>
          <w:highlight w:val="none"/>
        </w:rPr>
      </w:pPr>
      <w:bookmarkStart w:id="48" w:name="_Hlk72257253"/>
      <w:r>
        <w:rPr>
          <w:rFonts w:hint="eastAsia" w:ascii="宋体" w:hAnsi="宋体"/>
          <w:sz w:val="24"/>
          <w:highlight w:val="none"/>
        </w:rPr>
        <w:t>1.投标文件正文</w:t>
      </w:r>
      <w:r>
        <w:rPr>
          <w:rFonts w:hint="eastAsia" w:ascii="宋体" w:hAnsi="宋体"/>
          <w:b/>
          <w:color w:val="FF0000"/>
          <w:sz w:val="24"/>
          <w:highlight w:val="none"/>
        </w:rPr>
        <w:t>（信息公开部分）</w:t>
      </w:r>
      <w:r>
        <w:rPr>
          <w:rFonts w:hint="eastAsia" w:ascii="宋体" w:hAnsi="宋体"/>
          <w:sz w:val="24"/>
          <w:highlight w:val="none"/>
        </w:rPr>
        <w:t>，主要包括以下内容：</w:t>
      </w:r>
    </w:p>
    <w:p>
      <w:pPr>
        <w:ind w:left="718" w:leftChars="342" w:firstLine="1417" w:firstLineChars="675"/>
        <w:rPr>
          <w:szCs w:val="21"/>
          <w:highlight w:val="none"/>
        </w:rPr>
      </w:pPr>
      <w:r>
        <w:rPr>
          <w:rFonts w:hint="eastAsia"/>
          <w:szCs w:val="21"/>
          <w:highlight w:val="none"/>
        </w:rPr>
        <w:t>（1）</w:t>
      </w:r>
      <w:bookmarkStart w:id="49" w:name="_Hlk72070784"/>
      <w:r>
        <w:rPr>
          <w:rFonts w:hint="eastAsia"/>
          <w:szCs w:val="21"/>
          <w:highlight w:val="none"/>
        </w:rPr>
        <w:t>投标函</w:t>
      </w:r>
      <w:bookmarkEnd w:id="49"/>
    </w:p>
    <w:p>
      <w:pPr>
        <w:ind w:left="718" w:leftChars="342" w:firstLine="1417" w:firstLineChars="675"/>
        <w:rPr>
          <w:szCs w:val="21"/>
          <w:highlight w:val="none"/>
        </w:rPr>
      </w:pPr>
      <w:r>
        <w:rPr>
          <w:rFonts w:hint="eastAsia"/>
          <w:szCs w:val="21"/>
          <w:highlight w:val="none"/>
        </w:rPr>
        <w:t>（2）</w:t>
      </w:r>
      <w:bookmarkStart w:id="50" w:name="_Hlk72062521"/>
      <w:r>
        <w:rPr>
          <w:rFonts w:hint="eastAsia"/>
          <w:szCs w:val="21"/>
          <w:highlight w:val="none"/>
        </w:rPr>
        <w:t>政府采购投标及履约承诺函</w:t>
      </w:r>
      <w:bookmarkEnd w:id="50"/>
    </w:p>
    <w:p>
      <w:pPr>
        <w:ind w:left="718" w:leftChars="342" w:firstLine="1417" w:firstLineChars="675"/>
        <w:rPr>
          <w:szCs w:val="21"/>
          <w:highlight w:val="none"/>
        </w:rPr>
      </w:pPr>
      <w:r>
        <w:rPr>
          <w:rFonts w:hint="eastAsia"/>
          <w:szCs w:val="21"/>
          <w:highlight w:val="none"/>
        </w:rPr>
        <w:t>（</w:t>
      </w:r>
      <w:r>
        <w:rPr>
          <w:szCs w:val="21"/>
          <w:highlight w:val="none"/>
        </w:rPr>
        <w:t>3</w:t>
      </w:r>
      <w:r>
        <w:rPr>
          <w:rFonts w:hint="eastAsia"/>
          <w:szCs w:val="21"/>
          <w:highlight w:val="none"/>
        </w:rPr>
        <w:t>）投标人情况及资格证明文件</w:t>
      </w:r>
    </w:p>
    <w:p>
      <w:pPr>
        <w:ind w:left="718" w:leftChars="342" w:firstLine="1417" w:firstLineChars="675"/>
        <w:rPr>
          <w:szCs w:val="21"/>
          <w:highlight w:val="none"/>
        </w:rPr>
      </w:pPr>
      <w:bookmarkStart w:id="51" w:name="_Hlk72257201"/>
      <w:r>
        <w:rPr>
          <w:rFonts w:hint="eastAsia"/>
          <w:szCs w:val="21"/>
          <w:highlight w:val="none"/>
        </w:rPr>
        <w:t>（</w:t>
      </w:r>
      <w:r>
        <w:rPr>
          <w:szCs w:val="21"/>
          <w:highlight w:val="none"/>
        </w:rPr>
        <w:t>4</w:t>
      </w:r>
      <w:r>
        <w:rPr>
          <w:rFonts w:hint="eastAsia"/>
          <w:szCs w:val="21"/>
          <w:highlight w:val="none"/>
        </w:rPr>
        <w:t>）项目详细报价</w:t>
      </w:r>
    </w:p>
    <w:bookmarkEnd w:id="51"/>
    <w:p>
      <w:pPr>
        <w:ind w:left="718" w:leftChars="342" w:firstLine="1417" w:firstLineChars="675"/>
        <w:jc w:val="left"/>
        <w:rPr>
          <w:rFonts w:hint="eastAsia" w:eastAsia="宋体"/>
          <w:szCs w:val="21"/>
          <w:highlight w:val="none"/>
          <w:lang w:eastAsia="zh-CN"/>
        </w:rPr>
      </w:pPr>
      <w:r>
        <w:rPr>
          <w:rFonts w:hint="eastAsia"/>
          <w:szCs w:val="21"/>
          <w:highlight w:val="none"/>
        </w:rPr>
        <w:t>（5）</w:t>
      </w:r>
      <w:r>
        <w:rPr>
          <w:rFonts w:hint="eastAsia" w:eastAsia="宋体"/>
          <w:szCs w:val="21"/>
          <w:highlight w:val="none"/>
          <w:lang w:eastAsia="zh-CN"/>
        </w:rPr>
        <w:t>资质认证情况</w:t>
      </w:r>
      <w:r>
        <w:rPr>
          <w:rFonts w:hint="eastAsia"/>
          <w:highlight w:val="none"/>
        </w:rPr>
        <w:t>（格式自定）</w:t>
      </w:r>
    </w:p>
    <w:p>
      <w:pPr>
        <w:ind w:left="718" w:leftChars="342" w:firstLine="1417" w:firstLineChars="675"/>
        <w:jc w:val="left"/>
        <w:rPr>
          <w:rFonts w:hint="eastAsia" w:eastAsia="宋体"/>
          <w:szCs w:val="21"/>
          <w:highlight w:val="none"/>
          <w:lang w:eastAsia="zh-CN"/>
        </w:rPr>
      </w:pPr>
      <w:r>
        <w:rPr>
          <w:rFonts w:hint="eastAsia"/>
          <w:szCs w:val="21"/>
          <w:highlight w:val="none"/>
        </w:rPr>
        <w:t>（</w:t>
      </w:r>
      <w:r>
        <w:rPr>
          <w:szCs w:val="21"/>
          <w:highlight w:val="none"/>
        </w:rPr>
        <w:t>6</w:t>
      </w:r>
      <w:r>
        <w:rPr>
          <w:rFonts w:hint="eastAsia"/>
          <w:szCs w:val="21"/>
          <w:highlight w:val="none"/>
        </w:rPr>
        <w:t>）</w:t>
      </w:r>
      <w:r>
        <w:rPr>
          <w:rFonts w:hint="eastAsia" w:eastAsia="宋体"/>
          <w:szCs w:val="21"/>
          <w:highlight w:val="none"/>
          <w:lang w:eastAsia="zh-CN"/>
        </w:rPr>
        <w:t>供应商同类业绩</w:t>
      </w:r>
      <w:r>
        <w:rPr>
          <w:rFonts w:hint="eastAsia"/>
          <w:highlight w:val="none"/>
        </w:rPr>
        <w:t>（格式自定）</w:t>
      </w:r>
    </w:p>
    <w:p>
      <w:pPr>
        <w:pStyle w:val="18"/>
        <w:rPr>
          <w:highlight w:val="none"/>
        </w:rPr>
      </w:pPr>
    </w:p>
    <w:p>
      <w:pPr>
        <w:ind w:firstLine="1200" w:firstLineChars="500"/>
        <w:outlineLvl w:val="0"/>
        <w:rPr>
          <w:rFonts w:ascii="宋体" w:hAnsi="宋体"/>
          <w:sz w:val="24"/>
          <w:highlight w:val="none"/>
        </w:rPr>
      </w:pPr>
      <w:r>
        <w:rPr>
          <w:rFonts w:hint="eastAsia" w:ascii="宋体" w:hAnsi="宋体"/>
          <w:sz w:val="24"/>
          <w:highlight w:val="none"/>
        </w:rPr>
        <w:t>2.投标文件附件</w:t>
      </w:r>
      <w:r>
        <w:rPr>
          <w:rFonts w:hint="eastAsia" w:ascii="宋体" w:hAnsi="宋体"/>
          <w:b/>
          <w:color w:val="FF0000"/>
          <w:sz w:val="24"/>
          <w:highlight w:val="none"/>
        </w:rPr>
        <w:t>（信息不公开部分）</w:t>
      </w:r>
      <w:r>
        <w:rPr>
          <w:rFonts w:hint="eastAsia" w:ascii="宋体" w:hAnsi="宋体"/>
          <w:sz w:val="24"/>
          <w:highlight w:val="none"/>
        </w:rPr>
        <w:t>：主要包括以下内容：</w:t>
      </w:r>
    </w:p>
    <w:p>
      <w:pPr>
        <w:ind w:firstLine="2100" w:firstLineChars="1000"/>
        <w:rPr>
          <w:szCs w:val="21"/>
          <w:highlight w:val="none"/>
        </w:rPr>
      </w:pPr>
      <w:r>
        <w:rPr>
          <w:rFonts w:hint="eastAsia"/>
          <w:szCs w:val="21"/>
          <w:highlight w:val="none"/>
        </w:rPr>
        <w:t>（1）法定代表人（负责人）证明书</w:t>
      </w:r>
    </w:p>
    <w:p>
      <w:pPr>
        <w:ind w:left="718" w:leftChars="342" w:firstLine="1417" w:firstLineChars="675"/>
        <w:rPr>
          <w:szCs w:val="21"/>
          <w:highlight w:val="none"/>
        </w:rPr>
      </w:pPr>
      <w:r>
        <w:rPr>
          <w:rFonts w:hint="eastAsia"/>
          <w:szCs w:val="21"/>
          <w:highlight w:val="none"/>
        </w:rPr>
        <w:t>（2）投标文件签署授权委托书</w:t>
      </w:r>
    </w:p>
    <w:p>
      <w:pPr>
        <w:ind w:left="718" w:leftChars="342" w:firstLine="1417" w:firstLineChars="675"/>
        <w:rPr>
          <w:szCs w:val="21"/>
          <w:highlight w:val="none"/>
        </w:rPr>
      </w:pPr>
      <w:r>
        <w:rPr>
          <w:rFonts w:hint="eastAsia"/>
          <w:szCs w:val="21"/>
          <w:highlight w:val="none"/>
        </w:rPr>
        <w:t>（3）实质性条款响应情况表</w:t>
      </w:r>
    </w:p>
    <w:p>
      <w:pPr>
        <w:ind w:left="718" w:leftChars="342" w:firstLine="1417" w:firstLineChars="675"/>
        <w:rPr>
          <w:szCs w:val="21"/>
          <w:highlight w:val="none"/>
        </w:rPr>
      </w:pPr>
      <w:r>
        <w:rPr>
          <w:rFonts w:hint="eastAsia"/>
          <w:szCs w:val="21"/>
          <w:highlight w:val="none"/>
        </w:rPr>
        <w:t>（</w:t>
      </w:r>
      <w:r>
        <w:rPr>
          <w:szCs w:val="21"/>
          <w:highlight w:val="none"/>
        </w:rPr>
        <w:t>4</w:t>
      </w:r>
      <w:r>
        <w:rPr>
          <w:rFonts w:hint="eastAsia"/>
          <w:szCs w:val="21"/>
          <w:highlight w:val="none"/>
        </w:rPr>
        <w:t>）技术要求偏离表</w:t>
      </w:r>
    </w:p>
    <w:p>
      <w:pPr>
        <w:ind w:left="718" w:leftChars="342" w:firstLine="1417" w:firstLineChars="675"/>
        <w:rPr>
          <w:szCs w:val="21"/>
          <w:highlight w:val="none"/>
        </w:rPr>
      </w:pPr>
      <w:r>
        <w:rPr>
          <w:rFonts w:hint="eastAsia"/>
          <w:szCs w:val="21"/>
          <w:highlight w:val="none"/>
        </w:rPr>
        <w:t>（</w:t>
      </w:r>
      <w:r>
        <w:rPr>
          <w:szCs w:val="21"/>
          <w:highlight w:val="none"/>
        </w:rPr>
        <w:t>5</w:t>
      </w:r>
      <w:r>
        <w:rPr>
          <w:rFonts w:hint="eastAsia"/>
          <w:szCs w:val="21"/>
          <w:highlight w:val="none"/>
        </w:rPr>
        <w:t>）商务要求偏离表</w:t>
      </w:r>
    </w:p>
    <w:p>
      <w:pPr>
        <w:ind w:left="718" w:leftChars="342" w:firstLine="1417" w:firstLineChars="675"/>
        <w:rPr>
          <w:rFonts w:hint="eastAsia"/>
          <w:szCs w:val="21"/>
          <w:highlight w:val="none"/>
        </w:rPr>
      </w:pPr>
      <w:r>
        <w:rPr>
          <w:rFonts w:hint="eastAsia"/>
          <w:szCs w:val="21"/>
          <w:highlight w:val="none"/>
        </w:rPr>
        <w:t>（</w:t>
      </w:r>
      <w:r>
        <w:rPr>
          <w:szCs w:val="21"/>
          <w:highlight w:val="none"/>
        </w:rPr>
        <w:t>6</w:t>
      </w:r>
      <w:r>
        <w:rPr>
          <w:rFonts w:hint="eastAsia"/>
          <w:szCs w:val="21"/>
          <w:highlight w:val="none"/>
        </w:rPr>
        <w:t>）项目实施方案</w:t>
      </w:r>
      <w:r>
        <w:rPr>
          <w:rFonts w:hint="eastAsia"/>
          <w:highlight w:val="none"/>
        </w:rPr>
        <w:t>（格式自定）</w:t>
      </w:r>
    </w:p>
    <w:p>
      <w:pPr>
        <w:ind w:left="718" w:leftChars="342" w:firstLine="1417" w:firstLineChars="675"/>
        <w:rPr>
          <w:rFonts w:hint="eastAsia"/>
          <w:szCs w:val="21"/>
          <w:highlight w:val="none"/>
        </w:rPr>
      </w:pPr>
      <w:r>
        <w:rPr>
          <w:rFonts w:hint="eastAsia"/>
          <w:szCs w:val="21"/>
          <w:highlight w:val="none"/>
          <w:lang w:eastAsia="zh-CN"/>
        </w:rPr>
        <w:t>（</w:t>
      </w:r>
      <w:r>
        <w:rPr>
          <w:rFonts w:hint="eastAsia"/>
          <w:szCs w:val="21"/>
          <w:highlight w:val="none"/>
          <w:lang w:val="en-US" w:eastAsia="zh-CN"/>
        </w:rPr>
        <w:t>7）</w:t>
      </w:r>
      <w:r>
        <w:rPr>
          <w:rFonts w:hint="eastAsia"/>
          <w:szCs w:val="21"/>
          <w:highlight w:val="none"/>
        </w:rPr>
        <w:t>售后服务方案</w:t>
      </w:r>
      <w:r>
        <w:rPr>
          <w:rFonts w:hint="eastAsia"/>
          <w:highlight w:val="none"/>
        </w:rPr>
        <w:t>（格式自定）</w:t>
      </w:r>
    </w:p>
    <w:p>
      <w:pPr>
        <w:ind w:left="718" w:leftChars="342" w:firstLine="1417" w:firstLineChars="675"/>
        <w:rPr>
          <w:rFonts w:hint="eastAsia"/>
          <w:szCs w:val="21"/>
          <w:highlight w:val="none"/>
        </w:rPr>
      </w:pPr>
      <w:r>
        <w:rPr>
          <w:rFonts w:hint="eastAsia"/>
          <w:szCs w:val="21"/>
          <w:highlight w:val="none"/>
        </w:rPr>
        <w:t>（</w:t>
      </w:r>
      <w:r>
        <w:rPr>
          <w:rFonts w:hint="eastAsia"/>
          <w:szCs w:val="21"/>
          <w:highlight w:val="none"/>
          <w:lang w:val="en-US" w:eastAsia="zh-CN"/>
        </w:rPr>
        <w:t>8</w:t>
      </w:r>
      <w:r>
        <w:rPr>
          <w:rFonts w:hint="eastAsia"/>
          <w:szCs w:val="21"/>
          <w:highlight w:val="none"/>
        </w:rPr>
        <w:t>）政府采购节能环保产品（格式自定）</w:t>
      </w:r>
    </w:p>
    <w:p>
      <w:pPr>
        <w:ind w:left="718" w:leftChars="342" w:firstLine="1417" w:firstLineChars="675"/>
        <w:rPr>
          <w:szCs w:val="21"/>
          <w:highlight w:val="none"/>
        </w:rPr>
      </w:pPr>
      <w:r>
        <w:rPr>
          <w:rFonts w:hint="eastAsia"/>
          <w:szCs w:val="21"/>
          <w:highlight w:val="none"/>
        </w:rPr>
        <w:t>（</w:t>
      </w:r>
      <w:r>
        <w:rPr>
          <w:rFonts w:hint="eastAsia"/>
          <w:szCs w:val="21"/>
          <w:highlight w:val="none"/>
          <w:lang w:val="en-US" w:eastAsia="zh-CN"/>
        </w:rPr>
        <w:t>9</w:t>
      </w:r>
      <w:r>
        <w:rPr>
          <w:rFonts w:hint="eastAsia"/>
          <w:szCs w:val="21"/>
          <w:highlight w:val="none"/>
        </w:rPr>
        <w:t>）投标人认为需要加以说明的其他内容（格式自定）</w:t>
      </w:r>
    </w:p>
    <w:bookmarkEnd w:id="48"/>
    <w:p>
      <w:pPr>
        <w:ind w:left="718" w:leftChars="342" w:firstLine="1417" w:firstLineChars="675"/>
        <w:rPr>
          <w:szCs w:val="21"/>
          <w:highlight w:val="none"/>
        </w:rPr>
      </w:pPr>
    </w:p>
    <w:p>
      <w:pPr>
        <w:ind w:firstLine="426" w:firstLineChars="202"/>
        <w:rPr>
          <w:rFonts w:ascii="宋体" w:hAnsi="宋体"/>
          <w:b/>
          <w:szCs w:val="21"/>
          <w:highlight w:val="none"/>
        </w:rPr>
      </w:pPr>
      <w:bookmarkStart w:id="52" w:name="_Hlk72257771"/>
      <w:r>
        <w:rPr>
          <w:rFonts w:hint="eastAsia" w:ascii="宋体" w:hAnsi="宋体"/>
          <w:b/>
          <w:szCs w:val="21"/>
          <w:highlight w:val="none"/>
        </w:rPr>
        <w:t>备注：</w:t>
      </w:r>
    </w:p>
    <w:p>
      <w:pPr>
        <w:ind w:firstLine="426" w:firstLineChars="202"/>
        <w:rPr>
          <w:rFonts w:ascii="宋体" w:hAnsi="宋体"/>
          <w:b/>
          <w:szCs w:val="21"/>
          <w:highlight w:val="none"/>
        </w:rPr>
      </w:pPr>
      <w:r>
        <w:rPr>
          <w:rFonts w:hint="eastAsia" w:ascii="宋体" w:hAnsi="宋体"/>
          <w:b/>
          <w:szCs w:val="21"/>
          <w:highlight w:val="none"/>
        </w:rPr>
        <w:t>1.本项目为网上电子投标项目，投标文件不需法人或授权委托人另行签字，无需加盖单位公章，招标文件另有规定的除外。</w:t>
      </w:r>
    </w:p>
    <w:p>
      <w:pPr>
        <w:ind w:firstLine="422" w:firstLineChars="200"/>
        <w:rPr>
          <w:rFonts w:ascii="宋体" w:hAnsi="宋体"/>
          <w:color w:val="FF0000"/>
          <w:sz w:val="24"/>
          <w:highlight w:val="none"/>
        </w:rPr>
      </w:pPr>
      <w:bookmarkStart w:id="53" w:name="_Hlk72263559"/>
      <w:r>
        <w:rPr>
          <w:rFonts w:hint="eastAsia" w:ascii="宋体" w:hAnsi="宋体"/>
          <w:b/>
          <w:szCs w:val="21"/>
          <w:highlight w:val="none"/>
        </w:rPr>
        <w:t>2.关于填写“开标一览表”的说明：“开标一览表”中除“投标总价”外，其他信息不作评审依据。</w:t>
      </w:r>
      <w:bookmarkEnd w:id="52"/>
      <w:bookmarkEnd w:id="53"/>
    </w:p>
    <w:p>
      <w:pPr>
        <w:rPr>
          <w:rFonts w:ascii="宋体" w:hAnsi="宋体"/>
          <w:color w:val="FF0000"/>
          <w:sz w:val="24"/>
          <w:highlight w:val="none"/>
        </w:rPr>
      </w:pPr>
    </w:p>
    <w:p>
      <w:pPr>
        <w:rPr>
          <w:rFonts w:ascii="宋体" w:hAnsi="宋体"/>
          <w:color w:val="FF0000"/>
          <w:sz w:val="24"/>
          <w:highlight w:val="none"/>
        </w:rPr>
        <w:sectPr>
          <w:pgSz w:w="11907" w:h="16840"/>
          <w:pgMar w:top="1440" w:right="1797" w:bottom="1440" w:left="1797" w:header="851" w:footer="992" w:gutter="0"/>
          <w:cols w:space="425" w:num="1"/>
          <w:titlePg/>
          <w:docGrid w:linePitch="462" w:charSpace="0"/>
        </w:sectPr>
      </w:pPr>
    </w:p>
    <w:p>
      <w:pPr>
        <w:outlineLvl w:val="1"/>
        <w:rPr>
          <w:rFonts w:hint="eastAsia" w:ascii="宋体" w:hAnsi="宋体"/>
          <w:b/>
          <w:color w:val="FF0000"/>
          <w:sz w:val="28"/>
          <w:szCs w:val="28"/>
          <w:highlight w:val="none"/>
        </w:rPr>
      </w:pPr>
      <w:r>
        <w:rPr>
          <w:rFonts w:hint="eastAsia" w:ascii="宋体" w:hAnsi="宋体"/>
          <w:b/>
          <w:color w:val="FF0000"/>
          <w:sz w:val="28"/>
          <w:szCs w:val="28"/>
          <w:highlight w:val="none"/>
        </w:rPr>
        <w:t>投标文件正文（信息公开部分）</w:t>
      </w:r>
    </w:p>
    <w:p>
      <w:pPr>
        <w:jc w:val="center"/>
        <w:outlineLvl w:val="1"/>
        <w:rPr>
          <w:rFonts w:hint="eastAsia" w:ascii="黑体" w:eastAsia="黑体"/>
          <w:b w:val="0"/>
          <w:sz w:val="24"/>
          <w:highlight w:val="none"/>
        </w:rPr>
      </w:pPr>
      <w:r>
        <w:rPr>
          <w:rFonts w:hint="eastAsia" w:ascii="黑体" w:eastAsia="黑体"/>
          <w:b w:val="0"/>
          <w:sz w:val="24"/>
          <w:highlight w:val="none"/>
        </w:rPr>
        <w:t>一、投标函</w:t>
      </w:r>
      <w:bookmarkStart w:id="54" w:name="_Hlk72257506"/>
    </w:p>
    <w:p>
      <w:pPr>
        <w:bidi w:val="0"/>
        <w:rPr>
          <w:rFonts w:hint="eastAsia" w:ascii="宋体" w:hAnsi="宋体"/>
          <w:szCs w:val="21"/>
          <w:highlight w:val="none"/>
        </w:rPr>
      </w:pPr>
    </w:p>
    <w:p>
      <w:pPr>
        <w:bidi w:val="0"/>
        <w:rPr>
          <w:rFonts w:ascii="宋体" w:hAnsi="宋体"/>
          <w:szCs w:val="21"/>
          <w:highlight w:val="none"/>
        </w:rPr>
      </w:pPr>
      <w:r>
        <w:rPr>
          <w:rFonts w:hint="eastAsia" w:ascii="宋体" w:hAnsi="宋体"/>
          <w:szCs w:val="21"/>
          <w:highlight w:val="none"/>
        </w:rPr>
        <w:t>致：</w:t>
      </w:r>
      <w:r>
        <w:rPr>
          <w:rFonts w:hint="eastAsia" w:ascii="宋体" w:hAnsi="宋体"/>
          <w:szCs w:val="21"/>
          <w:highlight w:val="none"/>
          <w:u w:val="single"/>
        </w:rPr>
        <w:t xml:space="preserve">  </w:t>
      </w:r>
      <w:r>
        <w:rPr>
          <w:rFonts w:hint="eastAsia" w:ascii="宋体" w:hAnsi="宋体"/>
          <w:color w:val="FF0000"/>
          <w:szCs w:val="21"/>
          <w:highlight w:val="none"/>
          <w:u w:val="single"/>
        </w:rPr>
        <w:t>深圳公共资源交易中心</w:t>
      </w:r>
      <w:r>
        <w:rPr>
          <w:rFonts w:hint="eastAsia" w:ascii="宋体" w:hAnsi="宋体"/>
          <w:szCs w:val="21"/>
          <w:highlight w:val="none"/>
          <w:u w:val="single"/>
        </w:rPr>
        <w:t xml:space="preserve">  </w:t>
      </w:r>
    </w:p>
    <w:p>
      <w:pPr>
        <w:ind w:firstLine="420" w:firstLineChars="200"/>
        <w:rPr>
          <w:rFonts w:ascii="宋体" w:hAnsi="宋体"/>
          <w:szCs w:val="21"/>
          <w:highlight w:val="none"/>
        </w:rPr>
      </w:pPr>
      <w:bookmarkStart w:id="55" w:name="_Hlk73818812"/>
      <w:r>
        <w:rPr>
          <w:rFonts w:hint="eastAsia"/>
          <w:szCs w:val="21"/>
          <w:highlight w:val="none"/>
        </w:rPr>
        <w:t>1、根据已收到贵单位的项目编号为</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rPr>
        <w:t>的</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lang w:eastAsia="zh-CN"/>
        </w:rPr>
        <w:t>（</w:t>
      </w:r>
      <w:r>
        <w:rPr>
          <w:rFonts w:hint="eastAsia"/>
          <w:szCs w:val="21"/>
          <w:highlight w:val="none"/>
          <w:u w:val="thick"/>
        </w:rPr>
        <w:t>项目</w:t>
      </w:r>
      <w:r>
        <w:rPr>
          <w:rFonts w:hint="eastAsia"/>
          <w:szCs w:val="21"/>
          <w:highlight w:val="none"/>
          <w:u w:val="thick"/>
          <w:lang w:val="en-US" w:eastAsia="zh-CN"/>
        </w:rPr>
        <w:t>名称</w:t>
      </w:r>
      <w:r>
        <w:rPr>
          <w:rFonts w:hint="eastAsia"/>
          <w:szCs w:val="21"/>
          <w:highlight w:val="none"/>
          <w:u w:val="thick"/>
          <w:lang w:eastAsia="zh-CN"/>
        </w:rPr>
        <w:t>）</w:t>
      </w:r>
      <w:r>
        <w:rPr>
          <w:rFonts w:hint="eastAsia"/>
          <w:szCs w:val="21"/>
          <w:highlight w:val="none"/>
          <w:u w:val="thick"/>
        </w:rPr>
        <w:t xml:space="preserve">          </w:t>
      </w:r>
      <w:r>
        <w:rPr>
          <w:rFonts w:hint="eastAsia"/>
          <w:szCs w:val="21"/>
          <w:highlight w:val="none"/>
        </w:rPr>
        <w:t>项目的招标文件，遵照《深圳经济特区政府采购条例》和《深圳网上政府采购管理暂行办法》等有关规定，我单位经研究上述招标文件的专用条款及通用条款后，</w:t>
      </w:r>
      <w:bookmarkStart w:id="56" w:name="_Hlk72263588"/>
      <w:r>
        <w:rPr>
          <w:rFonts w:hint="eastAsia"/>
          <w:szCs w:val="21"/>
          <w:highlight w:val="none"/>
        </w:rPr>
        <w:t>愿意按照招标文件要求承包上述项目并修补其任何缺陷。</w:t>
      </w:r>
      <w:bookmarkEnd w:id="56"/>
    </w:p>
    <w:p>
      <w:pPr>
        <w:ind w:firstLine="420" w:firstLineChars="200"/>
        <w:rPr>
          <w:rFonts w:ascii="宋体" w:hAnsi="宋体"/>
          <w:szCs w:val="21"/>
          <w:highlight w:val="none"/>
        </w:rPr>
      </w:pPr>
      <w:r>
        <w:rPr>
          <w:rFonts w:ascii="宋体" w:hAnsi="宋体"/>
          <w:szCs w:val="21"/>
          <w:highlight w:val="none"/>
        </w:rPr>
        <w:t>2</w:t>
      </w:r>
      <w:r>
        <w:rPr>
          <w:rFonts w:hint="eastAsia" w:ascii="宋体" w:hAnsi="宋体"/>
          <w:szCs w:val="21"/>
          <w:highlight w:val="none"/>
        </w:rPr>
        <w:t>、</w:t>
      </w:r>
      <w:bookmarkStart w:id="57" w:name="_Hlk73819847"/>
      <w:r>
        <w:rPr>
          <w:rFonts w:hint="eastAsia" w:ascii="宋体" w:hAnsi="宋体"/>
          <w:szCs w:val="21"/>
          <w:highlight w:val="none"/>
        </w:rPr>
        <w:t>投标价格见</w:t>
      </w:r>
      <w:r>
        <w:rPr>
          <w:rFonts w:hint="eastAsia"/>
          <w:szCs w:val="21"/>
          <w:highlight w:val="none"/>
        </w:rPr>
        <w:t>投标书编制软件中《开标一览表》中填写的投标总价。</w:t>
      </w:r>
      <w:bookmarkEnd w:id="57"/>
    </w:p>
    <w:p>
      <w:pPr>
        <w:ind w:firstLine="420" w:firstLineChars="200"/>
        <w:rPr>
          <w:rFonts w:ascii="宋体" w:hAnsi="宋体"/>
          <w:szCs w:val="21"/>
          <w:highlight w:val="none"/>
        </w:rPr>
      </w:pPr>
      <w:r>
        <w:rPr>
          <w:rFonts w:hint="eastAsia" w:ascii="宋体" w:hAnsi="宋体"/>
          <w:szCs w:val="21"/>
          <w:highlight w:val="none"/>
        </w:rPr>
        <w:t>3、如果我单位中标，我单位将按照招标文件的要求足额提交履约担保。</w:t>
      </w:r>
    </w:p>
    <w:p>
      <w:pPr>
        <w:ind w:firstLine="420" w:firstLineChars="200"/>
        <w:rPr>
          <w:rFonts w:ascii="宋体" w:hAnsi="宋体"/>
          <w:szCs w:val="21"/>
          <w:highlight w:val="none"/>
        </w:rPr>
      </w:pPr>
      <w:r>
        <w:rPr>
          <w:rFonts w:hint="eastAsia" w:ascii="宋体" w:hAnsi="宋体"/>
          <w:szCs w:val="21"/>
          <w:highlight w:val="none"/>
        </w:rPr>
        <w:t>4、我单位同意所递交的投标文件在“对通用条款的补充内容”中明确的投标有效期内有效，在此期间内我单位的投标有可能中标，我方将受此约束。</w:t>
      </w:r>
    </w:p>
    <w:p>
      <w:pPr>
        <w:ind w:firstLine="420" w:firstLineChars="200"/>
        <w:rPr>
          <w:rFonts w:hint="eastAsia" w:ascii="宋体" w:hAnsi="宋体"/>
          <w:szCs w:val="21"/>
          <w:highlight w:val="none"/>
        </w:rPr>
      </w:pPr>
      <w:r>
        <w:rPr>
          <w:rFonts w:hint="eastAsia" w:ascii="宋体" w:hAnsi="宋体"/>
          <w:szCs w:val="21"/>
          <w:highlight w:val="none"/>
        </w:rPr>
        <w:t>5、除非另外达成协议并生效，贵单位的中标通知书和本投标文件将构成合同的重要内容。</w:t>
      </w:r>
    </w:p>
    <w:p>
      <w:pPr>
        <w:ind w:firstLine="420" w:firstLineChars="200"/>
        <w:rPr>
          <w:rFonts w:hint="eastAsia" w:ascii="宋体" w:hAnsi="宋体"/>
          <w:szCs w:val="21"/>
          <w:highlight w:val="none"/>
          <w:lang w:val="en-US" w:eastAsia="zh-CN"/>
        </w:rPr>
      </w:pPr>
      <w:r>
        <w:rPr>
          <w:rFonts w:hint="eastAsia" w:ascii="宋体" w:hAnsi="宋体"/>
          <w:szCs w:val="21"/>
          <w:highlight w:val="none"/>
        </w:rPr>
        <w:t>6、我单位理解贵单位将不受必须接受所收到的最低报价或其它任何投标文件的约束。</w:t>
      </w:r>
      <w:bookmarkEnd w:id="55"/>
      <w:r>
        <w:rPr>
          <w:rFonts w:hint="eastAsia" w:ascii="宋体" w:hAnsi="宋体"/>
          <w:szCs w:val="21"/>
          <w:highlight w:val="none"/>
          <w:lang w:val="en-US" w:eastAsia="zh-CN"/>
        </w:rPr>
        <w:t xml:space="preserve">    </w:t>
      </w:r>
    </w:p>
    <w:p>
      <w:pPr>
        <w:ind w:firstLine="422" w:firstLineChars="200"/>
        <w:rPr>
          <w:rFonts w:ascii="宋体" w:hAnsi="宋体"/>
          <w:b/>
          <w:szCs w:val="21"/>
          <w:highlight w:val="none"/>
        </w:rPr>
      </w:pPr>
      <w:r>
        <w:rPr>
          <w:rFonts w:hint="eastAsia" w:ascii="宋体" w:hAnsi="宋体"/>
          <w:b/>
          <w:szCs w:val="21"/>
          <w:highlight w:val="none"/>
        </w:rPr>
        <w:t>7</w:t>
      </w:r>
      <w:r>
        <w:rPr>
          <w:rFonts w:ascii="宋体" w:hAnsi="宋体"/>
          <w:b/>
          <w:szCs w:val="21"/>
          <w:highlight w:val="none"/>
        </w:rPr>
        <w:t>、如我单位提交样品，且未在规定时间内取回样品的，视同放弃取回，同意深圳公共资源交易中心对我单位提交的样品进行清理。</w:t>
      </w:r>
    </w:p>
    <w:p>
      <w:pPr>
        <w:ind w:left="420" w:leftChars="200" w:firstLine="210" w:firstLineChars="100"/>
        <w:rPr>
          <w:rFonts w:hint="eastAsia"/>
          <w:szCs w:val="21"/>
          <w:highlight w:val="none"/>
          <w:u w:val="none"/>
          <w:lang w:eastAsia="zh-CN"/>
        </w:rPr>
      </w:pPr>
      <w:r>
        <w:rPr>
          <w:rFonts w:hint="eastAsia"/>
          <w:szCs w:val="21"/>
          <w:highlight w:val="none"/>
        </w:rPr>
        <w:t>投标人：</w:t>
      </w:r>
      <w:r>
        <w:rPr>
          <w:rFonts w:hint="eastAsia"/>
          <w:szCs w:val="21"/>
          <w:highlight w:val="none"/>
          <w:u w:val="thick"/>
        </w:rPr>
        <w:t xml:space="preserve">                   </w:t>
      </w:r>
      <w:r>
        <w:rPr>
          <w:rFonts w:hint="eastAsia"/>
          <w:szCs w:val="21"/>
          <w:highlight w:val="none"/>
        </w:rPr>
        <w:t xml:space="preserve">  </w:t>
      </w:r>
      <w:r>
        <w:rPr>
          <w:rFonts w:hint="eastAsia"/>
          <w:szCs w:val="21"/>
          <w:highlight w:val="none"/>
          <w:lang w:eastAsia="zh-CN"/>
        </w:rPr>
        <w:t>；</w:t>
      </w:r>
      <w:r>
        <w:rPr>
          <w:rFonts w:hint="eastAsia"/>
          <w:szCs w:val="21"/>
          <w:highlight w:val="none"/>
        </w:rPr>
        <w:t xml:space="preserve">  单位地址：</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none"/>
          <w:lang w:eastAsia="zh-CN"/>
        </w:rPr>
        <w:t>；</w:t>
      </w:r>
    </w:p>
    <w:p>
      <w:pPr>
        <w:ind w:left="420" w:leftChars="200" w:firstLine="210" w:firstLineChars="100"/>
        <w:rPr>
          <w:rFonts w:hint="eastAsia"/>
          <w:szCs w:val="21"/>
          <w:highlight w:val="none"/>
          <w:u w:val="none"/>
          <w:lang w:eastAsia="zh-CN"/>
        </w:rPr>
      </w:pPr>
      <w:r>
        <w:rPr>
          <w:rFonts w:hint="eastAsia"/>
          <w:szCs w:val="21"/>
          <w:highlight w:val="none"/>
        </w:rPr>
        <w:t>法定代表人（负责人）或其</w:t>
      </w:r>
      <w:r>
        <w:rPr>
          <w:rFonts w:hint="eastAsia"/>
          <w:szCs w:val="21"/>
          <w:highlight w:val="none"/>
          <w:lang w:val="en-US" w:eastAsia="zh-CN"/>
        </w:rPr>
        <w:t>授权</w:t>
      </w:r>
      <w:r>
        <w:rPr>
          <w:rFonts w:hint="eastAsia"/>
          <w:szCs w:val="21"/>
          <w:highlight w:val="none"/>
        </w:rPr>
        <w:t>委托代理人：</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none"/>
          <w:lang w:eastAsia="zh-CN"/>
        </w:rPr>
        <w:t>；</w:t>
      </w:r>
    </w:p>
    <w:p>
      <w:pPr>
        <w:ind w:left="420" w:leftChars="200" w:firstLine="210" w:firstLineChars="100"/>
        <w:rPr>
          <w:rFonts w:hint="eastAsia"/>
          <w:szCs w:val="21"/>
          <w:highlight w:val="none"/>
          <w:u w:val="none"/>
          <w:lang w:eastAsia="zh-CN"/>
        </w:rPr>
      </w:pPr>
      <w:r>
        <w:rPr>
          <w:rFonts w:hint="eastAsia" w:ascii="Times New Roman" w:eastAsia="宋体"/>
          <w:szCs w:val="21"/>
          <w:highlight w:val="none"/>
          <w:lang w:val="en-US" w:eastAsia="zh-CN"/>
        </w:rPr>
        <w:t>开户银行名称：</w:t>
      </w:r>
      <w:r>
        <w:rPr>
          <w:rFonts w:hint="eastAsia"/>
          <w:szCs w:val="21"/>
          <w:highlight w:val="none"/>
          <w:u w:val="thick"/>
        </w:rPr>
        <w:t xml:space="preserve">                        </w:t>
      </w:r>
      <w:r>
        <w:rPr>
          <w:rFonts w:hint="eastAsia"/>
          <w:szCs w:val="21"/>
          <w:highlight w:val="none"/>
          <w:u w:val="none"/>
          <w:lang w:eastAsia="zh-CN"/>
        </w:rPr>
        <w:t>；</w:t>
      </w:r>
    </w:p>
    <w:p>
      <w:pPr>
        <w:ind w:left="420" w:leftChars="200" w:firstLine="210" w:firstLineChars="100"/>
        <w:rPr>
          <w:rFonts w:hint="eastAsia"/>
          <w:szCs w:val="21"/>
          <w:highlight w:val="none"/>
          <w:u w:val="none"/>
          <w:lang w:eastAsia="zh-CN"/>
        </w:rPr>
      </w:pPr>
      <w:r>
        <w:rPr>
          <w:rFonts w:hint="eastAsia" w:ascii="Times New Roman" w:eastAsia="宋体"/>
          <w:szCs w:val="21"/>
          <w:highlight w:val="none"/>
          <w:lang w:val="en-US" w:eastAsia="zh-CN"/>
        </w:rPr>
        <w:t>开户银行账号：</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none"/>
          <w:lang w:eastAsia="zh-CN"/>
        </w:rPr>
        <w:t>；</w:t>
      </w:r>
    </w:p>
    <w:p>
      <w:pPr>
        <w:ind w:left="420" w:leftChars="200" w:firstLine="210" w:firstLineChars="100"/>
        <w:rPr>
          <w:rFonts w:hint="eastAsia"/>
          <w:szCs w:val="21"/>
          <w:highlight w:val="none"/>
          <w:u w:val="none"/>
        </w:rPr>
      </w:pPr>
      <w:r>
        <w:rPr>
          <w:rFonts w:hint="eastAsia"/>
          <w:szCs w:val="21"/>
          <w:highlight w:val="none"/>
        </w:rPr>
        <w:t>邮政编码：</w:t>
      </w:r>
      <w:r>
        <w:rPr>
          <w:rFonts w:hint="eastAsia"/>
          <w:szCs w:val="21"/>
          <w:highlight w:val="none"/>
          <w:u w:val="thick"/>
        </w:rPr>
        <w:t xml:space="preserve">          </w:t>
      </w:r>
      <w:r>
        <w:rPr>
          <w:rFonts w:hint="eastAsia"/>
          <w:szCs w:val="21"/>
          <w:highlight w:val="none"/>
        </w:rPr>
        <w:t xml:space="preserve">  电话</w:t>
      </w:r>
      <w:r>
        <w:rPr>
          <w:rFonts w:hint="eastAsia"/>
          <w:szCs w:val="21"/>
          <w:highlight w:val="none"/>
          <w:u w:val="none"/>
        </w:rPr>
        <w:t>：</w:t>
      </w:r>
      <w:r>
        <w:rPr>
          <w:rFonts w:hint="eastAsia"/>
          <w:szCs w:val="21"/>
          <w:highlight w:val="none"/>
          <w:u w:val="thick"/>
        </w:rPr>
        <w:t xml:space="preserve">           </w:t>
      </w:r>
      <w:r>
        <w:rPr>
          <w:rFonts w:hint="eastAsia"/>
          <w:szCs w:val="21"/>
          <w:highlight w:val="none"/>
        </w:rPr>
        <w:t xml:space="preserve"> 传真：</w:t>
      </w:r>
      <w:r>
        <w:rPr>
          <w:rFonts w:hint="eastAsia"/>
          <w:szCs w:val="21"/>
          <w:highlight w:val="none"/>
          <w:u w:val="thick"/>
        </w:rPr>
        <w:t xml:space="preserve">                            </w:t>
      </w:r>
      <w:r>
        <w:rPr>
          <w:rFonts w:hint="eastAsia"/>
          <w:szCs w:val="21"/>
          <w:highlight w:val="none"/>
          <w:u w:val="none"/>
          <w:lang w:eastAsia="zh-CN"/>
        </w:rPr>
        <w:t>；</w:t>
      </w:r>
      <w:r>
        <w:rPr>
          <w:rFonts w:hint="eastAsia"/>
          <w:szCs w:val="21"/>
          <w:highlight w:val="none"/>
          <w:u w:val="none"/>
        </w:rPr>
        <w:t xml:space="preserve">     </w:t>
      </w:r>
    </w:p>
    <w:p>
      <w:pPr>
        <w:ind w:left="420" w:leftChars="200" w:firstLine="210" w:firstLineChars="100"/>
        <w:rPr>
          <w:sz w:val="24"/>
          <w:highlight w:val="none"/>
        </w:rPr>
      </w:pPr>
      <w:r>
        <w:rPr>
          <w:rFonts w:hint="eastAsia" w:ascii="宋体" w:hAnsi="宋体"/>
          <w:szCs w:val="21"/>
          <w:highlight w:val="none"/>
        </w:rPr>
        <w:t>日期：</w:t>
      </w:r>
      <w:r>
        <w:rPr>
          <w:rFonts w:hint="eastAsia" w:ascii="宋体" w:hAnsi="宋体"/>
          <w:szCs w:val="21"/>
          <w:highlight w:val="none"/>
          <w:u w:val="thick"/>
        </w:rPr>
        <w:t xml:space="preserve">       </w:t>
      </w:r>
      <w:r>
        <w:rPr>
          <w:rFonts w:hint="eastAsia" w:ascii="宋体" w:hAnsi="宋体"/>
          <w:szCs w:val="21"/>
          <w:highlight w:val="none"/>
        </w:rPr>
        <w:t>年</w:t>
      </w:r>
      <w:r>
        <w:rPr>
          <w:rFonts w:hint="eastAsia" w:ascii="宋体" w:hAnsi="宋体"/>
          <w:szCs w:val="21"/>
          <w:highlight w:val="none"/>
          <w:u w:val="thick"/>
        </w:rPr>
        <w:t xml:space="preserve">     </w:t>
      </w:r>
      <w:r>
        <w:rPr>
          <w:rFonts w:hint="eastAsia" w:ascii="宋体" w:hAnsi="宋体"/>
          <w:szCs w:val="21"/>
          <w:highlight w:val="none"/>
        </w:rPr>
        <w:t>月</w:t>
      </w:r>
      <w:r>
        <w:rPr>
          <w:rFonts w:hint="eastAsia" w:ascii="宋体" w:hAnsi="宋体"/>
          <w:szCs w:val="21"/>
          <w:highlight w:val="none"/>
          <w:u w:val="thick"/>
        </w:rPr>
        <w:t xml:space="preserve">    </w:t>
      </w:r>
      <w:r>
        <w:rPr>
          <w:rFonts w:hint="eastAsia" w:ascii="宋体" w:hAnsi="宋体"/>
          <w:szCs w:val="21"/>
          <w:highlight w:val="none"/>
        </w:rPr>
        <w:t>日</w:t>
      </w:r>
      <w:r>
        <w:rPr>
          <w:rFonts w:hint="eastAsia"/>
          <w:sz w:val="24"/>
          <w:highlight w:val="none"/>
        </w:rPr>
        <w:t xml:space="preserve">                                </w:t>
      </w:r>
    </w:p>
    <w:p>
      <w:pPr>
        <w:rPr>
          <w:rFonts w:ascii="黑体" w:hAnsi="宋体" w:eastAsia="黑体"/>
          <w:highlight w:val="none"/>
        </w:rPr>
      </w:pPr>
    </w:p>
    <w:p>
      <w:pPr>
        <w:rPr>
          <w:rFonts w:ascii="黑体" w:hAnsi="宋体" w:eastAsia="黑体"/>
          <w:highlight w:val="none"/>
        </w:rPr>
      </w:pPr>
    </w:p>
    <w:bookmarkEnd w:id="54"/>
    <w:p>
      <w:pPr>
        <w:pStyle w:val="3"/>
        <w:jc w:val="center"/>
        <w:rPr>
          <w:rFonts w:hint="eastAsia" w:ascii="黑体" w:eastAsia="黑体"/>
          <w:b w:val="0"/>
          <w:sz w:val="24"/>
          <w:highlight w:val="none"/>
        </w:rPr>
      </w:pPr>
      <w:r>
        <w:rPr>
          <w:rFonts w:hint="eastAsia" w:ascii="黑体" w:eastAsia="黑体"/>
          <w:b w:val="0"/>
          <w:sz w:val="24"/>
          <w:highlight w:val="none"/>
        </w:rPr>
        <w:t>二、政府采购投标及履约承诺函</w:t>
      </w:r>
      <w:bookmarkStart w:id="58" w:name="_Hlk72257530"/>
    </w:p>
    <w:p>
      <w:pPr>
        <w:bidi w:val="0"/>
        <w:rPr>
          <w:rFonts w:ascii="宋体" w:hAnsi="宋体"/>
          <w:color w:val="FF0000"/>
          <w:szCs w:val="21"/>
          <w:highlight w:val="none"/>
        </w:rPr>
      </w:pPr>
      <w:r>
        <w:rPr>
          <w:rFonts w:hint="eastAsia" w:ascii="宋体" w:hAnsi="宋体"/>
          <w:color w:val="FF0000"/>
          <w:szCs w:val="21"/>
          <w:highlight w:val="none"/>
        </w:rPr>
        <w:t>致：</w:t>
      </w:r>
      <w:r>
        <w:rPr>
          <w:rFonts w:hint="eastAsia" w:ascii="宋体" w:hAnsi="宋体"/>
          <w:color w:val="FF0000"/>
          <w:szCs w:val="21"/>
          <w:highlight w:val="none"/>
          <w:u w:val="single"/>
        </w:rPr>
        <w:t>深圳公共资源交易中心</w:t>
      </w:r>
    </w:p>
    <w:p>
      <w:pPr>
        <w:ind w:right="-815" w:firstLine="420" w:firstLineChars="200"/>
        <w:rPr>
          <w:rFonts w:ascii="宋体" w:hAnsi="宋体"/>
          <w:szCs w:val="21"/>
          <w:highlight w:val="none"/>
        </w:rPr>
      </w:pPr>
      <w:r>
        <w:rPr>
          <w:rFonts w:hint="eastAsia" w:ascii="宋体" w:hAnsi="宋体"/>
          <w:szCs w:val="21"/>
          <w:highlight w:val="none"/>
        </w:rPr>
        <w:t>我单位承诺：</w:t>
      </w:r>
    </w:p>
    <w:p>
      <w:pPr>
        <w:ind w:firstLine="420" w:firstLineChars="200"/>
        <w:rPr>
          <w:rFonts w:hint="eastAsia" w:ascii="宋体" w:hAnsi="宋体"/>
          <w:b/>
          <w:szCs w:val="21"/>
          <w:highlight w:val="none"/>
        </w:rPr>
      </w:pPr>
      <w:r>
        <w:rPr>
          <w:rFonts w:hint="eastAsia" w:ascii="宋体" w:hAnsi="宋体"/>
          <w:b w:val="0"/>
          <w:bCs/>
          <w:szCs w:val="21"/>
          <w:highlight w:val="none"/>
        </w:rPr>
        <w:t>1.我单位参与本项目所投标（响应）的货物、工程或服务，不存在侵犯知识产权的情况。</w:t>
      </w:r>
    </w:p>
    <w:p>
      <w:pPr>
        <w:ind w:firstLine="420" w:firstLineChars="200"/>
        <w:rPr>
          <w:rFonts w:ascii="宋体" w:hAnsi="宋体"/>
          <w:szCs w:val="21"/>
          <w:highlight w:val="none"/>
        </w:rPr>
      </w:pPr>
      <w:r>
        <w:rPr>
          <w:rFonts w:hint="eastAsia" w:ascii="宋体" w:hAnsi="宋体"/>
          <w:szCs w:val="21"/>
          <w:highlight w:val="none"/>
        </w:rPr>
        <w:t>2.我单位参与本项目</w:t>
      </w:r>
      <w:r>
        <w:rPr>
          <w:rFonts w:hint="eastAsia"/>
          <w:highlight w:val="none"/>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highlight w:val="none"/>
        </w:rPr>
      </w:pPr>
      <w:r>
        <w:rPr>
          <w:rFonts w:hint="eastAsia" w:ascii="宋体" w:hAnsi="宋体"/>
          <w:szCs w:val="21"/>
          <w:highlight w:val="none"/>
        </w:rPr>
        <w:t>3.我单位具备《中华人民共和国政府采购法》第二十二条第一款的条件。</w:t>
      </w:r>
    </w:p>
    <w:p>
      <w:pPr>
        <w:ind w:firstLine="420" w:firstLineChars="200"/>
        <w:rPr>
          <w:rFonts w:hint="eastAsia"/>
          <w:highlight w:val="none"/>
        </w:rPr>
      </w:pPr>
      <w:r>
        <w:rPr>
          <w:rFonts w:hint="eastAsia" w:ascii="宋体" w:hAnsi="宋体"/>
          <w:szCs w:val="21"/>
          <w:highlight w:val="none"/>
        </w:rPr>
        <w:t>4.我单位</w:t>
      </w:r>
      <w:r>
        <w:rPr>
          <w:rFonts w:hint="eastAsia"/>
          <w:highlight w:val="none"/>
        </w:rPr>
        <w:t>未被列入失信被执行人、重大税收违法案件当事人名单、政府采购严重违法失信行为记录名单。</w:t>
      </w:r>
    </w:p>
    <w:p>
      <w:pPr>
        <w:ind w:firstLine="420" w:firstLineChars="200"/>
        <w:rPr>
          <w:rFonts w:hint="default" w:eastAsia="宋体"/>
          <w:color w:val="FF0000"/>
          <w:highlight w:val="none"/>
          <w:lang w:val="en-US" w:eastAsia="zh-CN"/>
        </w:rPr>
      </w:pPr>
      <w:r>
        <w:rPr>
          <w:rFonts w:hint="eastAsia"/>
          <w:color w:val="FF0000"/>
          <w:highlight w:val="none"/>
          <w:lang w:val="en-US" w:eastAsia="zh-CN"/>
        </w:rPr>
        <w:t>5.我单位不存在《深圳市财政局政府采购供应商信用信息管理办法》（深财规〔2023〕3号）列明的严重违法失信行为。</w:t>
      </w:r>
    </w:p>
    <w:p>
      <w:pPr>
        <w:ind w:firstLine="420" w:firstLineChars="200"/>
        <w:rPr>
          <w:rFonts w:ascii="宋体" w:hAnsi="宋体"/>
          <w:szCs w:val="21"/>
          <w:highlight w:val="none"/>
        </w:rPr>
      </w:pPr>
      <w:r>
        <w:rPr>
          <w:rFonts w:hint="eastAsia" w:ascii="宋体" w:hAnsi="宋体"/>
          <w:szCs w:val="21"/>
          <w:highlight w:val="none"/>
          <w:lang w:val="en-US" w:eastAsia="zh-CN"/>
        </w:rPr>
        <w:t>6</w:t>
      </w:r>
      <w:r>
        <w:rPr>
          <w:rFonts w:hint="eastAsia" w:ascii="宋体" w:hAnsi="宋体"/>
          <w:szCs w:val="21"/>
          <w:highlight w:val="none"/>
        </w:rPr>
        <w:t>.</w:t>
      </w:r>
      <w:bookmarkStart w:id="59" w:name="_Hlk72587269"/>
      <w:bookmarkStart w:id="60" w:name="_Hlk72587299"/>
      <w:r>
        <w:rPr>
          <w:rFonts w:hint="eastAsia" w:ascii="宋体" w:hAnsi="宋体"/>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9"/>
      <w:r>
        <w:rPr>
          <w:rFonts w:hint="eastAsia" w:ascii="宋体" w:hAnsi="宋体"/>
          <w:szCs w:val="21"/>
          <w:highlight w:val="none"/>
        </w:rPr>
        <w:t>。</w:t>
      </w:r>
    </w:p>
    <w:bookmarkEnd w:id="60"/>
    <w:p>
      <w:pPr>
        <w:ind w:firstLine="420" w:firstLineChars="200"/>
        <w:rPr>
          <w:rFonts w:ascii="宋体" w:hAnsi="宋体"/>
          <w:szCs w:val="21"/>
          <w:highlight w:val="none"/>
        </w:rPr>
      </w:pPr>
      <w:r>
        <w:rPr>
          <w:rFonts w:hint="eastAsia" w:ascii="宋体" w:hAnsi="宋体"/>
          <w:szCs w:val="21"/>
          <w:highlight w:val="none"/>
          <w:lang w:val="en-US" w:eastAsia="zh-CN"/>
        </w:rPr>
        <w:t>7</w:t>
      </w:r>
      <w:r>
        <w:rPr>
          <w:rFonts w:hint="eastAsia" w:ascii="宋体" w:hAnsi="宋体"/>
          <w:szCs w:val="21"/>
          <w:highlight w:val="none"/>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highlight w:val="none"/>
        </w:rPr>
      </w:pPr>
      <w:r>
        <w:rPr>
          <w:rFonts w:hint="eastAsia" w:ascii="宋体" w:hAnsi="宋体"/>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highlight w:val="none"/>
        </w:rPr>
      </w:pPr>
      <w:r>
        <w:rPr>
          <w:rFonts w:hint="eastAsia" w:ascii="宋体" w:hAnsi="宋体"/>
          <w:szCs w:val="21"/>
          <w:highlight w:val="none"/>
          <w:lang w:val="en-US" w:eastAsia="zh-CN"/>
        </w:rPr>
        <w:t>8</w:t>
      </w:r>
      <w:r>
        <w:rPr>
          <w:rFonts w:hint="eastAsia" w:ascii="宋体" w:hAnsi="宋体"/>
          <w:szCs w:val="21"/>
          <w:highlight w:val="none"/>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highlight w:val="none"/>
        </w:rPr>
      </w:pPr>
      <w:r>
        <w:rPr>
          <w:rFonts w:hint="eastAsia" w:ascii="宋体" w:hAnsi="宋体"/>
          <w:szCs w:val="21"/>
          <w:highlight w:val="none"/>
          <w:lang w:val="en-US" w:eastAsia="zh-CN"/>
        </w:rPr>
        <w:t>9</w:t>
      </w:r>
      <w:r>
        <w:rPr>
          <w:rFonts w:hint="eastAsia" w:ascii="宋体" w:hAnsi="宋体"/>
          <w:szCs w:val="21"/>
          <w:highlight w:val="none"/>
        </w:rPr>
        <w:t>.我单位承诺中标后项目不转包，未经采购人同意不进行分包。</w:t>
      </w:r>
    </w:p>
    <w:p>
      <w:pPr>
        <w:ind w:firstLine="420" w:firstLineChars="200"/>
        <w:rPr>
          <w:rFonts w:ascii="宋体" w:hAnsi="宋体"/>
          <w:highlight w:val="none"/>
        </w:rPr>
      </w:pPr>
      <w:r>
        <w:rPr>
          <w:rFonts w:hint="eastAsia" w:ascii="宋体" w:hAnsi="宋体"/>
          <w:szCs w:val="21"/>
          <w:highlight w:val="none"/>
          <w:lang w:val="en-US" w:eastAsia="zh-CN"/>
        </w:rPr>
        <w:t>10</w:t>
      </w:r>
      <w:r>
        <w:rPr>
          <w:rFonts w:ascii="宋体" w:hAnsi="宋体"/>
          <w:szCs w:val="21"/>
          <w:highlight w:val="none"/>
        </w:rPr>
        <w:t>.</w:t>
      </w:r>
      <w:r>
        <w:rPr>
          <w:rFonts w:hint="eastAsia" w:ascii="宋体" w:hAnsi="宋体"/>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hint="eastAsia" w:ascii="宋体" w:hAnsi="宋体" w:eastAsia="宋体"/>
          <w:highlight w:val="none"/>
          <w:lang w:val="en-US" w:eastAsia="zh-CN"/>
        </w:rPr>
      </w:pPr>
      <w:r>
        <w:rPr>
          <w:rFonts w:hint="eastAsia" w:ascii="宋体" w:hAnsi="宋体"/>
          <w:highlight w:val="none"/>
        </w:rPr>
        <w:t>1</w:t>
      </w:r>
      <w:r>
        <w:rPr>
          <w:rFonts w:hint="eastAsia" w:ascii="宋体" w:hAnsi="宋体"/>
          <w:highlight w:val="none"/>
          <w:lang w:val="en-US" w:eastAsia="zh-CN"/>
        </w:rPr>
        <w:t>1</w:t>
      </w:r>
      <w:r>
        <w:rPr>
          <w:rFonts w:ascii="宋体" w:hAnsi="宋体"/>
          <w:highlight w:val="none"/>
        </w:rPr>
        <w:t>.</w:t>
      </w:r>
      <w:r>
        <w:rPr>
          <w:rFonts w:hint="eastAsia" w:ascii="宋体" w:hAnsi="宋体"/>
          <w:highlight w:val="none"/>
        </w:rPr>
        <w:t>我单位保证，若所投货物涉及</w:t>
      </w:r>
      <w:r>
        <w:rPr>
          <w:rFonts w:ascii="宋体" w:hAnsi="宋体"/>
          <w:highlight w:val="none"/>
        </w:rPr>
        <w:t>《</w:t>
      </w:r>
      <w:r>
        <w:rPr>
          <w:rFonts w:hint="eastAsia" w:ascii="宋体" w:hAnsi="宋体"/>
          <w:highlight w:val="none"/>
        </w:rPr>
        <w:t>财政部生态环境部关于印发节能产品政府采购品目清单的通知》（财库〔20</w:t>
      </w:r>
      <w:r>
        <w:rPr>
          <w:rFonts w:ascii="宋体" w:hAnsi="宋体"/>
          <w:highlight w:val="none"/>
        </w:rPr>
        <w:t>19</w:t>
      </w:r>
      <w:r>
        <w:rPr>
          <w:rFonts w:hint="eastAsia" w:ascii="宋体" w:hAnsi="宋体"/>
          <w:highlight w:val="none"/>
        </w:rPr>
        <w:t>〕</w:t>
      </w:r>
      <w:r>
        <w:rPr>
          <w:rFonts w:ascii="宋体" w:hAnsi="宋体"/>
          <w:highlight w:val="none"/>
        </w:rPr>
        <w:t>19</w:t>
      </w:r>
      <w:r>
        <w:rPr>
          <w:rFonts w:hint="eastAsia" w:ascii="宋体" w:hAnsi="宋体"/>
          <w:highlight w:val="none"/>
        </w:rPr>
        <w:t>号）列明的政府采购强制产品，则所投该产品符合节能产品的认证要求。</w:t>
      </w:r>
      <w:r>
        <w:rPr>
          <w:rFonts w:hint="eastAsia" w:ascii="宋体" w:hAnsi="宋体"/>
          <w:highlight w:val="none"/>
          <w:lang w:val="en-US" w:eastAsia="zh-CN"/>
        </w:rPr>
        <w:t>若所投产品包括数据中心相关设备的，应满足</w:t>
      </w:r>
      <w:r>
        <w:rPr>
          <w:rFonts w:hint="eastAsia"/>
          <w:highlight w:val="none"/>
        </w:rPr>
        <w:t>《财政部 生态环境部 工业和信息化部关于印发&lt;绿色数据中心政府采购需求标准（试行）&gt;的通知》</w:t>
      </w:r>
      <w:r>
        <w:rPr>
          <w:rFonts w:hint="eastAsia"/>
          <w:highlight w:val="none"/>
          <w:lang w:eastAsia="zh-CN"/>
        </w:rPr>
        <w:t>（</w:t>
      </w:r>
      <w:r>
        <w:rPr>
          <w:rFonts w:hint="eastAsia"/>
          <w:highlight w:val="none"/>
        </w:rPr>
        <w:t>财库〔2023〕7号）</w:t>
      </w:r>
      <w:r>
        <w:rPr>
          <w:rFonts w:hint="eastAsia"/>
          <w:highlight w:val="none"/>
          <w:lang w:val="en-US" w:eastAsia="zh-CN"/>
        </w:rPr>
        <w:t>要求。若所投产品涉及国家强制性标准的，所投产品应符合国家强制性标准相关要求。</w:t>
      </w:r>
    </w:p>
    <w:p>
      <w:pPr>
        <w:ind w:firstLine="420" w:firstLineChars="200"/>
        <w:rPr>
          <w:rFonts w:ascii="宋体" w:hAnsi="宋体"/>
          <w:b w:val="0"/>
          <w:bCs/>
          <w:highlight w:val="none"/>
        </w:rPr>
      </w:pPr>
      <w:r>
        <w:rPr>
          <w:rFonts w:hint="eastAsia" w:ascii="宋体" w:hAnsi="宋体" w:cs="宋体"/>
          <w:b w:val="0"/>
          <w:bCs/>
          <w:kern w:val="0"/>
          <w:szCs w:val="21"/>
          <w:highlight w:val="none"/>
        </w:rPr>
        <w:t>1</w:t>
      </w:r>
      <w:r>
        <w:rPr>
          <w:rFonts w:hint="eastAsia" w:ascii="宋体" w:hAnsi="宋体" w:cs="宋体"/>
          <w:b w:val="0"/>
          <w:bCs/>
          <w:kern w:val="0"/>
          <w:szCs w:val="21"/>
          <w:highlight w:val="none"/>
          <w:lang w:val="en-US" w:eastAsia="zh-CN"/>
        </w:rPr>
        <w:t>2</w:t>
      </w:r>
      <w:r>
        <w:rPr>
          <w:rFonts w:hint="eastAsia" w:ascii="宋体" w:hAnsi="宋体" w:cs="宋体"/>
          <w:b w:val="0"/>
          <w:bCs/>
          <w:kern w:val="0"/>
          <w:szCs w:val="21"/>
          <w:highlight w:val="none"/>
        </w:rPr>
        <w:t>.</w:t>
      </w:r>
      <w:r>
        <w:rPr>
          <w:rFonts w:hint="eastAsia" w:ascii="宋体" w:hAnsi="宋体"/>
          <w:b w:val="0"/>
          <w:bCs/>
          <w:highlight w:val="none"/>
        </w:rPr>
        <w:t>我单位已知悉并同意中标（成交）结果信息公示（公开）的内容。</w:t>
      </w:r>
    </w:p>
    <w:p>
      <w:pPr>
        <w:ind w:firstLine="420" w:firstLineChars="200"/>
        <w:rPr>
          <w:rFonts w:hint="eastAsia" w:ascii="宋体" w:hAnsi="宋体" w:eastAsia="宋体" w:cs="宋体"/>
          <w:b/>
          <w:color w:val="FF0000"/>
          <w:kern w:val="0"/>
          <w:szCs w:val="21"/>
          <w:highlight w:val="none"/>
          <w:lang w:eastAsia="zh-CN"/>
        </w:rPr>
      </w:pPr>
      <w:r>
        <w:rPr>
          <w:rFonts w:hint="eastAsia" w:ascii="宋体" w:hAnsi="宋体"/>
          <w:b w:val="0"/>
          <w:bCs/>
          <w:highlight w:val="none"/>
        </w:rPr>
        <w:t>1</w:t>
      </w:r>
      <w:r>
        <w:rPr>
          <w:rFonts w:hint="eastAsia" w:ascii="宋体" w:hAnsi="宋体"/>
          <w:b w:val="0"/>
          <w:bCs/>
          <w:highlight w:val="none"/>
          <w:lang w:val="en-US" w:eastAsia="zh-CN"/>
        </w:rPr>
        <w:t>3</w:t>
      </w:r>
      <w:r>
        <w:rPr>
          <w:rFonts w:ascii="宋体" w:hAnsi="宋体"/>
          <w:b w:val="0"/>
          <w:bCs/>
          <w:highlight w:val="none"/>
        </w:rPr>
        <w:t>.我单位保证，符合《中华人民共和国政府采购法实施条例》第十八条规定，与其他投标供应商不存在单位负责人为同一人或者存在直接控股、管理关系；</w:t>
      </w:r>
      <w:r>
        <w:rPr>
          <w:rFonts w:hint="eastAsia" w:ascii="宋体" w:hAnsi="宋体"/>
          <w:b w:val="0"/>
          <w:bCs/>
          <w:highlight w:val="none"/>
          <w:lang w:val="en-US" w:eastAsia="zh-CN"/>
        </w:rPr>
        <w:t>不存在</w:t>
      </w:r>
      <w:r>
        <w:rPr>
          <w:rFonts w:hint="eastAsia" w:ascii="宋体" w:hAnsi="宋体"/>
          <w:b w:val="0"/>
          <w:bCs/>
          <w:highlight w:val="none"/>
        </w:rPr>
        <w:t>为采购项目提供整体设计、规范编制或者项目管理、监理、检测等服务的供应商，再参加该采购项目的其他采购活动</w:t>
      </w:r>
      <w:r>
        <w:rPr>
          <w:rFonts w:hint="eastAsia" w:ascii="宋体" w:hAnsi="宋体"/>
          <w:b w:val="0"/>
          <w:bCs/>
          <w:highlight w:val="none"/>
          <w:lang w:val="en-US" w:eastAsia="zh-CN"/>
        </w:rPr>
        <w:t>的情形</w:t>
      </w:r>
      <w:r>
        <w:rPr>
          <w:rFonts w:ascii="宋体" w:hAnsi="宋体"/>
          <w:b w:val="0"/>
          <w:bCs/>
          <w:highlight w:val="none"/>
        </w:rPr>
        <w:t>。</w:t>
      </w:r>
      <w:r>
        <w:rPr>
          <w:rFonts w:hint="eastAsia" w:ascii="宋体" w:hAnsi="宋体"/>
          <w:b w:val="0"/>
          <w:bCs/>
          <w:color w:val="FF0000"/>
          <w:highlight w:val="none"/>
          <w:lang w:val="en-US" w:eastAsia="zh-CN"/>
        </w:rPr>
        <w:t>若</w:t>
      </w:r>
      <w:r>
        <w:rPr>
          <w:rFonts w:hint="eastAsia" w:ascii="宋体" w:hAnsi="宋体"/>
          <w:b w:val="0"/>
          <w:bCs/>
          <w:color w:val="FF0000"/>
          <w:highlight w:val="none"/>
        </w:rPr>
        <w:t>存在“不同供应商的董事、股东或其他高级管理人员为同一人的”情形的，</w:t>
      </w:r>
      <w:r>
        <w:rPr>
          <w:rFonts w:hint="eastAsia" w:ascii="宋体" w:hAnsi="宋体"/>
          <w:b w:val="0"/>
          <w:bCs/>
          <w:color w:val="FF0000"/>
          <w:highlight w:val="none"/>
          <w:lang w:val="en-US" w:eastAsia="zh-CN"/>
        </w:rPr>
        <w:t>我单位保证</w:t>
      </w:r>
      <w:r>
        <w:rPr>
          <w:rFonts w:hint="eastAsia" w:ascii="宋体" w:hAnsi="宋体"/>
          <w:b w:val="0"/>
          <w:bCs/>
          <w:color w:val="FF0000"/>
          <w:highlight w:val="none"/>
        </w:rPr>
        <w:t>不存在串通投标、恶意串通或者视为串通投标的情形</w:t>
      </w:r>
      <w:r>
        <w:rPr>
          <w:rFonts w:hint="eastAsia" w:ascii="宋体" w:hAnsi="宋体"/>
          <w:b w:val="0"/>
          <w:bCs/>
          <w:color w:val="FF0000"/>
          <w:highlight w:val="none"/>
          <w:lang w:eastAsia="zh-CN"/>
        </w:rPr>
        <w:t>。</w:t>
      </w:r>
    </w:p>
    <w:p>
      <w:pPr>
        <w:ind w:firstLine="422" w:firstLineChars="200"/>
        <w:rPr>
          <w:rFonts w:hint="eastAsia" w:ascii="宋体" w:hAnsi="宋体"/>
          <w:b/>
          <w:highlight w:val="none"/>
          <w:lang w:val="en-US" w:eastAsia="zh-CN"/>
        </w:rPr>
      </w:pPr>
      <w:r>
        <w:rPr>
          <w:rFonts w:hint="eastAsia" w:ascii="宋体" w:hAnsi="宋体"/>
          <w:b/>
          <w:highlight w:val="none"/>
          <w:lang w:val="en-US" w:eastAsia="zh-CN"/>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hint="default" w:ascii="宋体" w:hAnsi="宋体"/>
          <w:bCs/>
          <w:highlight w:val="none"/>
          <w:lang w:val="en-US"/>
        </w:rPr>
      </w:pPr>
      <w:r>
        <w:rPr>
          <w:rFonts w:hint="default" w:ascii="宋体" w:hAnsi="宋体"/>
          <w:b w:val="0"/>
          <w:bCs/>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szCs w:val="21"/>
          <w:highlight w:val="none"/>
        </w:rPr>
      </w:pPr>
      <w:r>
        <w:rPr>
          <w:rFonts w:hint="eastAsia" w:ascii="宋体" w:hAnsi="宋体"/>
          <w:szCs w:val="21"/>
          <w:highlight w:val="none"/>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highlight w:val="none"/>
        </w:rPr>
      </w:pPr>
      <w:r>
        <w:rPr>
          <w:rFonts w:hint="eastAsia" w:ascii="宋体" w:hAnsi="宋体"/>
          <w:szCs w:val="21"/>
          <w:highlight w:val="none"/>
        </w:rPr>
        <w:t xml:space="preserve">                                    </w:t>
      </w:r>
    </w:p>
    <w:bookmarkEnd w:id="58"/>
    <w:p>
      <w:pPr>
        <w:spacing w:before="60" w:beforeLines="25" w:after="60" w:afterLines="25"/>
        <w:ind w:firstLine="5460" w:firstLineChars="2600"/>
        <w:rPr>
          <w:rFonts w:hint="eastAsia" w:eastAsia="宋体"/>
          <w:color w:val="FF0000"/>
          <w:highlight w:val="none"/>
          <w:u w:val="none"/>
          <w:lang w:eastAsia="zh-CN"/>
        </w:rPr>
      </w:pPr>
      <w:r>
        <w:rPr>
          <w:rFonts w:hint="eastAsia"/>
          <w:color w:val="FF0000"/>
          <w:szCs w:val="21"/>
          <w:highlight w:val="none"/>
        </w:rPr>
        <w:t>投标人</w:t>
      </w:r>
      <w:r>
        <w:rPr>
          <w:rFonts w:hint="eastAsia"/>
          <w:color w:val="FF0000"/>
          <w:szCs w:val="21"/>
          <w:highlight w:val="none"/>
          <w:u w:val="none"/>
        </w:rPr>
        <w:t>：</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color w:val="FF0000"/>
          <w:szCs w:val="21"/>
          <w:highlight w:val="none"/>
          <w:u w:val="none"/>
          <w:lang w:val="en-US" w:eastAsia="zh-CN"/>
        </w:rPr>
        <w:t>.</w:t>
      </w:r>
    </w:p>
    <w:p>
      <w:pPr>
        <w:ind w:firstLine="645"/>
        <w:rPr>
          <w:rFonts w:ascii="宋体" w:hAnsi="宋体"/>
          <w:color w:val="FF0000"/>
          <w:szCs w:val="21"/>
          <w:highlight w:val="none"/>
        </w:rPr>
      </w:pPr>
      <w:r>
        <w:rPr>
          <w:rFonts w:hint="eastAsia" w:ascii="宋体" w:hAnsi="宋体"/>
          <w:color w:val="FF0000"/>
          <w:szCs w:val="21"/>
          <w:highlight w:val="none"/>
        </w:rPr>
        <w:t xml:space="preserve">                                              日期：</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年</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月</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日</w:t>
      </w:r>
    </w:p>
    <w:p>
      <w:pPr>
        <w:ind w:firstLine="482" w:firstLineChars="200"/>
        <w:jc w:val="center"/>
        <w:rPr>
          <w:rFonts w:hAnsi="宋体"/>
          <w:b/>
          <w:bCs/>
          <w:sz w:val="24"/>
          <w:highlight w:val="none"/>
        </w:rPr>
      </w:pPr>
    </w:p>
    <w:p>
      <w:pPr>
        <w:pStyle w:val="3"/>
        <w:jc w:val="center"/>
        <w:rPr>
          <w:rFonts w:ascii="黑体" w:eastAsia="黑体"/>
          <w:b w:val="0"/>
          <w:sz w:val="24"/>
          <w:szCs w:val="24"/>
          <w:highlight w:val="none"/>
        </w:rPr>
      </w:pPr>
      <w:r>
        <w:rPr>
          <w:rFonts w:hint="eastAsia" w:ascii="黑体" w:eastAsia="黑体"/>
          <w:b w:val="0"/>
          <w:sz w:val="24"/>
          <w:szCs w:val="24"/>
          <w:highlight w:val="none"/>
        </w:rPr>
        <w:t>三、投标人情况及资格证明文件</w:t>
      </w:r>
    </w:p>
    <w:p>
      <w:pPr>
        <w:ind w:firstLine="2640" w:firstLineChars="1100"/>
        <w:outlineLvl w:val="3"/>
        <w:rPr>
          <w:rFonts w:ascii="黑体" w:hAnsi="宋体" w:eastAsia="黑体"/>
          <w:bCs/>
          <w:kern w:val="0"/>
          <w:sz w:val="24"/>
          <w:szCs w:val="32"/>
          <w:highlight w:val="none"/>
        </w:rPr>
      </w:pPr>
      <w:bookmarkStart w:id="61" w:name="_Hlk72257590"/>
      <w:r>
        <w:rPr>
          <w:rFonts w:hint="eastAsia" w:ascii="黑体" w:hAnsi="宋体" w:eastAsia="黑体"/>
          <w:bCs/>
          <w:kern w:val="0"/>
          <w:sz w:val="24"/>
          <w:szCs w:val="32"/>
          <w:highlight w:val="none"/>
        </w:rPr>
        <w:t>（一）投标人资格证明文件</w:t>
      </w:r>
    </w:p>
    <w:p>
      <w:pPr>
        <w:spacing w:before="120" w:beforeLines="50"/>
        <w:ind w:firstLine="422" w:firstLineChars="200"/>
        <w:rPr>
          <w:b/>
          <w:bCs/>
          <w:color w:val="FF0000"/>
          <w:highlight w:val="none"/>
        </w:rPr>
      </w:pPr>
      <w:r>
        <w:rPr>
          <w:rFonts w:hint="eastAsia"/>
          <w:b/>
          <w:bCs/>
          <w:color w:val="FF0000"/>
          <w:highlight w:val="none"/>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highlight w:val="none"/>
          <w:lang w:eastAsia="zh-CN"/>
        </w:rPr>
        <w:t>，</w:t>
      </w:r>
      <w:r>
        <w:rPr>
          <w:rFonts w:hint="eastAsia"/>
          <w:b/>
          <w:bCs/>
          <w:color w:val="FF0000"/>
          <w:highlight w:val="none"/>
          <w:lang w:val="en-US" w:eastAsia="zh-CN"/>
        </w:rPr>
        <w:t>其中要求提供《政府采购投标及履约承诺函》且已在“二、政府采购投标及履约承诺函”章节中提供了，此处可不重复提供</w:t>
      </w:r>
      <w:r>
        <w:rPr>
          <w:rFonts w:hint="eastAsia"/>
          <w:b/>
          <w:bCs/>
          <w:color w:val="FF0000"/>
          <w:highlight w:val="none"/>
        </w:rPr>
        <w:t>。）</w:t>
      </w:r>
    </w:p>
    <w:p>
      <w:pPr>
        <w:rPr>
          <w:b/>
          <w:bCs/>
          <w:sz w:val="24"/>
          <w:highlight w:val="none"/>
        </w:rPr>
      </w:pPr>
    </w:p>
    <w:p>
      <w:pPr>
        <w:ind w:firstLine="480" w:firstLineChars="200"/>
        <w:outlineLvl w:val="3"/>
        <w:rPr>
          <w:rFonts w:ascii="黑体" w:hAnsi="宋体" w:eastAsia="黑体"/>
          <w:bCs/>
          <w:color w:val="FF0000"/>
          <w:kern w:val="0"/>
          <w:szCs w:val="21"/>
          <w:highlight w:val="none"/>
        </w:rPr>
      </w:pPr>
      <w:bookmarkStart w:id="62" w:name="_Hlk72257908"/>
      <w:r>
        <w:rPr>
          <w:rFonts w:hint="eastAsia" w:ascii="黑体" w:hAnsi="宋体" w:eastAsia="黑体"/>
          <w:bCs/>
          <w:kern w:val="0"/>
          <w:sz w:val="24"/>
          <w:szCs w:val="32"/>
          <w:highlight w:val="none"/>
        </w:rPr>
        <w:t>（二）中小企业声明函、残疾人福利性单位声明函及监狱企业声明函</w:t>
      </w:r>
      <w:bookmarkEnd w:id="61"/>
      <w:r>
        <w:rPr>
          <w:rFonts w:hint="eastAsia" w:ascii="黑体" w:hAnsi="宋体" w:eastAsia="黑体"/>
          <w:bCs/>
          <w:color w:val="FF0000"/>
          <w:kern w:val="0"/>
          <w:szCs w:val="21"/>
          <w:highlight w:val="none"/>
        </w:rPr>
        <w:t>填写指引：</w:t>
      </w:r>
    </w:p>
    <w:p>
      <w:pPr>
        <w:ind w:firstLine="420" w:firstLineChars="200"/>
        <w:outlineLvl w:val="3"/>
        <w:rPr>
          <w:rFonts w:ascii="黑体" w:hAnsi="黑体" w:eastAsia="黑体"/>
          <w:color w:val="FF0000"/>
          <w:szCs w:val="21"/>
          <w:highlight w:val="none"/>
        </w:rPr>
      </w:pPr>
      <w:r>
        <w:rPr>
          <w:rFonts w:hint="eastAsia" w:ascii="黑体" w:hAnsi="宋体" w:eastAsia="黑体"/>
          <w:bCs/>
          <w:color w:val="FF0000"/>
          <w:kern w:val="0"/>
          <w:szCs w:val="21"/>
          <w:highlight w:val="none"/>
        </w:rPr>
        <w:t>1、该部分内容由投标人根据自身实际情况填写，不符合要求的投标人可以不填写或直接删除相应的声明函。</w:t>
      </w:r>
      <w:r>
        <w:rPr>
          <w:rFonts w:hint="eastAsia" w:ascii="黑体" w:hAnsi="黑体" w:eastAsia="黑体"/>
          <w:color w:val="FF0000"/>
          <w:szCs w:val="21"/>
          <w:highlight w:val="none"/>
        </w:rPr>
        <w:t>投标人提供的声明函不属实的，属于提供虚假资料谋取中标，依照《中华人民共和国政府采购法》等国家有关规定追究相应责任。</w:t>
      </w:r>
    </w:p>
    <w:p>
      <w:pPr>
        <w:ind w:firstLine="420" w:firstLineChars="200"/>
        <w:outlineLvl w:val="3"/>
        <w:rPr>
          <w:rFonts w:ascii="黑体" w:hAnsi="黑体" w:eastAsia="黑体"/>
          <w:color w:val="FF0000"/>
          <w:szCs w:val="21"/>
          <w:highlight w:val="none"/>
        </w:rPr>
      </w:pPr>
      <w:r>
        <w:rPr>
          <w:rFonts w:hint="eastAsia" w:ascii="黑体" w:hAnsi="黑体" w:eastAsia="黑体"/>
          <w:color w:val="FF0000"/>
          <w:szCs w:val="21"/>
          <w:highlight w:val="none"/>
        </w:rPr>
        <w:t>2、该部分内容填写需要参考的相关文件：</w:t>
      </w:r>
    </w:p>
    <w:p>
      <w:pPr>
        <w:ind w:firstLine="420" w:firstLineChars="200"/>
        <w:outlineLvl w:val="3"/>
        <w:rPr>
          <w:rFonts w:hint="eastAsia" w:ascii="黑体" w:hAnsi="黑体" w:eastAsia="黑体"/>
          <w:color w:val="FF0000"/>
          <w:szCs w:val="21"/>
          <w:highlight w:val="none"/>
        </w:rPr>
      </w:pPr>
      <w:r>
        <w:rPr>
          <w:rFonts w:hint="eastAsia" w:ascii="黑体" w:hAnsi="黑体" w:eastAsia="黑体"/>
          <w:color w:val="FF0000"/>
          <w:szCs w:val="21"/>
          <w:highlight w:val="none"/>
        </w:rPr>
        <w:t>(</w:t>
      </w:r>
      <w:r>
        <w:rPr>
          <w:rFonts w:ascii="黑体" w:hAnsi="黑体" w:eastAsia="黑体"/>
          <w:color w:val="FF0000"/>
          <w:szCs w:val="21"/>
          <w:highlight w:val="none"/>
        </w:rPr>
        <w:t>1</w:t>
      </w:r>
      <w:r>
        <w:rPr>
          <w:rFonts w:hint="eastAsia" w:ascii="黑体" w:hAnsi="黑体" w:eastAsia="黑体"/>
          <w:color w:val="FF0000"/>
          <w:szCs w:val="21"/>
          <w:highlight w:val="none"/>
        </w:rPr>
        <w:t>)财政部《政府采购促进中小企业发展管理办法》（财库〔2020〕46号）；</w:t>
      </w:r>
    </w:p>
    <w:p>
      <w:pPr>
        <w:ind w:firstLine="420" w:firstLineChars="200"/>
        <w:outlineLvl w:val="3"/>
        <w:rPr>
          <w:rFonts w:hint="eastAsia" w:ascii="黑体" w:hAnsi="黑体" w:eastAsia="黑体"/>
          <w:color w:val="FF0000"/>
          <w:szCs w:val="21"/>
          <w:highlight w:val="none"/>
        </w:rPr>
      </w:pPr>
      <w:r>
        <w:rPr>
          <w:rFonts w:hint="eastAsia" w:ascii="黑体" w:hAnsi="黑体" w:eastAsia="黑体"/>
          <w:color w:val="FF0000"/>
          <w:szCs w:val="21"/>
          <w:highlight w:val="none"/>
        </w:rPr>
        <w:t>(</w:t>
      </w:r>
      <w:r>
        <w:rPr>
          <w:rFonts w:ascii="黑体" w:hAnsi="黑体" w:eastAsia="黑体"/>
          <w:color w:val="FF0000"/>
          <w:szCs w:val="21"/>
          <w:highlight w:val="none"/>
        </w:rPr>
        <w:t>2</w:t>
      </w:r>
      <w:r>
        <w:rPr>
          <w:rFonts w:hint="eastAsia" w:ascii="黑体" w:hAnsi="黑体" w:eastAsia="黑体"/>
          <w:color w:val="FF0000"/>
          <w:szCs w:val="21"/>
          <w:highlight w:val="none"/>
        </w:rPr>
        <w:t>)《工业和信息化部、国家统计局、国家发展和改革委员会、财政部关于印发中小企业划型标准规定的通知》（工信部联企业〔2011〕300 号，以下简称3</w:t>
      </w:r>
      <w:r>
        <w:rPr>
          <w:rFonts w:ascii="黑体" w:hAnsi="黑体" w:eastAsia="黑体"/>
          <w:color w:val="FF0000"/>
          <w:szCs w:val="21"/>
          <w:highlight w:val="none"/>
        </w:rPr>
        <w:t>00</w:t>
      </w:r>
      <w:r>
        <w:rPr>
          <w:rFonts w:hint="eastAsia" w:ascii="黑体" w:hAnsi="黑体" w:eastAsia="黑体"/>
          <w:color w:val="FF0000"/>
          <w:szCs w:val="21"/>
          <w:highlight w:val="none"/>
        </w:rPr>
        <w:t>号文）</w:t>
      </w:r>
      <w:r>
        <w:rPr>
          <w:rFonts w:hint="eastAsia" w:ascii="黑体" w:hAnsi="黑体" w:eastAsia="黑体"/>
          <w:color w:val="FF0000"/>
          <w:szCs w:val="21"/>
          <w:highlight w:val="none"/>
          <w:lang w:eastAsia="zh-CN"/>
        </w:rPr>
        <w:t>；</w:t>
      </w:r>
    </w:p>
    <w:p>
      <w:pPr>
        <w:ind w:firstLine="420" w:firstLineChars="200"/>
        <w:outlineLvl w:val="3"/>
        <w:rPr>
          <w:rFonts w:hint="eastAsia" w:ascii="黑体" w:hAnsi="黑体" w:eastAsia="黑体"/>
          <w:color w:val="FF0000"/>
          <w:szCs w:val="21"/>
          <w:highlight w:val="none"/>
          <w:lang w:eastAsia="zh-CN"/>
        </w:rPr>
      </w:pPr>
      <w:r>
        <w:rPr>
          <w:rFonts w:hint="eastAsia" w:ascii="黑体" w:hAnsi="黑体" w:eastAsia="黑体"/>
          <w:color w:val="FF0000"/>
          <w:szCs w:val="21"/>
          <w:highlight w:val="none"/>
        </w:rPr>
        <w:t>(3)《统计上大中小微型企业划分办法(2017)》（国统字〔2017〕213 号）</w:t>
      </w:r>
      <w:r>
        <w:rPr>
          <w:rFonts w:hint="eastAsia" w:ascii="黑体" w:hAnsi="黑体" w:eastAsia="黑体"/>
          <w:color w:val="FF0000"/>
          <w:szCs w:val="21"/>
          <w:highlight w:val="none"/>
          <w:lang w:eastAsia="zh-CN"/>
        </w:rPr>
        <w:t>；</w:t>
      </w:r>
    </w:p>
    <w:p>
      <w:pPr>
        <w:ind w:firstLine="420" w:firstLineChars="200"/>
        <w:outlineLvl w:val="3"/>
        <w:rPr>
          <w:rFonts w:hint="eastAsia" w:ascii="黑体" w:hAnsi="黑体" w:eastAsia="黑体"/>
          <w:color w:val="FF0000"/>
          <w:szCs w:val="21"/>
          <w:highlight w:val="none"/>
          <w:lang w:eastAsia="zh-CN"/>
        </w:rPr>
      </w:pPr>
      <w:r>
        <w:rPr>
          <w:rFonts w:hint="eastAsia" w:ascii="黑体" w:hAnsi="黑体" w:eastAsia="黑体"/>
          <w:color w:val="FF0000"/>
          <w:szCs w:val="21"/>
          <w:highlight w:val="none"/>
        </w:rPr>
        <w:t>(4)《关于促进残疾人就业政府采购政策的通知》（财库〔2017〕141号）</w:t>
      </w:r>
      <w:r>
        <w:rPr>
          <w:rFonts w:hint="eastAsia" w:ascii="黑体" w:hAnsi="黑体" w:eastAsia="黑体"/>
          <w:color w:val="FF0000"/>
          <w:szCs w:val="21"/>
          <w:highlight w:val="none"/>
          <w:lang w:eastAsia="zh-CN"/>
        </w:rPr>
        <w:t>；</w:t>
      </w:r>
    </w:p>
    <w:p>
      <w:pPr>
        <w:ind w:firstLine="420" w:firstLineChars="200"/>
        <w:outlineLvl w:val="3"/>
        <w:rPr>
          <w:rFonts w:ascii="黑体" w:hAnsi="黑体" w:eastAsia="黑体"/>
          <w:color w:val="FF0000"/>
          <w:szCs w:val="21"/>
          <w:highlight w:val="none"/>
        </w:rPr>
      </w:pPr>
      <w:r>
        <w:rPr>
          <w:rFonts w:hint="eastAsia" w:ascii="黑体" w:hAnsi="黑体" w:eastAsia="黑体"/>
          <w:color w:val="FF0000"/>
          <w:szCs w:val="21"/>
          <w:highlight w:val="none"/>
        </w:rPr>
        <w:t>(5)《关于政府采购支持监狱企业发展有关问题的通知》（财库〔2014〕68号）</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3、请依照提供的格式和内容填写声明函，不要随意变更格式；声明函不需要盖章或签字；</w:t>
      </w:r>
      <w:r>
        <w:rPr>
          <w:rFonts w:hint="eastAsia" w:ascii="黑体" w:hAnsi="黑体" w:eastAsia="黑体"/>
          <w:color w:val="FF0000"/>
          <w:szCs w:val="21"/>
          <w:highlight w:val="none"/>
        </w:rPr>
        <w:t>满足多项优惠政策的投标人，不重复享受多项价格扣除政策。</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4、声明函具体填写要求：</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（1）声明是中小企业须填写《中小企业声明函》的以下内容：</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第一处，在“单位名称”下划线处如实填写采购人名称（深圳公共资源交易中心不是本项目的采购人，而是组织实施机构）；</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第二处，在“项目名称”下划线处如实填写采购项目名称；</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（2）声明是残疾人福利性单位须填写《残疾人福利性单位声明函》的相关内容，具体参照以上《中小企业声明函》填写要求执行。</w:t>
      </w:r>
    </w:p>
    <w:p>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（3）声明是监狱企业须填写《监狱企业声明函》的三项内容（填写位置的字体已加粗），具体参照以上《中小企业声明函》填写要求执行。</w:t>
      </w:r>
    </w:p>
    <w:p>
      <w:pPr>
        <w:ind w:firstLine="420" w:firstLineChars="200"/>
        <w:rPr>
          <w:highlight w:val="none"/>
        </w:rPr>
      </w:pPr>
      <w:r>
        <w:rPr>
          <w:rFonts w:hint="eastAsia" w:ascii="黑体" w:hAnsi="宋体" w:eastAsia="黑体"/>
          <w:bCs/>
          <w:color w:val="FF0000"/>
          <w:kern w:val="0"/>
          <w:szCs w:val="21"/>
          <w:highlight w:val="none"/>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highlight w:val="none"/>
        </w:rPr>
      </w:pPr>
    </w:p>
    <w:p>
      <w:pPr>
        <w:numPr>
          <w:ilvl w:val="0"/>
          <w:numId w:val="10"/>
        </w:numPr>
        <w:jc w:val="center"/>
        <w:outlineLvl w:val="3"/>
        <w:rPr>
          <w:b/>
          <w:sz w:val="24"/>
          <w:highlight w:val="none"/>
        </w:rPr>
      </w:pPr>
      <w:r>
        <w:rPr>
          <w:b/>
          <w:sz w:val="24"/>
          <w:highlight w:val="none"/>
        </w:rPr>
        <w:t>中小企业声明函（货物）</w:t>
      </w:r>
    </w:p>
    <w:p>
      <w:pPr>
        <w:pStyle w:val="18"/>
        <w:widowControl w:val="0"/>
        <w:numPr>
          <w:ilvl w:val="0"/>
          <w:numId w:val="0"/>
        </w:numPr>
        <w:spacing w:line="360" w:lineRule="auto"/>
        <w:jc w:val="both"/>
        <w:rPr>
          <w:highlight w:val="none"/>
        </w:rPr>
      </w:pPr>
    </w:p>
    <w:p>
      <w:pPr>
        <w:pStyle w:val="19"/>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（单位名称）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的</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（项目名称）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采购活动，提供的货物全部由符合政策要求的中小企业制造。相关企业（含联合体中的中小企业、签订分包意向协议的中小企业）的具体情况如下：</w:t>
      </w:r>
    </w:p>
    <w:p>
      <w:pPr>
        <w:pStyle w:val="19"/>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（标的名称）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sz w:val="21"/>
          <w:szCs w:val="21"/>
          <w:highlight w:val="none"/>
        </w:rPr>
        <w:t>，属于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（采购文件中明确的所属行业）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行业；制造商为</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（企业名称</w:t>
      </w:r>
      <w:r>
        <w:rPr>
          <w:rFonts w:hint="eastAsia" w:asciiTheme="minorEastAsia" w:hAnsiTheme="minorEastAsia" w:eastAsiaTheme="minorEastAsia" w:cstheme="minorEastAsia"/>
          <w:b/>
          <w:bCs/>
          <w:i/>
          <w:iCs/>
          <w:sz w:val="21"/>
          <w:szCs w:val="21"/>
          <w:highlight w:val="none"/>
          <w:u w:val="single"/>
          <w:lang w:eastAsia="zh-CN"/>
        </w:rPr>
        <w:t>，要求制造商</w:t>
      </w:r>
      <w:r>
        <w:rPr>
          <w:rFonts w:hint="eastAsia" w:asciiTheme="minorEastAsia" w:hAnsiTheme="minorEastAsia" w:eastAsiaTheme="minorEastAsia" w:cstheme="minorEastAsia"/>
          <w:b/>
          <w:bCs/>
          <w:i/>
          <w:iCs/>
          <w:sz w:val="21"/>
          <w:szCs w:val="21"/>
          <w:highlight w:val="none"/>
          <w:u w:val="single"/>
          <w:lang w:val="en-US" w:eastAsia="zh-CN"/>
        </w:rPr>
        <w:t>本身</w:t>
      </w:r>
      <w:r>
        <w:rPr>
          <w:rFonts w:hint="eastAsia" w:asciiTheme="minorEastAsia" w:hAnsiTheme="minorEastAsia" w:eastAsiaTheme="minorEastAsia" w:cstheme="minorEastAsia"/>
          <w:b/>
          <w:bCs/>
          <w:i/>
          <w:iCs/>
          <w:sz w:val="21"/>
          <w:szCs w:val="21"/>
          <w:highlight w:val="none"/>
          <w:u w:val="single"/>
          <w:lang w:eastAsia="zh-CN"/>
        </w:rPr>
        <w:t>所属行业应当与招标文件要求的行业相一致</w:t>
      </w:r>
      <w:r>
        <w:rPr>
          <w:rFonts w:hint="eastAsia" w:asciiTheme="minorEastAsia" w:hAnsiTheme="minorEastAsia" w:eastAsiaTheme="minorEastAsia" w:cstheme="minorEastAsia"/>
          <w:b/>
          <w:bCs/>
          <w:i/>
          <w:iCs/>
          <w:sz w:val="21"/>
          <w:szCs w:val="21"/>
          <w:highlight w:val="none"/>
          <w:u w:val="single"/>
        </w:rPr>
        <w:t>）</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，从业人员</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人，营业收入为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万元，资产总额为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（中型企业、小型企业、微型企业）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i w:val="0"/>
          <w:iCs w:val="0"/>
          <w:sz w:val="21"/>
          <w:szCs w:val="21"/>
          <w:highlight w:val="none"/>
          <w:u w:val="none"/>
          <w:lang w:val="en-US" w:eastAsia="zh-CN"/>
        </w:rPr>
        <w:t>；</w:t>
      </w:r>
    </w:p>
    <w:p>
      <w:pPr>
        <w:pStyle w:val="19"/>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（标的名称）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sz w:val="21"/>
          <w:szCs w:val="21"/>
          <w:highlight w:val="none"/>
        </w:rPr>
        <w:t>，属于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（采购文件中明确的所属行业）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行业；制造商为</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（企业名称</w:t>
      </w:r>
      <w:r>
        <w:rPr>
          <w:rFonts w:hint="eastAsia" w:asciiTheme="minorEastAsia" w:hAnsiTheme="minorEastAsia" w:eastAsiaTheme="minorEastAsia" w:cstheme="minorEastAsia"/>
          <w:b/>
          <w:bCs/>
          <w:i/>
          <w:iCs/>
          <w:sz w:val="21"/>
          <w:szCs w:val="21"/>
          <w:highlight w:val="none"/>
          <w:u w:val="single"/>
          <w:lang w:eastAsia="zh-CN"/>
        </w:rPr>
        <w:t>，要求制造商</w:t>
      </w:r>
      <w:r>
        <w:rPr>
          <w:rFonts w:hint="eastAsia" w:asciiTheme="minorEastAsia" w:hAnsiTheme="minorEastAsia" w:eastAsiaTheme="minorEastAsia" w:cstheme="minorEastAsia"/>
          <w:b/>
          <w:bCs/>
          <w:i/>
          <w:iCs/>
          <w:sz w:val="21"/>
          <w:szCs w:val="21"/>
          <w:highlight w:val="none"/>
          <w:u w:val="single"/>
          <w:lang w:val="en-US" w:eastAsia="zh-CN"/>
        </w:rPr>
        <w:t>本身</w:t>
      </w:r>
      <w:r>
        <w:rPr>
          <w:rFonts w:hint="eastAsia" w:asciiTheme="minorEastAsia" w:hAnsiTheme="minorEastAsia" w:eastAsiaTheme="minorEastAsia" w:cstheme="minorEastAsia"/>
          <w:b/>
          <w:bCs/>
          <w:i/>
          <w:iCs/>
          <w:sz w:val="21"/>
          <w:szCs w:val="21"/>
          <w:highlight w:val="none"/>
          <w:u w:val="single"/>
          <w:lang w:eastAsia="zh-CN"/>
        </w:rPr>
        <w:t>所属行业应当与招标文件要求的行业相一致</w:t>
      </w:r>
      <w:r>
        <w:rPr>
          <w:rFonts w:hint="eastAsia" w:asciiTheme="minorEastAsia" w:hAnsiTheme="minorEastAsia" w:eastAsiaTheme="minorEastAsia" w:cstheme="minorEastAsia"/>
          <w:b/>
          <w:bCs/>
          <w:i/>
          <w:iCs/>
          <w:sz w:val="21"/>
          <w:szCs w:val="21"/>
          <w:highlight w:val="none"/>
          <w:u w:val="single"/>
        </w:rPr>
        <w:t>）</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，从业人员</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人，营业收入为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万元，资产总额为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（中型企业、小型企业、微型企业）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i w:val="0"/>
          <w:iCs w:val="0"/>
          <w:sz w:val="21"/>
          <w:szCs w:val="21"/>
          <w:highlight w:val="none"/>
          <w:u w:val="none"/>
          <w:lang w:val="en-US" w:eastAsia="zh-CN"/>
        </w:rPr>
        <w:t>；</w:t>
      </w:r>
    </w:p>
    <w:p>
      <w:pPr>
        <w:pStyle w:val="19"/>
        <w:ind w:firstLine="420" w:firstLineChars="200"/>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w:t>
      </w:r>
    </w:p>
    <w:p>
      <w:pPr>
        <w:pStyle w:val="19"/>
        <w:ind w:firstLine="420" w:firstLineChars="200"/>
        <w:rPr>
          <w:rFonts w:hint="eastAsia" w:asciiTheme="minorEastAsia" w:hAnsiTheme="minorEastAsia" w:eastAsiaTheme="minorEastAsia" w:cstheme="minorEastAsia"/>
          <w:sz w:val="21"/>
          <w:szCs w:val="21"/>
          <w:highlight w:val="none"/>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bookmarkStart w:id="63" w:name="_Hlk73562203"/>
      <w:r>
        <w:rPr>
          <w:rFonts w:hint="eastAsia" w:asciiTheme="minorEastAsia" w:hAnsiTheme="minorEastAsia" w:eastAsiaTheme="minorEastAsia" w:cstheme="minorEastAsia"/>
          <w:kern w:val="2"/>
          <w:sz w:val="21"/>
          <w:szCs w:val="21"/>
          <w:highlight w:val="none"/>
          <w:lang w:val="en-US" w:eastAsia="zh-CN" w:bidi="ar-SA"/>
        </w:rPr>
        <w:t>本投标人对上述声明内容的真实性负责。如有虚假，将依法承担相应责任。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4"/>
          <w:szCs w:val="24"/>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3"/>
    </w:p>
    <w:p>
      <w:pPr>
        <w:bidi w:val="0"/>
      </w:pPr>
    </w:p>
    <w:p>
      <w:pPr>
        <w:rPr>
          <w:highlight w:val="none"/>
        </w:rPr>
      </w:pPr>
    </w:p>
    <w:p>
      <w:pPr>
        <w:ind w:firstLine="420" w:firstLineChars="200"/>
        <w:rPr>
          <w:highlight w:val="none"/>
        </w:rPr>
      </w:pPr>
    </w:p>
    <w:p>
      <w:pPr>
        <w:jc w:val="center"/>
        <w:outlineLvl w:val="3"/>
        <w:rPr>
          <w:b/>
          <w:sz w:val="24"/>
          <w:highlight w:val="none"/>
        </w:rPr>
      </w:pPr>
      <w:r>
        <w:rPr>
          <w:rFonts w:hint="eastAsia"/>
          <w:b/>
          <w:sz w:val="24"/>
          <w:highlight w:val="none"/>
        </w:rPr>
        <w:t>2、残疾人福利性单位声明函（货物类）</w:t>
      </w:r>
    </w:p>
    <w:p>
      <w:pPr>
        <w:rPr>
          <w:b/>
          <w:bCs/>
          <w:highlight w:val="none"/>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bookmarkStart w:id="64" w:name="_Hlk73562331"/>
      <w:bookmarkStart w:id="65" w:name="_Hlk73562245"/>
      <w:r>
        <w:rPr>
          <w:rFonts w:hint="eastAsia" w:asciiTheme="minorEastAsia" w:hAnsiTheme="minorEastAsia" w:eastAsiaTheme="minorEastAsia" w:cstheme="minorEastAsia"/>
          <w:kern w:val="2"/>
          <w:sz w:val="21"/>
          <w:szCs w:val="21"/>
          <w:highlight w:val="none"/>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（单位名称）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kern w:val="2"/>
          <w:sz w:val="21"/>
          <w:szCs w:val="21"/>
          <w:highlight w:val="none"/>
          <w:lang w:val="en-US" w:eastAsia="zh-CN" w:bidi="ar-SA"/>
        </w:rPr>
        <w:t>单位的</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（项目名称）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kern w:val="2"/>
          <w:sz w:val="21"/>
          <w:szCs w:val="21"/>
          <w:highlight w:val="none"/>
          <w:lang w:val="en-US" w:eastAsia="zh-CN" w:bidi="ar-SA"/>
        </w:rPr>
        <w:t>项目采购活动提供本单位制造的货物（由本单位承担工程/提供服务），或者提供其他残疾人福利性单位制造的货物（不包括使用非残疾人福利性单位注册商标的货物）。</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4"/>
    </w:p>
    <w:bookmarkEnd w:id="65"/>
    <w:p>
      <w:pPr>
        <w:ind w:firstLine="420" w:firstLineChars="200"/>
        <w:rPr>
          <w:rFonts w:ascii="宋体" w:hAnsi="宋体"/>
          <w:szCs w:val="21"/>
          <w:highlight w:val="none"/>
        </w:rPr>
      </w:pPr>
    </w:p>
    <w:p>
      <w:pPr>
        <w:ind w:firstLine="420" w:firstLineChars="200"/>
        <w:rPr>
          <w:rFonts w:ascii="宋体" w:hAnsi="宋体"/>
          <w:szCs w:val="21"/>
          <w:highlight w:val="none"/>
        </w:rPr>
      </w:pPr>
    </w:p>
    <w:p>
      <w:pPr>
        <w:jc w:val="center"/>
        <w:outlineLvl w:val="3"/>
        <w:rPr>
          <w:b/>
          <w:sz w:val="24"/>
          <w:highlight w:val="none"/>
        </w:rPr>
      </w:pPr>
      <w:r>
        <w:rPr>
          <w:rFonts w:hint="eastAsia"/>
          <w:b/>
          <w:sz w:val="24"/>
          <w:highlight w:val="none"/>
        </w:rPr>
        <w:t>3、监狱企业声明函【货物类，提供监狱企业货物的供应商如需享受优惠政策，还须另行提供省级以上监狱管理局、戒毒管理局（含新疆生产建设兵团）出具的监狱企业证明文件】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hint="eastAsia" w:ascii="宋体" w:hAnsi="宋体"/>
          <w:sz w:val="21"/>
          <w:szCs w:val="21"/>
          <w:highlight w:val="none"/>
        </w:rPr>
        <w:t>本投标人郑重声明，根据《财政部司法部关于政府采购支持监狱企业发展有关问题的通知》（财库〔</w:t>
      </w:r>
      <w:r>
        <w:rPr>
          <w:rFonts w:ascii="宋体" w:hAnsi="宋体"/>
          <w:sz w:val="21"/>
          <w:szCs w:val="21"/>
          <w:highlight w:val="none"/>
        </w:rPr>
        <w:t>2014</w:t>
      </w:r>
      <w:r>
        <w:rPr>
          <w:rFonts w:hint="eastAsia" w:ascii="宋体" w:hAnsi="宋体"/>
          <w:sz w:val="21"/>
          <w:szCs w:val="21"/>
          <w:highlight w:val="none"/>
        </w:rPr>
        <w:t>〕</w:t>
      </w:r>
      <w:r>
        <w:rPr>
          <w:rFonts w:ascii="宋体" w:hAnsi="宋体"/>
          <w:sz w:val="21"/>
          <w:szCs w:val="21"/>
          <w:highlight w:val="none"/>
        </w:rPr>
        <w:t>68</w:t>
      </w:r>
      <w:r>
        <w:rPr>
          <w:rFonts w:hint="eastAsia" w:ascii="宋体" w:hAnsi="宋体"/>
          <w:sz w:val="21"/>
          <w:szCs w:val="21"/>
          <w:highlight w:val="none"/>
        </w:rPr>
        <w:t>号）的规定，本投标人</w:t>
      </w:r>
      <w:r>
        <w:rPr>
          <w:rFonts w:ascii="宋体" w:hAnsi="宋体" w:cstheme="minorBidi"/>
          <w:sz w:val="21"/>
          <w:szCs w:val="21"/>
          <w:highlight w:val="none"/>
        </w:rPr>
        <w:t>参加</w:t>
      </w:r>
      <w:r>
        <w:rPr>
          <w:rFonts w:ascii="宋体" w:hAnsi="宋体"/>
          <w:b/>
          <w:bCs/>
          <w:i/>
          <w:iCs/>
          <w:sz w:val="21"/>
          <w:szCs w:val="21"/>
          <w:highlight w:val="none"/>
          <w:u w:val="single"/>
        </w:rPr>
        <w:t>（</w:t>
      </w:r>
      <w:r>
        <w:rPr>
          <w:rFonts w:hint="eastAsia" w:ascii="宋体" w:hAnsi="宋体"/>
          <w:b/>
          <w:bCs/>
          <w:i/>
          <w:iCs/>
          <w:sz w:val="21"/>
          <w:szCs w:val="21"/>
          <w:highlight w:val="none"/>
          <w:u w:val="single"/>
        </w:rPr>
        <w:t>采购人</w:t>
      </w:r>
      <w:r>
        <w:rPr>
          <w:rFonts w:ascii="宋体" w:hAnsi="宋体"/>
          <w:b/>
          <w:bCs/>
          <w:i/>
          <w:iCs/>
          <w:sz w:val="21"/>
          <w:szCs w:val="21"/>
          <w:highlight w:val="none"/>
          <w:u w:val="single"/>
        </w:rPr>
        <w:t>名称）</w:t>
      </w:r>
      <w:r>
        <w:rPr>
          <w:rFonts w:ascii="宋体" w:hAnsi="宋体"/>
          <w:sz w:val="21"/>
          <w:szCs w:val="21"/>
          <w:highlight w:val="none"/>
        </w:rPr>
        <w:t>的</w:t>
      </w:r>
      <w:r>
        <w:rPr>
          <w:rFonts w:ascii="宋体" w:hAnsi="宋体"/>
          <w:b/>
          <w:bCs/>
          <w:i/>
          <w:iCs/>
          <w:sz w:val="21"/>
          <w:szCs w:val="21"/>
          <w:highlight w:val="none"/>
          <w:u w:val="single"/>
        </w:rPr>
        <w:t>（项目名称）</w:t>
      </w:r>
      <w:r>
        <w:rPr>
          <w:rFonts w:ascii="宋体" w:hAnsi="宋体"/>
          <w:sz w:val="21"/>
          <w:szCs w:val="21"/>
          <w:highlight w:val="none"/>
        </w:rPr>
        <w:t>采购活动，提供的货物全部由符合政策要求的</w:t>
      </w:r>
      <w:r>
        <w:rPr>
          <w:rFonts w:hint="eastAsia" w:ascii="宋体" w:hAnsi="宋体"/>
          <w:sz w:val="21"/>
          <w:szCs w:val="21"/>
          <w:highlight w:val="none"/>
        </w:rPr>
        <w:t>监狱企业</w:t>
      </w:r>
      <w:r>
        <w:rPr>
          <w:rFonts w:ascii="宋体" w:hAnsi="宋体"/>
          <w:sz w:val="21"/>
          <w:szCs w:val="21"/>
          <w:highlight w:val="none"/>
        </w:rPr>
        <w:t>制造。相关</w:t>
      </w:r>
      <w:r>
        <w:rPr>
          <w:rFonts w:hint="eastAsia" w:ascii="宋体" w:hAnsi="宋体"/>
          <w:sz w:val="21"/>
          <w:szCs w:val="21"/>
          <w:highlight w:val="none"/>
        </w:rPr>
        <w:t>监狱企业</w:t>
      </w:r>
      <w:r>
        <w:rPr>
          <w:rFonts w:ascii="宋体" w:hAnsi="宋体"/>
          <w:sz w:val="21"/>
          <w:szCs w:val="21"/>
          <w:highlight w:val="none"/>
        </w:rPr>
        <w:t>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sz w:val="21"/>
          <w:szCs w:val="21"/>
          <w:highlight w:val="none"/>
        </w:rPr>
        <w:t>1.</w:t>
      </w:r>
      <w:r>
        <w:rPr>
          <w:rFonts w:ascii="宋体" w:hAnsi="宋体"/>
          <w:b/>
          <w:bCs/>
          <w:i/>
          <w:iCs/>
          <w:sz w:val="21"/>
          <w:szCs w:val="21"/>
          <w:highlight w:val="none"/>
          <w:u w:val="single"/>
        </w:rPr>
        <w:t xml:space="preserve"> </w:t>
      </w:r>
      <w:r>
        <w:rPr>
          <w:rFonts w:hint="eastAsia" w:ascii="宋体" w:hAnsi="宋体"/>
          <w:b/>
          <w:bCs/>
          <w:i/>
          <w:iCs/>
          <w:sz w:val="21"/>
          <w:szCs w:val="21"/>
          <w:highlight w:val="none"/>
          <w:u w:val="single"/>
          <w:lang w:val="en-US" w:eastAsia="zh-CN"/>
        </w:rPr>
        <w:t xml:space="preserve">   </w:t>
      </w:r>
      <w:r>
        <w:rPr>
          <w:rFonts w:ascii="宋体" w:hAnsi="宋体"/>
          <w:b/>
          <w:bCs/>
          <w:i/>
          <w:iCs/>
          <w:sz w:val="21"/>
          <w:szCs w:val="21"/>
          <w:highlight w:val="none"/>
          <w:u w:val="single"/>
        </w:rPr>
        <w:t>（标的名称）</w:t>
      </w:r>
      <w:r>
        <w:rPr>
          <w:rFonts w:hint="eastAsia" w:ascii="宋体" w:hAnsi="宋体"/>
          <w:b/>
          <w:bCs/>
          <w:i/>
          <w:iCs/>
          <w:sz w:val="21"/>
          <w:szCs w:val="21"/>
          <w:highlight w:val="none"/>
          <w:u w:val="single"/>
          <w:lang w:val="en-US" w:eastAsia="zh-CN"/>
        </w:rPr>
        <w:t xml:space="preserve">    </w:t>
      </w:r>
      <w:r>
        <w:rPr>
          <w:rFonts w:hint="eastAsia" w:ascii="宋体" w:hAnsi="宋体"/>
          <w:sz w:val="21"/>
          <w:szCs w:val="21"/>
          <w:highlight w:val="none"/>
        </w:rPr>
        <w:t>，</w:t>
      </w:r>
      <w:r>
        <w:rPr>
          <w:rFonts w:ascii="宋体" w:hAnsi="宋体"/>
          <w:sz w:val="21"/>
          <w:szCs w:val="21"/>
          <w:highlight w:val="none"/>
        </w:rPr>
        <w:t>制造商为</w:t>
      </w:r>
      <w:r>
        <w:rPr>
          <w:rFonts w:hint="eastAsia" w:ascii="宋体" w:hAnsi="宋体"/>
          <w:sz w:val="21"/>
          <w:szCs w:val="21"/>
          <w:highlight w:val="none"/>
          <w:u w:val="single"/>
          <w:lang w:val="en-US" w:eastAsia="zh-CN"/>
        </w:rPr>
        <w:t xml:space="preserve">    </w:t>
      </w:r>
      <w:r>
        <w:rPr>
          <w:rFonts w:ascii="宋体" w:hAnsi="宋体"/>
          <w:b/>
          <w:bCs/>
          <w:i/>
          <w:iCs/>
          <w:sz w:val="21"/>
          <w:szCs w:val="21"/>
          <w:highlight w:val="none"/>
          <w:u w:val="single"/>
        </w:rPr>
        <w:t>（</w:t>
      </w:r>
      <w:r>
        <w:rPr>
          <w:rFonts w:hint="eastAsia" w:ascii="宋体" w:hAnsi="宋体"/>
          <w:b/>
          <w:bCs/>
          <w:i/>
          <w:iCs/>
          <w:sz w:val="21"/>
          <w:szCs w:val="21"/>
          <w:highlight w:val="none"/>
          <w:u w:val="single"/>
        </w:rPr>
        <w:t>企业</w:t>
      </w:r>
      <w:r>
        <w:rPr>
          <w:rFonts w:ascii="宋体" w:hAnsi="宋体"/>
          <w:b/>
          <w:bCs/>
          <w:i/>
          <w:iCs/>
          <w:sz w:val="21"/>
          <w:szCs w:val="21"/>
          <w:highlight w:val="none"/>
          <w:u w:val="single"/>
        </w:rPr>
        <w:t>名称）</w:t>
      </w:r>
      <w:r>
        <w:rPr>
          <w:rFonts w:hint="eastAsia" w:ascii="宋体" w:hAnsi="宋体"/>
          <w:b/>
          <w:bCs/>
          <w:i/>
          <w:iCs/>
          <w:sz w:val="21"/>
          <w:szCs w:val="21"/>
          <w:highlight w:val="none"/>
          <w:u w:val="single"/>
          <w:lang w:val="en-US" w:eastAsia="zh-CN"/>
        </w:rPr>
        <w:t xml:space="preserve">    </w:t>
      </w:r>
      <w:r>
        <w:rPr>
          <w:rFonts w:ascii="宋体" w:hAnsi="宋体"/>
          <w:sz w:val="21"/>
          <w:szCs w:val="21"/>
          <w:highlight w:val="none"/>
        </w:rPr>
        <w:t>，属于</w:t>
      </w:r>
      <w:r>
        <w:rPr>
          <w:rFonts w:hint="eastAsia" w:ascii="宋体" w:hAnsi="宋体"/>
          <w:sz w:val="21"/>
          <w:szCs w:val="21"/>
          <w:highlight w:val="none"/>
          <w:u w:val="single"/>
          <w:lang w:val="en-US" w:eastAsia="zh-CN"/>
        </w:rPr>
        <w:t xml:space="preserve">  </w:t>
      </w:r>
      <w:r>
        <w:rPr>
          <w:rFonts w:hint="eastAsia" w:ascii="宋体" w:hAnsi="宋体"/>
          <w:b/>
          <w:bCs/>
          <w:sz w:val="21"/>
          <w:szCs w:val="21"/>
          <w:highlight w:val="none"/>
          <w:u w:val="single"/>
        </w:rPr>
        <w:t>监狱企业</w:t>
      </w:r>
      <w:r>
        <w:rPr>
          <w:rFonts w:hint="eastAsia" w:ascii="宋体" w:hAnsi="宋体"/>
          <w:b/>
          <w:bCs/>
          <w:sz w:val="21"/>
          <w:szCs w:val="21"/>
          <w:highlight w:val="none"/>
          <w:u w:val="single"/>
          <w:lang w:val="en-US" w:eastAsia="zh-CN"/>
        </w:rPr>
        <w:t xml:space="preserve">  </w:t>
      </w:r>
      <w:r>
        <w:rPr>
          <w:rFonts w:ascii="宋体" w:hAnsi="宋体"/>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sz w:val="21"/>
          <w:szCs w:val="21"/>
          <w:highlight w:val="none"/>
        </w:rPr>
        <w:t>2.</w:t>
      </w:r>
      <w:r>
        <w:rPr>
          <w:rFonts w:ascii="宋体" w:hAnsi="宋体"/>
          <w:b/>
          <w:bCs/>
          <w:i/>
          <w:iCs/>
          <w:sz w:val="21"/>
          <w:szCs w:val="21"/>
          <w:highlight w:val="none"/>
          <w:u w:val="single"/>
        </w:rPr>
        <w:t xml:space="preserve"> </w:t>
      </w:r>
      <w:r>
        <w:rPr>
          <w:rFonts w:hint="eastAsia" w:ascii="宋体" w:hAnsi="宋体"/>
          <w:b/>
          <w:bCs/>
          <w:i/>
          <w:iCs/>
          <w:sz w:val="21"/>
          <w:szCs w:val="21"/>
          <w:highlight w:val="none"/>
          <w:u w:val="single"/>
          <w:lang w:val="en-US" w:eastAsia="zh-CN"/>
        </w:rPr>
        <w:t xml:space="preserve">   </w:t>
      </w:r>
      <w:r>
        <w:rPr>
          <w:rFonts w:ascii="宋体" w:hAnsi="宋体"/>
          <w:b/>
          <w:bCs/>
          <w:i/>
          <w:iCs/>
          <w:sz w:val="21"/>
          <w:szCs w:val="21"/>
          <w:highlight w:val="none"/>
          <w:u w:val="single"/>
        </w:rPr>
        <w:t>（标的名称）</w:t>
      </w:r>
      <w:r>
        <w:rPr>
          <w:rFonts w:hint="eastAsia" w:ascii="宋体" w:hAnsi="宋体"/>
          <w:b/>
          <w:bCs/>
          <w:i/>
          <w:iCs/>
          <w:sz w:val="21"/>
          <w:szCs w:val="21"/>
          <w:highlight w:val="none"/>
          <w:u w:val="single"/>
          <w:lang w:val="en-US" w:eastAsia="zh-CN"/>
        </w:rPr>
        <w:t xml:space="preserve">    </w:t>
      </w:r>
      <w:r>
        <w:rPr>
          <w:rFonts w:hint="eastAsia" w:ascii="宋体" w:hAnsi="宋体"/>
          <w:sz w:val="21"/>
          <w:szCs w:val="21"/>
          <w:highlight w:val="none"/>
        </w:rPr>
        <w:t>，</w:t>
      </w:r>
      <w:r>
        <w:rPr>
          <w:rFonts w:ascii="宋体" w:hAnsi="宋体"/>
          <w:sz w:val="21"/>
          <w:szCs w:val="21"/>
          <w:highlight w:val="none"/>
        </w:rPr>
        <w:t>制造商为</w:t>
      </w:r>
      <w:r>
        <w:rPr>
          <w:rFonts w:hint="eastAsia" w:ascii="宋体" w:hAnsi="宋体"/>
          <w:sz w:val="21"/>
          <w:szCs w:val="21"/>
          <w:highlight w:val="none"/>
          <w:u w:val="single"/>
          <w:lang w:val="en-US" w:eastAsia="zh-CN"/>
        </w:rPr>
        <w:t xml:space="preserve">    </w:t>
      </w:r>
      <w:r>
        <w:rPr>
          <w:rFonts w:ascii="宋体" w:hAnsi="宋体"/>
          <w:b/>
          <w:bCs/>
          <w:i/>
          <w:iCs/>
          <w:sz w:val="21"/>
          <w:szCs w:val="21"/>
          <w:highlight w:val="none"/>
          <w:u w:val="single"/>
        </w:rPr>
        <w:t>（</w:t>
      </w:r>
      <w:r>
        <w:rPr>
          <w:rFonts w:hint="eastAsia" w:ascii="宋体" w:hAnsi="宋体"/>
          <w:b/>
          <w:bCs/>
          <w:i/>
          <w:iCs/>
          <w:sz w:val="21"/>
          <w:szCs w:val="21"/>
          <w:highlight w:val="none"/>
          <w:u w:val="single"/>
        </w:rPr>
        <w:t>企业</w:t>
      </w:r>
      <w:r>
        <w:rPr>
          <w:rFonts w:ascii="宋体" w:hAnsi="宋体"/>
          <w:b/>
          <w:bCs/>
          <w:i/>
          <w:iCs/>
          <w:sz w:val="21"/>
          <w:szCs w:val="21"/>
          <w:highlight w:val="none"/>
          <w:u w:val="single"/>
        </w:rPr>
        <w:t>名称）</w:t>
      </w:r>
      <w:r>
        <w:rPr>
          <w:rFonts w:hint="eastAsia" w:ascii="宋体" w:hAnsi="宋体"/>
          <w:b/>
          <w:bCs/>
          <w:i/>
          <w:iCs/>
          <w:sz w:val="21"/>
          <w:szCs w:val="21"/>
          <w:highlight w:val="none"/>
          <w:u w:val="single"/>
          <w:lang w:val="en-US" w:eastAsia="zh-CN"/>
        </w:rPr>
        <w:t xml:space="preserve">    </w:t>
      </w:r>
      <w:r>
        <w:rPr>
          <w:rFonts w:ascii="宋体" w:hAnsi="宋体"/>
          <w:sz w:val="21"/>
          <w:szCs w:val="21"/>
          <w:highlight w:val="none"/>
        </w:rPr>
        <w:t>，属于</w:t>
      </w:r>
      <w:r>
        <w:rPr>
          <w:rFonts w:hint="eastAsia" w:ascii="宋体" w:hAnsi="宋体"/>
          <w:sz w:val="21"/>
          <w:szCs w:val="21"/>
          <w:highlight w:val="none"/>
          <w:u w:val="single"/>
          <w:lang w:val="en-US" w:eastAsia="zh-CN"/>
        </w:rPr>
        <w:t xml:space="preserve">  </w:t>
      </w:r>
      <w:r>
        <w:rPr>
          <w:rFonts w:hint="eastAsia" w:ascii="宋体" w:hAnsi="宋体"/>
          <w:b/>
          <w:bCs/>
          <w:sz w:val="21"/>
          <w:szCs w:val="21"/>
          <w:highlight w:val="none"/>
          <w:u w:val="single"/>
        </w:rPr>
        <w:t>监狱企业</w:t>
      </w:r>
      <w:r>
        <w:rPr>
          <w:rFonts w:hint="eastAsia" w:ascii="宋体" w:hAnsi="宋体"/>
          <w:b/>
          <w:bCs/>
          <w:sz w:val="21"/>
          <w:szCs w:val="21"/>
          <w:highlight w:val="none"/>
          <w:u w:val="single"/>
          <w:lang w:val="en-US" w:eastAsia="zh-CN"/>
        </w:rPr>
        <w:t xml:space="preserve">  </w:t>
      </w:r>
      <w:r>
        <w:rPr>
          <w:rFonts w:hint="eastAsia" w:ascii="宋体" w:hAnsi="宋体"/>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highlight w:val="none"/>
        </w:rPr>
      </w:pPr>
      <w:r>
        <w:rPr>
          <w:rFonts w:ascii="宋体" w:hAnsi="宋体"/>
          <w:sz w:val="21"/>
          <w:szCs w:val="21"/>
          <w:highlight w:val="none"/>
        </w:rPr>
        <w:t xml:space="preserve">……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cstheme="minorBidi"/>
          <w:sz w:val="21"/>
          <w:szCs w:val="21"/>
          <w:highlight w:val="none"/>
        </w:rPr>
        <w:t>本</w:t>
      </w:r>
      <w:r>
        <w:rPr>
          <w:rFonts w:hint="eastAsia" w:ascii="宋体" w:hAnsi="宋体" w:cstheme="minorBidi"/>
          <w:sz w:val="21"/>
          <w:szCs w:val="21"/>
          <w:highlight w:val="none"/>
        </w:rPr>
        <w:t>投标人</w:t>
      </w:r>
      <w:r>
        <w:rPr>
          <w:rFonts w:ascii="宋体" w:hAnsi="宋体"/>
          <w:sz w:val="21"/>
          <w:szCs w:val="21"/>
          <w:highlight w:val="none"/>
        </w:rPr>
        <w:t>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z w:val="21"/>
          <w:szCs w:val="21"/>
          <w:highlight w:val="none"/>
        </w:rPr>
      </w:pPr>
      <w:r>
        <w:rPr>
          <w:rFonts w:hint="eastAsia" w:ascii="宋体" w:hAnsi="宋体"/>
          <w:sz w:val="21"/>
          <w:szCs w:val="21"/>
          <w:highlight w:val="none"/>
        </w:rPr>
        <w:t>附：省级以上监狱管理局、戒毒管理局（含新疆生产建设兵团）出具的监狱企业证明文件。</w:t>
      </w:r>
      <w:bookmarkEnd w:id="62"/>
      <w:bookmarkStart w:id="66" w:name="_Hlk72259976"/>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黑体" w:eastAsia="黑体"/>
          <w:b w:val="0"/>
          <w:sz w:val="24"/>
          <w:szCs w:val="24"/>
          <w:highlight w:val="none"/>
        </w:rPr>
      </w:pPr>
      <w:r>
        <w:rPr>
          <w:rFonts w:hint="eastAsia" w:ascii="黑体" w:eastAsia="黑体"/>
          <w:b w:val="0"/>
          <w:sz w:val="24"/>
          <w:szCs w:val="24"/>
          <w:highlight w:val="none"/>
        </w:rPr>
        <w:t>四、项目详细报价</w:t>
      </w:r>
    </w:p>
    <w:p>
      <w:pPr>
        <w:tabs>
          <w:tab w:val="left" w:pos="720"/>
        </w:tabs>
        <w:ind w:firstLine="3132" w:firstLineChars="1300"/>
        <w:rPr>
          <w:b/>
          <w:sz w:val="24"/>
          <w:highlight w:val="none"/>
        </w:rPr>
      </w:pPr>
      <w:r>
        <w:rPr>
          <w:rFonts w:hint="eastAsia"/>
          <w:b/>
          <w:sz w:val="24"/>
          <w:highlight w:val="none"/>
        </w:rPr>
        <w:t>（一）分项报价表</w:t>
      </w:r>
      <w:r>
        <w:commentReference w:id="90"/>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序号</w:t>
            </w:r>
          </w:p>
        </w:tc>
        <w:tc>
          <w:tcPr>
            <w:tcW w:w="1485"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采购计划编号</w:t>
            </w:r>
          </w:p>
        </w:tc>
        <w:tc>
          <w:tcPr>
            <w:tcW w:w="114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货物名称</w:t>
            </w:r>
          </w:p>
        </w:tc>
        <w:tc>
          <w:tcPr>
            <w:tcW w:w="703" w:type="dxa"/>
            <w:vAlign w:val="center"/>
          </w:tcPr>
          <w:p>
            <w:pPr>
              <w:jc w:val="center"/>
              <w:rPr>
                <w:rFonts w:hint="eastAsia" w:ascii="Times New Roman" w:hAnsi="Times New Roman" w:eastAsia="宋体" w:cs="Times New Roman"/>
                <w:bCs/>
                <w:szCs w:val="21"/>
                <w:highlight w:val="none"/>
              </w:rPr>
            </w:pPr>
            <w:r>
              <w:rPr>
                <w:rFonts w:hint="eastAsia" w:ascii="Times New Roman" w:hAnsi="Times New Roman" w:eastAsia="宋体" w:cs="Times New Roman"/>
                <w:szCs w:val="21"/>
                <w:highlight w:val="none"/>
              </w:rPr>
              <w:t>品牌</w:t>
            </w:r>
          </w:p>
        </w:tc>
        <w:tc>
          <w:tcPr>
            <w:tcW w:w="703"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规格/型号</w:t>
            </w:r>
          </w:p>
        </w:tc>
        <w:tc>
          <w:tcPr>
            <w:tcW w:w="612"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
                <w:color w:val="FF0000"/>
                <w:szCs w:val="21"/>
                <w:highlight w:val="none"/>
              </w:rPr>
              <w:t>原产地</w:t>
            </w:r>
          </w:p>
        </w:tc>
        <w:tc>
          <w:tcPr>
            <w:tcW w:w="726"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制造商名称</w:t>
            </w:r>
          </w:p>
        </w:tc>
        <w:tc>
          <w:tcPr>
            <w:tcW w:w="462"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数量</w:t>
            </w:r>
          </w:p>
        </w:tc>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单位</w:t>
            </w:r>
          </w:p>
        </w:tc>
        <w:tc>
          <w:tcPr>
            <w:tcW w:w="571"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单价(元)</w:t>
            </w:r>
          </w:p>
        </w:tc>
        <w:tc>
          <w:tcPr>
            <w:tcW w:w="563"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合价(元)</w:t>
            </w:r>
          </w:p>
        </w:tc>
        <w:tc>
          <w:tcPr>
            <w:tcW w:w="703" w:type="dxa"/>
            <w:vAlign w:val="center"/>
          </w:tcPr>
          <w:p>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1</w:t>
            </w:r>
          </w:p>
        </w:tc>
        <w:tc>
          <w:tcPr>
            <w:tcW w:w="1485" w:type="dxa"/>
            <w:vMerge w:val="restart"/>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PLAN-2021</w:t>
            </w:r>
            <w:r>
              <w:rPr>
                <w:rFonts w:ascii="Times New Roman" w:hAnsi="Times New Roman" w:eastAsia="宋体" w:cs="Times New Roman"/>
                <w:bCs/>
                <w:szCs w:val="21"/>
                <w:highlight w:val="none"/>
              </w:rPr>
              <w:t>***</w:t>
            </w:r>
          </w:p>
        </w:tc>
        <w:tc>
          <w:tcPr>
            <w:tcW w:w="114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r>
              <w:rPr>
                <w:rFonts w:hint="eastAsia" w:ascii="Times New Roman" w:hAnsi="Times New Roman" w:eastAsia="宋体" w:cs="Times New Roman"/>
                <w:bCs/>
                <w:szCs w:val="21"/>
                <w:highlight w:val="none"/>
              </w:rPr>
              <w:t>（填写相关内容）</w:t>
            </w:r>
          </w:p>
        </w:tc>
        <w:tc>
          <w:tcPr>
            <w:tcW w:w="703" w:type="dxa"/>
            <w:vAlign w:val="center"/>
          </w:tcPr>
          <w:p>
            <w:pPr>
              <w:jc w:val="center"/>
              <w:rPr>
                <w:rFonts w:hint="eastAsia" w:ascii="Times New Roman" w:hAnsi="Times New Roman" w:eastAsia="宋体" w:cs="Times New Roman"/>
                <w:bCs/>
                <w:szCs w:val="21"/>
                <w:highlight w:val="none"/>
              </w:rPr>
            </w:pPr>
          </w:p>
        </w:tc>
        <w:tc>
          <w:tcPr>
            <w:tcW w:w="703" w:type="dxa"/>
            <w:vAlign w:val="center"/>
          </w:tcPr>
          <w:p>
            <w:pPr>
              <w:jc w:val="center"/>
              <w:rPr>
                <w:rFonts w:ascii="Times New Roman" w:hAnsi="Times New Roman" w:eastAsia="宋体" w:cs="Times New Roman"/>
                <w:bCs/>
                <w:szCs w:val="21"/>
                <w:highlight w:val="none"/>
              </w:rPr>
            </w:pPr>
          </w:p>
        </w:tc>
        <w:tc>
          <w:tcPr>
            <w:tcW w:w="612" w:type="dxa"/>
            <w:vAlign w:val="center"/>
          </w:tcPr>
          <w:p>
            <w:pPr>
              <w:jc w:val="center"/>
              <w:rPr>
                <w:rFonts w:ascii="Times New Roman" w:hAnsi="Times New Roman" w:eastAsia="宋体" w:cs="Times New Roman"/>
                <w:bCs/>
                <w:szCs w:val="21"/>
                <w:highlight w:val="none"/>
              </w:rPr>
            </w:pPr>
          </w:p>
        </w:tc>
        <w:tc>
          <w:tcPr>
            <w:tcW w:w="726" w:type="dxa"/>
            <w:vAlign w:val="center"/>
          </w:tcPr>
          <w:p>
            <w:pPr>
              <w:jc w:val="center"/>
              <w:rPr>
                <w:rFonts w:ascii="Times New Roman" w:hAnsi="Times New Roman" w:eastAsia="宋体" w:cs="Times New Roman"/>
                <w:bCs/>
                <w:szCs w:val="21"/>
                <w:highlight w:val="none"/>
              </w:rPr>
            </w:pPr>
          </w:p>
        </w:tc>
        <w:tc>
          <w:tcPr>
            <w:tcW w:w="462"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pPr>
              <w:jc w:val="center"/>
              <w:rPr>
                <w:rFonts w:ascii="Times New Roman" w:hAnsi="Times New Roman" w:eastAsia="宋体" w:cs="Times New Roman"/>
                <w:bCs/>
                <w:szCs w:val="21"/>
                <w:highlight w:val="none"/>
              </w:rPr>
            </w:pPr>
          </w:p>
        </w:tc>
        <w:tc>
          <w:tcPr>
            <w:tcW w:w="563" w:type="dxa"/>
            <w:vAlign w:val="center"/>
          </w:tcPr>
          <w:p>
            <w:pPr>
              <w:jc w:val="center"/>
              <w:rPr>
                <w:rFonts w:ascii="Times New Roman" w:hAnsi="Times New Roman" w:eastAsia="宋体" w:cs="Times New Roman"/>
                <w:bCs/>
                <w:szCs w:val="21"/>
                <w:highlight w:val="none"/>
              </w:rPr>
            </w:pPr>
          </w:p>
        </w:tc>
        <w:tc>
          <w:tcPr>
            <w:tcW w:w="703" w:type="dxa"/>
            <w:vMerge w:val="restart"/>
            <w:vAlign w:val="center"/>
          </w:tcPr>
          <w:p>
            <w:pPr>
              <w:jc w:val="center"/>
              <w:rPr>
                <w:rFonts w:ascii="Times New Roman" w:hAnsi="Times New Roman" w:eastAsia="宋体" w:cs="Times New Roman"/>
                <w:b/>
                <w:bCs/>
                <w:szCs w:val="21"/>
                <w:highlight w:val="none"/>
              </w:rPr>
            </w:pPr>
            <w:r>
              <w:rPr>
                <w:rFonts w:ascii="Times New Roman" w:hAnsi="Times New Roman" w:eastAsia="宋体" w:cs="Times New Roman"/>
                <w:bCs/>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2</w:t>
            </w:r>
          </w:p>
        </w:tc>
        <w:tc>
          <w:tcPr>
            <w:tcW w:w="1485" w:type="dxa"/>
            <w:vMerge w:val="continue"/>
            <w:vAlign w:val="center"/>
          </w:tcPr>
          <w:p>
            <w:pPr>
              <w:jc w:val="center"/>
              <w:rPr>
                <w:rFonts w:ascii="Times New Roman" w:hAnsi="Times New Roman" w:eastAsia="宋体" w:cs="Times New Roman"/>
                <w:bCs/>
                <w:szCs w:val="21"/>
                <w:highlight w:val="none"/>
              </w:rPr>
            </w:pPr>
          </w:p>
        </w:tc>
        <w:tc>
          <w:tcPr>
            <w:tcW w:w="114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pPr>
              <w:jc w:val="center"/>
              <w:rPr>
                <w:rFonts w:hint="eastAsia" w:ascii="Times New Roman" w:hAnsi="Times New Roman" w:eastAsia="宋体" w:cs="Times New Roman"/>
                <w:bCs/>
                <w:szCs w:val="21"/>
                <w:highlight w:val="none"/>
              </w:rPr>
            </w:pPr>
          </w:p>
        </w:tc>
        <w:tc>
          <w:tcPr>
            <w:tcW w:w="703" w:type="dxa"/>
            <w:vAlign w:val="center"/>
          </w:tcPr>
          <w:p>
            <w:pPr>
              <w:jc w:val="center"/>
              <w:rPr>
                <w:rFonts w:ascii="Times New Roman" w:hAnsi="Times New Roman" w:eastAsia="宋体" w:cs="Times New Roman"/>
                <w:bCs/>
                <w:szCs w:val="21"/>
                <w:highlight w:val="none"/>
              </w:rPr>
            </w:pPr>
          </w:p>
        </w:tc>
        <w:tc>
          <w:tcPr>
            <w:tcW w:w="612" w:type="dxa"/>
            <w:vAlign w:val="center"/>
          </w:tcPr>
          <w:p>
            <w:pPr>
              <w:jc w:val="center"/>
              <w:rPr>
                <w:rFonts w:ascii="Times New Roman" w:hAnsi="Times New Roman" w:eastAsia="宋体" w:cs="Times New Roman"/>
                <w:bCs/>
                <w:szCs w:val="21"/>
                <w:highlight w:val="none"/>
              </w:rPr>
            </w:pPr>
          </w:p>
        </w:tc>
        <w:tc>
          <w:tcPr>
            <w:tcW w:w="726" w:type="dxa"/>
            <w:vAlign w:val="center"/>
          </w:tcPr>
          <w:p>
            <w:pPr>
              <w:jc w:val="center"/>
              <w:rPr>
                <w:rFonts w:ascii="Times New Roman" w:hAnsi="Times New Roman" w:eastAsia="宋体" w:cs="Times New Roman"/>
                <w:bCs/>
                <w:szCs w:val="21"/>
                <w:highlight w:val="none"/>
              </w:rPr>
            </w:pPr>
          </w:p>
        </w:tc>
        <w:tc>
          <w:tcPr>
            <w:tcW w:w="462"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pPr>
              <w:jc w:val="center"/>
              <w:rPr>
                <w:rFonts w:ascii="Times New Roman" w:hAnsi="Times New Roman" w:eastAsia="宋体" w:cs="Times New Roman"/>
                <w:bCs/>
                <w:szCs w:val="21"/>
                <w:highlight w:val="none"/>
              </w:rPr>
            </w:pPr>
          </w:p>
        </w:tc>
        <w:tc>
          <w:tcPr>
            <w:tcW w:w="563" w:type="dxa"/>
            <w:vAlign w:val="center"/>
          </w:tcPr>
          <w:p>
            <w:pPr>
              <w:jc w:val="center"/>
              <w:rPr>
                <w:rFonts w:ascii="Times New Roman" w:hAnsi="Times New Roman" w:eastAsia="宋体" w:cs="Times New Roman"/>
                <w:bCs/>
                <w:szCs w:val="21"/>
                <w:highlight w:val="none"/>
              </w:rPr>
            </w:pPr>
          </w:p>
        </w:tc>
        <w:tc>
          <w:tcPr>
            <w:tcW w:w="703" w:type="dxa"/>
            <w:vMerge w:val="continue"/>
            <w:vAlign w:val="center"/>
          </w:tcPr>
          <w:p>
            <w:pPr>
              <w:jc w:val="center"/>
              <w:rPr>
                <w:rFonts w:ascii="Times New Roman" w:hAnsi="Times New Roman" w:eastAsia="宋体" w:cs="Times New Roman"/>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3</w:t>
            </w:r>
          </w:p>
        </w:tc>
        <w:tc>
          <w:tcPr>
            <w:tcW w:w="1485" w:type="dxa"/>
            <w:vMerge w:val="continue"/>
            <w:vAlign w:val="center"/>
          </w:tcPr>
          <w:p>
            <w:pPr>
              <w:jc w:val="center"/>
              <w:rPr>
                <w:rFonts w:ascii="Times New Roman" w:hAnsi="Times New Roman" w:eastAsia="宋体" w:cs="Times New Roman"/>
                <w:bCs/>
                <w:szCs w:val="21"/>
                <w:highlight w:val="none"/>
              </w:rPr>
            </w:pPr>
          </w:p>
        </w:tc>
        <w:tc>
          <w:tcPr>
            <w:tcW w:w="114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pPr>
              <w:jc w:val="center"/>
              <w:rPr>
                <w:rFonts w:hint="eastAsia" w:ascii="Times New Roman" w:hAnsi="Times New Roman" w:eastAsia="宋体" w:cs="Times New Roman"/>
                <w:bCs/>
                <w:szCs w:val="21"/>
                <w:highlight w:val="none"/>
              </w:rPr>
            </w:pPr>
          </w:p>
        </w:tc>
        <w:tc>
          <w:tcPr>
            <w:tcW w:w="703" w:type="dxa"/>
            <w:vAlign w:val="center"/>
          </w:tcPr>
          <w:p>
            <w:pPr>
              <w:jc w:val="center"/>
              <w:rPr>
                <w:rFonts w:ascii="Times New Roman" w:hAnsi="Times New Roman" w:eastAsia="宋体" w:cs="Times New Roman"/>
                <w:bCs/>
                <w:szCs w:val="21"/>
                <w:highlight w:val="none"/>
              </w:rPr>
            </w:pPr>
          </w:p>
        </w:tc>
        <w:tc>
          <w:tcPr>
            <w:tcW w:w="612" w:type="dxa"/>
            <w:vAlign w:val="center"/>
          </w:tcPr>
          <w:p>
            <w:pPr>
              <w:jc w:val="center"/>
              <w:rPr>
                <w:rFonts w:ascii="Times New Roman" w:hAnsi="Times New Roman" w:eastAsia="宋体" w:cs="Times New Roman"/>
                <w:bCs/>
                <w:szCs w:val="21"/>
                <w:highlight w:val="none"/>
              </w:rPr>
            </w:pPr>
          </w:p>
        </w:tc>
        <w:tc>
          <w:tcPr>
            <w:tcW w:w="726" w:type="dxa"/>
            <w:vAlign w:val="center"/>
          </w:tcPr>
          <w:p>
            <w:pPr>
              <w:jc w:val="center"/>
              <w:rPr>
                <w:rFonts w:ascii="Times New Roman" w:hAnsi="Times New Roman" w:eastAsia="宋体" w:cs="Times New Roman"/>
                <w:bCs/>
                <w:szCs w:val="21"/>
                <w:highlight w:val="none"/>
              </w:rPr>
            </w:pPr>
          </w:p>
        </w:tc>
        <w:tc>
          <w:tcPr>
            <w:tcW w:w="462"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pPr>
              <w:jc w:val="center"/>
              <w:rPr>
                <w:rFonts w:ascii="Times New Roman" w:hAnsi="Times New Roman" w:eastAsia="宋体" w:cs="Times New Roman"/>
                <w:bCs/>
                <w:szCs w:val="21"/>
                <w:highlight w:val="none"/>
              </w:rPr>
            </w:pPr>
          </w:p>
        </w:tc>
        <w:tc>
          <w:tcPr>
            <w:tcW w:w="563" w:type="dxa"/>
            <w:vAlign w:val="center"/>
          </w:tcPr>
          <w:p>
            <w:pPr>
              <w:jc w:val="center"/>
              <w:rPr>
                <w:rFonts w:ascii="Times New Roman" w:hAnsi="Times New Roman" w:eastAsia="宋体" w:cs="Times New Roman"/>
                <w:bCs/>
                <w:szCs w:val="21"/>
                <w:highlight w:val="none"/>
              </w:rPr>
            </w:pPr>
          </w:p>
        </w:tc>
        <w:tc>
          <w:tcPr>
            <w:tcW w:w="703" w:type="dxa"/>
            <w:vMerge w:val="continue"/>
            <w:vAlign w:val="center"/>
          </w:tcPr>
          <w:p>
            <w:pPr>
              <w:jc w:val="center"/>
              <w:rPr>
                <w:rFonts w:ascii="Times New Roman" w:hAnsi="Times New Roman" w:eastAsia="宋体" w:cs="Times New Roman"/>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4</w:t>
            </w:r>
          </w:p>
        </w:tc>
        <w:tc>
          <w:tcPr>
            <w:tcW w:w="1485" w:type="dxa"/>
            <w:vMerge w:val="continue"/>
            <w:vAlign w:val="center"/>
          </w:tcPr>
          <w:p>
            <w:pPr>
              <w:jc w:val="center"/>
              <w:rPr>
                <w:rFonts w:ascii="Times New Roman" w:hAnsi="Times New Roman" w:eastAsia="宋体" w:cs="Times New Roman"/>
                <w:bCs/>
                <w:szCs w:val="21"/>
                <w:highlight w:val="none"/>
              </w:rPr>
            </w:pPr>
          </w:p>
        </w:tc>
        <w:tc>
          <w:tcPr>
            <w:tcW w:w="114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pPr>
              <w:jc w:val="center"/>
              <w:rPr>
                <w:rFonts w:hint="eastAsia" w:ascii="Times New Roman" w:hAnsi="Times New Roman" w:eastAsia="宋体" w:cs="Times New Roman"/>
                <w:bCs/>
                <w:szCs w:val="21"/>
                <w:highlight w:val="none"/>
              </w:rPr>
            </w:pPr>
          </w:p>
        </w:tc>
        <w:tc>
          <w:tcPr>
            <w:tcW w:w="703" w:type="dxa"/>
            <w:vAlign w:val="center"/>
          </w:tcPr>
          <w:p>
            <w:pPr>
              <w:jc w:val="center"/>
              <w:rPr>
                <w:rFonts w:ascii="Times New Roman" w:hAnsi="Times New Roman" w:eastAsia="宋体" w:cs="Times New Roman"/>
                <w:bCs/>
                <w:szCs w:val="21"/>
                <w:highlight w:val="none"/>
              </w:rPr>
            </w:pPr>
          </w:p>
        </w:tc>
        <w:tc>
          <w:tcPr>
            <w:tcW w:w="612" w:type="dxa"/>
            <w:vAlign w:val="center"/>
          </w:tcPr>
          <w:p>
            <w:pPr>
              <w:jc w:val="center"/>
              <w:rPr>
                <w:rFonts w:ascii="Times New Roman" w:hAnsi="Times New Roman" w:eastAsia="宋体" w:cs="Times New Roman"/>
                <w:bCs/>
                <w:szCs w:val="21"/>
                <w:highlight w:val="none"/>
              </w:rPr>
            </w:pPr>
          </w:p>
        </w:tc>
        <w:tc>
          <w:tcPr>
            <w:tcW w:w="726" w:type="dxa"/>
            <w:vAlign w:val="center"/>
          </w:tcPr>
          <w:p>
            <w:pPr>
              <w:jc w:val="center"/>
              <w:rPr>
                <w:rFonts w:ascii="Times New Roman" w:hAnsi="Times New Roman" w:eastAsia="宋体" w:cs="Times New Roman"/>
                <w:bCs/>
                <w:szCs w:val="21"/>
                <w:highlight w:val="none"/>
              </w:rPr>
            </w:pPr>
          </w:p>
        </w:tc>
        <w:tc>
          <w:tcPr>
            <w:tcW w:w="462"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pPr>
              <w:jc w:val="center"/>
              <w:rPr>
                <w:rFonts w:ascii="Times New Roman" w:hAnsi="Times New Roman" w:eastAsia="宋体" w:cs="Times New Roman"/>
                <w:bCs/>
                <w:szCs w:val="21"/>
                <w:highlight w:val="none"/>
              </w:rPr>
            </w:pPr>
          </w:p>
        </w:tc>
        <w:tc>
          <w:tcPr>
            <w:tcW w:w="563" w:type="dxa"/>
            <w:vAlign w:val="center"/>
          </w:tcPr>
          <w:p>
            <w:pPr>
              <w:jc w:val="center"/>
              <w:rPr>
                <w:rFonts w:ascii="Times New Roman" w:hAnsi="Times New Roman" w:eastAsia="宋体" w:cs="Times New Roman"/>
                <w:bCs/>
                <w:szCs w:val="21"/>
                <w:highlight w:val="none"/>
              </w:rPr>
            </w:pPr>
          </w:p>
        </w:tc>
        <w:tc>
          <w:tcPr>
            <w:tcW w:w="703" w:type="dxa"/>
            <w:vMerge w:val="continue"/>
            <w:vAlign w:val="center"/>
          </w:tcPr>
          <w:p>
            <w:pPr>
              <w:jc w:val="center"/>
              <w:rPr>
                <w:rFonts w:ascii="Times New Roman" w:hAnsi="Times New Roman" w:eastAsia="宋体" w:cs="Times New Roman"/>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pPr>
              <w:jc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5</w:t>
            </w:r>
          </w:p>
        </w:tc>
        <w:tc>
          <w:tcPr>
            <w:tcW w:w="1485" w:type="dxa"/>
            <w:vMerge w:val="continue"/>
            <w:vAlign w:val="center"/>
          </w:tcPr>
          <w:p>
            <w:pPr>
              <w:jc w:val="center"/>
              <w:rPr>
                <w:rFonts w:ascii="Times New Roman" w:hAnsi="Times New Roman" w:eastAsia="宋体" w:cs="Times New Roman"/>
                <w:bCs/>
                <w:szCs w:val="21"/>
                <w:highlight w:val="none"/>
              </w:rPr>
            </w:pPr>
          </w:p>
        </w:tc>
        <w:tc>
          <w:tcPr>
            <w:tcW w:w="1147" w:type="dxa"/>
            <w:vAlign w:val="center"/>
          </w:tcPr>
          <w:p>
            <w:pPr>
              <w:jc w:val="center"/>
              <w:rPr>
                <w:rFonts w:ascii="Times New Roman" w:hAnsi="Times New Roman" w:eastAsia="宋体" w:cs="Times New Roman"/>
                <w:bCs/>
                <w:szCs w:val="21"/>
                <w:highlight w:val="none"/>
              </w:rPr>
            </w:pPr>
            <w:r>
              <w:rPr>
                <w:rFonts w:hint="eastAsia" w:ascii="宋体" w:hAnsi="宋体" w:eastAsia="宋体" w:cs="Times New Roman"/>
                <w:bCs/>
                <w:szCs w:val="21"/>
                <w:highlight w:val="none"/>
              </w:rPr>
              <w:t>……</w:t>
            </w:r>
          </w:p>
        </w:tc>
        <w:tc>
          <w:tcPr>
            <w:tcW w:w="703" w:type="dxa"/>
            <w:vAlign w:val="center"/>
          </w:tcPr>
          <w:p>
            <w:pPr>
              <w:jc w:val="center"/>
              <w:rPr>
                <w:rFonts w:hint="eastAsia" w:ascii="宋体" w:hAnsi="宋体" w:eastAsia="宋体" w:cs="Times New Roman"/>
                <w:bCs/>
                <w:szCs w:val="21"/>
                <w:highlight w:val="none"/>
              </w:rPr>
            </w:pPr>
          </w:p>
        </w:tc>
        <w:tc>
          <w:tcPr>
            <w:tcW w:w="703" w:type="dxa"/>
            <w:vAlign w:val="center"/>
          </w:tcPr>
          <w:p>
            <w:pPr>
              <w:jc w:val="center"/>
              <w:rPr>
                <w:rFonts w:ascii="Times New Roman" w:hAnsi="Times New Roman" w:eastAsia="宋体" w:cs="Times New Roman"/>
                <w:bCs/>
                <w:szCs w:val="21"/>
                <w:highlight w:val="none"/>
              </w:rPr>
            </w:pPr>
          </w:p>
        </w:tc>
        <w:tc>
          <w:tcPr>
            <w:tcW w:w="612" w:type="dxa"/>
            <w:vAlign w:val="center"/>
          </w:tcPr>
          <w:p>
            <w:pPr>
              <w:jc w:val="center"/>
              <w:rPr>
                <w:rFonts w:ascii="Times New Roman" w:hAnsi="Times New Roman" w:eastAsia="宋体" w:cs="Times New Roman"/>
                <w:bCs/>
                <w:szCs w:val="21"/>
                <w:highlight w:val="none"/>
              </w:rPr>
            </w:pPr>
          </w:p>
        </w:tc>
        <w:tc>
          <w:tcPr>
            <w:tcW w:w="726" w:type="dxa"/>
            <w:vAlign w:val="center"/>
          </w:tcPr>
          <w:p>
            <w:pPr>
              <w:jc w:val="center"/>
              <w:rPr>
                <w:rFonts w:ascii="Times New Roman" w:hAnsi="Times New Roman" w:eastAsia="宋体" w:cs="Times New Roman"/>
                <w:bCs/>
                <w:szCs w:val="21"/>
                <w:highlight w:val="none"/>
              </w:rPr>
            </w:pPr>
          </w:p>
        </w:tc>
        <w:tc>
          <w:tcPr>
            <w:tcW w:w="462"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pPr>
              <w:jc w:val="center"/>
              <w:rPr>
                <w:rFonts w:ascii="Times New Roman" w:hAnsi="Times New Roman" w:eastAsia="宋体" w:cs="Times New Roman"/>
                <w:bCs/>
                <w:szCs w:val="21"/>
                <w:highlight w:val="none"/>
              </w:rPr>
            </w:pPr>
          </w:p>
        </w:tc>
        <w:tc>
          <w:tcPr>
            <w:tcW w:w="563" w:type="dxa"/>
            <w:vAlign w:val="center"/>
          </w:tcPr>
          <w:p>
            <w:pPr>
              <w:jc w:val="center"/>
              <w:rPr>
                <w:rFonts w:ascii="Times New Roman" w:hAnsi="Times New Roman" w:eastAsia="宋体" w:cs="Times New Roman"/>
                <w:bCs/>
                <w:szCs w:val="21"/>
                <w:highlight w:val="none"/>
              </w:rPr>
            </w:pPr>
          </w:p>
        </w:tc>
        <w:tc>
          <w:tcPr>
            <w:tcW w:w="703" w:type="dxa"/>
            <w:vMerge w:val="continue"/>
            <w:vAlign w:val="center"/>
          </w:tcPr>
          <w:p>
            <w:pPr>
              <w:jc w:val="center"/>
              <w:rPr>
                <w:rFonts w:ascii="Times New Roman" w:hAnsi="Times New Roman" w:eastAsia="宋体" w:cs="Times New Roman"/>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pPr>
              <w:jc w:val="left"/>
              <w:rPr>
                <w:rFonts w:hint="eastAsia"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合计（即投标总价；币种：人民币；单位：元） 小写：            大写：</w:t>
            </w:r>
          </w:p>
        </w:tc>
      </w:tr>
    </w:tbl>
    <w:p>
      <w:pPr>
        <w:ind w:firstLine="482" w:firstLineChars="200"/>
        <w:rPr>
          <w:rFonts w:ascii="宋体" w:hAnsi="宋体"/>
          <w:b/>
          <w:sz w:val="24"/>
          <w:highlight w:val="none"/>
        </w:rPr>
      </w:pPr>
      <w:r>
        <w:rPr>
          <w:rFonts w:hint="eastAsia" w:ascii="宋体" w:hAnsi="宋体"/>
          <w:b/>
          <w:sz w:val="24"/>
          <w:highlight w:val="none"/>
        </w:rPr>
        <w:t>注：1.本表可按同样格式扩展。</w:t>
      </w:r>
    </w:p>
    <w:p>
      <w:pPr>
        <w:ind w:firstLine="472" w:firstLineChars="196"/>
        <w:rPr>
          <w:rFonts w:hint="default" w:ascii="宋体" w:hAnsi="宋体" w:eastAsia="宋体"/>
          <w:b/>
          <w:sz w:val="24"/>
          <w:highlight w:val="none"/>
          <w:lang w:val="en-US" w:eastAsia="zh-CN"/>
        </w:rPr>
      </w:pPr>
      <w:r>
        <w:rPr>
          <w:rFonts w:hint="eastAsia" w:ascii="宋体" w:hAnsi="宋体"/>
          <w:b/>
          <w:sz w:val="24"/>
          <w:highlight w:val="none"/>
        </w:rPr>
        <w:t>2</w:t>
      </w:r>
      <w:r>
        <w:rPr>
          <w:rFonts w:ascii="宋体" w:hAnsi="宋体"/>
          <w:b/>
          <w:sz w:val="24"/>
          <w:highlight w:val="none"/>
        </w:rPr>
        <w:t>.</w:t>
      </w:r>
      <w:r>
        <w:rPr>
          <w:rFonts w:hint="eastAsia" w:ascii="宋体" w:hAnsi="宋体"/>
          <w:b/>
          <w:sz w:val="24"/>
          <w:highlight w:val="none"/>
          <w:lang w:eastAsia="zh-CN"/>
        </w:rPr>
        <w:t>“</w:t>
      </w:r>
      <w:r>
        <w:rPr>
          <w:rFonts w:hint="eastAsia" w:ascii="宋体" w:hAnsi="宋体"/>
          <w:b/>
          <w:sz w:val="24"/>
          <w:highlight w:val="none"/>
          <w:lang w:val="en-US" w:eastAsia="zh-CN"/>
        </w:rPr>
        <w:t>品牌</w:t>
      </w:r>
      <w:r>
        <w:rPr>
          <w:rFonts w:hint="eastAsia" w:ascii="宋体" w:hAnsi="宋体"/>
          <w:b/>
          <w:sz w:val="24"/>
          <w:highlight w:val="none"/>
          <w:lang w:eastAsia="zh-CN"/>
        </w:rPr>
        <w:t>”</w:t>
      </w:r>
      <w:r>
        <w:rPr>
          <w:rFonts w:hint="eastAsia" w:ascii="宋体" w:hAnsi="宋体"/>
          <w:b/>
          <w:sz w:val="24"/>
          <w:highlight w:val="none"/>
          <w:lang w:val="en-US" w:eastAsia="zh-CN"/>
        </w:rPr>
        <w:t>可以与商标一致，也可以填写便于区分其他公司商品的制造商简称或者制造商认可的品牌名称</w:t>
      </w:r>
      <w:r>
        <w:rPr>
          <w:rFonts w:hint="eastAsia" w:ascii="宋体" w:hAnsi="宋体"/>
          <w:b/>
          <w:sz w:val="24"/>
          <w:highlight w:val="none"/>
        </w:rPr>
        <w:t>。</w:t>
      </w:r>
    </w:p>
    <w:p>
      <w:pPr>
        <w:ind w:firstLine="472" w:firstLineChars="196"/>
        <w:rPr>
          <w:rFonts w:hint="eastAsia"/>
          <w:b/>
          <w:sz w:val="24"/>
          <w:highlight w:val="none"/>
        </w:rPr>
      </w:pPr>
      <w:r>
        <w:rPr>
          <w:rFonts w:hint="eastAsia" w:ascii="宋体" w:hAnsi="宋体"/>
          <w:b/>
          <w:sz w:val="24"/>
          <w:highlight w:val="none"/>
          <w:lang w:val="en-US" w:eastAsia="zh-CN"/>
        </w:rPr>
        <w:t>3.</w:t>
      </w:r>
      <w:r>
        <w:rPr>
          <w:rFonts w:hint="eastAsia" w:ascii="宋体" w:hAnsi="宋体"/>
          <w:b/>
          <w:sz w:val="24"/>
          <w:highlight w:val="none"/>
        </w:rPr>
        <w:t>如所投货物属于定制类的非量产货物或无具体型号的货物，可以在“规格/型号”</w:t>
      </w:r>
      <w:r>
        <w:rPr>
          <w:rFonts w:hint="eastAsia" w:ascii="宋体" w:hAnsi="宋体"/>
          <w:b/>
          <w:sz w:val="24"/>
          <w:highlight w:val="none"/>
          <w:lang w:val="en-US" w:eastAsia="zh-CN"/>
        </w:rPr>
        <w:t>栏目</w:t>
      </w:r>
      <w:r>
        <w:rPr>
          <w:rFonts w:hint="eastAsia" w:ascii="宋体" w:hAnsi="宋体"/>
          <w:b/>
          <w:sz w:val="24"/>
          <w:highlight w:val="none"/>
        </w:rPr>
        <w:t>仅填写规格信息而不填型号信息（型号信息用“定制”描述即可）；</w:t>
      </w:r>
      <w:bookmarkStart w:id="67" w:name="_Hlk73646428"/>
      <w:r>
        <w:rPr>
          <w:rFonts w:hint="eastAsia" w:ascii="宋体" w:hAnsi="宋体"/>
          <w:b/>
          <w:sz w:val="24"/>
          <w:highlight w:val="none"/>
        </w:rPr>
        <w:t>此类填写错误</w:t>
      </w:r>
      <w:r>
        <w:rPr>
          <w:rFonts w:hint="eastAsia" w:ascii="宋体" w:hAnsi="宋体"/>
          <w:b/>
          <w:sz w:val="24"/>
          <w:highlight w:val="none"/>
          <w:lang w:val="en-US" w:eastAsia="zh-CN"/>
        </w:rPr>
        <w:t>或缺漏</w:t>
      </w:r>
      <w:r>
        <w:rPr>
          <w:rFonts w:hint="eastAsia" w:ascii="宋体" w:hAnsi="宋体"/>
          <w:b/>
          <w:sz w:val="24"/>
          <w:highlight w:val="none"/>
        </w:rPr>
        <w:t>（所投货物为定制类的非量产货物但供应商却错误填报了型号）的不利后果</w:t>
      </w:r>
      <w:r>
        <w:rPr>
          <w:rFonts w:hint="eastAsia"/>
          <w:b/>
          <w:sz w:val="24"/>
          <w:highlight w:val="none"/>
        </w:rPr>
        <w:t>由供应商承担</w:t>
      </w:r>
      <w:r>
        <w:rPr>
          <w:rFonts w:hint="eastAsia"/>
          <w:b/>
          <w:sz w:val="24"/>
          <w:highlight w:val="none"/>
          <w:lang w:eastAsia="zh-CN"/>
        </w:rPr>
        <w:t>。</w:t>
      </w:r>
      <w:r>
        <w:rPr>
          <w:rFonts w:hint="eastAsia"/>
          <w:b/>
          <w:sz w:val="24"/>
          <w:highlight w:val="none"/>
        </w:rPr>
        <w:t>经评审委员会认定，在使用综合评分法的项目中一项此类填写错误</w:t>
      </w:r>
      <w:r>
        <w:rPr>
          <w:rFonts w:hint="eastAsia"/>
          <w:b/>
          <w:sz w:val="24"/>
          <w:highlight w:val="none"/>
          <w:lang w:val="en-US" w:eastAsia="zh-CN"/>
        </w:rPr>
        <w:t>或缺漏</w:t>
      </w:r>
      <w:r>
        <w:rPr>
          <w:rFonts w:hint="eastAsia"/>
          <w:b/>
          <w:sz w:val="24"/>
          <w:highlight w:val="none"/>
        </w:rPr>
        <w:t>将按照一项</w:t>
      </w:r>
      <w:r>
        <w:rPr>
          <w:rFonts w:hint="eastAsia"/>
          <w:b/>
          <w:sz w:val="24"/>
          <w:highlight w:val="none"/>
          <w:lang w:val="en-US" w:eastAsia="zh-CN"/>
        </w:rPr>
        <w:t>普通招标技术要求（一般参数/普通参数）</w:t>
      </w:r>
      <w:r>
        <w:rPr>
          <w:rFonts w:hint="eastAsia"/>
          <w:b/>
          <w:sz w:val="24"/>
          <w:highlight w:val="none"/>
        </w:rPr>
        <w:t>负偏离扣分处理。</w:t>
      </w:r>
      <w:bookmarkEnd w:id="67"/>
    </w:p>
    <w:p>
      <w:pPr>
        <w:ind w:firstLine="472" w:firstLineChars="196"/>
        <w:rPr>
          <w:rFonts w:ascii="宋体" w:hAnsi="宋体"/>
          <w:b/>
          <w:sz w:val="24"/>
          <w:highlight w:val="none"/>
        </w:rPr>
      </w:pPr>
      <w:r>
        <w:rPr>
          <w:rFonts w:ascii="宋体" w:hAnsi="宋体"/>
          <w:b/>
          <w:sz w:val="24"/>
          <w:highlight w:val="none"/>
        </w:rPr>
        <w:t>3</w:t>
      </w:r>
      <w:r>
        <w:rPr>
          <w:rFonts w:hint="eastAsia" w:ascii="宋体" w:hAnsi="宋体"/>
          <w:b/>
          <w:sz w:val="24"/>
          <w:highlight w:val="none"/>
        </w:rPr>
        <w:t>.“原产地”是指货物的实际生产加工地，非品牌所在地</w:t>
      </w:r>
    </w:p>
    <w:p>
      <w:pPr>
        <w:ind w:firstLine="472" w:firstLineChars="196"/>
        <w:rPr>
          <w:rFonts w:ascii="宋体" w:hAnsi="宋体"/>
          <w:b/>
          <w:sz w:val="24"/>
          <w:highlight w:val="none"/>
        </w:rPr>
      </w:pPr>
      <w:r>
        <w:rPr>
          <w:rFonts w:ascii="宋体" w:hAnsi="宋体"/>
          <w:b/>
          <w:sz w:val="24"/>
          <w:highlight w:val="none"/>
        </w:rPr>
        <w:t>4</w:t>
      </w:r>
      <w:r>
        <w:rPr>
          <w:rFonts w:hint="eastAsia" w:ascii="宋体" w:hAnsi="宋体"/>
          <w:b/>
          <w:sz w:val="24"/>
          <w:highlight w:val="none"/>
        </w:rPr>
        <w:t>.所投货物均应填写制造商名称</w:t>
      </w:r>
      <w:r>
        <w:rPr>
          <w:rFonts w:hint="eastAsia" w:ascii="宋体" w:hAnsi="宋体"/>
          <w:b/>
          <w:sz w:val="24"/>
          <w:highlight w:val="none"/>
          <w:lang w:eastAsia="zh-CN"/>
        </w:rPr>
        <w:t>，</w:t>
      </w:r>
      <w:r>
        <w:rPr>
          <w:rFonts w:hint="eastAsia" w:ascii="宋体" w:hAnsi="宋体"/>
          <w:b/>
          <w:sz w:val="24"/>
          <w:highlight w:val="none"/>
        </w:rPr>
        <w:t>“制造商”是指产品品牌厂商，产品代工制造的，应填写接受委托生产制造的制造商。</w:t>
      </w:r>
    </w:p>
    <w:p>
      <w:pPr>
        <w:ind w:firstLine="482" w:firstLineChars="200"/>
        <w:rPr>
          <w:rFonts w:ascii="宋体" w:hAnsi="宋体"/>
          <w:b/>
          <w:sz w:val="24"/>
          <w:highlight w:val="none"/>
        </w:rPr>
      </w:pPr>
      <w:r>
        <w:rPr>
          <w:rFonts w:ascii="宋体" w:hAnsi="宋体"/>
          <w:b/>
          <w:sz w:val="24"/>
          <w:highlight w:val="none"/>
        </w:rPr>
        <w:t>5</w:t>
      </w:r>
      <w:r>
        <w:rPr>
          <w:rFonts w:hint="eastAsia" w:ascii="宋体" w:hAnsi="宋体"/>
          <w:b/>
          <w:sz w:val="24"/>
          <w:highlight w:val="none"/>
        </w:rPr>
        <w:t>.以上分项报价表的投标总价应当与开标一览表的投标总价一致。</w:t>
      </w:r>
    </w:p>
    <w:p>
      <w:pPr>
        <w:ind w:firstLine="482" w:firstLineChars="200"/>
        <w:rPr>
          <w:rFonts w:ascii="宋体" w:hAnsi="宋体"/>
          <w:b/>
          <w:sz w:val="24"/>
          <w:highlight w:val="none"/>
        </w:rPr>
      </w:pPr>
      <w:r>
        <w:rPr>
          <w:rFonts w:ascii="宋体" w:hAnsi="宋体"/>
          <w:b/>
          <w:sz w:val="24"/>
          <w:highlight w:val="none"/>
        </w:rPr>
        <w:t>6</w:t>
      </w:r>
      <w:r>
        <w:rPr>
          <w:rFonts w:hint="eastAsia" w:ascii="宋体" w:hAnsi="宋体"/>
          <w:b/>
          <w:sz w:val="24"/>
          <w:highlight w:val="none"/>
        </w:rPr>
        <w:t>.单价、合价和投标总价为包干价，即三者均应包含货物的价款、包装、运输、装卸、安装、调试、技术指导、培训、咨询、服务、保险、税费、检测、验收合格交付使用之前以及技术和售后服务等其他各项有关费用。</w:t>
      </w:r>
    </w:p>
    <w:p>
      <w:pPr>
        <w:ind w:firstLine="482" w:firstLineChars="200"/>
        <w:rPr>
          <w:rFonts w:ascii="宋体" w:hAnsi="宋体"/>
          <w:b/>
          <w:sz w:val="24"/>
          <w:highlight w:val="none"/>
        </w:rPr>
      </w:pPr>
      <w:r>
        <w:rPr>
          <w:rFonts w:ascii="宋体" w:hAnsi="宋体"/>
          <w:b/>
          <w:sz w:val="24"/>
          <w:highlight w:val="none"/>
        </w:rPr>
        <w:t>7</w:t>
      </w:r>
      <w:r>
        <w:rPr>
          <w:rFonts w:hint="eastAsia" w:ascii="宋体" w:hAnsi="宋体"/>
          <w:b/>
          <w:sz w:val="24"/>
          <w:highlight w:val="none"/>
        </w:rPr>
        <w:t>.所有价格应按“招标文件”中规定的货币单位填写；投标总价应为以上各分项价格之和；投标总价和项目报价表中单个采购预算条目报价均不得超过对应的</w:t>
      </w:r>
      <w:r>
        <w:rPr>
          <w:rFonts w:hint="eastAsia" w:ascii="宋体" w:hAnsi="宋体"/>
          <w:b/>
          <w:sz w:val="24"/>
          <w:highlight w:val="none"/>
          <w:lang w:eastAsia="zh-CN"/>
        </w:rPr>
        <w:t>预算金额（或设定的预算金额下的最高限价）</w:t>
      </w:r>
      <w:r>
        <w:rPr>
          <w:rFonts w:hint="eastAsia" w:ascii="宋体" w:hAnsi="宋体"/>
          <w:b/>
          <w:sz w:val="24"/>
          <w:highlight w:val="none"/>
        </w:rPr>
        <w:t>，否则将导致投标无效。</w:t>
      </w:r>
    </w:p>
    <w:p>
      <w:pPr>
        <w:ind w:firstLine="482" w:firstLineChars="200"/>
        <w:rPr>
          <w:rFonts w:ascii="宋体" w:hAnsi="宋体"/>
          <w:b/>
          <w:color w:val="FF0000"/>
          <w:sz w:val="24"/>
          <w:highlight w:val="none"/>
        </w:rPr>
      </w:pPr>
    </w:p>
    <w:p>
      <w:pPr>
        <w:ind w:firstLine="482" w:firstLineChars="200"/>
        <w:rPr>
          <w:rFonts w:ascii="宋体" w:hAnsi="宋体"/>
          <w:b/>
          <w:color w:val="FF0000"/>
          <w:sz w:val="24"/>
          <w:highlight w:val="none"/>
        </w:rPr>
      </w:pPr>
    </w:p>
    <w:p>
      <w:pPr>
        <w:tabs>
          <w:tab w:val="left" w:pos="720"/>
        </w:tabs>
        <w:jc w:val="center"/>
        <w:rPr>
          <w:b/>
          <w:sz w:val="24"/>
          <w:highlight w:val="none"/>
        </w:rPr>
      </w:pPr>
      <w:r>
        <w:rPr>
          <w:rFonts w:hint="eastAsia"/>
          <w:b/>
          <w:sz w:val="24"/>
          <w:highlight w:val="none"/>
        </w:rPr>
        <w:t>（二）核心产品品牌</w:t>
      </w:r>
    </w:p>
    <w:p>
      <w:pPr>
        <w:ind w:firstLine="482" w:firstLineChars="200"/>
        <w:rPr>
          <w:rFonts w:ascii="宋体" w:hAnsi="宋体"/>
          <w:b/>
          <w:color w:val="FF0000"/>
          <w:sz w:val="24"/>
          <w:highlight w:val="none"/>
        </w:rPr>
      </w:pPr>
    </w:p>
    <w:p>
      <w:pPr>
        <w:ind w:firstLine="482" w:firstLineChars="200"/>
        <w:rPr>
          <w:rFonts w:ascii="宋体" w:hAnsi="宋体"/>
          <w:b/>
          <w:sz w:val="24"/>
          <w:highlight w:val="none"/>
        </w:rPr>
      </w:pPr>
      <w:r>
        <w:rPr>
          <w:rFonts w:hint="eastAsia"/>
          <w:b/>
          <w:sz w:val="24"/>
          <w:highlight w:val="none"/>
        </w:rPr>
        <w:t>我单位所投核心产品的品牌为：</w:t>
      </w:r>
      <w:r>
        <w:rPr>
          <w:rFonts w:hint="eastAsia"/>
          <w:b/>
          <w:sz w:val="24"/>
          <w:highlight w:val="none"/>
          <w:u w:val="single"/>
        </w:rPr>
        <w:t xml:space="preserve">               </w:t>
      </w:r>
      <w:r>
        <w:rPr>
          <w:rFonts w:hint="eastAsia"/>
          <w:b/>
          <w:sz w:val="24"/>
          <w:highlight w:val="none"/>
        </w:rPr>
        <w:t>。</w:t>
      </w:r>
    </w:p>
    <w:p>
      <w:pPr>
        <w:ind w:firstLine="480" w:firstLineChars="200"/>
        <w:rPr>
          <w:rFonts w:hint="default" w:ascii="宋体" w:hAnsi="宋体" w:eastAsia="宋体"/>
          <w:sz w:val="24"/>
          <w:highlight w:val="none"/>
          <w:lang w:val="en-US" w:eastAsia="zh-CN"/>
        </w:rPr>
      </w:pPr>
      <w:r>
        <w:rPr>
          <w:rFonts w:hint="eastAsia" w:ascii="宋体" w:hAnsi="宋体"/>
          <w:sz w:val="24"/>
          <w:highlight w:val="none"/>
        </w:rPr>
        <w:t>备注：</w:t>
      </w:r>
      <w:r>
        <w:rPr>
          <w:rFonts w:hint="eastAsia" w:ascii="宋体" w:hAnsi="宋体"/>
          <w:sz w:val="24"/>
          <w:highlight w:val="none"/>
          <w:lang w:val="en-US" w:eastAsia="zh-CN"/>
        </w:rPr>
        <w:t>单一产品采购项目，核心产品即为该单一产品。</w:t>
      </w:r>
    </w:p>
    <w:p>
      <w:pPr>
        <w:rPr>
          <w:b/>
          <w:sz w:val="24"/>
          <w:highlight w:val="none"/>
        </w:rPr>
      </w:pPr>
    </w:p>
    <w:p>
      <w:pPr>
        <w:tabs>
          <w:tab w:val="left" w:pos="720"/>
        </w:tabs>
        <w:ind w:firstLine="1928" w:firstLineChars="800"/>
        <w:rPr>
          <w:b/>
          <w:sz w:val="24"/>
          <w:highlight w:val="none"/>
        </w:rPr>
      </w:pPr>
      <w:r>
        <w:rPr>
          <w:rFonts w:hint="eastAsia"/>
          <w:b/>
          <w:sz w:val="24"/>
          <w:highlight w:val="none"/>
        </w:rPr>
        <w:t>（三）可选配件报价清单（不包括在总报价内）</w:t>
      </w:r>
    </w:p>
    <w:p>
      <w:pPr>
        <w:ind w:firstLine="422" w:firstLineChars="200"/>
        <w:rPr>
          <w:rFonts w:hAnsi="宋体"/>
          <w:b/>
          <w:bCs/>
          <w:szCs w:val="21"/>
          <w:highlight w:val="none"/>
        </w:rPr>
      </w:pPr>
      <w:r>
        <w:rPr>
          <w:rFonts w:hint="eastAsia" w:hAnsi="宋体"/>
          <w:b/>
          <w:bCs/>
          <w:szCs w:val="21"/>
          <w:highlight w:val="none"/>
        </w:rPr>
        <w:t>注：格式可以参照《（一）分项报价表》表格，并提供相应的品牌/规格/型号、原产地、制造商信息（没有品牌、型号的，用“定制”描述即可）、单价等详细信息</w:t>
      </w:r>
    </w:p>
    <w:p>
      <w:pPr>
        <w:ind w:firstLine="482" w:firstLineChars="200"/>
        <w:rPr>
          <w:rFonts w:hAnsi="宋体"/>
          <w:b/>
          <w:bCs/>
          <w:sz w:val="24"/>
          <w:highlight w:val="none"/>
        </w:rPr>
      </w:pPr>
    </w:p>
    <w:p>
      <w:pPr>
        <w:tabs>
          <w:tab w:val="left" w:pos="720"/>
        </w:tabs>
        <w:jc w:val="center"/>
        <w:rPr>
          <w:b/>
          <w:sz w:val="24"/>
          <w:highlight w:val="none"/>
        </w:rPr>
      </w:pPr>
      <w:r>
        <w:rPr>
          <w:rFonts w:hint="eastAsia"/>
          <w:b/>
          <w:sz w:val="24"/>
          <w:highlight w:val="none"/>
        </w:rPr>
        <w:t>（四）</w:t>
      </w:r>
      <w:bookmarkStart w:id="68" w:name="_Hlk72073235"/>
      <w:r>
        <w:rPr>
          <w:rFonts w:hint="eastAsia"/>
          <w:b/>
          <w:sz w:val="24"/>
          <w:highlight w:val="none"/>
        </w:rPr>
        <w:t>投标人认为需要涉及的其他内容报价清单</w:t>
      </w:r>
      <w:bookmarkEnd w:id="68"/>
    </w:p>
    <w:p>
      <w:pPr>
        <w:rPr>
          <w:highlight w:val="none"/>
        </w:rPr>
      </w:pPr>
    </w:p>
    <w:p>
      <w:pPr>
        <w:jc w:val="center"/>
        <w:outlineLvl w:val="3"/>
        <w:rPr>
          <w:rFonts w:hint="eastAsia" w:ascii="黑体" w:hAnsi="宋体" w:eastAsia="黑体"/>
          <w:bCs/>
          <w:kern w:val="0"/>
          <w:sz w:val="24"/>
          <w:szCs w:val="32"/>
          <w:highlight w:val="none"/>
          <w:lang w:eastAsia="zh-CN"/>
        </w:rPr>
      </w:pPr>
      <w:r>
        <w:rPr>
          <w:rFonts w:hint="eastAsia"/>
          <w:highlight w:val="none"/>
        </w:rPr>
        <w:t xml:space="preserve"> </w:t>
      </w:r>
      <w:r>
        <w:rPr>
          <w:rFonts w:hint="eastAsia" w:ascii="黑体" w:hAnsi="宋体" w:eastAsia="黑体"/>
          <w:bCs/>
          <w:kern w:val="0"/>
          <w:sz w:val="24"/>
          <w:szCs w:val="32"/>
          <w:highlight w:val="none"/>
        </w:rPr>
        <w:t>五、</w:t>
      </w:r>
      <w:r>
        <w:rPr>
          <w:rFonts w:hint="eastAsia" w:ascii="黑体" w:hAnsi="宋体" w:eastAsia="黑体"/>
          <w:bCs/>
          <w:kern w:val="0"/>
          <w:sz w:val="24"/>
          <w:szCs w:val="32"/>
          <w:highlight w:val="none"/>
          <w:lang w:eastAsia="zh-CN"/>
        </w:rPr>
        <w:t>资质认证情况（格式自定）</w:t>
      </w:r>
    </w:p>
    <w:p>
      <w:pPr>
        <w:jc w:val="center"/>
        <w:outlineLvl w:val="3"/>
        <w:rPr>
          <w:b/>
          <w:bCs/>
          <w:color w:val="FF0000"/>
          <w:highlight w:val="none"/>
        </w:rPr>
      </w:pPr>
      <w:r>
        <w:rPr>
          <w:rFonts w:hint="eastAsia"/>
          <w:b/>
          <w:bCs/>
          <w:color w:val="FF0000"/>
          <w:highlight w:val="none"/>
        </w:rPr>
        <w:t>（特别提示：投标人须按本招标文件评标信息中这一评审因素要求，提供详细证明资料）</w:t>
      </w:r>
    </w:p>
    <w:p>
      <w:pPr>
        <w:rPr>
          <w:b/>
          <w:bCs/>
          <w:color w:val="FF0000"/>
          <w:highlight w:val="none"/>
        </w:rPr>
      </w:pPr>
    </w:p>
    <w:p>
      <w:pPr>
        <w:jc w:val="center"/>
        <w:outlineLvl w:val="3"/>
        <w:rPr>
          <w:rFonts w:ascii="黑体" w:hAnsi="宋体" w:eastAsia="黑体"/>
          <w:bCs/>
          <w:kern w:val="0"/>
          <w:sz w:val="24"/>
          <w:szCs w:val="32"/>
          <w:highlight w:val="none"/>
        </w:rPr>
      </w:pPr>
      <w:r>
        <w:rPr>
          <w:rFonts w:hint="eastAsia" w:ascii="黑体" w:hAnsi="宋体" w:eastAsia="黑体"/>
          <w:bCs/>
          <w:kern w:val="0"/>
          <w:sz w:val="24"/>
          <w:szCs w:val="32"/>
          <w:highlight w:val="none"/>
          <w:lang w:val="en-US" w:eastAsia="zh-CN"/>
        </w:rPr>
        <w:t>六</w:t>
      </w:r>
      <w:r>
        <w:rPr>
          <w:rFonts w:hint="eastAsia" w:ascii="黑体" w:hAnsi="宋体" w:eastAsia="黑体"/>
          <w:bCs/>
          <w:kern w:val="0"/>
          <w:sz w:val="24"/>
          <w:szCs w:val="32"/>
          <w:highlight w:val="none"/>
        </w:rPr>
        <w:t>、</w:t>
      </w:r>
      <w:r>
        <w:rPr>
          <w:rFonts w:hint="eastAsia" w:ascii="黑体" w:hAnsi="宋体" w:eastAsia="黑体"/>
          <w:bCs/>
          <w:kern w:val="0"/>
          <w:sz w:val="24"/>
          <w:szCs w:val="32"/>
          <w:highlight w:val="none"/>
          <w:lang w:eastAsia="zh-CN"/>
        </w:rPr>
        <w:t>供应商同类业绩（格式自定）</w:t>
      </w:r>
    </w:p>
    <w:tbl>
      <w:tblPr>
        <w:tblStyle w:val="4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jc w:val="center"/>
              <w:rPr>
                <w:rFonts w:ascii="宋体" w:hAnsi="宋体"/>
                <w:sz w:val="20"/>
                <w:szCs w:val="21"/>
                <w:highlight w:val="none"/>
              </w:rPr>
            </w:pPr>
            <w:r>
              <w:rPr>
                <w:rFonts w:hint="eastAsia" w:ascii="宋体" w:hAnsi="宋体"/>
                <w:sz w:val="20"/>
                <w:szCs w:val="21"/>
                <w:highlight w:val="none"/>
              </w:rPr>
              <w:t>采购人</w:t>
            </w:r>
          </w:p>
        </w:tc>
        <w:tc>
          <w:tcPr>
            <w:tcW w:w="831" w:type="pct"/>
            <w:vAlign w:val="center"/>
          </w:tcPr>
          <w:p>
            <w:pPr>
              <w:jc w:val="center"/>
              <w:rPr>
                <w:rFonts w:ascii="宋体" w:hAnsi="宋体"/>
                <w:sz w:val="20"/>
                <w:szCs w:val="21"/>
                <w:highlight w:val="none"/>
              </w:rPr>
            </w:pPr>
            <w:r>
              <w:rPr>
                <w:rFonts w:hint="eastAsia" w:ascii="宋体" w:hAnsi="宋体"/>
                <w:sz w:val="20"/>
                <w:szCs w:val="21"/>
                <w:highlight w:val="none"/>
              </w:rPr>
              <w:t>项目名称</w:t>
            </w:r>
          </w:p>
        </w:tc>
        <w:tc>
          <w:tcPr>
            <w:tcW w:w="1164" w:type="pct"/>
            <w:vAlign w:val="center"/>
          </w:tcPr>
          <w:p>
            <w:pPr>
              <w:jc w:val="center"/>
              <w:rPr>
                <w:rFonts w:ascii="宋体" w:hAnsi="宋体"/>
                <w:sz w:val="20"/>
                <w:szCs w:val="21"/>
                <w:highlight w:val="none"/>
              </w:rPr>
            </w:pPr>
            <w:r>
              <w:rPr>
                <w:rFonts w:hint="eastAsia" w:ascii="宋体" w:hAnsi="宋体"/>
                <w:sz w:val="20"/>
                <w:szCs w:val="21"/>
                <w:highlight w:val="none"/>
              </w:rPr>
              <w:t>项目规模（金额）</w:t>
            </w:r>
          </w:p>
        </w:tc>
        <w:tc>
          <w:tcPr>
            <w:tcW w:w="498" w:type="pct"/>
            <w:vAlign w:val="center"/>
          </w:tcPr>
          <w:p>
            <w:pPr>
              <w:jc w:val="center"/>
              <w:rPr>
                <w:rFonts w:ascii="宋体" w:hAnsi="宋体"/>
                <w:sz w:val="20"/>
                <w:szCs w:val="21"/>
                <w:highlight w:val="none"/>
              </w:rPr>
            </w:pPr>
            <w:r>
              <w:rPr>
                <w:rFonts w:hint="eastAsia" w:ascii="宋体" w:hAnsi="宋体"/>
                <w:sz w:val="20"/>
                <w:szCs w:val="21"/>
                <w:highlight w:val="none"/>
              </w:rPr>
              <w:t>合同签订日期</w:t>
            </w:r>
          </w:p>
        </w:tc>
        <w:tc>
          <w:tcPr>
            <w:tcW w:w="582" w:type="pct"/>
            <w:vAlign w:val="center"/>
          </w:tcPr>
          <w:p>
            <w:pPr>
              <w:jc w:val="center"/>
              <w:rPr>
                <w:rFonts w:ascii="宋体" w:hAnsi="宋体"/>
                <w:sz w:val="20"/>
                <w:szCs w:val="21"/>
                <w:highlight w:val="none"/>
              </w:rPr>
            </w:pPr>
            <w:r>
              <w:rPr>
                <w:rFonts w:hint="eastAsia" w:ascii="宋体" w:hAnsi="宋体"/>
                <w:sz w:val="20"/>
                <w:szCs w:val="21"/>
                <w:highlight w:val="none"/>
              </w:rPr>
              <w:t>履约验收时间</w:t>
            </w:r>
          </w:p>
        </w:tc>
        <w:tc>
          <w:tcPr>
            <w:tcW w:w="1280" w:type="pct"/>
            <w:vAlign w:val="center"/>
          </w:tcPr>
          <w:p>
            <w:pPr>
              <w:jc w:val="center"/>
              <w:rPr>
                <w:rFonts w:ascii="宋体" w:hAnsi="宋体"/>
                <w:sz w:val="20"/>
                <w:szCs w:val="21"/>
                <w:highlight w:val="none"/>
              </w:rPr>
            </w:pPr>
            <w:r>
              <w:rPr>
                <w:rFonts w:hint="eastAsia" w:ascii="宋体" w:hAnsi="宋体"/>
                <w:sz w:val="20"/>
                <w:szCs w:val="21"/>
                <w:highlight w:val="none"/>
              </w:rPr>
              <w:t>完成质量情况（以履约验收报告为准）</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highlight w:val="none"/>
              </w:rPr>
            </w:pPr>
            <w:r>
              <w:rPr>
                <w:rFonts w:ascii="宋体" w:hAnsi="宋体"/>
                <w:sz w:val="20"/>
                <w:szCs w:val="21"/>
                <w:highlight w:val="none"/>
              </w:rPr>
              <w:t>……</w:t>
            </w:r>
          </w:p>
        </w:tc>
        <w:tc>
          <w:tcPr>
            <w:tcW w:w="831" w:type="pct"/>
            <w:vAlign w:val="center"/>
          </w:tcPr>
          <w:p>
            <w:pPr>
              <w:ind w:firstLine="400" w:firstLineChars="200"/>
              <w:rPr>
                <w:rFonts w:ascii="宋体" w:hAnsi="宋体"/>
                <w:sz w:val="20"/>
                <w:szCs w:val="21"/>
                <w:highlight w:val="none"/>
              </w:rPr>
            </w:pPr>
          </w:p>
        </w:tc>
        <w:tc>
          <w:tcPr>
            <w:tcW w:w="1164" w:type="pct"/>
            <w:vAlign w:val="center"/>
          </w:tcPr>
          <w:p>
            <w:pPr>
              <w:ind w:firstLine="400" w:firstLineChars="200"/>
              <w:rPr>
                <w:rFonts w:ascii="宋体" w:hAnsi="宋体"/>
                <w:sz w:val="20"/>
                <w:szCs w:val="21"/>
                <w:highlight w:val="none"/>
              </w:rPr>
            </w:pPr>
          </w:p>
        </w:tc>
        <w:tc>
          <w:tcPr>
            <w:tcW w:w="498" w:type="pct"/>
            <w:vAlign w:val="center"/>
          </w:tcPr>
          <w:p>
            <w:pPr>
              <w:ind w:firstLine="400" w:firstLineChars="200"/>
              <w:rPr>
                <w:rFonts w:ascii="宋体" w:hAnsi="宋体"/>
                <w:sz w:val="20"/>
                <w:szCs w:val="21"/>
                <w:highlight w:val="none"/>
              </w:rPr>
            </w:pPr>
          </w:p>
        </w:tc>
        <w:tc>
          <w:tcPr>
            <w:tcW w:w="582" w:type="pct"/>
            <w:vAlign w:val="center"/>
          </w:tcPr>
          <w:p>
            <w:pPr>
              <w:ind w:firstLine="400" w:firstLineChars="200"/>
              <w:rPr>
                <w:rFonts w:ascii="宋体" w:hAnsi="宋体"/>
                <w:sz w:val="20"/>
                <w:szCs w:val="21"/>
                <w:highlight w:val="none"/>
              </w:rPr>
            </w:pPr>
          </w:p>
        </w:tc>
        <w:tc>
          <w:tcPr>
            <w:tcW w:w="1280" w:type="pct"/>
            <w:vAlign w:val="center"/>
          </w:tcPr>
          <w:p>
            <w:pPr>
              <w:ind w:firstLine="400" w:firstLineChars="200"/>
              <w:rPr>
                <w:rFonts w:ascii="宋体" w:hAnsi="宋体"/>
                <w:sz w:val="20"/>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highlight w:val="none"/>
              </w:rPr>
            </w:pPr>
          </w:p>
        </w:tc>
        <w:tc>
          <w:tcPr>
            <w:tcW w:w="831" w:type="pct"/>
            <w:vAlign w:val="center"/>
          </w:tcPr>
          <w:p>
            <w:pPr>
              <w:ind w:firstLine="400" w:firstLineChars="200"/>
              <w:rPr>
                <w:rFonts w:ascii="宋体" w:hAnsi="宋体"/>
                <w:sz w:val="20"/>
                <w:szCs w:val="21"/>
                <w:highlight w:val="none"/>
              </w:rPr>
            </w:pPr>
          </w:p>
        </w:tc>
        <w:tc>
          <w:tcPr>
            <w:tcW w:w="1164" w:type="pct"/>
            <w:vAlign w:val="center"/>
          </w:tcPr>
          <w:p>
            <w:pPr>
              <w:ind w:firstLine="400" w:firstLineChars="200"/>
              <w:rPr>
                <w:rFonts w:ascii="宋体" w:hAnsi="宋体"/>
                <w:sz w:val="20"/>
                <w:szCs w:val="21"/>
                <w:highlight w:val="none"/>
              </w:rPr>
            </w:pPr>
          </w:p>
        </w:tc>
        <w:tc>
          <w:tcPr>
            <w:tcW w:w="498" w:type="pct"/>
            <w:vAlign w:val="center"/>
          </w:tcPr>
          <w:p>
            <w:pPr>
              <w:ind w:firstLine="400" w:firstLineChars="200"/>
              <w:rPr>
                <w:rFonts w:ascii="宋体" w:hAnsi="宋体"/>
                <w:sz w:val="20"/>
                <w:szCs w:val="21"/>
                <w:highlight w:val="none"/>
              </w:rPr>
            </w:pPr>
          </w:p>
        </w:tc>
        <w:tc>
          <w:tcPr>
            <w:tcW w:w="582" w:type="pct"/>
            <w:vAlign w:val="center"/>
          </w:tcPr>
          <w:p>
            <w:pPr>
              <w:ind w:firstLine="400" w:firstLineChars="200"/>
              <w:rPr>
                <w:rFonts w:ascii="宋体" w:hAnsi="宋体"/>
                <w:sz w:val="20"/>
                <w:szCs w:val="21"/>
                <w:highlight w:val="none"/>
              </w:rPr>
            </w:pPr>
          </w:p>
        </w:tc>
        <w:tc>
          <w:tcPr>
            <w:tcW w:w="1280" w:type="pct"/>
            <w:vAlign w:val="center"/>
          </w:tcPr>
          <w:p>
            <w:pPr>
              <w:ind w:firstLine="400" w:firstLineChars="200"/>
              <w:rPr>
                <w:rFonts w:ascii="宋体" w:hAnsi="宋体"/>
                <w:sz w:val="20"/>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pPr>
              <w:ind w:firstLine="400" w:firstLineChars="200"/>
              <w:rPr>
                <w:rFonts w:ascii="宋体" w:hAnsi="宋体"/>
                <w:sz w:val="20"/>
                <w:szCs w:val="21"/>
                <w:highlight w:val="none"/>
              </w:rPr>
            </w:pPr>
          </w:p>
        </w:tc>
        <w:tc>
          <w:tcPr>
            <w:tcW w:w="831" w:type="pct"/>
            <w:vAlign w:val="center"/>
          </w:tcPr>
          <w:p>
            <w:pPr>
              <w:ind w:firstLine="400" w:firstLineChars="200"/>
              <w:rPr>
                <w:rFonts w:ascii="宋体" w:hAnsi="宋体"/>
                <w:sz w:val="20"/>
                <w:szCs w:val="21"/>
                <w:highlight w:val="none"/>
              </w:rPr>
            </w:pPr>
          </w:p>
        </w:tc>
        <w:tc>
          <w:tcPr>
            <w:tcW w:w="1164" w:type="pct"/>
            <w:vAlign w:val="center"/>
          </w:tcPr>
          <w:p>
            <w:pPr>
              <w:ind w:firstLine="400" w:firstLineChars="200"/>
              <w:rPr>
                <w:rFonts w:ascii="宋体" w:hAnsi="宋体"/>
                <w:sz w:val="20"/>
                <w:szCs w:val="21"/>
                <w:highlight w:val="none"/>
              </w:rPr>
            </w:pPr>
          </w:p>
        </w:tc>
        <w:tc>
          <w:tcPr>
            <w:tcW w:w="498" w:type="pct"/>
            <w:vAlign w:val="center"/>
          </w:tcPr>
          <w:p>
            <w:pPr>
              <w:ind w:firstLine="400" w:firstLineChars="200"/>
              <w:rPr>
                <w:rFonts w:ascii="宋体" w:hAnsi="宋体"/>
                <w:sz w:val="20"/>
                <w:szCs w:val="21"/>
                <w:highlight w:val="none"/>
              </w:rPr>
            </w:pPr>
          </w:p>
        </w:tc>
        <w:tc>
          <w:tcPr>
            <w:tcW w:w="582" w:type="pct"/>
            <w:vAlign w:val="center"/>
          </w:tcPr>
          <w:p>
            <w:pPr>
              <w:ind w:firstLine="400" w:firstLineChars="200"/>
              <w:rPr>
                <w:rFonts w:ascii="宋体" w:hAnsi="宋体"/>
                <w:sz w:val="20"/>
                <w:szCs w:val="21"/>
                <w:highlight w:val="none"/>
              </w:rPr>
            </w:pPr>
          </w:p>
          <w:p>
            <w:pPr>
              <w:rPr>
                <w:highlight w:val="none"/>
              </w:rPr>
            </w:pPr>
          </w:p>
        </w:tc>
        <w:tc>
          <w:tcPr>
            <w:tcW w:w="1280" w:type="pct"/>
            <w:vAlign w:val="center"/>
          </w:tcPr>
          <w:p>
            <w:pPr>
              <w:ind w:firstLine="400" w:firstLineChars="200"/>
              <w:rPr>
                <w:rFonts w:ascii="宋体" w:hAnsi="宋体"/>
                <w:sz w:val="20"/>
                <w:szCs w:val="21"/>
                <w:highlight w:val="none"/>
              </w:rPr>
            </w:pPr>
          </w:p>
        </w:tc>
      </w:tr>
    </w:tbl>
    <w:p>
      <w:pPr>
        <w:rPr>
          <w:b/>
          <w:bCs/>
          <w:color w:val="FF0000"/>
          <w:highlight w:val="none"/>
        </w:rPr>
      </w:pPr>
      <w:r>
        <w:rPr>
          <w:rFonts w:hint="eastAsia"/>
          <w:b/>
          <w:bCs/>
          <w:color w:val="FF0000"/>
          <w:highlight w:val="none"/>
        </w:rPr>
        <w:t>（特别提示：投标人须按本招标文件评标信息中这一评审因素要求，提供详细证明资料）</w:t>
      </w:r>
    </w:p>
    <w:p>
      <w:pPr>
        <w:ind w:firstLine="0" w:firstLineChars="0"/>
        <w:rPr>
          <w:rFonts w:hint="eastAsia"/>
          <w:b/>
          <w:color w:val="FF0000"/>
          <w:sz w:val="24"/>
          <w:highlight w:val="none"/>
        </w:rPr>
      </w:pPr>
    </w:p>
    <w:p>
      <w:pPr>
        <w:pStyle w:val="18"/>
        <w:rPr>
          <w:rFonts w:hint="eastAsia"/>
          <w:highlight w:val="none"/>
        </w:rPr>
      </w:pPr>
    </w:p>
    <w:p>
      <w:pPr>
        <w:ind w:firstLine="723" w:firstLineChars="300"/>
        <w:rPr>
          <w:rFonts w:hint="eastAsia" w:ascii="宋体" w:hAnsi="宋体"/>
          <w:b/>
          <w:color w:val="FF0000"/>
          <w:sz w:val="28"/>
          <w:szCs w:val="28"/>
          <w:highlight w:val="none"/>
        </w:rPr>
      </w:pPr>
      <w:r>
        <w:rPr>
          <w:rFonts w:hint="eastAsia"/>
          <w:b/>
          <w:color w:val="FF0000"/>
          <w:sz w:val="24"/>
          <w:highlight w:val="none"/>
        </w:rPr>
        <w:t>（信息公开部分的内容到此为止！以下为信息不公开部分。）</w:t>
      </w:r>
      <w:bookmarkEnd w:id="66"/>
      <w:r>
        <w:rPr>
          <w:highlight w:val="none"/>
        </w:rPr>
        <w:br w:type="page"/>
      </w:r>
      <w:bookmarkStart w:id="69" w:name="_Hlk72260530"/>
      <w:r>
        <w:rPr>
          <w:rFonts w:hint="eastAsia" w:ascii="宋体" w:hAnsi="宋体"/>
          <w:b/>
          <w:color w:val="FF0000"/>
          <w:sz w:val="28"/>
          <w:szCs w:val="28"/>
          <w:highlight w:val="none"/>
        </w:rPr>
        <w:t>投标文件附件（信息不公开部分）</w:t>
      </w:r>
    </w:p>
    <w:p>
      <w:pPr>
        <w:ind w:firstLine="720" w:firstLineChars="300"/>
        <w:jc w:val="center"/>
        <w:rPr>
          <w:rFonts w:ascii="黑体" w:eastAsia="黑体"/>
          <w:b w:val="0"/>
          <w:sz w:val="24"/>
          <w:highlight w:val="none"/>
        </w:rPr>
      </w:pPr>
      <w:r>
        <w:rPr>
          <w:rFonts w:hint="eastAsia" w:ascii="黑体" w:eastAsia="黑体"/>
          <w:b w:val="0"/>
          <w:sz w:val="24"/>
          <w:highlight w:val="none"/>
        </w:rPr>
        <w:t>一、</w:t>
      </w:r>
      <w:bookmarkStart w:id="70" w:name="_Hlk72092499"/>
      <w:r>
        <w:rPr>
          <w:rFonts w:hint="eastAsia" w:ascii="黑体" w:eastAsia="黑体"/>
          <w:b w:val="0"/>
          <w:sz w:val="24"/>
          <w:highlight w:val="none"/>
        </w:rPr>
        <w:t>法定代表人（负责人）证明书</w:t>
      </w:r>
      <w:bookmarkEnd w:id="70"/>
    </w:p>
    <w:p>
      <w:pPr>
        <w:rPr>
          <w:sz w:val="24"/>
          <w:highlight w:val="none"/>
        </w:rPr>
      </w:pPr>
    </w:p>
    <w:p>
      <w:pPr>
        <w:spacing w:line="360" w:lineRule="auto"/>
        <w:ind w:firstLine="420" w:firstLineChars="200"/>
        <w:rPr>
          <w:rFonts w:hint="default" w:eastAsia="宋体"/>
          <w:szCs w:val="21"/>
          <w:highlight w:val="none"/>
          <w:lang w:val="en-US" w:eastAsia="zh-CN"/>
        </w:rPr>
      </w:pP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none"/>
          <w:lang w:eastAsia="zh-CN"/>
        </w:rPr>
        <w:t>（</w:t>
      </w:r>
      <w:r>
        <w:rPr>
          <w:rFonts w:hint="eastAsia"/>
          <w:szCs w:val="21"/>
          <w:highlight w:val="none"/>
          <w:u w:val="none"/>
          <w:lang w:val="en-US" w:eastAsia="zh-CN"/>
        </w:rPr>
        <w:t>姓名</w:t>
      </w:r>
      <w:r>
        <w:rPr>
          <w:rFonts w:hint="eastAsia"/>
          <w:szCs w:val="21"/>
          <w:highlight w:val="none"/>
          <w:u w:val="none"/>
          <w:lang w:eastAsia="zh-CN"/>
        </w:rPr>
        <w:t>）</w:t>
      </w:r>
      <w:r>
        <w:rPr>
          <w:rFonts w:hint="eastAsia"/>
          <w:szCs w:val="21"/>
          <w:highlight w:val="none"/>
        </w:rPr>
        <w:t>，现任我单位</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rPr>
        <w:t>职务，为法定代表人（负责人），</w:t>
      </w:r>
      <w:r>
        <w:rPr>
          <w:rFonts w:hint="eastAsia"/>
          <w:szCs w:val="21"/>
          <w:highlight w:val="none"/>
          <w:lang w:val="en-US" w:eastAsia="zh-CN"/>
        </w:rPr>
        <w:t>身份证件</w:t>
      </w:r>
      <w:r>
        <w:rPr>
          <w:rFonts w:hint="eastAsia"/>
          <w:szCs w:val="21"/>
          <w:highlight w:val="none"/>
        </w:rPr>
        <w:t>号</w:t>
      </w:r>
      <w:r>
        <w:rPr>
          <w:rFonts w:hint="eastAsia"/>
          <w:szCs w:val="21"/>
          <w:highlight w:val="none"/>
          <w:lang w:val="en-US" w:eastAsia="zh-CN"/>
        </w:rPr>
        <w:t>为</w:t>
      </w:r>
      <w:r>
        <w:rPr>
          <w:rFonts w:hint="eastAsia"/>
          <w:szCs w:val="21"/>
          <w:highlight w:val="none"/>
        </w:rPr>
        <w:t>：</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rPr>
        <w:t>联系电话：</w:t>
      </w:r>
      <w:r>
        <w:rPr>
          <w:rFonts w:hint="eastAsia"/>
          <w:szCs w:val="21"/>
          <w:highlight w:val="none"/>
          <w:u w:val="single"/>
          <w:lang w:val="en-US" w:eastAsia="zh-CN"/>
        </w:rPr>
        <w:t xml:space="preserve">                </w:t>
      </w:r>
      <w:r>
        <w:rPr>
          <w:rFonts w:hint="eastAsia"/>
          <w:szCs w:val="21"/>
          <w:highlight w:val="none"/>
          <w:lang w:val="en-US" w:eastAsia="zh-CN"/>
        </w:rPr>
        <w:t>。</w:t>
      </w:r>
    </w:p>
    <w:p>
      <w:pPr>
        <w:spacing w:line="360" w:lineRule="auto"/>
        <w:ind w:firstLine="420" w:firstLineChars="200"/>
        <w:rPr>
          <w:szCs w:val="21"/>
          <w:highlight w:val="none"/>
        </w:rPr>
      </w:pPr>
      <w:r>
        <w:rPr>
          <w:rFonts w:hint="eastAsia"/>
          <w:szCs w:val="21"/>
          <w:highlight w:val="none"/>
        </w:rPr>
        <w:t>特此证明。</w:t>
      </w:r>
    </w:p>
    <w:p>
      <w:pPr>
        <w:spacing w:line="360" w:lineRule="auto"/>
        <w:ind w:firstLine="420" w:firstLineChars="200"/>
        <w:rPr>
          <w:rFonts w:hint="eastAsia"/>
          <w:szCs w:val="21"/>
          <w:highlight w:val="none"/>
        </w:rPr>
      </w:pPr>
      <w:r>
        <w:rPr>
          <w:rFonts w:hint="eastAsia"/>
          <w:szCs w:val="21"/>
          <w:highlight w:val="none"/>
        </w:rPr>
        <w:t>说明：1、法定代表人为投标人（企业事业单位、国家机关、社会团体）的主要行政负责人。</w:t>
      </w:r>
    </w:p>
    <w:p>
      <w:pPr>
        <w:numPr>
          <w:ilvl w:val="0"/>
          <w:numId w:val="11"/>
        </w:numPr>
        <w:spacing w:line="360" w:lineRule="auto"/>
        <w:ind w:firstLine="420" w:firstLineChars="200"/>
        <w:rPr>
          <w:rFonts w:hint="eastAsia"/>
          <w:color w:val="auto"/>
          <w:szCs w:val="21"/>
          <w:highlight w:val="none"/>
          <w:lang w:val="en-US" w:eastAsia="zh-CN"/>
        </w:rPr>
      </w:pPr>
      <w:r>
        <w:rPr>
          <w:rFonts w:hint="eastAsia"/>
          <w:color w:val="auto"/>
          <w:szCs w:val="21"/>
          <w:highlight w:val="none"/>
          <w:lang w:eastAsia="zh-Hans"/>
        </w:rPr>
        <w:t>本证明书要供法定代表人（负责人）</w:t>
      </w:r>
      <w:r>
        <w:rPr>
          <w:rFonts w:hint="eastAsia"/>
          <w:color w:val="auto"/>
          <w:szCs w:val="21"/>
          <w:highlight w:val="none"/>
          <w:lang w:val="en-US" w:eastAsia="zh-CN"/>
        </w:rPr>
        <w:t>相关身份证明文件：身份证扫描件（正反两面）；港澳台居民可提供来往通行证扫描件；非中国国籍管辖范围人员，可提供公安部门认可的身份证明材料扫描件。</w:t>
      </w:r>
    </w:p>
    <w:p>
      <w:pPr>
        <w:numPr>
          <w:ilvl w:val="0"/>
          <w:numId w:val="11"/>
        </w:numPr>
        <w:spacing w:line="360" w:lineRule="auto"/>
        <w:ind w:firstLine="420" w:firstLineChars="200"/>
        <w:rPr>
          <w:szCs w:val="21"/>
          <w:highlight w:val="none"/>
        </w:rPr>
      </w:pPr>
      <w:r>
        <w:rPr>
          <w:rFonts w:hint="eastAsia"/>
          <w:color w:val="auto"/>
          <w:szCs w:val="21"/>
          <w:highlight w:val="none"/>
          <w:lang w:eastAsia="zh-Hans"/>
        </w:rPr>
        <w:t>本项目投标授权代表为法定代表人（负责人）的，无需提供</w:t>
      </w:r>
      <w:r>
        <w:rPr>
          <w:rFonts w:hint="eastAsia"/>
          <w:color w:val="auto"/>
          <w:szCs w:val="21"/>
          <w:highlight w:val="none"/>
        </w:rPr>
        <w:t>《投标文件签署授权委托书》</w:t>
      </w:r>
      <w:r>
        <w:rPr>
          <w:rFonts w:hint="eastAsia"/>
          <w:color w:val="auto"/>
          <w:szCs w:val="21"/>
          <w:highlight w:val="none"/>
          <w:lang w:eastAsia="zh-Hans"/>
        </w:rPr>
        <w:t>。</w:t>
      </w:r>
    </w:p>
    <w:p>
      <w:pPr>
        <w:numPr>
          <w:ilvl w:val="0"/>
          <w:numId w:val="11"/>
        </w:numPr>
        <w:spacing w:line="360" w:lineRule="auto"/>
        <w:ind w:firstLine="420" w:firstLineChars="200"/>
        <w:rPr>
          <w:szCs w:val="21"/>
          <w:highlight w:val="none"/>
        </w:rPr>
      </w:pPr>
      <w:r>
        <w:rPr>
          <w:rFonts w:hint="eastAsia"/>
          <w:szCs w:val="21"/>
          <w:highlight w:val="none"/>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pPr>
              <w:jc w:val="center"/>
              <w:rPr>
                <w:rFonts w:hint="eastAsia"/>
                <w:highlight w:val="none"/>
                <w:lang w:val="en-US" w:eastAsia="zh-CN"/>
              </w:rPr>
            </w:pPr>
            <w:r>
              <w:rPr>
                <w:rFonts w:hint="eastAsia"/>
                <w:highlight w:val="none"/>
                <w:lang w:val="en-US" w:eastAsia="zh-CN"/>
              </w:rPr>
              <w:t>证件扫描件正面</w:t>
            </w:r>
          </w:p>
          <w:p>
            <w:pPr>
              <w:pStyle w:val="18"/>
              <w:jc w:val="center"/>
              <w:rPr>
                <w:rFonts w:hint="eastAsia"/>
                <w:highlight w:val="none"/>
                <w:lang w:val="en-US" w:eastAsia="zh-CN"/>
              </w:rPr>
            </w:pPr>
          </w:p>
          <w:p>
            <w:pPr>
              <w:pStyle w:val="19"/>
              <w:jc w:val="center"/>
              <w:rPr>
                <w:rFonts w:hint="default"/>
                <w:highlight w:val="none"/>
                <w:lang w:val="en-US" w:eastAsia="zh-CN"/>
              </w:rPr>
            </w:pPr>
          </w:p>
        </w:tc>
        <w:tc>
          <w:tcPr>
            <w:tcW w:w="4265" w:type="dxa"/>
            <w:vAlign w:val="top"/>
          </w:tcPr>
          <w:p>
            <w:pPr>
              <w:jc w:val="center"/>
              <w:rPr>
                <w:rFonts w:hint="eastAsia"/>
                <w:highlight w:val="none"/>
                <w:lang w:val="en-US" w:eastAsia="zh-CN"/>
              </w:rPr>
            </w:pPr>
            <w:r>
              <w:rPr>
                <w:rFonts w:hint="eastAsia"/>
                <w:highlight w:val="none"/>
                <w:lang w:val="en-US" w:eastAsia="zh-CN"/>
              </w:rPr>
              <w:t>证件扫描件反面</w:t>
            </w:r>
          </w:p>
          <w:p>
            <w:pPr>
              <w:pStyle w:val="18"/>
              <w:jc w:val="center"/>
              <w:rPr>
                <w:rFonts w:hint="eastAsia"/>
                <w:highlight w:val="none"/>
                <w:lang w:val="en-US" w:eastAsia="zh-CN"/>
              </w:rPr>
            </w:pPr>
          </w:p>
          <w:p>
            <w:pPr>
              <w:pStyle w:val="19"/>
              <w:jc w:val="center"/>
              <w:rPr>
                <w:rFonts w:hint="eastAsia"/>
                <w:sz w:val="24"/>
                <w:highlight w:val="none"/>
                <w:vertAlign w:val="baseline"/>
                <w:lang w:val="en-US" w:eastAsia="zh-CN"/>
              </w:rPr>
            </w:pPr>
          </w:p>
        </w:tc>
      </w:tr>
    </w:tbl>
    <w:p>
      <w:pPr>
        <w:rPr>
          <w:sz w:val="24"/>
          <w:highlight w:val="none"/>
        </w:rPr>
      </w:pPr>
    </w:p>
    <w:p>
      <w:pPr>
        <w:pStyle w:val="3"/>
        <w:spacing w:before="120" w:after="120"/>
        <w:jc w:val="center"/>
        <w:rPr>
          <w:rFonts w:ascii="黑体" w:eastAsia="黑体"/>
          <w:b w:val="0"/>
          <w:sz w:val="24"/>
          <w:highlight w:val="none"/>
        </w:rPr>
      </w:pPr>
      <w:r>
        <w:rPr>
          <w:rFonts w:hint="eastAsia" w:ascii="黑体" w:eastAsia="黑体"/>
          <w:b w:val="0"/>
          <w:sz w:val="24"/>
          <w:highlight w:val="none"/>
        </w:rPr>
        <w:t>二、投标文件签署授权委托书</w:t>
      </w:r>
    </w:p>
    <w:p>
      <w:pPr>
        <w:spacing w:line="360" w:lineRule="auto"/>
        <w:ind w:firstLine="420" w:firstLineChars="200"/>
        <w:rPr>
          <w:rFonts w:hint="eastAsia"/>
          <w:szCs w:val="21"/>
          <w:highlight w:val="none"/>
        </w:rPr>
      </w:pPr>
      <w:r>
        <w:rPr>
          <w:rFonts w:hint="eastAsia"/>
          <w:szCs w:val="21"/>
          <w:highlight w:val="none"/>
        </w:rPr>
        <w:t>本授权委托书声明：我</w:t>
      </w:r>
      <w:r>
        <w:rPr>
          <w:rFonts w:hint="eastAsia"/>
          <w:szCs w:val="21"/>
          <w:highlight w:val="none"/>
          <w:u w:val="single"/>
        </w:rPr>
        <w:t xml:space="preserve">           </w:t>
      </w:r>
      <w:r>
        <w:rPr>
          <w:rFonts w:hint="eastAsia"/>
          <w:szCs w:val="21"/>
          <w:highlight w:val="none"/>
        </w:rPr>
        <w:t>（姓名）系</w:t>
      </w:r>
      <w:r>
        <w:rPr>
          <w:rFonts w:hint="eastAsia"/>
          <w:szCs w:val="21"/>
          <w:highlight w:val="none"/>
          <w:u w:val="single"/>
        </w:rPr>
        <w:t xml:space="preserve">             </w:t>
      </w:r>
      <w:r>
        <w:rPr>
          <w:rFonts w:hint="eastAsia"/>
          <w:szCs w:val="21"/>
          <w:highlight w:val="none"/>
        </w:rPr>
        <w:t>（投标人名称）的法定代表人（负责人），现授权委托</w:t>
      </w:r>
      <w:r>
        <w:rPr>
          <w:rFonts w:hint="eastAsia"/>
          <w:szCs w:val="21"/>
          <w:highlight w:val="none"/>
          <w:u w:val="single"/>
        </w:rPr>
        <w:t xml:space="preserve">            </w:t>
      </w:r>
      <w:r>
        <w:rPr>
          <w:rFonts w:hint="eastAsia"/>
          <w:szCs w:val="21"/>
          <w:highlight w:val="none"/>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highlight w:val="none"/>
        </w:rPr>
      </w:pPr>
      <w:r>
        <w:rPr>
          <w:rFonts w:hint="eastAsia"/>
          <w:szCs w:val="21"/>
          <w:highlight w:val="none"/>
        </w:rPr>
        <w:t>代理人无转委托权，特此委托。</w:t>
      </w:r>
    </w:p>
    <w:p>
      <w:pPr>
        <w:spacing w:line="360" w:lineRule="auto"/>
        <w:ind w:firstLine="420" w:firstLineChars="200"/>
        <w:rPr>
          <w:rFonts w:hint="eastAsia"/>
          <w:szCs w:val="21"/>
          <w:highlight w:val="none"/>
        </w:rPr>
      </w:pPr>
    </w:p>
    <w:p>
      <w:pPr>
        <w:spacing w:line="360" w:lineRule="auto"/>
        <w:ind w:firstLine="420" w:firstLineChars="200"/>
        <w:rPr>
          <w:rFonts w:hint="eastAsia"/>
          <w:szCs w:val="21"/>
          <w:highlight w:val="none"/>
          <w:u w:val="none"/>
          <w:lang w:eastAsia="zh-CN"/>
        </w:rPr>
      </w:pPr>
      <w:r>
        <w:rPr>
          <w:rFonts w:hint="eastAsia"/>
          <w:szCs w:val="21"/>
          <w:highlight w:val="none"/>
        </w:rPr>
        <w:t>代理人</w:t>
      </w:r>
      <w:r>
        <w:rPr>
          <w:rFonts w:hint="eastAsia"/>
          <w:szCs w:val="21"/>
          <w:highlight w:val="none"/>
          <w:lang w:eastAsia="zh-CN"/>
        </w:rPr>
        <w:t>：</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none"/>
          <w:lang w:eastAsia="zh-CN"/>
        </w:rPr>
        <w:t>；</w:t>
      </w:r>
    </w:p>
    <w:p>
      <w:pPr>
        <w:spacing w:line="360" w:lineRule="auto"/>
        <w:ind w:firstLine="420" w:firstLineChars="200"/>
        <w:rPr>
          <w:rFonts w:hint="eastAsia"/>
          <w:szCs w:val="21"/>
          <w:highlight w:val="none"/>
          <w:u w:val="none"/>
          <w:lang w:eastAsia="zh-CN"/>
        </w:rPr>
      </w:pPr>
      <w:r>
        <w:rPr>
          <w:rFonts w:hint="eastAsia"/>
          <w:szCs w:val="21"/>
          <w:highlight w:val="none"/>
        </w:rPr>
        <w:t>身份</w:t>
      </w:r>
      <w:r>
        <w:rPr>
          <w:rFonts w:hint="eastAsia"/>
          <w:szCs w:val="21"/>
          <w:highlight w:val="none"/>
          <w:lang w:val="en-US" w:eastAsia="zh-CN"/>
        </w:rPr>
        <w:t>证件号</w:t>
      </w:r>
      <w:r>
        <w:rPr>
          <w:rFonts w:hint="eastAsia"/>
          <w:szCs w:val="21"/>
          <w:highlight w:val="none"/>
        </w:rPr>
        <w:t>：</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rPr>
        <w:t>职务：</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none"/>
          <w:lang w:eastAsia="zh-CN"/>
        </w:rPr>
        <w:t>；</w:t>
      </w:r>
    </w:p>
    <w:p>
      <w:pPr>
        <w:spacing w:line="360" w:lineRule="auto"/>
        <w:ind w:firstLine="420" w:firstLineChars="200"/>
        <w:rPr>
          <w:rFonts w:hint="default"/>
          <w:szCs w:val="21"/>
          <w:highlight w:val="none"/>
          <w:u w:val="none"/>
          <w:lang w:val="en-US" w:eastAsia="zh-CN"/>
        </w:rPr>
      </w:pPr>
      <w:r>
        <w:rPr>
          <w:rFonts w:hint="eastAsia"/>
          <w:szCs w:val="21"/>
          <w:highlight w:val="none"/>
        </w:rPr>
        <w:t>联系电话：</w:t>
      </w:r>
      <w:r>
        <w:rPr>
          <w:rFonts w:hint="eastAsia"/>
          <w:szCs w:val="21"/>
          <w:highlight w:val="none"/>
          <w:u w:val="single"/>
        </w:rPr>
        <w:t xml:space="preserve">            </w:t>
      </w:r>
      <w:r>
        <w:rPr>
          <w:rFonts w:hint="eastAsia"/>
          <w:szCs w:val="21"/>
          <w:highlight w:val="none"/>
          <w:lang w:eastAsia="zh-CN"/>
        </w:rPr>
        <w:t>，</w:t>
      </w:r>
      <w:r>
        <w:rPr>
          <w:rFonts w:hint="eastAsia"/>
          <w:szCs w:val="21"/>
          <w:highlight w:val="none"/>
        </w:rPr>
        <w:t>手机：</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u w:val="none"/>
          <w:lang w:val="en-US" w:eastAsia="zh-CN"/>
        </w:rPr>
        <w:t>电子邮箱：</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eastAsia="宋体"/>
          <w:szCs w:val="21"/>
          <w:highlight w:val="none"/>
          <w:u w:val="none"/>
          <w:lang w:eastAsia="zh-CN"/>
        </w:rPr>
        <w:t>；</w:t>
      </w:r>
    </w:p>
    <w:p>
      <w:pPr>
        <w:spacing w:line="360" w:lineRule="auto"/>
        <w:ind w:firstLine="420" w:firstLineChars="200"/>
        <w:rPr>
          <w:rFonts w:hint="eastAsia" w:eastAsia="宋体"/>
          <w:szCs w:val="21"/>
          <w:highlight w:val="none"/>
          <w:lang w:eastAsia="zh-CN"/>
        </w:rPr>
      </w:pPr>
      <w:r>
        <w:rPr>
          <w:rFonts w:hint="eastAsia"/>
          <w:szCs w:val="21"/>
          <w:highlight w:val="none"/>
        </w:rPr>
        <w:t>授权委托日期：</w:t>
      </w:r>
      <w:r>
        <w:rPr>
          <w:rFonts w:hint="eastAsia"/>
          <w:szCs w:val="21"/>
          <w:highlight w:val="none"/>
          <w:u w:val="single"/>
        </w:rPr>
        <w:t xml:space="preserve">         </w:t>
      </w:r>
      <w:r>
        <w:rPr>
          <w:rFonts w:hint="eastAsia"/>
          <w:szCs w:val="21"/>
          <w:highlight w:val="none"/>
        </w:rPr>
        <w:t>年</w:t>
      </w:r>
      <w:r>
        <w:rPr>
          <w:rFonts w:hint="eastAsia"/>
          <w:szCs w:val="21"/>
          <w:highlight w:val="none"/>
          <w:u w:val="single"/>
        </w:rPr>
        <w:t xml:space="preserve">     </w:t>
      </w:r>
      <w:r>
        <w:rPr>
          <w:rFonts w:hint="eastAsia"/>
          <w:szCs w:val="21"/>
          <w:highlight w:val="none"/>
        </w:rPr>
        <w:t xml:space="preserve">月 </w:t>
      </w:r>
      <w:r>
        <w:rPr>
          <w:rFonts w:hint="eastAsia"/>
          <w:szCs w:val="21"/>
          <w:highlight w:val="none"/>
          <w:u w:val="single"/>
        </w:rPr>
        <w:t xml:space="preserve">      </w:t>
      </w:r>
      <w:r>
        <w:rPr>
          <w:rFonts w:hint="eastAsia"/>
          <w:szCs w:val="21"/>
          <w:highlight w:val="none"/>
        </w:rPr>
        <w:t>日</w:t>
      </w:r>
      <w:r>
        <w:rPr>
          <w:rFonts w:hint="eastAsia"/>
          <w:szCs w:val="21"/>
          <w:highlight w:val="none"/>
          <w:lang w:eastAsia="zh-CN"/>
        </w:rPr>
        <w:t>。</w:t>
      </w:r>
    </w:p>
    <w:p>
      <w:pPr>
        <w:spacing w:line="360" w:lineRule="auto"/>
        <w:ind w:firstLine="422" w:firstLineChars="200"/>
        <w:rPr>
          <w:b/>
          <w:color w:val="FF0000"/>
          <w:szCs w:val="21"/>
          <w:highlight w:val="none"/>
        </w:rPr>
      </w:pPr>
      <w:r>
        <w:rPr>
          <w:rFonts w:hint="eastAsia"/>
          <w:b/>
          <w:color w:val="FF0000"/>
          <w:szCs w:val="21"/>
          <w:highlight w:val="none"/>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pPr>
              <w:jc w:val="center"/>
              <w:rPr>
                <w:rFonts w:hint="eastAsia"/>
                <w:highlight w:val="none"/>
                <w:lang w:val="en-US" w:eastAsia="zh-CN"/>
              </w:rPr>
            </w:pPr>
            <w:r>
              <w:rPr>
                <w:rFonts w:hint="eastAsia" w:ascii="Times New Roman" w:eastAsia="宋体"/>
                <w:highlight w:val="none"/>
                <w:lang w:val="en-US" w:eastAsia="zh-CN"/>
              </w:rPr>
              <w:t>证件扫描件正面</w:t>
            </w:r>
          </w:p>
          <w:p>
            <w:pPr>
              <w:pStyle w:val="18"/>
              <w:jc w:val="center"/>
              <w:rPr>
                <w:rFonts w:hint="eastAsia"/>
                <w:highlight w:val="none"/>
                <w:lang w:val="en-US" w:eastAsia="zh-CN"/>
              </w:rPr>
            </w:pPr>
          </w:p>
          <w:p>
            <w:pPr>
              <w:pStyle w:val="19"/>
              <w:jc w:val="center"/>
              <w:rPr>
                <w:rFonts w:hint="default"/>
                <w:highlight w:val="none"/>
                <w:lang w:val="en-US" w:eastAsia="zh-CN"/>
              </w:rPr>
            </w:pPr>
          </w:p>
        </w:tc>
        <w:tc>
          <w:tcPr>
            <w:tcW w:w="4265" w:type="dxa"/>
            <w:vAlign w:val="top"/>
          </w:tcPr>
          <w:p>
            <w:pPr>
              <w:jc w:val="center"/>
              <w:rPr>
                <w:rFonts w:hint="eastAsia"/>
                <w:highlight w:val="none"/>
                <w:lang w:val="en-US" w:eastAsia="zh-CN"/>
              </w:rPr>
            </w:pPr>
            <w:r>
              <w:rPr>
                <w:rFonts w:hint="eastAsia" w:ascii="Times New Roman" w:eastAsia="宋体"/>
                <w:highlight w:val="none"/>
                <w:lang w:val="en-US" w:eastAsia="zh-CN"/>
              </w:rPr>
              <w:t>证件扫描件反面</w:t>
            </w:r>
          </w:p>
          <w:p>
            <w:pPr>
              <w:pStyle w:val="18"/>
              <w:jc w:val="center"/>
              <w:rPr>
                <w:rFonts w:hint="eastAsia"/>
                <w:highlight w:val="none"/>
                <w:lang w:val="en-US" w:eastAsia="zh-CN"/>
              </w:rPr>
            </w:pPr>
          </w:p>
          <w:p>
            <w:pPr>
              <w:pStyle w:val="19"/>
              <w:jc w:val="center"/>
              <w:rPr>
                <w:rFonts w:hint="eastAsia"/>
                <w:sz w:val="24"/>
                <w:highlight w:val="none"/>
                <w:vertAlign w:val="baseline"/>
                <w:lang w:val="en-US" w:eastAsia="zh-CN"/>
              </w:rPr>
            </w:pPr>
          </w:p>
        </w:tc>
      </w:tr>
    </w:tbl>
    <w:p>
      <w:pPr>
        <w:pStyle w:val="3"/>
        <w:jc w:val="center"/>
        <w:rPr>
          <w:rFonts w:ascii="黑体" w:eastAsia="黑体"/>
          <w:b w:val="0"/>
          <w:kern w:val="0"/>
          <w:sz w:val="24"/>
          <w:szCs w:val="24"/>
          <w:highlight w:val="none"/>
        </w:rPr>
      </w:pPr>
      <w:r>
        <w:rPr>
          <w:rFonts w:hint="eastAsia" w:ascii="黑体" w:eastAsia="黑体"/>
          <w:b w:val="0"/>
          <w:kern w:val="0"/>
          <w:sz w:val="24"/>
          <w:szCs w:val="24"/>
          <w:highlight w:val="none"/>
        </w:rPr>
        <w:t>三、</w:t>
      </w:r>
      <w:bookmarkStart w:id="71" w:name="_Hlk72092634"/>
      <w:r>
        <w:rPr>
          <w:rFonts w:hint="eastAsia" w:ascii="黑体" w:eastAsia="黑体"/>
          <w:b w:val="0"/>
          <w:kern w:val="0"/>
          <w:sz w:val="24"/>
          <w:szCs w:val="24"/>
          <w:highlight w:val="none"/>
        </w:rPr>
        <w:t>实质性条款响应情况表</w:t>
      </w:r>
      <w:bookmarkEnd w:id="71"/>
      <w:r>
        <w:commentReference w:id="91"/>
      </w:r>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915"/>
        <w:gridCol w:w="1337"/>
        <w:gridCol w:w="1842"/>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pPr>
              <w:adjustRightInd w:val="0"/>
              <w:snapToGrid w:val="0"/>
              <w:spacing w:line="360" w:lineRule="auto"/>
              <w:jc w:val="center"/>
              <w:rPr>
                <w:rFonts w:ascii="宋体" w:hAnsi="宋体"/>
                <w:kern w:val="0"/>
                <w:szCs w:val="21"/>
                <w:highlight w:val="none"/>
              </w:rPr>
            </w:pPr>
            <w:bookmarkStart w:id="72" w:name="_Hlk72092651"/>
            <w:r>
              <w:rPr>
                <w:rFonts w:hint="eastAsia" w:ascii="宋体" w:hAnsi="宋体"/>
                <w:kern w:val="0"/>
                <w:szCs w:val="21"/>
                <w:highlight w:val="none"/>
              </w:rPr>
              <w:t>序号</w:t>
            </w:r>
          </w:p>
        </w:tc>
        <w:tc>
          <w:tcPr>
            <w:tcW w:w="2915" w:type="dxa"/>
            <w:vAlign w:val="center"/>
          </w:tcPr>
          <w:p>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实质性条款具体内容</w:t>
            </w:r>
          </w:p>
        </w:tc>
        <w:tc>
          <w:tcPr>
            <w:tcW w:w="1337" w:type="dxa"/>
            <w:vAlign w:val="center"/>
          </w:tcPr>
          <w:p>
            <w:pPr>
              <w:adjustRightInd w:val="0"/>
              <w:snapToGrid w:val="0"/>
              <w:spacing w:line="360" w:lineRule="auto"/>
              <w:jc w:val="center"/>
              <w:rPr>
                <w:rFonts w:ascii="宋体" w:hAnsi="宋体"/>
                <w:kern w:val="0"/>
                <w:szCs w:val="21"/>
                <w:highlight w:val="none"/>
              </w:rPr>
            </w:pPr>
            <w:r>
              <w:rPr>
                <w:rFonts w:hint="eastAsia"/>
                <w:highlight w:val="none"/>
              </w:rPr>
              <w:t>投标响应</w:t>
            </w:r>
          </w:p>
        </w:tc>
        <w:tc>
          <w:tcPr>
            <w:tcW w:w="1842" w:type="dxa"/>
            <w:vAlign w:val="center"/>
          </w:tcPr>
          <w:p>
            <w:pPr>
              <w:adjustRightInd w:val="0"/>
              <w:snapToGrid w:val="0"/>
              <w:spacing w:line="360" w:lineRule="auto"/>
              <w:jc w:val="center"/>
              <w:rPr>
                <w:rFonts w:ascii="宋体" w:hAnsi="宋体"/>
                <w:kern w:val="0"/>
                <w:szCs w:val="21"/>
                <w:highlight w:val="none"/>
              </w:rPr>
            </w:pPr>
            <w:r>
              <w:rPr>
                <w:rFonts w:hint="eastAsia"/>
                <w:highlight w:val="none"/>
              </w:rPr>
              <w:t>偏离情况</w:t>
            </w:r>
          </w:p>
        </w:tc>
        <w:tc>
          <w:tcPr>
            <w:tcW w:w="1418" w:type="dxa"/>
            <w:vAlign w:val="center"/>
          </w:tcPr>
          <w:p>
            <w:pPr>
              <w:adjustRightInd w:val="0"/>
              <w:snapToGrid w:val="0"/>
              <w:spacing w:line="360" w:lineRule="auto"/>
              <w:jc w:val="center"/>
              <w:rPr>
                <w:rFonts w:ascii="宋体" w:hAnsi="宋体"/>
                <w:kern w:val="0"/>
                <w:szCs w:val="21"/>
                <w:highlight w:val="none"/>
              </w:rPr>
            </w:pPr>
            <w:r>
              <w:rPr>
                <w:rFonts w:hint="eastAsia"/>
                <w:highlight w:val="none"/>
              </w:rPr>
              <w:t>说明</w:t>
            </w:r>
          </w:p>
        </w:tc>
      </w:tr>
      <w:bookmarkEnd w:id="7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highlight w:val="none"/>
              </w:rPr>
            </w:pPr>
            <w:r>
              <w:rPr>
                <w:rFonts w:hint="eastAsia" w:ascii="宋体" w:hAnsi="宋体"/>
                <w:kern w:val="0"/>
                <w:szCs w:val="21"/>
                <w:highlight w:val="none"/>
              </w:rPr>
              <w:t>1</w:t>
            </w:r>
          </w:p>
        </w:tc>
        <w:tc>
          <w:tcPr>
            <w:tcW w:w="2915" w:type="dxa"/>
            <w:vAlign w:val="center"/>
          </w:tcPr>
          <w:p>
            <w:pPr>
              <w:adjustRightInd w:val="0"/>
              <w:snapToGrid w:val="0"/>
              <w:spacing w:line="360" w:lineRule="auto"/>
              <w:jc w:val="center"/>
              <w:rPr>
                <w:rFonts w:hAnsi="宋体"/>
                <w:kern w:val="0"/>
                <w:szCs w:val="21"/>
                <w:highlight w:val="none"/>
              </w:rPr>
            </w:pPr>
            <w:r>
              <w:rPr>
                <w:rFonts w:hint="eastAsia" w:hAnsi="宋体"/>
                <w:kern w:val="0"/>
                <w:szCs w:val="21"/>
                <w:highlight w:val="none"/>
              </w:rPr>
              <w:t>满足本项目标★的条款要求</w:t>
            </w:r>
          </w:p>
        </w:tc>
        <w:tc>
          <w:tcPr>
            <w:tcW w:w="1337" w:type="dxa"/>
          </w:tcPr>
          <w:p>
            <w:pPr>
              <w:adjustRightInd w:val="0"/>
              <w:snapToGrid w:val="0"/>
              <w:spacing w:line="360" w:lineRule="auto"/>
              <w:rPr>
                <w:rFonts w:ascii="宋体" w:hAnsi="宋体"/>
                <w:kern w:val="0"/>
                <w:szCs w:val="21"/>
                <w:highlight w:val="none"/>
              </w:rPr>
            </w:pPr>
          </w:p>
        </w:tc>
        <w:tc>
          <w:tcPr>
            <w:tcW w:w="1842" w:type="dxa"/>
          </w:tcPr>
          <w:p>
            <w:pPr>
              <w:adjustRightInd w:val="0"/>
              <w:snapToGrid w:val="0"/>
              <w:spacing w:line="360" w:lineRule="auto"/>
              <w:rPr>
                <w:rFonts w:ascii="宋体" w:hAnsi="宋体"/>
                <w:kern w:val="0"/>
                <w:szCs w:val="21"/>
                <w:highlight w:val="none"/>
              </w:rPr>
            </w:pPr>
          </w:p>
        </w:tc>
        <w:tc>
          <w:tcPr>
            <w:tcW w:w="1418" w:type="dxa"/>
          </w:tcPr>
          <w:p>
            <w:pPr>
              <w:adjustRightInd w:val="0"/>
              <w:snapToGrid w:val="0"/>
              <w:spacing w:line="360" w:lineRule="auto"/>
              <w:rPr>
                <w:rFonts w:ascii="宋体" w:hAnsi="宋体"/>
                <w:kern w:val="0"/>
                <w:szCs w:val="21"/>
                <w:highlight w:val="none"/>
              </w:rPr>
            </w:pPr>
          </w:p>
        </w:tc>
      </w:tr>
    </w:tbl>
    <w:p>
      <w:pPr>
        <w:ind w:firstLine="482" w:firstLineChars="200"/>
        <w:rPr>
          <w:b/>
          <w:sz w:val="24"/>
          <w:szCs w:val="22"/>
          <w:highlight w:val="none"/>
        </w:rPr>
      </w:pPr>
      <w:r>
        <w:rPr>
          <w:rFonts w:hint="eastAsia"/>
          <w:b/>
          <w:sz w:val="24"/>
          <w:szCs w:val="22"/>
          <w:highlight w:val="none"/>
        </w:rPr>
        <w:t>注：1.上表所列各项均为不可负偏离条款。</w:t>
      </w:r>
    </w:p>
    <w:p>
      <w:pPr>
        <w:ind w:firstLine="482" w:firstLineChars="200"/>
        <w:rPr>
          <w:b/>
          <w:sz w:val="24"/>
          <w:szCs w:val="22"/>
          <w:highlight w:val="none"/>
        </w:rPr>
      </w:pPr>
      <w:r>
        <w:rPr>
          <w:rFonts w:hint="eastAsia"/>
          <w:b/>
          <w:sz w:val="24"/>
          <w:szCs w:val="22"/>
          <w:highlight w:val="none"/>
        </w:rPr>
        <w:t>2.“投标响应”一栏应当详细填写投标人自身响应情况，而不能不合理照搬照抄招实质性条款具体内容。</w:t>
      </w:r>
    </w:p>
    <w:p>
      <w:pPr>
        <w:ind w:firstLine="482" w:firstLineChars="200"/>
        <w:rPr>
          <w:b/>
          <w:sz w:val="24"/>
          <w:szCs w:val="22"/>
          <w:highlight w:val="none"/>
        </w:rPr>
      </w:pPr>
      <w:r>
        <w:rPr>
          <w:rFonts w:hint="eastAsia"/>
          <w:b/>
          <w:sz w:val="24"/>
          <w:szCs w:val="22"/>
          <w:highlight w:val="none"/>
        </w:rPr>
        <w:t>3</w:t>
      </w:r>
      <w:r>
        <w:rPr>
          <w:b/>
          <w:sz w:val="24"/>
          <w:szCs w:val="22"/>
          <w:highlight w:val="none"/>
        </w:rPr>
        <w:t>.</w:t>
      </w:r>
      <w:r>
        <w:rPr>
          <w:rFonts w:hint="eastAsia"/>
          <w:b/>
          <w:sz w:val="24"/>
          <w:szCs w:val="22"/>
          <w:highlight w:val="none"/>
        </w:rPr>
        <w:t>“偏离情况”一栏应填写“正偏离”、“负偏离”或“无偏离”，</w:t>
      </w:r>
      <w:r>
        <w:rPr>
          <w:rFonts w:hint="eastAsia"/>
          <w:b/>
          <w:sz w:val="24"/>
          <w:highlight w:val="none"/>
        </w:rPr>
        <w:t>“正偏离”表示“投标响应优于实质性条款具体内容要求”，“负偏离”表示“投标响应不满足实质性条款具体内容要求”，“无偏离”表示“投标响应与实质性条款具体内容要求一致”。</w:t>
      </w:r>
    </w:p>
    <w:p>
      <w:pPr>
        <w:ind w:firstLine="482" w:firstLineChars="200"/>
        <w:rPr>
          <w:b/>
          <w:sz w:val="24"/>
          <w:highlight w:val="none"/>
        </w:rPr>
      </w:pPr>
      <w:r>
        <w:rPr>
          <w:b/>
          <w:sz w:val="24"/>
          <w:highlight w:val="none"/>
        </w:rPr>
        <w:t>4.</w:t>
      </w:r>
      <w:r>
        <w:rPr>
          <w:rFonts w:hint="eastAsia"/>
          <w:b/>
          <w:sz w:val="24"/>
          <w:highlight w:val="none"/>
        </w:rPr>
        <w:t>评审委员会有权对投标响应情况作出判断（作出评审结论）。</w:t>
      </w:r>
    </w:p>
    <w:p>
      <w:pPr>
        <w:ind w:firstLine="482" w:firstLineChars="200"/>
        <w:rPr>
          <w:b/>
          <w:sz w:val="24"/>
          <w:szCs w:val="22"/>
          <w:highlight w:val="none"/>
        </w:rPr>
      </w:pPr>
      <w:r>
        <w:rPr>
          <w:b/>
          <w:sz w:val="24"/>
          <w:szCs w:val="22"/>
          <w:highlight w:val="none"/>
        </w:rPr>
        <w:t>5</w:t>
      </w:r>
      <w:r>
        <w:rPr>
          <w:rFonts w:hint="eastAsia"/>
          <w:b/>
          <w:sz w:val="24"/>
          <w:szCs w:val="22"/>
          <w:highlight w:val="none"/>
        </w:rPr>
        <w:t>.实质性响应条款“投标响应情况”与投标文件其它内容冲突的，以实质性响应条款“投标响应情况”为准。</w:t>
      </w:r>
      <w:bookmarkEnd w:id="69"/>
    </w:p>
    <w:p>
      <w:pPr>
        <w:ind w:firstLine="482" w:firstLineChars="200"/>
        <w:rPr>
          <w:b/>
          <w:sz w:val="24"/>
          <w:szCs w:val="22"/>
          <w:highlight w:val="none"/>
        </w:rPr>
      </w:pPr>
      <w:r>
        <w:rPr>
          <w:rFonts w:hint="eastAsia"/>
          <w:b/>
          <w:sz w:val="24"/>
          <w:szCs w:val="22"/>
          <w:highlight w:val="none"/>
        </w:rPr>
        <w:t>6.要求提供证明资料，在“说明”一栏中列明证明资料的位置,以便评审；未要求提供证明材料的，投标人可以不提供。</w:t>
      </w:r>
    </w:p>
    <w:p>
      <w:pPr>
        <w:rPr>
          <w:highlight w:val="none"/>
        </w:rPr>
      </w:pPr>
    </w:p>
    <w:p>
      <w:pPr>
        <w:pStyle w:val="3"/>
        <w:jc w:val="center"/>
        <w:rPr>
          <w:sz w:val="24"/>
          <w:highlight w:val="none"/>
        </w:rPr>
      </w:pPr>
      <w:r>
        <w:rPr>
          <w:rFonts w:hint="eastAsia" w:ascii="黑体" w:eastAsia="黑体"/>
          <w:b w:val="0"/>
          <w:sz w:val="24"/>
          <w:szCs w:val="24"/>
          <w:highlight w:val="none"/>
        </w:rPr>
        <w:t>四、技术要求偏离表</w:t>
      </w:r>
      <w:r>
        <w:commentReference w:id="92"/>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pPr>
              <w:jc w:val="center"/>
              <w:rPr>
                <w:color w:val="000000" w:themeColor="text1"/>
                <w:szCs w:val="21"/>
                <w:highlight w:val="none"/>
                <w14:textFill>
                  <w14:solidFill>
                    <w14:schemeClr w14:val="tx1"/>
                  </w14:solidFill>
                </w14:textFill>
              </w:rPr>
            </w:pPr>
            <w:r>
              <w:rPr>
                <w:rFonts w:hint="eastAsia"/>
                <w:sz w:val="24"/>
                <w:highlight w:val="none"/>
              </w:rPr>
              <w:t>序号</w:t>
            </w:r>
          </w:p>
        </w:tc>
        <w:tc>
          <w:tcPr>
            <w:tcW w:w="772" w:type="dxa"/>
            <w:vAlign w:val="center"/>
          </w:tcPr>
          <w:p>
            <w:pPr>
              <w:jc w:val="center"/>
              <w:rPr>
                <w:color w:val="000000" w:themeColor="text1"/>
                <w:szCs w:val="21"/>
                <w:highlight w:val="none"/>
                <w14:textFill>
                  <w14:solidFill>
                    <w14:schemeClr w14:val="tx1"/>
                  </w14:solidFill>
                </w14:textFill>
              </w:rPr>
            </w:pPr>
            <w:r>
              <w:rPr>
                <w:rFonts w:hint="eastAsia"/>
                <w:sz w:val="24"/>
                <w:highlight w:val="none"/>
              </w:rPr>
              <w:t>货物名称</w:t>
            </w:r>
          </w:p>
        </w:tc>
        <w:tc>
          <w:tcPr>
            <w:tcW w:w="5446" w:type="dxa"/>
            <w:vAlign w:val="center"/>
          </w:tcPr>
          <w:p>
            <w:pPr>
              <w:jc w:val="center"/>
              <w:rPr>
                <w:color w:val="000000" w:themeColor="text1"/>
                <w:szCs w:val="21"/>
                <w:highlight w:val="none"/>
                <w14:textFill>
                  <w14:solidFill>
                    <w14:schemeClr w14:val="tx1"/>
                  </w14:solidFill>
                </w14:textFill>
              </w:rPr>
            </w:pPr>
            <w:r>
              <w:rPr>
                <w:rFonts w:hint="eastAsia"/>
                <w:sz w:val="24"/>
                <w:highlight w:val="none"/>
              </w:rPr>
              <w:t>招标技术要求</w:t>
            </w:r>
          </w:p>
        </w:tc>
        <w:tc>
          <w:tcPr>
            <w:tcW w:w="972" w:type="dxa"/>
            <w:vAlign w:val="center"/>
          </w:tcPr>
          <w:p>
            <w:pPr>
              <w:jc w:val="center"/>
              <w:rPr>
                <w:color w:val="000000" w:themeColor="text1"/>
                <w:szCs w:val="21"/>
                <w:highlight w:val="none"/>
                <w14:textFill>
                  <w14:solidFill>
                    <w14:schemeClr w14:val="tx1"/>
                  </w14:solidFill>
                </w14:textFill>
              </w:rPr>
            </w:pPr>
            <w:r>
              <w:rPr>
                <w:rFonts w:hint="eastAsia"/>
                <w:sz w:val="24"/>
                <w:highlight w:val="none"/>
              </w:rPr>
              <w:t>投标技术响应</w:t>
            </w:r>
          </w:p>
        </w:tc>
        <w:tc>
          <w:tcPr>
            <w:tcW w:w="710" w:type="dxa"/>
            <w:vAlign w:val="center"/>
          </w:tcPr>
          <w:p>
            <w:pPr>
              <w:jc w:val="center"/>
              <w:rPr>
                <w:color w:val="000000" w:themeColor="text1"/>
                <w:szCs w:val="21"/>
                <w:highlight w:val="none"/>
                <w14:textFill>
                  <w14:solidFill>
                    <w14:schemeClr w14:val="tx1"/>
                  </w14:solidFill>
                </w14:textFill>
              </w:rPr>
            </w:pPr>
            <w:r>
              <w:rPr>
                <w:rFonts w:hint="eastAsia"/>
                <w:sz w:val="24"/>
                <w:highlight w:val="none"/>
              </w:rPr>
              <w:t>偏离情况</w:t>
            </w:r>
          </w:p>
        </w:tc>
        <w:tc>
          <w:tcPr>
            <w:tcW w:w="390" w:type="dxa"/>
            <w:vAlign w:val="center"/>
          </w:tcPr>
          <w:p>
            <w:pPr>
              <w:jc w:val="center"/>
              <w:rPr>
                <w:color w:val="000000" w:themeColor="text1"/>
                <w:szCs w:val="21"/>
                <w:highlight w:val="none"/>
                <w14:textFill>
                  <w14:solidFill>
                    <w14:schemeClr w14:val="tx1"/>
                  </w14:solidFill>
                </w14:textFill>
              </w:rPr>
            </w:pPr>
            <w:r>
              <w:rPr>
                <w:rFonts w:hint="eastAsia"/>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pPr>
              <w:jc w:val="center"/>
              <w:rPr>
                <w:color w:val="000000" w:themeColor="text1"/>
                <w:szCs w:val="21"/>
                <w:highlight w:val="none"/>
                <w14:textFill>
                  <w14:solidFill>
                    <w14:schemeClr w14:val="tx1"/>
                  </w14:solidFill>
                </w14:textFill>
              </w:rPr>
            </w:pPr>
            <w:r>
              <w:rPr>
                <w:color w:val="000000" w:themeColor="text1"/>
                <w:szCs w:val="21"/>
                <w:highlight w:val="none"/>
                <w14:textFill>
                  <w14:solidFill>
                    <w14:schemeClr w14:val="tx1"/>
                  </w14:solidFill>
                </w14:textFill>
              </w:rPr>
              <w:t>1</w:t>
            </w:r>
          </w:p>
        </w:tc>
        <w:tc>
          <w:tcPr>
            <w:tcW w:w="772" w:type="dxa"/>
            <w:vMerge w:val="restart"/>
            <w:vAlign w:val="center"/>
          </w:tcPr>
          <w:p>
            <w:pPr>
              <w:jc w:val="cente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pPr>
              <w:rPr>
                <w:color w:val="000000" w:themeColor="text1"/>
                <w:szCs w:val="21"/>
                <w:highlight w:val="none"/>
                <w14:textFill>
                  <w14:solidFill>
                    <w14:schemeClr w14:val="tx1"/>
                  </w14:solidFill>
                </w14:textFill>
              </w:rPr>
            </w:pPr>
          </w:p>
        </w:tc>
        <w:tc>
          <w:tcPr>
            <w:tcW w:w="710" w:type="dxa"/>
          </w:tcPr>
          <w:p>
            <w:pPr>
              <w:rPr>
                <w:color w:val="000000" w:themeColor="text1"/>
                <w:szCs w:val="21"/>
                <w:highlight w:val="none"/>
                <w14:textFill>
                  <w14:solidFill>
                    <w14:schemeClr w14:val="tx1"/>
                  </w14:solidFill>
                </w14:textFill>
              </w:rPr>
            </w:pPr>
          </w:p>
        </w:tc>
        <w:tc>
          <w:tcPr>
            <w:tcW w:w="390" w:type="dxa"/>
          </w:tcPr>
          <w:p>
            <w:pPr>
              <w:rPr>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highlight w:val="none"/>
                <w14:textFill>
                  <w14:solidFill>
                    <w14:schemeClr w14:val="tx1"/>
                  </w14:solidFill>
                </w14:textFill>
              </w:rPr>
            </w:pPr>
          </w:p>
        </w:tc>
        <w:tc>
          <w:tcPr>
            <w:tcW w:w="772" w:type="dxa"/>
            <w:vMerge w:val="continue"/>
            <w:vAlign w:val="center"/>
          </w:tcPr>
          <w:p>
            <w:pPr>
              <w:jc w:val="cente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pPr>
              <w:rPr>
                <w:color w:val="000000" w:themeColor="text1"/>
                <w:szCs w:val="21"/>
                <w:highlight w:val="none"/>
                <w14:textFill>
                  <w14:solidFill>
                    <w14:schemeClr w14:val="tx1"/>
                  </w14:solidFill>
                </w14:textFill>
              </w:rPr>
            </w:pPr>
          </w:p>
        </w:tc>
        <w:tc>
          <w:tcPr>
            <w:tcW w:w="710" w:type="dxa"/>
          </w:tcPr>
          <w:p>
            <w:pPr>
              <w:rPr>
                <w:color w:val="000000" w:themeColor="text1"/>
                <w:szCs w:val="21"/>
                <w:highlight w:val="none"/>
                <w14:textFill>
                  <w14:solidFill>
                    <w14:schemeClr w14:val="tx1"/>
                  </w14:solidFill>
                </w14:textFill>
              </w:rPr>
            </w:pPr>
          </w:p>
        </w:tc>
        <w:tc>
          <w:tcPr>
            <w:tcW w:w="390" w:type="dxa"/>
          </w:tcPr>
          <w:p>
            <w:pPr>
              <w:rPr>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highlight w:val="none"/>
                <w14:textFill>
                  <w14:solidFill>
                    <w14:schemeClr w14:val="tx1"/>
                  </w14:solidFill>
                </w14:textFill>
              </w:rPr>
            </w:pPr>
          </w:p>
        </w:tc>
        <w:tc>
          <w:tcPr>
            <w:tcW w:w="772" w:type="dxa"/>
            <w:vMerge w:val="continue"/>
            <w:vAlign w:val="center"/>
          </w:tcPr>
          <w:p>
            <w:pPr>
              <w:jc w:val="cente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pPr>
              <w:rPr>
                <w:color w:val="000000" w:themeColor="text1"/>
                <w:szCs w:val="21"/>
                <w:highlight w:val="none"/>
                <w14:textFill>
                  <w14:solidFill>
                    <w14:schemeClr w14:val="tx1"/>
                  </w14:solidFill>
                </w14:textFill>
              </w:rPr>
            </w:pPr>
          </w:p>
        </w:tc>
        <w:tc>
          <w:tcPr>
            <w:tcW w:w="710" w:type="dxa"/>
          </w:tcPr>
          <w:p>
            <w:pPr>
              <w:rPr>
                <w:color w:val="000000" w:themeColor="text1"/>
                <w:szCs w:val="21"/>
                <w:highlight w:val="none"/>
                <w14:textFill>
                  <w14:solidFill>
                    <w14:schemeClr w14:val="tx1"/>
                  </w14:solidFill>
                </w14:textFill>
              </w:rPr>
            </w:pPr>
          </w:p>
        </w:tc>
        <w:tc>
          <w:tcPr>
            <w:tcW w:w="390" w:type="dxa"/>
          </w:tcPr>
          <w:p>
            <w:pPr>
              <w:rPr>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highlight w:val="none"/>
                <w14:textFill>
                  <w14:solidFill>
                    <w14:schemeClr w14:val="tx1"/>
                  </w14:solidFill>
                </w14:textFill>
              </w:rPr>
            </w:pPr>
          </w:p>
        </w:tc>
        <w:tc>
          <w:tcPr>
            <w:tcW w:w="772" w:type="dxa"/>
            <w:vMerge w:val="continue"/>
            <w:vAlign w:val="center"/>
          </w:tcPr>
          <w:p>
            <w:pPr>
              <w:jc w:val="cente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pPr>
              <w:rPr>
                <w:color w:val="000000" w:themeColor="text1"/>
                <w:szCs w:val="21"/>
                <w:highlight w:val="none"/>
                <w14:textFill>
                  <w14:solidFill>
                    <w14:schemeClr w14:val="tx1"/>
                  </w14:solidFill>
                </w14:textFill>
              </w:rPr>
            </w:pPr>
          </w:p>
        </w:tc>
        <w:tc>
          <w:tcPr>
            <w:tcW w:w="710" w:type="dxa"/>
          </w:tcPr>
          <w:p>
            <w:pPr>
              <w:rPr>
                <w:color w:val="000000" w:themeColor="text1"/>
                <w:szCs w:val="21"/>
                <w:highlight w:val="none"/>
                <w14:textFill>
                  <w14:solidFill>
                    <w14:schemeClr w14:val="tx1"/>
                  </w14:solidFill>
                </w14:textFill>
              </w:rPr>
            </w:pPr>
          </w:p>
        </w:tc>
        <w:tc>
          <w:tcPr>
            <w:tcW w:w="390" w:type="dxa"/>
          </w:tcPr>
          <w:p>
            <w:pPr>
              <w:rPr>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highlight w:val="none"/>
                <w14:textFill>
                  <w14:solidFill>
                    <w14:schemeClr w14:val="tx1"/>
                  </w14:solidFill>
                </w14:textFill>
              </w:rPr>
            </w:pPr>
          </w:p>
        </w:tc>
        <w:tc>
          <w:tcPr>
            <w:tcW w:w="772" w:type="dxa"/>
            <w:vMerge w:val="continue"/>
            <w:vAlign w:val="center"/>
          </w:tcPr>
          <w:p>
            <w:pPr>
              <w:jc w:val="cente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pPr>
              <w:rPr>
                <w:rStyle w:val="47"/>
                <w:b w:val="0"/>
                <w:bCs w:val="0"/>
                <w:color w:val="000000" w:themeColor="text1"/>
                <w:szCs w:val="21"/>
                <w:highlight w:val="none"/>
                <w14:textFill>
                  <w14:solidFill>
                    <w14:schemeClr w14:val="tx1"/>
                  </w14:solidFill>
                </w14:textFill>
              </w:rPr>
            </w:pPr>
          </w:p>
        </w:tc>
        <w:tc>
          <w:tcPr>
            <w:tcW w:w="710" w:type="dxa"/>
          </w:tcPr>
          <w:p>
            <w:pPr>
              <w:rPr>
                <w:rStyle w:val="47"/>
                <w:b w:val="0"/>
                <w:bCs w:val="0"/>
                <w:color w:val="000000" w:themeColor="text1"/>
                <w:szCs w:val="21"/>
                <w:highlight w:val="none"/>
                <w14:textFill>
                  <w14:solidFill>
                    <w14:schemeClr w14:val="tx1"/>
                  </w14:solidFill>
                </w14:textFill>
              </w:rPr>
            </w:pPr>
          </w:p>
        </w:tc>
        <w:tc>
          <w:tcPr>
            <w:tcW w:w="390" w:type="dxa"/>
          </w:tcPr>
          <w:p>
            <w:pPr>
              <w:rPr>
                <w:rStyle w:val="47"/>
                <w:b w:val="0"/>
                <w:bCs w:val="0"/>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highlight w:val="none"/>
                <w14:textFill>
                  <w14:solidFill>
                    <w14:schemeClr w14:val="tx1"/>
                  </w14:solidFill>
                </w14:textFill>
              </w:rPr>
            </w:pPr>
          </w:p>
        </w:tc>
        <w:tc>
          <w:tcPr>
            <w:tcW w:w="772" w:type="dxa"/>
            <w:vMerge w:val="continue"/>
            <w:vAlign w:val="center"/>
          </w:tcPr>
          <w:p>
            <w:pPr>
              <w:jc w:val="cente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pPr>
              <w:rPr>
                <w:color w:val="000000" w:themeColor="text1"/>
                <w:szCs w:val="21"/>
                <w:highlight w:val="none"/>
                <w14:textFill>
                  <w14:solidFill>
                    <w14:schemeClr w14:val="tx1"/>
                  </w14:solidFill>
                </w14:textFill>
              </w:rPr>
            </w:pPr>
          </w:p>
        </w:tc>
        <w:tc>
          <w:tcPr>
            <w:tcW w:w="710" w:type="dxa"/>
          </w:tcPr>
          <w:p>
            <w:pPr>
              <w:rPr>
                <w:color w:val="000000" w:themeColor="text1"/>
                <w:szCs w:val="21"/>
                <w:highlight w:val="none"/>
                <w14:textFill>
                  <w14:solidFill>
                    <w14:schemeClr w14:val="tx1"/>
                  </w14:solidFill>
                </w14:textFill>
              </w:rPr>
            </w:pPr>
          </w:p>
        </w:tc>
        <w:tc>
          <w:tcPr>
            <w:tcW w:w="390" w:type="dxa"/>
          </w:tcPr>
          <w:p>
            <w:pPr>
              <w:rPr>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highlight w:val="none"/>
                <w14:textFill>
                  <w14:solidFill>
                    <w14:schemeClr w14:val="tx1"/>
                  </w14:solidFill>
                </w14:textFill>
              </w:rPr>
            </w:pPr>
          </w:p>
        </w:tc>
        <w:tc>
          <w:tcPr>
            <w:tcW w:w="772" w:type="dxa"/>
            <w:vMerge w:val="continue"/>
            <w:vAlign w:val="center"/>
          </w:tcPr>
          <w:p>
            <w:pPr>
              <w:jc w:val="center"/>
              <w:rPr>
                <w:color w:val="000000" w:themeColor="text1"/>
                <w:szCs w:val="21"/>
                <w:highlight w:val="none"/>
                <w14:textFill>
                  <w14:solidFill>
                    <w14:schemeClr w14:val="tx1"/>
                  </w14:solidFill>
                </w14:textFill>
              </w:rPr>
            </w:pPr>
          </w:p>
        </w:tc>
        <w:tc>
          <w:tcPr>
            <w:tcW w:w="5446" w:type="dxa"/>
          </w:tcPr>
          <w:p>
            <w:pPr>
              <w:jc w:val="center"/>
              <w:rPr>
                <w:b/>
                <w:bCs/>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pPr>
              <w:rPr>
                <w:b/>
                <w:bCs/>
                <w:color w:val="FF0000"/>
                <w:szCs w:val="21"/>
                <w:highlight w:val="none"/>
              </w:rPr>
            </w:pPr>
          </w:p>
        </w:tc>
        <w:tc>
          <w:tcPr>
            <w:tcW w:w="710" w:type="dxa"/>
          </w:tcPr>
          <w:p>
            <w:pPr>
              <w:rPr>
                <w:b/>
                <w:bCs/>
                <w:color w:val="FF0000"/>
                <w:szCs w:val="21"/>
                <w:highlight w:val="none"/>
              </w:rPr>
            </w:pPr>
          </w:p>
        </w:tc>
        <w:tc>
          <w:tcPr>
            <w:tcW w:w="390" w:type="dxa"/>
          </w:tcPr>
          <w:p>
            <w:pPr>
              <w:rPr>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jc w:val="center"/>
              <w:rPr>
                <w:color w:val="000000" w:themeColor="text1"/>
                <w:szCs w:val="21"/>
                <w:highlight w:val="none"/>
                <w14:textFill>
                  <w14:solidFill>
                    <w14:schemeClr w14:val="tx1"/>
                  </w14:solidFill>
                </w14:textFill>
              </w:rPr>
            </w:pPr>
          </w:p>
        </w:tc>
        <w:tc>
          <w:tcPr>
            <w:tcW w:w="772" w:type="dxa"/>
            <w:vMerge w:val="continue"/>
            <w:vAlign w:val="center"/>
          </w:tcPr>
          <w:p>
            <w:pPr>
              <w:jc w:val="cente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pPr>
              <w:rPr>
                <w:color w:val="000000" w:themeColor="text1"/>
                <w:szCs w:val="21"/>
                <w:highlight w:val="none"/>
                <w14:textFill>
                  <w14:solidFill>
                    <w14:schemeClr w14:val="tx1"/>
                  </w14:solidFill>
                </w14:textFill>
              </w:rPr>
            </w:pPr>
          </w:p>
        </w:tc>
        <w:tc>
          <w:tcPr>
            <w:tcW w:w="710" w:type="dxa"/>
          </w:tcPr>
          <w:p>
            <w:pPr>
              <w:rPr>
                <w:color w:val="000000" w:themeColor="text1"/>
                <w:szCs w:val="21"/>
                <w:highlight w:val="none"/>
                <w14:textFill>
                  <w14:solidFill>
                    <w14:schemeClr w14:val="tx1"/>
                  </w14:solidFill>
                </w14:textFill>
              </w:rPr>
            </w:pPr>
          </w:p>
        </w:tc>
        <w:tc>
          <w:tcPr>
            <w:tcW w:w="390" w:type="dxa"/>
          </w:tcPr>
          <w:p>
            <w:pPr>
              <w:rPr>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2</w:t>
            </w:r>
          </w:p>
        </w:tc>
        <w:tc>
          <w:tcPr>
            <w:tcW w:w="772" w:type="dxa"/>
            <w:vMerge w:val="restart"/>
            <w:vAlign w:val="center"/>
          </w:tcPr>
          <w:p>
            <w:pPr>
              <w:jc w:val="center"/>
              <w:rPr>
                <w:color w:val="000000" w:themeColor="text1"/>
                <w:szCs w:val="21"/>
                <w:highlight w:val="none"/>
                <w14:textFill>
                  <w14:solidFill>
                    <w14:schemeClr w14:val="tx1"/>
                  </w14:solidFill>
                </w14:textFill>
              </w:rPr>
            </w:pPr>
          </w:p>
        </w:tc>
        <w:tc>
          <w:tcPr>
            <w:tcW w:w="5446" w:type="dxa"/>
          </w:tcPr>
          <w:p>
            <w:pPr>
              <w:jc w:val="center"/>
              <w:rPr>
                <w:b/>
                <w:bCs/>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pPr>
              <w:rPr>
                <w:b/>
                <w:bCs/>
                <w:color w:val="FF0000"/>
                <w:szCs w:val="21"/>
                <w:highlight w:val="none"/>
              </w:rPr>
            </w:pPr>
          </w:p>
        </w:tc>
        <w:tc>
          <w:tcPr>
            <w:tcW w:w="710" w:type="dxa"/>
          </w:tcPr>
          <w:p>
            <w:pPr>
              <w:rPr>
                <w:b/>
                <w:bCs/>
                <w:color w:val="FF0000"/>
                <w:szCs w:val="21"/>
                <w:highlight w:val="none"/>
              </w:rPr>
            </w:pPr>
          </w:p>
        </w:tc>
        <w:tc>
          <w:tcPr>
            <w:tcW w:w="390" w:type="dxa"/>
          </w:tcPr>
          <w:p>
            <w:pPr>
              <w:rPr>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pPr>
              <w:jc w:val="center"/>
              <w:rPr>
                <w:color w:val="000000" w:themeColor="text1"/>
                <w:szCs w:val="21"/>
                <w:highlight w:val="none"/>
                <w14:textFill>
                  <w14:solidFill>
                    <w14:schemeClr w14:val="tx1"/>
                  </w14:solidFill>
                </w14:textFill>
              </w:rPr>
            </w:pPr>
          </w:p>
        </w:tc>
        <w:tc>
          <w:tcPr>
            <w:tcW w:w="772" w:type="dxa"/>
            <w:vMerge w:val="continue"/>
          </w:tcPr>
          <w:p>
            <w:pP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pPr>
              <w:rPr>
                <w:color w:val="000000" w:themeColor="text1"/>
                <w:szCs w:val="21"/>
                <w:highlight w:val="none"/>
                <w14:textFill>
                  <w14:solidFill>
                    <w14:schemeClr w14:val="tx1"/>
                  </w14:solidFill>
                </w14:textFill>
              </w:rPr>
            </w:pPr>
          </w:p>
        </w:tc>
        <w:tc>
          <w:tcPr>
            <w:tcW w:w="710" w:type="dxa"/>
          </w:tcPr>
          <w:p>
            <w:pPr>
              <w:rPr>
                <w:color w:val="000000" w:themeColor="text1"/>
                <w:szCs w:val="21"/>
                <w:highlight w:val="none"/>
                <w14:textFill>
                  <w14:solidFill>
                    <w14:schemeClr w14:val="tx1"/>
                  </w14:solidFill>
                </w14:textFill>
              </w:rPr>
            </w:pPr>
          </w:p>
        </w:tc>
        <w:tc>
          <w:tcPr>
            <w:tcW w:w="390" w:type="dxa"/>
          </w:tcPr>
          <w:p>
            <w:pPr>
              <w:rPr>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pPr>
              <w:jc w:val="center"/>
              <w:rPr>
                <w:color w:val="000000" w:themeColor="text1"/>
                <w:szCs w:val="21"/>
                <w:highlight w:val="none"/>
                <w14:textFill>
                  <w14:solidFill>
                    <w14:schemeClr w14:val="tx1"/>
                  </w14:solidFill>
                </w14:textFill>
              </w:rPr>
            </w:pPr>
          </w:p>
        </w:tc>
        <w:tc>
          <w:tcPr>
            <w:tcW w:w="772" w:type="dxa"/>
            <w:vMerge w:val="continue"/>
          </w:tcPr>
          <w:p>
            <w:pP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pPr>
              <w:rPr>
                <w:color w:val="000000" w:themeColor="text1"/>
                <w:szCs w:val="21"/>
                <w:highlight w:val="none"/>
                <w14:textFill>
                  <w14:solidFill>
                    <w14:schemeClr w14:val="tx1"/>
                  </w14:solidFill>
                </w14:textFill>
              </w:rPr>
            </w:pPr>
          </w:p>
        </w:tc>
        <w:tc>
          <w:tcPr>
            <w:tcW w:w="710" w:type="dxa"/>
          </w:tcPr>
          <w:p>
            <w:pPr>
              <w:rPr>
                <w:color w:val="000000" w:themeColor="text1"/>
                <w:szCs w:val="21"/>
                <w:highlight w:val="none"/>
                <w14:textFill>
                  <w14:solidFill>
                    <w14:schemeClr w14:val="tx1"/>
                  </w14:solidFill>
                </w14:textFill>
              </w:rPr>
            </w:pPr>
          </w:p>
        </w:tc>
        <w:tc>
          <w:tcPr>
            <w:tcW w:w="390" w:type="dxa"/>
          </w:tcPr>
          <w:p>
            <w:pPr>
              <w:rPr>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pPr>
              <w:jc w:val="center"/>
              <w:rPr>
                <w:color w:val="000000" w:themeColor="text1"/>
                <w:szCs w:val="21"/>
                <w:highlight w:val="none"/>
                <w14:textFill>
                  <w14:solidFill>
                    <w14:schemeClr w14:val="tx1"/>
                  </w14:solidFill>
                </w14:textFill>
              </w:rPr>
            </w:pPr>
          </w:p>
        </w:tc>
        <w:tc>
          <w:tcPr>
            <w:tcW w:w="772" w:type="dxa"/>
            <w:vMerge w:val="continue"/>
          </w:tcPr>
          <w:p>
            <w:pPr>
              <w:rPr>
                <w:color w:val="000000" w:themeColor="text1"/>
                <w:szCs w:val="21"/>
                <w:highlight w:val="none"/>
                <w14:textFill>
                  <w14:solidFill>
                    <w14:schemeClr w14:val="tx1"/>
                  </w14:solidFill>
                </w14:textFill>
              </w:rPr>
            </w:pPr>
          </w:p>
        </w:tc>
        <w:tc>
          <w:tcPr>
            <w:tcW w:w="5446" w:type="dxa"/>
          </w:tcPr>
          <w:p>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pPr>
              <w:rPr>
                <w:color w:val="000000" w:themeColor="text1"/>
                <w:szCs w:val="21"/>
                <w:highlight w:val="none"/>
                <w14:textFill>
                  <w14:solidFill>
                    <w14:schemeClr w14:val="tx1"/>
                  </w14:solidFill>
                </w14:textFill>
              </w:rPr>
            </w:pPr>
          </w:p>
        </w:tc>
        <w:tc>
          <w:tcPr>
            <w:tcW w:w="710" w:type="dxa"/>
          </w:tcPr>
          <w:p>
            <w:pPr>
              <w:rPr>
                <w:color w:val="000000" w:themeColor="text1"/>
                <w:szCs w:val="21"/>
                <w:highlight w:val="none"/>
                <w14:textFill>
                  <w14:solidFill>
                    <w14:schemeClr w14:val="tx1"/>
                  </w14:solidFill>
                </w14:textFill>
              </w:rPr>
            </w:pPr>
          </w:p>
        </w:tc>
        <w:tc>
          <w:tcPr>
            <w:tcW w:w="390" w:type="dxa"/>
          </w:tcPr>
          <w:p>
            <w:pPr>
              <w:rPr>
                <w:color w:val="000000" w:themeColor="text1"/>
                <w:szCs w:val="21"/>
                <w:highlight w:val="none"/>
                <w14:textFill>
                  <w14:solidFill>
                    <w14:schemeClr w14:val="tx1"/>
                  </w14:solidFill>
                </w14:textFill>
              </w:rPr>
            </w:pPr>
          </w:p>
        </w:tc>
      </w:tr>
    </w:tbl>
    <w:p>
      <w:pPr>
        <w:rPr>
          <w:sz w:val="24"/>
          <w:highlight w:val="none"/>
        </w:rPr>
      </w:pPr>
    </w:p>
    <w:p>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highlight w:val="none"/>
        </w:rPr>
      </w:pPr>
      <w:bookmarkStart w:id="73" w:name="_Hlk72095977"/>
      <w:r>
        <w:rPr>
          <w:rFonts w:hint="eastAsia"/>
          <w:sz w:val="21"/>
          <w:szCs w:val="21"/>
          <w:highlight w:val="none"/>
        </w:rPr>
        <w:t>证明资料【如有的话，提供的证明资料应统一编号（排序），格式自定】</w:t>
      </w:r>
      <w:bookmarkEnd w:id="73"/>
      <w:r>
        <w:rPr>
          <w:rFonts w:hint="eastAsia"/>
          <w:sz w:val="21"/>
          <w:szCs w:val="21"/>
          <w:highlight w:val="none"/>
        </w:rPr>
        <w:t>：</w:t>
      </w:r>
    </w:p>
    <w:p>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highlight w:val="none"/>
        </w:rPr>
      </w:pPr>
    </w:p>
    <w:p>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highlight w:val="none"/>
        </w:rPr>
      </w:pP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highlight w:val="none"/>
        </w:rPr>
      </w:pPr>
      <w:r>
        <w:rPr>
          <w:rFonts w:hint="eastAsia"/>
          <w:b w:val="0"/>
          <w:bCs/>
          <w:sz w:val="21"/>
          <w:szCs w:val="21"/>
          <w:highlight w:val="none"/>
        </w:rPr>
        <w:t>《技术要求偏离表》编制指引：</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highlight w:val="none"/>
        </w:rPr>
      </w:pPr>
      <w:r>
        <w:rPr>
          <w:rFonts w:hint="eastAsia"/>
          <w:b w:val="0"/>
          <w:bCs/>
          <w:sz w:val="21"/>
          <w:szCs w:val="21"/>
          <w:highlight w:val="none"/>
        </w:rPr>
        <w:t>1、技术要求偏离表的序号、货物名称、招标技术要求等栏目</w:t>
      </w:r>
      <w:bookmarkStart w:id="74" w:name="_Hlk72094407"/>
      <w:r>
        <w:rPr>
          <w:rFonts w:hint="eastAsia"/>
          <w:b w:val="0"/>
          <w:bCs/>
          <w:sz w:val="21"/>
          <w:szCs w:val="21"/>
          <w:highlight w:val="none"/>
        </w:rPr>
        <w:t>对应“用户需求书”中的“技术要求”章节</w:t>
      </w:r>
      <w:bookmarkEnd w:id="74"/>
      <w:r>
        <w:rPr>
          <w:rFonts w:hint="eastAsia"/>
          <w:b w:val="0"/>
          <w:bCs/>
          <w:sz w:val="21"/>
          <w:szCs w:val="21"/>
          <w:highlight w:val="none"/>
        </w:rPr>
        <w:t>相关内容。</w:t>
      </w:r>
    </w:p>
    <w:p>
      <w:pPr>
        <w:bidi w:val="0"/>
        <w:ind w:firstLine="420" w:firstLineChars="200"/>
        <w:rPr>
          <w:rFonts w:hint="eastAsia" w:ascii="Times New Roman" w:hAnsi="Times New Roman" w:eastAsia="宋体" w:cs="Times New Roman"/>
          <w:b w:val="0"/>
          <w:bCs/>
          <w:color w:val="FF0000"/>
          <w:kern w:val="2"/>
          <w:sz w:val="21"/>
          <w:szCs w:val="21"/>
          <w:highlight w:val="none"/>
          <w:lang w:val="en-US" w:eastAsia="zh-CN"/>
        </w:rPr>
      </w:pPr>
      <w:r>
        <w:rPr>
          <w:rFonts w:hint="eastAsia" w:ascii="Times New Roman" w:hAnsi="Times New Roman" w:eastAsia="宋体" w:cs="Times New Roman"/>
          <w:b w:val="0"/>
          <w:bCs/>
          <w:sz w:val="21"/>
          <w:szCs w:val="21"/>
          <w:highlight w:val="none"/>
        </w:rPr>
        <w:t>2、“投标技术响应”一栏必须一一对照“招标技术要求”，详细填写投标人自身投标货物</w:t>
      </w:r>
      <w:r>
        <w:rPr>
          <w:rFonts w:hint="eastAsia"/>
          <w:b w:val="0"/>
          <w:bCs/>
          <w:sz w:val="21"/>
          <w:szCs w:val="21"/>
          <w:highlight w:val="none"/>
        </w:rPr>
        <w:t>的具体参数，而不能不合理照搬照抄招标文件的技术要求，以体现具体响应情况。</w:t>
      </w:r>
      <w:r>
        <w:rPr>
          <w:rFonts w:hint="eastAsia" w:ascii="Times New Roman" w:hAnsi="Times New Roman" w:eastAsia="宋体" w:cs="Times New Roman"/>
          <w:b w:val="0"/>
          <w:bCs/>
          <w:color w:val="FF0000"/>
          <w:kern w:val="2"/>
          <w:sz w:val="21"/>
          <w:szCs w:val="21"/>
          <w:highlight w:val="none"/>
          <w:u w:val="none"/>
          <w:lang w:val="en-US" w:eastAsia="zh-CN"/>
        </w:rPr>
        <w:t>“投标技术响应”必须与</w:t>
      </w:r>
      <w:r>
        <w:rPr>
          <w:rFonts w:hint="eastAsia" w:cs="Times New Roman"/>
          <w:b w:val="0"/>
          <w:bCs/>
          <w:color w:val="FF0000"/>
          <w:kern w:val="2"/>
          <w:sz w:val="21"/>
          <w:szCs w:val="21"/>
          <w:highlight w:val="none"/>
          <w:u w:val="none"/>
          <w:lang w:val="en-US" w:eastAsia="zh-CN"/>
        </w:rPr>
        <w:t>所投产品</w:t>
      </w:r>
      <w:r>
        <w:rPr>
          <w:rFonts w:hint="eastAsia" w:ascii="Times New Roman" w:hAnsi="Times New Roman" w:eastAsia="宋体" w:cs="Times New Roman"/>
          <w:b w:val="0"/>
          <w:bCs/>
          <w:color w:val="FF0000"/>
          <w:kern w:val="2"/>
          <w:sz w:val="21"/>
          <w:szCs w:val="21"/>
          <w:highlight w:val="none"/>
          <w:u w:val="none"/>
          <w:lang w:val="en-US" w:eastAsia="zh-CN"/>
        </w:rPr>
        <w:t>客观实际保持一致，响应不实且情节严重的，经查实，将依法记入供应商诚信档案或受到行政处罚。</w:t>
      </w:r>
    </w:p>
    <w:p>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ascii="Times New Roman" w:hAnsi="Times New Roman" w:eastAsia="宋体" w:cs="Times New Roman"/>
          <w:b w:val="0"/>
          <w:bCs/>
          <w:color w:val="FF0000"/>
          <w:kern w:val="2"/>
          <w:sz w:val="21"/>
          <w:szCs w:val="21"/>
          <w:highlight w:val="none"/>
          <w:u w:val="none"/>
          <w:lang w:val="en-US" w:eastAsia="zh-CN" w:bidi="ar-SA"/>
        </w:rPr>
      </w:pPr>
      <w:r>
        <w:rPr>
          <w:b w:val="0"/>
          <w:bCs/>
          <w:sz w:val="21"/>
          <w:szCs w:val="21"/>
          <w:highlight w:val="none"/>
        </w:rPr>
        <w:t>3</w:t>
      </w:r>
      <w:r>
        <w:rPr>
          <w:rFonts w:hint="eastAsia"/>
          <w:b w:val="0"/>
          <w:bCs/>
          <w:sz w:val="21"/>
          <w:szCs w:val="21"/>
          <w:highlight w:val="none"/>
        </w:rPr>
        <w:t>、</w:t>
      </w:r>
      <w:bookmarkStart w:id="75" w:name="_Hlk72158270"/>
      <w:r>
        <w:rPr>
          <w:rFonts w:hint="eastAsia"/>
          <w:b w:val="0"/>
          <w:bCs/>
          <w:sz w:val="21"/>
          <w:szCs w:val="21"/>
          <w:highlight w:val="none"/>
        </w:rPr>
        <w:t>“偏离情况”</w:t>
      </w:r>
      <w:bookmarkEnd w:id="75"/>
      <w:r>
        <w:rPr>
          <w:rFonts w:hint="eastAsia"/>
          <w:b w:val="0"/>
          <w:bCs/>
          <w:sz w:val="21"/>
          <w:szCs w:val="21"/>
          <w:highlight w:val="none"/>
        </w:rPr>
        <w:t>一栏填写如实填写“正偏离”、“负偏离”或“无偏离”，其中：</w:t>
      </w:r>
      <w:bookmarkStart w:id="76" w:name="_Hlk72093866"/>
      <w:r>
        <w:rPr>
          <w:rFonts w:hint="eastAsia"/>
          <w:b w:val="0"/>
          <w:bCs/>
          <w:sz w:val="21"/>
          <w:szCs w:val="21"/>
          <w:highlight w:val="none"/>
        </w:rPr>
        <w:t>“正偏离”表示“投标响应优于招标技术要求”，“负偏离”表示“投标响应不满足招标技术要求”，“无偏离”表示“投标响应与招标技术要求一致”</w:t>
      </w:r>
      <w:bookmarkEnd w:id="76"/>
      <w:r>
        <w:rPr>
          <w:rFonts w:hint="eastAsia"/>
          <w:b w:val="0"/>
          <w:bCs/>
          <w:sz w:val="21"/>
          <w:szCs w:val="21"/>
          <w:highlight w:val="none"/>
        </w:rPr>
        <w:t>。“投标技术响应”对比“招标技术要求”存在响应不全（包括未响应整项招标技术要求或者未响应一项招标技术要求的部分内容），均视为“负偏离”。带★号条款为不可</w:t>
      </w:r>
      <w:r>
        <w:rPr>
          <w:rFonts w:hint="eastAsia"/>
          <w:b w:val="0"/>
          <w:bCs/>
          <w:sz w:val="21"/>
          <w:szCs w:val="21"/>
          <w:highlight w:val="none"/>
          <w:lang w:val="en-US" w:eastAsia="zh-CN"/>
        </w:rPr>
        <w:t>负</w:t>
      </w:r>
      <w:r>
        <w:rPr>
          <w:rFonts w:hint="eastAsia"/>
          <w:b w:val="0"/>
          <w:bCs/>
          <w:sz w:val="21"/>
          <w:szCs w:val="21"/>
          <w:highlight w:val="none"/>
        </w:rPr>
        <w:t>偏离条款，不作为评分准则中的评分内容</w:t>
      </w:r>
      <w:r>
        <w:rPr>
          <w:rFonts w:hint="eastAsia" w:eastAsia="宋体"/>
          <w:b w:val="0"/>
          <w:bCs/>
          <w:sz w:val="21"/>
          <w:szCs w:val="21"/>
          <w:highlight w:val="none"/>
          <w:lang w:eastAsia="zh-CN"/>
        </w:rPr>
        <w:t>，</w:t>
      </w:r>
      <w:r>
        <w:rPr>
          <w:rFonts w:hint="eastAsia"/>
          <w:b w:val="0"/>
          <w:bCs/>
          <w:sz w:val="21"/>
          <w:szCs w:val="21"/>
          <w:highlight w:val="none"/>
        </w:rPr>
        <w:t>如未响应或出现负偏离的，将</w:t>
      </w:r>
      <w:r>
        <w:rPr>
          <w:rFonts w:hint="eastAsia"/>
          <w:b w:val="0"/>
          <w:bCs/>
          <w:sz w:val="21"/>
          <w:szCs w:val="21"/>
          <w:highlight w:val="none"/>
          <w:lang w:val="en-US" w:eastAsia="zh-CN"/>
        </w:rPr>
        <w:t>做</w:t>
      </w:r>
      <w:r>
        <w:rPr>
          <w:rFonts w:hint="eastAsia"/>
          <w:b w:val="0"/>
          <w:bCs/>
          <w:sz w:val="21"/>
          <w:szCs w:val="21"/>
          <w:highlight w:val="none"/>
        </w:rPr>
        <w:t>投标无效处理</w:t>
      </w:r>
      <w:r>
        <w:rPr>
          <w:rFonts w:hint="eastAsia"/>
          <w:b w:val="0"/>
          <w:bCs/>
          <w:sz w:val="21"/>
          <w:szCs w:val="21"/>
          <w:highlight w:val="none"/>
          <w:lang w:val="en-US" w:eastAsia="zh-CN"/>
        </w:rPr>
        <w:t>。</w:t>
      </w:r>
      <w:r>
        <w:rPr>
          <w:rFonts w:hint="eastAsia" w:ascii="Times New Roman" w:hAnsi="Times New Roman" w:eastAsia="宋体" w:cs="Times New Roman"/>
          <w:b w:val="0"/>
          <w:bCs/>
          <w:color w:val="FF0000"/>
          <w:kern w:val="2"/>
          <w:sz w:val="21"/>
          <w:szCs w:val="21"/>
          <w:highlight w:val="none"/>
          <w:u w:val="none"/>
          <w:lang w:val="en-US" w:eastAsia="zh-CN" w:bidi="ar-SA"/>
        </w:rPr>
        <w:t>“偏离情况”必须与所投产品客观实际保持一致，响应不实且情节严重的，经查实，将依法记入供应商诚信档案或受到行政处罚。</w:t>
      </w:r>
    </w:p>
    <w:p>
      <w:pPr>
        <w:ind w:firstLine="420" w:firstLineChars="200"/>
        <w:rPr>
          <w:b w:val="0"/>
          <w:bCs/>
          <w:sz w:val="21"/>
          <w:szCs w:val="21"/>
          <w:highlight w:val="none"/>
        </w:rPr>
      </w:pPr>
      <w:r>
        <w:rPr>
          <w:b w:val="0"/>
          <w:bCs/>
          <w:sz w:val="21"/>
          <w:szCs w:val="21"/>
          <w:highlight w:val="none"/>
        </w:rPr>
        <w:t>4</w:t>
      </w:r>
      <w:r>
        <w:rPr>
          <w:rFonts w:hint="eastAsia"/>
          <w:b w:val="0"/>
          <w:bCs/>
          <w:sz w:val="21"/>
          <w:szCs w:val="21"/>
          <w:highlight w:val="none"/>
        </w:rPr>
        <w:t>、未要求提供证明资料的招标技术要求，可以不提供证明资料（如实响应即可）。</w:t>
      </w:r>
    </w:p>
    <w:p>
      <w:pPr>
        <w:ind w:firstLine="420" w:firstLineChars="200"/>
        <w:rPr>
          <w:b w:val="0"/>
          <w:bCs/>
          <w:sz w:val="21"/>
          <w:szCs w:val="21"/>
          <w:highlight w:val="none"/>
        </w:rPr>
      </w:pPr>
      <w:r>
        <w:rPr>
          <w:rFonts w:hint="eastAsia"/>
          <w:b w:val="0"/>
          <w:bCs/>
          <w:sz w:val="21"/>
          <w:szCs w:val="21"/>
          <w:highlight w:val="none"/>
        </w:rPr>
        <w:t>5、</w:t>
      </w:r>
      <w:bookmarkStart w:id="77" w:name="_Hlk72096106"/>
      <w:r>
        <w:rPr>
          <w:rFonts w:hint="eastAsia"/>
          <w:b w:val="0"/>
          <w:bCs/>
          <w:sz w:val="21"/>
          <w:szCs w:val="21"/>
          <w:highlight w:val="none"/>
        </w:rPr>
        <w:t>证明资料条款响应要求</w:t>
      </w:r>
      <w:bookmarkEnd w:id="77"/>
      <w:r>
        <w:rPr>
          <w:rFonts w:hint="eastAsia"/>
          <w:b w:val="0"/>
          <w:bCs/>
          <w:sz w:val="21"/>
          <w:szCs w:val="21"/>
          <w:highlight w:val="none"/>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8" w:name="_Hlk73558782"/>
      <w:r>
        <w:rPr>
          <w:rFonts w:hint="eastAsia"/>
          <w:b w:val="0"/>
          <w:bCs/>
          <w:sz w:val="21"/>
          <w:szCs w:val="21"/>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b w:val="0"/>
          <w:bCs/>
          <w:sz w:val="21"/>
          <w:szCs w:val="21"/>
          <w:highlight w:val="none"/>
        </w:rPr>
        <w:t>且投标人在“偏离情况”一栏响应为“正偏离”或“无偏离”的，经评审委员会认定，将判定为负偏离。</w:t>
      </w:r>
      <w:bookmarkEnd w:id="78"/>
      <w:bookmarkEnd w:id="79"/>
    </w:p>
    <w:p>
      <w:pPr>
        <w:ind w:firstLine="420" w:firstLineChars="200"/>
        <w:rPr>
          <w:b w:val="0"/>
          <w:bCs/>
          <w:sz w:val="21"/>
          <w:szCs w:val="21"/>
          <w:highlight w:val="none"/>
        </w:rPr>
      </w:pPr>
      <w:r>
        <w:rPr>
          <w:rFonts w:hint="eastAsia"/>
          <w:b w:val="0"/>
          <w:bCs/>
          <w:sz w:val="21"/>
          <w:szCs w:val="21"/>
          <w:highlight w:val="none"/>
        </w:rPr>
        <w:t>6、</w:t>
      </w:r>
      <w:bookmarkStart w:id="80" w:name="_Hlk72096137"/>
      <w:r>
        <w:rPr>
          <w:rFonts w:hint="eastAsia"/>
          <w:b w:val="0"/>
          <w:bCs/>
          <w:sz w:val="21"/>
          <w:szCs w:val="21"/>
          <w:highlight w:val="none"/>
        </w:rPr>
        <w:t>表后“证明资料”部分内容的编制</w:t>
      </w:r>
      <w:bookmarkEnd w:id="80"/>
      <w:r>
        <w:rPr>
          <w:rFonts w:hint="eastAsia"/>
          <w:b w:val="0"/>
          <w:bCs/>
          <w:sz w:val="21"/>
          <w:szCs w:val="21"/>
          <w:highlight w:val="none"/>
        </w:rPr>
        <w:t>：提供的所有证明资料应当统一编号（排序），且证明资料的编号（顺序）、数量和名称（形式）均应与“说明”一栏所填内容保持一致（一一对应），以便评审委员会查看。</w:t>
      </w:r>
      <w:bookmarkStart w:id="81" w:name="_Hlk73558180"/>
      <w:r>
        <w:rPr>
          <w:rFonts w:hint="eastAsia"/>
          <w:b w:val="0"/>
          <w:bCs/>
          <w:sz w:val="21"/>
          <w:szCs w:val="21"/>
          <w:highlight w:val="none"/>
        </w:rPr>
        <w:t>未按照招标文件要求在表后放置证明材料的供应商将承担不利后果，经评审委员会认定，相关技术要求将判定为负偏离。</w:t>
      </w:r>
      <w:bookmarkEnd w:id="81"/>
    </w:p>
    <w:p>
      <w:pPr>
        <w:ind w:firstLine="420" w:firstLineChars="200"/>
        <w:rPr>
          <w:b w:val="0"/>
          <w:bCs/>
          <w:sz w:val="21"/>
          <w:szCs w:val="21"/>
          <w:highlight w:val="none"/>
        </w:rPr>
      </w:pPr>
      <w:r>
        <w:rPr>
          <w:rFonts w:hint="eastAsia"/>
          <w:b w:val="0"/>
          <w:bCs/>
          <w:sz w:val="21"/>
          <w:szCs w:val="21"/>
          <w:highlight w:val="none"/>
        </w:rPr>
        <w:t>7、</w:t>
      </w:r>
      <w:bookmarkStart w:id="82" w:name="_Hlk72096176"/>
      <w:r>
        <w:rPr>
          <w:rFonts w:hint="eastAsia"/>
          <w:b w:val="0"/>
          <w:bCs/>
          <w:sz w:val="21"/>
          <w:szCs w:val="21"/>
          <w:highlight w:val="none"/>
        </w:rPr>
        <w:t>证明资料的形式及其它具体要求</w:t>
      </w:r>
      <w:bookmarkEnd w:id="82"/>
      <w:r>
        <w:rPr>
          <w:rFonts w:hint="eastAsia"/>
          <w:b w:val="0"/>
          <w:bCs/>
          <w:sz w:val="21"/>
          <w:szCs w:val="21"/>
          <w:highlight w:val="none"/>
        </w:rPr>
        <w:t>：</w:t>
      </w:r>
    </w:p>
    <w:p>
      <w:pPr>
        <w:ind w:firstLine="420" w:firstLineChars="200"/>
        <w:rPr>
          <w:b w:val="0"/>
          <w:bCs/>
          <w:sz w:val="21"/>
          <w:szCs w:val="21"/>
          <w:highlight w:val="none"/>
        </w:rPr>
      </w:pPr>
      <w:r>
        <w:rPr>
          <w:rFonts w:hint="eastAsia"/>
          <w:b w:val="0"/>
          <w:bCs/>
          <w:sz w:val="21"/>
          <w:szCs w:val="21"/>
          <w:highlight w:val="none"/>
        </w:rPr>
        <w:t>（1）除照片、图片（截图）及不需加盖公章的文字说明（技术说明）外，其它证明资料均要求为原件扫描件；</w:t>
      </w:r>
    </w:p>
    <w:p>
      <w:pPr>
        <w:ind w:firstLine="420" w:firstLineChars="200"/>
        <w:rPr>
          <w:b w:val="0"/>
          <w:bCs/>
          <w:sz w:val="21"/>
          <w:szCs w:val="21"/>
          <w:highlight w:val="none"/>
        </w:rPr>
      </w:pPr>
      <w:r>
        <w:rPr>
          <w:rFonts w:hint="eastAsia"/>
          <w:b w:val="0"/>
          <w:bCs/>
          <w:sz w:val="21"/>
          <w:szCs w:val="21"/>
          <w:highlight w:val="none"/>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 w:val="0"/>
          <w:bCs/>
          <w:sz w:val="21"/>
          <w:szCs w:val="21"/>
          <w:highlight w:val="none"/>
        </w:rPr>
      </w:pPr>
      <w:r>
        <w:rPr>
          <w:rFonts w:hint="eastAsia"/>
          <w:b w:val="0"/>
          <w:bCs/>
          <w:sz w:val="21"/>
          <w:szCs w:val="21"/>
          <w:highlight w:val="none"/>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 w:val="0"/>
          <w:bCs/>
          <w:sz w:val="21"/>
          <w:szCs w:val="21"/>
          <w:highlight w:val="none"/>
        </w:rPr>
      </w:pPr>
      <w:r>
        <w:rPr>
          <w:rFonts w:hint="eastAsia"/>
          <w:b w:val="0"/>
          <w:bCs/>
          <w:sz w:val="21"/>
          <w:szCs w:val="21"/>
          <w:highlight w:val="none"/>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 w:val="0"/>
          <w:bCs/>
          <w:sz w:val="21"/>
          <w:szCs w:val="21"/>
          <w:highlight w:val="none"/>
        </w:rPr>
      </w:pPr>
      <w:r>
        <w:rPr>
          <w:rFonts w:hint="eastAsia"/>
          <w:b w:val="0"/>
          <w:bCs/>
          <w:sz w:val="21"/>
          <w:szCs w:val="21"/>
          <w:highlight w:val="none"/>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 w:val="0"/>
          <w:bCs/>
          <w:sz w:val="21"/>
          <w:szCs w:val="21"/>
          <w:highlight w:val="none"/>
        </w:rPr>
      </w:pPr>
      <w:r>
        <w:rPr>
          <w:rFonts w:hint="eastAsia"/>
          <w:b w:val="0"/>
          <w:bCs/>
          <w:sz w:val="21"/>
          <w:szCs w:val="21"/>
          <w:highlight w:val="none"/>
        </w:rPr>
        <w:t>其它证明资料的形式要求参照以上要求执行；</w:t>
      </w:r>
    </w:p>
    <w:p>
      <w:pPr>
        <w:ind w:firstLine="420" w:firstLineChars="200"/>
        <w:rPr>
          <w:b w:val="0"/>
          <w:bCs/>
          <w:sz w:val="21"/>
          <w:szCs w:val="21"/>
          <w:highlight w:val="none"/>
        </w:rPr>
      </w:pPr>
      <w:r>
        <w:rPr>
          <w:rFonts w:hint="eastAsia"/>
          <w:b w:val="0"/>
          <w:bCs/>
          <w:sz w:val="21"/>
          <w:szCs w:val="21"/>
          <w:highlight w:val="none"/>
        </w:rPr>
        <w:t>8、其它注意事项：</w:t>
      </w:r>
    </w:p>
    <w:p>
      <w:pPr>
        <w:ind w:firstLine="420" w:firstLineChars="200"/>
        <w:rPr>
          <w:b w:val="0"/>
          <w:bCs/>
          <w:sz w:val="21"/>
          <w:szCs w:val="21"/>
          <w:highlight w:val="none"/>
        </w:rPr>
      </w:pPr>
      <w:r>
        <w:rPr>
          <w:rFonts w:hint="eastAsia"/>
          <w:b w:val="0"/>
          <w:bCs/>
          <w:sz w:val="21"/>
          <w:szCs w:val="21"/>
          <w:highlight w:val="none"/>
        </w:rPr>
        <w:t>（1）评审委员会有权对投标人的响应情况作出判断（评审结论）；</w:t>
      </w:r>
    </w:p>
    <w:p>
      <w:pPr>
        <w:ind w:firstLine="420" w:firstLineChars="200"/>
        <w:rPr>
          <w:b w:val="0"/>
          <w:bCs/>
          <w:sz w:val="21"/>
          <w:szCs w:val="21"/>
          <w:highlight w:val="none"/>
        </w:rPr>
      </w:pPr>
      <w:r>
        <w:rPr>
          <w:rFonts w:hint="eastAsia"/>
          <w:b w:val="0"/>
          <w:bCs/>
          <w:sz w:val="21"/>
          <w:szCs w:val="21"/>
          <w:highlight w:val="none"/>
        </w:rPr>
        <w:t>（2）</w:t>
      </w:r>
      <w:bookmarkStart w:id="83" w:name="_Hlk72158213"/>
      <w:r>
        <w:rPr>
          <w:rFonts w:hint="eastAsia"/>
          <w:b w:val="0"/>
          <w:bCs/>
          <w:sz w:val="21"/>
          <w:szCs w:val="21"/>
          <w:highlight w:val="none"/>
        </w:rPr>
        <w:t>评审委员会有权对以谋取中标为目的的技术规格模糊响应（如有意不合理照搬照抄招标文件的技术要求）或虚假响应予以认定，并视情况经政府集中采购机构报主管部门进行处理。</w:t>
      </w:r>
      <w:bookmarkEnd w:id="83"/>
    </w:p>
    <w:p>
      <w:pPr>
        <w:ind w:firstLine="482" w:firstLineChars="200"/>
        <w:rPr>
          <w:b/>
          <w:sz w:val="24"/>
          <w:highlight w:val="none"/>
        </w:rPr>
      </w:pPr>
    </w:p>
    <w:p>
      <w:pPr>
        <w:rPr>
          <w:sz w:val="24"/>
          <w:highlight w:val="none"/>
        </w:rPr>
      </w:pPr>
    </w:p>
    <w:p>
      <w:pPr>
        <w:pStyle w:val="3"/>
        <w:jc w:val="center"/>
        <w:rPr>
          <w:sz w:val="24"/>
          <w:highlight w:val="none"/>
        </w:rPr>
      </w:pPr>
      <w:r>
        <w:rPr>
          <w:rFonts w:hint="eastAsia" w:ascii="黑体" w:eastAsia="黑体"/>
          <w:b w:val="0"/>
          <w:bCs w:val="0"/>
          <w:sz w:val="24"/>
          <w:szCs w:val="20"/>
          <w:highlight w:val="none"/>
        </w:rPr>
        <w:t>五、商务要求偏离表</w:t>
      </w:r>
      <w:r>
        <w:commentReference w:id="93"/>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pPr>
              <w:jc w:val="center"/>
              <w:rPr>
                <w:b/>
                <w:highlight w:val="none"/>
              </w:rPr>
            </w:pPr>
            <w:r>
              <w:rPr>
                <w:rFonts w:hint="eastAsia"/>
                <w:sz w:val="24"/>
                <w:highlight w:val="none"/>
              </w:rPr>
              <w:t>序号</w:t>
            </w:r>
          </w:p>
        </w:tc>
        <w:tc>
          <w:tcPr>
            <w:tcW w:w="1408" w:type="dxa"/>
            <w:vAlign w:val="center"/>
          </w:tcPr>
          <w:p>
            <w:pPr>
              <w:jc w:val="center"/>
              <w:rPr>
                <w:b/>
                <w:highlight w:val="none"/>
              </w:rPr>
            </w:pPr>
            <w:r>
              <w:rPr>
                <w:rFonts w:hint="eastAsia"/>
                <w:b/>
                <w:highlight w:val="none"/>
              </w:rPr>
              <w:t>商务需求项</w:t>
            </w:r>
          </w:p>
        </w:tc>
        <w:tc>
          <w:tcPr>
            <w:tcW w:w="4918" w:type="dxa"/>
            <w:vAlign w:val="center"/>
          </w:tcPr>
          <w:p>
            <w:pPr>
              <w:jc w:val="center"/>
              <w:rPr>
                <w:b/>
                <w:highlight w:val="none"/>
              </w:rPr>
            </w:pPr>
            <w:r>
              <w:rPr>
                <w:rFonts w:hint="eastAsia"/>
                <w:sz w:val="24"/>
                <w:highlight w:val="none"/>
              </w:rPr>
              <w:t>招标商务要求</w:t>
            </w:r>
          </w:p>
        </w:tc>
        <w:tc>
          <w:tcPr>
            <w:tcW w:w="973" w:type="dxa"/>
            <w:vAlign w:val="center"/>
          </w:tcPr>
          <w:p>
            <w:pPr>
              <w:jc w:val="center"/>
              <w:rPr>
                <w:b/>
                <w:highlight w:val="none"/>
              </w:rPr>
            </w:pPr>
            <w:r>
              <w:rPr>
                <w:rFonts w:hint="eastAsia"/>
                <w:sz w:val="24"/>
                <w:highlight w:val="none"/>
              </w:rPr>
              <w:t>投标商务响应</w:t>
            </w:r>
          </w:p>
        </w:tc>
        <w:tc>
          <w:tcPr>
            <w:tcW w:w="642" w:type="dxa"/>
            <w:vAlign w:val="center"/>
          </w:tcPr>
          <w:p>
            <w:pPr>
              <w:jc w:val="center"/>
              <w:rPr>
                <w:b/>
                <w:highlight w:val="none"/>
              </w:rPr>
            </w:pPr>
            <w:r>
              <w:rPr>
                <w:rFonts w:hint="eastAsia"/>
                <w:highlight w:val="none"/>
              </w:rPr>
              <w:t>偏离情况</w:t>
            </w:r>
          </w:p>
        </w:tc>
        <w:tc>
          <w:tcPr>
            <w:tcW w:w="540" w:type="dxa"/>
            <w:vAlign w:val="center"/>
          </w:tcPr>
          <w:p>
            <w:pPr>
              <w:jc w:val="center"/>
              <w:rPr>
                <w:b/>
                <w:highlight w:val="none"/>
              </w:rPr>
            </w:pPr>
            <w:r>
              <w:rPr>
                <w:rFonts w:hint="eastAsia"/>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pPr>
              <w:rPr>
                <w:b/>
                <w:highlight w:val="none"/>
              </w:rPr>
            </w:pPr>
            <w:r>
              <w:rPr>
                <w:rFonts w:hint="eastAsia"/>
                <w:b/>
                <w:highlight w:val="none"/>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jc w:val="center"/>
              <w:rPr>
                <w:bCs/>
                <w:highlight w:val="none"/>
              </w:rPr>
            </w:pPr>
            <w:r>
              <w:rPr>
                <w:rFonts w:hint="eastAsia"/>
                <w:bCs/>
                <w:highlight w:val="none"/>
              </w:rPr>
              <w:t>1</w:t>
            </w:r>
          </w:p>
        </w:tc>
        <w:tc>
          <w:tcPr>
            <w:tcW w:w="1408" w:type="dxa"/>
          </w:tcPr>
          <w:p>
            <w:pPr>
              <w:jc w:val="center"/>
              <w:rPr>
                <w:highlight w:val="none"/>
              </w:rPr>
            </w:pPr>
            <w:r>
              <w:rPr>
                <w:rFonts w:hint="eastAsia"/>
                <w:highlight w:val="none"/>
              </w:rPr>
              <w:t>*</w:t>
            </w:r>
            <w:r>
              <w:rPr>
                <w:highlight w:val="none"/>
              </w:rPr>
              <w:t>***</w:t>
            </w:r>
          </w:p>
        </w:tc>
        <w:tc>
          <w:tcPr>
            <w:tcW w:w="4918" w:type="dxa"/>
          </w:tcPr>
          <w:p>
            <w:pPr>
              <w:jc w:val="center"/>
              <w:rPr>
                <w:b/>
                <w:highlight w:val="none"/>
              </w:rPr>
            </w:pPr>
            <w:r>
              <w:rPr>
                <w:rFonts w:hint="eastAsia"/>
                <w:bCs/>
                <w:szCs w:val="21"/>
                <w:highlight w:val="none"/>
              </w:rPr>
              <w:t>（填写相关内容）</w:t>
            </w:r>
          </w:p>
        </w:tc>
        <w:tc>
          <w:tcPr>
            <w:tcW w:w="973" w:type="dxa"/>
          </w:tcPr>
          <w:p>
            <w:pPr>
              <w:rPr>
                <w:bCs/>
                <w:szCs w:val="21"/>
                <w:highlight w:val="none"/>
              </w:rPr>
            </w:pPr>
          </w:p>
        </w:tc>
        <w:tc>
          <w:tcPr>
            <w:tcW w:w="642" w:type="dxa"/>
          </w:tcPr>
          <w:p>
            <w:pPr>
              <w:rPr>
                <w:bCs/>
                <w:szCs w:val="21"/>
                <w:highlight w:val="none"/>
              </w:rPr>
            </w:pPr>
          </w:p>
        </w:tc>
        <w:tc>
          <w:tcPr>
            <w:tcW w:w="540" w:type="dxa"/>
          </w:tcPr>
          <w:p>
            <w:pPr>
              <w:rPr>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jc w:val="center"/>
              <w:rPr>
                <w:bCs/>
                <w:highlight w:val="none"/>
              </w:rPr>
            </w:pPr>
            <w:r>
              <w:rPr>
                <w:bCs/>
                <w:highlight w:val="none"/>
              </w:rPr>
              <w:t>2</w:t>
            </w:r>
          </w:p>
        </w:tc>
        <w:tc>
          <w:tcPr>
            <w:tcW w:w="1408" w:type="dxa"/>
          </w:tcPr>
          <w:p>
            <w:pPr>
              <w:jc w:val="center"/>
              <w:rPr>
                <w:highlight w:val="none"/>
              </w:rPr>
            </w:pPr>
            <w:r>
              <w:rPr>
                <w:rFonts w:hint="eastAsia"/>
                <w:highlight w:val="none"/>
              </w:rPr>
              <w:t>****</w:t>
            </w:r>
          </w:p>
        </w:tc>
        <w:tc>
          <w:tcPr>
            <w:tcW w:w="4918" w:type="dxa"/>
          </w:tcPr>
          <w:p>
            <w:pPr>
              <w:jc w:val="center"/>
              <w:rPr>
                <w:bCs/>
                <w:szCs w:val="21"/>
                <w:highlight w:val="none"/>
              </w:rPr>
            </w:pPr>
            <w:r>
              <w:rPr>
                <w:rFonts w:hint="eastAsia"/>
                <w:highlight w:val="none"/>
              </w:rPr>
              <w:t>（填写相关内容）</w:t>
            </w:r>
          </w:p>
        </w:tc>
        <w:tc>
          <w:tcPr>
            <w:tcW w:w="973" w:type="dxa"/>
          </w:tcPr>
          <w:p>
            <w:pPr>
              <w:rPr>
                <w:bCs/>
                <w:szCs w:val="21"/>
                <w:highlight w:val="none"/>
              </w:rPr>
            </w:pPr>
          </w:p>
        </w:tc>
        <w:tc>
          <w:tcPr>
            <w:tcW w:w="642" w:type="dxa"/>
          </w:tcPr>
          <w:p>
            <w:pPr>
              <w:rPr>
                <w:bCs/>
                <w:szCs w:val="21"/>
                <w:highlight w:val="none"/>
              </w:rPr>
            </w:pPr>
          </w:p>
        </w:tc>
        <w:tc>
          <w:tcPr>
            <w:tcW w:w="540" w:type="dxa"/>
          </w:tcPr>
          <w:p>
            <w:pPr>
              <w:rPr>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pPr>
              <w:rPr>
                <w:bCs/>
                <w:szCs w:val="21"/>
                <w:highlight w:val="none"/>
              </w:rPr>
            </w:pPr>
            <w:r>
              <w:rPr>
                <w:rFonts w:hint="eastAsia"/>
                <w:b/>
                <w:highlight w:val="none"/>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pPr>
              <w:jc w:val="center"/>
              <w:rPr>
                <w:bCs/>
                <w:highlight w:val="none"/>
              </w:rPr>
            </w:pPr>
            <w:r>
              <w:rPr>
                <w:rFonts w:hint="eastAsia"/>
                <w:highlight w:val="none"/>
              </w:rPr>
              <w:t>1</w:t>
            </w:r>
          </w:p>
        </w:tc>
        <w:tc>
          <w:tcPr>
            <w:tcW w:w="1408" w:type="dxa"/>
          </w:tcPr>
          <w:p>
            <w:pPr>
              <w:jc w:val="center"/>
              <w:rPr>
                <w:highlight w:val="none"/>
              </w:rPr>
            </w:pPr>
            <w:r>
              <w:rPr>
                <w:rFonts w:hint="eastAsia"/>
                <w:highlight w:val="none"/>
              </w:rPr>
              <w:t>****</w:t>
            </w:r>
          </w:p>
        </w:tc>
        <w:tc>
          <w:tcPr>
            <w:tcW w:w="4918" w:type="dxa"/>
          </w:tcPr>
          <w:p>
            <w:pPr>
              <w:jc w:val="center"/>
              <w:rPr>
                <w:highlight w:val="none"/>
              </w:rPr>
            </w:pPr>
            <w:r>
              <w:rPr>
                <w:rFonts w:hint="eastAsia"/>
                <w:highlight w:val="none"/>
              </w:rPr>
              <w:t>（填写相关内容）</w:t>
            </w:r>
          </w:p>
        </w:tc>
        <w:tc>
          <w:tcPr>
            <w:tcW w:w="973" w:type="dxa"/>
          </w:tcPr>
          <w:p>
            <w:pPr>
              <w:rPr>
                <w:bCs/>
                <w:szCs w:val="21"/>
                <w:highlight w:val="none"/>
              </w:rPr>
            </w:pPr>
          </w:p>
        </w:tc>
        <w:tc>
          <w:tcPr>
            <w:tcW w:w="642" w:type="dxa"/>
          </w:tcPr>
          <w:p>
            <w:pPr>
              <w:rPr>
                <w:bCs/>
                <w:szCs w:val="21"/>
                <w:highlight w:val="none"/>
              </w:rPr>
            </w:pPr>
          </w:p>
        </w:tc>
        <w:tc>
          <w:tcPr>
            <w:tcW w:w="540" w:type="dxa"/>
          </w:tcPr>
          <w:p>
            <w:pPr>
              <w:rPr>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pPr>
              <w:rPr>
                <w:bCs/>
                <w:szCs w:val="21"/>
                <w:highlight w:val="none"/>
              </w:rPr>
            </w:pPr>
            <w:r>
              <w:rPr>
                <w:rFonts w:hint="eastAsia"/>
                <w:b/>
                <w:highlight w:val="none"/>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pPr>
              <w:jc w:val="center"/>
              <w:rPr>
                <w:highlight w:val="none"/>
              </w:rPr>
            </w:pPr>
            <w:r>
              <w:rPr>
                <w:rFonts w:hint="eastAsia"/>
                <w:highlight w:val="none"/>
              </w:rPr>
              <w:t>1</w:t>
            </w:r>
          </w:p>
        </w:tc>
        <w:tc>
          <w:tcPr>
            <w:tcW w:w="1408" w:type="dxa"/>
          </w:tcPr>
          <w:p>
            <w:pPr>
              <w:jc w:val="center"/>
              <w:rPr>
                <w:highlight w:val="none"/>
              </w:rPr>
            </w:pPr>
            <w:r>
              <w:rPr>
                <w:rFonts w:hint="eastAsia"/>
                <w:highlight w:val="none"/>
              </w:rPr>
              <w:t>****</w:t>
            </w:r>
          </w:p>
        </w:tc>
        <w:tc>
          <w:tcPr>
            <w:tcW w:w="4918" w:type="dxa"/>
          </w:tcPr>
          <w:p>
            <w:pPr>
              <w:jc w:val="center"/>
              <w:rPr>
                <w:highlight w:val="none"/>
              </w:rPr>
            </w:pPr>
            <w:r>
              <w:rPr>
                <w:rFonts w:hint="eastAsia"/>
                <w:highlight w:val="none"/>
              </w:rPr>
              <w:t>（填写相关内容）</w:t>
            </w:r>
          </w:p>
        </w:tc>
        <w:tc>
          <w:tcPr>
            <w:tcW w:w="973" w:type="dxa"/>
          </w:tcPr>
          <w:p>
            <w:pPr>
              <w:rPr>
                <w:bCs/>
                <w:szCs w:val="21"/>
                <w:highlight w:val="none"/>
              </w:rPr>
            </w:pPr>
          </w:p>
        </w:tc>
        <w:tc>
          <w:tcPr>
            <w:tcW w:w="642" w:type="dxa"/>
          </w:tcPr>
          <w:p>
            <w:pPr>
              <w:rPr>
                <w:bCs/>
                <w:szCs w:val="21"/>
                <w:highlight w:val="none"/>
              </w:rPr>
            </w:pPr>
          </w:p>
        </w:tc>
        <w:tc>
          <w:tcPr>
            <w:tcW w:w="540" w:type="dxa"/>
          </w:tcPr>
          <w:p>
            <w:pPr>
              <w:rPr>
                <w:bCs/>
                <w:szCs w:val="21"/>
                <w:highlight w:val="none"/>
              </w:rPr>
            </w:pPr>
          </w:p>
        </w:tc>
      </w:tr>
    </w:tbl>
    <w:p>
      <w:pPr>
        <w:ind w:firstLine="420" w:firstLineChars="200"/>
        <w:rPr>
          <w:b w:val="0"/>
          <w:bCs/>
          <w:sz w:val="21"/>
          <w:szCs w:val="21"/>
          <w:highlight w:val="none"/>
        </w:rPr>
      </w:pPr>
      <w:r>
        <w:rPr>
          <w:rFonts w:hint="eastAsia"/>
          <w:b w:val="0"/>
          <w:bCs/>
          <w:sz w:val="21"/>
          <w:szCs w:val="21"/>
          <w:highlight w:val="none"/>
        </w:rPr>
        <w:t>《商务要求偏离表》编制指引：</w:t>
      </w:r>
    </w:p>
    <w:p>
      <w:pPr>
        <w:ind w:firstLine="420" w:firstLineChars="200"/>
        <w:rPr>
          <w:b w:val="0"/>
          <w:bCs/>
          <w:sz w:val="21"/>
          <w:szCs w:val="21"/>
          <w:highlight w:val="none"/>
        </w:rPr>
      </w:pPr>
      <w:r>
        <w:rPr>
          <w:rFonts w:hint="eastAsia"/>
          <w:b w:val="0"/>
          <w:bCs/>
          <w:sz w:val="21"/>
          <w:szCs w:val="21"/>
          <w:highlight w:val="none"/>
        </w:rPr>
        <w:t>1、商务要求偏离表的序号、商务需求项、招标商务要求等栏目对应“用户需求书”中的“商务要求”章节相关内容。</w:t>
      </w:r>
    </w:p>
    <w:p>
      <w:pPr>
        <w:ind w:firstLine="420" w:firstLineChars="200"/>
        <w:rPr>
          <w:b w:val="0"/>
          <w:bCs/>
          <w:sz w:val="21"/>
          <w:szCs w:val="21"/>
          <w:highlight w:val="none"/>
        </w:rPr>
      </w:pPr>
      <w:r>
        <w:rPr>
          <w:b w:val="0"/>
          <w:bCs/>
          <w:sz w:val="21"/>
          <w:szCs w:val="21"/>
          <w:highlight w:val="none"/>
        </w:rPr>
        <w:t>2</w:t>
      </w:r>
      <w:r>
        <w:rPr>
          <w:rFonts w:hint="eastAsia"/>
          <w:b w:val="0"/>
          <w:bCs/>
          <w:sz w:val="21"/>
          <w:szCs w:val="21"/>
          <w:highlight w:val="none"/>
        </w:rPr>
        <w:t>、“投标商务响应”一栏必须一一对照“招标商务要求”，详细填写自身响应情况，而不能不合理照搬照抄招标文件的商务要求，以体现具体响应情况。</w:t>
      </w:r>
    </w:p>
    <w:p>
      <w:pPr>
        <w:ind w:firstLine="420" w:firstLineChars="200"/>
        <w:rPr>
          <w:rFonts w:hint="eastAsia"/>
          <w:b w:val="0"/>
          <w:bCs/>
          <w:sz w:val="21"/>
          <w:szCs w:val="21"/>
          <w:highlight w:val="none"/>
          <w:lang w:eastAsia="zh-CN"/>
        </w:rPr>
      </w:pPr>
      <w:r>
        <w:rPr>
          <w:b w:val="0"/>
          <w:bCs/>
          <w:sz w:val="21"/>
          <w:szCs w:val="21"/>
          <w:highlight w:val="none"/>
        </w:rPr>
        <w:t>3</w:t>
      </w:r>
      <w:r>
        <w:rPr>
          <w:rFonts w:hint="eastAsia"/>
          <w:b w:val="0"/>
          <w:bCs/>
          <w:sz w:val="21"/>
          <w:szCs w:val="21"/>
          <w:highlight w:val="none"/>
        </w:rPr>
        <w:t>、“偏离情况”一栏填写如实填写“正偏离”、“负偏离”或“无偏离”，其中：“正偏离”表示“投标响应优于招标商务要求”，“负偏离”表示“投标响应不满足招标商务要求”，“无偏离”表示“投标响应与招标商务要求一致”。“投标商务响应”对比“招标商务要求”存在响应不全（包括未响应整项招标商务要求或者未响应一项招标商务要求的部分内容），均视为“负偏离”</w:t>
      </w:r>
      <w:r>
        <w:rPr>
          <w:rFonts w:hint="eastAsia"/>
          <w:b w:val="0"/>
          <w:bCs/>
          <w:sz w:val="21"/>
          <w:szCs w:val="21"/>
          <w:highlight w:val="none"/>
          <w:lang w:eastAsia="zh-CN"/>
        </w:rPr>
        <w:t>。</w:t>
      </w:r>
    </w:p>
    <w:p>
      <w:pPr>
        <w:ind w:firstLine="420" w:firstLineChars="200"/>
        <w:rPr>
          <w:b w:val="0"/>
          <w:bCs/>
          <w:sz w:val="21"/>
          <w:szCs w:val="21"/>
          <w:highlight w:val="none"/>
        </w:rPr>
      </w:pPr>
      <w:r>
        <w:rPr>
          <w:rFonts w:hint="eastAsia"/>
          <w:b w:val="0"/>
          <w:bCs/>
          <w:sz w:val="21"/>
          <w:szCs w:val="21"/>
          <w:highlight w:val="none"/>
        </w:rPr>
        <w:t>4、带★号条款为不可偏离条款，如未响应或出现负偏离的，将作投标无效处理。</w:t>
      </w:r>
    </w:p>
    <w:p>
      <w:pPr>
        <w:rPr>
          <w:sz w:val="24"/>
          <w:highlight w:val="none"/>
        </w:rPr>
      </w:pPr>
    </w:p>
    <w:p>
      <w:pPr>
        <w:numPr>
          <w:ilvl w:val="0"/>
          <w:numId w:val="12"/>
        </w:numPr>
        <w:outlineLvl w:val="3"/>
        <w:rPr>
          <w:rFonts w:hint="eastAsia" w:ascii="黑体" w:hAnsi="宋体" w:eastAsia="黑体"/>
          <w:bCs/>
          <w:kern w:val="0"/>
          <w:sz w:val="24"/>
          <w:szCs w:val="32"/>
          <w:highlight w:val="none"/>
        </w:rPr>
      </w:pPr>
      <w:bookmarkStart w:id="84" w:name="_Hlk72260576"/>
      <w:r>
        <w:rPr>
          <w:rFonts w:hint="eastAsia" w:ascii="黑体" w:hAnsi="宋体" w:eastAsia="黑体"/>
          <w:bCs/>
          <w:kern w:val="0"/>
          <w:sz w:val="24"/>
          <w:szCs w:val="32"/>
          <w:highlight w:val="none"/>
        </w:rPr>
        <w:t>项目实施方案（格式自定）</w:t>
      </w:r>
    </w:p>
    <w:p>
      <w:pPr>
        <w:bidi w:val="0"/>
        <w:rPr>
          <w:b/>
          <w:bCs/>
          <w:color w:val="FF0000"/>
        </w:rPr>
      </w:pPr>
      <w:r>
        <w:rPr>
          <w:rFonts w:hint="eastAsia"/>
          <w:b/>
          <w:bCs/>
          <w:color w:val="FF0000"/>
        </w:rPr>
        <w:t>（特别提示：投标人须按本招标文件评标信息中这一评审因素要求，提供证明资料）</w:t>
      </w:r>
    </w:p>
    <w:p>
      <w:pPr>
        <w:pStyle w:val="23"/>
        <w:numPr>
          <w:ilvl w:val="0"/>
          <w:numId w:val="0"/>
        </w:numPr>
        <w:rPr>
          <w:rFonts w:hint="eastAsia"/>
        </w:rPr>
      </w:pPr>
    </w:p>
    <w:p>
      <w:pPr>
        <w:outlineLvl w:val="3"/>
        <w:rPr>
          <w:rFonts w:hint="eastAsia" w:ascii="黑体" w:hAnsi="宋体" w:eastAsia="黑体"/>
          <w:bCs/>
          <w:kern w:val="0"/>
          <w:sz w:val="24"/>
          <w:szCs w:val="32"/>
          <w:highlight w:val="none"/>
        </w:rPr>
      </w:pPr>
      <w:r>
        <w:rPr>
          <w:rFonts w:hint="eastAsia" w:ascii="黑体" w:hAnsi="宋体" w:eastAsia="黑体"/>
          <w:bCs/>
          <w:kern w:val="0"/>
          <w:sz w:val="24"/>
          <w:szCs w:val="32"/>
          <w:highlight w:val="none"/>
          <w:lang w:val="en-US" w:eastAsia="zh-CN"/>
        </w:rPr>
        <w:t>七、</w:t>
      </w:r>
      <w:r>
        <w:rPr>
          <w:rFonts w:hint="eastAsia" w:ascii="黑体" w:hAnsi="宋体" w:eastAsia="黑体"/>
          <w:bCs/>
          <w:kern w:val="0"/>
          <w:sz w:val="24"/>
          <w:szCs w:val="32"/>
          <w:highlight w:val="none"/>
        </w:rPr>
        <w:t>售后服务方案（格式自定）</w:t>
      </w:r>
    </w:p>
    <w:p>
      <w:pPr>
        <w:bidi w:val="0"/>
        <w:rPr>
          <w:b/>
          <w:bCs/>
          <w:color w:val="FF0000"/>
        </w:rPr>
      </w:pPr>
      <w:r>
        <w:rPr>
          <w:rFonts w:hint="eastAsia"/>
          <w:b/>
          <w:bCs/>
          <w:color w:val="FF0000"/>
        </w:rPr>
        <w:t>（特别提示：投标人须按本招标文件评标信息中这一评审因素要求，提供证明资料）</w:t>
      </w:r>
    </w:p>
    <w:p>
      <w:pPr>
        <w:pStyle w:val="23"/>
        <w:rPr>
          <w:rFonts w:hint="eastAsia"/>
        </w:rPr>
      </w:pPr>
    </w:p>
    <w:p>
      <w:pPr>
        <w:outlineLvl w:val="3"/>
        <w:rPr>
          <w:rFonts w:hint="eastAsia" w:ascii="黑体" w:hAnsi="宋体" w:eastAsia="黑体"/>
          <w:bCs/>
          <w:kern w:val="0"/>
          <w:sz w:val="24"/>
          <w:szCs w:val="32"/>
          <w:highlight w:val="none"/>
        </w:rPr>
      </w:pPr>
      <w:r>
        <w:rPr>
          <w:rFonts w:hint="eastAsia" w:ascii="黑体" w:hAnsi="宋体" w:eastAsia="黑体"/>
          <w:bCs/>
          <w:kern w:val="0"/>
          <w:sz w:val="24"/>
          <w:szCs w:val="32"/>
          <w:highlight w:val="none"/>
          <w:lang w:val="en-US" w:eastAsia="zh-CN"/>
        </w:rPr>
        <w:t>八、</w:t>
      </w:r>
      <w:r>
        <w:rPr>
          <w:rFonts w:hint="eastAsia" w:ascii="黑体" w:hAnsi="宋体" w:eastAsia="黑体"/>
          <w:bCs/>
          <w:kern w:val="0"/>
          <w:sz w:val="24"/>
          <w:szCs w:val="32"/>
          <w:highlight w:val="none"/>
        </w:rPr>
        <w:t>政府采购节能环保产品（格式自定）</w:t>
      </w:r>
    </w:p>
    <w:p>
      <w:pPr>
        <w:bidi w:val="0"/>
        <w:rPr>
          <w:b/>
          <w:bCs/>
          <w:color w:val="FF0000"/>
        </w:rPr>
      </w:pPr>
      <w:r>
        <w:rPr>
          <w:rFonts w:hint="eastAsia"/>
          <w:b/>
          <w:bCs/>
          <w:color w:val="FF0000"/>
        </w:rPr>
        <w:t>（特别提示：投标人须按本招标文件评标信息中这一评审因素要求，提供证明资料）</w:t>
      </w:r>
    </w:p>
    <w:p>
      <w:pPr>
        <w:jc w:val="both"/>
        <w:rPr>
          <w:rFonts w:hint="eastAsia" w:ascii="黑体" w:hAnsi="宋体" w:eastAsia="黑体"/>
          <w:bCs/>
          <w:kern w:val="0"/>
          <w:sz w:val="24"/>
          <w:szCs w:val="32"/>
          <w:highlight w:val="none"/>
          <w:lang w:val="en-US" w:eastAsia="zh-CN"/>
        </w:rPr>
      </w:pPr>
    </w:p>
    <w:p>
      <w:pPr>
        <w:jc w:val="both"/>
        <w:rPr>
          <w:rFonts w:hint="eastAsia" w:ascii="黑体" w:eastAsia="黑体"/>
          <w:b w:val="0"/>
          <w:bCs w:val="0"/>
          <w:sz w:val="24"/>
          <w:szCs w:val="20"/>
          <w:highlight w:val="none"/>
        </w:rPr>
      </w:pPr>
      <w:r>
        <w:rPr>
          <w:rFonts w:hint="eastAsia" w:ascii="黑体" w:hAnsi="宋体" w:eastAsia="黑体"/>
          <w:bCs/>
          <w:kern w:val="0"/>
          <w:sz w:val="24"/>
          <w:szCs w:val="32"/>
          <w:highlight w:val="none"/>
          <w:lang w:val="en-US" w:eastAsia="zh-CN"/>
        </w:rPr>
        <w:t>九</w:t>
      </w:r>
      <w:r>
        <w:rPr>
          <w:rFonts w:hint="eastAsia" w:ascii="黑体" w:hAnsi="宋体" w:eastAsia="黑体"/>
          <w:bCs/>
          <w:kern w:val="0"/>
          <w:sz w:val="24"/>
          <w:szCs w:val="32"/>
          <w:highlight w:val="none"/>
        </w:rPr>
        <w:t>、</w:t>
      </w:r>
      <w:bookmarkStart w:id="85" w:name="_Hlk72062872"/>
      <w:r>
        <w:rPr>
          <w:rFonts w:hint="eastAsia" w:ascii="黑体" w:eastAsia="黑体"/>
          <w:b w:val="0"/>
          <w:bCs w:val="0"/>
          <w:sz w:val="24"/>
          <w:szCs w:val="20"/>
          <w:highlight w:val="none"/>
        </w:rPr>
        <w:t>投标人认为需要加以说明的其他内容</w:t>
      </w:r>
      <w:bookmarkEnd w:id="84"/>
      <w:bookmarkEnd w:id="85"/>
    </w:p>
    <w:p>
      <w:pPr>
        <w:jc w:val="both"/>
        <w:rPr>
          <w:rFonts w:ascii="黑体" w:hAnsi="宋体" w:eastAsia="黑体"/>
          <w:kern w:val="0"/>
          <w:sz w:val="24"/>
          <w:szCs w:val="20"/>
          <w:highlight w:val="none"/>
        </w:rPr>
      </w:pPr>
      <w:r>
        <w:rPr>
          <w:rFonts w:hint="eastAsia" w:ascii="黑体" w:hAnsi="宋体" w:eastAsia="黑体"/>
          <w:kern w:val="0"/>
          <w:sz w:val="24"/>
          <w:szCs w:val="20"/>
          <w:highlight w:val="none"/>
        </w:rPr>
        <w:t>（一）政府采购违法行为风险知悉确认书</w:t>
      </w:r>
    </w:p>
    <w:p>
      <w:pPr>
        <w:widowControl/>
        <w:jc w:val="center"/>
        <w:rPr>
          <w:rFonts w:ascii="黑体" w:hAnsi="宋体" w:eastAsia="黑体"/>
          <w:kern w:val="0"/>
          <w:sz w:val="24"/>
          <w:szCs w:val="20"/>
          <w:highlight w:val="none"/>
        </w:rPr>
      </w:pPr>
    </w:p>
    <w:p>
      <w:pPr>
        <w:ind w:firstLine="420" w:firstLineChars="200"/>
        <w:rPr>
          <w:highlight w:val="none"/>
        </w:rPr>
      </w:pPr>
      <w:r>
        <w:rPr>
          <w:rFonts w:hint="eastAsia"/>
          <w:highlight w:val="none"/>
        </w:rPr>
        <w:t>本公司在投标前已充分知悉以下情形为参与政府采购活动时的重大风险事项，并承诺已对下述风险提示事项重点排查，做到严谨、诚信、依法依规参与政府采购活动。</w:t>
      </w:r>
    </w:p>
    <w:p>
      <w:pPr>
        <w:ind w:firstLine="422" w:firstLineChars="200"/>
        <w:rPr>
          <w:b/>
          <w:highlight w:val="none"/>
        </w:rPr>
      </w:pPr>
      <w:r>
        <w:rPr>
          <w:rFonts w:hint="eastAsia"/>
          <w:b/>
          <w:highlight w:val="none"/>
        </w:rPr>
        <w:t>一、本公司已充分知悉“隐瞒真实情况，提供虚假资料”的法定情形，相关情形包括但不限于：</w:t>
      </w:r>
    </w:p>
    <w:p>
      <w:pPr>
        <w:ind w:firstLine="420" w:firstLineChars="200"/>
        <w:rPr>
          <w:highlight w:val="none"/>
        </w:rPr>
      </w:pPr>
      <w:r>
        <w:rPr>
          <w:rFonts w:hint="eastAsia"/>
          <w:highlight w:val="none"/>
        </w:rPr>
        <w:t>（一）通过转让或者租借等方式从其他单位获取资格或者资质证书投标的。</w:t>
      </w:r>
    </w:p>
    <w:p>
      <w:pPr>
        <w:ind w:firstLine="420" w:firstLineChars="200"/>
        <w:rPr>
          <w:highlight w:val="none"/>
        </w:rPr>
      </w:pPr>
      <w:r>
        <w:rPr>
          <w:rFonts w:hint="eastAsia"/>
          <w:highlight w:val="none"/>
        </w:rPr>
        <w:t>（二）由其他单位或者其他单位负责人在投标供应商编制的投标文件上加盖印章或者签字的。</w:t>
      </w:r>
    </w:p>
    <w:p>
      <w:pPr>
        <w:ind w:firstLine="420" w:firstLineChars="200"/>
        <w:rPr>
          <w:highlight w:val="none"/>
        </w:rPr>
      </w:pPr>
      <w:r>
        <w:rPr>
          <w:rFonts w:hint="eastAsia"/>
          <w:highlight w:val="none"/>
        </w:rPr>
        <w:t>（三）项目负责人或者主要技术人员不是本单位人员的。</w:t>
      </w:r>
    </w:p>
    <w:p>
      <w:pPr>
        <w:ind w:firstLine="420" w:firstLineChars="200"/>
        <w:rPr>
          <w:highlight w:val="none"/>
        </w:rPr>
      </w:pPr>
      <w:r>
        <w:rPr>
          <w:rFonts w:hint="eastAsia"/>
          <w:highlight w:val="none"/>
        </w:rPr>
        <w:t>（四）投标保证金不是从投标供应商基本账户转出的。</w:t>
      </w:r>
    </w:p>
    <w:p>
      <w:pPr>
        <w:ind w:firstLine="420" w:firstLineChars="200"/>
        <w:rPr>
          <w:highlight w:val="none"/>
        </w:rPr>
      </w:pPr>
      <w:r>
        <w:rPr>
          <w:rFonts w:hint="eastAsia"/>
          <w:highlight w:val="none"/>
        </w:rPr>
        <w:t>（五）其他隐瞒真实情况、提供虚假资料的行为。</w:t>
      </w:r>
    </w:p>
    <w:p>
      <w:pPr>
        <w:ind w:firstLine="422" w:firstLineChars="200"/>
        <w:rPr>
          <w:b/>
          <w:highlight w:val="none"/>
        </w:rPr>
      </w:pPr>
      <w:r>
        <w:rPr>
          <w:rFonts w:hint="eastAsia"/>
          <w:b/>
          <w:highlight w:val="none"/>
        </w:rPr>
        <w:t>二、本公司已充分知悉“与其他采购参加人串通投标”的法定情形，相关情形包括但不限于：</w:t>
      </w:r>
    </w:p>
    <w:p>
      <w:pPr>
        <w:ind w:firstLine="420" w:firstLineChars="200"/>
        <w:rPr>
          <w:highlight w:val="none"/>
        </w:rPr>
      </w:pPr>
      <w:r>
        <w:rPr>
          <w:rFonts w:hint="eastAsia"/>
          <w:highlight w:val="none"/>
        </w:rPr>
        <w:t>（一）投标供应商之间相互约定给予未中标的供应商利益补偿。</w:t>
      </w:r>
    </w:p>
    <w:p>
      <w:pPr>
        <w:ind w:firstLine="420" w:firstLineChars="200"/>
        <w:rPr>
          <w:highlight w:val="none"/>
        </w:rPr>
      </w:pPr>
      <w:r>
        <w:rPr>
          <w:rFonts w:hint="eastAsia"/>
          <w:highlight w:val="none"/>
        </w:rPr>
        <w:t>（二）不同投标供应商的法定代表人、主要经营负责人、项目投标授权代表人、项目负责人、主要技术人员为同一人、属同一单位或者在同一单位缴纳社会保险。</w:t>
      </w:r>
    </w:p>
    <w:p>
      <w:pPr>
        <w:ind w:firstLine="420" w:firstLineChars="200"/>
        <w:rPr>
          <w:highlight w:val="none"/>
        </w:rPr>
      </w:pPr>
      <w:r>
        <w:rPr>
          <w:rFonts w:hint="eastAsia"/>
          <w:highlight w:val="none"/>
        </w:rPr>
        <w:t>（三）不同投标供应商的投标文件由同一单位或者同一人编制，或者由同一人分阶段参与编制的。</w:t>
      </w:r>
    </w:p>
    <w:p>
      <w:pPr>
        <w:ind w:firstLine="420" w:firstLineChars="200"/>
        <w:rPr>
          <w:highlight w:val="none"/>
        </w:rPr>
      </w:pPr>
      <w:r>
        <w:rPr>
          <w:rFonts w:hint="eastAsia"/>
          <w:highlight w:val="none"/>
        </w:rPr>
        <w:t>（四）不同投标供应商的投标文件或部分投标文件相互混装。</w:t>
      </w:r>
    </w:p>
    <w:p>
      <w:pPr>
        <w:ind w:firstLine="420" w:firstLineChars="200"/>
        <w:rPr>
          <w:highlight w:val="none"/>
        </w:rPr>
      </w:pPr>
      <w:r>
        <w:rPr>
          <w:rFonts w:hint="eastAsia"/>
          <w:highlight w:val="none"/>
        </w:rPr>
        <w:t>（五）不同投标供应商的投标文件内容存在非正常一致。</w:t>
      </w:r>
    </w:p>
    <w:p>
      <w:pPr>
        <w:ind w:firstLine="420" w:firstLineChars="200"/>
        <w:rPr>
          <w:highlight w:val="none"/>
        </w:rPr>
      </w:pPr>
      <w:r>
        <w:rPr>
          <w:rFonts w:hint="eastAsia"/>
          <w:highlight w:val="none"/>
        </w:rPr>
        <w:t>（六）由同一单位工作人员为两家以上（含两家）供应商进行同一项投标活动的。</w:t>
      </w:r>
    </w:p>
    <w:p>
      <w:pPr>
        <w:ind w:firstLine="420" w:firstLineChars="200"/>
        <w:rPr>
          <w:highlight w:val="none"/>
        </w:rPr>
      </w:pPr>
      <w:r>
        <w:rPr>
          <w:rFonts w:hint="eastAsia"/>
          <w:highlight w:val="none"/>
        </w:rPr>
        <w:t>（七）不同投标人的投标报价呈规律性差异。</w:t>
      </w:r>
    </w:p>
    <w:p>
      <w:pPr>
        <w:ind w:firstLine="420" w:firstLineChars="200"/>
        <w:rPr>
          <w:highlight w:val="none"/>
        </w:rPr>
      </w:pPr>
      <w:r>
        <w:rPr>
          <w:rFonts w:hint="eastAsia"/>
          <w:highlight w:val="none"/>
        </w:rPr>
        <w:t>（八）不同投标人的投标保证金从同一单位或者个人的账户转出。</w:t>
      </w:r>
    </w:p>
    <w:p>
      <w:pPr>
        <w:ind w:firstLine="420" w:firstLineChars="200"/>
        <w:rPr>
          <w:highlight w:val="none"/>
        </w:rPr>
      </w:pPr>
      <w:r>
        <w:rPr>
          <w:rFonts w:hint="eastAsia"/>
          <w:highlight w:val="none"/>
        </w:rPr>
        <w:t>（九）主管部门依照法律、法规认定的其他情形。</w:t>
      </w:r>
    </w:p>
    <w:p>
      <w:pPr>
        <w:ind w:firstLine="422" w:firstLineChars="200"/>
        <w:rPr>
          <w:b/>
          <w:highlight w:val="none"/>
        </w:rPr>
      </w:pPr>
      <w:r>
        <w:rPr>
          <w:rFonts w:hint="eastAsia"/>
          <w:b/>
          <w:highlight w:val="none"/>
        </w:rPr>
        <w:t>三、本公司已充分知悉下列情形所对应的法律风险，并在投标前已对相关风险事项进行排查。</w:t>
      </w:r>
    </w:p>
    <w:p>
      <w:pPr>
        <w:ind w:firstLine="420" w:firstLineChars="200"/>
        <w:rPr>
          <w:b/>
          <w:highlight w:val="none"/>
        </w:rPr>
      </w:pPr>
      <w:r>
        <w:rPr>
          <w:rFonts w:hint="eastAsia"/>
          <w:highlight w:val="none"/>
        </w:rPr>
        <w:t>（一）对于从其他主体获取的投标资料，供应商应审慎核查，确保投标资料的真实性。</w:t>
      </w:r>
      <w:r>
        <w:rPr>
          <w:rFonts w:hint="eastAsia"/>
          <w:b/>
          <w:highlight w:val="none"/>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rPr>
          <w:highlight w:val="none"/>
        </w:rPr>
      </w:pPr>
      <w:r>
        <w:rPr>
          <w:rFonts w:hint="eastAsia"/>
          <w:highlight w:val="none"/>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rPr>
          <w:highlight w:val="none"/>
        </w:rPr>
      </w:pPr>
      <w:r>
        <w:rPr>
          <w:rFonts w:hint="eastAsia"/>
          <w:highlight w:val="none"/>
        </w:rPr>
        <w:t>（三）对于涉及安全生产、特种作业、抢险救灾、防疫等政府采购项目，供应商实施提供虚假资料、串通投标等违法行为的，主管部门将依法从严处理。</w:t>
      </w:r>
    </w:p>
    <w:p>
      <w:pPr>
        <w:ind w:firstLine="420" w:firstLineChars="200"/>
        <w:rPr>
          <w:highlight w:val="none"/>
        </w:rPr>
      </w:pPr>
      <w:r>
        <w:rPr>
          <w:rFonts w:hint="eastAsia"/>
          <w:highlight w:val="none"/>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rPr>
          <w:highlight w:val="none"/>
        </w:rPr>
      </w:pPr>
      <w:r>
        <w:rPr>
          <w:rFonts w:hint="eastAsia"/>
          <w:highlight w:val="none"/>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rPr>
          <w:highlight w:val="none"/>
        </w:rPr>
      </w:pPr>
      <w:r>
        <w:rPr>
          <w:rFonts w:hint="eastAsia"/>
          <w:highlight w:val="none"/>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2" w:firstLineChars="200"/>
        <w:rPr>
          <w:b/>
          <w:highlight w:val="none"/>
        </w:rPr>
      </w:pPr>
      <w:r>
        <w:rPr>
          <w:rFonts w:hint="eastAsia"/>
          <w:b/>
          <w:highlight w:val="none"/>
        </w:rPr>
        <w:t>四、本公司已充分知悉政府采购违法、违规行为的法律后果。</w:t>
      </w:r>
    </w:p>
    <w:p>
      <w:pPr>
        <w:ind w:firstLine="420" w:firstLineChars="200"/>
        <w:rPr>
          <w:highlight w:val="none"/>
        </w:rPr>
      </w:pPr>
      <w:r>
        <w:rPr>
          <w:rFonts w:hint="eastAsia"/>
          <w:highlight w:val="none"/>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475"/>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pPr>
              <w:autoSpaceDE w:val="0"/>
              <w:autoSpaceDN w:val="0"/>
              <w:spacing w:line="400" w:lineRule="exact"/>
              <w:ind w:firstLine="1866"/>
              <w:rPr>
                <w:rFonts w:ascii="宋体" w:hAnsi="宋体" w:eastAsiaTheme="minorEastAsia"/>
                <w:spacing w:val="-4"/>
                <w:kern w:val="0"/>
                <w:szCs w:val="21"/>
                <w:highlight w:val="none"/>
              </w:rPr>
            </w:pPr>
          </w:p>
        </w:tc>
      </w:tr>
    </w:tbl>
    <w:p>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负责人/投标授权代表签名：</w:t>
      </w:r>
      <w:r>
        <w:rPr>
          <w:rFonts w:hint="eastAsia" w:ascii="宋体" w:hAnsi="宋体" w:eastAsiaTheme="minorEastAsia"/>
          <w:spacing w:val="-4"/>
          <w:kern w:val="0"/>
          <w:szCs w:val="21"/>
          <w:highlight w:val="none"/>
          <w:u w:val="single"/>
        </w:rPr>
        <w:t xml:space="preserve">              </w:t>
      </w:r>
    </w:p>
    <w:p>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知悉人（公章）：</w:t>
      </w:r>
      <w:r>
        <w:rPr>
          <w:rFonts w:hint="eastAsia" w:ascii="宋体" w:hAnsi="宋体" w:eastAsiaTheme="minorEastAsia"/>
          <w:spacing w:val="-4"/>
          <w:kern w:val="0"/>
          <w:szCs w:val="21"/>
          <w:highlight w:val="none"/>
          <w:u w:val="single"/>
        </w:rPr>
        <w:t xml:space="preserve">              </w:t>
      </w:r>
    </w:p>
    <w:p>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 xml:space="preserve">     日期：</w:t>
      </w:r>
      <w:r>
        <w:rPr>
          <w:rFonts w:hint="eastAsia" w:ascii="宋体" w:hAnsi="宋体" w:eastAsiaTheme="minorEastAsia"/>
          <w:spacing w:val="-4"/>
          <w:kern w:val="0"/>
          <w:szCs w:val="21"/>
          <w:highlight w:val="none"/>
          <w:u w:val="single"/>
        </w:rPr>
        <w:t xml:space="preserve">              </w:t>
      </w:r>
    </w:p>
    <w:p>
      <w:pPr>
        <w:widowControl/>
        <w:wordWrap w:val="0"/>
        <w:autoSpaceDE w:val="0"/>
        <w:autoSpaceDN w:val="0"/>
        <w:spacing w:line="400" w:lineRule="exact"/>
        <w:ind w:right="1414" w:firstLine="404" w:firstLineChars="200"/>
        <w:jc w:val="right"/>
        <w:rPr>
          <w:rFonts w:ascii="宋体" w:hAnsi="宋体" w:eastAsiaTheme="minorEastAsia"/>
          <w:spacing w:val="-4"/>
          <w:kern w:val="0"/>
          <w:szCs w:val="21"/>
          <w:highlight w:val="none"/>
        </w:rPr>
      </w:pPr>
      <w:r>
        <w:rPr>
          <w:rFonts w:hint="eastAsia" w:ascii="宋体" w:hAnsi="宋体" w:eastAsiaTheme="minorEastAsia"/>
          <w:spacing w:val="-4"/>
          <w:kern w:val="0"/>
          <w:szCs w:val="21"/>
          <w:highlight w:val="none"/>
        </w:rPr>
        <w:t xml:space="preserve">     </w:t>
      </w:r>
    </w:p>
    <w:p>
      <w:pPr>
        <w:widowControl/>
        <w:autoSpaceDE w:val="0"/>
        <w:autoSpaceDN w:val="0"/>
        <w:spacing w:line="400" w:lineRule="exact"/>
        <w:ind w:firstLine="406" w:firstLineChars="200"/>
        <w:jc w:val="left"/>
        <w:rPr>
          <w:rFonts w:ascii="宋体" w:hAnsi="宋体" w:eastAsiaTheme="minorEastAsia"/>
          <w:b/>
          <w:bCs/>
          <w:color w:val="FF0000"/>
          <w:spacing w:val="-4"/>
          <w:kern w:val="0"/>
          <w:szCs w:val="21"/>
          <w:highlight w:val="none"/>
        </w:rPr>
      </w:pPr>
      <w:r>
        <w:rPr>
          <w:rFonts w:hint="eastAsia" w:ascii="宋体" w:hAnsi="宋体" w:eastAsiaTheme="minorEastAsia"/>
          <w:b/>
          <w:bCs/>
          <w:color w:val="FF0000"/>
          <w:spacing w:val="-4"/>
          <w:kern w:val="0"/>
          <w:szCs w:val="21"/>
          <w:highlight w:val="none"/>
        </w:rPr>
        <w:t>注：</w:t>
      </w:r>
    </w:p>
    <w:p>
      <w:pPr>
        <w:widowControl/>
        <w:autoSpaceDE w:val="0"/>
        <w:autoSpaceDN w:val="0"/>
        <w:spacing w:line="400" w:lineRule="exact"/>
        <w:ind w:firstLine="406" w:firstLineChars="200"/>
        <w:jc w:val="left"/>
        <w:rPr>
          <w:rFonts w:ascii="宋体" w:hAnsi="宋体" w:eastAsiaTheme="minorEastAsia"/>
          <w:b/>
          <w:bCs/>
          <w:color w:val="FF0000"/>
          <w:spacing w:val="-4"/>
          <w:kern w:val="0"/>
          <w:szCs w:val="21"/>
          <w:highlight w:val="none"/>
        </w:rPr>
      </w:pPr>
      <w:r>
        <w:rPr>
          <w:rFonts w:hint="eastAsia" w:ascii="宋体" w:hAnsi="宋体" w:eastAsiaTheme="minorEastAsia"/>
          <w:b/>
          <w:bCs/>
          <w:color w:val="FF0000"/>
          <w:spacing w:val="-4"/>
          <w:kern w:val="0"/>
          <w:szCs w:val="21"/>
          <w:highlight w:val="none"/>
        </w:rPr>
        <w:t>1.</w:t>
      </w:r>
      <w:r>
        <w:rPr>
          <w:rFonts w:hint="eastAsia"/>
          <w:highlight w:val="none"/>
        </w:rPr>
        <w:t xml:space="preserve"> </w:t>
      </w:r>
      <w:r>
        <w:rPr>
          <w:rFonts w:hint="eastAsia" w:ascii="宋体" w:hAnsi="宋体" w:eastAsiaTheme="minor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06" w:firstLineChars="200"/>
        <w:jc w:val="left"/>
        <w:rPr>
          <w:rFonts w:ascii="宋体" w:hAnsi="宋体" w:eastAsiaTheme="minorEastAsia"/>
          <w:color w:val="FF0000"/>
          <w:spacing w:val="-4"/>
          <w:kern w:val="0"/>
          <w:szCs w:val="21"/>
          <w:highlight w:val="none"/>
        </w:rPr>
      </w:pPr>
      <w:r>
        <w:rPr>
          <w:rFonts w:hint="eastAsia" w:ascii="宋体" w:hAnsi="宋体" w:eastAsiaTheme="minorEastAsia"/>
          <w:b/>
          <w:bCs/>
          <w:color w:val="FF0000"/>
          <w:spacing w:val="-4"/>
          <w:kern w:val="0"/>
          <w:szCs w:val="21"/>
          <w:highlight w:val="none"/>
        </w:rPr>
        <w:t>2.投标供应商负责人或投标授权代表签字并加盖单位公章后，扫描上传至投标文件一并提交。</w:t>
      </w:r>
    </w:p>
    <w:p>
      <w:pPr>
        <w:widowControl/>
        <w:wordWrap/>
        <w:autoSpaceDE w:val="0"/>
        <w:autoSpaceDN w:val="0"/>
        <w:spacing w:line="400" w:lineRule="exact"/>
        <w:ind w:right="1414" w:firstLine="480" w:firstLineChars="200"/>
        <w:jc w:val="right"/>
        <w:rPr>
          <w:rFonts w:eastAsiaTheme="minorEastAsia"/>
          <w:kern w:val="0"/>
          <w:sz w:val="24"/>
          <w:highlight w:val="none"/>
        </w:rPr>
      </w:pPr>
    </w:p>
    <w:p>
      <w:pPr>
        <w:widowControl/>
        <w:spacing w:line="360" w:lineRule="auto"/>
        <w:jc w:val="left"/>
        <w:rPr>
          <w:rFonts w:eastAsiaTheme="minorEastAsia"/>
          <w:b/>
          <w:bCs/>
          <w:kern w:val="0"/>
          <w:sz w:val="24"/>
          <w:highlight w:val="none"/>
        </w:rPr>
      </w:pPr>
    </w:p>
    <w:p>
      <w:pPr>
        <w:widowControl/>
        <w:jc w:val="center"/>
        <w:rPr>
          <w:rFonts w:ascii="黑体" w:hAnsi="宋体" w:eastAsia="黑体"/>
          <w:kern w:val="0"/>
          <w:sz w:val="24"/>
          <w:szCs w:val="20"/>
          <w:highlight w:val="none"/>
        </w:rPr>
      </w:pPr>
      <w:r>
        <w:rPr>
          <w:rFonts w:hint="eastAsia" w:ascii="黑体" w:hAnsi="宋体" w:eastAsia="黑体"/>
          <w:kern w:val="0"/>
          <w:sz w:val="24"/>
          <w:szCs w:val="20"/>
          <w:highlight w:val="none"/>
        </w:rPr>
        <w:t>（二）投标人认为需要加以说明的其他内容（格式自定）</w:t>
      </w:r>
    </w:p>
    <w:p>
      <w:pPr>
        <w:jc w:val="center"/>
        <w:rPr>
          <w:b/>
          <w:sz w:val="32"/>
          <w:szCs w:val="32"/>
          <w:highlight w:val="none"/>
        </w:rPr>
      </w:pPr>
    </w:p>
    <w:p>
      <w:pPr>
        <w:jc w:val="center"/>
        <w:rPr>
          <w:rFonts w:ascii="黑体" w:hAnsi="宋体" w:eastAsia="黑体"/>
          <w:bCs/>
          <w:kern w:val="0"/>
          <w:sz w:val="24"/>
          <w:highlight w:val="none"/>
        </w:rPr>
      </w:pPr>
    </w:p>
    <w:p>
      <w:pPr>
        <w:jc w:val="center"/>
        <w:rPr>
          <w:rFonts w:ascii="黑体" w:hAnsi="宋体" w:eastAsia="黑体"/>
          <w:bCs/>
          <w:kern w:val="0"/>
          <w:sz w:val="24"/>
          <w:highlight w:val="none"/>
        </w:rPr>
        <w:sectPr>
          <w:pgSz w:w="11907" w:h="16840"/>
          <w:pgMar w:top="1440" w:right="1797" w:bottom="1440" w:left="1797" w:header="851" w:footer="992" w:gutter="0"/>
          <w:cols w:space="425" w:num="1"/>
          <w:titlePg/>
          <w:docGrid w:linePitch="462" w:charSpace="0"/>
        </w:sectPr>
      </w:pPr>
    </w:p>
    <w:p>
      <w:pPr>
        <w:pStyle w:val="5"/>
        <w:rPr>
          <w:highlight w:val="none"/>
        </w:rPr>
      </w:pPr>
      <w:r>
        <w:rPr>
          <w:rFonts w:hint="eastAsia"/>
          <w:highlight w:val="none"/>
        </w:rPr>
        <w:t>第五章  合同条款及格式</w:t>
      </w:r>
    </w:p>
    <w:p>
      <w:pPr>
        <w:rPr>
          <w:highlight w:val="none"/>
        </w:rPr>
      </w:pPr>
    </w:p>
    <w:p>
      <w:pPr>
        <w:jc w:val="center"/>
        <w:outlineLvl w:val="0"/>
        <w:rPr>
          <w:highlight w:val="none"/>
        </w:rPr>
      </w:pPr>
      <w:bookmarkStart w:id="86" w:name="_Toc3995"/>
      <w:r>
        <w:rPr>
          <w:rFonts w:hint="eastAsia"/>
          <w:b/>
          <w:sz w:val="24"/>
          <w:highlight w:val="none"/>
        </w:rPr>
        <w:t>（仅供参考，具体以项目需求及采购结果为准）</w:t>
      </w:r>
    </w:p>
    <w:p>
      <w:pPr>
        <w:widowControl w:val="0"/>
        <w:spacing w:after="0"/>
        <w:jc w:val="center"/>
        <w:rPr>
          <w:rFonts w:ascii="宋体" w:hAnsi="宋体" w:eastAsia="宋体" w:cs="宋体"/>
          <w:b/>
          <w:bCs/>
          <w:spacing w:val="-20"/>
          <w:kern w:val="44"/>
          <w:sz w:val="48"/>
          <w:szCs w:val="48"/>
          <w:highlight w:val="none"/>
          <w:lang w:val="en-US" w:eastAsia="zh-CN" w:bidi="ar-SA"/>
        </w:rPr>
      </w:pPr>
    </w:p>
    <w:p>
      <w:pPr>
        <w:widowControl w:val="0"/>
        <w:spacing w:after="0"/>
        <w:jc w:val="center"/>
        <w:rPr>
          <w:rFonts w:ascii="宋体" w:hAnsi="宋体" w:eastAsia="宋体" w:cs="宋体"/>
          <w:b/>
          <w:bCs/>
          <w:spacing w:val="-20"/>
          <w:kern w:val="44"/>
          <w:sz w:val="48"/>
          <w:szCs w:val="48"/>
          <w:highlight w:val="none"/>
          <w:lang w:val="en-US" w:eastAsia="zh-CN" w:bidi="ar-SA"/>
        </w:rPr>
      </w:pPr>
    </w:p>
    <w:p>
      <w:pPr>
        <w:pStyle w:val="18"/>
        <w:rPr>
          <w:highlight w:val="none"/>
          <w:lang w:val="en-US" w:eastAsia="zh-CN"/>
        </w:rPr>
      </w:pPr>
      <w:commentRangeStart w:id="94"/>
    </w:p>
    <w:p>
      <w:pPr>
        <w:widowControl w:val="0"/>
        <w:spacing w:after="0"/>
        <w:jc w:val="center"/>
        <w:rPr>
          <w:rFonts w:hint="eastAsia" w:ascii="宋体" w:hAnsi="宋体" w:eastAsia="宋体" w:cs="宋体"/>
          <w:b/>
          <w:bCs/>
          <w:spacing w:val="-20"/>
          <w:kern w:val="44"/>
          <w:sz w:val="48"/>
          <w:szCs w:val="48"/>
          <w:highlight w:val="none"/>
          <w:lang w:val="en-US" w:eastAsia="zh-CN" w:bidi="ar-SA"/>
        </w:rPr>
      </w:pPr>
      <w:r>
        <w:rPr>
          <w:rFonts w:hint="eastAsia" w:ascii="宋体" w:hAnsi="宋体" w:eastAsia="宋体" w:cs="宋体"/>
          <w:b/>
          <w:bCs/>
          <w:spacing w:val="-20"/>
          <w:kern w:val="44"/>
          <w:sz w:val="48"/>
          <w:szCs w:val="48"/>
          <w:highlight w:val="none"/>
          <w:lang w:val="en-US" w:eastAsia="zh-CN" w:bidi="ar-SA"/>
        </w:rPr>
        <w:t>政府采购货物买卖合同（试行）</w:t>
      </w:r>
      <w:commentRangeEnd w:id="94"/>
      <w:r>
        <w:commentReference w:id="94"/>
      </w:r>
    </w:p>
    <w:p>
      <w:pPr>
        <w:rPr>
          <w:rFonts w:ascii="宋体" w:hAnsi="宋体" w:eastAsia="宋体" w:cs="宋体"/>
          <w:b/>
          <w:bCs/>
          <w:spacing w:val="-20"/>
          <w:kern w:val="44"/>
          <w:sz w:val="40"/>
          <w:szCs w:val="40"/>
          <w:highlight w:val="none"/>
        </w:rPr>
      </w:pPr>
    </w:p>
    <w:p>
      <w:pPr>
        <w:rPr>
          <w:rFonts w:ascii="宋体" w:hAnsi="宋体" w:eastAsia="宋体" w:cs="宋体"/>
          <w:b/>
          <w:bCs/>
          <w:spacing w:val="-20"/>
          <w:kern w:val="44"/>
          <w:sz w:val="40"/>
          <w:szCs w:val="40"/>
          <w:highlight w:val="none"/>
        </w:rPr>
      </w:pPr>
    </w:p>
    <w:p>
      <w:pPr>
        <w:rPr>
          <w:rFonts w:ascii="宋体" w:hAnsi="宋体" w:eastAsia="宋体" w:cs="宋体"/>
          <w:b/>
          <w:bCs/>
          <w:spacing w:val="-20"/>
          <w:kern w:val="44"/>
          <w:sz w:val="40"/>
          <w:szCs w:val="40"/>
          <w:highlight w:val="none"/>
        </w:rPr>
      </w:pPr>
    </w:p>
    <w:p>
      <w:pPr>
        <w:spacing w:line="360" w:lineRule="auto"/>
        <w:ind w:left="420" w:leftChars="200"/>
        <w:rPr>
          <w:rFonts w:eastAsia="宋体"/>
          <w:sz w:val="32"/>
          <w:szCs w:val="32"/>
          <w:highlight w:val="none"/>
        </w:rPr>
      </w:pPr>
      <w:r>
        <w:rPr>
          <w:rFonts w:hint="eastAsia" w:ascii="宋体" w:hAnsi="宋体" w:eastAsia="宋体" w:cs="宋体"/>
          <w:kern w:val="0"/>
          <w:sz w:val="32"/>
          <w:szCs w:val="32"/>
          <w:highlight w:val="none"/>
        </w:rPr>
        <w:t>项目名称：</w:t>
      </w:r>
      <w:r>
        <w:rPr>
          <w:rFonts w:hint="eastAsia" w:eastAsia="宋体"/>
          <w:sz w:val="32"/>
          <w:szCs w:val="32"/>
          <w:highlight w:val="none"/>
          <w:u w:val="single"/>
        </w:rPr>
        <w:t xml:space="preserve">                             </w:t>
      </w:r>
      <w:r>
        <w:rPr>
          <w:rFonts w:hint="eastAsia" w:eastAsia="宋体"/>
          <w:sz w:val="32"/>
          <w:szCs w:val="32"/>
          <w:highlight w:val="none"/>
        </w:rPr>
        <w:t>合同编号：</w:t>
      </w:r>
      <w:r>
        <w:rPr>
          <w:rFonts w:hint="eastAsia" w:eastAsia="宋体"/>
          <w:sz w:val="32"/>
          <w:szCs w:val="32"/>
          <w:highlight w:val="none"/>
          <w:u w:val="single"/>
        </w:rPr>
        <w:t xml:space="preserve">                             </w:t>
      </w:r>
      <w:r>
        <w:rPr>
          <w:rFonts w:hint="eastAsia" w:eastAsia="宋体"/>
          <w:sz w:val="32"/>
          <w:szCs w:val="32"/>
          <w:highlight w:val="none"/>
        </w:rPr>
        <w:t>甲    方：</w:t>
      </w:r>
      <w:r>
        <w:rPr>
          <w:rFonts w:hint="eastAsia" w:eastAsia="宋体"/>
          <w:sz w:val="32"/>
          <w:szCs w:val="32"/>
          <w:highlight w:val="none"/>
          <w:u w:val="single"/>
        </w:rPr>
        <w:t xml:space="preserve">                             </w:t>
      </w:r>
      <w:r>
        <w:rPr>
          <w:rFonts w:hint="eastAsia" w:eastAsia="宋体"/>
          <w:sz w:val="32"/>
          <w:szCs w:val="32"/>
          <w:highlight w:val="none"/>
        </w:rPr>
        <w:t>乙    方：</w:t>
      </w:r>
      <w:r>
        <w:rPr>
          <w:rFonts w:hint="eastAsia" w:eastAsia="宋体"/>
          <w:sz w:val="32"/>
          <w:szCs w:val="32"/>
          <w:highlight w:val="none"/>
          <w:u w:val="single"/>
        </w:rPr>
        <w:t xml:space="preserve">                             </w:t>
      </w:r>
      <w:r>
        <w:rPr>
          <w:rFonts w:hint="eastAsia" w:eastAsia="宋体"/>
          <w:sz w:val="32"/>
          <w:szCs w:val="32"/>
          <w:highlight w:val="none"/>
        </w:rPr>
        <w:t>签订时间：</w:t>
      </w:r>
      <w:r>
        <w:rPr>
          <w:rFonts w:hint="eastAsia" w:eastAsia="宋体"/>
          <w:sz w:val="32"/>
          <w:szCs w:val="32"/>
          <w:highlight w:val="none"/>
          <w:u w:val="single"/>
        </w:rPr>
        <w:t xml:space="preserve">      </w:t>
      </w:r>
      <w:r>
        <w:rPr>
          <w:rFonts w:eastAsia="宋体"/>
          <w:sz w:val="32"/>
          <w:szCs w:val="32"/>
          <w:highlight w:val="none"/>
          <w:u w:val="single"/>
        </w:rPr>
        <w:t xml:space="preserve">           </w:t>
      </w:r>
      <w:r>
        <w:rPr>
          <w:rFonts w:hint="eastAsia" w:eastAsia="宋体"/>
          <w:sz w:val="32"/>
          <w:szCs w:val="32"/>
          <w:highlight w:val="none"/>
          <w:u w:val="single"/>
        </w:rPr>
        <w:t xml:space="preserve">            </w:t>
      </w:r>
    </w:p>
    <w:p>
      <w:pPr>
        <w:rPr>
          <w:rFonts w:eastAsia="宋体"/>
          <w:highlight w:val="none"/>
        </w:rPr>
      </w:pPr>
    </w:p>
    <w:p>
      <w:pPr>
        <w:rPr>
          <w:rFonts w:eastAsia="黑体"/>
          <w:sz w:val="44"/>
          <w:szCs w:val="44"/>
          <w:highlight w:val="none"/>
        </w:rPr>
      </w:pPr>
      <w:r>
        <w:rPr>
          <w:rFonts w:eastAsia="黑体"/>
          <w:sz w:val="44"/>
          <w:szCs w:val="44"/>
          <w:highlight w:val="none"/>
        </w:rPr>
        <w:br w:type="page"/>
      </w:r>
    </w:p>
    <w:p>
      <w:pPr>
        <w:rPr>
          <w:rFonts w:eastAsia="黑体"/>
          <w:sz w:val="44"/>
          <w:szCs w:val="44"/>
          <w:highlight w:val="none"/>
        </w:rPr>
      </w:pPr>
    </w:p>
    <w:p>
      <w:pPr>
        <w:rPr>
          <w:rFonts w:eastAsia="黑体"/>
          <w:sz w:val="44"/>
          <w:szCs w:val="44"/>
          <w:highlight w:val="none"/>
        </w:rPr>
      </w:pPr>
    </w:p>
    <w:p>
      <w:pPr>
        <w:jc w:val="center"/>
        <w:rPr>
          <w:rFonts w:hint="eastAsia" w:eastAsia="黑体"/>
          <w:sz w:val="44"/>
          <w:szCs w:val="44"/>
          <w:highlight w:val="none"/>
          <w:lang w:eastAsia="zh-CN"/>
        </w:rPr>
      </w:pPr>
      <w:r>
        <w:rPr>
          <w:rFonts w:hint="eastAsia" w:eastAsia="黑体"/>
          <w:sz w:val="44"/>
          <w:szCs w:val="44"/>
          <w:highlight w:val="none"/>
          <w:lang w:eastAsia="zh-CN"/>
        </w:rPr>
        <w:t>使</w:t>
      </w:r>
      <w:r>
        <w:rPr>
          <w:rFonts w:hint="eastAsia" w:eastAsia="黑体"/>
          <w:sz w:val="44"/>
          <w:szCs w:val="44"/>
          <w:highlight w:val="none"/>
          <w:lang w:val="en-US" w:eastAsia="zh-CN"/>
        </w:rPr>
        <w:t xml:space="preserve"> </w:t>
      </w:r>
      <w:r>
        <w:rPr>
          <w:rFonts w:hint="eastAsia" w:eastAsia="黑体"/>
          <w:sz w:val="44"/>
          <w:szCs w:val="44"/>
          <w:highlight w:val="none"/>
          <w:lang w:eastAsia="zh-CN"/>
        </w:rPr>
        <w:t>用</w:t>
      </w:r>
      <w:r>
        <w:rPr>
          <w:rFonts w:hint="eastAsia" w:eastAsia="黑体"/>
          <w:sz w:val="44"/>
          <w:szCs w:val="44"/>
          <w:highlight w:val="none"/>
          <w:lang w:val="en-US" w:eastAsia="zh-CN"/>
        </w:rPr>
        <w:t xml:space="preserve"> </w:t>
      </w:r>
      <w:r>
        <w:rPr>
          <w:rFonts w:hint="eastAsia" w:eastAsia="黑体"/>
          <w:sz w:val="44"/>
          <w:szCs w:val="44"/>
          <w:highlight w:val="none"/>
          <w:lang w:eastAsia="zh-CN"/>
        </w:rPr>
        <w:t>说</w:t>
      </w:r>
      <w:r>
        <w:rPr>
          <w:rFonts w:hint="eastAsia" w:eastAsia="黑体"/>
          <w:sz w:val="44"/>
          <w:szCs w:val="44"/>
          <w:highlight w:val="none"/>
          <w:lang w:val="en-US" w:eastAsia="zh-CN"/>
        </w:rPr>
        <w:t xml:space="preserve"> </w:t>
      </w:r>
      <w:r>
        <w:rPr>
          <w:rFonts w:hint="eastAsia" w:eastAsia="黑体"/>
          <w:sz w:val="44"/>
          <w:szCs w:val="44"/>
          <w:highlight w:val="none"/>
          <w:lang w:eastAsia="zh-CN"/>
        </w:rPr>
        <w:t>明</w:t>
      </w:r>
    </w:p>
    <w:p>
      <w:pPr>
        <w:ind w:firstLine="640" w:firstLineChars="200"/>
        <w:rPr>
          <w:rFonts w:hint="eastAsia" w:ascii="仿宋_GB2312" w:hAnsi="仿宋_GB2312" w:eastAsia="仿宋_GB2312" w:cs="仿宋_GB2312"/>
          <w:sz w:val="32"/>
          <w:szCs w:val="32"/>
          <w:highlight w:val="none"/>
          <w:lang w:val="en-US" w:eastAsia="zh-CN"/>
        </w:rPr>
      </w:pPr>
    </w:p>
    <w:p>
      <w:pPr>
        <w:numPr>
          <w:ilvl w:val="0"/>
          <w:numId w:val="0"/>
        </w:num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1.本合同标准文本适用于购买现成货物的采购项目，不包括需要供应商定制开发、创新研发的货物采购项目。</w:t>
      </w:r>
    </w:p>
    <w:p>
      <w:pPr>
        <w:numPr>
          <w:ilvl w:val="0"/>
          <w:numId w:val="0"/>
        </w:numPr>
        <w:ind w:firstLine="640" w:firstLineChars="200"/>
        <w:rPr>
          <w:rFonts w:hint="default" w:eastAsia="黑体"/>
          <w:sz w:val="44"/>
          <w:szCs w:val="44"/>
          <w:highlight w:val="none"/>
          <w:lang w:val="en-US" w:eastAsia="zh-CN"/>
        </w:rPr>
      </w:pPr>
      <w:r>
        <w:rPr>
          <w:rFonts w:hint="eastAsia" w:ascii="仿宋_GB2312" w:hAnsi="仿宋_GB2312" w:eastAsia="仿宋_GB2312" w:cs="仿宋_GB2312"/>
          <w:sz w:val="32"/>
          <w:szCs w:val="32"/>
          <w:highlight w:val="none"/>
          <w:lang w:val="en-US" w:eastAsia="zh-CN"/>
        </w:rPr>
        <w:t>2.本合同标准文本为政府采购货物买卖合同编制提供参考，可以结合采购项目具体情况，对文本作必要的调整修订后使用。</w:t>
      </w:r>
    </w:p>
    <w:p>
      <w:p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3.本合同标准文本各条款中，如涉及填写多家供应商、制造商，多种采购标的、分包主要内容等信息的，可根据采购项目具体情况添加信息项。</w:t>
      </w:r>
    </w:p>
    <w:p>
      <w:pPr>
        <w:ind w:firstLine="880" w:firstLineChars="200"/>
        <w:jc w:val="both"/>
        <w:rPr>
          <w:rFonts w:eastAsia="黑体"/>
          <w:sz w:val="44"/>
          <w:szCs w:val="44"/>
          <w:highlight w:val="none"/>
        </w:r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86"/>
    <w:p>
      <w:pPr>
        <w:keepNext/>
        <w:keepLines/>
        <w:widowControl w:val="0"/>
        <w:adjustRightInd w:val="0"/>
        <w:snapToGrid w:val="0"/>
        <w:spacing w:beforeLines="0" w:line="400" w:lineRule="exact"/>
        <w:jc w:val="center"/>
        <w:outlineLvl w:val="1"/>
        <w:rPr>
          <w:rFonts w:hint="eastAsia" w:ascii="黑体" w:hAnsi="黑体" w:eastAsia="黑体" w:cs="Times New Roman"/>
          <w:b/>
          <w:bCs/>
          <w:kern w:val="2"/>
          <w:sz w:val="28"/>
          <w:szCs w:val="28"/>
          <w:highlight w:val="none"/>
          <w:lang w:val="en-US" w:eastAsia="zh-CN" w:bidi="ar-SA"/>
        </w:rPr>
      </w:pPr>
      <w:bookmarkStart w:id="87" w:name="_Toc22209"/>
    </w:p>
    <w:p>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highlight w:val="none"/>
          <w:lang w:val="en-US" w:eastAsia="zh-CN" w:bidi="ar-SA"/>
        </w:rPr>
      </w:pPr>
      <w:r>
        <w:rPr>
          <w:rFonts w:hint="eastAsia" w:ascii="黑体" w:hAnsi="黑体" w:eastAsia="黑体" w:cs="Times New Roman"/>
          <w:b w:val="0"/>
          <w:bCs w:val="0"/>
          <w:kern w:val="2"/>
          <w:sz w:val="28"/>
          <w:szCs w:val="28"/>
          <w:highlight w:val="none"/>
          <w:lang w:val="en-US" w:eastAsia="zh-CN" w:bidi="ar-SA"/>
        </w:rPr>
        <w:t xml:space="preserve">第一节 </w:t>
      </w:r>
      <w:r>
        <w:rPr>
          <w:rFonts w:hint="eastAsia" w:ascii="黑体" w:hAnsi="华文中宋" w:eastAsia="黑体" w:cs="Times New Roman"/>
          <w:b w:val="0"/>
          <w:bCs w:val="0"/>
          <w:kern w:val="2"/>
          <w:sz w:val="28"/>
          <w:szCs w:val="28"/>
          <w:highlight w:val="none"/>
          <w:lang w:val="en-US" w:eastAsia="zh-CN" w:bidi="ar-SA"/>
        </w:rPr>
        <w:t>政府采购合同协议书</w:t>
      </w:r>
      <w:bookmarkEnd w:id="87"/>
    </w:p>
    <w:p>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highlight w:val="none"/>
          <w:lang w:val="en-US" w:eastAsia="zh-CN" w:bidi="ar-SA"/>
        </w:rPr>
      </w:pPr>
    </w:p>
    <w:p>
      <w:pPr>
        <w:adjustRightInd w:val="0"/>
        <w:snapToGrid w:val="0"/>
        <w:spacing w:before="0" w:beforeLines="0" w:line="400" w:lineRule="exact"/>
        <w:rPr>
          <w:rFonts w:hint="eastAsia" w:ascii="宋体" w:hAnsi="宋体" w:eastAsia="宋体"/>
          <w:szCs w:val="21"/>
          <w:highlight w:val="none"/>
        </w:rPr>
      </w:pPr>
      <w:r>
        <w:rPr>
          <w:rFonts w:hint="eastAsia" w:ascii="宋体" w:hAnsi="宋体" w:eastAsia="宋体"/>
          <w:szCs w:val="21"/>
          <w:highlight w:val="none"/>
        </w:rPr>
        <w:t>甲方（全称）：</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（采购人</w:t>
      </w:r>
      <w:r>
        <w:rPr>
          <w:rFonts w:hint="eastAsia" w:ascii="宋体" w:hAnsi="宋体" w:eastAsia="宋体"/>
          <w:szCs w:val="21"/>
          <w:highlight w:val="none"/>
          <w:lang w:eastAsia="zh-CN"/>
        </w:rPr>
        <w:t>、受采购人委托签订合同的单位</w:t>
      </w:r>
      <w:r>
        <w:rPr>
          <w:rFonts w:hint="eastAsia" w:ascii="宋体" w:hAnsi="宋体" w:eastAsia="宋体"/>
          <w:szCs w:val="21"/>
          <w:highlight w:val="none"/>
        </w:rPr>
        <w:t>或采购</w:t>
      </w:r>
      <w:r>
        <w:rPr>
          <w:rFonts w:hint="eastAsia" w:ascii="宋体" w:hAnsi="宋体" w:eastAsia="宋体"/>
          <w:szCs w:val="21"/>
          <w:highlight w:val="none"/>
          <w:lang w:val="en-US" w:eastAsia="zh-CN"/>
        </w:rPr>
        <w:tab/>
      </w:r>
      <w:r>
        <w:rPr>
          <w:rFonts w:hint="eastAsia" w:ascii="宋体" w:hAnsi="宋体" w:eastAsia="宋体"/>
          <w:szCs w:val="21"/>
          <w:highlight w:val="none"/>
          <w:lang w:val="en-US" w:eastAsia="zh-CN"/>
        </w:rPr>
        <w:t xml:space="preserve">                                   </w:t>
      </w:r>
      <w:r>
        <w:rPr>
          <w:rFonts w:hint="eastAsia" w:ascii="宋体" w:hAnsi="宋体" w:eastAsia="宋体"/>
          <w:szCs w:val="21"/>
          <w:highlight w:val="none"/>
        </w:rPr>
        <w:t>文件约定的合同甲方）乙方</w:t>
      </w:r>
      <w:r>
        <w:rPr>
          <w:rFonts w:hint="eastAsia" w:ascii="宋体" w:hAnsi="宋体" w:eastAsia="宋体"/>
          <w:szCs w:val="21"/>
          <w:highlight w:val="none"/>
          <w:lang w:val="en-US" w:eastAsia="zh-CN"/>
        </w:rPr>
        <w:t>1</w:t>
      </w:r>
      <w:r>
        <w:rPr>
          <w:rFonts w:hint="eastAsia" w:ascii="宋体" w:hAnsi="宋体" w:eastAsia="宋体"/>
          <w:szCs w:val="21"/>
          <w:highlight w:val="none"/>
        </w:rPr>
        <w:t>（全称）：</w:t>
      </w:r>
      <w:r>
        <w:rPr>
          <w:rFonts w:hint="eastAsia" w:ascii="宋体" w:hAnsi="宋体" w:eastAsia="宋体"/>
          <w:szCs w:val="21"/>
          <w:highlight w:val="none"/>
          <w:u w:val="single"/>
        </w:rPr>
        <w:t xml:space="preserve">                       </w:t>
      </w:r>
      <w:r>
        <w:rPr>
          <w:rFonts w:hint="eastAsia" w:ascii="宋体" w:hAnsi="宋体" w:eastAsia="宋体"/>
          <w:szCs w:val="21"/>
          <w:highlight w:val="none"/>
        </w:rPr>
        <w:t>（供应商）乙方2（全称）：</w:t>
      </w:r>
      <w:r>
        <w:rPr>
          <w:rFonts w:hint="eastAsia" w:ascii="宋体" w:hAnsi="宋体" w:eastAsia="宋体"/>
          <w:szCs w:val="21"/>
          <w:highlight w:val="none"/>
          <w:u w:val="single"/>
        </w:rPr>
        <w:t xml:space="preserve">                        </w:t>
      </w:r>
      <w:r>
        <w:rPr>
          <w:rFonts w:hint="eastAsia" w:ascii="宋体" w:hAnsi="宋体" w:eastAsia="宋体"/>
          <w:szCs w:val="21"/>
          <w:highlight w:val="none"/>
        </w:rPr>
        <w:t>（联合体成员供应商或其他合同主体）（如有）</w:t>
      </w:r>
      <w:r>
        <w:rPr>
          <w:rFonts w:hint="eastAsia" w:eastAsia="宋体"/>
          <w:highlight w:val="none"/>
          <w:lang w:eastAsia="zh-CN"/>
        </w:rPr>
        <w:t>乙方</w:t>
      </w:r>
      <w:r>
        <w:rPr>
          <w:rFonts w:hint="eastAsia" w:ascii="宋体" w:hAnsi="宋体" w:eastAsia="宋体"/>
          <w:szCs w:val="21"/>
          <w:highlight w:val="none"/>
          <w:lang w:val="en-US" w:eastAsia="zh-CN"/>
        </w:rPr>
        <w:t>3</w:t>
      </w:r>
      <w:r>
        <w:rPr>
          <w:rFonts w:hint="eastAsia" w:eastAsia="宋体"/>
          <w:highlight w:val="none"/>
          <w:lang w:val="en-US" w:eastAsia="zh-CN"/>
        </w:rPr>
        <w:t>（全称）</w:t>
      </w:r>
      <w:r>
        <w:rPr>
          <w:rFonts w:hint="eastAsia" w:ascii="宋体" w:hAnsi="宋体" w:eastAsia="宋体"/>
          <w:szCs w:val="21"/>
          <w:highlight w:val="none"/>
          <w:u w:val="single"/>
        </w:rPr>
        <w:t xml:space="preserve">                          </w:t>
      </w:r>
      <w:r>
        <w:rPr>
          <w:rFonts w:hint="eastAsia" w:ascii="宋体" w:hAnsi="宋体" w:eastAsia="宋体"/>
          <w:szCs w:val="21"/>
          <w:highlight w:val="none"/>
        </w:rPr>
        <w:t>（联合体成员供应商或其他合同主体）（如有）</w:t>
      </w:r>
    </w:p>
    <w:p>
      <w:pPr>
        <w:spacing w:beforeLines="0" w:line="400" w:lineRule="exact"/>
        <w:rPr>
          <w:rFonts w:hint="default" w:eastAsia="宋体"/>
          <w:highlight w:val="none"/>
          <w:lang w:val="en-US" w:eastAsia="zh-CN"/>
        </w:rPr>
      </w:pPr>
    </w:p>
    <w:p>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依据《中华人民共和国民法典》《中华人民共和国政府采购法》《深圳经济特区政府采购条例》等有关的法律法规，以及</w:t>
      </w:r>
      <w:r>
        <w:rPr>
          <w:rFonts w:hint="eastAsia" w:ascii="宋体" w:hAnsi="宋体" w:eastAsia="宋体" w:cs="Times New Roman"/>
          <w:i w:val="0"/>
          <w:iCs w:val="0"/>
          <w:kern w:val="2"/>
          <w:sz w:val="21"/>
          <w:szCs w:val="21"/>
          <w:highlight w:val="none"/>
          <w:u w:val="none"/>
          <w:lang w:val="en-US" w:eastAsia="zh-CN" w:bidi="ar-SA"/>
        </w:rPr>
        <w:t>本采购项目</w:t>
      </w:r>
      <w:r>
        <w:rPr>
          <w:rFonts w:hint="eastAsia" w:ascii="宋体" w:hAnsi="宋体" w:eastAsia="宋体" w:cs="Times New Roman"/>
          <w:kern w:val="2"/>
          <w:sz w:val="21"/>
          <w:szCs w:val="21"/>
          <w:highlight w:val="none"/>
          <w:lang w:val="en-US" w:eastAsia="zh-CN" w:bidi="ar-SA"/>
        </w:rPr>
        <w:t xml:space="preserve">的招标文件等采购文件、乙方的《投标（响应）文件》及《中标（成交）通知书》，甲乙双方同意签订本合同。具体情况及要求如下：     </w:t>
      </w:r>
    </w:p>
    <w:p>
      <w:pPr>
        <w:numPr>
          <w:ilvl w:val="0"/>
          <w:numId w:val="13"/>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项目信息</w:t>
      </w:r>
    </w:p>
    <w:p>
      <w:pPr>
        <w:widowControl w:val="0"/>
        <w:numPr>
          <w:ilvl w:val="0"/>
          <w:numId w:val="14"/>
        </w:numPr>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u w:val="single"/>
          <w:lang w:val="en-US" w:eastAsia="zh-CN" w:bidi="ar-SA"/>
        </w:rPr>
      </w:pPr>
      <w:r>
        <w:rPr>
          <w:rFonts w:hint="eastAsia" w:ascii="宋体" w:hAnsi="宋体" w:eastAsia="宋体" w:cs="Times New Roman"/>
          <w:kern w:val="2"/>
          <w:sz w:val="21"/>
          <w:szCs w:val="21"/>
          <w:highlight w:val="none"/>
          <w:lang w:val="en-US" w:eastAsia="zh-CN" w:bidi="ar-SA"/>
        </w:rPr>
        <w:t>采购项目名称：</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pPr>
        <w:widowControl w:val="0"/>
        <w:numPr>
          <w:ilvl w:val="-1"/>
          <w:numId w:val="0"/>
        </w:numPr>
        <w:tabs>
          <w:tab w:val="left" w:pos="999"/>
        </w:tabs>
        <w:adjustRightInd w:val="0"/>
        <w:snapToGrid w:val="0"/>
        <w:spacing w:before="0" w:beforeLines="0" w:after="0" w:line="400" w:lineRule="exact"/>
        <w:ind w:left="0" w:leftChars="0" w:firstLine="0" w:firstLineChars="0"/>
        <w:jc w:val="both"/>
        <w:rPr>
          <w:rFonts w:hint="default" w:ascii="宋体" w:hAnsi="宋体" w:eastAsia="宋体" w:cs="Times New Roman"/>
          <w:kern w:val="2"/>
          <w:sz w:val="21"/>
          <w:szCs w:val="21"/>
          <w:highlight w:val="none"/>
          <w:u w:val="none"/>
          <w:lang w:val="en-US" w:eastAsia="zh-CN" w:bidi="ar-SA"/>
        </w:rPr>
      </w:pPr>
      <w:r>
        <w:rPr>
          <w:rFonts w:hint="eastAsia" w:ascii="宋体" w:hAnsi="宋体" w:eastAsia="宋体" w:cs="Times New Roman"/>
          <w:kern w:val="2"/>
          <w:sz w:val="21"/>
          <w:szCs w:val="21"/>
          <w:highlight w:val="none"/>
          <w:u w:val="none"/>
          <w:lang w:val="en-US" w:eastAsia="zh-CN" w:bidi="ar-SA"/>
        </w:rPr>
        <w:t xml:space="preserve">         采购项目编号：</w:t>
      </w:r>
      <w:r>
        <w:rPr>
          <w:rFonts w:ascii="宋体" w:hAnsi="宋体" w:eastAsia="宋体" w:cs="Times New Roman"/>
          <w:kern w:val="2"/>
          <w:sz w:val="21"/>
          <w:szCs w:val="21"/>
          <w:highlight w:val="none"/>
          <w:u w:val="single"/>
          <w:lang w:val="en-US" w:eastAsia="zh-CN" w:bidi="ar-SA"/>
        </w:rPr>
        <w:t xml:space="preserve">                                          </w:t>
      </w:r>
    </w:p>
    <w:p>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（2）采购计划编号：</w:t>
      </w:r>
      <w:r>
        <w:rPr>
          <w:rFonts w:ascii="宋体" w:hAnsi="宋体" w:eastAsia="宋体" w:cs="Times New Roman"/>
          <w:kern w:val="2"/>
          <w:sz w:val="21"/>
          <w:szCs w:val="21"/>
          <w:highlight w:val="none"/>
          <w:u w:val="single"/>
          <w:lang w:val="en-US" w:eastAsia="zh-CN" w:bidi="ar-SA"/>
        </w:rPr>
        <w:t xml:space="preserve">                     </w:t>
      </w:r>
      <w:r>
        <w:rPr>
          <w:rFonts w:hint="eastAsia" w:ascii="宋体" w:hAnsi="宋体" w:eastAsia="宋体" w:cs="Times New Roman"/>
          <w:kern w:val="2"/>
          <w:sz w:val="21"/>
          <w:szCs w:val="21"/>
          <w:highlight w:val="none"/>
          <w:u w:val="single"/>
          <w:lang w:val="en-US" w:eastAsia="zh-CN" w:bidi="ar-SA"/>
        </w:rPr>
        <w:t xml:space="preserve">                </w:t>
      </w:r>
      <w:r>
        <w:rPr>
          <w:rFonts w:ascii="宋体" w:hAnsi="宋体" w:eastAsia="宋体" w:cs="Times New Roman"/>
          <w:kern w:val="2"/>
          <w:sz w:val="21"/>
          <w:szCs w:val="21"/>
          <w:highlight w:val="none"/>
          <w:u w:val="single"/>
          <w:lang w:val="en-US" w:eastAsia="zh-CN" w:bidi="ar-SA"/>
        </w:rPr>
        <w:t xml:space="preserve">     </w:t>
      </w:r>
      <w:r>
        <w:rPr>
          <w:rFonts w:ascii="宋体" w:hAnsi="宋体" w:eastAsia="宋体" w:cs="Times New Roman"/>
          <w:kern w:val="2"/>
          <w:sz w:val="21"/>
          <w:szCs w:val="21"/>
          <w:highlight w:val="none"/>
          <w:lang w:val="en-US" w:eastAsia="zh-CN" w:bidi="ar-SA"/>
        </w:rPr>
        <w:t xml:space="preserve"> </w:t>
      </w:r>
    </w:p>
    <w:p>
      <w:pPr>
        <w:adjustRightInd w:val="0"/>
        <w:snapToGrid w:val="0"/>
        <w:spacing w:before="0" w:beforeLines="0" w:line="400" w:lineRule="exact"/>
        <w:ind w:firstLine="420" w:firstLineChars="200"/>
        <w:rPr>
          <w:rFonts w:hint="eastAsia" w:ascii="宋体" w:hAnsi="宋体" w:eastAsia="宋体"/>
          <w:szCs w:val="21"/>
          <w:highlight w:val="none"/>
        </w:rPr>
      </w:pPr>
      <w:r>
        <w:rPr>
          <w:rFonts w:hint="eastAsia" w:ascii="宋体" w:hAnsi="宋体" w:eastAsia="宋体"/>
          <w:szCs w:val="21"/>
          <w:highlight w:val="none"/>
        </w:rPr>
        <w:t>（3）项目内容：</w:t>
      </w:r>
    </w:p>
    <w:p>
      <w:pPr>
        <w:adjustRightInd w:val="0"/>
        <w:snapToGrid w:val="0"/>
        <w:spacing w:before="0" w:beforeLines="0" w:line="400" w:lineRule="exact"/>
        <w:ind w:firstLine="420" w:firstLineChars="20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lang w:eastAsia="zh-CN"/>
        </w:rPr>
        <w:t>采购标的及数量</w:t>
      </w:r>
      <w:r>
        <w:rPr>
          <w:rFonts w:hint="eastAsia" w:ascii="宋体" w:hAnsi="宋体" w:eastAsia="宋体"/>
          <w:szCs w:val="21"/>
          <w:highlight w:val="none"/>
          <w:lang w:val="en-US" w:eastAsia="zh-CN"/>
        </w:rPr>
        <w:t>（台/套</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个</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架</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组等</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none"/>
          <w:lang w:val="en-US" w:eastAsia="zh-CN"/>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lang w:val="en-US" w:eastAsia="zh-CN"/>
        </w:rPr>
        <w:t xml:space="preserve"> </w:t>
      </w:r>
    </w:p>
    <w:p>
      <w:pPr>
        <w:numPr>
          <w:ilvl w:val="-1"/>
          <w:numId w:val="0"/>
        </w:numPr>
        <w:adjustRightInd w:val="0"/>
        <w:snapToGrid w:val="0"/>
        <w:spacing w:before="0" w:beforeLines="0" w:line="400" w:lineRule="exact"/>
        <w:ind w:firstLine="420" w:firstLineChars="200"/>
        <w:rPr>
          <w:rFonts w:hint="default" w:ascii="宋体" w:hAnsi="宋体" w:eastAsia="宋体" w:cs="宋体"/>
          <w:szCs w:val="21"/>
          <w:highlight w:val="none"/>
          <w:lang w:val="en" w:eastAsia="zh-CN"/>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lang w:val="en-US" w:eastAsia="zh-CN"/>
        </w:rPr>
        <w:t>品牌：</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none"/>
          <w:lang w:val="en" w:eastAsia="zh-CN"/>
        </w:rPr>
        <w:t xml:space="preserve">     </w:t>
      </w:r>
      <w:r>
        <w:rPr>
          <w:rFonts w:hint="eastAsia" w:ascii="宋体" w:hAnsi="宋体" w:eastAsia="宋体" w:cs="宋体"/>
          <w:szCs w:val="21"/>
          <w:highlight w:val="none"/>
          <w:lang w:val="en-US" w:eastAsia="zh-CN"/>
        </w:rPr>
        <w:t>规格型号：</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p>
    <w:p>
      <w:pPr>
        <w:adjustRightInd w:val="0"/>
        <w:snapToGrid w:val="0"/>
        <w:spacing w:before="0" w:beforeLines="0" w:line="400" w:lineRule="exact"/>
        <w:ind w:firstLine="945" w:firstLineChars="450"/>
        <w:rPr>
          <w:rFonts w:ascii="宋体" w:hAnsi="宋体" w:eastAsia="宋体"/>
          <w:szCs w:val="21"/>
          <w:highlight w:val="none"/>
          <w:u w:val="single"/>
        </w:rPr>
      </w:pPr>
      <w:r>
        <w:rPr>
          <w:rFonts w:hint="eastAsia" w:ascii="宋体" w:hAnsi="宋体" w:eastAsia="宋体"/>
          <w:szCs w:val="21"/>
          <w:highlight w:val="none"/>
          <w:u w:val="none"/>
          <w:lang w:val="en-US" w:eastAsia="zh-CN"/>
        </w:rPr>
        <w:t>采购标的的技术要求、商务要求具体见附件。</w:t>
      </w:r>
    </w:p>
    <w:p>
      <w:pPr>
        <w:numPr>
          <w:ilvl w:val="-1"/>
          <w:numId w:val="0"/>
        </w:numPr>
        <w:adjustRightInd w:val="0"/>
        <w:snapToGrid w:val="0"/>
        <w:spacing w:before="0" w:beforeLines="0" w:line="400" w:lineRule="exact"/>
        <w:ind w:firstLine="945" w:firstLineChars="450"/>
        <w:rPr>
          <w:rFonts w:hint="eastAsia" w:ascii="宋体" w:hAnsi="宋体" w:eastAsia="宋体" w:cs="宋体"/>
          <w:szCs w:val="21"/>
          <w:highlight w:val="none"/>
          <w:lang w:val="en-US" w:eastAsia="zh-CN"/>
        </w:rPr>
      </w:pPr>
      <w:r>
        <w:rPr>
          <w:rFonts w:hint="eastAsia" w:ascii="汉仪书宋二S" w:hAnsi="汉仪书宋二S" w:eastAsia="汉仪书宋二S" w:cs="汉仪书宋二S"/>
          <w:szCs w:val="21"/>
          <w:highlight w:val="none"/>
          <w:lang w:val="en-US" w:eastAsia="zh-CN"/>
        </w:rPr>
        <w:t>①</w:t>
      </w:r>
      <w:r>
        <w:rPr>
          <w:rFonts w:hint="eastAsia" w:ascii="宋体" w:hAnsi="宋体" w:eastAsia="宋体" w:cs="宋体"/>
          <w:szCs w:val="21"/>
          <w:highlight w:val="none"/>
          <w:lang w:val="en-US" w:eastAsia="zh-CN"/>
        </w:rPr>
        <w:t>涉及信息类产品，请填写该产品关键部件的品牌、型号：</w:t>
      </w:r>
    </w:p>
    <w:p>
      <w:pPr>
        <w:numPr>
          <w:ilvl w:val="-1"/>
          <w:numId w:val="0"/>
        </w:numPr>
        <w:adjustRightInd w:val="0"/>
        <w:snapToGrid w:val="0"/>
        <w:spacing w:before="0" w:beforeLines="0" w:line="400" w:lineRule="exact"/>
        <w:ind w:firstLine="420" w:firstLineChars="200"/>
        <w:rPr>
          <w:rFonts w:hint="eastAsia" w:ascii="宋体" w:hAnsi="宋体" w:eastAsia="宋体" w:cs="宋体"/>
          <w:kern w:val="0"/>
          <w:szCs w:val="21"/>
          <w:highlight w:val="none"/>
          <w:u w:val="single"/>
          <w:lang w:val="en-US" w:eastAsia="zh-CN"/>
        </w:rPr>
      </w:pPr>
      <w:r>
        <w:rPr>
          <w:rFonts w:hint="eastAsia" w:ascii="宋体" w:hAnsi="宋体" w:eastAsia="宋体" w:cs="宋体"/>
          <w:szCs w:val="21"/>
          <w:highlight w:val="none"/>
          <w:lang w:val="en-US" w:eastAsia="zh-CN"/>
        </w:rPr>
        <w:t xml:space="preserve">     标的名称：</w:t>
      </w:r>
      <w:r>
        <w:rPr>
          <w:rFonts w:hint="eastAsia" w:ascii="宋体" w:hAnsi="宋体" w:eastAsia="宋体" w:cs="宋体"/>
          <w:kern w:val="0"/>
          <w:szCs w:val="21"/>
          <w:highlight w:val="none"/>
          <w:u w:val="single"/>
          <w:lang w:val="en-US" w:eastAsia="zh-CN"/>
        </w:rPr>
        <w:t xml:space="preserve">      </w:t>
      </w:r>
      <w:r>
        <w:rPr>
          <w:rFonts w:hint="default" w:ascii="宋体" w:hAnsi="宋体" w:eastAsia="宋体" w:cs="宋体"/>
          <w:kern w:val="0"/>
          <w:szCs w:val="21"/>
          <w:highlight w:val="none"/>
          <w:u w:val="single"/>
          <w:lang w:val="en" w:eastAsia="zh-CN"/>
        </w:rPr>
        <w:t xml:space="preserve">               </w:t>
      </w:r>
      <w:r>
        <w:rPr>
          <w:rFonts w:hint="eastAsia" w:ascii="宋体" w:hAnsi="宋体" w:eastAsia="宋体" w:cs="宋体"/>
          <w:kern w:val="0"/>
          <w:szCs w:val="21"/>
          <w:highlight w:val="none"/>
          <w:u w:val="single"/>
          <w:lang w:val="en-US" w:eastAsia="zh-CN"/>
        </w:rPr>
        <w:t xml:space="preserve">    </w:t>
      </w:r>
    </w:p>
    <w:p>
      <w:pPr>
        <w:numPr>
          <w:ilvl w:val="-1"/>
          <w:numId w:val="0"/>
        </w:numPr>
        <w:adjustRightInd w:val="0"/>
        <w:snapToGrid w:val="0"/>
        <w:spacing w:before="0" w:beforeLines="0" w:line="400" w:lineRule="exact"/>
        <w:ind w:firstLine="420" w:firstLineChars="200"/>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 xml:space="preserve">     关键部件：</w:t>
      </w:r>
      <w:r>
        <w:rPr>
          <w:rFonts w:hint="eastAsia" w:ascii="宋体" w:hAnsi="宋体" w:eastAsia="宋体" w:cs="宋体"/>
          <w:kern w:val="0"/>
          <w:szCs w:val="21"/>
          <w:highlight w:val="none"/>
          <w:u w:val="single"/>
          <w:lang w:val="en-US" w:eastAsia="zh-CN"/>
        </w:rPr>
        <w:t xml:space="preserve">          </w:t>
      </w:r>
      <w:r>
        <w:rPr>
          <w:rFonts w:hint="eastAsia" w:ascii="宋体" w:hAnsi="宋体" w:eastAsia="宋体" w:cs="宋体"/>
          <w:kern w:val="0"/>
          <w:szCs w:val="21"/>
          <w:highlight w:val="none"/>
          <w:u w:val="none"/>
          <w:lang w:val="en-US" w:eastAsia="zh-CN"/>
        </w:rPr>
        <w:t xml:space="preserve"> </w:t>
      </w:r>
      <w:r>
        <w:rPr>
          <w:rFonts w:hint="eastAsia" w:ascii="宋体" w:hAnsi="宋体" w:eastAsia="宋体" w:cs="宋体"/>
          <w:szCs w:val="21"/>
          <w:highlight w:val="none"/>
          <w:lang w:val="en-US" w:eastAsia="zh-CN"/>
        </w:rPr>
        <w:t>品牌：</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highlight w:val="none"/>
          <w:lang w:val="en-US" w:eastAsia="zh-CN"/>
        </w:rPr>
        <w:t>型号：</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w:t>
      </w:r>
    </w:p>
    <w:p>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kern w:val="2"/>
          <w:sz w:val="21"/>
          <w:szCs w:val="21"/>
          <w:highlight w:val="none"/>
          <w:lang w:val="en-US" w:eastAsia="zh-CN" w:bidi="ar-SA"/>
        </w:rPr>
        <w:t>关键部件</w:t>
      </w:r>
      <w:r>
        <w:rPr>
          <w:rFonts w:hint="eastAsia" w:ascii="宋体" w:hAnsi="宋体" w:eastAsia="宋体" w:cs="宋体"/>
          <w:sz w:val="21"/>
          <w:szCs w:val="21"/>
          <w:highlight w:val="none"/>
          <w:lang w:val="en-US" w:eastAsia="zh-CN" w:bidi="ar-SA"/>
        </w:rPr>
        <w:t>：</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品牌：</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型号：</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w:t>
      </w:r>
    </w:p>
    <w:p>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关键部件：</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品牌：</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型号：</w:t>
      </w:r>
      <w:r>
        <w:rPr>
          <w:rFonts w:hint="eastAsia" w:ascii="宋体" w:hAnsi="宋体" w:eastAsia="宋体" w:cs="宋体"/>
          <w:sz w:val="21"/>
          <w:szCs w:val="21"/>
          <w:highlight w:val="none"/>
          <w:u w:val="single"/>
          <w:lang w:val="en-US" w:eastAsia="zh-CN" w:bidi="ar-SA"/>
        </w:rPr>
        <w:t xml:space="preserve">       </w:t>
      </w:r>
    </w:p>
    <w:p>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汉仪书宋二S" w:hAnsi="汉仪书宋二S" w:eastAsia="汉仪书宋二S" w:cs="汉仪书宋二S"/>
          <w:sz w:val="21"/>
          <w:szCs w:val="21"/>
          <w:highlight w:val="none"/>
          <w:lang w:val="en-US" w:eastAsia="zh-CN" w:bidi="ar-SA"/>
        </w:rPr>
        <w:t>②</w:t>
      </w:r>
      <w:r>
        <w:rPr>
          <w:rFonts w:hint="eastAsia" w:ascii="宋体" w:hAnsi="宋体" w:eastAsia="宋体" w:cs="宋体"/>
          <w:sz w:val="21"/>
          <w:szCs w:val="21"/>
          <w:highlight w:val="none"/>
          <w:lang w:val="en-US" w:eastAsia="zh-CN" w:bidi="ar-SA"/>
        </w:rPr>
        <w:t>涉及车辆采购，请填写是否属于新能源汽车：</w:t>
      </w:r>
    </w:p>
    <w:p>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是，《政府采购品目分类目录》底级品目名称</w:t>
      </w:r>
      <w:r>
        <w:rPr>
          <w:rFonts w:hint="eastAsia" w:ascii="宋体" w:hAnsi="宋体" w:eastAsia="宋体" w:cs="宋体"/>
          <w:sz w:val="21"/>
          <w:szCs w:val="21"/>
          <w:highlight w:val="none"/>
          <w:lang w:val="en-US" w:eastAsia="zh-CN" w:bidi="ar-SA"/>
        </w:rPr>
        <w:t>：</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数量：</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金额：</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iCs w:val="0"/>
          <w:sz w:val="21"/>
          <w:szCs w:val="21"/>
          <w:highlight w:val="none"/>
          <w:lang w:val="en-US" w:eastAsia="zh-CN" w:bidi="ar-SA"/>
        </w:rPr>
        <w:t xml:space="preserve"> </w:t>
      </w:r>
    </w:p>
    <w:p>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iCs w:val="0"/>
          <w:sz w:val="21"/>
          <w:szCs w:val="21"/>
          <w:highlight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否</w:t>
      </w:r>
    </w:p>
    <w:p>
      <w:pPr>
        <w:numPr>
          <w:ilvl w:val="-1"/>
          <w:numId w:val="0"/>
        </w:numPr>
        <w:autoSpaceDE w:val="0"/>
        <w:autoSpaceDN w:val="0"/>
        <w:adjustRightInd w:val="0"/>
        <w:snapToGrid w:val="0"/>
        <w:spacing w:before="0" w:beforeLines="0" w:line="400" w:lineRule="exact"/>
        <w:ind w:left="0"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iCs w:val="0"/>
          <w:sz w:val="21"/>
          <w:szCs w:val="21"/>
          <w:highlight w:val="none"/>
          <w:lang w:val="en-US" w:eastAsia="zh-CN" w:bidi="ar-SA"/>
        </w:rPr>
        <w:t xml:space="preserve">    （</w:t>
      </w:r>
      <w:r>
        <w:rPr>
          <w:rFonts w:hint="default" w:ascii="宋体" w:hAnsi="宋体" w:eastAsia="宋体" w:cs="宋体"/>
          <w:iCs w:val="0"/>
          <w:sz w:val="21"/>
          <w:szCs w:val="21"/>
          <w:highlight w:val="none"/>
          <w:lang w:val="en" w:eastAsia="zh-CN" w:bidi="ar-SA"/>
        </w:rPr>
        <w:t>4</w:t>
      </w:r>
      <w:r>
        <w:rPr>
          <w:rFonts w:hint="eastAsia" w:ascii="宋体" w:hAnsi="宋体" w:eastAsia="宋体" w:cs="宋体"/>
          <w:iCs w:val="0"/>
          <w:sz w:val="21"/>
          <w:szCs w:val="21"/>
          <w:highlight w:val="none"/>
          <w:lang w:val="en-US" w:eastAsia="zh-CN" w:bidi="ar-SA"/>
        </w:rPr>
        <w:t>）政府采购组织形式：</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集中采购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自行采购</w:t>
      </w:r>
    </w:p>
    <w:p>
      <w:pPr>
        <w:numPr>
          <w:ilvl w:val="-1"/>
          <w:numId w:val="0"/>
        </w:numPr>
        <w:autoSpaceDE w:val="0"/>
        <w:autoSpaceDN w:val="0"/>
        <w:adjustRightInd w:val="0"/>
        <w:snapToGrid w:val="0"/>
        <w:spacing w:before="0" w:beforeLines="0" w:line="400" w:lineRule="exact"/>
        <w:ind w:left="210" w:leftChars="100" w:firstLine="210" w:firstLineChars="100"/>
        <w:rPr>
          <w:rFonts w:hint="eastAsia" w:ascii="宋体" w:hAnsi="宋体" w:eastAsia="宋体" w:cs="宋体"/>
          <w:iCs w:val="0"/>
          <w:sz w:val="21"/>
          <w:szCs w:val="21"/>
          <w:highlight w:val="none"/>
          <w:u w:val="single"/>
          <w:lang w:val="en-US" w:eastAsia="zh-CN" w:bidi="ar-SA"/>
        </w:rPr>
      </w:pPr>
      <w:r>
        <w:rPr>
          <w:rFonts w:hint="eastAsia" w:ascii="宋体" w:hAnsi="宋体" w:eastAsia="宋体" w:cs="宋体"/>
          <w:iCs w:val="0"/>
          <w:sz w:val="21"/>
          <w:szCs w:val="21"/>
          <w:highlight w:val="none"/>
          <w:lang w:val="en-US" w:eastAsia="zh-CN" w:bidi="ar-SA"/>
        </w:rPr>
        <w:t>（</w:t>
      </w:r>
      <w:r>
        <w:rPr>
          <w:rFonts w:hint="default" w:ascii="宋体" w:hAnsi="宋体" w:eastAsia="宋体" w:cs="宋体"/>
          <w:iCs w:val="0"/>
          <w:sz w:val="21"/>
          <w:szCs w:val="21"/>
          <w:highlight w:val="none"/>
          <w:lang w:val="en" w:eastAsia="zh-CN" w:bidi="ar-SA"/>
        </w:rPr>
        <w:t>5</w:t>
      </w:r>
      <w:r>
        <w:rPr>
          <w:rFonts w:hint="eastAsia" w:ascii="宋体" w:hAnsi="宋体" w:eastAsia="宋体" w:cs="宋体"/>
          <w:iCs w:val="0"/>
          <w:sz w:val="21"/>
          <w:szCs w:val="21"/>
          <w:highlight w:val="none"/>
          <w:lang w:val="en-US" w:eastAsia="zh-CN" w:bidi="ar-SA"/>
        </w:rPr>
        <w:t>）政府采购方式：</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公开招标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竞争性谈判</w:t>
      </w:r>
      <w:r>
        <w:rPr>
          <w:rFonts w:hint="eastAsia" w:ascii="宋体" w:hAnsi="宋体" w:eastAsia="华文楷体" w:cs="宋体"/>
          <w:sz w:val="22"/>
          <w:szCs w:val="21"/>
          <w:highlight w:val="none"/>
          <w:u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单一来源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竞价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框架协议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其他：</w:t>
      </w:r>
      <w:r>
        <w:rPr>
          <w:rFonts w:hint="eastAsia" w:ascii="宋体" w:hAnsi="宋体" w:eastAsia="宋体" w:cs="宋体"/>
          <w:iCs w:val="0"/>
          <w:sz w:val="21"/>
          <w:szCs w:val="21"/>
          <w:highlight w:val="none"/>
          <w:u w:val="single"/>
          <w:lang w:val="en-US" w:eastAsia="zh-CN" w:bidi="ar-SA"/>
        </w:rPr>
        <w:t xml:space="preserve">          </w:t>
      </w:r>
    </w:p>
    <w:p>
      <w:pPr>
        <w:numPr>
          <w:ilvl w:val="-1"/>
          <w:numId w:val="0"/>
        </w:numPr>
        <w:autoSpaceDE w:val="0"/>
        <w:autoSpaceDN w:val="0"/>
        <w:adjustRightInd w:val="0"/>
        <w:snapToGrid w:val="0"/>
        <w:spacing w:before="0" w:beforeLines="0" w:line="400" w:lineRule="exact"/>
        <w:ind w:left="0" w:firstLine="420" w:firstLineChars="0"/>
        <w:rPr>
          <w:rFonts w:hint="default" w:ascii="宋体" w:hAnsi="宋体" w:eastAsia="宋体" w:cs="宋体"/>
          <w:iCs w:val="0"/>
          <w:sz w:val="21"/>
          <w:szCs w:val="21"/>
          <w:highlight w:val="none"/>
          <w:u w:val="none"/>
          <w:lang w:val="en-US" w:eastAsia="zh-CN" w:bidi="ar-SA"/>
        </w:rPr>
      </w:pPr>
      <w:r>
        <w:rPr>
          <w:rFonts w:hint="eastAsia" w:ascii="宋体" w:hAnsi="宋体" w:eastAsia="宋体" w:cs="宋体"/>
          <w:iCs w:val="0"/>
          <w:sz w:val="21"/>
          <w:szCs w:val="21"/>
          <w:highlight w:val="none"/>
          <w:u w:val="none"/>
          <w:lang w:val="en-US" w:eastAsia="zh-CN" w:bidi="ar-SA"/>
        </w:rPr>
        <w:t>（注：在框架协议采购的第二阶段，可选择使用该合同文本）</w:t>
      </w:r>
    </w:p>
    <w:p>
      <w:pPr>
        <w:numPr>
          <w:ilvl w:val="-1"/>
          <w:numId w:val="0"/>
        </w:numPr>
        <w:autoSpaceDE w:val="0"/>
        <w:autoSpaceDN w:val="0"/>
        <w:adjustRightInd w:val="0"/>
        <w:snapToGrid w:val="0"/>
        <w:spacing w:before="0" w:beforeLines="0" w:line="400" w:lineRule="exact"/>
        <w:ind w:firstLine="220" w:firstLineChars="100"/>
        <w:rPr>
          <w:rFonts w:hint="eastAsia" w:ascii="宋体" w:hAnsi="宋体" w:eastAsia="宋体" w:cs="Times New Roman"/>
          <w:w w:val="100"/>
          <w:kern w:val="2"/>
          <w:sz w:val="21"/>
          <w:szCs w:val="21"/>
          <w:highlight w:val="none"/>
          <w:lang w:val="en-US" w:eastAsia="zh-CN" w:bidi="ar-SA"/>
        </w:rPr>
      </w:pPr>
      <w:r>
        <w:rPr>
          <w:rFonts w:hint="eastAsia" w:ascii="宋体" w:hAnsi="宋体" w:eastAsia="华文楷体" w:cs="华文楷体"/>
          <w:sz w:val="22"/>
          <w:szCs w:val="21"/>
          <w:highlight w:val="none"/>
          <w:lang w:val="en-US" w:eastAsia="zh-CN" w:bidi="ar-SA"/>
        </w:rPr>
        <w:t xml:space="preserve"> （</w:t>
      </w:r>
      <w:r>
        <w:rPr>
          <w:rFonts w:hint="default" w:ascii="宋体" w:hAnsi="宋体" w:eastAsia="华文楷体" w:cs="华文楷体"/>
          <w:sz w:val="22"/>
          <w:szCs w:val="21"/>
          <w:highlight w:val="none"/>
          <w:lang w:val="en" w:eastAsia="zh-CN" w:bidi="ar-SA"/>
        </w:rPr>
        <w:t>6</w:t>
      </w:r>
      <w:r>
        <w:rPr>
          <w:rFonts w:hint="eastAsia" w:ascii="宋体" w:hAnsi="宋体" w:eastAsia="华文楷体" w:cs="华文楷体"/>
          <w:sz w:val="22"/>
          <w:szCs w:val="21"/>
          <w:highlight w:val="none"/>
          <w:lang w:val="en-US" w:eastAsia="zh-CN" w:bidi="ar-SA"/>
        </w:rPr>
        <w:t>）</w:t>
      </w:r>
      <w:r>
        <w:rPr>
          <w:rFonts w:hint="eastAsia" w:ascii="宋体" w:hAnsi="宋体" w:eastAsia="宋体" w:cs="Times New Roman"/>
          <w:w w:val="100"/>
          <w:kern w:val="2"/>
          <w:sz w:val="21"/>
          <w:szCs w:val="21"/>
          <w:highlight w:val="none"/>
          <w:lang w:val="en-US" w:eastAsia="zh-CN" w:bidi="ar-SA"/>
        </w:rPr>
        <w:t>中标（成交）采购标的制造商是否为中小企业：</w:t>
      </w:r>
      <w:r>
        <w:rPr>
          <w:rFonts w:hint="eastAsia" w:ascii="宋体" w:hAnsi="宋体" w:eastAsia="宋体" w:cs="Times New Roman"/>
          <w:w w:val="100"/>
          <w:kern w:val="2"/>
          <w:sz w:val="21"/>
          <w:szCs w:val="21"/>
          <w:highlight w:val="none"/>
          <w:lang w:val="en-US" w:eastAsia="zh-CN" w:bidi="ar-SA"/>
        </w:rPr>
        <w:sym w:font="Wingdings" w:char="00A8"/>
      </w:r>
      <w:r>
        <w:rPr>
          <w:rFonts w:hint="eastAsia" w:ascii="宋体" w:hAnsi="宋体" w:eastAsia="宋体" w:cs="Times New Roman"/>
          <w:w w:val="100"/>
          <w:kern w:val="2"/>
          <w:sz w:val="21"/>
          <w:szCs w:val="21"/>
          <w:highlight w:val="none"/>
          <w:lang w:val="en-US" w:eastAsia="zh-CN" w:bidi="ar-SA"/>
        </w:rPr>
        <w:t xml:space="preserve">是      </w:t>
      </w:r>
      <w:r>
        <w:rPr>
          <w:rFonts w:hint="eastAsia" w:ascii="宋体" w:hAnsi="宋体" w:eastAsia="宋体" w:cs="Times New Roman"/>
          <w:w w:val="100"/>
          <w:kern w:val="2"/>
          <w:sz w:val="21"/>
          <w:szCs w:val="21"/>
          <w:highlight w:val="none"/>
          <w:lang w:val="en-US" w:eastAsia="zh-CN" w:bidi="ar-SA"/>
        </w:rPr>
        <w:sym w:font="Wingdings" w:char="00A8"/>
      </w:r>
      <w:r>
        <w:rPr>
          <w:rFonts w:hint="eastAsia" w:ascii="宋体" w:hAnsi="宋体" w:eastAsia="宋体" w:cs="Times New Roman"/>
          <w:w w:val="100"/>
          <w:kern w:val="2"/>
          <w:sz w:val="21"/>
          <w:szCs w:val="21"/>
          <w:highlight w:val="none"/>
          <w:lang w:val="en-US" w:eastAsia="zh-CN" w:bidi="ar-SA"/>
        </w:rPr>
        <w:t>否</w:t>
      </w:r>
    </w:p>
    <w:p>
      <w:pPr>
        <w:numPr>
          <w:ilvl w:val="-1"/>
          <w:numId w:val="0"/>
        </w:numPr>
        <w:adjustRightInd w:val="0"/>
        <w:snapToGrid w:val="0"/>
        <w:spacing w:before="0" w:beforeLines="0" w:line="400" w:lineRule="exact"/>
        <w:ind w:left="0" w:leftChars="0" w:firstLine="0" w:firstLineChars="0"/>
        <w:rPr>
          <w:rFonts w:hint="eastAsia" w:ascii="宋体" w:hAnsi="宋体" w:eastAsia="宋体"/>
          <w:iCs/>
          <w:szCs w:val="21"/>
          <w:highlight w:val="none"/>
        </w:rPr>
      </w:pPr>
      <w:r>
        <w:rPr>
          <w:rFonts w:hint="eastAsia" w:ascii="宋体" w:hAnsi="宋体" w:eastAsia="宋体"/>
          <w:w w:val="100"/>
          <w:szCs w:val="21"/>
          <w:highlight w:val="none"/>
          <w:lang w:val="en-US" w:eastAsia="zh-CN"/>
        </w:rPr>
        <w:t xml:space="preserve">         本合同</w:t>
      </w:r>
      <w:r>
        <w:rPr>
          <w:rFonts w:hint="eastAsia" w:ascii="宋体" w:hAnsi="宋体" w:eastAsia="宋体"/>
          <w:w w:val="100"/>
          <w:szCs w:val="21"/>
          <w:highlight w:val="none"/>
        </w:rPr>
        <w:t>是否</w:t>
      </w:r>
      <w:r>
        <w:rPr>
          <w:rFonts w:hint="eastAsia" w:ascii="宋体" w:hAnsi="宋体" w:eastAsia="宋体"/>
          <w:w w:val="100"/>
          <w:szCs w:val="21"/>
          <w:highlight w:val="none"/>
          <w:lang w:eastAsia="zh-CN"/>
        </w:rPr>
        <w:t>为专门面向</w:t>
      </w:r>
      <w:r>
        <w:rPr>
          <w:rFonts w:hint="eastAsia" w:ascii="宋体" w:hAnsi="宋体" w:eastAsia="宋体"/>
          <w:w w:val="100"/>
          <w:szCs w:val="21"/>
          <w:highlight w:val="none"/>
        </w:rPr>
        <w:t>中小企业</w:t>
      </w:r>
      <w:r>
        <w:rPr>
          <w:rFonts w:hint="eastAsia" w:ascii="宋体" w:hAnsi="宋体" w:eastAsia="宋体"/>
          <w:w w:val="100"/>
          <w:szCs w:val="21"/>
          <w:highlight w:val="none"/>
          <w:lang w:eastAsia="zh-CN"/>
        </w:rPr>
        <w:t>的采</w:t>
      </w:r>
      <w:r>
        <w:rPr>
          <w:rFonts w:hint="eastAsia" w:ascii="宋体" w:hAnsi="宋体" w:eastAsia="宋体"/>
          <w:w w:val="100"/>
          <w:szCs w:val="21"/>
          <w:highlight w:val="none"/>
          <w:shd w:val="clear"/>
          <w:lang w:eastAsia="zh-CN"/>
        </w:rPr>
        <w:t>购</w:t>
      </w:r>
      <w:r>
        <w:rPr>
          <w:rFonts w:hint="eastAsia" w:ascii="宋体" w:hAnsi="宋体" w:eastAsia="宋体"/>
          <w:w w:val="100"/>
          <w:szCs w:val="21"/>
          <w:highlight w:val="none"/>
          <w:shd w:val="clear"/>
        </w:rPr>
        <w:t>合同</w:t>
      </w:r>
      <w:r>
        <w:rPr>
          <w:rFonts w:hint="eastAsia" w:ascii="宋体" w:hAnsi="宋体" w:eastAsia="宋体"/>
          <w:w w:val="100"/>
          <w:szCs w:val="21"/>
          <w:highlight w:val="none"/>
          <w:shd w:val="clear"/>
          <w:lang w:eastAsia="zh-CN"/>
        </w:rPr>
        <w:t>（中小企业预留合同）</w:t>
      </w:r>
      <w:r>
        <w:rPr>
          <w:rFonts w:hint="eastAsia" w:ascii="宋体" w:hAnsi="宋体" w:eastAsia="宋体"/>
          <w:szCs w:val="21"/>
          <w:highlight w:val="none"/>
          <w:shd w:val="clear"/>
        </w:rPr>
        <w:t>：</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pPr>
        <w:numPr>
          <w:ilvl w:val="-1"/>
          <w:numId w:val="0"/>
        </w:numPr>
        <w:adjustRightInd w:val="0"/>
        <w:snapToGrid w:val="0"/>
        <w:spacing w:before="0" w:beforeLines="0" w:line="400" w:lineRule="exact"/>
        <w:ind w:firstLine="0" w:firstLineChars="0"/>
        <w:rPr>
          <w:rFonts w:hint="eastAsia" w:ascii="宋体" w:hAnsi="宋体" w:eastAsia="宋体"/>
          <w:iCs/>
          <w:szCs w:val="21"/>
          <w:highlight w:val="none"/>
        </w:rPr>
      </w:pPr>
      <w:r>
        <w:rPr>
          <w:rFonts w:hint="eastAsia" w:eastAsia="宋体"/>
          <w:highlight w:val="none"/>
          <w:lang w:val="en-US" w:eastAsia="zh-CN"/>
        </w:rPr>
        <w:t xml:space="preserve">         若本项目不专门面向中小企业采购，是否给予小微企业评审优惠：</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pPr>
        <w:numPr>
          <w:ilvl w:val="-1"/>
          <w:numId w:val="0"/>
        </w:numPr>
        <w:adjustRightInd w:val="0"/>
        <w:snapToGrid w:val="0"/>
        <w:spacing w:before="0" w:beforeLines="0" w:line="400" w:lineRule="exact"/>
        <w:ind w:firstLine="0" w:firstLineChars="0"/>
        <w:rPr>
          <w:rFonts w:hint="eastAsia" w:ascii="宋体" w:hAnsi="宋体" w:eastAsia="宋体"/>
          <w:iCs/>
          <w:szCs w:val="21"/>
          <w:highlight w:val="none"/>
        </w:rPr>
      </w:pPr>
      <w:r>
        <w:rPr>
          <w:rFonts w:hint="eastAsia" w:eastAsia="宋体"/>
          <w:highlight w:val="none"/>
          <w:lang w:val="en-US" w:eastAsia="zh-CN"/>
        </w:rPr>
        <w:t xml:space="preserve">         中标（成交）采购标的制造商是否为残疾人福利性单位：</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pPr>
        <w:numPr>
          <w:ilvl w:val="0"/>
          <w:numId w:val="0"/>
        </w:numPr>
        <w:snapToGrid w:val="0"/>
        <w:spacing w:beforeLines="0" w:line="400" w:lineRule="exact"/>
        <w:ind w:firstLine="0" w:firstLineChars="0"/>
        <w:rPr>
          <w:rFonts w:hint="default" w:eastAsia="宋体"/>
          <w:highlight w:val="none"/>
          <w:lang w:val="en-US" w:eastAsia="zh-CN"/>
        </w:rPr>
      </w:pPr>
      <w:r>
        <w:rPr>
          <w:rFonts w:hint="eastAsia" w:eastAsia="宋体"/>
          <w:highlight w:val="none"/>
          <w:lang w:val="en-US" w:eastAsia="zh-CN"/>
        </w:rPr>
        <w:t xml:space="preserve">         中标（成交）采购标的制造商是否为监狱企业：</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default" w:ascii="宋体" w:hAnsi="宋体" w:eastAsia="宋体"/>
          <w:szCs w:val="21"/>
          <w:highlight w:val="none"/>
          <w:lang w:val="en" w:eastAsia="zh-CN"/>
        </w:rPr>
        <w:t>7</w:t>
      </w:r>
      <w:r>
        <w:rPr>
          <w:rFonts w:hint="eastAsia" w:ascii="宋体" w:hAnsi="宋体" w:eastAsia="宋体"/>
          <w:szCs w:val="21"/>
          <w:highlight w:val="none"/>
        </w:rPr>
        <w:t>）合同是否分包：</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pPr>
        <w:adjustRightInd w:val="0"/>
        <w:snapToGrid w:val="0"/>
        <w:spacing w:before="0" w:beforeLines="0" w:line="400" w:lineRule="exact"/>
        <w:ind w:firstLine="840" w:firstLineChars="400"/>
        <w:rPr>
          <w:rFonts w:hint="eastAsia"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分包主要内容：</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eastAsia="zh-CN"/>
        </w:rPr>
        <w:t>/制造商</w:t>
      </w:r>
      <w:r>
        <w:rPr>
          <w:rFonts w:hint="eastAsia" w:ascii="宋体" w:hAnsi="宋体" w:eastAsia="宋体"/>
          <w:szCs w:val="21"/>
          <w:highlight w:val="none"/>
        </w:rPr>
        <w:t>名称</w:t>
      </w:r>
      <w:r>
        <w:rPr>
          <w:rFonts w:hint="eastAsia" w:ascii="宋体" w:hAnsi="宋体" w:eastAsia="宋体"/>
          <w:szCs w:val="21"/>
          <w:highlight w:val="none"/>
          <w:lang w:eastAsia="zh-CN"/>
        </w:rPr>
        <w:t>（如供应商和制造商不同，请分别填写）</w:t>
      </w:r>
      <w:r>
        <w:rPr>
          <w:rFonts w:hint="eastAsia" w:ascii="宋体" w:hAnsi="宋体" w:eastAsia="宋体"/>
          <w:szCs w:val="21"/>
          <w:highlight w:val="none"/>
        </w:rPr>
        <w:t>：</w:t>
      </w:r>
    </w:p>
    <w:p>
      <w:pPr>
        <w:adjustRightInd w:val="0"/>
        <w:snapToGrid w:val="0"/>
        <w:spacing w:before="0" w:beforeLines="0" w:line="400" w:lineRule="exact"/>
        <w:ind w:firstLine="840" w:firstLineChars="400"/>
        <w:rPr>
          <w:rFonts w:ascii="宋体" w:hAnsi="宋体" w:eastAsia="宋体"/>
          <w:szCs w:val="21"/>
          <w:highlight w:val="none"/>
          <w:u w:val="single"/>
        </w:rPr>
      </w:pPr>
      <w:r>
        <w:rPr>
          <w:rFonts w:hint="eastAsia" w:ascii="宋体" w:hAnsi="宋体" w:eastAsia="宋体"/>
          <w:szCs w:val="21"/>
          <w:highlight w:val="none"/>
          <w:u w:val="non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制造商</w:t>
      </w:r>
      <w:r>
        <w:rPr>
          <w:rFonts w:hint="eastAsia" w:ascii="宋体" w:hAnsi="宋体" w:eastAsia="宋体"/>
          <w:szCs w:val="21"/>
          <w:highlight w:val="none"/>
        </w:rPr>
        <w:t>类型</w:t>
      </w:r>
      <w:r>
        <w:rPr>
          <w:rFonts w:hint="eastAsia" w:ascii="宋体" w:hAnsi="宋体" w:eastAsia="宋体"/>
          <w:szCs w:val="21"/>
          <w:highlight w:val="none"/>
          <w:lang w:eastAsia="zh-CN"/>
        </w:rPr>
        <w:t>（如果供应商和制造商不同，只填写制造商类型）</w:t>
      </w:r>
      <w:r>
        <w:rPr>
          <w:rFonts w:hint="eastAsia" w:ascii="宋体" w:hAnsi="宋体" w:eastAsia="宋体"/>
          <w:szCs w:val="21"/>
          <w:highlight w:val="none"/>
        </w:rPr>
        <w:t>：</w:t>
      </w:r>
    </w:p>
    <w:p>
      <w:pPr>
        <w:adjustRightInd w:val="0"/>
        <w:snapToGrid w:val="0"/>
        <w:spacing w:beforeLines="0" w:line="400" w:lineRule="exact"/>
        <w:ind w:firstLine="840" w:firstLineChars="40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大型企业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中型企业  </w:t>
      </w:r>
      <w:r>
        <w:rPr>
          <w:rFonts w:hint="eastAsia" w:ascii="宋体" w:hAnsi="宋体" w:eastAsia="宋体"/>
          <w:iCs/>
          <w:szCs w:val="21"/>
          <w:highlight w:val="none"/>
        </w:rPr>
        <w:sym w:font="Wingdings" w:char="00A8"/>
      </w:r>
      <w:r>
        <w:rPr>
          <w:rFonts w:hint="eastAsia" w:ascii="宋体" w:hAnsi="宋体" w:eastAsia="宋体"/>
          <w:iCs/>
          <w:szCs w:val="21"/>
          <w:highlight w:val="none"/>
        </w:rPr>
        <w:t>小微型企业</w:t>
      </w:r>
      <w:r>
        <w:rPr>
          <w:rFonts w:hint="eastAsia" w:ascii="宋体" w:hAnsi="宋体" w:eastAsia="宋体"/>
          <w:iCs/>
          <w:szCs w:val="21"/>
          <w:highlight w:val="none"/>
          <w:lang w:val="en-US" w:eastAsia="zh-CN"/>
        </w:rPr>
        <w:t xml:space="preserve">  </w:t>
      </w:r>
    </w:p>
    <w:p>
      <w:pPr>
        <w:adjustRightInd w:val="0"/>
        <w:snapToGrid w:val="0"/>
        <w:spacing w:beforeLines="0" w:line="400" w:lineRule="exact"/>
        <w:ind w:firstLine="840" w:firstLineChars="400"/>
        <w:rPr>
          <w:rFonts w:hint="default" w:eastAsia="华文楷体"/>
          <w:highlight w:val="none"/>
          <w:u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残疾人福利性单位</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监狱</w:t>
      </w:r>
      <w:r>
        <w:rPr>
          <w:rFonts w:hint="eastAsia" w:ascii="宋体" w:hAnsi="宋体" w:eastAsia="宋体"/>
          <w:iCs/>
          <w:szCs w:val="21"/>
          <w:highlight w:val="none"/>
        </w:rPr>
        <w:t>企业</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其他</w:t>
      </w:r>
    </w:p>
    <w:p>
      <w:pPr>
        <w:numPr>
          <w:ilvl w:val="-1"/>
          <w:numId w:val="0"/>
        </w:numPr>
        <w:adjustRightInd w:val="0"/>
        <w:snapToGrid w:val="0"/>
        <w:spacing w:before="0" w:beforeLines="0" w:line="400" w:lineRule="exact"/>
        <w:ind w:left="0" w:leftChars="0" w:firstLine="0" w:firstLineChars="0"/>
        <w:rPr>
          <w:rFonts w:hint="eastAsia" w:ascii="宋体" w:hAnsi="宋体" w:eastAsia="宋体" w:cs="宋体"/>
          <w:iCs/>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u w:val="none"/>
          <w:lang w:val="en-US" w:eastAsia="zh-CN"/>
        </w:rPr>
        <w:t>（</w:t>
      </w:r>
      <w:r>
        <w:rPr>
          <w:rFonts w:hint="default"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pPr>
        <w:tabs>
          <w:tab w:val="left" w:pos="1340"/>
        </w:tabs>
        <w:autoSpaceDE w:val="0"/>
        <w:autoSpaceDN w:val="0"/>
        <w:adjustRightInd w:val="0"/>
        <w:spacing w:beforeLines="0" w:line="400" w:lineRule="exact"/>
        <w:ind w:firstLine="420" w:firstLineChars="20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pPr>
        <w:numPr>
          <w:ilvl w:val="-1"/>
          <w:numId w:val="0"/>
        </w:numPr>
        <w:adjustRightInd w:val="0"/>
        <w:snapToGrid w:val="0"/>
        <w:spacing w:before="0" w:beforeLines="0" w:line="400" w:lineRule="exact"/>
        <w:ind w:firstLine="420" w:firstLineChars="200"/>
        <w:rPr>
          <w:rFonts w:hint="eastAsia" w:ascii="宋体" w:hAnsi="宋体" w:eastAsia="宋体" w:cs="宋体"/>
          <w:b w:val="0"/>
          <w:bCs w:val="0"/>
          <w:sz w:val="21"/>
          <w:szCs w:val="21"/>
          <w:highlight w:val="none"/>
          <w:u w:val="none"/>
          <w:lang w:val="en-US" w:eastAsia="zh-CN"/>
        </w:rPr>
      </w:pPr>
      <w:r>
        <w:rPr>
          <w:rFonts w:hint="eastAsia" w:ascii="宋体" w:hAnsi="宋体" w:eastAsia="宋体" w:cs="宋体"/>
          <w:b w:val="0"/>
          <w:bCs w:val="0"/>
          <w:sz w:val="21"/>
          <w:szCs w:val="21"/>
          <w:highlight w:val="none"/>
          <w:u w:val="none"/>
          <w:lang w:val="en-US" w:eastAsia="zh-CN"/>
        </w:rPr>
        <w:t>（</w:t>
      </w:r>
      <w:r>
        <w:rPr>
          <w:rFonts w:hint="default" w:ascii="宋体" w:hAnsi="宋体" w:eastAsia="宋体" w:cs="宋体"/>
          <w:b w:val="0"/>
          <w:bCs w:val="0"/>
          <w:sz w:val="21"/>
          <w:szCs w:val="21"/>
          <w:highlight w:val="none"/>
          <w:u w:val="none"/>
          <w:lang w:val="en" w:eastAsia="zh-CN"/>
        </w:rPr>
        <w:t>9</w:t>
      </w:r>
      <w:r>
        <w:rPr>
          <w:rFonts w:hint="eastAsia" w:ascii="宋体" w:hAnsi="宋体" w:eastAsia="宋体" w:cs="宋体"/>
          <w:b w:val="0"/>
          <w:bCs w:val="0"/>
          <w:sz w:val="21"/>
          <w:szCs w:val="21"/>
          <w:highlight w:val="none"/>
          <w:u w:val="none"/>
          <w:lang w:val="en-US" w:eastAsia="zh-CN"/>
        </w:rPr>
        <w:t>）是否涉及进口产品：</w:t>
      </w:r>
    </w:p>
    <w:p>
      <w:pPr>
        <w:numPr>
          <w:ilvl w:val="-1"/>
          <w:numId w:val="0"/>
        </w:numPr>
        <w:adjustRightInd w:val="0"/>
        <w:snapToGrid w:val="0"/>
        <w:spacing w:before="0" w:beforeLines="0" w:line="400" w:lineRule="exact"/>
        <w:ind w:firstLine="840" w:firstLineChars="400"/>
        <w:rPr>
          <w:rFonts w:hint="eastAsia" w:ascii="宋体" w:hAnsi="宋体" w:eastAsia="宋体" w:cs="宋体"/>
          <w:szCs w:val="21"/>
          <w:highlight w:val="none"/>
          <w:u w:val="single"/>
          <w:lang w:val="en-US" w:eastAsia="zh-CN"/>
        </w:rPr>
      </w:pPr>
      <w:r>
        <w:rPr>
          <w:rFonts w:hint="eastAsia" w:ascii="宋体" w:hAnsi="宋体" w:eastAsia="宋体" w:cs="宋体"/>
          <w:iCs w:val="0"/>
          <w:szCs w:val="21"/>
          <w:highlight w:val="none"/>
          <w:lang w:val="en-US" w:eastAsia="zh-CN"/>
        </w:rPr>
        <w:t xml:space="preserve"> </w:t>
      </w:r>
      <w:r>
        <w:rPr>
          <w:rFonts w:hint="eastAsia" w:ascii="宋体" w:hAnsi="宋体" w:eastAsia="宋体" w:cs="宋体"/>
          <w:iCs w:val="0"/>
          <w:szCs w:val="21"/>
          <w:highlight w:val="none"/>
        </w:rPr>
        <w:sym w:font="Wingdings" w:char="00A8"/>
      </w:r>
      <w:r>
        <w:rPr>
          <w:rFonts w:hint="eastAsia" w:ascii="宋体" w:hAnsi="宋体" w:eastAsia="宋体" w:cs="宋体"/>
          <w:iCs w:val="0"/>
          <w:szCs w:val="21"/>
          <w:highlight w:val="none"/>
        </w:rPr>
        <w:t>是</w:t>
      </w:r>
      <w:r>
        <w:rPr>
          <w:rFonts w:hint="eastAsia" w:ascii="宋体" w:hAnsi="宋体" w:eastAsia="宋体" w:cs="宋体"/>
          <w:iCs w:val="0"/>
          <w:szCs w:val="21"/>
          <w:highlight w:val="none"/>
          <w:lang w:eastAsia="zh-CN"/>
        </w:rPr>
        <w:t>，《政府采购品目分类目录》底级品目名称</w:t>
      </w:r>
      <w:r>
        <w:rPr>
          <w:rFonts w:hint="eastAsia" w:ascii="宋体" w:hAnsi="宋体" w:eastAsia="宋体" w:cs="宋体"/>
          <w:szCs w:val="21"/>
          <w:highlight w:val="none"/>
          <w:lang w:val="en-US" w:eastAsia="zh-CN"/>
        </w:rPr>
        <w:t>：</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金额：</w:t>
      </w:r>
      <w:r>
        <w:rPr>
          <w:rFonts w:hint="eastAsia" w:ascii="宋体" w:hAnsi="宋体" w:eastAsia="宋体" w:cs="宋体"/>
          <w:szCs w:val="21"/>
          <w:highlight w:val="none"/>
          <w:u w:val="single"/>
          <w:lang w:val="en-US" w:eastAsia="zh-CN"/>
        </w:rPr>
        <w:t xml:space="preserve">        </w:t>
      </w:r>
    </w:p>
    <w:p>
      <w:pPr>
        <w:numPr>
          <w:ilvl w:val="-1"/>
          <w:numId w:val="0"/>
        </w:numPr>
        <w:adjustRightInd w:val="0"/>
        <w:snapToGrid w:val="0"/>
        <w:spacing w:before="0" w:beforeLines="0" w:line="400" w:lineRule="exact"/>
        <w:ind w:firstLine="840" w:firstLineChars="400"/>
        <w:rPr>
          <w:rFonts w:hint="eastAsia" w:ascii="宋体" w:hAnsi="宋体" w:eastAsia="宋体"/>
          <w:iCs w:val="0"/>
          <w:szCs w:val="21"/>
          <w:highlight w:val="none"/>
        </w:rPr>
      </w:pPr>
      <w:r>
        <w:rPr>
          <w:rFonts w:hint="eastAsia" w:ascii="宋体" w:hAnsi="宋体" w:eastAsia="宋体" w:cs="宋体"/>
          <w:szCs w:val="21"/>
          <w:highlight w:val="none"/>
          <w:lang w:val="en-US" w:eastAsia="zh-CN"/>
        </w:rPr>
        <w:t xml:space="preserve">        国别：</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品牌：</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none"/>
          <w:lang w:val="en-US" w:eastAsia="zh-CN"/>
        </w:rPr>
        <w:t xml:space="preserve"> 规格型号：</w:t>
      </w:r>
      <w:r>
        <w:rPr>
          <w:rFonts w:hint="eastAsia" w:ascii="宋体" w:hAnsi="宋体" w:eastAsia="宋体" w:cs="宋体"/>
          <w:szCs w:val="21"/>
          <w:highlight w:val="none"/>
          <w:u w:val="single"/>
          <w:lang w:val="en-US" w:eastAsia="zh-CN"/>
        </w:rPr>
        <w:t xml:space="preserve">        </w:t>
      </w:r>
      <w:r>
        <w:rPr>
          <w:rFonts w:hint="eastAsia" w:ascii="宋体" w:hAnsi="宋体" w:eastAsia="宋体"/>
          <w:iCs w:val="0"/>
          <w:szCs w:val="21"/>
          <w:highlight w:val="none"/>
        </w:rPr>
        <w:t xml:space="preserve">      </w:t>
      </w:r>
    </w:p>
    <w:p>
      <w:pPr>
        <w:adjustRightInd w:val="0"/>
        <w:snapToGrid w:val="0"/>
        <w:spacing w:before="0" w:beforeLines="0" w:line="400" w:lineRule="exact"/>
        <w:ind w:firstLine="840" w:firstLineChars="400"/>
        <w:rPr>
          <w:rFonts w:hint="eastAsia" w:ascii="宋体" w:hAnsi="宋体" w:eastAsia="宋体"/>
          <w:szCs w:val="21"/>
          <w:highlight w:val="none"/>
          <w:u w:val="none"/>
          <w:lang w:val="en-US" w:eastAsia="zh-CN"/>
        </w:rPr>
      </w:pPr>
      <w:r>
        <w:rPr>
          <w:rFonts w:hint="eastAsia" w:ascii="宋体" w:hAnsi="宋体" w:eastAsia="宋体"/>
          <w:iCs w:val="0"/>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lang w:eastAsia="zh-CN"/>
        </w:rPr>
        <w:t>否</w:t>
      </w:r>
    </w:p>
    <w:p>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b w:val="0"/>
          <w:bCs w:val="0"/>
          <w:sz w:val="21"/>
          <w:szCs w:val="21"/>
          <w:highlight w:val="none"/>
          <w:u w:val="none"/>
          <w:lang w:val="en-US" w:eastAsia="zh-CN"/>
        </w:rPr>
        <w:t xml:space="preserve">    （1</w:t>
      </w:r>
      <w:r>
        <w:rPr>
          <w:rFonts w:hint="default" w:ascii="宋体" w:hAnsi="宋体" w:eastAsia="宋体"/>
          <w:b w:val="0"/>
          <w:bCs w:val="0"/>
          <w:sz w:val="21"/>
          <w:szCs w:val="21"/>
          <w:highlight w:val="none"/>
          <w:u w:val="none"/>
          <w:lang w:val="en" w:eastAsia="zh-CN"/>
        </w:rPr>
        <w:t>0</w:t>
      </w:r>
      <w:r>
        <w:rPr>
          <w:rFonts w:hint="eastAsia" w:ascii="宋体" w:hAnsi="宋体" w:eastAsia="宋体"/>
          <w:b w:val="0"/>
          <w:bCs w:val="0"/>
          <w:sz w:val="21"/>
          <w:szCs w:val="21"/>
          <w:highlight w:val="none"/>
          <w:u w:val="none"/>
          <w:lang w:val="en-US" w:eastAsia="zh-CN"/>
        </w:rPr>
        <w:t>）是否涉及节能产品：</w:t>
      </w:r>
    </w:p>
    <w:p>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b w:val="0"/>
          <w:bCs w:val="0"/>
          <w:sz w:val="21"/>
          <w:szCs w:val="21"/>
          <w:highlight w:val="none"/>
          <w:u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是</w:t>
      </w:r>
      <w:r>
        <w:rPr>
          <w:rFonts w:hint="eastAsia" w:ascii="宋体" w:hAnsi="宋体" w:eastAsia="宋体"/>
          <w:iCs w:val="0"/>
          <w:szCs w:val="21"/>
          <w:highlight w:val="none"/>
          <w:lang w:eastAsia="zh-CN"/>
        </w:rPr>
        <w:t>，《节能产品政府采购品目清单》的底级品目名称：</w:t>
      </w:r>
      <w:r>
        <w:rPr>
          <w:rFonts w:hint="eastAsia" w:ascii="宋体" w:hAnsi="宋体" w:eastAsia="宋体"/>
          <w:szCs w:val="21"/>
          <w:highlight w:val="none"/>
          <w:u w:val="single"/>
          <w:lang w:val="en-US" w:eastAsia="zh-CN"/>
        </w:rPr>
        <w:t xml:space="preserve">         </w:t>
      </w:r>
      <w:r>
        <w:rPr>
          <w:rFonts w:hint="eastAsia" w:ascii="宋体" w:hAnsi="宋体" w:eastAsia="宋体"/>
          <w:iCs/>
          <w:szCs w:val="21"/>
          <w:highlight w:val="none"/>
          <w:lang w:val="en-US" w:eastAsia="zh-CN"/>
        </w:rPr>
        <w:t xml:space="preserve">     </w:t>
      </w:r>
    </w:p>
    <w:p>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highlight w:val="none"/>
        </w:rPr>
      </w:pPr>
      <w:r>
        <w:rPr>
          <w:rFonts w:hint="eastAsia" w:ascii="宋体" w:hAnsi="宋体" w:eastAsia="宋体"/>
          <w:iCs/>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p>
    <w:p>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b w:val="0"/>
          <w:bCs w:val="0"/>
          <w:sz w:val="21"/>
          <w:szCs w:val="21"/>
          <w:highlight w:val="none"/>
          <w:u w:val="none"/>
          <w:lang w:val="en-US" w:eastAsia="zh-CN"/>
        </w:rPr>
        <w:t xml:space="preserve">          是否涉及环境标志产品：</w:t>
      </w:r>
    </w:p>
    <w:p>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highlight w:val="none"/>
          <w:lang w:eastAsia="zh-CN"/>
        </w:rPr>
      </w:pPr>
      <w:r>
        <w:rPr>
          <w:rFonts w:hint="eastAsia" w:ascii="宋体" w:hAnsi="宋体" w:eastAsia="宋体"/>
          <w:b w:val="0"/>
          <w:bCs w:val="0"/>
          <w:sz w:val="21"/>
          <w:szCs w:val="21"/>
          <w:highlight w:val="none"/>
          <w:u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是</w:t>
      </w:r>
      <w:r>
        <w:rPr>
          <w:rFonts w:hint="eastAsia" w:ascii="宋体" w:hAnsi="宋体" w:eastAsia="宋体"/>
          <w:iCs w:val="0"/>
          <w:szCs w:val="21"/>
          <w:highlight w:val="none"/>
          <w:lang w:eastAsia="zh-CN"/>
        </w:rPr>
        <w:t>，《环境标志产品政府采购品目清单》的底级品目名称：</w:t>
      </w:r>
      <w:r>
        <w:rPr>
          <w:rFonts w:hint="eastAsia" w:ascii="宋体" w:hAnsi="宋体" w:eastAsia="宋体"/>
          <w:szCs w:val="21"/>
          <w:highlight w:val="none"/>
          <w:u w:val="single"/>
          <w:lang w:val="en-US" w:eastAsia="zh-CN"/>
        </w:rPr>
        <w:t xml:space="preserve">         </w:t>
      </w:r>
      <w:r>
        <w:rPr>
          <w:rFonts w:hint="eastAsia" w:ascii="宋体" w:hAnsi="宋体" w:eastAsia="宋体"/>
          <w:iCs/>
          <w:szCs w:val="21"/>
          <w:highlight w:val="none"/>
          <w:lang w:val="en-US" w:eastAsia="zh-CN"/>
        </w:rPr>
        <w:t xml:space="preserve"> </w:t>
      </w:r>
    </w:p>
    <w:p>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pPr>
        <w:numPr>
          <w:ilvl w:val="-1"/>
          <w:numId w:val="0"/>
        </w:numPr>
        <w:tabs>
          <w:tab w:val="left" w:pos="740"/>
        </w:tabs>
        <w:adjustRightInd w:val="0"/>
        <w:snapToGrid w:val="0"/>
        <w:spacing w:before="0" w:beforeLines="0" w:line="400" w:lineRule="exact"/>
        <w:ind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p>
    <w:p>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Times New Roman"/>
          <w:iCs w:val="0"/>
          <w:kern w:val="2"/>
          <w:sz w:val="21"/>
          <w:szCs w:val="21"/>
          <w:highlight w:val="none"/>
          <w:u w:val="none"/>
          <w:lang w:val="en-US" w:eastAsia="zh-CN" w:bidi="ar-SA"/>
        </w:rPr>
      </w:pPr>
      <w:r>
        <w:rPr>
          <w:rFonts w:hint="eastAsia" w:ascii="宋体" w:hAnsi="宋体" w:eastAsia="华文楷体" w:cs="华文楷体"/>
          <w:b w:val="0"/>
          <w:bCs w:val="0"/>
          <w:sz w:val="21"/>
          <w:szCs w:val="21"/>
          <w:highlight w:val="none"/>
          <w:u w:val="none"/>
          <w:lang w:val="en-US" w:eastAsia="zh-CN" w:bidi="ar-SA"/>
        </w:rPr>
        <w:t xml:space="preserve">          </w:t>
      </w:r>
      <w:r>
        <w:rPr>
          <w:rFonts w:hint="eastAsia" w:ascii="宋体" w:hAnsi="宋体" w:eastAsia="宋体" w:cs="Times New Roman"/>
          <w:b w:val="0"/>
          <w:bCs w:val="0"/>
          <w:kern w:val="2"/>
          <w:sz w:val="21"/>
          <w:szCs w:val="21"/>
          <w:highlight w:val="none"/>
          <w:u w:val="none"/>
          <w:lang w:val="en-US" w:eastAsia="zh-CN" w:bidi="ar-SA"/>
        </w:rPr>
        <w:t>是否涉及绿色产品：</w:t>
      </w:r>
      <w:r>
        <w:rPr>
          <w:rFonts w:hint="eastAsia" w:ascii="宋体" w:hAnsi="宋体" w:eastAsia="宋体" w:cs="Times New Roman"/>
          <w:iCs w:val="0"/>
          <w:kern w:val="2"/>
          <w:sz w:val="21"/>
          <w:szCs w:val="21"/>
          <w:highlight w:val="none"/>
          <w:u w:val="none"/>
          <w:lang w:val="en-US" w:eastAsia="zh-CN" w:bidi="ar-SA"/>
        </w:rPr>
        <w:t xml:space="preserve"> </w:t>
      </w:r>
    </w:p>
    <w:p>
      <w:pPr>
        <w:autoSpaceDE w:val="0"/>
        <w:autoSpaceDN w:val="0"/>
        <w:adjustRightInd w:val="0"/>
        <w:spacing w:beforeLines="0" w:line="400" w:lineRule="exact"/>
        <w:ind w:firstLine="420" w:firstLineChars="0"/>
        <w:rPr>
          <w:rFonts w:hint="eastAsia" w:ascii="宋体" w:hAnsi="宋体" w:eastAsia="宋体" w:cs="华文楷体"/>
          <w:sz w:val="22"/>
          <w:szCs w:val="21"/>
          <w:highlight w:val="none"/>
          <w:u w:val="single"/>
          <w:lang w:val="en-US" w:eastAsia="zh-CN" w:bidi="ar-SA"/>
        </w:rPr>
      </w:pPr>
      <w:r>
        <w:rPr>
          <w:rFonts w:hint="eastAsia" w:ascii="宋体" w:hAnsi="宋体" w:eastAsia="宋体" w:cs="Times New Roman"/>
          <w:iCs w:val="0"/>
          <w:kern w:val="2"/>
          <w:sz w:val="21"/>
          <w:szCs w:val="21"/>
          <w:highlight w:val="none"/>
          <w:u w:val="none"/>
          <w:lang w:val="en-US" w:eastAsia="zh-CN" w:bidi="ar-SA"/>
        </w:rPr>
        <w:t xml:space="preserve">     </w:t>
      </w:r>
      <w:r>
        <w:rPr>
          <w:rFonts w:hint="eastAsia" w:ascii="宋体" w:hAnsi="宋体" w:eastAsia="宋体" w:cs="Times New Roman"/>
          <w:iCs w:val="0"/>
          <w:kern w:val="2"/>
          <w:sz w:val="21"/>
          <w:szCs w:val="21"/>
          <w:highlight w:val="none"/>
          <w:u w:val="none"/>
          <w:lang w:val="en-US" w:eastAsia="zh-CN" w:bidi="ar-SA"/>
        </w:rPr>
        <w:sym w:font="Wingdings" w:char="00A8"/>
      </w:r>
      <w:r>
        <w:rPr>
          <w:rFonts w:hint="eastAsia" w:ascii="宋体" w:hAnsi="宋体" w:eastAsia="宋体" w:cs="Times New Roman"/>
          <w:iCs w:val="0"/>
          <w:kern w:val="2"/>
          <w:sz w:val="21"/>
          <w:szCs w:val="21"/>
          <w:highlight w:val="none"/>
          <w:u w:val="none"/>
          <w:lang w:val="en-US" w:eastAsia="zh-CN" w:bidi="ar-SA"/>
        </w:rPr>
        <w:t>是，绿色产品政府采购相关政策确定的底级品目名称：</w:t>
      </w:r>
      <w:r>
        <w:rPr>
          <w:rFonts w:hint="eastAsia" w:ascii="宋体" w:hAnsi="宋体" w:eastAsia="宋体" w:cs="华文楷体"/>
          <w:sz w:val="22"/>
          <w:szCs w:val="21"/>
          <w:highlight w:val="none"/>
          <w:u w:val="single"/>
          <w:lang w:val="en-US" w:eastAsia="zh-CN" w:bidi="ar-SA"/>
        </w:rPr>
        <w:t xml:space="preserve">         </w:t>
      </w:r>
    </w:p>
    <w:p>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pPr>
        <w:autoSpaceDE w:val="0"/>
        <w:autoSpaceDN w:val="0"/>
        <w:adjustRightInd w:val="0"/>
        <w:spacing w:beforeLines="0" w:line="400" w:lineRule="exact"/>
        <w:ind w:firstLine="420" w:firstLineChars="0"/>
        <w:rPr>
          <w:rFonts w:hint="eastAsia" w:ascii="宋体" w:hAnsi="宋体" w:eastAsia="华文楷体" w:cs="华文楷体"/>
          <w:b w:val="0"/>
          <w:bCs w:val="0"/>
          <w:sz w:val="21"/>
          <w:szCs w:val="21"/>
          <w:highlight w:val="none"/>
          <w:u w:val="none"/>
          <w:lang w:val="en-US" w:eastAsia="zh-CN" w:bidi="ar-SA"/>
        </w:rPr>
      </w:pPr>
      <w:r>
        <w:rPr>
          <w:rFonts w:hint="eastAsia" w:ascii="宋体" w:hAnsi="宋体" w:eastAsia="宋体" w:cs="Times New Roman"/>
          <w:iCs w:val="0"/>
          <w:kern w:val="2"/>
          <w:sz w:val="21"/>
          <w:szCs w:val="21"/>
          <w:highlight w:val="none"/>
          <w:u w:val="none"/>
          <w:lang w:val="en-US" w:eastAsia="zh-CN" w:bidi="ar-SA"/>
        </w:rPr>
        <w:t xml:space="preserve">     </w:t>
      </w:r>
      <w:r>
        <w:rPr>
          <w:rFonts w:hint="eastAsia" w:ascii="宋体" w:hAnsi="宋体" w:eastAsia="宋体" w:cs="Times New Roman"/>
          <w:iCs w:val="0"/>
          <w:kern w:val="2"/>
          <w:sz w:val="21"/>
          <w:szCs w:val="21"/>
          <w:highlight w:val="none"/>
          <w:u w:val="none"/>
          <w:lang w:val="en-US" w:eastAsia="zh-CN" w:bidi="ar-SA"/>
        </w:rPr>
        <w:sym w:font="Wingdings" w:char="00A8"/>
      </w:r>
      <w:r>
        <w:rPr>
          <w:rFonts w:hint="eastAsia" w:ascii="宋体" w:hAnsi="宋体" w:eastAsia="宋体" w:cs="Times New Roman"/>
          <w:iCs w:val="0"/>
          <w:kern w:val="2"/>
          <w:sz w:val="21"/>
          <w:szCs w:val="21"/>
          <w:highlight w:val="none"/>
          <w:u w:val="none"/>
          <w:lang w:val="en-US" w:eastAsia="zh-CN" w:bidi="ar-SA"/>
        </w:rPr>
        <w:t>否</w:t>
      </w:r>
    </w:p>
    <w:p>
      <w:pPr>
        <w:numPr>
          <w:ilvl w:val="-1"/>
          <w:numId w:val="0"/>
        </w:numPr>
        <w:adjustRightInd w:val="0"/>
        <w:snapToGrid w:val="0"/>
        <w:spacing w:before="0" w:beforeLines="0" w:line="400" w:lineRule="exact"/>
        <w:ind w:firstLine="0" w:firstLineChars="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（1</w:t>
      </w:r>
      <w:r>
        <w:rPr>
          <w:rFonts w:hint="default" w:ascii="宋体" w:hAnsi="宋体" w:eastAsia="宋体"/>
          <w:szCs w:val="21"/>
          <w:highlight w:val="none"/>
          <w:lang w:val="en" w:eastAsia="zh-CN"/>
        </w:rPr>
        <w:t>1</w:t>
      </w:r>
      <w:r>
        <w:rPr>
          <w:rFonts w:hint="eastAsia" w:ascii="宋体" w:hAnsi="宋体" w:eastAsia="宋体"/>
          <w:szCs w:val="21"/>
          <w:highlight w:val="none"/>
          <w:lang w:val="en-US" w:eastAsia="zh-CN"/>
        </w:rPr>
        <w:t>）涉及商品包装和快递包装的，是否参考</w:t>
      </w:r>
      <w:r>
        <w:rPr>
          <w:rFonts w:hint="eastAsia" w:ascii="宋体" w:hAnsi="宋体" w:eastAsia="宋体"/>
          <w:szCs w:val="21"/>
          <w:highlight w:val="none"/>
        </w:rPr>
        <w:t>《商品包装政府采购需求标准（试行）》、《快递包装政府采购需求标准（试行）》</w:t>
      </w:r>
      <w:r>
        <w:rPr>
          <w:rFonts w:hint="eastAsia" w:ascii="宋体" w:hAnsi="宋体" w:eastAsia="宋体"/>
          <w:szCs w:val="21"/>
          <w:highlight w:val="none"/>
          <w:lang w:eastAsia="zh-CN"/>
        </w:rPr>
        <w:t>明确产品及相关快递服务的具体包装要求：</w:t>
      </w:r>
    </w:p>
    <w:p>
      <w:pPr>
        <w:numPr>
          <w:ilvl w:val="-1"/>
          <w:numId w:val="0"/>
        </w:numPr>
        <w:adjustRightInd w:val="0"/>
        <w:snapToGrid w:val="0"/>
        <w:spacing w:before="0" w:beforeLines="0" w:line="400" w:lineRule="exact"/>
        <w:ind w:firstLine="840" w:firstLineChars="400"/>
        <w:rPr>
          <w:rFonts w:hint="eastAsia" w:ascii="宋体" w:hAnsi="宋体" w:eastAsia="宋体"/>
          <w:iCs w:val="0"/>
          <w:szCs w:val="21"/>
          <w:highlight w:val="none"/>
          <w:lang w:val="en-US" w:eastAsia="zh-CN"/>
        </w:rPr>
      </w:pPr>
      <w:r>
        <w:rPr>
          <w:rFonts w:hint="eastAsia" w:ascii="宋体" w:hAnsi="宋体" w:eastAsia="宋体"/>
          <w:iCs w:val="0"/>
          <w:szCs w:val="21"/>
          <w:highlight w:val="none"/>
        </w:rPr>
        <w:sym w:font="Wingdings" w:char="00A8"/>
      </w:r>
      <w:r>
        <w:rPr>
          <w:rFonts w:hint="eastAsia" w:ascii="宋体" w:hAnsi="宋体" w:eastAsia="宋体"/>
          <w:iCs w:val="0"/>
          <w:szCs w:val="21"/>
          <w:highlight w:val="none"/>
        </w:rPr>
        <w:t xml:space="preserve">是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r>
        <w:rPr>
          <w:rFonts w:hint="eastAsia" w:ascii="宋体" w:hAnsi="宋体" w:eastAsia="宋体"/>
          <w:iCs w:val="0"/>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lang w:eastAsia="zh-CN"/>
        </w:rPr>
        <w:t>不涉及</w:t>
      </w:r>
    </w:p>
    <w:p>
      <w:pPr>
        <w:numPr>
          <w:ilvl w:val="0"/>
          <w:numId w:val="13"/>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合同金额</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（1）合同金额小写：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pPr>
        <w:adjustRightInd w:val="0"/>
        <w:snapToGrid w:val="0"/>
        <w:spacing w:before="0" w:beforeLines="0" w:line="400" w:lineRule="exact"/>
        <w:ind w:left="0" w:firstLine="0" w:firstLineChars="0"/>
        <w:rPr>
          <w:rFonts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大写：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pPr>
        <w:adjustRightInd w:val="0"/>
        <w:snapToGrid w:val="0"/>
        <w:spacing w:before="0" w:beforeLines="0" w:line="400" w:lineRule="exact"/>
        <w:ind w:firstLine="0" w:firstLineChars="0"/>
        <w:rPr>
          <w:rFonts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分包金额</w:t>
      </w:r>
      <w:r>
        <w:rPr>
          <w:rFonts w:hint="eastAsia" w:ascii="宋体" w:hAnsi="宋体" w:eastAsia="宋体"/>
          <w:szCs w:val="21"/>
          <w:highlight w:val="none"/>
          <w:lang w:eastAsia="zh-CN"/>
        </w:rPr>
        <w:t>（如有）</w:t>
      </w:r>
      <w:r>
        <w:rPr>
          <w:rFonts w:hint="eastAsia" w:ascii="宋体" w:hAnsi="宋体" w:eastAsia="宋体"/>
          <w:szCs w:val="21"/>
          <w:highlight w:val="none"/>
        </w:rPr>
        <w:t>小写：</w:t>
      </w:r>
      <w:r>
        <w:rPr>
          <w:rFonts w:hint="eastAsia" w:ascii="宋体" w:hAnsi="宋体" w:eastAsia="宋体"/>
          <w:szCs w:val="21"/>
          <w:highlight w:val="none"/>
          <w:u w:val="single"/>
        </w:rPr>
        <w:t xml:space="preserve">                   </w:t>
      </w:r>
    </w:p>
    <w:p>
      <w:pPr>
        <w:adjustRightInd w:val="0"/>
        <w:snapToGrid w:val="0"/>
        <w:spacing w:before="0" w:beforeLines="0" w:line="400" w:lineRule="exact"/>
        <w:ind w:firstLine="0" w:firstLineChars="0"/>
        <w:rPr>
          <w:rFonts w:hint="eastAsia"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大写：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pPr>
        <w:adjustRightInd w:val="0"/>
        <w:snapToGrid w:val="0"/>
        <w:spacing w:before="0" w:beforeLines="0" w:line="400" w:lineRule="exact"/>
        <w:ind w:firstLine="0" w:firstLineChars="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（注：固定单价合同应填写单价和最高限价）</w:t>
      </w:r>
    </w:p>
    <w:p>
      <w:pPr>
        <w:numPr>
          <w:ilvl w:val="-1"/>
          <w:numId w:val="0"/>
        </w:numPr>
        <w:adjustRightInd w:val="0"/>
        <w:snapToGrid w:val="0"/>
        <w:spacing w:before="0" w:beforeLines="0" w:line="400" w:lineRule="exact"/>
        <w:ind w:firstLine="0" w:firstLineChars="0"/>
        <w:rPr>
          <w:rFonts w:hint="eastAsia"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lang w:eastAsia="zh-CN"/>
        </w:rPr>
        <w:t>（</w:t>
      </w:r>
      <w:r>
        <w:rPr>
          <w:rFonts w:hint="eastAsia" w:ascii="宋体" w:hAnsi="宋体" w:eastAsia="宋体"/>
          <w:szCs w:val="21"/>
          <w:highlight w:val="none"/>
          <w:lang w:val="en-US" w:eastAsia="zh-CN"/>
        </w:rPr>
        <w:t>2</w:t>
      </w:r>
      <w:r>
        <w:rPr>
          <w:rFonts w:hint="eastAsia" w:ascii="宋体" w:hAnsi="宋体" w:eastAsia="宋体"/>
          <w:szCs w:val="21"/>
          <w:highlight w:val="none"/>
          <w:lang w:eastAsia="zh-CN"/>
        </w:rPr>
        <w:t>）</w:t>
      </w:r>
      <w:r>
        <w:rPr>
          <w:rFonts w:hint="eastAsia" w:ascii="宋体" w:hAnsi="宋体" w:eastAsia="宋体"/>
          <w:szCs w:val="21"/>
          <w:highlight w:val="none"/>
        </w:rPr>
        <w:t>合同定价方式</w:t>
      </w:r>
      <w:r>
        <w:rPr>
          <w:rFonts w:hint="eastAsia" w:ascii="宋体" w:hAnsi="宋体" w:eastAsia="宋体"/>
          <w:szCs w:val="21"/>
          <w:highlight w:val="none"/>
          <w:lang w:eastAsia="zh-CN"/>
        </w:rPr>
        <w:t>（采用组合定价方式的，可以勾选多项）</w:t>
      </w:r>
      <w:r>
        <w:rPr>
          <w:rFonts w:hint="eastAsia" w:ascii="宋体" w:hAnsi="宋体" w:eastAsia="宋体"/>
          <w:szCs w:val="21"/>
          <w:highlight w:val="none"/>
        </w:rPr>
        <w:t>：</w:t>
      </w:r>
    </w:p>
    <w:p>
      <w:pPr>
        <w:adjustRightInd w:val="0"/>
        <w:snapToGrid w:val="0"/>
        <w:spacing w:before="0" w:beforeLines="0" w:line="400" w:lineRule="exact"/>
        <w:ind w:firstLine="420" w:firstLineChars="200"/>
        <w:rPr>
          <w:rFonts w:hint="eastAsia" w:ascii="宋体" w:hAnsi="宋体" w:eastAsia="宋体"/>
          <w:szCs w:val="21"/>
          <w:highlight w:val="none"/>
          <w:lang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固定总价 </w:t>
      </w:r>
      <w:r>
        <w:rPr>
          <w:rFonts w:hint="eastAsia" w:ascii="宋体" w:hAnsi="宋体" w:eastAsia="宋体"/>
          <w:iCs/>
          <w:szCs w:val="21"/>
          <w:highlight w:val="none"/>
        </w:rPr>
        <w:sym w:font="Wingdings" w:char="00A8"/>
      </w:r>
      <w:r>
        <w:rPr>
          <w:rFonts w:hint="eastAsia" w:ascii="宋体" w:hAnsi="宋体" w:eastAsia="宋体"/>
          <w:iCs/>
          <w:szCs w:val="21"/>
          <w:highlight w:val="none"/>
        </w:rPr>
        <w:t>固定单价</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固定费率</w:t>
      </w:r>
      <w:r>
        <w:rPr>
          <w:rFonts w:hint="eastAsia" w:ascii="宋体" w:hAnsi="宋体" w:eastAsia="宋体"/>
          <w:iCs/>
          <w:szCs w:val="21"/>
          <w:highlight w:val="none"/>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成本补偿 </w:t>
      </w:r>
      <w:r>
        <w:rPr>
          <w:rFonts w:hint="eastAsia" w:ascii="宋体" w:hAnsi="宋体" w:eastAsia="宋体"/>
          <w:iCs/>
          <w:szCs w:val="21"/>
          <w:highlight w:val="none"/>
        </w:rPr>
        <w:sym w:font="Wingdings" w:char="00A8"/>
      </w:r>
      <w:r>
        <w:rPr>
          <w:rFonts w:hint="eastAsia" w:ascii="宋体" w:hAnsi="宋体" w:eastAsia="宋体"/>
          <w:iCs/>
          <w:szCs w:val="21"/>
          <w:highlight w:val="none"/>
        </w:rPr>
        <w:t>绩效激励</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其他</w:t>
      </w:r>
      <w:r>
        <w:rPr>
          <w:rFonts w:hint="eastAsia" w:ascii="宋体" w:hAnsi="宋体" w:eastAsia="宋体"/>
          <w:szCs w:val="21"/>
          <w:highlight w:val="none"/>
          <w:u w:val="single"/>
        </w:rPr>
        <w:t xml:space="preserve">       </w:t>
      </w:r>
    </w:p>
    <w:p>
      <w:pPr>
        <w:widowControl w:val="0"/>
        <w:spacing w:beforeLines="0" w:line="400" w:lineRule="exact"/>
        <w:ind w:firstLine="420" w:firstLineChars="200"/>
        <w:jc w:val="both"/>
        <w:rPr>
          <w:rFonts w:ascii="Times New Roman" w:hAnsi="Times New Roman"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（3）付款方式（按项目实际勾选填写）：</w:t>
      </w:r>
    </w:p>
    <w:p>
      <w:pPr>
        <w:adjustRightInd w:val="0"/>
        <w:snapToGrid w:val="0"/>
        <w:spacing w:before="0" w:beforeLines="0" w:line="400" w:lineRule="exact"/>
        <w:ind w:firstLine="630" w:firstLineChars="300"/>
        <w:rPr>
          <w:rFonts w:ascii="宋体" w:hAnsi="宋体" w:eastAsia="宋体"/>
          <w:szCs w:val="21"/>
          <w:highlight w:val="none"/>
          <w:u w:val="single"/>
        </w:rPr>
      </w:pPr>
      <w:r>
        <w:rPr>
          <w:rFonts w:hint="eastAsia" w:ascii="宋体" w:hAnsi="宋体" w:eastAsia="宋体"/>
          <w:szCs w:val="21"/>
          <w:highlight w:val="none"/>
        </w:rPr>
        <w:sym w:font="Wingdings" w:char="00A8"/>
      </w:r>
      <w:r>
        <w:rPr>
          <w:rFonts w:hint="eastAsia" w:ascii="宋体" w:hAnsi="宋体" w:eastAsia="宋体"/>
          <w:szCs w:val="21"/>
          <w:highlight w:val="none"/>
        </w:rPr>
        <w:t>全额付款：</w:t>
      </w:r>
      <w:r>
        <w:rPr>
          <w:rFonts w:hint="eastAsia" w:ascii="宋体" w:hAnsi="宋体" w:eastAsia="宋体"/>
          <w:szCs w:val="21"/>
          <w:highlight w:val="none"/>
          <w:u w:val="single"/>
        </w:rPr>
        <w:t xml:space="preserve">     （应</w:t>
      </w:r>
      <w:r>
        <w:rPr>
          <w:rFonts w:hint="eastAsia" w:ascii="宋体" w:hAnsi="宋体" w:eastAsia="宋体"/>
          <w:szCs w:val="21"/>
          <w:highlight w:val="none"/>
          <w:u w:val="single"/>
          <w:lang w:eastAsia="zh-CN"/>
        </w:rPr>
        <w:t>明确</w:t>
      </w:r>
      <w:r>
        <w:rPr>
          <w:rFonts w:hint="eastAsia" w:ascii="宋体" w:hAnsi="宋体" w:eastAsia="宋体"/>
          <w:szCs w:val="21"/>
          <w:highlight w:val="none"/>
          <w:u w:val="single"/>
        </w:rPr>
        <w:t>一次性支付合同款项</w:t>
      </w:r>
      <w:r>
        <w:rPr>
          <w:rFonts w:hint="eastAsia" w:ascii="宋体" w:hAnsi="宋体" w:eastAsia="宋体"/>
          <w:szCs w:val="21"/>
          <w:highlight w:val="none"/>
          <w:u w:val="single"/>
          <w:lang w:eastAsia="zh-CN"/>
        </w:rPr>
        <w:t>的条件</w:t>
      </w:r>
      <w:r>
        <w:rPr>
          <w:rFonts w:hint="eastAsia" w:ascii="宋体" w:hAnsi="宋体" w:eastAsia="宋体"/>
          <w:szCs w:val="21"/>
          <w:highlight w:val="none"/>
          <w:u w:val="single"/>
        </w:rPr>
        <w:t xml:space="preserve">）                    </w:t>
      </w:r>
    </w:p>
    <w:p>
      <w:pPr>
        <w:snapToGrid w:val="0"/>
        <w:spacing w:beforeLines="0" w:line="400" w:lineRule="exact"/>
        <w:ind w:firstLine="630" w:firstLineChars="300"/>
        <w:rPr>
          <w:rFonts w:eastAsia="宋体"/>
          <w:highlight w:val="none"/>
        </w:rPr>
      </w:pPr>
      <w:r>
        <w:rPr>
          <w:rFonts w:hint="eastAsia" w:ascii="宋体" w:hAnsi="宋体" w:eastAsia="宋体"/>
          <w:szCs w:val="21"/>
          <w:highlight w:val="none"/>
        </w:rPr>
        <w:sym w:font="Wingdings" w:char="00A8"/>
      </w:r>
      <w:r>
        <w:rPr>
          <w:rFonts w:hint="eastAsia" w:ascii="宋体" w:hAnsi="宋体" w:eastAsia="宋体"/>
          <w:szCs w:val="21"/>
          <w:highlight w:val="none"/>
        </w:rPr>
        <w:t>分期付款：</w:t>
      </w:r>
      <w:r>
        <w:rPr>
          <w:rFonts w:hint="eastAsia" w:ascii="宋体" w:hAnsi="宋体" w:eastAsia="宋体"/>
          <w:szCs w:val="21"/>
          <w:highlight w:val="none"/>
          <w:u w:val="single"/>
        </w:rPr>
        <w:t xml:space="preserve">  （应明确分期支付合同款项的各期比例和支付条件</w:t>
      </w:r>
      <w:r>
        <w:rPr>
          <w:rFonts w:hint="eastAsia" w:ascii="宋体" w:hAnsi="宋体" w:eastAsia="宋体"/>
          <w:szCs w:val="21"/>
          <w:highlight w:val="none"/>
          <w:u w:val="single"/>
          <w:lang w:eastAsia="zh-CN"/>
        </w:rPr>
        <w:t>，各期支付条件应与分期履约验收情况挂钩</w:t>
      </w:r>
      <w:r>
        <w:rPr>
          <w:rFonts w:hint="eastAsia" w:ascii="宋体" w:hAnsi="宋体" w:eastAsia="宋体"/>
          <w:szCs w:val="21"/>
          <w:highlight w:val="none"/>
          <w:u w:val="single"/>
        </w:rPr>
        <w:t xml:space="preserve">） </w:t>
      </w:r>
      <w:r>
        <w:rPr>
          <w:rFonts w:hint="eastAsia" w:ascii="宋体" w:hAnsi="宋体" w:eastAsia="宋体"/>
          <w:szCs w:val="21"/>
          <w:highlight w:val="none"/>
          <w:u w:val="none"/>
          <w:lang w:eastAsia="zh-CN"/>
        </w:rPr>
        <w:t>，</w:t>
      </w:r>
      <w:r>
        <w:rPr>
          <w:rFonts w:hint="eastAsia" w:ascii="宋体" w:hAnsi="宋体" w:eastAsia="宋体"/>
          <w:szCs w:val="21"/>
          <w:highlight w:val="none"/>
          <w:lang w:eastAsia="zh-CN"/>
        </w:rPr>
        <w:t>其中涉及预付款的</w:t>
      </w:r>
      <w:r>
        <w:rPr>
          <w:rFonts w:hint="eastAsia" w:ascii="宋体" w:hAnsi="宋体" w:eastAsia="宋体"/>
          <w:szCs w:val="21"/>
          <w:highlight w:val="none"/>
        </w:rPr>
        <w:t>：</w:t>
      </w:r>
      <w:r>
        <w:rPr>
          <w:rFonts w:hint="eastAsia" w:ascii="宋体" w:hAnsi="宋体" w:eastAsia="宋体"/>
          <w:szCs w:val="21"/>
          <w:highlight w:val="none"/>
          <w:u w:val="single"/>
        </w:rPr>
        <w:t xml:space="preserve"> （应明确预付款的支付比例和支付条件） </w:t>
      </w:r>
    </w:p>
    <w:p>
      <w:pPr>
        <w:adjustRightInd w:val="0"/>
        <w:snapToGrid w:val="0"/>
        <w:spacing w:before="0" w:beforeLines="0" w:line="400" w:lineRule="exact"/>
        <w:ind w:firstLine="630" w:firstLineChars="300"/>
        <w:rPr>
          <w:rFonts w:ascii="宋体" w:hAnsi="宋体" w:eastAsia="宋体"/>
          <w:szCs w:val="21"/>
          <w:highlight w:val="none"/>
          <w:u w:val="single"/>
        </w:rPr>
      </w:pPr>
      <w:r>
        <w:rPr>
          <w:rFonts w:hint="eastAsia" w:ascii="宋体" w:hAnsi="宋体" w:eastAsia="宋体"/>
          <w:szCs w:val="21"/>
          <w:highlight w:val="none"/>
        </w:rPr>
        <w:sym w:font="Wingdings" w:char="00A8"/>
      </w:r>
      <w:r>
        <w:rPr>
          <w:rFonts w:hint="eastAsia" w:ascii="宋体" w:hAnsi="宋体" w:eastAsia="宋体"/>
          <w:szCs w:val="21"/>
          <w:highlight w:val="none"/>
        </w:rPr>
        <w:t>成本补偿：</w:t>
      </w:r>
      <w:r>
        <w:rPr>
          <w:rFonts w:hint="eastAsia" w:ascii="宋体" w:hAnsi="宋体" w:eastAsia="宋体"/>
          <w:szCs w:val="21"/>
          <w:highlight w:val="none"/>
          <w:u w:val="single"/>
        </w:rPr>
        <w:t xml:space="preserve">      （应明确按照成本补偿方式的支付方式和支付条件）   </w:t>
      </w:r>
    </w:p>
    <w:p>
      <w:pPr>
        <w:adjustRightInd w:val="0"/>
        <w:snapToGrid w:val="0"/>
        <w:spacing w:before="0" w:beforeLines="0" w:line="400" w:lineRule="exact"/>
        <w:ind w:firstLine="630" w:firstLineChars="300"/>
        <w:rPr>
          <w:rFonts w:ascii="宋体" w:hAnsi="宋体" w:eastAsia="宋体"/>
          <w:szCs w:val="21"/>
          <w:highlight w:val="none"/>
        </w:rPr>
      </w:pPr>
      <w:r>
        <w:rPr>
          <w:rFonts w:hint="eastAsia" w:ascii="宋体" w:hAnsi="宋体" w:eastAsia="宋体"/>
          <w:szCs w:val="21"/>
          <w:highlight w:val="none"/>
        </w:rPr>
        <w:sym w:font="Wingdings" w:char="00A8"/>
      </w:r>
      <w:r>
        <w:rPr>
          <w:rFonts w:hint="eastAsia" w:ascii="宋体" w:hAnsi="宋体" w:eastAsia="宋体"/>
          <w:szCs w:val="21"/>
          <w:highlight w:val="none"/>
        </w:rPr>
        <w:t>绩效激励：</w:t>
      </w:r>
      <w:r>
        <w:rPr>
          <w:rFonts w:hint="eastAsia" w:ascii="宋体" w:hAnsi="宋体" w:eastAsia="宋体"/>
          <w:szCs w:val="21"/>
          <w:highlight w:val="none"/>
          <w:u w:val="single"/>
        </w:rPr>
        <w:t xml:space="preserve">      （应明确按照绩效激励方式的支付方式和支付条件）   </w:t>
      </w:r>
    </w:p>
    <w:p>
      <w:pPr>
        <w:numPr>
          <w:ilvl w:val="0"/>
          <w:numId w:val="13"/>
        </w:numPr>
        <w:adjustRightInd w:val="0"/>
        <w:snapToGrid w:val="0"/>
        <w:spacing w:before="0" w:beforeLines="0" w:line="400" w:lineRule="exact"/>
        <w:ind w:firstLine="422" w:firstLineChars="200"/>
        <w:rPr>
          <w:rFonts w:ascii="宋体" w:hAnsi="宋体" w:eastAsia="宋体"/>
          <w:b/>
          <w:bCs w:val="0"/>
          <w:szCs w:val="21"/>
          <w:highlight w:val="none"/>
          <w:u w:val="single"/>
        </w:rPr>
      </w:pPr>
      <w:r>
        <w:rPr>
          <w:rFonts w:hint="eastAsia" w:ascii="宋体" w:hAnsi="宋体" w:eastAsia="宋体"/>
          <w:b/>
          <w:bCs w:val="0"/>
          <w:szCs w:val="21"/>
          <w:highlight w:val="none"/>
        </w:rPr>
        <w:t>合同履行</w:t>
      </w:r>
    </w:p>
    <w:p>
      <w:pPr>
        <w:adjustRightInd w:val="0"/>
        <w:snapToGrid w:val="0"/>
        <w:spacing w:before="0" w:beforeLines="0"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（1）起始日期：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日，完成日期：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p>
    <w:p>
      <w:pPr>
        <w:adjustRightInd w:val="0"/>
        <w:snapToGrid w:val="0"/>
        <w:spacing w:before="0" w:beforeLines="0" w:line="400" w:lineRule="exact"/>
        <w:ind w:firstLine="420" w:firstLineChars="200"/>
        <w:rPr>
          <w:rFonts w:hint="eastAsia" w:ascii="宋体" w:hAnsi="宋体" w:eastAsia="宋体" w:cs="宋体"/>
          <w:szCs w:val="21"/>
          <w:highlight w:val="none"/>
          <w:u w:val="single"/>
        </w:rPr>
      </w:pPr>
      <w:r>
        <w:rPr>
          <w:rFonts w:hint="eastAsia" w:ascii="宋体" w:hAnsi="宋体" w:eastAsia="宋体" w:cs="宋体"/>
          <w:szCs w:val="21"/>
          <w:highlight w:val="none"/>
        </w:rPr>
        <w:t>（2）</w:t>
      </w:r>
      <w:r>
        <w:rPr>
          <w:rFonts w:hint="eastAsia" w:ascii="宋体" w:hAnsi="宋体" w:eastAsia="宋体" w:cs="宋体"/>
          <w:szCs w:val="21"/>
          <w:highlight w:val="none"/>
          <w:lang w:eastAsia="zh-CN"/>
        </w:rPr>
        <w:t>履约</w:t>
      </w:r>
      <w:r>
        <w:rPr>
          <w:rFonts w:hint="eastAsia" w:ascii="宋体" w:hAnsi="宋体" w:eastAsia="宋体" w:cs="宋体"/>
          <w:szCs w:val="21"/>
          <w:highlight w:val="none"/>
        </w:rPr>
        <w:t>地点</w:t>
      </w:r>
      <w:r>
        <w:rPr>
          <w:rFonts w:hint="eastAsia" w:ascii="宋体" w:hAnsi="宋体" w:eastAsia="宋体" w:cs="宋体"/>
          <w:b w:val="0"/>
          <w:bCs/>
          <w:szCs w:val="21"/>
          <w:highlight w:val="none"/>
        </w:rPr>
        <w:t>：</w:t>
      </w:r>
      <w:r>
        <w:rPr>
          <w:rFonts w:hint="eastAsia" w:ascii="宋体" w:hAnsi="宋体" w:eastAsia="宋体" w:cs="宋体"/>
          <w:szCs w:val="21"/>
          <w:highlight w:val="none"/>
          <w:u w:val="single"/>
        </w:rPr>
        <w:t xml:space="preserve">                             </w:t>
      </w:r>
    </w:p>
    <w:p>
      <w:pPr>
        <w:adjustRightInd w:val="0"/>
        <w:snapToGrid w:val="0"/>
        <w:spacing w:before="0" w:beforeLines="0" w:line="400" w:lineRule="exact"/>
        <w:ind w:firstLine="420" w:firstLineChars="200"/>
        <w:rPr>
          <w:rFonts w:hint="eastAsia" w:ascii="宋体" w:hAnsi="宋体" w:eastAsia="宋体" w:cs="宋体"/>
          <w:sz w:val="21"/>
          <w:szCs w:val="21"/>
          <w:highlight w:val="none"/>
          <w:lang w:eastAsia="zh-CN"/>
        </w:rPr>
      </w:pPr>
      <w:r>
        <w:rPr>
          <w:rFonts w:hint="eastAsia" w:ascii="宋体" w:hAnsi="宋体" w:eastAsia="宋体" w:cs="宋体"/>
          <w:bCs/>
          <w:szCs w:val="21"/>
          <w:highlight w:val="none"/>
        </w:rPr>
        <w:t>（3）履约担保：</w:t>
      </w:r>
      <w:r>
        <w:rPr>
          <w:rFonts w:hint="eastAsia" w:ascii="宋体" w:hAnsi="宋体" w:eastAsia="宋体" w:cs="宋体"/>
          <w:sz w:val="21"/>
          <w:highlight w:val="none"/>
          <w:lang w:val="en-US" w:eastAsia="zh-CN"/>
        </w:rPr>
        <w:t>是否收取履约保证金：</w:t>
      </w: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lang w:eastAsia="zh-CN"/>
        </w:rPr>
        <w:t>是</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lang w:eastAsia="zh-CN"/>
        </w:rPr>
        <w:t>否</w:t>
      </w:r>
    </w:p>
    <w:p>
      <w:pPr>
        <w:autoSpaceDE w:val="0"/>
        <w:autoSpaceDN w:val="0"/>
        <w:adjustRightInd w:val="0"/>
        <w:spacing w:beforeLines="0" w:line="400" w:lineRule="exact"/>
        <w:ind w:firstLine="440" w:firstLineChars="200"/>
        <w:rPr>
          <w:rFonts w:hint="eastAsia" w:ascii="宋体" w:hAnsi="宋体" w:eastAsia="宋体" w:cs="宋体"/>
          <w:sz w:val="21"/>
          <w:szCs w:val="21"/>
          <w:highlight w:val="none"/>
          <w:lang w:val="en-US" w:eastAsia="zh-CN" w:bidi="ar-SA"/>
        </w:rPr>
      </w:pPr>
      <w:r>
        <w:rPr>
          <w:rFonts w:hint="eastAsia" w:ascii="宋体" w:hAnsi="宋体" w:eastAsia="华文楷体" w:cs="宋体"/>
          <w:bCs/>
          <w:sz w:val="22"/>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 xml:space="preserve">  收取履约保证金形式：</w:t>
      </w:r>
      <w:r>
        <w:rPr>
          <w:rFonts w:hint="eastAsia" w:ascii="宋体" w:hAnsi="宋体" w:eastAsia="宋体" w:cs="宋体"/>
          <w:bCs/>
          <w:sz w:val="21"/>
          <w:szCs w:val="21"/>
          <w:highlight w:val="none"/>
          <w:u w:val="single"/>
          <w:lang w:val="en-US" w:eastAsia="zh-CN" w:bidi="ar-SA"/>
        </w:rPr>
        <w:t xml:space="preserve">                            </w:t>
      </w:r>
    </w:p>
    <w:p>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收取履约保证金金额：</w:t>
      </w:r>
      <w:r>
        <w:rPr>
          <w:rFonts w:hint="eastAsia" w:ascii="宋体" w:hAnsi="宋体" w:eastAsia="宋体" w:cs="宋体"/>
          <w:bCs/>
          <w:sz w:val="21"/>
          <w:szCs w:val="21"/>
          <w:highlight w:val="none"/>
          <w:u w:val="single"/>
          <w:lang w:val="en-US" w:eastAsia="zh-CN" w:bidi="ar-SA"/>
        </w:rPr>
        <w:t xml:space="preserve">                            </w:t>
      </w:r>
    </w:p>
    <w:p>
      <w:pPr>
        <w:snapToGrid w:val="0"/>
        <w:spacing w:beforeLines="0" w:line="400" w:lineRule="exact"/>
        <w:ind w:firstLine="420" w:firstLineChars="200"/>
        <w:rPr>
          <w:rFonts w:hint="eastAsia" w:ascii="宋体" w:hAnsi="宋体" w:eastAsia="宋体" w:cs="宋体"/>
          <w:sz w:val="21"/>
          <w:highlight w:val="none"/>
          <w:lang w:val="en-US" w:eastAsia="zh-CN"/>
        </w:rPr>
      </w:pPr>
      <w:r>
        <w:rPr>
          <w:rFonts w:hint="eastAsia" w:ascii="宋体" w:hAnsi="宋体" w:eastAsia="宋体" w:cs="宋体"/>
          <w:bCs/>
          <w:szCs w:val="21"/>
          <w:highlight w:val="none"/>
          <w:u w:val="none"/>
          <w:lang w:val="en-US" w:eastAsia="zh-CN"/>
        </w:rPr>
        <w:t xml:space="preserve">    履约担保期限</w:t>
      </w:r>
      <w:r>
        <w:rPr>
          <w:rFonts w:hint="eastAsia" w:ascii="宋体" w:hAnsi="宋体" w:eastAsia="宋体" w:cs="宋体"/>
          <w:bCs/>
          <w:szCs w:val="21"/>
          <w:highlight w:val="none"/>
          <w:u w:val="none"/>
          <w:lang w:eastAsia="zh-CN"/>
        </w:rPr>
        <w:t>：</w:t>
      </w:r>
      <w:r>
        <w:rPr>
          <w:rFonts w:hint="eastAsia" w:ascii="宋体" w:hAnsi="宋体" w:eastAsia="宋体" w:cs="宋体"/>
          <w:bCs/>
          <w:sz w:val="21"/>
          <w:szCs w:val="21"/>
          <w:highlight w:val="none"/>
          <w:u w:val="single"/>
        </w:rPr>
        <w:t xml:space="preserve">      </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single"/>
        </w:rPr>
        <w:t xml:space="preserve">       </w:t>
      </w:r>
    </w:p>
    <w:p>
      <w:pPr>
        <w:adjustRightInd w:val="0"/>
        <w:snapToGrid w:val="0"/>
        <w:spacing w:before="0" w:beforeLines="0" w:line="400" w:lineRule="exact"/>
        <w:ind w:firstLine="420" w:firstLineChars="200"/>
        <w:rPr>
          <w:rFonts w:hint="eastAsia" w:ascii="宋体" w:hAnsi="宋体" w:eastAsia="宋体" w:cs="宋体"/>
          <w:bCs/>
          <w:szCs w:val="21"/>
          <w:highlight w:val="none"/>
        </w:rPr>
      </w:pPr>
      <w:r>
        <w:rPr>
          <w:rFonts w:hint="eastAsia" w:ascii="宋体" w:hAnsi="宋体" w:eastAsia="宋体" w:cs="宋体"/>
          <w:bCs/>
          <w:szCs w:val="21"/>
          <w:highlight w:val="none"/>
        </w:rPr>
        <w:t>（4）分期履行要求：</w:t>
      </w:r>
      <w:r>
        <w:rPr>
          <w:rFonts w:hint="eastAsia" w:ascii="宋体" w:hAnsi="宋体" w:eastAsia="宋体" w:cs="宋体"/>
          <w:bCs/>
          <w:szCs w:val="21"/>
          <w:highlight w:val="none"/>
          <w:u w:val="single"/>
        </w:rPr>
        <w:t xml:space="preserve">                                                   </w:t>
      </w:r>
      <w:r>
        <w:rPr>
          <w:rFonts w:hint="eastAsia" w:ascii="宋体" w:hAnsi="宋体" w:eastAsia="宋体" w:cs="宋体"/>
          <w:bCs/>
          <w:szCs w:val="21"/>
          <w:highlight w:val="none"/>
          <w:u w:val="single"/>
          <w:lang w:val="en-US" w:eastAsia="zh-CN"/>
        </w:rPr>
        <w:t xml:space="preserve">    </w:t>
      </w:r>
      <w:r>
        <w:rPr>
          <w:rFonts w:hint="eastAsia" w:ascii="宋体" w:hAnsi="宋体" w:eastAsia="宋体" w:cs="宋体"/>
          <w:bCs/>
          <w:szCs w:val="21"/>
          <w:highlight w:val="none"/>
          <w:u w:val="single"/>
        </w:rPr>
        <w:t xml:space="preserve"> </w:t>
      </w:r>
    </w:p>
    <w:p>
      <w:pPr>
        <w:adjustRightInd w:val="0"/>
        <w:snapToGrid w:val="0"/>
        <w:spacing w:before="0" w:beforeLines="0" w:line="400" w:lineRule="exact"/>
        <w:ind w:firstLine="420" w:firstLineChars="200"/>
        <w:rPr>
          <w:rFonts w:hint="eastAsia" w:ascii="宋体" w:hAnsi="宋体" w:eastAsia="宋体" w:cs="宋体"/>
          <w:szCs w:val="21"/>
          <w:highlight w:val="none"/>
          <w:u w:val="single"/>
        </w:rPr>
      </w:pPr>
      <w:r>
        <w:rPr>
          <w:rFonts w:hint="eastAsia" w:ascii="宋体" w:hAnsi="宋体" w:eastAsia="宋体" w:cs="宋体"/>
          <w:bCs/>
          <w:szCs w:val="21"/>
          <w:highlight w:val="none"/>
        </w:rPr>
        <w:t>（5）</w:t>
      </w:r>
      <w:r>
        <w:rPr>
          <w:rFonts w:hint="eastAsia" w:ascii="宋体" w:hAnsi="宋体" w:eastAsia="宋体" w:cs="宋体"/>
          <w:bCs/>
          <w:szCs w:val="21"/>
          <w:highlight w:val="none"/>
          <w:lang w:eastAsia="zh-CN"/>
        </w:rPr>
        <w:t>风险处置措施和替代方案</w:t>
      </w:r>
      <w:r>
        <w:rPr>
          <w:rFonts w:hint="eastAsia" w:ascii="宋体" w:hAnsi="宋体" w:eastAsia="宋体" w:cs="宋体"/>
          <w:bCs/>
          <w:szCs w:val="21"/>
          <w:highlight w:val="none"/>
        </w:rPr>
        <w:t>：</w:t>
      </w:r>
      <w:r>
        <w:rPr>
          <w:rFonts w:hint="eastAsia" w:ascii="宋体" w:hAnsi="宋体" w:eastAsia="宋体" w:cs="宋体"/>
          <w:color w:val="0000FF"/>
          <w:szCs w:val="21"/>
          <w:highlight w:val="none"/>
          <w:u w:val="single"/>
        </w:rPr>
        <w:t xml:space="preserve"> </w:t>
      </w:r>
      <w:r>
        <w:rPr>
          <w:rFonts w:hint="eastAsia" w:ascii="宋体" w:hAnsi="宋体" w:eastAsia="宋体" w:cs="宋体"/>
          <w:color w:val="000000"/>
          <w:szCs w:val="21"/>
          <w:highlight w:val="none"/>
          <w:u w:val="single"/>
        </w:rPr>
        <w:t xml:space="preserve">              </w:t>
      </w:r>
      <w:r>
        <w:rPr>
          <w:rFonts w:hint="eastAsia" w:ascii="宋体" w:hAnsi="宋体" w:eastAsia="宋体" w:cs="宋体"/>
          <w:szCs w:val="21"/>
          <w:highlight w:val="none"/>
          <w:u w:val="single"/>
        </w:rPr>
        <w:t xml:space="preserve">                                                </w:t>
      </w:r>
    </w:p>
    <w:p>
      <w:pPr>
        <w:numPr>
          <w:ilvl w:val="0"/>
          <w:numId w:val="13"/>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合同验收</w:t>
      </w:r>
    </w:p>
    <w:p>
      <w:pPr>
        <w:numPr>
          <w:ilvl w:val="0"/>
          <w:numId w:val="15"/>
        </w:numPr>
        <w:adjustRightInd w:val="0"/>
        <w:snapToGrid w:val="0"/>
        <w:spacing w:before="0" w:beforeLines="0" w:line="400" w:lineRule="exact"/>
        <w:ind w:firstLine="420" w:firstLineChars="200"/>
        <w:rPr>
          <w:rFonts w:hint="eastAsia" w:ascii="宋体" w:hAnsi="宋体" w:eastAsia="宋体"/>
          <w:bCs/>
          <w:szCs w:val="21"/>
          <w:highlight w:val="none"/>
        </w:rPr>
      </w:pPr>
      <w:r>
        <w:rPr>
          <w:rFonts w:hint="eastAsia" w:ascii="宋体" w:hAnsi="宋体" w:eastAsia="宋体"/>
          <w:bCs/>
          <w:szCs w:val="21"/>
          <w:highlight w:val="none"/>
        </w:rPr>
        <w:t>验收组织方式：</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自行组织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委托第三方组织</w:t>
      </w:r>
    </w:p>
    <w:p>
      <w:pPr>
        <w:numPr>
          <w:ilvl w:val="0"/>
          <w:numId w:val="0"/>
        </w:numPr>
        <w:adjustRightInd w:val="0"/>
        <w:snapToGrid w:val="0"/>
        <w:spacing w:before="0" w:beforeLines="0" w:line="400" w:lineRule="exact"/>
        <w:rPr>
          <w:rFonts w:ascii="宋体" w:hAnsi="宋体" w:eastAsia="宋体"/>
          <w:bCs/>
          <w:szCs w:val="21"/>
          <w:highlight w:val="none"/>
        </w:rPr>
      </w:pPr>
      <w:r>
        <w:rPr>
          <w:rFonts w:hint="eastAsia" w:ascii="宋体" w:hAnsi="宋体" w:eastAsia="宋体"/>
          <w:bCs/>
          <w:szCs w:val="21"/>
          <w:highlight w:val="none"/>
          <w:lang w:val="en-US" w:eastAsia="zh-CN"/>
        </w:rPr>
        <w:t xml:space="preserve">         </w:t>
      </w:r>
      <w:r>
        <w:rPr>
          <w:rFonts w:hint="eastAsia" w:ascii="宋体" w:hAnsi="宋体" w:eastAsia="宋体"/>
          <w:bCs/>
          <w:szCs w:val="21"/>
          <w:highlight w:val="none"/>
        </w:rPr>
        <w:t>验收主体：</w:t>
      </w:r>
      <w:r>
        <w:rPr>
          <w:rFonts w:hint="eastAsia" w:ascii="宋体" w:hAnsi="宋体" w:eastAsia="宋体"/>
          <w:bCs/>
          <w:szCs w:val="21"/>
          <w:highlight w:val="none"/>
          <w:u w:val="single"/>
        </w:rPr>
        <w:t xml:space="preserve">                  </w:t>
      </w:r>
    </w:p>
    <w:p>
      <w:pPr>
        <w:adjustRightInd w:val="0"/>
        <w:snapToGrid w:val="0"/>
        <w:spacing w:before="0" w:beforeLines="0" w:line="400" w:lineRule="exact"/>
        <w:ind w:firstLine="0" w:firstLineChars="0"/>
        <w:rPr>
          <w:rFonts w:ascii="宋体" w:hAnsi="宋体" w:eastAsia="宋体"/>
          <w:bCs/>
          <w:szCs w:val="21"/>
          <w:highlight w:val="none"/>
        </w:rPr>
      </w:pPr>
      <w:r>
        <w:rPr>
          <w:rFonts w:hint="eastAsia" w:ascii="宋体" w:hAnsi="宋体" w:eastAsia="宋体"/>
          <w:bCs/>
          <w:szCs w:val="21"/>
          <w:highlight w:val="none"/>
          <w:lang w:val="en-US" w:eastAsia="zh-CN"/>
        </w:rPr>
        <w:t xml:space="preserve">        </w:t>
      </w:r>
      <w:r>
        <w:rPr>
          <w:rFonts w:hint="eastAsia" w:ascii="宋体" w:hAnsi="宋体" w:eastAsia="宋体"/>
          <w:bCs/>
          <w:szCs w:val="21"/>
          <w:highlight w:val="none"/>
        </w:rPr>
        <w:t>是否邀请本项目的其他供应商</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是否邀请专家</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是否邀请服务对象</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是否邀请第三方检测机构</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pPr>
        <w:adjustRightInd w:val="0"/>
        <w:snapToGrid w:val="0"/>
        <w:spacing w:before="0" w:beforeLines="0" w:line="400" w:lineRule="exact"/>
        <w:ind w:firstLine="840" w:firstLineChars="400"/>
        <w:rPr>
          <w:rFonts w:hint="eastAsia" w:ascii="宋体" w:hAnsi="宋体" w:eastAsia="宋体"/>
          <w:bCs/>
          <w:szCs w:val="21"/>
          <w:highlight w:val="none"/>
        </w:rPr>
      </w:pPr>
      <w:r>
        <w:rPr>
          <w:rFonts w:hint="eastAsia" w:ascii="宋体" w:hAnsi="宋体" w:eastAsia="宋体"/>
          <w:bCs/>
          <w:szCs w:val="21"/>
          <w:highlight w:val="none"/>
          <w:lang w:eastAsia="zh-CN"/>
        </w:rPr>
        <w:t>是否进行抽查检测：</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是</w:t>
      </w:r>
      <w:r>
        <w:rPr>
          <w:rFonts w:hint="eastAsia" w:ascii="宋体" w:hAnsi="宋体" w:eastAsia="宋体"/>
          <w:bCs/>
          <w:szCs w:val="21"/>
          <w:highlight w:val="none"/>
          <w:lang w:eastAsia="zh-CN"/>
        </w:rPr>
        <w:t>，抽查比例：</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val="en-US" w:eastAsia="zh-CN"/>
        </w:rPr>
        <w:t xml:space="preserve">     </w:t>
      </w:r>
      <w:r>
        <w:rPr>
          <w:rFonts w:hint="eastAsia" w:ascii="宋体" w:hAnsi="宋体" w:eastAsia="宋体"/>
          <w:bCs/>
          <w:szCs w:val="21"/>
          <w:highlight w:val="none"/>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pPr>
        <w:adjustRightInd w:val="0"/>
        <w:snapToGrid w:val="0"/>
        <w:spacing w:before="0" w:beforeLines="0" w:line="400" w:lineRule="exact"/>
        <w:ind w:firstLine="840" w:firstLineChars="400"/>
        <w:rPr>
          <w:rFonts w:hint="eastAsia" w:ascii="宋体" w:hAnsi="宋体" w:eastAsia="宋体"/>
          <w:bCs/>
          <w:szCs w:val="21"/>
          <w:highlight w:val="none"/>
          <w:u w:val="single"/>
          <w:lang w:eastAsia="zh-CN"/>
        </w:rPr>
      </w:pPr>
      <w:r>
        <w:rPr>
          <w:rFonts w:hint="eastAsia" w:ascii="宋体" w:hAnsi="宋体" w:eastAsia="宋体"/>
          <w:bCs/>
          <w:szCs w:val="21"/>
          <w:highlight w:val="none"/>
          <w:lang w:val="en-US" w:eastAsia="zh-CN"/>
        </w:rPr>
        <w:t>是否存在破坏性检测：</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是</w:t>
      </w:r>
      <w:r>
        <w:rPr>
          <w:rFonts w:hint="eastAsia" w:ascii="宋体" w:hAnsi="宋体" w:eastAsia="宋体"/>
          <w:bCs/>
          <w:szCs w:val="21"/>
          <w:highlight w:val="none"/>
          <w:lang w:eastAsia="zh-CN"/>
        </w:rPr>
        <w:t>，</w:t>
      </w:r>
      <w:r>
        <w:rPr>
          <w:rFonts w:hint="eastAsia" w:ascii="宋体" w:hAnsi="宋体" w:eastAsia="宋体"/>
          <w:bCs/>
          <w:szCs w:val="21"/>
          <w:highlight w:val="none"/>
          <w:u w:val="single"/>
          <w:lang w:eastAsia="zh-CN"/>
        </w:rPr>
        <w:t>（应明确对被破坏的检测产品的处理方式）</w:t>
      </w:r>
    </w:p>
    <w:p>
      <w:pPr>
        <w:adjustRightInd w:val="0"/>
        <w:snapToGrid w:val="0"/>
        <w:spacing w:before="0" w:beforeLines="0" w:line="400" w:lineRule="exact"/>
        <w:ind w:firstLine="840" w:firstLineChars="400"/>
        <w:rPr>
          <w:rFonts w:hint="eastAsia" w:ascii="宋体" w:hAnsi="宋体" w:eastAsia="宋体"/>
          <w:bCs/>
          <w:szCs w:val="21"/>
          <w:highlight w:val="none"/>
          <w:lang w:eastAsia="zh-CN"/>
        </w:rPr>
      </w:pPr>
      <w:r>
        <w:rPr>
          <w:rFonts w:hint="eastAsia" w:ascii="宋体" w:hAnsi="宋体" w:eastAsia="宋体"/>
          <w:bCs/>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pPr>
        <w:adjustRightInd w:val="0"/>
        <w:snapToGrid w:val="0"/>
        <w:spacing w:before="0" w:beforeLines="0" w:line="400" w:lineRule="exact"/>
        <w:ind w:firstLine="840" w:firstLineChars="400"/>
        <w:rPr>
          <w:rFonts w:hint="eastAsia" w:ascii="宋体" w:hAnsi="宋体" w:eastAsia="宋体"/>
          <w:bCs/>
          <w:szCs w:val="21"/>
          <w:highlight w:val="none"/>
          <w:u w:val="single"/>
        </w:rPr>
      </w:pPr>
      <w:r>
        <w:rPr>
          <w:rFonts w:hint="eastAsia" w:ascii="宋体" w:hAnsi="宋体" w:eastAsia="宋体"/>
          <w:bCs/>
          <w:szCs w:val="21"/>
          <w:highlight w:val="none"/>
        </w:rPr>
        <w:t>验收组织的其他事项：</w:t>
      </w:r>
      <w:r>
        <w:rPr>
          <w:rFonts w:hint="eastAsia" w:ascii="宋体" w:hAnsi="宋体" w:eastAsia="宋体"/>
          <w:bCs/>
          <w:szCs w:val="21"/>
          <w:highlight w:val="none"/>
          <w:u w:val="single"/>
        </w:rPr>
        <w:t xml:space="preserve">                </w:t>
      </w:r>
    </w:p>
    <w:p>
      <w:pPr>
        <w:adjustRightInd w:val="0"/>
        <w:snapToGrid w:val="0"/>
        <w:spacing w:before="0" w:beforeLines="0" w:line="400" w:lineRule="exact"/>
        <w:ind w:firstLine="420" w:firstLineChars="200"/>
        <w:rPr>
          <w:rFonts w:hint="eastAsia" w:ascii="宋体" w:hAnsi="宋体" w:eastAsia="宋体"/>
          <w:bCs/>
          <w:szCs w:val="21"/>
          <w:highlight w:val="none"/>
          <w:u w:val="single"/>
        </w:rPr>
      </w:pPr>
      <w:r>
        <w:rPr>
          <w:rFonts w:hint="eastAsia" w:ascii="宋体" w:hAnsi="宋体" w:eastAsia="宋体"/>
          <w:bCs/>
          <w:szCs w:val="21"/>
          <w:highlight w:val="none"/>
        </w:rPr>
        <w:t>（2）履约验收时间：</w:t>
      </w:r>
      <w:r>
        <w:rPr>
          <w:rFonts w:hint="eastAsia" w:ascii="宋体" w:hAnsi="宋体" w:eastAsia="宋体"/>
          <w:bCs/>
          <w:szCs w:val="21"/>
          <w:highlight w:val="none"/>
          <w:u w:val="single"/>
        </w:rPr>
        <w:t>（计划于何时验收/供应商提出验收申请之日起   日内组织验收）</w:t>
      </w:r>
      <w:r>
        <w:rPr>
          <w:rFonts w:hint="eastAsia" w:ascii="宋体" w:hAnsi="宋体" w:eastAsia="宋体"/>
          <w:bCs/>
          <w:szCs w:val="21"/>
          <w:highlight w:val="none"/>
          <w:u w:val="single"/>
          <w:lang w:val="en-US" w:eastAsia="zh-CN"/>
        </w:rPr>
        <w:t xml:space="preserve"> </w:t>
      </w:r>
    </w:p>
    <w:p>
      <w:pPr>
        <w:adjustRightInd w:val="0"/>
        <w:snapToGrid w:val="0"/>
        <w:spacing w:before="0" w:beforeLines="0" w:line="400" w:lineRule="exact"/>
        <w:ind w:firstLine="420" w:firstLineChars="200"/>
        <w:rPr>
          <w:rFonts w:hint="eastAsia" w:ascii="宋体" w:hAnsi="宋体" w:eastAsia="宋体"/>
          <w:bCs/>
          <w:szCs w:val="21"/>
          <w:highlight w:val="none"/>
        </w:rPr>
      </w:pPr>
      <w:r>
        <w:rPr>
          <w:rFonts w:hint="eastAsia" w:ascii="宋体" w:hAnsi="宋体" w:eastAsia="宋体"/>
          <w:bCs/>
          <w:szCs w:val="21"/>
          <w:highlight w:val="none"/>
        </w:rPr>
        <w:t>（3）履约验收方式：</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一次性验收         </w:t>
      </w:r>
    </w:p>
    <w:p>
      <w:pPr>
        <w:adjustRightInd w:val="0"/>
        <w:snapToGrid w:val="0"/>
        <w:spacing w:before="0" w:beforeLines="0" w:line="400" w:lineRule="exact"/>
        <w:ind w:firstLine="0" w:firstLineChars="0"/>
        <w:rPr>
          <w:rFonts w:hint="eastAsia" w:ascii="宋体" w:hAnsi="宋体" w:eastAsia="宋体"/>
          <w:bCs/>
          <w:szCs w:val="21"/>
          <w:highlight w:val="none"/>
          <w:lang w:val="en-US" w:eastAsia="zh-CN"/>
        </w:rPr>
      </w:pPr>
      <w:r>
        <w:rPr>
          <w:rFonts w:hint="eastAsia" w:ascii="宋体" w:hAnsi="宋体" w:eastAsia="宋体"/>
          <w:bCs/>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分期/分项验收</w:t>
      </w:r>
      <w:r>
        <w:rPr>
          <w:rFonts w:hint="eastAsia" w:ascii="宋体" w:hAnsi="宋体" w:eastAsia="宋体"/>
          <w:bCs/>
          <w:szCs w:val="21"/>
          <w:highlight w:val="none"/>
          <w:lang w:eastAsia="zh-CN"/>
        </w:rPr>
        <w:t>：</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eastAsia="zh-CN"/>
        </w:rPr>
        <w:t>（应明确分期</w:t>
      </w:r>
      <w:r>
        <w:rPr>
          <w:rFonts w:hint="default" w:ascii="宋体" w:hAnsi="宋体" w:eastAsia="宋体"/>
          <w:bCs/>
          <w:szCs w:val="21"/>
          <w:highlight w:val="none"/>
          <w:u w:val="single"/>
          <w:lang w:val="en" w:eastAsia="zh-CN"/>
        </w:rPr>
        <w:t>/</w:t>
      </w:r>
      <w:r>
        <w:rPr>
          <w:rFonts w:hint="eastAsia" w:ascii="宋体" w:hAnsi="宋体" w:eastAsia="宋体"/>
          <w:bCs/>
          <w:szCs w:val="21"/>
          <w:highlight w:val="none"/>
          <w:u w:val="single"/>
          <w:lang w:val="en" w:eastAsia="zh-CN"/>
        </w:rPr>
        <w:t>分项验收的工作安排</w:t>
      </w:r>
      <w:r>
        <w:rPr>
          <w:rFonts w:hint="eastAsia" w:ascii="宋体" w:hAnsi="宋体" w:eastAsia="宋体"/>
          <w:bCs/>
          <w:szCs w:val="21"/>
          <w:highlight w:val="none"/>
          <w:u w:val="single"/>
          <w:lang w:eastAsia="zh-CN"/>
        </w:rPr>
        <w:t>）</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val="en-US" w:eastAsia="zh-CN"/>
        </w:rPr>
        <w:t xml:space="preserve"> </w:t>
      </w:r>
    </w:p>
    <w:p>
      <w:pPr>
        <w:adjustRightInd w:val="0"/>
        <w:snapToGrid w:val="0"/>
        <w:spacing w:before="0" w:beforeLines="0" w:line="400" w:lineRule="exact"/>
        <w:ind w:firstLine="420" w:firstLineChars="200"/>
        <w:rPr>
          <w:rFonts w:ascii="宋体" w:hAnsi="宋体" w:eastAsia="宋体"/>
          <w:bCs/>
          <w:szCs w:val="21"/>
          <w:highlight w:val="none"/>
        </w:rPr>
      </w:pPr>
      <w:r>
        <w:rPr>
          <w:rFonts w:hint="eastAsia" w:ascii="宋体" w:hAnsi="宋体" w:eastAsia="宋体"/>
          <w:bCs/>
          <w:szCs w:val="21"/>
          <w:highlight w:val="none"/>
        </w:rPr>
        <w:t>（4）履约验收程序：</w:t>
      </w:r>
      <w:r>
        <w:rPr>
          <w:rFonts w:hint="eastAsia" w:ascii="宋体" w:hAnsi="宋体" w:eastAsia="宋体"/>
          <w:bCs/>
          <w:szCs w:val="21"/>
          <w:highlight w:val="none"/>
          <w:u w:val="single"/>
        </w:rPr>
        <w:t xml:space="preserve">                                         </w:t>
      </w:r>
    </w:p>
    <w:p>
      <w:pPr>
        <w:adjustRightInd w:val="0"/>
        <w:snapToGrid w:val="0"/>
        <w:spacing w:before="0" w:beforeLines="0" w:line="400" w:lineRule="exact"/>
        <w:ind w:firstLine="420" w:firstLineChars="200"/>
        <w:rPr>
          <w:rFonts w:ascii="宋体" w:hAnsi="宋体" w:eastAsia="宋体"/>
          <w:bCs/>
          <w:szCs w:val="21"/>
          <w:highlight w:val="none"/>
          <w:u w:val="single"/>
        </w:rPr>
      </w:pPr>
      <w:r>
        <w:rPr>
          <w:rFonts w:hint="eastAsia" w:ascii="宋体" w:hAnsi="宋体" w:eastAsia="宋体"/>
          <w:bCs/>
          <w:szCs w:val="21"/>
          <w:highlight w:val="none"/>
        </w:rPr>
        <w:t>（5）履约验收的内容：</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eastAsia="zh-CN"/>
        </w:rPr>
        <w:t>（应当包括每一项技术和商务要求的履约情况，特别是落实政府采购扶持中小企业，支持绿色发展和乡村振兴等政策情况）</w:t>
      </w:r>
      <w:r>
        <w:rPr>
          <w:rFonts w:hint="eastAsia" w:ascii="宋体" w:hAnsi="宋体" w:eastAsia="宋体"/>
          <w:bCs/>
          <w:szCs w:val="21"/>
          <w:highlight w:val="none"/>
          <w:u w:val="single"/>
        </w:rPr>
        <w:t xml:space="preserve">                                      </w:t>
      </w:r>
    </w:p>
    <w:p>
      <w:pPr>
        <w:adjustRightInd w:val="0"/>
        <w:snapToGrid w:val="0"/>
        <w:spacing w:before="0" w:beforeLines="0" w:line="400" w:lineRule="exact"/>
        <w:ind w:firstLine="420" w:firstLineChars="200"/>
        <w:rPr>
          <w:rFonts w:hint="eastAsia" w:ascii="宋体" w:hAnsi="宋体" w:eastAsia="宋体"/>
          <w:bCs/>
          <w:szCs w:val="21"/>
          <w:highlight w:val="none"/>
          <w:u w:val="single"/>
        </w:rPr>
      </w:pPr>
      <w:r>
        <w:rPr>
          <w:rFonts w:hint="eastAsia" w:ascii="宋体" w:hAnsi="宋体" w:eastAsia="宋体"/>
          <w:bCs/>
          <w:szCs w:val="21"/>
          <w:highlight w:val="none"/>
        </w:rPr>
        <w:t>（6）履约验收标准：</w:t>
      </w:r>
      <w:r>
        <w:rPr>
          <w:rFonts w:hint="eastAsia" w:ascii="宋体" w:hAnsi="宋体" w:eastAsia="宋体"/>
          <w:bCs/>
          <w:szCs w:val="21"/>
          <w:highlight w:val="none"/>
          <w:u w:val="single"/>
        </w:rPr>
        <w:t xml:space="preserve">                                         </w:t>
      </w:r>
    </w:p>
    <w:p>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bCs/>
          <w:sz w:val="21"/>
          <w:szCs w:val="21"/>
          <w:highlight w:val="none"/>
          <w:u w:val="none"/>
          <w:lang w:val="en-US" w:eastAsia="zh-CN" w:bidi="ar-SA"/>
        </w:rPr>
        <w:t>（7）是否以采购活动中供应商提供的样品作为参考：</w:t>
      </w:r>
      <w:r>
        <w:rPr>
          <w:rFonts w:hint="eastAsia" w:ascii="宋体" w:hAnsi="宋体" w:eastAsia="宋体" w:cs="宋体"/>
          <w:sz w:val="21"/>
          <w:szCs w:val="21"/>
          <w:highlight w:val="none"/>
          <w:lang w:val="en-US" w:eastAsia="zh-CN" w:bidi="ar-SA"/>
        </w:rPr>
        <w:sym w:font="Wingdings" w:char="00A8"/>
      </w:r>
      <w:r>
        <w:rPr>
          <w:rFonts w:hint="eastAsia" w:ascii="宋体" w:hAnsi="宋体" w:eastAsia="宋体" w:cs="宋体"/>
          <w:bCs/>
          <w:sz w:val="21"/>
          <w:szCs w:val="21"/>
          <w:highlight w:val="none"/>
          <w:lang w:val="en-US" w:eastAsia="zh-CN" w:bidi="ar-SA"/>
        </w:rPr>
        <w:t xml:space="preserve">是  </w:t>
      </w:r>
      <w:r>
        <w:rPr>
          <w:rFonts w:hint="eastAsia" w:ascii="宋体" w:hAnsi="宋体" w:eastAsia="宋体" w:cs="宋体"/>
          <w:sz w:val="21"/>
          <w:szCs w:val="21"/>
          <w:highlight w:val="none"/>
          <w:lang w:val="en-US" w:eastAsia="zh-CN" w:bidi="ar-SA"/>
        </w:rPr>
        <w:sym w:font="Wingdings" w:char="00A8"/>
      </w:r>
      <w:r>
        <w:rPr>
          <w:rFonts w:hint="eastAsia" w:ascii="宋体" w:hAnsi="宋体" w:eastAsia="宋体" w:cs="宋体"/>
          <w:bCs/>
          <w:sz w:val="21"/>
          <w:szCs w:val="21"/>
          <w:highlight w:val="none"/>
          <w:lang w:val="en-US" w:eastAsia="zh-CN" w:bidi="ar-SA"/>
        </w:rPr>
        <w:t>否</w:t>
      </w:r>
    </w:p>
    <w:p>
      <w:pPr>
        <w:adjustRightInd w:val="0"/>
        <w:snapToGrid w:val="0"/>
        <w:spacing w:before="0" w:beforeLines="0" w:line="400" w:lineRule="exact"/>
        <w:ind w:firstLine="420" w:firstLineChars="200"/>
        <w:rPr>
          <w:rFonts w:hint="eastAsia" w:ascii="宋体" w:hAnsi="宋体" w:eastAsia="宋体" w:cs="宋体"/>
          <w:bCs/>
          <w:szCs w:val="21"/>
          <w:highlight w:val="none"/>
          <w:u w:val="single"/>
        </w:rPr>
      </w:pPr>
      <w:r>
        <w:rPr>
          <w:rFonts w:hint="eastAsia" w:ascii="宋体" w:hAnsi="宋体" w:eastAsia="宋体" w:cs="宋体"/>
          <w:bCs/>
          <w:szCs w:val="21"/>
          <w:highlight w:val="none"/>
        </w:rPr>
        <w:t>（8）履约验收其他事项：</w:t>
      </w:r>
      <w:r>
        <w:rPr>
          <w:rFonts w:hint="eastAsia" w:ascii="宋体" w:hAnsi="宋体" w:eastAsia="宋体" w:cs="宋体"/>
          <w:bCs/>
          <w:szCs w:val="21"/>
          <w:highlight w:val="none"/>
          <w:u w:val="single"/>
        </w:rPr>
        <w:t xml:space="preserve">      </w:t>
      </w:r>
      <w:r>
        <w:rPr>
          <w:rFonts w:hint="eastAsia" w:ascii="宋体" w:hAnsi="宋体" w:eastAsia="宋体" w:cs="宋体"/>
          <w:bCs/>
          <w:i w:val="0"/>
          <w:iCs w:val="0"/>
          <w:szCs w:val="21"/>
          <w:highlight w:val="none"/>
          <w:u w:val="single"/>
        </w:rPr>
        <w:t>（产权过户登记等）</w:t>
      </w:r>
      <w:r>
        <w:rPr>
          <w:rFonts w:hint="eastAsia" w:ascii="宋体" w:hAnsi="宋体" w:eastAsia="宋体" w:cs="宋体"/>
          <w:bCs/>
          <w:szCs w:val="21"/>
          <w:highlight w:val="none"/>
          <w:u w:val="single"/>
        </w:rPr>
        <w:t xml:space="preserve">          </w:t>
      </w:r>
    </w:p>
    <w:p>
      <w:pPr>
        <w:numPr>
          <w:ilvl w:val="0"/>
          <w:numId w:val="13"/>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组成合同的文件</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本协议书与下列文件一起构成合同文件，如下述文件之间有任何抵触、矛盾或歧义，应按以下顺序解释：</w:t>
      </w:r>
    </w:p>
    <w:p>
      <w:pPr>
        <w:adjustRightInd w:val="0"/>
        <w:snapToGrid w:val="0"/>
        <w:spacing w:before="0" w:beforeLines="0" w:line="400" w:lineRule="exact"/>
        <w:ind w:firstLine="420" w:firstLineChars="200"/>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政府采购</w:t>
      </w:r>
      <w:r>
        <w:rPr>
          <w:rFonts w:hint="eastAsia" w:ascii="宋体" w:hAnsi="宋体" w:eastAsia="宋体"/>
          <w:color w:val="auto"/>
          <w:szCs w:val="21"/>
          <w:highlight w:val="none"/>
        </w:rPr>
        <w:t>合同协议书及其变更、补充</w:t>
      </w:r>
      <w:r>
        <w:rPr>
          <w:rFonts w:hint="eastAsia" w:ascii="宋体" w:hAnsi="宋体" w:eastAsia="宋体"/>
          <w:color w:val="auto"/>
          <w:szCs w:val="21"/>
          <w:highlight w:val="none"/>
          <w:lang w:eastAsia="zh-CN"/>
        </w:rPr>
        <w:t>协议</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2</w:t>
      </w:r>
      <w:r>
        <w:rPr>
          <w:rFonts w:hint="eastAsia" w:ascii="宋体" w:hAnsi="宋体" w:eastAsia="宋体"/>
          <w:szCs w:val="21"/>
          <w:highlight w:val="none"/>
        </w:rPr>
        <w:t>）政府采购合同专用条款</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3</w:t>
      </w:r>
      <w:r>
        <w:rPr>
          <w:rFonts w:hint="eastAsia" w:ascii="宋体" w:hAnsi="宋体" w:eastAsia="宋体"/>
          <w:szCs w:val="21"/>
          <w:highlight w:val="none"/>
        </w:rPr>
        <w:t>）政府采购合同通用条款</w:t>
      </w:r>
    </w:p>
    <w:p>
      <w:pPr>
        <w:adjustRightInd w:val="0"/>
        <w:snapToGrid w:val="0"/>
        <w:spacing w:before="0" w:beforeLines="0" w:line="400" w:lineRule="exact"/>
        <w:ind w:firstLine="420" w:firstLineChars="200"/>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）中标</w:t>
      </w:r>
      <w:r>
        <w:rPr>
          <w:rFonts w:hint="eastAsia" w:ascii="宋体" w:hAnsi="宋体" w:eastAsia="宋体"/>
          <w:color w:val="auto"/>
          <w:szCs w:val="21"/>
          <w:highlight w:val="none"/>
          <w:lang w:eastAsia="zh-CN"/>
        </w:rPr>
        <w:t>（成交）</w:t>
      </w:r>
      <w:r>
        <w:rPr>
          <w:rFonts w:hint="eastAsia" w:ascii="宋体" w:hAnsi="宋体" w:eastAsia="宋体"/>
          <w:color w:val="auto"/>
          <w:szCs w:val="21"/>
          <w:highlight w:val="none"/>
        </w:rPr>
        <w:t>通知书</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5</w:t>
      </w:r>
      <w:r>
        <w:rPr>
          <w:rFonts w:hint="eastAsia" w:ascii="宋体" w:hAnsi="宋体" w:eastAsia="宋体"/>
          <w:szCs w:val="21"/>
          <w:highlight w:val="none"/>
        </w:rPr>
        <w:t>）投标（响应）文件</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（6）采购文件</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（7）有关技术文件，图纸</w:t>
      </w:r>
    </w:p>
    <w:p>
      <w:pPr>
        <w:autoSpaceDE w:val="0"/>
        <w:autoSpaceDN w:val="0"/>
        <w:adjustRightInd w:val="0"/>
        <w:spacing w:beforeLines="0" w:line="400" w:lineRule="exact"/>
        <w:ind w:firstLine="420" w:firstLineChars="20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pPr>
        <w:numPr>
          <w:ilvl w:val="0"/>
          <w:numId w:val="13"/>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合同生效</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本合同自</w:t>
      </w:r>
      <w:r>
        <w:rPr>
          <w:rFonts w:hint="eastAsia" w:ascii="宋体" w:hAnsi="宋体" w:eastAsia="宋体"/>
          <w:szCs w:val="21"/>
          <w:highlight w:val="none"/>
          <w:u w:val="single"/>
        </w:rPr>
        <w:t xml:space="preserve">                             </w:t>
      </w:r>
      <w:r>
        <w:rPr>
          <w:rFonts w:hint="eastAsia" w:ascii="宋体" w:hAnsi="宋体" w:eastAsia="宋体"/>
          <w:szCs w:val="21"/>
          <w:highlight w:val="none"/>
        </w:rPr>
        <w:t>生效。</w:t>
      </w:r>
    </w:p>
    <w:p>
      <w:pPr>
        <w:numPr>
          <w:ilvl w:val="0"/>
          <w:numId w:val="13"/>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合同份数</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本合同一式</w:t>
      </w:r>
      <w:r>
        <w:rPr>
          <w:rFonts w:hint="eastAsia" w:ascii="宋体" w:hAnsi="宋体" w:eastAsia="宋体"/>
          <w:szCs w:val="21"/>
          <w:highlight w:val="none"/>
          <w:u w:val="single"/>
        </w:rPr>
        <w:t xml:space="preserve">    </w:t>
      </w:r>
      <w:r>
        <w:rPr>
          <w:rFonts w:hint="eastAsia" w:ascii="宋体" w:hAnsi="宋体" w:eastAsia="宋体"/>
          <w:szCs w:val="21"/>
          <w:highlight w:val="none"/>
        </w:rPr>
        <w:t>份，</w:t>
      </w:r>
      <w:r>
        <w:rPr>
          <w:rFonts w:hint="eastAsia" w:ascii="宋体" w:hAnsi="宋体" w:eastAsia="宋体"/>
          <w:szCs w:val="21"/>
          <w:highlight w:val="none"/>
          <w:lang w:eastAsia="zh-CN"/>
        </w:rPr>
        <w:t>甲方</w:t>
      </w:r>
      <w:r>
        <w:rPr>
          <w:rFonts w:hint="eastAsia" w:ascii="宋体" w:hAnsi="宋体" w:eastAsia="宋体"/>
          <w:szCs w:val="21"/>
          <w:highlight w:val="none"/>
        </w:rPr>
        <w:t>执</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份，</w:t>
      </w:r>
      <w:r>
        <w:rPr>
          <w:rFonts w:hint="eastAsia" w:ascii="宋体" w:hAnsi="宋体" w:eastAsia="宋体"/>
          <w:szCs w:val="21"/>
          <w:highlight w:val="none"/>
          <w:lang w:eastAsia="zh-CN"/>
        </w:rPr>
        <w:t>乙方</w:t>
      </w:r>
      <w:r>
        <w:rPr>
          <w:rFonts w:hint="eastAsia" w:ascii="宋体" w:hAnsi="宋体" w:eastAsia="宋体"/>
          <w:szCs w:val="21"/>
          <w:highlight w:val="none"/>
        </w:rPr>
        <w:t>执</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份，均具有同等法律效力。</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合同订立时间：</w:t>
      </w:r>
      <w:r>
        <w:rPr>
          <w:rFonts w:hint="eastAsia" w:ascii="宋体" w:hAnsi="宋体" w:eastAsia="宋体"/>
          <w:szCs w:val="21"/>
          <w:highlight w:val="none"/>
          <w:u w:val="single"/>
        </w:rPr>
        <w:t xml:space="preserve">         </w:t>
      </w:r>
      <w:r>
        <w:rPr>
          <w:rFonts w:hint="eastAsia" w:ascii="宋体" w:hAnsi="宋体" w:eastAsia="宋体"/>
          <w:szCs w:val="21"/>
          <w:highlight w:val="none"/>
        </w:rPr>
        <w:t>年</w:t>
      </w:r>
      <w:r>
        <w:rPr>
          <w:rFonts w:hint="eastAsia" w:ascii="宋体" w:hAnsi="宋体" w:eastAsia="宋体"/>
          <w:szCs w:val="21"/>
          <w:highlight w:val="none"/>
          <w:u w:val="single"/>
        </w:rPr>
        <w:t xml:space="preserve">      </w:t>
      </w:r>
      <w:r>
        <w:rPr>
          <w:rFonts w:hint="eastAsia" w:ascii="宋体" w:hAnsi="宋体" w:eastAsia="宋体"/>
          <w:szCs w:val="21"/>
          <w:highlight w:val="none"/>
        </w:rPr>
        <w:t>月</w:t>
      </w:r>
      <w:r>
        <w:rPr>
          <w:rFonts w:hint="eastAsia" w:ascii="宋体" w:hAnsi="宋体" w:eastAsia="宋体"/>
          <w:szCs w:val="21"/>
          <w:highlight w:val="none"/>
          <w:u w:val="single"/>
        </w:rPr>
        <w:t xml:space="preserve">      </w:t>
      </w:r>
      <w:r>
        <w:rPr>
          <w:rFonts w:hint="eastAsia" w:ascii="宋体" w:hAnsi="宋体" w:eastAsia="宋体"/>
          <w:szCs w:val="21"/>
          <w:highlight w:val="none"/>
        </w:rPr>
        <w:t>日</w:t>
      </w:r>
    </w:p>
    <w:p>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合同订立地点：</w:t>
      </w:r>
      <w:r>
        <w:rPr>
          <w:rFonts w:hint="eastAsia" w:ascii="宋体" w:hAnsi="宋体" w:eastAsia="宋体"/>
          <w:szCs w:val="21"/>
          <w:highlight w:val="none"/>
          <w:u w:val="single"/>
        </w:rPr>
        <w:t xml:space="preserve">                           </w:t>
      </w:r>
    </w:p>
    <w:p>
      <w:pPr>
        <w:adjustRightInd w:val="0"/>
        <w:snapToGrid w:val="0"/>
        <w:spacing w:before="0" w:beforeLines="0" w:line="400" w:lineRule="exact"/>
        <w:ind w:firstLine="420" w:firstLineChars="200"/>
        <w:rPr>
          <w:rFonts w:hint="eastAsia" w:eastAsia="宋体"/>
          <w:highlight w:val="none"/>
        </w:rPr>
      </w:pPr>
      <w:r>
        <w:rPr>
          <w:rFonts w:hint="eastAsia" w:ascii="宋体" w:hAnsi="宋体" w:eastAsia="宋体"/>
          <w:szCs w:val="21"/>
          <w:highlight w:val="none"/>
        </w:rPr>
        <w:t>附件：具体标</w:t>
      </w:r>
      <w:r>
        <w:rPr>
          <w:rFonts w:hint="eastAsia" w:ascii="宋体" w:hAnsi="宋体" w:eastAsia="宋体"/>
          <w:szCs w:val="21"/>
          <w:highlight w:val="none"/>
          <w:lang w:eastAsia="zh-CN"/>
        </w:rPr>
        <w:t>的及其</w:t>
      </w:r>
      <w:r>
        <w:rPr>
          <w:rFonts w:hint="eastAsia" w:ascii="宋体" w:hAnsi="宋体" w:eastAsia="宋体"/>
          <w:szCs w:val="21"/>
          <w:highlight w:val="none"/>
          <w:u w:val="none"/>
          <w:lang w:val="en-US" w:eastAsia="zh-CN"/>
        </w:rPr>
        <w:t>技术要求和商务要求</w:t>
      </w:r>
      <w:r>
        <w:rPr>
          <w:rFonts w:hint="eastAsia" w:ascii="宋体" w:hAnsi="宋体" w:eastAsia="宋体"/>
          <w:szCs w:val="21"/>
          <w:highlight w:val="none"/>
        </w:rPr>
        <w:t>、联合协议、分包</w:t>
      </w:r>
      <w:r>
        <w:rPr>
          <w:rFonts w:hint="eastAsia" w:ascii="宋体" w:hAnsi="宋体" w:eastAsia="宋体"/>
          <w:szCs w:val="21"/>
          <w:highlight w:val="none"/>
          <w:lang w:eastAsia="zh-CN"/>
        </w:rPr>
        <w:t>意向</w:t>
      </w:r>
      <w:r>
        <w:rPr>
          <w:rFonts w:hint="eastAsia" w:ascii="宋体" w:hAnsi="宋体" w:eastAsia="宋体"/>
          <w:szCs w:val="21"/>
          <w:highlight w:val="none"/>
        </w:rPr>
        <w:t>协议等。</w:t>
      </w:r>
      <w:r>
        <w:rPr>
          <w:rFonts w:hint="eastAsia" w:eastAsia="宋体"/>
          <w:highlight w:val="none"/>
        </w:rPr>
        <w:br w:type="page"/>
      </w:r>
    </w:p>
    <w:p>
      <w:pPr>
        <w:widowControl w:val="0"/>
        <w:ind w:firstLine="420" w:firstLineChars="200"/>
        <w:jc w:val="both"/>
        <w:rPr>
          <w:rFonts w:hint="eastAsia" w:ascii="Times New Roman" w:hAnsi="Times New Roman" w:eastAsia="宋体" w:cs="Times New Roman"/>
          <w:kern w:val="2"/>
          <w:sz w:val="21"/>
          <w:szCs w:val="21"/>
          <w:highlight w:val="none"/>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pPr>
              <w:adjustRightInd w:val="0"/>
              <w:snapToGrid w:val="0"/>
              <w:spacing w:line="300" w:lineRule="exact"/>
              <w:jc w:val="center"/>
              <w:rPr>
                <w:rFonts w:eastAsia="宋体"/>
                <w:highlight w:val="none"/>
              </w:rPr>
            </w:pPr>
            <w:r>
              <w:rPr>
                <w:rFonts w:eastAsia="宋体"/>
                <w:szCs w:val="21"/>
                <w:highlight w:val="none"/>
              </w:rPr>
              <w:t>甲方</w:t>
            </w:r>
            <w:r>
              <w:rPr>
                <w:rFonts w:hint="eastAsia" w:eastAsia="宋体"/>
                <w:szCs w:val="21"/>
                <w:highlight w:val="none"/>
              </w:rPr>
              <w:t>（采购人</w:t>
            </w:r>
            <w:r>
              <w:rPr>
                <w:rFonts w:hint="eastAsia" w:ascii="宋体" w:hAnsi="宋体" w:eastAsia="宋体"/>
                <w:szCs w:val="21"/>
                <w:highlight w:val="none"/>
                <w:lang w:eastAsia="zh-CN"/>
              </w:rPr>
              <w:t>、受采购人委托签订合同的单位</w:t>
            </w:r>
            <w:r>
              <w:rPr>
                <w:rFonts w:hint="eastAsia" w:ascii="宋体" w:hAnsi="宋体" w:eastAsia="宋体"/>
                <w:szCs w:val="21"/>
                <w:highlight w:val="none"/>
              </w:rPr>
              <w:t>或</w:t>
            </w:r>
            <w:r>
              <w:rPr>
                <w:rFonts w:hint="eastAsia" w:eastAsia="宋体"/>
                <w:szCs w:val="21"/>
                <w:highlight w:val="none"/>
              </w:rPr>
              <w:t>采购文件约定的合同甲方）</w:t>
            </w:r>
          </w:p>
        </w:tc>
        <w:tc>
          <w:tcPr>
            <w:tcW w:w="4095" w:type="dxa"/>
            <w:gridSpan w:val="2"/>
            <w:tcBorders>
              <w:left w:val="single" w:color="auto" w:sz="2" w:space="0"/>
              <w:bottom w:val="single" w:color="auto" w:sz="2" w:space="0"/>
            </w:tcBorders>
            <w:vAlign w:val="center"/>
          </w:tcPr>
          <w:p>
            <w:pPr>
              <w:adjustRightInd w:val="0"/>
              <w:snapToGrid w:val="0"/>
              <w:spacing w:line="300" w:lineRule="exact"/>
              <w:jc w:val="center"/>
              <w:rPr>
                <w:rFonts w:eastAsia="宋体"/>
                <w:highlight w:val="none"/>
              </w:rPr>
            </w:pPr>
            <w:r>
              <w:rPr>
                <w:rFonts w:eastAsia="宋体"/>
                <w:szCs w:val="21"/>
                <w:highlight w:val="none"/>
              </w:rPr>
              <w:t>乙方</w:t>
            </w:r>
            <w:r>
              <w:rPr>
                <w:rFonts w:hint="eastAsia" w:eastAsia="宋体"/>
                <w:szCs w:val="21"/>
                <w:highlight w:val="none"/>
              </w:rPr>
              <w:t>（供应商）</w:t>
            </w: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单位名称</w:t>
            </w:r>
            <w:r>
              <w:rPr>
                <w:rFonts w:hint="eastAsia" w:eastAsia="宋体"/>
                <w:szCs w:val="21"/>
                <w:highlight w:val="none"/>
              </w:rPr>
              <w:t>（公章</w:t>
            </w:r>
            <w:r>
              <w:rPr>
                <w:rFonts w:hint="eastAsia" w:eastAsia="宋体"/>
                <w:szCs w:val="21"/>
                <w:highlight w:val="none"/>
                <w:lang w:eastAsia="zh-CN"/>
              </w:rPr>
              <w:t>或合同章</w:t>
            </w:r>
            <w:r>
              <w:rPr>
                <w:rFonts w:hint="eastAsia" w:eastAsia="宋体"/>
                <w:szCs w:val="21"/>
                <w:highlight w:val="none"/>
              </w:rPr>
              <w:t>）</w:t>
            </w: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单位名称</w:t>
            </w:r>
            <w:r>
              <w:rPr>
                <w:rFonts w:hint="eastAsia" w:eastAsia="宋体"/>
                <w:szCs w:val="21"/>
                <w:highlight w:val="none"/>
              </w:rPr>
              <w:t>（公章</w:t>
            </w:r>
            <w:r>
              <w:rPr>
                <w:rFonts w:hint="eastAsia" w:eastAsia="宋体"/>
                <w:szCs w:val="21"/>
                <w:highlight w:val="none"/>
                <w:lang w:eastAsia="zh-CN"/>
              </w:rPr>
              <w:t>或合同章</w:t>
            </w:r>
            <w:r>
              <w:rPr>
                <w:rFonts w:hint="eastAsia" w:eastAsia="宋体"/>
                <w:szCs w:val="21"/>
                <w:highlight w:val="none"/>
              </w:rPr>
              <w:t>）</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法定代表人</w:t>
            </w:r>
          </w:p>
          <w:p>
            <w:pPr>
              <w:adjustRightInd w:val="0"/>
              <w:snapToGrid w:val="0"/>
              <w:spacing w:line="300" w:lineRule="exact"/>
              <w:ind w:firstLine="100" w:firstLineChars="48"/>
              <w:jc w:val="center"/>
              <w:rPr>
                <w:rFonts w:eastAsia="宋体"/>
                <w:szCs w:val="21"/>
                <w:highlight w:val="none"/>
              </w:rPr>
            </w:pPr>
            <w:r>
              <w:rPr>
                <w:rFonts w:hint="eastAsia" w:eastAsia="宋体"/>
                <w:szCs w:val="21"/>
                <w:highlight w:val="none"/>
              </w:rPr>
              <w:t>或其</w:t>
            </w:r>
            <w:r>
              <w:rPr>
                <w:rFonts w:eastAsia="宋体"/>
                <w:szCs w:val="21"/>
                <w:highlight w:val="none"/>
              </w:rPr>
              <w:t>委托代理人</w:t>
            </w:r>
            <w:r>
              <w:rPr>
                <w:rFonts w:hint="eastAsia" w:eastAsia="宋体"/>
                <w:szCs w:val="21"/>
                <w:highlight w:val="none"/>
              </w:rPr>
              <w:t>（签章）</w:t>
            </w:r>
          </w:p>
        </w:tc>
        <w:tc>
          <w:tcPr>
            <w:tcW w:w="2412" w:type="dxa"/>
            <w:vMerge w:val="restart"/>
            <w:tcBorders>
              <w:top w:val="single" w:color="auto" w:sz="2" w:space="0"/>
              <w:left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法定代表人</w:t>
            </w:r>
            <w:r>
              <w:rPr>
                <w:rFonts w:hint="eastAsia" w:eastAsia="宋体"/>
                <w:szCs w:val="21"/>
                <w:highlight w:val="none"/>
              </w:rPr>
              <w:t>或其</w:t>
            </w:r>
            <w:r>
              <w:rPr>
                <w:rFonts w:eastAsia="宋体"/>
                <w:szCs w:val="21"/>
                <w:highlight w:val="none"/>
              </w:rPr>
              <w:t>委托代理人</w:t>
            </w:r>
            <w:r>
              <w:rPr>
                <w:rFonts w:hint="eastAsia" w:eastAsia="宋体"/>
                <w:szCs w:val="21"/>
                <w:highlight w:val="none"/>
              </w:rPr>
              <w:t>（签章）</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2412" w:type="dxa"/>
            <w:vMerge w:val="continue"/>
            <w:tcBorders>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拥有者性别</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住</w:t>
            </w:r>
            <w:r>
              <w:rPr>
                <w:rFonts w:hint="eastAsia" w:eastAsia="宋体"/>
                <w:szCs w:val="21"/>
                <w:highlight w:val="none"/>
                <w:lang w:val="en-US" w:eastAsia="zh-CN"/>
              </w:rPr>
              <w:t xml:space="preserve">  </w:t>
            </w:r>
            <w:r>
              <w:rPr>
                <w:rFonts w:hint="eastAsia" w:eastAsia="宋体"/>
                <w:szCs w:val="21"/>
                <w:highlight w:val="none"/>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住</w:t>
            </w:r>
            <w:r>
              <w:rPr>
                <w:rFonts w:hint="eastAsia" w:eastAsia="宋体"/>
                <w:szCs w:val="21"/>
                <w:highlight w:val="none"/>
                <w:lang w:val="en-US" w:eastAsia="zh-CN"/>
              </w:rPr>
              <w:t xml:space="preserve">  </w:t>
            </w:r>
            <w:r>
              <w:rPr>
                <w:rFonts w:hint="eastAsia" w:eastAsia="宋体"/>
                <w:szCs w:val="21"/>
                <w:highlight w:val="none"/>
                <w:lang w:eastAsia="zh-CN"/>
              </w:rPr>
              <w:t>所</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联 系 人</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联系电话</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hint="eastAsia" w:eastAsia="宋体"/>
                <w:szCs w:val="21"/>
                <w:highlight w:val="none"/>
                <w:lang w:eastAsia="zh-CN"/>
              </w:rPr>
              <w:t>通信地址</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邮政编码</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hint="eastAsia" w:eastAsia="宋体"/>
                <w:szCs w:val="21"/>
                <w:highlight w:val="none"/>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hint="eastAsia" w:eastAsia="宋体"/>
                <w:szCs w:val="21"/>
                <w:highlight w:val="none"/>
              </w:rPr>
              <w:t>电子邮箱</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hint="eastAsia" w:eastAsia="宋体"/>
                <w:szCs w:val="21"/>
                <w:highlight w:val="none"/>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hint="eastAsia" w:eastAsia="宋体"/>
                <w:szCs w:val="21"/>
                <w:highlight w:val="none"/>
              </w:rPr>
              <w:t>统一社会信用代码</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开户名称</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开户银行</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pPr>
              <w:adjustRightInd w:val="0"/>
              <w:snapToGrid w:val="0"/>
              <w:spacing w:line="300" w:lineRule="exact"/>
              <w:jc w:val="center"/>
              <w:rPr>
                <w:rFonts w:eastAsia="宋体"/>
                <w:szCs w:val="21"/>
                <w:highlight w:val="none"/>
              </w:rPr>
            </w:pPr>
            <w:r>
              <w:rPr>
                <w:rFonts w:eastAsia="宋体"/>
                <w:szCs w:val="21"/>
                <w:highlight w:val="none"/>
              </w:rPr>
              <w:t>银行账号</w:t>
            </w:r>
          </w:p>
        </w:tc>
        <w:tc>
          <w:tcPr>
            <w:tcW w:w="2116" w:type="dxa"/>
            <w:tcBorders>
              <w:top w:val="single" w:color="auto" w:sz="2" w:space="0"/>
              <w:left w:val="single" w:color="auto" w:sz="2" w:space="0"/>
              <w:bottom w:val="single" w:color="auto" w:sz="2" w:space="0"/>
            </w:tcBorders>
            <w:vAlign w:val="center"/>
          </w:tcPr>
          <w:p>
            <w:pPr>
              <w:adjustRightInd w:val="0"/>
              <w:snapToGrid w:val="0"/>
              <w:spacing w:line="300" w:lineRule="exact"/>
              <w:jc w:val="center"/>
              <w:rPr>
                <w:rFonts w:eastAsia="宋体"/>
                <w:spacing w:val="2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pPr>
              <w:widowControl w:val="0"/>
              <w:adjustRightInd w:val="0"/>
              <w:snapToGrid w:val="0"/>
              <w:spacing w:before="156" w:beforeLines="50" w:after="0" w:line="360" w:lineRule="auto"/>
              <w:ind w:left="0" w:leftChars="0"/>
              <w:jc w:val="left"/>
              <w:rPr>
                <w:rFonts w:ascii="Times New Roman" w:hAnsi="Times New Roman" w:eastAsia="宋体" w:cs="Times New Roman"/>
                <w:spacing w:val="20"/>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注：涉及联合体或其他合同主体的信息应按上表格式加列。</w:t>
            </w:r>
          </w:p>
        </w:tc>
      </w:tr>
    </w:tbl>
    <w:p>
      <w:pPr>
        <w:keepNext/>
        <w:keepLines/>
        <w:widowControl w:val="0"/>
        <w:adjustRightInd w:val="0"/>
        <w:snapToGrid w:val="0"/>
        <w:spacing w:before="156" w:beforeLines="50" w:line="360" w:lineRule="auto"/>
        <w:jc w:val="center"/>
        <w:outlineLvl w:val="1"/>
        <w:rPr>
          <w:rFonts w:ascii="宋体" w:hAnsi="宋体" w:eastAsia="宋体"/>
          <w:b/>
          <w:bCs/>
          <w:sz w:val="24"/>
          <w:highlight w:val="none"/>
        </w:rPr>
      </w:pPr>
      <w:r>
        <w:rPr>
          <w:rFonts w:ascii="宋体" w:hAnsi="宋体" w:eastAsia="宋体" w:cs="Times New Roman"/>
          <w:b/>
          <w:bCs/>
          <w:kern w:val="2"/>
          <w:sz w:val="21"/>
          <w:szCs w:val="21"/>
          <w:highlight w:val="none"/>
          <w:u w:val="single"/>
          <w:lang w:val="en-US" w:eastAsia="zh-CN" w:bidi="ar-SA"/>
        </w:rPr>
        <w:br w:type="page"/>
      </w:r>
      <w:bookmarkStart w:id="88" w:name="_Toc27624"/>
      <w:r>
        <w:rPr>
          <w:rFonts w:hint="eastAsia" w:ascii="黑体" w:hAnsi="黑体" w:eastAsia="黑体" w:cs="Times New Roman"/>
          <w:b w:val="0"/>
          <w:bCs w:val="0"/>
          <w:kern w:val="2"/>
          <w:sz w:val="28"/>
          <w:szCs w:val="28"/>
          <w:highlight w:val="none"/>
          <w:lang w:val="en-US" w:eastAsia="zh-CN" w:bidi="ar-SA"/>
        </w:rPr>
        <w:t>第二节 政府采购合同通用条款</w:t>
      </w:r>
      <w:bookmarkEnd w:id="88"/>
      <w:r>
        <w:rPr>
          <w:rFonts w:hint="eastAsia" w:ascii="宋体" w:hAnsi="宋体" w:eastAsia="宋体"/>
          <w:b/>
          <w:sz w:val="24"/>
          <w:highlight w:val="none"/>
        </w:rPr>
        <w:t>1.</w:t>
      </w:r>
      <w:r>
        <w:rPr>
          <w:rFonts w:hint="eastAsia" w:ascii="宋体" w:hAnsi="宋体" w:eastAsia="宋体"/>
          <w:b/>
          <w:sz w:val="24"/>
          <w:highlight w:val="none"/>
          <w:lang w:val="en-US" w:eastAsia="zh-CN"/>
        </w:rPr>
        <w:t xml:space="preserve"> </w:t>
      </w:r>
      <w:r>
        <w:rPr>
          <w:rFonts w:hint="eastAsia" w:ascii="宋体" w:hAnsi="宋体" w:eastAsia="宋体"/>
          <w:b/>
          <w:bCs/>
          <w:sz w:val="24"/>
          <w:highlight w:val="none"/>
        </w:rPr>
        <w:t>定义</w:t>
      </w:r>
    </w:p>
    <w:p>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1.1合同当事人</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（1）采购人（以下称甲方）是指使用财政性资金，通过政府采购方式向供应商购买货物</w:t>
      </w:r>
      <w:r>
        <w:rPr>
          <w:rFonts w:hint="eastAsia" w:ascii="宋体" w:hAnsi="宋体" w:eastAsia="宋体"/>
          <w:color w:val="auto"/>
          <w:szCs w:val="21"/>
          <w:highlight w:val="none"/>
          <w:lang w:val="en-US" w:eastAsia="zh-CN"/>
        </w:rPr>
        <w:t>及其相关服务的</w:t>
      </w:r>
      <w:r>
        <w:rPr>
          <w:rFonts w:hint="eastAsia" w:ascii="宋体" w:hAnsi="宋体" w:eastAsia="宋体"/>
          <w:color w:val="auto"/>
          <w:szCs w:val="21"/>
          <w:highlight w:val="none"/>
        </w:rPr>
        <w:t>国家机关、事业单位、团体组织。</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（2）供应商（以下称</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方）是指参加政府采购活动并且中标（成交），向采购人提供</w:t>
      </w:r>
      <w:r>
        <w:rPr>
          <w:rFonts w:hint="eastAsia" w:ascii="宋体" w:hAnsi="宋体" w:eastAsia="宋体"/>
          <w:color w:val="auto"/>
          <w:szCs w:val="21"/>
          <w:highlight w:val="none"/>
          <w:lang w:val="en-US" w:eastAsia="zh-CN"/>
        </w:rPr>
        <w:t>合同约定的货物及其相关服务的法人、非法人组织或者自然人</w:t>
      </w:r>
      <w:r>
        <w:rPr>
          <w:rFonts w:hint="eastAsia" w:ascii="宋体" w:hAnsi="宋体" w:eastAsia="宋体"/>
          <w:color w:val="auto"/>
          <w:szCs w:val="21"/>
          <w:highlight w:val="none"/>
        </w:rPr>
        <w:t>。</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（3）其他合同主体是指除采购人和供应商以外，</w:t>
      </w:r>
      <w:r>
        <w:rPr>
          <w:rFonts w:hint="eastAsia" w:ascii="宋体" w:hAnsi="宋体" w:eastAsia="宋体" w:cs="宋体"/>
          <w:bCs/>
          <w:color w:val="000000"/>
          <w:szCs w:val="21"/>
          <w:highlight w:val="none"/>
        </w:rPr>
        <w:t>依法参与合同缔结或履行，享有权利、承担义务的合同当事人</w:t>
      </w:r>
      <w:r>
        <w:rPr>
          <w:rFonts w:hint="eastAsia" w:ascii="宋体" w:hAnsi="宋体" w:eastAsia="宋体"/>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1.2本合同下列术语应解释为：</w:t>
      </w:r>
    </w:p>
    <w:p>
      <w:pPr>
        <w:adjustRightInd w:val="0"/>
        <w:snapToGrid w:val="0"/>
        <w:spacing w:before="0" w:beforeLines="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（1）“合同”系指</w:t>
      </w:r>
      <w:r>
        <w:rPr>
          <w:rFonts w:hint="eastAsia" w:ascii="宋体" w:hAnsi="宋体" w:eastAsia="宋体" w:cs="宋体"/>
          <w:bCs/>
          <w:color w:val="000000"/>
          <w:szCs w:val="21"/>
          <w:highlight w:val="none"/>
        </w:rPr>
        <w:t>合同当事人意思表示达成一致的任何协议，包括签署的</w:t>
      </w:r>
      <w:r>
        <w:rPr>
          <w:rFonts w:hint="eastAsia" w:ascii="宋体" w:hAnsi="宋体" w:eastAsia="宋体"/>
          <w:color w:val="auto"/>
          <w:szCs w:val="21"/>
          <w:highlight w:val="none"/>
          <w:lang w:eastAsia="zh-CN"/>
        </w:rPr>
        <w:t>政府采购</w:t>
      </w:r>
      <w:r>
        <w:rPr>
          <w:rFonts w:hint="eastAsia" w:ascii="宋体" w:hAnsi="宋体" w:eastAsia="宋体"/>
          <w:color w:val="auto"/>
          <w:szCs w:val="21"/>
          <w:highlight w:val="none"/>
        </w:rPr>
        <w:t>合同协议书及其变更、补充</w:t>
      </w:r>
      <w:r>
        <w:rPr>
          <w:rFonts w:hint="eastAsia" w:ascii="宋体" w:hAnsi="宋体" w:eastAsia="宋体"/>
          <w:color w:val="auto"/>
          <w:szCs w:val="21"/>
          <w:highlight w:val="none"/>
          <w:lang w:eastAsia="zh-CN"/>
        </w:rPr>
        <w:t>协议，</w:t>
      </w:r>
      <w:r>
        <w:rPr>
          <w:rFonts w:hint="eastAsia" w:ascii="宋体" w:hAnsi="宋体" w:eastAsia="宋体"/>
          <w:szCs w:val="21"/>
          <w:highlight w:val="none"/>
        </w:rPr>
        <w:t>政府采购合同专用条款</w:t>
      </w:r>
      <w:r>
        <w:rPr>
          <w:rFonts w:hint="eastAsia" w:ascii="宋体" w:hAnsi="宋体" w:eastAsia="宋体"/>
          <w:szCs w:val="21"/>
          <w:highlight w:val="none"/>
          <w:lang w:eastAsia="zh-CN"/>
        </w:rPr>
        <w:t>，</w:t>
      </w:r>
      <w:r>
        <w:rPr>
          <w:rFonts w:hint="eastAsia" w:ascii="宋体" w:hAnsi="宋体" w:eastAsia="宋体"/>
          <w:szCs w:val="21"/>
          <w:highlight w:val="none"/>
        </w:rPr>
        <w:t>政府采购合同通用条款</w:t>
      </w:r>
      <w:r>
        <w:rPr>
          <w:rFonts w:hint="eastAsia" w:ascii="宋体" w:hAnsi="宋体" w:eastAsia="宋体"/>
          <w:szCs w:val="21"/>
          <w:highlight w:val="none"/>
          <w:lang w:eastAsia="zh-CN"/>
        </w:rPr>
        <w:t>，</w:t>
      </w:r>
      <w:r>
        <w:rPr>
          <w:rFonts w:hint="eastAsia" w:ascii="宋体" w:hAnsi="宋体" w:eastAsia="宋体"/>
          <w:color w:val="auto"/>
          <w:szCs w:val="21"/>
          <w:highlight w:val="none"/>
        </w:rPr>
        <w:t>中标</w:t>
      </w:r>
      <w:r>
        <w:rPr>
          <w:rFonts w:hint="eastAsia" w:ascii="宋体" w:hAnsi="宋体" w:eastAsia="宋体"/>
          <w:color w:val="auto"/>
          <w:szCs w:val="21"/>
          <w:highlight w:val="none"/>
          <w:lang w:eastAsia="zh-CN"/>
        </w:rPr>
        <w:t>（成交）</w:t>
      </w:r>
      <w:r>
        <w:rPr>
          <w:rFonts w:hint="eastAsia" w:ascii="宋体" w:hAnsi="宋体" w:eastAsia="宋体"/>
          <w:color w:val="auto"/>
          <w:szCs w:val="21"/>
          <w:highlight w:val="none"/>
        </w:rPr>
        <w:t>通知书</w:t>
      </w:r>
      <w:r>
        <w:rPr>
          <w:rFonts w:hint="eastAsia" w:ascii="宋体" w:hAnsi="宋体" w:eastAsia="宋体"/>
          <w:color w:val="auto"/>
          <w:szCs w:val="21"/>
          <w:highlight w:val="none"/>
          <w:lang w:eastAsia="zh-CN"/>
        </w:rPr>
        <w:t>，</w:t>
      </w:r>
      <w:r>
        <w:rPr>
          <w:rFonts w:hint="eastAsia" w:ascii="宋体" w:hAnsi="宋体" w:eastAsia="宋体"/>
          <w:szCs w:val="21"/>
          <w:highlight w:val="none"/>
        </w:rPr>
        <w:t>投标（响应）文件</w:t>
      </w:r>
      <w:r>
        <w:rPr>
          <w:rFonts w:hint="eastAsia" w:ascii="宋体" w:hAnsi="宋体" w:eastAsia="宋体"/>
          <w:szCs w:val="21"/>
          <w:highlight w:val="none"/>
          <w:lang w:eastAsia="zh-CN"/>
        </w:rPr>
        <w:t>，</w:t>
      </w:r>
      <w:r>
        <w:rPr>
          <w:rFonts w:hint="eastAsia" w:ascii="宋体" w:hAnsi="宋体" w:eastAsia="宋体"/>
          <w:szCs w:val="21"/>
          <w:highlight w:val="none"/>
        </w:rPr>
        <w:t>采购文件</w:t>
      </w:r>
      <w:r>
        <w:rPr>
          <w:rFonts w:hint="eastAsia" w:ascii="宋体" w:hAnsi="宋体" w:eastAsia="宋体"/>
          <w:szCs w:val="21"/>
          <w:highlight w:val="none"/>
          <w:lang w:eastAsia="zh-CN"/>
        </w:rPr>
        <w:t>，</w:t>
      </w:r>
      <w:r>
        <w:rPr>
          <w:rFonts w:hint="eastAsia" w:ascii="宋体" w:hAnsi="宋体" w:eastAsia="宋体"/>
          <w:szCs w:val="21"/>
          <w:highlight w:val="none"/>
        </w:rPr>
        <w:t>有关技术文件</w:t>
      </w:r>
      <w:r>
        <w:rPr>
          <w:rFonts w:hint="eastAsia" w:ascii="宋体" w:hAnsi="宋体" w:eastAsia="宋体"/>
          <w:szCs w:val="21"/>
          <w:highlight w:val="none"/>
          <w:lang w:eastAsia="zh-CN"/>
        </w:rPr>
        <w:t>和</w:t>
      </w:r>
      <w:r>
        <w:rPr>
          <w:rFonts w:hint="eastAsia" w:ascii="宋体" w:hAnsi="宋体" w:eastAsia="宋体"/>
          <w:szCs w:val="21"/>
          <w:highlight w:val="none"/>
        </w:rPr>
        <w:t>图纸</w:t>
      </w:r>
      <w:r>
        <w:rPr>
          <w:rFonts w:hint="eastAsia" w:ascii="宋体" w:hAnsi="宋体" w:eastAsia="宋体"/>
          <w:szCs w:val="21"/>
          <w:highlight w:val="none"/>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olor w:val="auto"/>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）“合同价</w:t>
      </w:r>
      <w:r>
        <w:rPr>
          <w:rFonts w:hint="eastAsia" w:ascii="宋体" w:hAnsi="宋体" w:eastAsia="宋体"/>
          <w:color w:val="auto"/>
          <w:szCs w:val="21"/>
          <w:highlight w:val="none"/>
          <w:lang w:val="en-US" w:eastAsia="zh-CN"/>
        </w:rPr>
        <w:t>款</w:t>
      </w:r>
      <w:r>
        <w:rPr>
          <w:rFonts w:hint="eastAsia" w:ascii="宋体" w:hAnsi="宋体" w:eastAsia="宋体"/>
          <w:color w:val="auto"/>
          <w:szCs w:val="21"/>
          <w:highlight w:val="none"/>
        </w:rPr>
        <w:t>”系指根据本合同规定乙方在全面履行合同义务后甲方应支付给乙方的价款。</w:t>
      </w:r>
    </w:p>
    <w:p>
      <w:pPr>
        <w:tabs>
          <w:tab w:val="left" w:pos="570"/>
          <w:tab w:val="left" w:pos="9240"/>
          <w:tab w:val="left" w:pos="9555"/>
        </w:tabs>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）“货物”系指乙方根据本合同规定须向甲方提供的各种形态和种类的物品，包括原材料、设备、产品（</w:t>
      </w:r>
      <w:r>
        <w:rPr>
          <w:rFonts w:hint="eastAsia" w:ascii="宋体" w:hAnsi="宋体" w:eastAsia="宋体"/>
          <w:color w:val="000000"/>
          <w:szCs w:val="21"/>
          <w:highlight w:val="none"/>
        </w:rPr>
        <w:t>包括软件）及相关的其备品备件、工具、手册及</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技术资料和材料</w:t>
      </w:r>
      <w:r>
        <w:rPr>
          <w:rFonts w:hint="eastAsia" w:ascii="宋体" w:hAnsi="宋体" w:eastAsia="宋体"/>
          <w:color w:val="000000"/>
          <w:szCs w:val="21"/>
          <w:highlight w:val="none"/>
          <w:lang w:eastAsia="zh-CN"/>
        </w:rPr>
        <w:t>等</w:t>
      </w:r>
      <w:r>
        <w:rPr>
          <w:rFonts w:hint="eastAsia" w:ascii="宋体" w:hAnsi="宋体" w:eastAsia="宋体"/>
          <w:color w:val="000000"/>
          <w:szCs w:val="21"/>
          <w:highlight w:val="none"/>
        </w:rPr>
        <w:t>。</w:t>
      </w:r>
    </w:p>
    <w:p>
      <w:pPr>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4</w:t>
      </w:r>
      <w:r>
        <w:rPr>
          <w:rFonts w:hint="eastAsia" w:ascii="宋体" w:hAnsi="宋体" w:eastAsia="宋体"/>
          <w:color w:val="000000"/>
          <w:szCs w:val="21"/>
          <w:highlight w:val="none"/>
        </w:rPr>
        <w:t>）“</w:t>
      </w:r>
      <w:r>
        <w:rPr>
          <w:rFonts w:hint="eastAsia" w:ascii="宋体" w:hAnsi="宋体" w:eastAsia="宋体"/>
          <w:color w:val="auto"/>
          <w:szCs w:val="21"/>
          <w:highlight w:val="none"/>
          <w:lang w:val="en-US" w:eastAsia="zh-CN"/>
        </w:rPr>
        <w:t>相关</w:t>
      </w:r>
      <w:r>
        <w:rPr>
          <w:rFonts w:hint="eastAsia" w:ascii="宋体" w:hAnsi="宋体" w:eastAsia="宋体"/>
          <w:color w:val="000000"/>
          <w:szCs w:val="21"/>
          <w:highlight w:val="none"/>
        </w:rPr>
        <w:t>服务”系指根据合同规定，乙方应提供的</w:t>
      </w:r>
      <w:r>
        <w:rPr>
          <w:rFonts w:hint="eastAsia" w:ascii="宋体" w:hAnsi="宋体" w:eastAsia="宋体"/>
          <w:color w:val="000000"/>
          <w:szCs w:val="21"/>
          <w:highlight w:val="none"/>
          <w:lang w:val="en-US" w:eastAsia="zh-CN"/>
        </w:rPr>
        <w:t>与货物有关的</w:t>
      </w:r>
      <w:r>
        <w:rPr>
          <w:rFonts w:hint="eastAsia" w:ascii="宋体" w:hAnsi="宋体" w:eastAsia="宋体"/>
          <w:color w:val="000000"/>
          <w:szCs w:val="21"/>
          <w:highlight w:val="none"/>
        </w:rPr>
        <w:t>技术、管理和</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服务，包括但不限于：管理和质量保证、运输、保险、检验、现场准备、安装、集成、调试、培训、维修、</w:t>
      </w:r>
      <w:r>
        <w:rPr>
          <w:rFonts w:hint="eastAsia" w:ascii="宋体" w:hAnsi="宋体" w:eastAsia="宋体"/>
          <w:color w:val="000000"/>
          <w:szCs w:val="21"/>
          <w:highlight w:val="none"/>
          <w:lang w:eastAsia="zh-CN"/>
        </w:rPr>
        <w:t>废弃处置、</w:t>
      </w:r>
      <w:r>
        <w:rPr>
          <w:rFonts w:hint="eastAsia" w:ascii="宋体" w:hAnsi="宋体" w:eastAsia="宋体"/>
          <w:color w:val="000000"/>
          <w:szCs w:val="21"/>
          <w:highlight w:val="none"/>
        </w:rPr>
        <w:t>技术支持等以及合同中规定乙方应承担的</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义务。</w:t>
      </w:r>
    </w:p>
    <w:p>
      <w:pPr>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5</w:t>
      </w:r>
      <w:r>
        <w:rPr>
          <w:rFonts w:hint="eastAsia" w:ascii="宋体" w:hAnsi="宋体" w:eastAsia="宋体"/>
          <w:color w:val="000000"/>
          <w:szCs w:val="21"/>
          <w:highlight w:val="none"/>
        </w:rPr>
        <w:t>）“分包”系指中标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供应商按采购文件、投标（响应）文件的规定，根据分包意向协议，将中标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项目中的部分履约内容，分给具有相应资质条件的供应商履行合同的行为。</w:t>
      </w:r>
    </w:p>
    <w:p>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hint="eastAsia" w:ascii="宋体" w:hAnsi="宋体" w:eastAsia="宋体"/>
          <w:color w:val="000000"/>
          <w:szCs w:val="21"/>
          <w:highlight w:val="none"/>
        </w:rPr>
        <w:t>）</w:t>
      </w:r>
      <w:r>
        <w:rPr>
          <w:rFonts w:hint="eastAsia" w:ascii="宋体" w:hAnsi="宋体" w:eastAsia="宋体"/>
          <w:szCs w:val="21"/>
          <w:highlight w:val="none"/>
        </w:rPr>
        <w:t>“联合体”系指</w:t>
      </w:r>
      <w:r>
        <w:rPr>
          <w:rFonts w:hint="eastAsia" w:ascii="宋体" w:hAnsi="宋体" w:eastAsia="宋体"/>
          <w:szCs w:val="21"/>
          <w:highlight w:val="none"/>
          <w:lang w:eastAsia="zh-CN"/>
        </w:rPr>
        <w:t>由</w:t>
      </w:r>
      <w:r>
        <w:rPr>
          <w:rFonts w:hint="eastAsia" w:ascii="宋体" w:hAnsi="宋体" w:eastAsia="宋体"/>
          <w:szCs w:val="21"/>
          <w:highlight w:val="none"/>
        </w:rPr>
        <w:t>两个以上的自然人、法人或者</w:t>
      </w:r>
      <w:r>
        <w:rPr>
          <w:rFonts w:hint="eastAsia" w:ascii="宋体" w:hAnsi="宋体" w:eastAsia="宋体"/>
          <w:szCs w:val="21"/>
          <w:highlight w:val="none"/>
          <w:lang w:val="en-US" w:eastAsia="zh-CN"/>
        </w:rPr>
        <w:t>非法人</w:t>
      </w:r>
      <w:r>
        <w:rPr>
          <w:rFonts w:hint="eastAsia" w:ascii="宋体" w:hAnsi="宋体" w:eastAsia="宋体"/>
          <w:szCs w:val="21"/>
          <w:highlight w:val="none"/>
        </w:rPr>
        <w:t>组织组成，</w:t>
      </w:r>
      <w:r>
        <w:rPr>
          <w:rFonts w:hint="eastAsia" w:ascii="宋体" w:hAnsi="宋体" w:eastAsia="宋体"/>
          <w:szCs w:val="21"/>
          <w:highlight w:val="none"/>
          <w:lang w:eastAsia="zh-CN"/>
        </w:rPr>
        <w:t>以一个供应商的身份共同参加政府采购的主体</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olor w:val="000000"/>
          <w:szCs w:val="21"/>
          <w:highlight w:val="none"/>
          <w:lang w:eastAsia="zh-CN"/>
        </w:rPr>
        <w:t>甲方</w:t>
      </w:r>
      <w:r>
        <w:rPr>
          <w:rFonts w:hint="eastAsia" w:ascii="宋体" w:hAnsi="宋体" w:eastAsia="宋体"/>
          <w:color w:val="000000"/>
          <w:szCs w:val="21"/>
          <w:highlight w:val="none"/>
        </w:rPr>
        <w:t>承担连带责任。联合体具体要求见【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7</w:t>
      </w:r>
      <w:r>
        <w:rPr>
          <w:rFonts w:hint="eastAsia" w:ascii="宋体" w:hAnsi="宋体" w:eastAsia="宋体"/>
          <w:color w:val="000000"/>
          <w:szCs w:val="21"/>
          <w:highlight w:val="none"/>
        </w:rPr>
        <w:t>）其他术语解释，见【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pPr>
        <w:numPr>
          <w:ilvl w:val="0"/>
          <w:numId w:val="16"/>
        </w:num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color w:val="000000"/>
          <w:sz w:val="24"/>
          <w:highlight w:val="none"/>
        </w:rPr>
        <w:t>合同标的及金额</w:t>
      </w:r>
    </w:p>
    <w:p>
      <w:pPr>
        <w:autoSpaceDE w:val="0"/>
        <w:autoSpaceDN w:val="0"/>
        <w:adjustRightInd w:val="0"/>
        <w:snapToGrid w:val="0"/>
        <w:spacing w:before="0" w:line="400" w:lineRule="exact"/>
        <w:ind w:firstLine="420" w:firstLineChars="200"/>
        <w:jc w:val="left"/>
        <w:rPr>
          <w:rFonts w:ascii="宋体" w:hAnsi="宋体" w:eastAsia="宋体"/>
          <w:b/>
          <w:color w:val="000000"/>
          <w:sz w:val="24"/>
          <w:highlight w:val="none"/>
        </w:rPr>
      </w:pPr>
      <w:r>
        <w:rPr>
          <w:rFonts w:hint="eastAsia" w:ascii="宋体" w:hAnsi="宋体" w:eastAsia="宋体"/>
          <w:color w:val="000000"/>
          <w:szCs w:val="21"/>
          <w:highlight w:val="none"/>
          <w:lang w:eastAsia="zh-CN"/>
        </w:rPr>
        <w:t>2</w:t>
      </w:r>
      <w:r>
        <w:rPr>
          <w:rFonts w:hint="eastAsia" w:ascii="宋体" w:hAnsi="宋体" w:eastAsia="宋体"/>
          <w:color w:val="000000"/>
          <w:szCs w:val="21"/>
          <w:highlight w:val="none"/>
        </w:rPr>
        <w:t>.1 合同标的及金额应与中标（成交）结果一致。乙方为履行本合同而发生的所有费用均应包含在合同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中，甲方不再另行支付</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任何费用。</w:t>
      </w:r>
      <w:r>
        <w:rPr>
          <w:rFonts w:hint="eastAsia" w:ascii="宋体" w:hAnsi="宋体" w:eastAsia="宋体"/>
          <w:b/>
          <w:color w:val="000000"/>
          <w:sz w:val="24"/>
          <w:highlight w:val="none"/>
          <w:lang w:eastAsia="zh-CN"/>
        </w:rPr>
        <w:t>3</w:t>
      </w:r>
      <w:r>
        <w:rPr>
          <w:rFonts w:hint="eastAsia" w:ascii="宋体" w:hAnsi="宋体" w:eastAsia="宋体"/>
          <w:b/>
          <w:color w:val="000000"/>
          <w:sz w:val="24"/>
          <w:highlight w:val="none"/>
          <w:lang w:val="en-US" w:eastAsia="zh-CN"/>
        </w:rPr>
        <w:t xml:space="preserve">. </w:t>
      </w:r>
      <w:r>
        <w:rPr>
          <w:rFonts w:hint="eastAsia" w:ascii="宋体" w:hAnsi="宋体" w:eastAsia="宋体"/>
          <w:b/>
          <w:color w:val="000000"/>
          <w:sz w:val="24"/>
          <w:highlight w:val="none"/>
        </w:rPr>
        <w:t>履行合同的时间、地点和方式</w:t>
      </w:r>
    </w:p>
    <w:p>
      <w:pPr>
        <w:autoSpaceDE w:val="0"/>
        <w:autoSpaceDN w:val="0"/>
        <w:adjustRightInd w:val="0"/>
        <w:snapToGrid w:val="0"/>
        <w:spacing w:before="0" w:line="400" w:lineRule="exact"/>
        <w:ind w:firstLine="420" w:firstLineChars="200"/>
        <w:jc w:val="left"/>
        <w:rPr>
          <w:rFonts w:ascii="宋体" w:hAnsi="宋体" w:eastAsia="宋体"/>
          <w:b/>
          <w:bCs/>
          <w:color w:val="000000"/>
          <w:sz w:val="24"/>
          <w:highlight w:val="none"/>
        </w:rPr>
      </w:pPr>
      <w:r>
        <w:rPr>
          <w:rFonts w:hint="eastAsia" w:ascii="宋体" w:hAnsi="宋体" w:eastAsia="宋体"/>
          <w:color w:val="000000"/>
          <w:szCs w:val="21"/>
          <w:highlight w:val="none"/>
          <w:lang w:eastAsia="zh-CN"/>
        </w:rPr>
        <w:t>3</w:t>
      </w:r>
      <w:r>
        <w:rPr>
          <w:rFonts w:hint="eastAsia" w:ascii="宋体" w:hAnsi="宋体" w:eastAsia="宋体"/>
          <w:color w:val="000000"/>
          <w:szCs w:val="21"/>
          <w:highlight w:val="none"/>
        </w:rPr>
        <w:t xml:space="preserve">.1 </w:t>
      </w:r>
      <w:r>
        <w:rPr>
          <w:rFonts w:hint="eastAsia" w:ascii="宋体" w:hAnsi="宋体" w:eastAsia="宋体" w:cs="宋体"/>
          <w:szCs w:val="21"/>
          <w:highlight w:val="none"/>
        </w:rPr>
        <w:t>乙方应当在约定的时间、地点</w:t>
      </w:r>
      <w:r>
        <w:rPr>
          <w:rFonts w:hint="eastAsia" w:ascii="宋体" w:hAnsi="宋体" w:eastAsia="宋体" w:cs="宋体"/>
          <w:szCs w:val="21"/>
          <w:highlight w:val="none"/>
          <w:lang w:eastAsia="zh-CN"/>
        </w:rPr>
        <w:t>，按照约定</w:t>
      </w:r>
      <w:r>
        <w:rPr>
          <w:rFonts w:hint="eastAsia" w:ascii="宋体" w:hAnsi="宋体" w:eastAsia="宋体" w:cs="宋体"/>
          <w:szCs w:val="21"/>
          <w:highlight w:val="none"/>
        </w:rPr>
        <w:t>方式履行合同。</w:t>
      </w:r>
      <w:r>
        <w:rPr>
          <w:rFonts w:hint="eastAsia" w:ascii="宋体" w:hAnsi="宋体" w:eastAsia="宋体"/>
          <w:b/>
          <w:bCs/>
          <w:color w:val="000000"/>
          <w:sz w:val="24"/>
          <w:highlight w:val="none"/>
          <w:lang w:eastAsia="zh-CN"/>
        </w:rPr>
        <w:t>4</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甲方的权利和义务</w:t>
      </w:r>
    </w:p>
    <w:p>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.1</w:t>
      </w:r>
      <w:r>
        <w:rPr>
          <w:rFonts w:ascii="宋体" w:hAnsi="宋体" w:eastAsia="宋体"/>
          <w:color w:val="000000"/>
          <w:szCs w:val="21"/>
          <w:highlight w:val="none"/>
        </w:rPr>
        <w:t xml:space="preserve"> 签署合同后，甲方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r>
        <w:rPr>
          <w:rFonts w:hint="eastAsia" w:ascii="宋体" w:hAnsi="宋体" w:eastAsia="宋体"/>
          <w:color w:val="000000"/>
          <w:szCs w:val="21"/>
          <w:highlight w:val="none"/>
        </w:rPr>
        <w:t>甲方有权对乙方的履约行为进行检查，并</w:t>
      </w:r>
      <w:r>
        <w:rPr>
          <w:rFonts w:ascii="宋体" w:hAnsi="宋体" w:eastAsia="宋体"/>
          <w:color w:val="000000"/>
          <w:szCs w:val="21"/>
          <w:highlight w:val="none"/>
        </w:rPr>
        <w:t>及时确认乙方提交的事项</w:t>
      </w:r>
      <w:r>
        <w:rPr>
          <w:rFonts w:hint="eastAsia" w:ascii="宋体" w:hAnsi="宋体" w:eastAsia="宋体"/>
          <w:color w:val="000000"/>
          <w:szCs w:val="21"/>
          <w:highlight w:val="none"/>
        </w:rPr>
        <w:t>。甲方应当</w:t>
      </w:r>
      <w:r>
        <w:rPr>
          <w:rFonts w:ascii="宋体" w:hAnsi="宋体" w:eastAsia="宋体"/>
          <w:color w:val="000000"/>
          <w:szCs w:val="21"/>
          <w:highlight w:val="none"/>
        </w:rPr>
        <w:t>配合乙方完成</w:t>
      </w:r>
      <w:r>
        <w:rPr>
          <w:rFonts w:hint="eastAsia" w:ascii="宋体" w:hAnsi="宋体" w:eastAsia="宋体"/>
          <w:color w:val="000000"/>
          <w:szCs w:val="21"/>
          <w:highlight w:val="none"/>
        </w:rPr>
        <w:t>相关项目</w:t>
      </w:r>
      <w:r>
        <w:rPr>
          <w:rFonts w:ascii="宋体" w:hAnsi="宋体" w:eastAsia="宋体"/>
          <w:color w:val="000000"/>
          <w:szCs w:val="21"/>
          <w:highlight w:val="none"/>
        </w:rPr>
        <w:t>实施工作。</w:t>
      </w:r>
    </w:p>
    <w:p>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 xml:space="preserve">.2 </w:t>
      </w:r>
      <w:r>
        <w:rPr>
          <w:rFonts w:ascii="宋体" w:hAnsi="宋体" w:eastAsia="宋体"/>
          <w:color w:val="000000"/>
          <w:szCs w:val="21"/>
          <w:highlight w:val="none"/>
        </w:rPr>
        <w:t>甲方有权要求乙方按时提交各阶段有关</w:t>
      </w:r>
      <w:r>
        <w:rPr>
          <w:rFonts w:hint="eastAsia" w:ascii="宋体" w:hAnsi="宋体" w:eastAsia="宋体"/>
          <w:color w:val="000000"/>
          <w:szCs w:val="21"/>
          <w:highlight w:val="none"/>
        </w:rPr>
        <w:t>安排计划</w:t>
      </w:r>
      <w:r>
        <w:rPr>
          <w:rFonts w:ascii="宋体" w:hAnsi="宋体" w:eastAsia="宋体"/>
          <w:color w:val="000000"/>
          <w:szCs w:val="21"/>
          <w:highlight w:val="none"/>
        </w:rPr>
        <w:t>，并有权</w:t>
      </w:r>
      <w:r>
        <w:rPr>
          <w:rFonts w:hint="eastAsia" w:ascii="宋体" w:hAnsi="宋体" w:eastAsia="宋体"/>
          <w:color w:val="000000"/>
          <w:szCs w:val="21"/>
          <w:highlight w:val="none"/>
        </w:rPr>
        <w:t>定期核对乙方提供货物数量、规格、质量等内容。甲方</w:t>
      </w:r>
      <w:r>
        <w:rPr>
          <w:rFonts w:ascii="宋体" w:hAnsi="宋体" w:eastAsia="宋体"/>
          <w:color w:val="000000"/>
          <w:szCs w:val="21"/>
          <w:highlight w:val="none"/>
        </w:rPr>
        <w:t>有权督促乙方工作并要求乙方</w:t>
      </w:r>
      <w:r>
        <w:rPr>
          <w:rFonts w:hint="eastAsia" w:ascii="宋体" w:hAnsi="宋体" w:eastAsia="宋体"/>
          <w:color w:val="000000"/>
          <w:szCs w:val="21"/>
          <w:highlight w:val="none"/>
        </w:rPr>
        <w:t>更</w:t>
      </w:r>
      <w:r>
        <w:rPr>
          <w:rFonts w:ascii="宋体" w:hAnsi="宋体" w:eastAsia="宋体"/>
          <w:color w:val="000000"/>
          <w:szCs w:val="21"/>
          <w:highlight w:val="none"/>
        </w:rPr>
        <w:t>换不符合要求的</w:t>
      </w:r>
      <w:r>
        <w:rPr>
          <w:rFonts w:hint="eastAsia" w:ascii="宋体" w:hAnsi="宋体" w:eastAsia="宋体"/>
          <w:color w:val="000000"/>
          <w:szCs w:val="21"/>
          <w:highlight w:val="none"/>
        </w:rPr>
        <w:t>货物</w:t>
      </w:r>
      <w:r>
        <w:rPr>
          <w:rFonts w:ascii="宋体" w:hAnsi="宋体" w:eastAsia="宋体"/>
          <w:color w:val="000000"/>
          <w:szCs w:val="21"/>
          <w:highlight w:val="none"/>
        </w:rPr>
        <w:t>。</w:t>
      </w:r>
    </w:p>
    <w:p>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ascii="宋体" w:hAnsi="宋体" w:eastAsia="宋体"/>
          <w:color w:val="000000"/>
          <w:szCs w:val="21"/>
          <w:highlight w:val="none"/>
        </w:rPr>
        <w:t>3</w:t>
      </w:r>
      <w:r>
        <w:rPr>
          <w:rFonts w:hint="eastAsia" w:ascii="宋体" w:hAnsi="宋体" w:eastAsia="宋体"/>
          <w:color w:val="000000"/>
          <w:szCs w:val="21"/>
          <w:highlight w:val="none"/>
        </w:rPr>
        <w:t xml:space="preserve"> </w:t>
      </w:r>
      <w:r>
        <w:rPr>
          <w:rFonts w:ascii="宋体" w:hAnsi="宋体" w:eastAsia="宋体"/>
          <w:color w:val="000000"/>
          <w:szCs w:val="21"/>
          <w:highlight w:val="none"/>
        </w:rPr>
        <w:t>甲方</w:t>
      </w:r>
      <w:r>
        <w:rPr>
          <w:rFonts w:hint="eastAsia" w:ascii="宋体" w:hAnsi="宋体" w:eastAsia="宋体"/>
          <w:color w:val="000000"/>
          <w:szCs w:val="21"/>
          <w:highlight w:val="none"/>
        </w:rPr>
        <w:t>有权要求乙方对缺陷部分予以修复，并按合同约定享有货物保修及其他合同约定的权利。</w:t>
      </w:r>
    </w:p>
    <w:p>
      <w:pPr>
        <w:snapToGrid w:val="0"/>
        <w:spacing w:line="400" w:lineRule="exact"/>
        <w:ind w:firstLine="420" w:firstLineChars="200"/>
        <w:rPr>
          <w:rFonts w:hint="eastAsia" w:eastAsia="华文楷体"/>
          <w:highlight w:val="none"/>
          <w:lang w:val="en-US" w:eastAsia="zh-CN"/>
        </w:rPr>
      </w:pPr>
      <w:r>
        <w:rPr>
          <w:rFonts w:hint="default" w:ascii="宋体" w:hAnsi="宋体" w:eastAsia="宋体"/>
          <w:color w:val="000000"/>
          <w:szCs w:val="21"/>
          <w:highlight w:val="none"/>
          <w:lang w:val="en-US" w:eastAsia="zh-CN"/>
        </w:rPr>
        <w:t>4.4 甲方应当按照合同约定及时对交付的货物进行验收</w:t>
      </w:r>
      <w:r>
        <w:rPr>
          <w:rFonts w:hint="eastAsia" w:ascii="宋体" w:hAnsi="宋体" w:eastAsia="宋体"/>
          <w:color w:val="000000"/>
          <w:szCs w:val="21"/>
          <w:highlight w:val="none"/>
          <w:lang w:val="en-US" w:eastAsia="zh-CN"/>
        </w:rPr>
        <w:t>，</w:t>
      </w:r>
      <w:r>
        <w:rPr>
          <w:rFonts w:hint="eastAsia" w:ascii="宋体" w:hAnsi="宋体" w:eastAsia="宋体" w:cs="宋体"/>
          <w:b w:val="0"/>
          <w:bCs w:val="0"/>
          <w:szCs w:val="21"/>
          <w:highlight w:val="none"/>
          <w:lang w:eastAsia="zh-CN"/>
        </w:rPr>
        <w:t>未</w:t>
      </w:r>
      <w:r>
        <w:rPr>
          <w:rFonts w:hint="eastAsia" w:ascii="宋体" w:hAnsi="宋体" w:eastAsia="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olor w:val="000000"/>
          <w:szCs w:val="21"/>
          <w:highlight w:val="none"/>
          <w:lang w:val="en-US" w:eastAsia="zh-CN"/>
        </w:rPr>
        <w:t>视为验收通过。</w:t>
      </w:r>
    </w:p>
    <w:p>
      <w:pPr>
        <w:autoSpaceDE w:val="0"/>
        <w:autoSpaceDN w:val="0"/>
        <w:adjustRightInd w:val="0"/>
        <w:snapToGrid w:val="0"/>
        <w:spacing w:line="400" w:lineRule="exact"/>
        <w:ind w:firstLine="420" w:firstLineChars="200"/>
        <w:jc w:val="left"/>
        <w:rPr>
          <w:rFonts w:hint="eastAsia" w:ascii="宋体" w:hAnsi="宋体" w:eastAsia="宋体"/>
          <w:color w:val="000000"/>
          <w:szCs w:val="21"/>
          <w:highlight w:val="none"/>
        </w:rPr>
      </w:pPr>
      <w:r>
        <w:rPr>
          <w:rFonts w:hint="default"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default" w:ascii="宋体" w:hAnsi="宋体" w:eastAsia="宋体"/>
          <w:color w:val="000000"/>
          <w:szCs w:val="21"/>
          <w:highlight w:val="none"/>
          <w:lang w:val="en-US" w:eastAsia="zh-CN"/>
        </w:rPr>
        <w:t>5</w:t>
      </w:r>
      <w:r>
        <w:rPr>
          <w:rFonts w:ascii="宋体" w:hAnsi="宋体" w:eastAsia="宋体"/>
          <w:color w:val="000000"/>
          <w:szCs w:val="21"/>
          <w:highlight w:val="none"/>
        </w:rPr>
        <w:t xml:space="preserve"> </w:t>
      </w:r>
      <w:r>
        <w:rPr>
          <w:rFonts w:hint="eastAsia" w:ascii="宋体" w:hAnsi="宋体" w:eastAsia="宋体"/>
          <w:color w:val="000000"/>
          <w:szCs w:val="21"/>
          <w:highlight w:val="none"/>
        </w:rPr>
        <w:t>甲方应当根据合同约定</w:t>
      </w:r>
      <w:r>
        <w:rPr>
          <w:rFonts w:hint="eastAsia" w:ascii="宋体" w:hAnsi="宋体" w:eastAsia="宋体"/>
          <w:color w:val="000000"/>
          <w:szCs w:val="21"/>
          <w:highlight w:val="none"/>
          <w:lang w:eastAsia="zh-CN"/>
        </w:rPr>
        <w:t>及</w:t>
      </w:r>
      <w:r>
        <w:rPr>
          <w:rFonts w:hint="eastAsia" w:ascii="宋体" w:hAnsi="宋体" w:eastAsia="宋体"/>
          <w:color w:val="000000"/>
          <w:szCs w:val="21"/>
          <w:highlight w:val="none"/>
        </w:rPr>
        <w:t>时向乙方支付</w:t>
      </w:r>
      <w:r>
        <w:rPr>
          <w:rFonts w:hint="eastAsia" w:ascii="宋体" w:hAnsi="宋体" w:eastAsia="宋体"/>
          <w:color w:val="000000"/>
          <w:szCs w:val="21"/>
          <w:highlight w:val="none"/>
          <w:lang w:eastAsia="zh-CN"/>
        </w:rPr>
        <w:t>合同价款</w:t>
      </w:r>
      <w:r>
        <w:rPr>
          <w:rFonts w:hint="default" w:ascii="宋体" w:hAnsi="宋体" w:eastAsia="宋体"/>
          <w:color w:val="000000"/>
          <w:szCs w:val="21"/>
          <w:highlight w:val="none"/>
          <w:lang w:eastAsia="zh-CN"/>
        </w:rPr>
        <w:t>，不得以内部人员变更、履行内部付款流程等为由，拒绝或迟延支付。</w:t>
      </w:r>
    </w:p>
    <w:p>
      <w:pPr>
        <w:autoSpaceDE w:val="0"/>
        <w:autoSpaceDN w:val="0"/>
        <w:adjustRightInd w:val="0"/>
        <w:snapToGrid w:val="0"/>
        <w:spacing w:before="0" w:line="400" w:lineRule="exact"/>
        <w:ind w:firstLine="420" w:firstLineChars="200"/>
        <w:jc w:val="left"/>
        <w:rPr>
          <w:rFonts w:ascii="宋体" w:hAnsi="宋体" w:eastAsia="宋体"/>
          <w:b/>
          <w:bCs/>
          <w:color w:val="000000"/>
          <w:sz w:val="24"/>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ascii="宋体" w:hAnsi="宋体" w:eastAsia="宋体"/>
          <w:color w:val="000000"/>
          <w:szCs w:val="21"/>
          <w:highlight w:val="none"/>
        </w:rPr>
        <w:t xml:space="preserve"> </w:t>
      </w:r>
      <w:r>
        <w:rPr>
          <w:rFonts w:hint="eastAsia" w:ascii="宋体" w:hAnsi="宋体" w:eastAsia="宋体"/>
          <w:color w:val="000000"/>
          <w:szCs w:val="21"/>
          <w:highlight w:val="none"/>
        </w:rPr>
        <w:t>国家法律法规规定</w:t>
      </w:r>
      <w:r>
        <w:rPr>
          <w:rFonts w:hint="eastAsia" w:ascii="宋体" w:hAnsi="宋体" w:eastAsia="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lang w:eastAsia="zh-CN"/>
        </w:rPr>
        <w:t>约定应</w:t>
      </w:r>
      <w:r>
        <w:rPr>
          <w:rFonts w:hint="eastAsia" w:ascii="宋体" w:hAnsi="宋体" w:eastAsia="宋体"/>
          <w:color w:val="000000"/>
          <w:szCs w:val="21"/>
          <w:highlight w:val="none"/>
        </w:rPr>
        <w:t>由甲方承担的其他义务和责任。</w:t>
      </w:r>
      <w:r>
        <w:rPr>
          <w:rFonts w:hint="eastAsia" w:ascii="宋体" w:hAnsi="宋体" w:eastAsia="宋体"/>
          <w:b/>
          <w:bCs/>
          <w:color w:val="000000"/>
          <w:sz w:val="24"/>
          <w:highlight w:val="none"/>
          <w:lang w:eastAsia="zh-CN"/>
        </w:rPr>
        <w:t>5</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乙方的权利和义务</w:t>
      </w:r>
    </w:p>
    <w:p>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 xml:space="preserve">.1 </w:t>
      </w:r>
      <w:r>
        <w:rPr>
          <w:rFonts w:ascii="宋体" w:hAnsi="宋体" w:eastAsia="宋体"/>
          <w:color w:val="000000"/>
          <w:szCs w:val="21"/>
          <w:highlight w:val="none"/>
        </w:rPr>
        <w:t>签署合同后，乙方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p>
    <w:p>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w:t>
      </w:r>
      <w:r>
        <w:rPr>
          <w:rFonts w:ascii="宋体" w:hAnsi="宋体" w:eastAsia="宋体"/>
          <w:color w:val="000000"/>
          <w:szCs w:val="21"/>
          <w:highlight w:val="none"/>
        </w:rPr>
        <w:t>2 乙方应按照合同要求</w:t>
      </w:r>
      <w:r>
        <w:rPr>
          <w:rFonts w:hint="eastAsia" w:ascii="宋体" w:hAnsi="宋体" w:eastAsia="宋体"/>
          <w:color w:val="000000"/>
          <w:szCs w:val="21"/>
          <w:highlight w:val="none"/>
        </w:rPr>
        <w:t>履约</w:t>
      </w:r>
      <w:r>
        <w:rPr>
          <w:rFonts w:ascii="宋体" w:hAnsi="宋体" w:eastAsia="宋体"/>
          <w:color w:val="000000"/>
          <w:szCs w:val="21"/>
          <w:highlight w:val="none"/>
        </w:rPr>
        <w:t>，充分合理安排，确保</w:t>
      </w:r>
      <w:r>
        <w:rPr>
          <w:rFonts w:hint="eastAsia" w:ascii="宋体" w:hAnsi="宋体" w:eastAsia="宋体"/>
          <w:color w:val="000000"/>
          <w:szCs w:val="21"/>
          <w:highlight w:val="none"/>
        </w:rPr>
        <w:t>提供的货物</w:t>
      </w:r>
      <w:r>
        <w:rPr>
          <w:rFonts w:hint="eastAsia" w:ascii="宋体" w:hAnsi="宋体" w:eastAsia="宋体"/>
          <w:color w:val="000000"/>
          <w:szCs w:val="21"/>
          <w:highlight w:val="none"/>
          <w:lang w:eastAsia="zh-CN"/>
        </w:rPr>
        <w:t>及相关</w:t>
      </w:r>
      <w:r>
        <w:rPr>
          <w:rFonts w:hint="eastAsia" w:ascii="宋体" w:hAnsi="宋体" w:eastAsia="宋体"/>
          <w:color w:val="000000"/>
          <w:szCs w:val="21"/>
          <w:highlight w:val="none"/>
        </w:rPr>
        <w:t>服务符合合同</w:t>
      </w:r>
      <w:r>
        <w:rPr>
          <w:rFonts w:hint="eastAsia" w:ascii="宋体" w:hAnsi="宋体" w:eastAsia="宋体"/>
          <w:color w:val="000000"/>
          <w:szCs w:val="21"/>
          <w:highlight w:val="none"/>
          <w:lang w:eastAsia="zh-CN"/>
        </w:rPr>
        <w:t>有关</w:t>
      </w:r>
      <w:r>
        <w:rPr>
          <w:rFonts w:ascii="宋体" w:hAnsi="宋体" w:eastAsia="宋体"/>
          <w:color w:val="000000"/>
          <w:szCs w:val="21"/>
          <w:highlight w:val="none"/>
        </w:rPr>
        <w:t>要求</w:t>
      </w:r>
      <w:r>
        <w:rPr>
          <w:rFonts w:hint="eastAsia" w:ascii="宋体" w:hAnsi="宋体" w:eastAsia="宋体"/>
          <w:color w:val="000000"/>
          <w:szCs w:val="21"/>
          <w:highlight w:val="none"/>
        </w:rPr>
        <w:t>。接受项目行业管理部门及政府有关部门的指导，配合甲方的履约检查</w:t>
      </w:r>
      <w:r>
        <w:rPr>
          <w:rFonts w:hint="eastAsia" w:ascii="宋体" w:hAnsi="宋体" w:eastAsia="宋体"/>
          <w:color w:val="000000"/>
          <w:szCs w:val="21"/>
          <w:highlight w:val="none"/>
          <w:lang w:eastAsia="zh-CN"/>
        </w:rPr>
        <w:t>及验收</w:t>
      </w:r>
      <w:r>
        <w:rPr>
          <w:rFonts w:hint="eastAsia" w:ascii="宋体" w:hAnsi="宋体" w:eastAsia="宋体"/>
          <w:color w:val="000000"/>
          <w:szCs w:val="21"/>
          <w:highlight w:val="none"/>
        </w:rPr>
        <w:t>，并</w:t>
      </w:r>
      <w:r>
        <w:rPr>
          <w:rFonts w:ascii="宋体" w:hAnsi="宋体" w:eastAsia="宋体"/>
          <w:color w:val="000000"/>
          <w:szCs w:val="21"/>
          <w:highlight w:val="none"/>
        </w:rPr>
        <w:t>负责项目实施过程中的所有协调工作。</w:t>
      </w:r>
    </w:p>
    <w:p>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3</w:t>
      </w:r>
      <w:r>
        <w:rPr>
          <w:rFonts w:hint="eastAsia" w:ascii="宋体" w:hAnsi="宋体" w:eastAsia="宋体" w:cs="Times New Roman"/>
          <w:color w:val="000000"/>
          <w:kern w:val="2"/>
          <w:sz w:val="21"/>
          <w:szCs w:val="21"/>
          <w:highlight w:val="none"/>
          <w:lang w:val="en-US" w:eastAsia="zh-CN" w:bidi="ar-SA"/>
        </w:rPr>
        <w:t>乙方有权</w:t>
      </w:r>
      <w:r>
        <w:rPr>
          <w:rFonts w:hint="eastAsia" w:ascii="宋体" w:hAnsi="宋体" w:eastAsia="宋体" w:cs="宋体"/>
          <w:color w:val="000000"/>
          <w:kern w:val="2"/>
          <w:sz w:val="21"/>
          <w:szCs w:val="21"/>
          <w:highlight w:val="none"/>
          <w:lang w:val="en-US" w:eastAsia="zh-CN" w:bidi="ar-SA"/>
        </w:rPr>
        <w:t>根据合同约定向甲方收取合同价款。</w:t>
      </w:r>
    </w:p>
    <w:p>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4</w:t>
      </w:r>
      <w:r>
        <w:rPr>
          <w:rFonts w:hint="eastAsia" w:ascii="宋体" w:hAnsi="宋体" w:eastAsia="宋体" w:cs="宋体"/>
          <w:color w:val="000000"/>
          <w:kern w:val="2"/>
          <w:sz w:val="21"/>
          <w:szCs w:val="21"/>
          <w:highlight w:val="none"/>
          <w:lang w:val="en-US" w:eastAsia="zh-CN" w:bidi="ar-SA"/>
        </w:rPr>
        <w:t>国家法律法规规定</w:t>
      </w:r>
      <w:r>
        <w:rPr>
          <w:rFonts w:hint="eastAsia" w:ascii="宋体" w:hAnsi="宋体" w:eastAsia="宋体" w:cs="Times New Roman"/>
          <w:color w:val="000000"/>
          <w:kern w:val="2"/>
          <w:sz w:val="21"/>
          <w:szCs w:val="21"/>
          <w:highlight w:val="none"/>
          <w:lang w:val="en-US" w:eastAsia="zh-CN" w:bidi="ar-SA"/>
        </w:rPr>
        <w:t>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pPr>
        <w:numPr>
          <w:ilvl w:val="0"/>
          <w:numId w:val="17"/>
        </w:numPr>
        <w:autoSpaceDE w:val="0"/>
        <w:autoSpaceDN w:val="0"/>
        <w:adjustRightInd w:val="0"/>
        <w:snapToGrid w:val="0"/>
        <w:spacing w:before="0" w:line="400" w:lineRule="exact"/>
        <w:jc w:val="left"/>
        <w:rPr>
          <w:rFonts w:hint="eastAsia" w:ascii="宋体" w:hAnsi="宋体" w:eastAsia="宋体"/>
          <w:b/>
          <w:bCs/>
          <w:color w:val="000000"/>
          <w:sz w:val="24"/>
          <w:highlight w:val="none"/>
        </w:rPr>
      </w:pPr>
      <w:r>
        <w:rPr>
          <w:rFonts w:hint="eastAsia" w:ascii="宋体" w:hAnsi="宋体" w:eastAsia="宋体"/>
          <w:b/>
          <w:bCs/>
          <w:color w:val="000000"/>
          <w:sz w:val="24"/>
          <w:highlight w:val="none"/>
        </w:rPr>
        <w:t>合同履</w:t>
      </w:r>
      <w:r>
        <w:rPr>
          <w:rFonts w:hint="eastAsia" w:ascii="宋体" w:hAnsi="宋体" w:eastAsia="宋体"/>
          <w:b/>
          <w:bCs/>
          <w:color w:val="000000"/>
          <w:sz w:val="24"/>
          <w:highlight w:val="none"/>
          <w:lang w:val="en-US" w:eastAsia="zh-CN"/>
        </w:rPr>
        <w:t>行</w:t>
      </w:r>
    </w:p>
    <w:p>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rPr>
        <w:t>约定顺序履行合同义务；如果没有先后顺序的，应当同时履行。</w:t>
      </w:r>
    </w:p>
    <w:p>
      <w:pPr>
        <w:autoSpaceDE w:val="0"/>
        <w:autoSpaceDN w:val="0"/>
        <w:adjustRightInd w:val="0"/>
        <w:snapToGrid w:val="0"/>
        <w:spacing w:before="0" w:line="400" w:lineRule="exact"/>
        <w:ind w:firstLine="420" w:firstLineChars="200"/>
        <w:jc w:val="left"/>
        <w:rPr>
          <w:rFonts w:ascii="宋体" w:hAnsi="宋体" w:eastAsia="宋体"/>
          <w:b/>
          <w:bCs/>
          <w:color w:val="000000"/>
          <w:sz w:val="24"/>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r>
        <w:rPr>
          <w:rFonts w:hint="eastAsia" w:ascii="宋体" w:hAnsi="宋体" w:eastAsia="宋体"/>
          <w:b/>
          <w:bCs/>
          <w:color w:val="000000"/>
          <w:sz w:val="24"/>
          <w:highlight w:val="none"/>
          <w:lang w:eastAsia="zh-CN"/>
        </w:rPr>
        <w:t>7</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货物包装、运输</w:t>
      </w:r>
      <w:r>
        <w:rPr>
          <w:rFonts w:hint="eastAsia" w:ascii="宋体" w:hAnsi="宋体" w:eastAsia="宋体"/>
          <w:b/>
          <w:bCs/>
          <w:color w:val="000000"/>
          <w:sz w:val="24"/>
          <w:highlight w:val="none"/>
          <w:lang w:eastAsia="zh-CN"/>
        </w:rPr>
        <w:t>、</w:t>
      </w:r>
      <w:r>
        <w:rPr>
          <w:rFonts w:hint="eastAsia" w:ascii="宋体" w:hAnsi="宋体" w:eastAsia="宋体"/>
          <w:b/>
          <w:bCs/>
          <w:color w:val="000000"/>
          <w:sz w:val="24"/>
          <w:highlight w:val="none"/>
        </w:rPr>
        <w:t>保险</w:t>
      </w:r>
      <w:r>
        <w:rPr>
          <w:rFonts w:hint="eastAsia" w:ascii="宋体" w:hAnsi="宋体" w:eastAsia="宋体"/>
          <w:b/>
          <w:bCs/>
          <w:color w:val="000000"/>
          <w:sz w:val="24"/>
          <w:highlight w:val="none"/>
          <w:lang w:eastAsia="zh-CN"/>
        </w:rPr>
        <w:t>和交付</w:t>
      </w:r>
      <w:r>
        <w:rPr>
          <w:rFonts w:hint="eastAsia" w:ascii="宋体" w:hAnsi="宋体" w:eastAsia="宋体"/>
          <w:b/>
          <w:bCs/>
          <w:color w:val="000000"/>
          <w:sz w:val="24"/>
          <w:highlight w:val="none"/>
        </w:rPr>
        <w:t>要求</w:t>
      </w:r>
    </w:p>
    <w:p>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.1 本合同</w:t>
      </w:r>
      <w:r>
        <w:rPr>
          <w:rFonts w:hint="eastAsia" w:ascii="宋体" w:hAnsi="宋体" w:eastAsia="宋体"/>
          <w:bCs/>
          <w:color w:val="000000"/>
          <w:szCs w:val="21"/>
          <w:highlight w:val="none"/>
        </w:rPr>
        <w:t>涉及商品包装</w:t>
      </w:r>
      <w:r>
        <w:rPr>
          <w:rFonts w:hint="eastAsia" w:ascii="宋体" w:hAnsi="宋体" w:eastAsia="宋体"/>
          <w:bCs/>
          <w:color w:val="000000"/>
          <w:szCs w:val="21"/>
          <w:highlight w:val="none"/>
          <w:lang w:eastAsia="zh-CN"/>
        </w:rPr>
        <w:t>、</w:t>
      </w:r>
      <w:r>
        <w:rPr>
          <w:rFonts w:hint="eastAsia" w:ascii="宋体" w:hAnsi="宋体" w:eastAsia="宋体"/>
          <w:bCs/>
          <w:color w:val="000000"/>
          <w:szCs w:val="21"/>
          <w:highlight w:val="none"/>
        </w:rPr>
        <w:t>快递包装的，</w:t>
      </w:r>
      <w:r>
        <w:rPr>
          <w:rFonts w:hint="eastAsia" w:ascii="宋体" w:hAnsi="宋体" w:eastAsia="宋体"/>
          <w:color w:val="000000"/>
          <w:szCs w:val="21"/>
          <w:highlight w:val="none"/>
        </w:rPr>
        <w:t>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包装应适应远距离运输、防潮、防震、防锈和防野蛮装卸等要求，确保货物安全无损地运抵</w:t>
      </w:r>
      <w:r>
        <w:rPr>
          <w:rFonts w:hint="eastAsia" w:ascii="宋体" w:hAnsi="宋体" w:eastAsia="宋体"/>
          <w:b/>
          <w:color w:val="000000"/>
          <w:szCs w:val="21"/>
          <w:highlight w:val="none"/>
        </w:rPr>
        <w:t>【政府采购合同专用条款】</w:t>
      </w:r>
      <w:r>
        <w:rPr>
          <w:rFonts w:hint="eastAsia" w:ascii="宋体" w:hAnsi="宋体" w:eastAsia="宋体"/>
          <w:b w:val="0"/>
          <w:bCs/>
          <w:color w:val="000000"/>
          <w:szCs w:val="21"/>
          <w:highlight w:val="none"/>
          <w:lang w:eastAsia="zh-CN"/>
        </w:rPr>
        <w:t>约定的</w:t>
      </w:r>
      <w:r>
        <w:rPr>
          <w:rFonts w:hint="eastAsia" w:ascii="宋体" w:hAnsi="宋体" w:eastAsia="宋体"/>
          <w:color w:val="000000"/>
          <w:szCs w:val="21"/>
          <w:highlight w:val="none"/>
        </w:rPr>
        <w:t>指定现场。</w:t>
      </w:r>
    </w:p>
    <w:p>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.2 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乙方负责办理将货物运抵本合同规定的交货地点</w:t>
      </w:r>
      <w:r>
        <w:rPr>
          <w:rFonts w:hint="eastAsia" w:ascii="宋体" w:hAnsi="宋体" w:eastAsia="宋体"/>
          <w:color w:val="000000"/>
          <w:szCs w:val="21"/>
          <w:highlight w:val="none"/>
          <w:lang w:eastAsia="zh-CN"/>
        </w:rPr>
        <w:t>，并装卸、交付至甲方</w:t>
      </w:r>
      <w:r>
        <w:rPr>
          <w:rFonts w:hint="eastAsia" w:ascii="宋体" w:hAnsi="宋体" w:eastAsia="宋体"/>
          <w:color w:val="000000"/>
          <w:szCs w:val="21"/>
          <w:highlight w:val="none"/>
        </w:rPr>
        <w:t>的一切运输事项，相关费用应</w:t>
      </w:r>
      <w:r>
        <w:rPr>
          <w:rFonts w:hint="eastAsia" w:ascii="宋体" w:hAnsi="宋体" w:eastAsia="宋体"/>
          <w:color w:val="000000"/>
          <w:szCs w:val="21"/>
          <w:highlight w:val="none"/>
          <w:lang w:eastAsia="zh-CN"/>
        </w:rPr>
        <w:t>包含</w:t>
      </w:r>
      <w:r>
        <w:rPr>
          <w:rFonts w:hint="eastAsia" w:ascii="宋体" w:hAnsi="宋体" w:eastAsia="宋体"/>
          <w:color w:val="000000"/>
          <w:szCs w:val="21"/>
          <w:highlight w:val="none"/>
        </w:rPr>
        <w:t>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w:t>
      </w:r>
    </w:p>
    <w:p>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.3 货物保险要求按</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规定执行</w:t>
      </w:r>
      <w:r>
        <w:rPr>
          <w:rFonts w:hint="eastAsia" w:ascii="宋体" w:hAnsi="宋体" w:eastAsia="宋体"/>
          <w:color w:val="000000"/>
          <w:szCs w:val="21"/>
          <w:highlight w:val="none"/>
        </w:rPr>
        <w:t>。</w:t>
      </w:r>
    </w:p>
    <w:p>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 xml:space="preserve">.4 </w:t>
      </w:r>
      <w:r>
        <w:rPr>
          <w:rFonts w:hint="eastAsia" w:ascii="宋体" w:hAnsi="宋体" w:eastAsia="宋体"/>
          <w:color w:val="000000"/>
          <w:szCs w:val="21"/>
          <w:highlight w:val="none"/>
          <w:lang w:val="en-US" w:eastAsia="zh-CN"/>
        </w:rPr>
        <w:t>除采购活动</w:t>
      </w:r>
      <w:r>
        <w:rPr>
          <w:rFonts w:hint="eastAsia" w:ascii="宋体" w:hAnsi="宋体" w:eastAsia="宋体"/>
          <w:color w:val="000000"/>
          <w:szCs w:val="21"/>
          <w:highlight w:val="none"/>
        </w:rPr>
        <w:t>对商品包装</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w:t>
      </w:r>
      <w:r>
        <w:rPr>
          <w:rFonts w:hint="eastAsia" w:ascii="宋体" w:hAnsi="宋体" w:eastAsia="宋体"/>
          <w:color w:val="000000"/>
          <w:szCs w:val="21"/>
          <w:highlight w:val="none"/>
          <w:lang w:val="en-US" w:eastAsia="zh-CN"/>
        </w:rPr>
        <w:t>达成具体约定外</w:t>
      </w:r>
      <w:r>
        <w:rPr>
          <w:rFonts w:hint="eastAsia" w:ascii="宋体" w:hAnsi="宋体" w:eastAsia="宋体"/>
          <w:color w:val="000000"/>
          <w:szCs w:val="21"/>
          <w:highlight w:val="none"/>
        </w:rPr>
        <w:t>，乙方提供产品及相关快递服务</w:t>
      </w:r>
      <w:r>
        <w:rPr>
          <w:rFonts w:hint="eastAsia" w:ascii="宋体" w:hAnsi="宋体" w:eastAsia="宋体"/>
          <w:color w:val="000000"/>
          <w:szCs w:val="21"/>
          <w:highlight w:val="none"/>
          <w:lang w:val="en-US" w:eastAsia="zh-CN"/>
        </w:rPr>
        <w:t>涉及到</w:t>
      </w:r>
      <w:r>
        <w:rPr>
          <w:rFonts w:hint="eastAsia" w:ascii="宋体" w:hAnsi="宋体" w:eastAsia="宋体"/>
          <w:color w:val="000000"/>
          <w:szCs w:val="21"/>
          <w:highlight w:val="none"/>
        </w:rPr>
        <w:t>具体包装要求</w:t>
      </w:r>
      <w:r>
        <w:rPr>
          <w:rFonts w:hint="eastAsia" w:ascii="宋体" w:hAnsi="宋体" w:eastAsia="宋体"/>
          <w:color w:val="000000"/>
          <w:szCs w:val="21"/>
          <w:highlight w:val="none"/>
          <w:lang w:val="en-US" w:eastAsia="zh-CN"/>
        </w:rPr>
        <w:t>的，</w:t>
      </w:r>
      <w:r>
        <w:rPr>
          <w:rFonts w:hint="eastAsia" w:ascii="宋体" w:hAnsi="宋体" w:eastAsia="宋体"/>
          <w:color w:val="000000"/>
          <w:szCs w:val="21"/>
          <w:highlight w:val="none"/>
        </w:rPr>
        <w:t>应</w:t>
      </w:r>
      <w:r>
        <w:rPr>
          <w:rFonts w:hint="eastAsia" w:ascii="宋体" w:hAnsi="宋体" w:eastAsia="宋体"/>
          <w:color w:val="000000"/>
          <w:szCs w:val="21"/>
          <w:highlight w:val="none"/>
          <w:lang w:val="en-US" w:eastAsia="zh-CN"/>
        </w:rPr>
        <w:t>不低于</w:t>
      </w:r>
      <w:r>
        <w:rPr>
          <w:rFonts w:hint="eastAsia" w:ascii="宋体" w:hAnsi="宋体" w:eastAsia="宋体"/>
          <w:color w:val="000000"/>
          <w:szCs w:val="21"/>
          <w:highlight w:val="none"/>
        </w:rPr>
        <w:t>《商品包装政府采购需求标准（试行）</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快递包装政府采购需求标准（试行）》</w:t>
      </w:r>
      <w:r>
        <w:rPr>
          <w:rFonts w:hint="eastAsia" w:ascii="宋体" w:hAnsi="宋体" w:eastAsia="宋体"/>
          <w:color w:val="000000"/>
          <w:szCs w:val="21"/>
          <w:highlight w:val="none"/>
          <w:lang w:val="en-US" w:eastAsia="zh-CN"/>
        </w:rPr>
        <w:t>标准</w:t>
      </w:r>
      <w:r>
        <w:rPr>
          <w:rFonts w:hint="eastAsia" w:ascii="宋体" w:hAnsi="宋体" w:eastAsia="宋体"/>
          <w:color w:val="000000"/>
          <w:szCs w:val="21"/>
          <w:highlight w:val="none"/>
        </w:rPr>
        <w:t>，并作为履约验收的内容，必要时甲方可以要求乙方在履约验收环节出具检测报告。</w:t>
      </w:r>
    </w:p>
    <w:p>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val="en-US" w:eastAsia="zh-CN"/>
        </w:rPr>
        <w:t xml:space="preserve">7.5 </w:t>
      </w:r>
      <w:r>
        <w:rPr>
          <w:rFonts w:hint="eastAsia" w:ascii="宋体" w:hAnsi="宋体" w:eastAsia="宋体" w:cs="宋体"/>
          <w:color w:val="000000"/>
          <w:szCs w:val="21"/>
          <w:highlight w:val="none"/>
        </w:rPr>
        <w:t>乙方在运输到达之前</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提前通知</w:t>
      </w:r>
      <w:r>
        <w:rPr>
          <w:rFonts w:hint="eastAsia" w:ascii="宋体" w:hAnsi="宋体" w:eastAsia="宋体" w:cs="宋体"/>
          <w:color w:val="000000"/>
          <w:szCs w:val="21"/>
          <w:highlight w:val="none"/>
          <w:lang w:eastAsia="zh-CN"/>
        </w:rPr>
        <w:t>甲方</w:t>
      </w:r>
      <w:r>
        <w:rPr>
          <w:rFonts w:hint="eastAsia" w:ascii="宋体" w:hAnsi="宋体" w:eastAsia="宋体" w:cs="宋体"/>
          <w:color w:val="000000"/>
          <w:szCs w:val="21"/>
          <w:highlight w:val="none"/>
        </w:rPr>
        <w:t>，并提示货物运输装卸的注意事项</w:t>
      </w:r>
      <w:r>
        <w:rPr>
          <w:rFonts w:hint="eastAsia" w:ascii="宋体" w:hAnsi="宋体" w:eastAsia="宋体" w:cs="宋体"/>
          <w:color w:val="000000"/>
          <w:szCs w:val="21"/>
          <w:highlight w:val="none"/>
          <w:lang w:eastAsia="zh-CN"/>
        </w:rPr>
        <w:t>，甲方配合乙方做好货物的接收工作。</w:t>
      </w:r>
    </w:p>
    <w:p>
      <w:pPr>
        <w:autoSpaceDE w:val="0"/>
        <w:autoSpaceDN w:val="0"/>
        <w:adjustRightInd w:val="0"/>
        <w:spacing w:line="400" w:lineRule="exact"/>
        <w:ind w:firstLine="420" w:firstLineChars="200"/>
        <w:rPr>
          <w:rFonts w:ascii="宋体" w:hAnsi="宋体" w:eastAsia="宋体"/>
          <w:b/>
          <w:color w:val="auto"/>
          <w:sz w:val="24"/>
          <w:highlight w:val="none"/>
        </w:rPr>
      </w:pPr>
      <w:r>
        <w:rPr>
          <w:rFonts w:hint="eastAsia" w:ascii="宋体" w:hAnsi="宋体" w:eastAsia="宋体" w:cs="Times New Roman"/>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r>
        <w:rPr>
          <w:rFonts w:hint="eastAsia" w:ascii="宋体" w:hAnsi="宋体" w:eastAsia="宋体"/>
          <w:b/>
          <w:color w:val="000000"/>
          <w:sz w:val="24"/>
          <w:highlight w:val="none"/>
          <w:lang w:eastAsia="zh-CN"/>
        </w:rPr>
        <w:t>8</w:t>
      </w:r>
      <w:r>
        <w:rPr>
          <w:rFonts w:hint="eastAsia" w:ascii="宋体" w:hAnsi="宋体" w:eastAsia="宋体"/>
          <w:b/>
          <w:color w:val="000000"/>
          <w:sz w:val="24"/>
          <w:highlight w:val="none"/>
          <w:lang w:val="en-US" w:eastAsia="zh-CN"/>
        </w:rPr>
        <w:t xml:space="preserve">. </w:t>
      </w:r>
      <w:r>
        <w:rPr>
          <w:rFonts w:hint="eastAsia" w:ascii="宋体" w:hAnsi="宋体" w:eastAsia="宋体"/>
          <w:b/>
          <w:color w:val="auto"/>
          <w:sz w:val="24"/>
          <w:highlight w:val="none"/>
        </w:rPr>
        <w:t>质量标准和保证</w:t>
      </w:r>
    </w:p>
    <w:p>
      <w:pPr>
        <w:widowControl w:val="0"/>
        <w:adjustRightInd w:val="0"/>
        <w:snapToGrid w:val="0"/>
        <w:spacing w:before="0" w:line="400" w:lineRule="exact"/>
        <w:ind w:firstLine="420" w:firstLineChars="200"/>
        <w:jc w:val="left"/>
        <w:rPr>
          <w:rFonts w:ascii="宋体" w:hAnsi="宋体" w:eastAsia="宋体" w:cs="Courier New"/>
          <w:b/>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8.1 质量标准</w:t>
      </w:r>
    </w:p>
    <w:p>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（1）本合同下</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w:t>
      </w:r>
      <w:r>
        <w:rPr>
          <w:rFonts w:hint="eastAsia" w:ascii="宋体" w:hAnsi="宋体" w:eastAsia="宋体"/>
          <w:color w:val="auto"/>
          <w:szCs w:val="21"/>
          <w:highlight w:val="none"/>
          <w:lang w:eastAsia="zh-CN"/>
        </w:rPr>
        <w:t>合同</w:t>
      </w:r>
      <w:r>
        <w:rPr>
          <w:rFonts w:hint="eastAsia" w:ascii="宋体" w:hAnsi="宋体" w:eastAsia="宋体" w:cs="宋体"/>
          <w:color w:val="000000"/>
          <w:szCs w:val="21"/>
          <w:highlight w:val="none"/>
          <w:lang w:eastAsia="zh-CN"/>
        </w:rPr>
        <w:t>约</w:t>
      </w:r>
      <w:r>
        <w:rPr>
          <w:rFonts w:hint="eastAsia" w:ascii="宋体" w:hAnsi="宋体" w:eastAsia="宋体" w:cs="宋体"/>
          <w:color w:val="000000"/>
          <w:szCs w:val="21"/>
          <w:highlight w:val="none"/>
        </w:rPr>
        <w:t>定的</w:t>
      </w:r>
      <w:r>
        <w:rPr>
          <w:rFonts w:hint="eastAsia" w:ascii="宋体" w:hAnsi="宋体" w:eastAsia="宋体" w:cs="宋体"/>
          <w:szCs w:val="21"/>
          <w:highlight w:val="none"/>
        </w:rPr>
        <w:t>品牌、规格型号、技术性能、配置、质量、数量等要求。</w:t>
      </w:r>
      <w:r>
        <w:rPr>
          <w:rFonts w:hint="eastAsia" w:ascii="宋体" w:hAnsi="宋体" w:eastAsia="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olor w:val="auto"/>
          <w:szCs w:val="21"/>
          <w:highlight w:val="none"/>
          <w:lang w:eastAsia="zh-CN"/>
        </w:rPr>
        <w:t>。</w:t>
      </w:r>
    </w:p>
    <w:p>
      <w:pPr>
        <w:widowControl w:val="0"/>
        <w:adjustRightInd w:val="0"/>
        <w:snapToGrid w:val="0"/>
        <w:spacing w:before="0" w:line="400" w:lineRule="exact"/>
        <w:ind w:firstLine="420" w:firstLineChars="200"/>
        <w:jc w:val="left"/>
        <w:rPr>
          <w:rFonts w:ascii="宋体" w:hAnsi="宋体" w:eastAsia="宋体" w:cs="Courier New"/>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（2）采用中华人民共和国法定计量单位。</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的货物应符合国家有关安全、环保、卫生</w:t>
      </w:r>
      <w:r>
        <w:rPr>
          <w:rFonts w:hint="eastAsia" w:ascii="宋体" w:hAnsi="宋体" w:eastAsia="宋体"/>
          <w:color w:val="auto"/>
          <w:szCs w:val="21"/>
          <w:highlight w:val="none"/>
          <w:lang w:eastAsia="zh-CN"/>
        </w:rPr>
        <w:t>的</w:t>
      </w:r>
      <w:r>
        <w:rPr>
          <w:rFonts w:hint="eastAsia" w:ascii="宋体" w:hAnsi="宋体" w:eastAsia="宋体"/>
          <w:color w:val="auto"/>
          <w:szCs w:val="21"/>
          <w:highlight w:val="none"/>
        </w:rPr>
        <w:t>规定。</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（4）乙方应向甲方提交所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货物的技术文件，包括相应的中文技术文件，如：产品目录、图纸、操作手册、使用说明、维护手册或服务指南</w:t>
      </w:r>
      <w:r>
        <w:rPr>
          <w:rFonts w:hint="eastAsia" w:ascii="宋体" w:hAnsi="宋体" w:eastAsia="宋体"/>
          <w:color w:val="auto"/>
          <w:szCs w:val="21"/>
          <w:highlight w:val="none"/>
          <w:lang w:eastAsia="zh-CN"/>
        </w:rPr>
        <w:t>等</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上述</w:t>
      </w:r>
      <w:r>
        <w:rPr>
          <w:rFonts w:hint="eastAsia" w:ascii="宋体" w:hAnsi="宋体" w:eastAsia="宋体"/>
          <w:color w:val="auto"/>
          <w:szCs w:val="21"/>
          <w:highlight w:val="none"/>
        </w:rPr>
        <w:t>文件应包装好随货物一同发运。</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8</w:t>
      </w:r>
      <w:r>
        <w:rPr>
          <w:rFonts w:hint="eastAsia" w:ascii="宋体" w:hAnsi="宋体" w:eastAsia="宋体"/>
          <w:color w:val="auto"/>
          <w:szCs w:val="21"/>
          <w:highlight w:val="none"/>
        </w:rPr>
        <w:t>.2 保证</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（1）乙方应保证</w:t>
      </w:r>
      <w:r>
        <w:rPr>
          <w:rFonts w:hint="eastAsia" w:ascii="宋体" w:hAnsi="宋体" w:eastAsia="宋体"/>
          <w:color w:val="auto"/>
          <w:szCs w:val="21"/>
          <w:highlight w:val="none"/>
          <w:lang w:eastAsia="zh-CN"/>
        </w:rPr>
        <w:t>提供的货物</w:t>
      </w:r>
      <w:r>
        <w:rPr>
          <w:rFonts w:hint="eastAsia" w:ascii="宋体" w:hAnsi="宋体" w:eastAsia="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highlight w:val="none"/>
        </w:rPr>
        <w:t>在其使用寿命期内具</w:t>
      </w:r>
      <w:r>
        <w:rPr>
          <w:rFonts w:hint="eastAsia" w:ascii="宋体" w:hAnsi="宋体" w:eastAsia="宋体" w:cs="宋体"/>
          <w:szCs w:val="21"/>
          <w:highlight w:val="none"/>
          <w:lang w:eastAsia="zh-CN"/>
        </w:rPr>
        <w:t>备合同约定</w:t>
      </w:r>
      <w:r>
        <w:rPr>
          <w:rFonts w:hint="eastAsia" w:ascii="宋体" w:hAnsi="宋体" w:eastAsia="宋体" w:cs="宋体"/>
          <w:szCs w:val="21"/>
          <w:highlight w:val="none"/>
        </w:rPr>
        <w:t>的性能</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存在</w:t>
      </w:r>
      <w:r>
        <w:rPr>
          <w:rFonts w:hint="eastAsia" w:ascii="宋体" w:hAnsi="宋体" w:eastAsia="宋体"/>
          <w:color w:val="auto"/>
          <w:szCs w:val="21"/>
          <w:highlight w:val="none"/>
        </w:rPr>
        <w:t>质量保证期的，货物最终交付验收</w:t>
      </w:r>
      <w:r>
        <w:rPr>
          <w:rFonts w:hint="eastAsia" w:ascii="宋体" w:hAnsi="宋体" w:eastAsia="宋体"/>
          <w:color w:val="auto"/>
          <w:szCs w:val="21"/>
          <w:highlight w:val="none"/>
          <w:lang w:eastAsia="zh-CN"/>
        </w:rPr>
        <w:t>合格</w:t>
      </w:r>
      <w:r>
        <w:rPr>
          <w:rFonts w:hint="eastAsia" w:ascii="宋体" w:hAnsi="宋体" w:eastAsia="宋体"/>
          <w:color w:val="auto"/>
          <w:szCs w:val="21"/>
          <w:highlight w:val="none"/>
        </w:rPr>
        <w:t>后</w:t>
      </w:r>
      <w:r>
        <w:rPr>
          <w:rFonts w:hint="eastAsia" w:ascii="宋体" w:hAnsi="宋体" w:eastAsia="宋体"/>
          <w:color w:val="auto"/>
          <w:szCs w:val="21"/>
          <w:highlight w:val="none"/>
          <w:lang w:eastAsia="zh-CN"/>
        </w:rPr>
        <w:t>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规定或乙方</w:t>
      </w:r>
      <w:r>
        <w:rPr>
          <w:rFonts w:hint="eastAsia" w:ascii="宋体" w:hAnsi="宋体" w:eastAsia="宋体"/>
          <w:color w:val="auto"/>
          <w:szCs w:val="21"/>
          <w:highlight w:val="none"/>
          <w:lang w:eastAsia="zh-CN"/>
        </w:rPr>
        <w:t>书面</w:t>
      </w:r>
      <w:r>
        <w:rPr>
          <w:rFonts w:hint="eastAsia" w:ascii="宋体" w:hAnsi="宋体" w:eastAsia="宋体"/>
          <w:color w:val="auto"/>
          <w:szCs w:val="21"/>
          <w:highlight w:val="none"/>
        </w:rPr>
        <w:t>承诺（两者以较长的为准）的质量保证期内，本保证保持有效。</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（2）在质量保证期内所发现的缺陷，甲方应尽快以书面形式通知乙方。</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（3）乙方收到通知后</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应在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规定的响应时间内以合理的速度免费维修或更换有缺陷的货物或部件。</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olor w:val="000000"/>
          <w:szCs w:val="21"/>
          <w:highlight w:val="none"/>
          <w:lang w:val="en-US" w:eastAsia="zh-CN"/>
        </w:rPr>
        <w:t>5</w:t>
      </w:r>
      <w:r>
        <w:rPr>
          <w:rFonts w:hint="eastAsia" w:ascii="宋体" w:hAnsi="宋体" w:eastAsia="宋体"/>
          <w:color w:val="auto"/>
          <w:szCs w:val="21"/>
          <w:highlight w:val="none"/>
        </w:rPr>
        <w:t>.1条规定以书面形式</w:t>
      </w:r>
      <w:r>
        <w:rPr>
          <w:rFonts w:hint="eastAsia" w:ascii="宋体" w:hAnsi="宋体" w:eastAsia="宋体"/>
          <w:color w:val="000000"/>
          <w:szCs w:val="21"/>
          <w:highlight w:val="none"/>
          <w:lang w:eastAsia="zh-CN"/>
        </w:rPr>
        <w:t>追究</w:t>
      </w:r>
      <w:r>
        <w:rPr>
          <w:rFonts w:hint="eastAsia" w:ascii="宋体" w:hAnsi="宋体" w:eastAsia="宋体"/>
          <w:color w:val="auto"/>
          <w:szCs w:val="21"/>
          <w:highlight w:val="none"/>
        </w:rPr>
        <w:t>乙方</w:t>
      </w:r>
      <w:r>
        <w:rPr>
          <w:rFonts w:hint="eastAsia" w:ascii="宋体" w:hAnsi="宋体" w:eastAsia="宋体"/>
          <w:color w:val="000000"/>
          <w:szCs w:val="21"/>
          <w:highlight w:val="none"/>
          <w:lang w:eastAsia="zh-CN"/>
        </w:rPr>
        <w:t>的违约责任</w:t>
      </w:r>
      <w:r>
        <w:rPr>
          <w:rFonts w:hint="eastAsia" w:ascii="宋体" w:hAnsi="宋体" w:eastAsia="宋体"/>
          <w:color w:val="auto"/>
          <w:szCs w:val="21"/>
          <w:highlight w:val="none"/>
        </w:rPr>
        <w:t>。</w:t>
      </w:r>
    </w:p>
    <w:p>
      <w:pPr>
        <w:adjustRightInd w:val="0"/>
        <w:snapToGrid w:val="0"/>
        <w:spacing w:before="0" w:line="400" w:lineRule="exact"/>
        <w:ind w:firstLine="420" w:firstLineChars="200"/>
        <w:jc w:val="left"/>
        <w:rPr>
          <w:rFonts w:ascii="宋体" w:hAnsi="宋体" w:eastAsia="宋体"/>
          <w:b/>
          <w:bCs/>
          <w:color w:val="auto"/>
          <w:sz w:val="24"/>
          <w:highlight w:val="none"/>
        </w:rPr>
      </w:pPr>
      <w:r>
        <w:rPr>
          <w:rFonts w:hint="eastAsia" w:ascii="宋体" w:hAnsi="宋体" w:eastAsia="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对乙方行使的其他权利不受影响。</w:t>
      </w:r>
      <w:r>
        <w:rPr>
          <w:rFonts w:hint="eastAsia" w:ascii="宋体" w:hAnsi="宋体" w:eastAsia="宋体"/>
          <w:b/>
          <w:bCs/>
          <w:color w:val="000000"/>
          <w:sz w:val="24"/>
          <w:highlight w:val="none"/>
          <w:lang w:eastAsia="zh-CN"/>
        </w:rPr>
        <w:t>9</w:t>
      </w:r>
      <w:r>
        <w:rPr>
          <w:rFonts w:hint="eastAsia" w:ascii="宋体" w:hAnsi="宋体" w:eastAsia="宋体"/>
          <w:b/>
          <w:bCs/>
          <w:color w:val="auto"/>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auto"/>
          <w:sz w:val="24"/>
          <w:highlight w:val="none"/>
        </w:rPr>
        <w:t>权利瑕疵担保</w:t>
      </w:r>
    </w:p>
    <w:p>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.1 乙方保证对其出售的货物享有合法的权利。</w:t>
      </w:r>
    </w:p>
    <w:p>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 xml:space="preserve">.2 </w:t>
      </w:r>
      <w:r>
        <w:rPr>
          <w:rFonts w:hint="eastAsia" w:ascii="宋体" w:hAnsi="宋体" w:eastAsia="宋体" w:cs="宋体"/>
          <w:szCs w:val="15"/>
          <w:highlight w:val="none"/>
        </w:rPr>
        <w:t>乙方保证在交付的货物上不存在抵押权等担保物权。</w:t>
      </w:r>
    </w:p>
    <w:p>
      <w:pPr>
        <w:autoSpaceDE w:val="0"/>
        <w:autoSpaceDN w:val="0"/>
        <w:adjustRightInd w:val="0"/>
        <w:snapToGrid w:val="0"/>
        <w:spacing w:before="0" w:line="400" w:lineRule="exact"/>
        <w:ind w:firstLine="420" w:firstLineChars="200"/>
        <w:jc w:val="left"/>
        <w:rPr>
          <w:rFonts w:ascii="宋体" w:hAnsi="宋体" w:eastAsia="宋体"/>
          <w:b/>
          <w:bCs/>
          <w:color w:val="000000"/>
          <w:sz w:val="24"/>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.3 如甲方使用</w:t>
      </w:r>
      <w:r>
        <w:rPr>
          <w:rFonts w:hint="eastAsia" w:ascii="宋体" w:hAnsi="宋体" w:eastAsia="宋体"/>
          <w:color w:val="000000"/>
          <w:szCs w:val="21"/>
          <w:highlight w:val="none"/>
          <w:lang w:val="en-US" w:eastAsia="zh-CN"/>
        </w:rPr>
        <w:t>上述</w:t>
      </w:r>
      <w:r>
        <w:rPr>
          <w:rFonts w:hint="eastAsia" w:ascii="宋体" w:hAnsi="宋体" w:eastAsia="宋体"/>
          <w:color w:val="000000"/>
          <w:szCs w:val="21"/>
          <w:highlight w:val="none"/>
        </w:rPr>
        <w:t>货物构成</w:t>
      </w:r>
      <w:r>
        <w:rPr>
          <w:rFonts w:hint="eastAsia" w:ascii="宋体" w:hAnsi="宋体" w:eastAsia="宋体"/>
          <w:color w:val="000000"/>
          <w:szCs w:val="21"/>
          <w:highlight w:val="none"/>
          <w:lang w:val="en-US" w:eastAsia="zh-CN"/>
        </w:rPr>
        <w:t>对第三人</w:t>
      </w:r>
      <w:r>
        <w:rPr>
          <w:rFonts w:hint="eastAsia" w:ascii="宋体" w:hAnsi="宋体" w:eastAsia="宋体"/>
          <w:color w:val="000000"/>
          <w:szCs w:val="21"/>
          <w:highlight w:val="none"/>
        </w:rPr>
        <w:t>侵权的，则由乙方承担全部责任。</w:t>
      </w:r>
      <w:r>
        <w:rPr>
          <w:rFonts w:hint="eastAsia" w:ascii="宋体" w:hAnsi="宋体" w:eastAsia="宋体"/>
          <w:b/>
          <w:bCs/>
          <w:color w:val="000000"/>
          <w:sz w:val="24"/>
          <w:highlight w:val="none"/>
        </w:rPr>
        <w:t>1</w:t>
      </w:r>
      <w:r>
        <w:rPr>
          <w:rFonts w:hint="eastAsia" w:ascii="宋体" w:hAnsi="宋体" w:eastAsia="宋体"/>
          <w:b/>
          <w:bCs/>
          <w:color w:val="000000"/>
          <w:sz w:val="24"/>
          <w:highlight w:val="none"/>
          <w:lang w:eastAsia="zh-CN"/>
        </w:rPr>
        <w:t>0</w:t>
      </w:r>
      <w:r>
        <w:rPr>
          <w:rFonts w:hint="eastAsia" w:ascii="宋体" w:hAnsi="宋体" w:eastAsia="宋体"/>
          <w:b/>
          <w:bCs/>
          <w:color w:val="000000"/>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知识产权保护</w:t>
      </w:r>
    </w:p>
    <w:p>
      <w:pPr>
        <w:autoSpaceDE w:val="0"/>
        <w:autoSpaceDN w:val="0"/>
        <w:adjustRightInd w:val="0"/>
        <w:snapToGrid w:val="0"/>
        <w:spacing w:before="0" w:line="400" w:lineRule="exact"/>
        <w:ind w:firstLine="420" w:firstLineChars="200"/>
        <w:jc w:val="left"/>
        <w:rPr>
          <w:rFonts w:ascii="宋体" w:hAnsi="宋体" w:eastAsia="宋体"/>
          <w:b/>
          <w:bCs/>
          <w:color w:val="auto"/>
          <w:sz w:val="24"/>
          <w:highlight w:val="none"/>
        </w:rPr>
      </w:pPr>
      <w:r>
        <w:rPr>
          <w:rFonts w:hint="eastAsia" w:ascii="宋体" w:hAnsi="宋体" w:eastAsia="宋体"/>
          <w:color w:val="000000"/>
          <w:szCs w:val="21"/>
          <w:highlight w:val="none"/>
        </w:rPr>
        <w:t>1</w:t>
      </w:r>
      <w:r>
        <w:rPr>
          <w:rFonts w:hint="eastAsia" w:ascii="宋体" w:hAnsi="宋体" w:eastAsia="宋体"/>
          <w:color w:val="000000"/>
          <w:szCs w:val="21"/>
          <w:highlight w:val="none"/>
          <w:lang w:eastAsia="zh-CN"/>
        </w:rPr>
        <w:t>0</w:t>
      </w:r>
      <w:r>
        <w:rPr>
          <w:rFonts w:hint="eastAsia" w:ascii="宋体" w:hAnsi="宋体" w:eastAsia="宋体"/>
          <w:color w:val="000000"/>
          <w:szCs w:val="21"/>
          <w:highlight w:val="none"/>
        </w:rPr>
        <w:t>.1 乙方对其所销售的货物应当享有知识产权或经权利人合法授权，保证没有侵犯任</w:t>
      </w:r>
      <w:r>
        <w:rPr>
          <w:rFonts w:hint="eastAsia" w:ascii="宋体" w:hAnsi="宋体" w:eastAsia="宋体"/>
          <w:color w:val="auto"/>
          <w:szCs w:val="21"/>
          <w:highlight w:val="none"/>
        </w:rPr>
        <w:t>何第三人的知识产权等权利。</w:t>
      </w:r>
      <w:bookmarkStart w:id="89" w:name="_Hlk163047038"/>
      <w:r>
        <w:rPr>
          <w:rFonts w:hint="eastAsia" w:ascii="宋体" w:hAnsi="宋体" w:eastAsia="宋体" w:cs="宋体"/>
          <w:szCs w:val="15"/>
          <w:highlight w:val="none"/>
        </w:rPr>
        <w:t>因违反前述约定对第三人构成侵权的，应当由乙方向第三人承担法律责任；甲方依法向第三人赔偿后，有权向乙方追偿。甲方有其他损失的，乙方应当赔偿</w:t>
      </w:r>
      <w:bookmarkEnd w:id="89"/>
      <w:r>
        <w:rPr>
          <w:rFonts w:hint="eastAsia" w:ascii="宋体" w:hAnsi="宋体" w:eastAsia="宋体"/>
          <w:color w:val="auto"/>
          <w:szCs w:val="21"/>
          <w:highlight w:val="none"/>
        </w:rPr>
        <w:t>。</w:t>
      </w: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保密义务</w:t>
      </w:r>
    </w:p>
    <w:p>
      <w:pPr>
        <w:autoSpaceDE w:val="0"/>
        <w:autoSpaceDN w:val="0"/>
        <w:adjustRightInd w:val="0"/>
        <w:snapToGrid w:val="0"/>
        <w:spacing w:before="0" w:line="400" w:lineRule="exact"/>
        <w:ind w:firstLine="420" w:firstLineChars="200"/>
        <w:jc w:val="left"/>
        <w:rPr>
          <w:rFonts w:ascii="宋体" w:hAnsi="宋体" w:eastAsia="宋体"/>
          <w:b/>
          <w:bCs/>
          <w:color w:val="auto"/>
          <w:sz w:val="24"/>
          <w:highlight w:val="none"/>
        </w:rPr>
      </w:pPr>
      <w:r>
        <w:rPr>
          <w:rFonts w:hint="eastAsia" w:ascii="宋体" w:hAnsi="宋体" w:eastAsia="宋体" w:cs="宋体"/>
          <w:szCs w:val="15"/>
          <w:highlight w:val="none"/>
          <w:lang w:val="en-US" w:eastAsia="zh-CN"/>
        </w:rPr>
        <w:t xml:space="preserve">11.1 </w:t>
      </w:r>
      <w:r>
        <w:rPr>
          <w:rFonts w:hint="eastAsia" w:ascii="宋体" w:hAnsi="宋体" w:eastAsia="宋体" w:cs="宋体"/>
          <w:szCs w:val="15"/>
          <w:highlight w:val="none"/>
        </w:rPr>
        <w:t>甲、乙双方</w:t>
      </w:r>
      <w:r>
        <w:rPr>
          <w:rFonts w:hint="eastAsia" w:ascii="宋体" w:hAnsi="宋体" w:eastAsia="宋体" w:cs="宋体"/>
          <w:szCs w:val="15"/>
          <w:highlight w:val="none"/>
          <w:lang w:eastAsia="zh-CN"/>
        </w:rPr>
        <w:t>对</w:t>
      </w:r>
      <w:r>
        <w:rPr>
          <w:rFonts w:hint="eastAsia" w:ascii="宋体" w:hAnsi="宋体" w:eastAsia="宋体" w:cs="宋体"/>
          <w:szCs w:val="15"/>
          <w:highlight w:val="none"/>
        </w:rPr>
        <w:t>采购和合同履行过程中所获悉的</w:t>
      </w:r>
      <w:r>
        <w:rPr>
          <w:rFonts w:hint="eastAsia" w:ascii="宋体" w:hAnsi="宋体" w:eastAsia="宋体" w:cs="宋体"/>
          <w:szCs w:val="15"/>
          <w:highlight w:val="none"/>
          <w:lang w:eastAsia="zh-CN"/>
        </w:rPr>
        <w:t>国家秘密、工作秘密、</w:t>
      </w:r>
      <w:r>
        <w:rPr>
          <w:rFonts w:hint="eastAsia" w:ascii="宋体" w:hAnsi="宋体" w:eastAsia="宋体" w:cs="宋体"/>
          <w:szCs w:val="15"/>
          <w:highlight w:val="none"/>
        </w:rPr>
        <w:t>商业秘密或者其他应当保密的信息，均有保密义务</w:t>
      </w:r>
      <w:r>
        <w:rPr>
          <w:rFonts w:hint="eastAsia" w:ascii="宋体" w:hAnsi="宋体" w:eastAsia="宋体" w:cs="宋体"/>
          <w:szCs w:val="15"/>
          <w:highlight w:val="none"/>
          <w:lang w:eastAsia="zh-CN"/>
        </w:rPr>
        <w:t>且不受合同有效期所限，直至该信息成为公开信息</w:t>
      </w:r>
      <w:r>
        <w:rPr>
          <w:rFonts w:hint="eastAsia" w:ascii="宋体" w:hAnsi="宋体" w:eastAsia="宋体" w:cs="宋体"/>
          <w:szCs w:val="15"/>
          <w:highlight w:val="none"/>
        </w:rPr>
        <w:t>。泄露、不正当地使用</w:t>
      </w:r>
      <w:r>
        <w:rPr>
          <w:rFonts w:hint="eastAsia" w:ascii="宋体" w:hAnsi="宋体" w:eastAsia="宋体" w:cs="宋体"/>
          <w:szCs w:val="15"/>
          <w:highlight w:val="none"/>
          <w:lang w:eastAsia="zh-CN"/>
        </w:rPr>
        <w:t>国家秘密、工作秘密、</w:t>
      </w:r>
      <w:r>
        <w:rPr>
          <w:rFonts w:hint="eastAsia" w:ascii="宋体" w:hAnsi="宋体" w:eastAsia="宋体" w:cs="宋体"/>
          <w:szCs w:val="15"/>
          <w:highlight w:val="none"/>
        </w:rPr>
        <w:t>商业秘密或者</w:t>
      </w:r>
      <w:r>
        <w:rPr>
          <w:rFonts w:hint="eastAsia" w:ascii="宋体" w:hAnsi="宋体" w:eastAsia="宋体" w:cs="宋体"/>
          <w:szCs w:val="15"/>
          <w:highlight w:val="none"/>
          <w:lang w:eastAsia="zh-CN"/>
        </w:rPr>
        <w:t>其他应当保密的</w:t>
      </w:r>
      <w:r>
        <w:rPr>
          <w:rFonts w:hint="eastAsia" w:ascii="宋体" w:hAnsi="宋体" w:eastAsia="宋体" w:cs="宋体"/>
          <w:szCs w:val="15"/>
          <w:highlight w:val="none"/>
        </w:rPr>
        <w:t>信息，应当承担</w:t>
      </w:r>
      <w:r>
        <w:rPr>
          <w:rFonts w:hint="eastAsia" w:ascii="宋体" w:hAnsi="宋体" w:eastAsia="宋体" w:cs="宋体"/>
          <w:szCs w:val="15"/>
          <w:highlight w:val="none"/>
          <w:lang w:eastAsia="zh-CN"/>
        </w:rPr>
        <w:t>相应</w:t>
      </w:r>
      <w:r>
        <w:rPr>
          <w:rFonts w:hint="eastAsia" w:ascii="宋体" w:hAnsi="宋体" w:eastAsia="宋体" w:cs="宋体"/>
          <w:szCs w:val="15"/>
          <w:highlight w:val="none"/>
        </w:rPr>
        <w:t>责任。其他应当保密的信息由双方在</w:t>
      </w:r>
      <w:r>
        <w:rPr>
          <w:rFonts w:hint="eastAsia" w:ascii="宋体" w:hAnsi="宋体" w:eastAsia="宋体" w:cs="宋体"/>
          <w:b/>
          <w:bCs/>
          <w:szCs w:val="15"/>
          <w:highlight w:val="none"/>
        </w:rPr>
        <w:t>【政府采购合同专用条款】</w:t>
      </w:r>
      <w:r>
        <w:rPr>
          <w:rFonts w:hint="eastAsia" w:ascii="宋体" w:hAnsi="宋体" w:eastAsia="宋体" w:cs="宋体"/>
          <w:szCs w:val="15"/>
          <w:highlight w:val="none"/>
        </w:rPr>
        <w:t>中约定。</w:t>
      </w: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2</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合同价款支付</w:t>
      </w:r>
    </w:p>
    <w:p>
      <w:pPr>
        <w:autoSpaceDE/>
        <w:autoSpaceDN/>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2</w:t>
      </w:r>
      <w:r>
        <w:rPr>
          <w:rFonts w:hint="eastAsia" w:ascii="宋体" w:hAnsi="宋体" w:eastAsia="宋体"/>
          <w:color w:val="auto"/>
          <w:szCs w:val="21"/>
          <w:highlight w:val="none"/>
        </w:rPr>
        <w:t xml:space="preserve">.1 </w:t>
      </w:r>
      <w:r>
        <w:rPr>
          <w:rFonts w:hint="eastAsia" w:ascii="宋体" w:hAnsi="宋体" w:eastAsia="宋体"/>
          <w:color w:val="auto"/>
          <w:szCs w:val="21"/>
          <w:highlight w:val="none"/>
          <w:lang w:eastAsia="zh-CN"/>
        </w:rPr>
        <w:t>合同价款支付</w:t>
      </w:r>
      <w:r>
        <w:rPr>
          <w:rFonts w:hint="eastAsia" w:ascii="宋体" w:hAnsi="宋体" w:eastAsia="宋体"/>
          <w:color w:val="auto"/>
          <w:szCs w:val="21"/>
          <w:highlight w:val="none"/>
        </w:rPr>
        <w:t>按照国库集中支付</w:t>
      </w:r>
      <w:r>
        <w:rPr>
          <w:rFonts w:hint="eastAsia" w:ascii="宋体" w:hAnsi="宋体" w:eastAsia="宋体"/>
          <w:color w:val="auto"/>
          <w:szCs w:val="21"/>
          <w:highlight w:val="none"/>
          <w:lang w:eastAsia="zh-CN"/>
        </w:rPr>
        <w:t>制度及财政管理相关</w:t>
      </w:r>
      <w:r>
        <w:rPr>
          <w:rFonts w:hint="eastAsia" w:ascii="宋体" w:hAnsi="宋体" w:eastAsia="宋体"/>
          <w:color w:val="auto"/>
          <w:szCs w:val="21"/>
          <w:highlight w:val="none"/>
        </w:rPr>
        <w:t>规定执行。</w:t>
      </w:r>
    </w:p>
    <w:p>
      <w:pPr>
        <w:keepNext/>
        <w:keepLines/>
        <w:widowControl w:val="0"/>
        <w:spacing w:line="400" w:lineRule="exact"/>
        <w:ind w:firstLine="420" w:firstLineChars="200"/>
        <w:jc w:val="both"/>
        <w:outlineLvl w:val="1"/>
        <w:rPr>
          <w:rFonts w:ascii="宋体" w:hAnsi="宋体" w:eastAsia="宋体" w:cs="Times New Roman"/>
          <w:b/>
          <w:bCs/>
          <w:color w:val="auto"/>
          <w:kern w:val="2"/>
          <w:sz w:val="24"/>
          <w:szCs w:val="24"/>
          <w:highlight w:val="none"/>
          <w:lang w:val="en-US" w:eastAsia="zh-CN" w:bidi="ar-SA"/>
        </w:rPr>
      </w:pPr>
      <w:r>
        <w:rPr>
          <w:rFonts w:hint="eastAsia" w:ascii="宋体" w:hAnsi="宋体" w:eastAsia="宋体" w:cs="Times New Roman"/>
          <w:b w:val="0"/>
          <w:bCs w:val="0"/>
          <w:color w:val="auto"/>
          <w:kern w:val="2"/>
          <w:sz w:val="21"/>
          <w:szCs w:val="21"/>
          <w:highlight w:val="none"/>
          <w:lang w:val="en-US" w:eastAsia="zh-CN" w:bidi="ar-SA"/>
        </w:rPr>
        <w:t>12.2 对于满足合同约定支付条件的，甲方</w:t>
      </w:r>
      <w:r>
        <w:rPr>
          <w:rFonts w:hint="eastAsia" w:ascii="宋体" w:hAnsi="宋体" w:eastAsia="宋体" w:cs="Times New Roman"/>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Times New Roman"/>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Times New Roman"/>
          <w:b/>
          <w:bCs/>
          <w:color w:val="auto"/>
          <w:kern w:val="2"/>
          <w:sz w:val="21"/>
          <w:szCs w:val="21"/>
          <w:highlight w:val="none"/>
          <w:lang w:val="en-US" w:eastAsia="zh-CN" w:bidi="ar-SA"/>
        </w:rPr>
        <w:t>政府采购合同专用条款</w:t>
      </w:r>
      <w:r>
        <w:rPr>
          <w:rFonts w:hint="eastAsia" w:ascii="宋体" w:hAnsi="宋体" w:eastAsia="宋体" w:cs="Times New Roman"/>
          <w:b w:val="0"/>
          <w:bCs w:val="0"/>
          <w:color w:val="auto"/>
          <w:kern w:val="2"/>
          <w:sz w:val="21"/>
          <w:szCs w:val="21"/>
          <w:highlight w:val="none"/>
          <w:lang w:val="en-US" w:eastAsia="zh-CN" w:bidi="ar-SA"/>
        </w:rPr>
        <w:t>】中约定。</w:t>
      </w:r>
      <w:r>
        <w:rPr>
          <w:rFonts w:hint="eastAsia" w:ascii="宋体" w:hAnsi="宋体" w:eastAsia="宋体" w:cs="Times New Roman"/>
          <w:b/>
          <w:bCs/>
          <w:color w:val="auto"/>
          <w:kern w:val="2"/>
          <w:sz w:val="24"/>
          <w:szCs w:val="24"/>
          <w:highlight w:val="none"/>
          <w:lang w:val="en-US" w:eastAsia="zh-CN" w:bidi="ar-SA"/>
        </w:rPr>
        <w:t>13. 履约保证金</w:t>
      </w:r>
    </w:p>
    <w:p>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 xml:space="preserve">.1 </w:t>
      </w:r>
      <w:r>
        <w:rPr>
          <w:rFonts w:hint="eastAsia" w:ascii="宋体" w:hAnsi="宋体" w:eastAsia="宋体" w:cs="宋体"/>
          <w:szCs w:val="15"/>
          <w:highlight w:val="none"/>
        </w:rPr>
        <w:t>乙方应当以支票、汇票、本票或者金融机构、担保机构出具的保函等非现金形式提交。</w:t>
      </w:r>
    </w:p>
    <w:p>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.2 如果乙方</w:t>
      </w:r>
      <w:r>
        <w:rPr>
          <w:rFonts w:hint="eastAsia" w:ascii="宋体" w:hAnsi="宋体" w:eastAsia="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约定情形的</w:t>
      </w:r>
      <w:r>
        <w:rPr>
          <w:rFonts w:hint="eastAsia" w:ascii="宋体" w:hAnsi="宋体" w:eastAsia="宋体"/>
          <w:color w:val="auto"/>
          <w:szCs w:val="21"/>
          <w:highlight w:val="none"/>
        </w:rPr>
        <w:t>，履约保证金不予退还；如果乙方未能按合同约定全面履行义务，甲方有权从履约保证金中取得补偿或赔偿，</w:t>
      </w:r>
      <w:r>
        <w:rPr>
          <w:rFonts w:hint="eastAsia" w:ascii="宋体" w:hAnsi="宋体" w:eastAsia="宋体"/>
          <w:color w:val="auto"/>
          <w:szCs w:val="21"/>
          <w:highlight w:val="none"/>
          <w:lang w:eastAsia="zh-CN"/>
        </w:rPr>
        <w:t>且</w:t>
      </w:r>
      <w:r>
        <w:rPr>
          <w:rFonts w:hint="eastAsia" w:ascii="宋体" w:hAnsi="宋体" w:eastAsia="宋体"/>
          <w:color w:val="auto"/>
          <w:szCs w:val="21"/>
          <w:highlight w:val="none"/>
        </w:rPr>
        <w:t>不影响甲方要求乙方承担合同约定的超过履约保证金的违约责任的权利。</w:t>
      </w:r>
    </w:p>
    <w:p>
      <w:pPr>
        <w:spacing w:line="400" w:lineRule="exact"/>
        <w:ind w:firstLine="420"/>
        <w:rPr>
          <w:rFonts w:ascii="宋体" w:hAnsi="宋体" w:eastAsia="宋体"/>
          <w:b/>
          <w:color w:val="auto"/>
          <w:sz w:val="24"/>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.3 甲方在项目通过验收后按照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规定的时间内将履约保证金退还乙方；逾期退还的，乙方可要求甲方支付违约金，违约金按照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规定支付。</w:t>
      </w: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4</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eastAsia="宋体"/>
          <w:b/>
          <w:color w:val="auto"/>
          <w:sz w:val="24"/>
          <w:highlight w:val="none"/>
        </w:rPr>
        <w:t>售后</w:t>
      </w:r>
      <w:r>
        <w:rPr>
          <w:rFonts w:hint="eastAsia" w:ascii="宋体" w:hAnsi="宋体" w:eastAsia="宋体"/>
          <w:b/>
          <w:color w:val="auto"/>
          <w:sz w:val="24"/>
          <w:highlight w:val="none"/>
        </w:rPr>
        <w:t>服务</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4</w:t>
      </w:r>
      <w:r>
        <w:rPr>
          <w:rFonts w:hint="eastAsia" w:ascii="宋体" w:hAnsi="宋体" w:eastAsia="宋体"/>
          <w:color w:val="auto"/>
          <w:szCs w:val="21"/>
          <w:highlight w:val="none"/>
        </w:rPr>
        <w:t>.1 除项目不涉及或采购活动中明确约定无须承担外，乙方还应提供下列服务：</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（1）货物的现场移动、安装、调试、启动监督及技术支持；</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（2）提供货物组装和维修所需的专用工具和辅助材料；</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的期限内对所有的货物实施运行监督、维修，但前提条件是该服务并不能免除乙方在质量保证期内所承担的义务；</w:t>
      </w:r>
    </w:p>
    <w:p>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（4）在制造商</w:t>
      </w:r>
      <w:r>
        <w:rPr>
          <w:rFonts w:hint="eastAsia" w:ascii="宋体" w:hAnsi="宋体" w:eastAsia="宋体"/>
          <w:color w:val="auto"/>
          <w:szCs w:val="21"/>
          <w:highlight w:val="none"/>
          <w:lang w:eastAsia="zh-CN"/>
        </w:rPr>
        <w:t>所在地</w:t>
      </w:r>
      <w:r>
        <w:rPr>
          <w:rFonts w:hint="eastAsia" w:ascii="宋体" w:hAnsi="宋体" w:eastAsia="宋体"/>
          <w:color w:val="auto"/>
          <w:szCs w:val="21"/>
          <w:highlight w:val="none"/>
        </w:rPr>
        <w:t>或</w:t>
      </w:r>
      <w:r>
        <w:rPr>
          <w:rFonts w:hint="eastAsia" w:ascii="宋体" w:hAnsi="宋体" w:eastAsia="宋体"/>
          <w:color w:val="auto"/>
          <w:szCs w:val="21"/>
          <w:highlight w:val="none"/>
          <w:lang w:eastAsia="zh-CN"/>
        </w:rPr>
        <w:t>指定</w:t>
      </w:r>
      <w:r>
        <w:rPr>
          <w:rFonts w:hint="eastAsia" w:ascii="宋体" w:hAnsi="宋体" w:eastAsia="宋体"/>
          <w:color w:val="auto"/>
          <w:szCs w:val="21"/>
          <w:highlight w:val="none"/>
        </w:rPr>
        <w:t>现场就货物的安装、启动、运营、维护</w:t>
      </w:r>
      <w:r>
        <w:rPr>
          <w:rFonts w:hint="eastAsia" w:ascii="宋体" w:hAnsi="宋体" w:eastAsia="宋体"/>
          <w:color w:val="auto"/>
          <w:szCs w:val="21"/>
          <w:highlight w:val="none"/>
          <w:lang w:eastAsia="zh-CN"/>
        </w:rPr>
        <w:t>、废弃处置等</w:t>
      </w:r>
      <w:r>
        <w:rPr>
          <w:rFonts w:hint="eastAsia" w:ascii="宋体" w:hAnsi="宋体" w:eastAsia="宋体"/>
          <w:color w:val="auto"/>
          <w:szCs w:val="21"/>
          <w:highlight w:val="none"/>
        </w:rPr>
        <w:t>对甲方操作人员进行培训</w:t>
      </w:r>
      <w:r>
        <w:rPr>
          <w:rFonts w:hint="eastAsia" w:ascii="宋体" w:hAnsi="宋体" w:eastAsia="宋体" w:cs="宋体"/>
          <w:szCs w:val="15"/>
          <w:highlight w:val="none"/>
          <w:lang w:eastAsia="zh-CN"/>
        </w:rPr>
        <w:t>；</w:t>
      </w:r>
    </w:p>
    <w:p>
      <w:pPr>
        <w:autoSpaceDE w:val="0"/>
        <w:autoSpaceDN w:val="0"/>
        <w:adjustRightInd w:val="0"/>
        <w:spacing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（5）依照法律、行政法规的规定或者按照</w:t>
      </w:r>
      <w:r>
        <w:rPr>
          <w:rFonts w:hint="eastAsia" w:ascii="宋体" w:hAnsi="宋体" w:eastAsia="宋体" w:cs="宋体"/>
          <w:b/>
          <w:bCs/>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约定，货物在有效使用年限届满后应予回收的，乙方负有自行或者委托第三人对货物予以回收的义务；</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规定由乙方提供的其他服务。</w:t>
      </w:r>
    </w:p>
    <w:p>
      <w:pPr>
        <w:autoSpaceDE w:val="0"/>
        <w:autoSpaceDN w:val="0"/>
        <w:adjustRightInd w:val="0"/>
        <w:snapToGrid w:val="0"/>
        <w:spacing w:before="0" w:line="400" w:lineRule="exact"/>
        <w:ind w:firstLine="420" w:firstLineChars="200"/>
        <w:jc w:val="left"/>
        <w:rPr>
          <w:rFonts w:ascii="宋体" w:hAnsi="宋体" w:eastAsia="宋体"/>
          <w:b/>
          <w:bCs/>
          <w:color w:val="auto"/>
          <w:sz w:val="24"/>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.2 乙方提供的</w:t>
      </w:r>
      <w:r>
        <w:rPr>
          <w:rFonts w:hint="eastAsia" w:ascii="宋体" w:hAnsi="宋体" w:eastAsia="宋体"/>
          <w:color w:val="auto"/>
          <w:szCs w:val="21"/>
          <w:highlight w:val="none"/>
          <w:lang w:eastAsia="zh-CN"/>
        </w:rPr>
        <w:t>售后</w:t>
      </w:r>
      <w:r>
        <w:rPr>
          <w:rFonts w:hint="eastAsia" w:ascii="宋体" w:hAnsi="宋体" w:eastAsia="宋体"/>
          <w:color w:val="auto"/>
          <w:szCs w:val="21"/>
          <w:highlight w:val="none"/>
        </w:rPr>
        <w:t>服务的费用</w:t>
      </w:r>
      <w:r>
        <w:rPr>
          <w:rFonts w:hint="eastAsia" w:ascii="宋体" w:hAnsi="宋体" w:eastAsia="宋体"/>
          <w:color w:val="auto"/>
          <w:szCs w:val="21"/>
          <w:highlight w:val="none"/>
          <w:lang w:val="en-US" w:eastAsia="zh-CN"/>
        </w:rPr>
        <w:t>已</w:t>
      </w:r>
      <w:r>
        <w:rPr>
          <w:rFonts w:hint="eastAsia" w:ascii="宋体" w:hAnsi="宋体" w:eastAsia="宋体"/>
          <w:color w:val="auto"/>
          <w:szCs w:val="21"/>
          <w:highlight w:val="none"/>
        </w:rPr>
        <w:t>包含在合同价款中，甲方不再另行支付。</w:t>
      </w: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5</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违约责任</w:t>
      </w:r>
    </w:p>
    <w:p>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.1质量瑕疵的</w:t>
      </w:r>
      <w:r>
        <w:rPr>
          <w:rFonts w:hint="eastAsia" w:ascii="宋体" w:hAnsi="宋体" w:eastAsia="宋体"/>
          <w:bCs/>
          <w:color w:val="auto"/>
          <w:szCs w:val="21"/>
          <w:highlight w:val="none"/>
          <w:lang w:eastAsia="zh-CN"/>
        </w:rPr>
        <w:t>违约责任</w:t>
      </w:r>
    </w:p>
    <w:p>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乙方</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的产品不符合</w:t>
      </w:r>
      <w:r>
        <w:rPr>
          <w:rFonts w:hint="eastAsia" w:ascii="宋体" w:hAnsi="宋体" w:eastAsia="宋体"/>
          <w:color w:val="auto"/>
          <w:szCs w:val="21"/>
          <w:highlight w:val="none"/>
          <w:lang w:eastAsia="zh-CN"/>
        </w:rPr>
        <w:t>合同约定的</w:t>
      </w:r>
      <w:r>
        <w:rPr>
          <w:rFonts w:hint="eastAsia" w:ascii="宋体" w:hAnsi="宋体" w:eastAsia="宋体"/>
          <w:color w:val="auto"/>
          <w:szCs w:val="21"/>
          <w:highlight w:val="none"/>
        </w:rPr>
        <w:t>质量标准或存在产品质量缺陷，</w:t>
      </w:r>
      <w:r>
        <w:rPr>
          <w:rFonts w:hint="eastAsia" w:ascii="宋体" w:hAnsi="宋体" w:eastAsia="宋体"/>
          <w:color w:val="auto"/>
          <w:szCs w:val="21"/>
          <w:highlight w:val="none"/>
          <w:lang w:eastAsia="zh-CN"/>
        </w:rPr>
        <w:t>甲方有权要求乙方根据</w:t>
      </w:r>
      <w:r>
        <w:rPr>
          <w:rFonts w:hint="eastAsia" w:ascii="宋体" w:hAnsi="宋体" w:eastAsia="宋体"/>
          <w:b/>
          <w:color w:val="auto"/>
          <w:szCs w:val="21"/>
          <w:highlight w:val="none"/>
        </w:rPr>
        <w:t>【政府采购合同专用条款】</w:t>
      </w:r>
      <w:r>
        <w:rPr>
          <w:rFonts w:hint="eastAsia" w:ascii="宋体" w:hAnsi="宋体" w:eastAsia="宋体"/>
          <w:b w:val="0"/>
          <w:bCs/>
          <w:color w:val="auto"/>
          <w:szCs w:val="21"/>
          <w:highlight w:val="none"/>
          <w:lang w:eastAsia="zh-CN"/>
        </w:rPr>
        <w:t>要求</w:t>
      </w:r>
      <w:r>
        <w:rPr>
          <w:rFonts w:hint="eastAsia" w:ascii="宋体" w:hAnsi="宋体" w:eastAsia="宋体"/>
          <w:color w:val="auto"/>
          <w:szCs w:val="21"/>
          <w:highlight w:val="none"/>
          <w:lang w:eastAsia="zh-CN"/>
        </w:rPr>
        <w:t>及时修理、重作、更换，并承担由此给甲</w:t>
      </w:r>
      <w:r>
        <w:rPr>
          <w:rFonts w:hint="eastAsia" w:ascii="宋体" w:hAnsi="宋体" w:eastAsia="宋体"/>
          <w:color w:val="auto"/>
          <w:szCs w:val="21"/>
          <w:highlight w:val="none"/>
        </w:rPr>
        <w:t>方</w:t>
      </w:r>
      <w:r>
        <w:rPr>
          <w:rFonts w:hint="eastAsia" w:ascii="宋体" w:hAnsi="宋体" w:eastAsia="宋体"/>
          <w:color w:val="auto"/>
          <w:szCs w:val="21"/>
          <w:highlight w:val="none"/>
          <w:lang w:eastAsia="zh-CN"/>
        </w:rPr>
        <w:t>造成的损失</w:t>
      </w:r>
      <w:r>
        <w:rPr>
          <w:rFonts w:hint="eastAsia" w:ascii="宋体" w:hAnsi="宋体" w:eastAsia="宋体"/>
          <w:color w:val="auto"/>
          <w:szCs w:val="21"/>
          <w:highlight w:val="none"/>
        </w:rPr>
        <w:t>。</w:t>
      </w:r>
    </w:p>
    <w:p>
      <w:pPr>
        <w:autoSpaceDE w:val="0"/>
        <w:autoSpaceDN w:val="0"/>
        <w:adjustRightInd w:val="0"/>
        <w:snapToGrid w:val="0"/>
        <w:spacing w:before="0" w:line="400" w:lineRule="exact"/>
        <w:ind w:firstLine="420" w:firstLineChars="200"/>
        <w:jc w:val="left"/>
        <w:rPr>
          <w:rFonts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.2 迟延交货的违约责任</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（1）乙方应按照本合同规定的时间、地点交货和提供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服务。在履行合同过程中，如果乙方遇到可能</w:t>
      </w:r>
      <w:r>
        <w:rPr>
          <w:rFonts w:hint="eastAsia" w:ascii="宋体" w:hAnsi="宋体" w:eastAsia="宋体"/>
          <w:color w:val="auto"/>
          <w:szCs w:val="21"/>
          <w:highlight w:val="none"/>
          <w:lang w:eastAsia="zh-CN"/>
        </w:rPr>
        <w:t>影响</w:t>
      </w:r>
      <w:r>
        <w:rPr>
          <w:rFonts w:hint="eastAsia" w:ascii="宋体" w:hAnsi="宋体" w:eastAsia="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olor w:val="auto"/>
          <w:szCs w:val="21"/>
          <w:highlight w:val="none"/>
          <w:lang w:eastAsia="zh-CN"/>
        </w:rPr>
        <w:t>长</w:t>
      </w:r>
      <w:r>
        <w:rPr>
          <w:rFonts w:hint="eastAsia" w:ascii="宋体" w:hAnsi="宋体" w:eastAsia="宋体"/>
          <w:color w:val="auto"/>
          <w:szCs w:val="21"/>
          <w:highlight w:val="none"/>
        </w:rPr>
        <w:t>交货时间或延期提供服务。</w:t>
      </w:r>
    </w:p>
    <w:p>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（2）如果乙方没有按照合同规定的时间交货和提供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服务，甲方有权从货款中扣除误期赔偿费而不影响合同项下的其他补救方法，赔偿费按</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规定执行。如果涉及公共利益，且赔偿金额无法弥补公共利益损失，</w:t>
      </w:r>
      <w:r>
        <w:rPr>
          <w:rFonts w:hint="eastAsia" w:ascii="宋体" w:hAnsi="宋体" w:eastAsia="宋体"/>
          <w:color w:val="auto"/>
          <w:szCs w:val="21"/>
          <w:highlight w:val="none"/>
          <w:lang w:eastAsia="zh-CN"/>
        </w:rPr>
        <w:t>甲方</w:t>
      </w:r>
      <w:r>
        <w:rPr>
          <w:rFonts w:hint="eastAsia" w:ascii="宋体" w:hAnsi="宋体" w:eastAsia="宋体"/>
          <w:color w:val="auto"/>
          <w:szCs w:val="21"/>
          <w:highlight w:val="none"/>
        </w:rPr>
        <w:t>可要求继续履行或者</w:t>
      </w:r>
      <w:r>
        <w:rPr>
          <w:rFonts w:hint="eastAsia" w:ascii="宋体" w:hAnsi="宋体" w:eastAsia="宋体"/>
          <w:color w:val="auto"/>
          <w:szCs w:val="21"/>
          <w:highlight w:val="none"/>
          <w:lang w:eastAsia="zh-CN"/>
        </w:rPr>
        <w:t>采取其他补救措施</w:t>
      </w:r>
      <w:r>
        <w:rPr>
          <w:rFonts w:hint="eastAsia" w:ascii="宋体" w:hAnsi="宋体" w:eastAsia="宋体"/>
          <w:color w:val="auto"/>
          <w:szCs w:val="21"/>
          <w:highlight w:val="none"/>
        </w:rPr>
        <w:t>。</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5</w:t>
      </w:r>
      <w:r>
        <w:rPr>
          <w:rFonts w:hint="eastAsia" w:ascii="宋体" w:hAnsi="宋体" w:eastAsia="宋体"/>
          <w:color w:val="auto"/>
          <w:szCs w:val="21"/>
          <w:highlight w:val="none"/>
        </w:rPr>
        <w:t>.3 迟延支付的违约责任</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甲方存在迟延支付乙方合同款项的，应当承担</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规定的逾期付款利息。</w:t>
      </w:r>
    </w:p>
    <w:p>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.4其他违约责任根据项目实际需要按</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规定执行。</w:t>
      </w:r>
    </w:p>
    <w:p>
      <w:pPr>
        <w:numPr>
          <w:ilvl w:val="0"/>
          <w:numId w:val="18"/>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rPr>
        <w:t>合同变更</w:t>
      </w:r>
      <w:r>
        <w:rPr>
          <w:rFonts w:hint="eastAsia" w:ascii="宋体" w:hAnsi="宋体" w:eastAsia="宋体"/>
          <w:b/>
          <w:color w:val="auto"/>
          <w:sz w:val="24"/>
          <w:highlight w:val="none"/>
          <w:lang w:eastAsia="zh-CN"/>
        </w:rPr>
        <w:t>、中止与终止</w:t>
      </w:r>
    </w:p>
    <w:p>
      <w:pPr>
        <w:autoSpaceDE/>
        <w:autoSpaceDN/>
        <w:adjustRightInd w:val="0"/>
        <w:snapToGrid w:val="0"/>
        <w:spacing w:before="0" w:line="400" w:lineRule="exact"/>
        <w:ind w:firstLine="0" w:firstLineChars="0"/>
        <w:jc w:val="left"/>
        <w:rPr>
          <w:rFonts w:hint="eastAsia" w:ascii="宋体" w:hAnsi="宋体" w:eastAsia="宋体"/>
          <w:color w:val="auto"/>
          <w:szCs w:val="21"/>
          <w:highlight w:val="none"/>
        </w:rPr>
      </w:pPr>
      <w:r>
        <w:rPr>
          <w:rFonts w:hint="eastAsia" w:ascii="宋体" w:hAnsi="宋体" w:eastAsia="宋体"/>
          <w:color w:val="auto"/>
          <w:szCs w:val="21"/>
          <w:highlight w:val="none"/>
          <w:lang w:val="en-US" w:eastAsia="zh-CN"/>
        </w:rPr>
        <w:t xml:space="preserve">    </w:t>
      </w: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.1合同的</w:t>
      </w:r>
      <w:r>
        <w:rPr>
          <w:rFonts w:hint="eastAsia" w:ascii="宋体" w:hAnsi="宋体" w:eastAsia="宋体"/>
          <w:color w:val="auto"/>
          <w:szCs w:val="21"/>
          <w:highlight w:val="none"/>
          <w:lang w:eastAsia="zh-CN"/>
        </w:rPr>
        <w:t>变更</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政府采购合同履行中，</w:t>
      </w:r>
      <w:r>
        <w:rPr>
          <w:rFonts w:hint="eastAsia" w:ascii="宋体" w:hAnsi="宋体" w:eastAsia="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olor w:val="auto"/>
          <w:szCs w:val="21"/>
          <w:highlight w:val="none"/>
          <w:lang w:eastAsia="zh-CN"/>
        </w:rPr>
        <w:t>一致后</w:t>
      </w:r>
      <w:r>
        <w:rPr>
          <w:rFonts w:hint="eastAsia" w:ascii="宋体" w:hAnsi="宋体" w:eastAsia="宋体"/>
          <w:color w:val="auto"/>
          <w:szCs w:val="21"/>
          <w:highlight w:val="none"/>
        </w:rPr>
        <w:t>签订补充协议。</w:t>
      </w:r>
    </w:p>
    <w:p>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合同的中止</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（1）合同履行过程中因供应商就采购文件、采购过程或结果提起投诉的，甲方认为有必要的，</w:t>
      </w:r>
      <w:r>
        <w:rPr>
          <w:rFonts w:hint="eastAsia" w:ascii="宋体" w:hAnsi="宋体" w:eastAsia="宋体"/>
          <w:color w:val="auto"/>
          <w:szCs w:val="21"/>
          <w:highlight w:val="none"/>
          <w:lang w:eastAsia="zh-CN"/>
        </w:rPr>
        <w:t>可以</w:t>
      </w:r>
      <w:r>
        <w:rPr>
          <w:rFonts w:hint="eastAsia" w:ascii="宋体" w:hAnsi="宋体" w:eastAsia="宋体"/>
          <w:color w:val="auto"/>
          <w:szCs w:val="21"/>
          <w:highlight w:val="none"/>
        </w:rPr>
        <w:t>中止合同的履行。</w:t>
      </w:r>
    </w:p>
    <w:p>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合同履行过程中，</w:t>
      </w:r>
      <w:r>
        <w:rPr>
          <w:rFonts w:hint="eastAsia" w:ascii="宋体" w:hAnsi="宋体" w:eastAsia="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olor w:val="auto"/>
          <w:szCs w:val="21"/>
          <w:highlight w:val="none"/>
          <w:lang w:eastAsia="zh-CN"/>
        </w:rPr>
        <w:t>，乙方有义务及时告知甲方</w:t>
      </w:r>
      <w:r>
        <w:rPr>
          <w:rFonts w:hint="eastAsia" w:ascii="宋体" w:hAnsi="宋体" w:eastAsia="宋体"/>
          <w:color w:val="auto"/>
          <w:szCs w:val="21"/>
          <w:highlight w:val="none"/>
        </w:rPr>
        <w:t>。甲方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以书面形式通知乙方中止合同</w:t>
      </w:r>
      <w:r>
        <w:rPr>
          <w:rFonts w:hint="eastAsia" w:ascii="宋体" w:hAnsi="宋体" w:eastAsia="宋体"/>
          <w:color w:val="auto"/>
          <w:szCs w:val="21"/>
          <w:highlight w:val="none"/>
          <w:lang w:eastAsia="zh-CN"/>
        </w:rPr>
        <w:t>并要求乙方在合理期限内消除相关情形或者提供适当担保。</w:t>
      </w:r>
      <w:r>
        <w:rPr>
          <w:rFonts w:hint="eastAsia" w:ascii="宋体" w:hAnsi="宋体" w:eastAsia="宋体"/>
          <w:color w:val="auto"/>
          <w:szCs w:val="21"/>
          <w:highlight w:val="none"/>
        </w:rPr>
        <w:t>乙方提供适当担保的，</w:t>
      </w:r>
      <w:r>
        <w:rPr>
          <w:rFonts w:hint="eastAsia" w:ascii="宋体" w:hAnsi="宋体" w:eastAsia="宋体"/>
          <w:color w:val="auto"/>
          <w:szCs w:val="21"/>
          <w:highlight w:val="none"/>
          <w:lang w:eastAsia="zh-CN"/>
        </w:rPr>
        <w:t>合同继续</w:t>
      </w:r>
      <w:r>
        <w:rPr>
          <w:rFonts w:hint="eastAsia" w:ascii="宋体" w:hAnsi="宋体" w:eastAsia="宋体"/>
          <w:color w:val="auto"/>
          <w:szCs w:val="21"/>
          <w:highlight w:val="none"/>
        </w:rPr>
        <w:t>履行</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方在合理期限内未恢复履约能力且未提供适当担保的，视为拒绝</w:t>
      </w:r>
      <w:r>
        <w:rPr>
          <w:rFonts w:hint="eastAsia" w:ascii="宋体" w:hAnsi="宋体" w:eastAsia="宋体"/>
          <w:color w:val="auto"/>
          <w:szCs w:val="21"/>
          <w:highlight w:val="none"/>
          <w:lang w:eastAsia="zh-CN"/>
        </w:rPr>
        <w:t>继续</w:t>
      </w:r>
      <w:r>
        <w:rPr>
          <w:rFonts w:hint="eastAsia" w:ascii="宋体" w:hAnsi="宋体" w:eastAsia="宋体"/>
          <w:color w:val="auto"/>
          <w:szCs w:val="21"/>
          <w:highlight w:val="none"/>
        </w:rPr>
        <w:t>履约，甲方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解除合同并要求乙方承担</w:t>
      </w:r>
      <w:r>
        <w:rPr>
          <w:rFonts w:hint="eastAsia" w:ascii="宋体" w:hAnsi="宋体" w:eastAsia="宋体"/>
          <w:color w:val="auto"/>
          <w:szCs w:val="21"/>
          <w:highlight w:val="none"/>
          <w:lang w:eastAsia="zh-CN"/>
        </w:rPr>
        <w:t>由此给甲方造成的损失</w:t>
      </w:r>
      <w:r>
        <w:rPr>
          <w:rFonts w:hint="eastAsia" w:ascii="宋体" w:hAnsi="宋体" w:eastAsia="宋体"/>
          <w:color w:val="auto"/>
          <w:szCs w:val="21"/>
          <w:highlight w:val="none"/>
        </w:rPr>
        <w:t>。</w:t>
      </w:r>
    </w:p>
    <w:p>
      <w:pPr>
        <w:autoSpaceDE w:val="0"/>
        <w:autoSpaceDN w:val="0"/>
        <w:adjustRightInd w:val="0"/>
        <w:spacing w:line="400" w:lineRule="exact"/>
        <w:ind w:firstLine="420" w:firstLineChars="20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rPr>
          <w:rFonts w:eastAsia="宋体"/>
          <w:sz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）甲方不得以行政区划调整、政府换届、机构或者职能调整以及相关责任人更替为由中止合同。</w:t>
      </w:r>
    </w:p>
    <w:p>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合同的终止</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（1）合同因有效期限届满而终止；</w:t>
      </w:r>
    </w:p>
    <w:p>
      <w:pPr>
        <w:snapToGrid w:val="0"/>
        <w:spacing w:line="400" w:lineRule="exact"/>
        <w:ind w:firstLine="420" w:firstLineChars="200"/>
        <w:rPr>
          <w:rFonts w:hint="eastAsia" w:ascii="宋体" w:hAnsi="宋体" w:eastAsia="宋体" w:cs="宋体"/>
          <w:szCs w:val="21"/>
          <w:highlight w:val="none"/>
          <w:lang w:eastAsia="zh-CN"/>
        </w:rPr>
      </w:pPr>
      <w:r>
        <w:rPr>
          <w:rFonts w:hint="eastAsia" w:ascii="宋体" w:hAnsi="宋体" w:eastAsia="宋体"/>
          <w:color w:val="auto"/>
          <w:szCs w:val="21"/>
          <w:highlight w:val="none"/>
        </w:rPr>
        <w:t>（2）乙方未</w:t>
      </w:r>
      <w:r>
        <w:rPr>
          <w:rFonts w:hint="eastAsia" w:ascii="宋体" w:hAnsi="宋体" w:eastAsia="宋体"/>
          <w:color w:val="auto"/>
          <w:szCs w:val="21"/>
          <w:highlight w:val="none"/>
          <w:lang w:eastAsia="zh-CN"/>
        </w:rPr>
        <w:t>按</w:t>
      </w:r>
      <w:r>
        <w:rPr>
          <w:rFonts w:hint="eastAsia" w:ascii="宋体" w:hAnsi="宋体" w:eastAsia="宋体"/>
          <w:color w:val="auto"/>
          <w:szCs w:val="21"/>
          <w:highlight w:val="none"/>
        </w:rPr>
        <w:t>合同约定履行，构成根本性违约的，甲方有权终止合同</w:t>
      </w:r>
      <w:r>
        <w:rPr>
          <w:rFonts w:hint="eastAsia" w:ascii="宋体" w:hAnsi="宋体" w:eastAsia="宋体"/>
          <w:color w:val="auto"/>
          <w:szCs w:val="21"/>
          <w:highlight w:val="none"/>
          <w:lang w:eastAsia="zh-CN"/>
        </w:rPr>
        <w:t>，</w:t>
      </w:r>
      <w:r>
        <w:rPr>
          <w:rFonts w:hint="eastAsia" w:ascii="宋体" w:hAnsi="宋体" w:eastAsia="宋体" w:cs="宋体"/>
          <w:szCs w:val="21"/>
          <w:highlight w:val="none"/>
        </w:rPr>
        <w:t>并追究乙方的违约责</w:t>
      </w:r>
      <w:r>
        <w:rPr>
          <w:rFonts w:hint="eastAsia" w:ascii="宋体" w:hAnsi="宋体" w:eastAsia="宋体" w:cs="宋体"/>
          <w:szCs w:val="21"/>
          <w:highlight w:val="none"/>
          <w:lang w:val="en-US" w:eastAsia="zh-CN"/>
        </w:rPr>
        <w:t>任</w:t>
      </w:r>
      <w:r>
        <w:rPr>
          <w:rFonts w:hint="eastAsia" w:ascii="宋体" w:hAnsi="宋体" w:eastAsia="宋体"/>
          <w:color w:val="auto"/>
          <w:szCs w:val="21"/>
          <w:highlight w:val="none"/>
        </w:rPr>
        <w:t>。</w:t>
      </w:r>
    </w:p>
    <w:p>
      <w:pPr>
        <w:autoSpaceDE w:val="0"/>
        <w:autoSpaceDN w:val="0"/>
        <w:adjustRightInd w:val="0"/>
        <w:spacing w:line="400" w:lineRule="exact"/>
        <w:ind w:firstLine="440" w:firstLineChars="200"/>
        <w:rPr>
          <w:rFonts w:hint="eastAsia" w:ascii="宋体" w:hAnsi="宋体" w:eastAsia="华文楷体" w:cs="华文楷体"/>
          <w:color w:val="auto"/>
          <w:sz w:val="22"/>
          <w:szCs w:val="21"/>
          <w:highlight w:val="none"/>
          <w:lang w:val="en-US" w:eastAsia="zh-CN" w:bidi="ar-SA"/>
        </w:rPr>
      </w:pPr>
      <w:r>
        <w:rPr>
          <w:rFonts w:hint="eastAsia" w:ascii="宋体" w:hAnsi="宋体" w:eastAsia="华文楷体" w:cs="华文楷体"/>
          <w:color w:val="auto"/>
          <w:sz w:val="22"/>
          <w:szCs w:val="21"/>
          <w:highlight w:val="none"/>
          <w:lang w:val="en-US" w:eastAsia="zh-CN" w:bidi="ar-SA"/>
        </w:rPr>
        <w:t xml:space="preserve">16.4 </w:t>
      </w:r>
      <w:r>
        <w:rPr>
          <w:rFonts w:hint="eastAsia" w:ascii="宋体" w:hAnsi="宋体" w:eastAsia="宋体" w:cs="Times New Roman"/>
          <w:color w:val="auto"/>
          <w:kern w:val="2"/>
          <w:sz w:val="21"/>
          <w:szCs w:val="21"/>
          <w:highlight w:val="none"/>
          <w:lang w:val="en-US" w:eastAsia="zh-CN" w:bidi="ar-SA"/>
        </w:rPr>
        <w:t>涉及国家利益、社会公共利益的情形</w:t>
      </w:r>
    </w:p>
    <w:p>
      <w:pPr>
        <w:autoSpaceDE w:val="0"/>
        <w:autoSpaceDN w:val="0"/>
        <w:adjustRightInd w:val="0"/>
        <w:spacing w:line="400" w:lineRule="exact"/>
        <w:ind w:firstLine="420" w:firstLineChars="200"/>
        <w:jc w:val="both"/>
        <w:rPr>
          <w:rFonts w:ascii="宋体" w:hAnsi="宋体" w:eastAsia="宋体"/>
          <w:b/>
          <w:bCs/>
          <w:color w:val="auto"/>
          <w:sz w:val="24"/>
          <w:highlight w:val="none"/>
        </w:rPr>
      </w:pPr>
      <w:r>
        <w:rPr>
          <w:rFonts w:hint="eastAsia" w:ascii="宋体" w:hAnsi="宋体" w:eastAsia="宋体" w:cs="宋体"/>
          <w:sz w:val="21"/>
          <w:szCs w:val="21"/>
          <w:highlight w:val="none"/>
          <w:lang w:val="en-US" w:eastAsia="zh-CN" w:bidi="ar-SA"/>
        </w:rPr>
        <w:t>政府采购合同继续履行将损害国家利益和社会公共利益的，双方当事人应当变更、中止或者终止合同。有过错的一方应当承担赔偿责任，双方都有过错的，各自承担相应的责任。</w:t>
      </w:r>
      <w:r>
        <w:rPr>
          <w:rFonts w:hint="eastAsia" w:ascii="宋体" w:hAnsi="宋体" w:eastAsia="宋体"/>
          <w:b/>
          <w:bCs/>
          <w:color w:val="auto"/>
          <w:sz w:val="24"/>
          <w:highlight w:val="none"/>
        </w:rPr>
        <w:t>1</w:t>
      </w:r>
      <w:r>
        <w:rPr>
          <w:rFonts w:hint="eastAsia" w:ascii="宋体" w:hAnsi="宋体" w:eastAsia="宋体"/>
          <w:b/>
          <w:bCs/>
          <w:color w:val="auto"/>
          <w:sz w:val="24"/>
          <w:highlight w:val="none"/>
          <w:lang w:val="en-US" w:eastAsia="zh-CN"/>
        </w:rPr>
        <w:t>7</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合同分包</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.1 乙方不得</w:t>
      </w:r>
      <w:r>
        <w:rPr>
          <w:rFonts w:hint="eastAsia" w:ascii="宋体" w:hAnsi="宋体" w:eastAsia="宋体"/>
          <w:color w:val="auto"/>
          <w:szCs w:val="21"/>
          <w:highlight w:val="none"/>
          <w:lang w:eastAsia="zh-CN"/>
        </w:rPr>
        <w:t>将合同转包给其他供应商。涉及合同分包的，乙方</w:t>
      </w:r>
      <w:r>
        <w:rPr>
          <w:rFonts w:hint="eastAsia" w:ascii="宋体" w:hAnsi="宋体" w:eastAsia="宋体"/>
          <w:color w:val="auto"/>
          <w:szCs w:val="21"/>
          <w:highlight w:val="none"/>
          <w:lang w:val="en-US" w:eastAsia="zh-CN"/>
        </w:rPr>
        <w:t>应</w:t>
      </w:r>
      <w:r>
        <w:rPr>
          <w:rFonts w:hint="eastAsia" w:ascii="宋体" w:hAnsi="宋体" w:eastAsia="宋体"/>
          <w:color w:val="auto"/>
          <w:szCs w:val="21"/>
          <w:highlight w:val="none"/>
          <w:lang w:eastAsia="zh-CN"/>
        </w:rPr>
        <w:t>根据采购文件和投标（响应）文件规定进行</w:t>
      </w:r>
      <w:r>
        <w:rPr>
          <w:rFonts w:hint="eastAsia" w:ascii="宋体" w:hAnsi="宋体" w:eastAsia="宋体"/>
          <w:color w:val="auto"/>
          <w:szCs w:val="21"/>
          <w:highlight w:val="none"/>
        </w:rPr>
        <w:t>合同分包。</w:t>
      </w:r>
    </w:p>
    <w:p>
      <w:pPr>
        <w:autoSpaceDE w:val="0"/>
        <w:autoSpaceDN w:val="0"/>
        <w:adjustRightInd w:val="0"/>
        <w:snapToGrid w:val="0"/>
        <w:spacing w:before="0" w:line="400" w:lineRule="exact"/>
        <w:ind w:firstLine="420" w:firstLineChars="200"/>
        <w:jc w:val="left"/>
        <w:rPr>
          <w:rFonts w:ascii="宋体" w:hAnsi="宋体" w:eastAsia="宋体"/>
          <w:b/>
          <w:bCs/>
          <w:color w:val="auto"/>
          <w:sz w:val="24"/>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.2 乙方执行政府采购政策向中小企业依法分包的</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乙方应当按采购文件</w:t>
      </w:r>
      <w:r>
        <w:rPr>
          <w:rFonts w:hint="eastAsia" w:ascii="宋体" w:hAnsi="宋体" w:eastAsia="宋体"/>
          <w:color w:val="auto"/>
          <w:szCs w:val="21"/>
          <w:highlight w:val="none"/>
          <w:lang w:eastAsia="zh-CN"/>
        </w:rPr>
        <w:t>和</w:t>
      </w:r>
      <w:r>
        <w:rPr>
          <w:rFonts w:hint="eastAsia" w:ascii="宋体" w:hAnsi="宋体" w:eastAsia="宋体"/>
          <w:color w:val="auto"/>
          <w:szCs w:val="21"/>
          <w:highlight w:val="none"/>
        </w:rPr>
        <w:t>投标（响应）文件签订分包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协议属于本合同组成部分。</w:t>
      </w: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lang w:val="en-US" w:eastAsia="zh-CN"/>
        </w:rPr>
        <w:t>8</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不可抗力</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.1 不可抗力是指合同双方不能预见、不能避免且不能克服的客观情况。</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.2 任何一方对由于不可抗力造成的部分或全部不能履行合同不承担违约责任。但迟延履行后发生不可抗力的，不能免除责任。</w:t>
      </w:r>
    </w:p>
    <w:p>
      <w:pPr>
        <w:autoSpaceDE w:val="0"/>
        <w:autoSpaceDN w:val="0"/>
        <w:adjustRightInd w:val="0"/>
        <w:snapToGrid w:val="0"/>
        <w:spacing w:before="0" w:line="400" w:lineRule="exact"/>
        <w:ind w:firstLine="420" w:firstLineChars="200"/>
        <w:jc w:val="left"/>
        <w:rPr>
          <w:rFonts w:hint="eastAsia" w:ascii="宋体" w:hAnsi="宋体" w:eastAsia="宋体"/>
          <w:b/>
          <w:bCs/>
          <w:color w:val="auto"/>
          <w:sz w:val="24"/>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.3 遇有不可抗力的一方，应及时将事件情况以书面形式</w:t>
      </w:r>
      <w:r>
        <w:rPr>
          <w:rFonts w:hint="eastAsia" w:ascii="宋体" w:hAnsi="宋体" w:eastAsia="宋体"/>
          <w:color w:val="auto"/>
          <w:szCs w:val="21"/>
          <w:highlight w:val="none"/>
          <w:lang w:eastAsia="zh-CN"/>
        </w:rPr>
        <w:t>告</w:t>
      </w:r>
      <w:r>
        <w:rPr>
          <w:rFonts w:hint="eastAsia" w:ascii="宋体" w:hAnsi="宋体" w:eastAsia="宋体"/>
          <w:color w:val="auto"/>
          <w:szCs w:val="21"/>
          <w:highlight w:val="none"/>
        </w:rPr>
        <w:t>知另一方，并在事件发生后及时向另一方提交合同不能履行或部分不能履行或需要延期履行</w:t>
      </w:r>
      <w:r>
        <w:rPr>
          <w:rFonts w:hint="eastAsia" w:ascii="宋体" w:hAnsi="宋体" w:eastAsia="宋体"/>
          <w:color w:val="auto"/>
          <w:szCs w:val="21"/>
          <w:highlight w:val="none"/>
          <w:lang w:eastAsia="zh-CN"/>
        </w:rPr>
        <w:t>的详细</w:t>
      </w:r>
      <w:r>
        <w:rPr>
          <w:rFonts w:hint="eastAsia" w:ascii="宋体" w:hAnsi="宋体" w:eastAsia="宋体"/>
          <w:color w:val="auto"/>
          <w:szCs w:val="21"/>
          <w:highlight w:val="none"/>
        </w:rPr>
        <w:t>报告</w:t>
      </w:r>
      <w:r>
        <w:rPr>
          <w:rFonts w:hint="eastAsia" w:ascii="宋体" w:hAnsi="宋体" w:eastAsia="宋体"/>
          <w:color w:val="auto"/>
          <w:szCs w:val="21"/>
          <w:highlight w:val="none"/>
          <w:lang w:eastAsia="zh-CN"/>
        </w:rPr>
        <w:t>，以</w:t>
      </w:r>
      <w:r>
        <w:rPr>
          <w:rFonts w:hint="eastAsia" w:ascii="宋体" w:hAnsi="宋体" w:eastAsia="宋体"/>
          <w:color w:val="auto"/>
          <w:szCs w:val="21"/>
          <w:highlight w:val="none"/>
          <w:lang w:val="en-US" w:eastAsia="zh-CN"/>
        </w:rPr>
        <w:t>及证明不可抗力发生及其持续时间的证据</w:t>
      </w:r>
      <w:r>
        <w:rPr>
          <w:rFonts w:hint="eastAsia" w:ascii="宋体" w:hAnsi="宋体" w:eastAsia="宋体"/>
          <w:color w:val="auto"/>
          <w:szCs w:val="21"/>
          <w:highlight w:val="none"/>
        </w:rPr>
        <w:t>。</w:t>
      </w:r>
      <w:r>
        <w:rPr>
          <w:rFonts w:hint="eastAsia" w:ascii="宋体" w:hAnsi="宋体" w:eastAsia="宋体"/>
          <w:b/>
          <w:bCs/>
          <w:color w:val="auto"/>
          <w:sz w:val="24"/>
          <w:highlight w:val="none"/>
          <w:lang w:val="en-US" w:eastAsia="zh-CN"/>
        </w:rPr>
        <w:t>19</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解决争议的方法</w:t>
      </w:r>
    </w:p>
    <w:p>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jc w:val="both"/>
        <w:rPr>
          <w:rFonts w:ascii="宋体" w:hAnsi="宋体" w:eastAsia="宋体"/>
          <w:color w:val="auto"/>
          <w:sz w:val="24"/>
          <w:highlight w:val="none"/>
        </w:rPr>
      </w:pPr>
      <w:r>
        <w:rPr>
          <w:rFonts w:hint="eastAsia" w:ascii="宋体" w:hAnsi="宋体" w:eastAsia="宋体" w:cs="宋体"/>
          <w:sz w:val="21"/>
          <w:szCs w:val="21"/>
          <w:highlight w:val="none"/>
          <w:lang w:val="en-US" w:eastAsia="zh-CN" w:bidi="ar-SA"/>
        </w:rPr>
        <w:t>19.3 如甲乙双方有争议的事项不影响合同其他部分的履行，在争议解决期间，合同其他部分应当继续履行。</w:t>
      </w:r>
      <w:r>
        <w:rPr>
          <w:rFonts w:hint="eastAsia" w:ascii="宋体" w:hAnsi="宋体" w:eastAsia="宋体"/>
          <w:b/>
          <w:color w:val="auto"/>
          <w:sz w:val="24"/>
          <w:highlight w:val="none"/>
          <w:lang w:val="en-US" w:eastAsia="zh-CN"/>
        </w:rPr>
        <w:t>20</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政府采购政策</w:t>
      </w:r>
    </w:p>
    <w:p>
      <w:pPr>
        <w:autoSpaceDE w:val="0"/>
        <w:autoSpaceDN w:val="0"/>
        <w:adjustRightInd w:val="0"/>
        <w:snapToGrid w:val="0"/>
        <w:spacing w:before="0" w:line="400" w:lineRule="exact"/>
        <w:ind w:firstLine="420" w:firstLineChars="200"/>
        <w:jc w:val="left"/>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20.1 </w:t>
      </w:r>
      <w:r>
        <w:rPr>
          <w:rFonts w:hint="eastAsia" w:ascii="宋体" w:hAnsi="宋体" w:eastAsia="宋体" w:cs="宋体"/>
          <w:highlight w:val="none"/>
          <w:lang w:val="en-GB"/>
        </w:rPr>
        <w:t>本合同应当按照规定执行政府采购政策。</w:t>
      </w:r>
    </w:p>
    <w:p>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ascii="宋体" w:hAnsi="宋体" w:eastAsia="宋体"/>
          <w:color w:val="auto"/>
          <w:szCs w:val="21"/>
          <w:highlight w:val="none"/>
        </w:rPr>
        <w:t>2</w:t>
      </w:r>
      <w:r>
        <w:rPr>
          <w:rFonts w:hint="eastAsia" w:ascii="宋体" w:hAnsi="宋体" w:eastAsia="宋体"/>
          <w:color w:val="auto"/>
          <w:szCs w:val="21"/>
          <w:highlight w:val="none"/>
          <w:lang w:val="en-US" w:eastAsia="zh-CN"/>
        </w:rPr>
        <w:t>0</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 xml:space="preserve"> 本合同依法执行政府采购政策的方式和内容，属于合同履约验收的范围。</w:t>
      </w:r>
      <w:r>
        <w:rPr>
          <w:rFonts w:hint="eastAsia" w:ascii="宋体" w:hAnsi="宋体" w:eastAsia="宋体" w:cs="宋体"/>
          <w:sz w:val="21"/>
          <w:highlight w:val="none"/>
          <w:lang w:eastAsia="zh-CN"/>
        </w:rPr>
        <w:t>甲乙双方</w:t>
      </w:r>
      <w:r>
        <w:rPr>
          <w:rFonts w:hint="eastAsia" w:ascii="宋体" w:hAnsi="宋体" w:eastAsia="宋体" w:cs="宋体"/>
          <w:highlight w:val="none"/>
          <w:lang w:val="en-GB"/>
        </w:rPr>
        <w:t>未按规定要求执行政府采购政策造成损失的</w:t>
      </w:r>
      <w:r>
        <w:rPr>
          <w:rFonts w:hint="eastAsia" w:ascii="宋体" w:hAnsi="宋体" w:eastAsia="宋体"/>
          <w:color w:val="auto"/>
          <w:szCs w:val="21"/>
          <w:highlight w:val="none"/>
        </w:rPr>
        <w:t>，有过错的一方应当承担赔偿责任，双方都有过错的，各自承担相应的责任。</w:t>
      </w:r>
    </w:p>
    <w:p>
      <w:pPr>
        <w:widowControl w:val="0"/>
        <w:spacing w:after="0" w:line="400" w:lineRule="exact"/>
        <w:ind w:firstLine="420" w:firstLineChars="200"/>
        <w:jc w:val="both"/>
        <w:rPr>
          <w:rFonts w:hint="eastAsia" w:ascii="宋体" w:hAnsi="宋体" w:eastAsia="宋体"/>
          <w:b/>
          <w:color w:val="auto"/>
          <w:sz w:val="24"/>
          <w:highlight w:val="none"/>
        </w:rPr>
      </w:pPr>
      <w:r>
        <w:rPr>
          <w:rFonts w:ascii="宋体" w:hAnsi="宋体" w:eastAsia="宋体" w:cs="Times New Roman"/>
          <w:color w:val="auto"/>
          <w:kern w:val="2"/>
          <w:sz w:val="21"/>
          <w:szCs w:val="21"/>
          <w:highlight w:val="none"/>
          <w:lang w:val="en-US" w:eastAsia="zh-CN" w:bidi="ar-SA"/>
        </w:rPr>
        <w:t>2</w:t>
      </w:r>
      <w:r>
        <w:rPr>
          <w:rFonts w:hint="eastAsia" w:ascii="宋体" w:hAnsi="宋体" w:eastAsia="宋体" w:cs="Times New Roman"/>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r>
        <w:rPr>
          <w:rFonts w:hint="eastAsia" w:ascii="宋体" w:hAnsi="宋体" w:eastAsia="宋体"/>
          <w:b/>
          <w:color w:val="auto"/>
          <w:sz w:val="24"/>
          <w:highlight w:val="none"/>
        </w:rPr>
        <w:t>2</w:t>
      </w:r>
      <w:r>
        <w:rPr>
          <w:rFonts w:hint="eastAsia" w:ascii="宋体" w:hAnsi="宋体" w:eastAsia="宋体"/>
          <w:b/>
          <w:color w:val="auto"/>
          <w:sz w:val="24"/>
          <w:highlight w:val="none"/>
          <w:lang w:val="en-US" w:eastAsia="zh-CN"/>
        </w:rPr>
        <w:t>1</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法律适用</w:t>
      </w:r>
    </w:p>
    <w:p>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21.1 本合同的订立、生效、解释、履行及与本合同有关的争议解决，均适用法律、行政法规。</w:t>
      </w:r>
    </w:p>
    <w:p>
      <w:pPr>
        <w:autoSpaceDE w:val="0"/>
        <w:autoSpaceDN w:val="0"/>
        <w:adjustRightInd w:val="0"/>
        <w:spacing w:line="400" w:lineRule="exact"/>
        <w:ind w:firstLine="420" w:firstLineChars="200"/>
        <w:jc w:val="both"/>
        <w:rPr>
          <w:rFonts w:ascii="宋体" w:hAnsi="宋体" w:eastAsia="宋体"/>
          <w:b/>
          <w:color w:val="auto"/>
          <w:sz w:val="24"/>
          <w:highlight w:val="none"/>
        </w:rPr>
      </w:pPr>
      <w:r>
        <w:rPr>
          <w:rFonts w:hint="eastAsia" w:ascii="宋体" w:hAnsi="宋体" w:eastAsia="宋体" w:cs="宋体"/>
          <w:sz w:val="21"/>
          <w:szCs w:val="21"/>
          <w:highlight w:val="none"/>
          <w:lang w:val="en-US" w:eastAsia="zh-CN" w:bidi="ar-SA"/>
        </w:rPr>
        <w:t>21.2 本合同条款与法律、行政法规的强制性规定不一致的，双方当事人应按照法律、行政法规的强制性规定修改本合同的相关条款。</w:t>
      </w:r>
      <w:r>
        <w:rPr>
          <w:rFonts w:hint="eastAsia" w:ascii="宋体" w:hAnsi="宋体" w:eastAsia="宋体"/>
          <w:b/>
          <w:color w:val="auto"/>
          <w:sz w:val="24"/>
          <w:highlight w:val="none"/>
          <w:lang w:val="en-US" w:eastAsia="zh-CN"/>
        </w:rPr>
        <w:t xml:space="preserve">22. </w:t>
      </w:r>
      <w:r>
        <w:rPr>
          <w:rFonts w:hint="eastAsia" w:ascii="宋体" w:hAnsi="宋体" w:eastAsia="宋体"/>
          <w:b/>
          <w:color w:val="auto"/>
          <w:sz w:val="24"/>
          <w:highlight w:val="none"/>
        </w:rPr>
        <w:t>通知</w:t>
      </w:r>
    </w:p>
    <w:p>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ind w:firstLine="0" w:firstLineChars="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本合同一方给另一方的通知均应采用书面形式，传真或快递送到本合同中规定的对方的地址和办理签收手续。</w:t>
      </w:r>
    </w:p>
    <w:p>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通知以送达之日或通知书中规定的生效之日起生效，两者中以较迟之日为准。</w:t>
      </w:r>
    </w:p>
    <w:p>
      <w:pPr>
        <w:numPr>
          <w:ilvl w:val="0"/>
          <w:numId w:val="19"/>
        </w:num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合同未尽事项</w:t>
      </w:r>
    </w:p>
    <w:p>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2</w:t>
      </w:r>
      <w:r>
        <w:rPr>
          <w:rFonts w:hint="eastAsia" w:ascii="宋体" w:hAnsi="宋体" w:eastAsia="宋体"/>
          <w:bCs/>
          <w:color w:val="auto"/>
          <w:szCs w:val="21"/>
          <w:highlight w:val="none"/>
          <w:lang w:val="en-US" w:eastAsia="zh-CN"/>
        </w:rPr>
        <w:t>3</w:t>
      </w:r>
      <w:r>
        <w:rPr>
          <w:rFonts w:hint="eastAsia" w:ascii="宋体" w:hAnsi="宋体" w:eastAsia="宋体"/>
          <w:bCs/>
          <w:color w:val="auto"/>
          <w:szCs w:val="21"/>
          <w:highlight w:val="none"/>
        </w:rPr>
        <w:t>.1合同未尽事项见</w:t>
      </w:r>
      <w:r>
        <w:rPr>
          <w:rFonts w:hint="eastAsia" w:ascii="宋体" w:hAnsi="宋体" w:eastAsia="宋体"/>
          <w:b/>
          <w:color w:val="auto"/>
          <w:szCs w:val="21"/>
          <w:highlight w:val="none"/>
        </w:rPr>
        <w:t>【政府采购合同专用条款】</w:t>
      </w:r>
      <w:r>
        <w:rPr>
          <w:rFonts w:hint="eastAsia" w:ascii="宋体" w:hAnsi="宋体" w:eastAsia="宋体"/>
          <w:bCs/>
          <w:color w:val="auto"/>
          <w:szCs w:val="21"/>
          <w:highlight w:val="none"/>
        </w:rPr>
        <w:t>。</w:t>
      </w:r>
    </w:p>
    <w:p>
      <w:pPr>
        <w:adjustRightInd w:val="0"/>
        <w:snapToGrid w:val="0"/>
        <w:spacing w:line="400" w:lineRule="exact"/>
        <w:ind w:firstLine="0" w:firstLineChars="0"/>
        <w:jc w:val="left"/>
        <w:rPr>
          <w:rFonts w:ascii="黑体" w:hAnsi="华文中宋" w:eastAsia="黑体" w:cs="Times New Roman"/>
          <w:b w:val="0"/>
          <w:bCs w:val="0"/>
          <w:kern w:val="2"/>
          <w:sz w:val="28"/>
          <w:szCs w:val="28"/>
          <w:highlight w:val="none"/>
          <w:lang w:val="en-US" w:eastAsia="zh-CN" w:bidi="ar-SA"/>
        </w:rPr>
      </w:pPr>
      <w:r>
        <w:rPr>
          <w:rFonts w:hint="eastAsia" w:ascii="宋体" w:hAnsi="宋体" w:eastAsia="宋体"/>
          <w:bCs/>
          <w:color w:val="auto"/>
          <w:szCs w:val="21"/>
          <w:highlight w:val="none"/>
          <w:lang w:val="en-US" w:eastAsia="zh-CN"/>
        </w:rPr>
        <w:t xml:space="preserve">    23.2 合同附件与合同正文具有同等的法律效力。</w:t>
      </w:r>
      <w:bookmarkStart w:id="90" w:name="_Toc20313"/>
      <w:r>
        <w:rPr>
          <w:rFonts w:hint="eastAsia" w:ascii="黑体" w:hAnsi="华文中宋" w:eastAsia="黑体"/>
          <w:b w:val="0"/>
          <w:bCs w:val="0"/>
          <w:sz w:val="28"/>
          <w:szCs w:val="28"/>
          <w:highlight w:val="none"/>
        </w:rPr>
        <w:br w:type="page"/>
      </w:r>
      <w:r>
        <w:rPr>
          <w:rFonts w:hint="eastAsia" w:ascii="黑体" w:hAnsi="华文中宋" w:eastAsia="黑体" w:cs="Times New Roman"/>
          <w:b w:val="0"/>
          <w:bCs w:val="0"/>
          <w:kern w:val="2"/>
          <w:sz w:val="28"/>
          <w:szCs w:val="28"/>
          <w:highlight w:val="none"/>
          <w:lang w:val="en-US" w:eastAsia="zh-CN" w:bidi="ar-SA"/>
        </w:rPr>
        <w:t>第三节 政府采购合同专用条款</w:t>
      </w:r>
      <w:bookmarkEnd w:id="90"/>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第二节第1.2（</w:t>
            </w:r>
            <w:r>
              <w:rPr>
                <w:rFonts w:hint="eastAsia" w:ascii="宋体" w:hAnsi="宋体" w:eastAsia="宋体"/>
                <w:szCs w:val="21"/>
                <w:highlight w:val="none"/>
                <w:lang w:val="en-US" w:eastAsia="zh-CN"/>
              </w:rPr>
              <w:t>6</w:t>
            </w:r>
            <w:r>
              <w:rPr>
                <w:rFonts w:hint="eastAsia" w:ascii="宋体" w:hAnsi="宋体" w:eastAsia="宋体"/>
                <w:szCs w:val="21"/>
                <w:highlight w:val="none"/>
              </w:rPr>
              <w:t>）项</w:t>
            </w:r>
          </w:p>
        </w:tc>
        <w:tc>
          <w:tcPr>
            <w:tcW w:w="1742" w:type="dxa"/>
            <w:vAlign w:val="center"/>
          </w:tcPr>
          <w:p>
            <w:pPr>
              <w:adjustRightInd w:val="0"/>
              <w:snapToGrid w:val="0"/>
              <w:jc w:val="left"/>
              <w:rPr>
                <w:rFonts w:ascii="宋体" w:hAnsi="宋体" w:eastAsia="宋体"/>
                <w:szCs w:val="21"/>
                <w:highlight w:val="none"/>
              </w:rPr>
            </w:pPr>
            <w:r>
              <w:rPr>
                <w:rFonts w:hint="eastAsia" w:ascii="宋体" w:hAnsi="宋体" w:eastAsia="宋体"/>
                <w:szCs w:val="21"/>
                <w:highlight w:val="none"/>
                <w:lang w:eastAsia="zh-CN"/>
              </w:rPr>
              <w:t>联合体具体要求</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pPr>
              <w:adjustRightInd w:val="0"/>
              <w:snapToGrid w:val="0"/>
              <w:jc w:val="center"/>
              <w:rPr>
                <w:rFonts w:hint="eastAsia" w:ascii="宋体" w:hAnsi="宋体" w:eastAsia="宋体" w:cs="Times New Roman"/>
                <w:kern w:val="2"/>
                <w:sz w:val="21"/>
                <w:szCs w:val="21"/>
                <w:highlight w:val="none"/>
                <w:lang w:val="en-US" w:eastAsia="zh-CN" w:bidi="ar-SA"/>
              </w:rPr>
            </w:pPr>
            <w:r>
              <w:rPr>
                <w:rFonts w:hint="eastAsia" w:ascii="宋体" w:hAnsi="宋体" w:eastAsia="宋体"/>
                <w:szCs w:val="21"/>
                <w:highlight w:val="none"/>
              </w:rPr>
              <w:t>第二节第1.2（</w:t>
            </w:r>
            <w:r>
              <w:rPr>
                <w:rFonts w:hint="eastAsia" w:ascii="宋体" w:hAnsi="宋体" w:eastAsia="宋体"/>
                <w:szCs w:val="21"/>
                <w:highlight w:val="none"/>
                <w:lang w:val="en-US" w:eastAsia="zh-CN"/>
              </w:rPr>
              <w:t>7</w:t>
            </w:r>
            <w:r>
              <w:rPr>
                <w:rFonts w:hint="eastAsia" w:ascii="宋体" w:hAnsi="宋体" w:eastAsia="宋体"/>
                <w:szCs w:val="21"/>
                <w:highlight w:val="none"/>
              </w:rPr>
              <w:t>）项</w:t>
            </w:r>
          </w:p>
        </w:tc>
        <w:tc>
          <w:tcPr>
            <w:tcW w:w="1742" w:type="dxa"/>
            <w:vAlign w:val="center"/>
          </w:tcPr>
          <w:p>
            <w:pPr>
              <w:adjustRightInd w:val="0"/>
              <w:snapToGrid w:val="0"/>
              <w:jc w:val="left"/>
              <w:rPr>
                <w:rFonts w:hint="eastAsia" w:ascii="宋体" w:hAnsi="宋体" w:eastAsia="宋体" w:cs="Times New Roman"/>
                <w:kern w:val="2"/>
                <w:sz w:val="21"/>
                <w:szCs w:val="21"/>
                <w:highlight w:val="none"/>
                <w:lang w:val="en-US" w:eastAsia="zh-CN" w:bidi="ar-SA"/>
              </w:rPr>
            </w:pPr>
            <w:r>
              <w:rPr>
                <w:rFonts w:hint="eastAsia" w:ascii="宋体" w:hAnsi="宋体" w:eastAsia="宋体"/>
                <w:szCs w:val="21"/>
                <w:highlight w:val="none"/>
              </w:rPr>
              <w:t>其他术语解释</w:t>
            </w:r>
          </w:p>
        </w:tc>
        <w:tc>
          <w:tcPr>
            <w:tcW w:w="5170" w:type="dxa"/>
            <w:vAlign w:val="center"/>
          </w:tcPr>
          <w:p>
            <w:pPr>
              <w:adjustRightInd w:val="0"/>
              <w:snapToGrid w:val="0"/>
              <w:jc w:val="left"/>
              <w:rPr>
                <w:rFonts w:ascii="宋体" w:hAnsi="宋体" w:eastAsia="宋体" w:cs="Times New Roman"/>
                <w:kern w:val="2"/>
                <w:sz w:val="21"/>
                <w:szCs w:val="21"/>
                <w:highlight w:val="none"/>
                <w:lang w:val="en-US" w:eastAsia="zh-CN" w:bidi="ar-SA"/>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hint="default" w:ascii="宋体" w:hAnsi="宋体" w:eastAsia="宋体"/>
                <w:szCs w:val="21"/>
                <w:highlight w:val="none"/>
                <w:lang w:val="en-US" w:eastAsia="zh-CN"/>
              </w:rPr>
            </w:pPr>
            <w:r>
              <w:rPr>
                <w:rFonts w:hint="eastAsia" w:ascii="宋体" w:hAnsi="宋体" w:eastAsia="宋体"/>
                <w:szCs w:val="21"/>
                <w:highlight w:val="none"/>
              </w:rPr>
              <w:t>第二节</w:t>
            </w: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4.4款</w:t>
            </w:r>
          </w:p>
        </w:tc>
        <w:tc>
          <w:tcPr>
            <w:tcW w:w="1742" w:type="dxa"/>
            <w:vAlign w:val="center"/>
          </w:tcPr>
          <w:p>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履约验收中甲方提出异议或作出说明的期限</w:t>
            </w:r>
          </w:p>
        </w:tc>
        <w:tc>
          <w:tcPr>
            <w:tcW w:w="5170" w:type="dxa"/>
            <w:vAlign w:val="center"/>
          </w:tcPr>
          <w:p>
            <w:pPr>
              <w:adjustRightInd w:val="0"/>
              <w:snapToGrid w:val="0"/>
              <w:jc w:val="left"/>
              <w:rPr>
                <w:rFonts w:ascii="宋体" w:hAnsi="宋体" w:eastAsia="宋体" w:cs="Times New Roman"/>
                <w:kern w:val="2"/>
                <w:sz w:val="21"/>
                <w:szCs w:val="21"/>
                <w:highlight w:val="none"/>
                <w:lang w:val="en-US" w:eastAsia="zh-CN" w:bidi="ar-SA"/>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w:t>
            </w: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4.6款</w:t>
            </w:r>
          </w:p>
        </w:tc>
        <w:tc>
          <w:tcPr>
            <w:tcW w:w="1742" w:type="dxa"/>
            <w:vAlign w:val="center"/>
          </w:tcPr>
          <w:p>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约定甲方承担的其他义务和责任</w:t>
            </w:r>
          </w:p>
        </w:tc>
        <w:tc>
          <w:tcPr>
            <w:tcW w:w="5170" w:type="dxa"/>
            <w:vAlign w:val="center"/>
          </w:tcPr>
          <w:p>
            <w:pPr>
              <w:adjustRightInd w:val="0"/>
              <w:snapToGrid w:val="0"/>
              <w:jc w:val="left"/>
              <w:rPr>
                <w:rFonts w:ascii="宋体" w:hAnsi="宋体" w:eastAsia="宋体" w:cs="Times New Roman"/>
                <w:kern w:val="2"/>
                <w:sz w:val="21"/>
                <w:szCs w:val="21"/>
                <w:highlight w:val="none"/>
                <w:lang w:val="en-US" w:eastAsia="zh-CN" w:bidi="ar-SA"/>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hint="default" w:eastAsia="宋体"/>
                <w:highlight w:val="none"/>
                <w:lang w:val="en-US" w:eastAsia="zh-CN"/>
              </w:rPr>
            </w:pPr>
            <w:r>
              <w:rPr>
                <w:rFonts w:hint="eastAsia" w:ascii="宋体" w:hAnsi="宋体" w:eastAsia="宋体"/>
                <w:szCs w:val="21"/>
                <w:highlight w:val="none"/>
                <w:lang w:eastAsia="zh-CN"/>
              </w:rPr>
              <w:t>第二节第</w:t>
            </w:r>
            <w:r>
              <w:rPr>
                <w:rFonts w:hint="eastAsia" w:ascii="宋体" w:hAnsi="宋体" w:eastAsia="宋体"/>
                <w:szCs w:val="21"/>
                <w:highlight w:val="none"/>
                <w:lang w:val="en-US" w:eastAsia="zh-CN"/>
              </w:rPr>
              <w:t>5.4款</w:t>
            </w:r>
          </w:p>
        </w:tc>
        <w:tc>
          <w:tcPr>
            <w:tcW w:w="1742" w:type="dxa"/>
            <w:vAlign w:val="center"/>
          </w:tcPr>
          <w:p>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约定乙方承担的其他义务和责任</w:t>
            </w:r>
          </w:p>
        </w:tc>
        <w:tc>
          <w:tcPr>
            <w:tcW w:w="5170" w:type="dxa"/>
            <w:vAlign w:val="center"/>
          </w:tcPr>
          <w:p>
            <w:pPr>
              <w:adjustRightInd w:val="0"/>
              <w:snapToGrid w:val="0"/>
              <w:jc w:val="left"/>
              <w:rPr>
                <w:rFonts w:ascii="宋体" w:hAnsi="宋体" w:eastAsia="宋体" w:cs="Times New Roman"/>
                <w:kern w:val="2"/>
                <w:sz w:val="21"/>
                <w:szCs w:val="21"/>
                <w:highlight w:val="none"/>
                <w:lang w:val="en-US" w:eastAsia="zh-CN" w:bidi="ar-SA"/>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第二节第</w:t>
            </w:r>
            <w:r>
              <w:rPr>
                <w:rFonts w:hint="eastAsia" w:ascii="宋体" w:hAnsi="宋体" w:eastAsia="宋体"/>
                <w:szCs w:val="21"/>
                <w:highlight w:val="none"/>
                <w:lang w:val="en-US" w:eastAsia="zh-CN"/>
              </w:rPr>
              <w:t>6.1款</w:t>
            </w:r>
          </w:p>
        </w:tc>
        <w:tc>
          <w:tcPr>
            <w:tcW w:w="1742" w:type="dxa"/>
            <w:vAlign w:val="center"/>
          </w:tcPr>
          <w:p>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履行合同义务的顺序</w:t>
            </w:r>
          </w:p>
        </w:tc>
        <w:tc>
          <w:tcPr>
            <w:tcW w:w="5170" w:type="dxa"/>
            <w:vAlign w:val="center"/>
          </w:tcPr>
          <w:p>
            <w:pPr>
              <w:adjustRightInd w:val="0"/>
              <w:snapToGrid w:val="0"/>
              <w:jc w:val="left"/>
              <w:rPr>
                <w:rFonts w:ascii="宋体" w:hAnsi="宋体" w:eastAsia="宋体" w:cs="Times New Roman"/>
                <w:kern w:val="2"/>
                <w:sz w:val="21"/>
                <w:szCs w:val="21"/>
                <w:highlight w:val="none"/>
                <w:lang w:val="en-US" w:eastAsia="zh-CN" w:bidi="ar-SA"/>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w:t>
            </w:r>
            <w:r>
              <w:rPr>
                <w:rFonts w:hint="eastAsia" w:ascii="宋体" w:hAnsi="宋体" w:eastAsia="宋体"/>
                <w:szCs w:val="21"/>
                <w:highlight w:val="none"/>
                <w:lang w:val="en-US" w:eastAsia="zh-CN"/>
              </w:rPr>
              <w:t>7</w:t>
            </w:r>
            <w:r>
              <w:rPr>
                <w:rFonts w:hint="eastAsia" w:ascii="宋体" w:hAnsi="宋体" w:eastAsia="宋体"/>
                <w:szCs w:val="21"/>
                <w:highlight w:val="none"/>
              </w:rPr>
              <w:t>.1</w:t>
            </w:r>
            <w:r>
              <w:rPr>
                <w:rFonts w:hint="eastAsia" w:ascii="宋体" w:hAnsi="宋体" w:eastAsia="宋体"/>
                <w:szCs w:val="21"/>
                <w:highlight w:val="none"/>
                <w:lang w:val="en-US" w:eastAsia="zh-CN"/>
              </w:rPr>
              <w:t>款</w:t>
            </w:r>
          </w:p>
        </w:tc>
        <w:tc>
          <w:tcPr>
            <w:tcW w:w="1742" w:type="dxa"/>
            <w:vAlign w:val="center"/>
          </w:tcPr>
          <w:p>
            <w:pPr>
              <w:adjustRightInd w:val="0"/>
              <w:snapToGrid w:val="0"/>
              <w:jc w:val="left"/>
              <w:rPr>
                <w:rFonts w:ascii="宋体" w:hAnsi="宋体" w:eastAsia="宋体"/>
                <w:szCs w:val="21"/>
                <w:highlight w:val="none"/>
              </w:rPr>
            </w:pPr>
            <w:r>
              <w:rPr>
                <w:rFonts w:hint="eastAsia" w:ascii="宋体" w:hAnsi="宋体" w:eastAsia="宋体"/>
                <w:szCs w:val="21"/>
                <w:highlight w:val="none"/>
              </w:rPr>
              <w:t>包装</w:t>
            </w:r>
            <w:r>
              <w:rPr>
                <w:rFonts w:hint="eastAsia" w:ascii="宋体" w:hAnsi="宋体" w:eastAsia="宋体"/>
                <w:szCs w:val="21"/>
                <w:highlight w:val="none"/>
                <w:lang w:eastAsia="zh-CN"/>
              </w:rPr>
              <w:t>特殊要求</w:t>
            </w:r>
          </w:p>
        </w:tc>
        <w:tc>
          <w:tcPr>
            <w:tcW w:w="5170" w:type="dxa"/>
            <w:vAlign w:val="center"/>
          </w:tcPr>
          <w:p>
            <w:pPr>
              <w:rPr>
                <w:rFonts w:eastAsia="宋体"/>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pPr>
              <w:adjustRightInd w:val="0"/>
              <w:snapToGrid w:val="0"/>
              <w:jc w:val="center"/>
              <w:rPr>
                <w:rFonts w:hint="eastAsia" w:ascii="宋体" w:hAnsi="宋体" w:eastAsia="宋体"/>
                <w:szCs w:val="21"/>
                <w:highlight w:val="none"/>
              </w:rPr>
            </w:pPr>
          </w:p>
        </w:tc>
        <w:tc>
          <w:tcPr>
            <w:tcW w:w="1742" w:type="dxa"/>
            <w:vAlign w:val="center"/>
          </w:tcPr>
          <w:p>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指定现场</w:t>
            </w:r>
          </w:p>
        </w:tc>
        <w:tc>
          <w:tcPr>
            <w:tcW w:w="5170" w:type="dxa"/>
            <w:vAlign w:val="center"/>
          </w:tcPr>
          <w:p>
            <w:pPr>
              <w:rPr>
                <w:rFonts w:hint="eastAsia" w:eastAsia="宋体"/>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第二节第</w:t>
            </w:r>
            <w:r>
              <w:rPr>
                <w:rFonts w:hint="eastAsia" w:ascii="宋体" w:hAnsi="宋体" w:eastAsia="宋体"/>
                <w:szCs w:val="21"/>
                <w:highlight w:val="none"/>
                <w:lang w:val="en-US" w:eastAsia="zh-CN"/>
              </w:rPr>
              <w:t>7</w:t>
            </w:r>
            <w:r>
              <w:rPr>
                <w:rFonts w:hint="eastAsia" w:ascii="宋体" w:hAnsi="宋体" w:eastAsia="宋体"/>
                <w:szCs w:val="21"/>
                <w:highlight w:val="none"/>
              </w:rPr>
              <w:t>.2</w:t>
            </w:r>
            <w:r>
              <w:rPr>
                <w:rFonts w:hint="eastAsia" w:ascii="宋体" w:hAnsi="宋体" w:eastAsia="宋体"/>
                <w:szCs w:val="21"/>
                <w:highlight w:val="none"/>
                <w:lang w:val="en-US" w:eastAsia="zh-CN"/>
              </w:rPr>
              <w:t>款</w:t>
            </w:r>
          </w:p>
        </w:tc>
        <w:tc>
          <w:tcPr>
            <w:tcW w:w="1742" w:type="dxa"/>
            <w:vAlign w:val="center"/>
          </w:tcPr>
          <w:p>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运输特殊要求</w:t>
            </w:r>
          </w:p>
        </w:tc>
        <w:tc>
          <w:tcPr>
            <w:tcW w:w="5170" w:type="dxa"/>
            <w:vAlign w:val="center"/>
          </w:tcPr>
          <w:p>
            <w:pPr>
              <w:rPr>
                <w:rFonts w:hint="eastAsia" w:eastAsia="宋体"/>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第二节第</w:t>
            </w:r>
            <w:r>
              <w:rPr>
                <w:rFonts w:hint="eastAsia" w:ascii="宋体" w:hAnsi="宋体" w:eastAsia="宋体"/>
                <w:szCs w:val="21"/>
                <w:highlight w:val="none"/>
                <w:lang w:val="en-US" w:eastAsia="zh-CN"/>
              </w:rPr>
              <w:t>7</w:t>
            </w:r>
            <w:r>
              <w:rPr>
                <w:rFonts w:hint="eastAsia" w:ascii="宋体" w:hAnsi="宋体" w:eastAsia="宋体"/>
                <w:szCs w:val="21"/>
                <w:highlight w:val="none"/>
              </w:rPr>
              <w:t>.3</w:t>
            </w:r>
            <w:r>
              <w:rPr>
                <w:rFonts w:hint="eastAsia" w:ascii="宋体" w:hAnsi="宋体" w:eastAsia="宋体"/>
                <w:szCs w:val="21"/>
                <w:highlight w:val="none"/>
                <w:lang w:val="en-US" w:eastAsia="zh-CN"/>
              </w:rPr>
              <w:t>款</w:t>
            </w:r>
          </w:p>
        </w:tc>
        <w:tc>
          <w:tcPr>
            <w:tcW w:w="1742" w:type="dxa"/>
            <w:vAlign w:val="center"/>
          </w:tcPr>
          <w:p>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保险要求</w:t>
            </w:r>
          </w:p>
        </w:tc>
        <w:tc>
          <w:tcPr>
            <w:tcW w:w="5170" w:type="dxa"/>
            <w:vAlign w:val="center"/>
          </w:tcPr>
          <w:p>
            <w:pPr>
              <w:rPr>
                <w:rFonts w:hint="eastAsia" w:eastAsia="宋体"/>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w:t>
            </w:r>
            <w:r>
              <w:rPr>
                <w:rFonts w:hint="eastAsia" w:ascii="宋体" w:hAnsi="宋体" w:eastAsia="宋体"/>
                <w:szCs w:val="21"/>
                <w:highlight w:val="none"/>
                <w:lang w:val="en-US" w:eastAsia="zh-CN"/>
              </w:rPr>
              <w:t>8</w:t>
            </w:r>
            <w:r>
              <w:rPr>
                <w:rFonts w:hint="eastAsia" w:ascii="宋体" w:hAnsi="宋体" w:eastAsia="宋体"/>
                <w:szCs w:val="21"/>
                <w:highlight w:val="none"/>
              </w:rPr>
              <w:t>.2（1）项</w:t>
            </w:r>
          </w:p>
        </w:tc>
        <w:tc>
          <w:tcPr>
            <w:tcW w:w="1742" w:type="dxa"/>
            <w:vAlign w:val="center"/>
          </w:tcPr>
          <w:p>
            <w:pPr>
              <w:adjustRightInd w:val="0"/>
              <w:snapToGrid w:val="0"/>
              <w:jc w:val="left"/>
              <w:rPr>
                <w:rFonts w:ascii="宋体" w:hAnsi="宋体" w:eastAsia="宋体"/>
                <w:szCs w:val="21"/>
                <w:highlight w:val="none"/>
              </w:rPr>
            </w:pPr>
            <w:r>
              <w:rPr>
                <w:rFonts w:hint="eastAsia" w:ascii="宋体" w:hAnsi="宋体" w:eastAsia="宋体"/>
                <w:szCs w:val="21"/>
                <w:highlight w:val="none"/>
              </w:rPr>
              <w:t>质量保证期</w:t>
            </w:r>
          </w:p>
        </w:tc>
        <w:tc>
          <w:tcPr>
            <w:tcW w:w="5170" w:type="dxa"/>
            <w:vAlign w:val="center"/>
          </w:tcPr>
          <w:p>
            <w:pPr>
              <w:autoSpaceDE w:val="0"/>
              <w:autoSpaceDN w:val="0"/>
              <w:adjustRightInd w:val="0"/>
              <w:snapToGrid w:val="0"/>
              <w:ind w:firstLine="420" w:firstLineChars="20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w:t>
            </w:r>
            <w:r>
              <w:rPr>
                <w:rFonts w:hint="eastAsia" w:ascii="宋体" w:hAnsi="宋体" w:eastAsia="宋体"/>
                <w:szCs w:val="21"/>
                <w:highlight w:val="none"/>
                <w:lang w:val="en-US" w:eastAsia="zh-CN"/>
              </w:rPr>
              <w:t>8</w:t>
            </w:r>
            <w:r>
              <w:rPr>
                <w:rFonts w:hint="eastAsia" w:ascii="宋体" w:hAnsi="宋体" w:eastAsia="宋体"/>
                <w:szCs w:val="21"/>
                <w:highlight w:val="none"/>
              </w:rPr>
              <w:t>.2（3）项</w:t>
            </w:r>
          </w:p>
        </w:tc>
        <w:tc>
          <w:tcPr>
            <w:tcW w:w="1742" w:type="dxa"/>
            <w:vAlign w:val="center"/>
          </w:tcPr>
          <w:p>
            <w:pPr>
              <w:adjustRightInd w:val="0"/>
              <w:snapToGrid w:val="0"/>
              <w:jc w:val="left"/>
              <w:rPr>
                <w:rFonts w:ascii="宋体" w:hAnsi="宋体" w:eastAsia="宋体"/>
                <w:szCs w:val="21"/>
                <w:highlight w:val="none"/>
              </w:rPr>
            </w:pPr>
            <w:r>
              <w:rPr>
                <w:rFonts w:hint="eastAsia" w:ascii="宋体" w:hAnsi="宋体" w:eastAsia="宋体"/>
                <w:szCs w:val="21"/>
                <w:highlight w:val="none"/>
                <w:lang w:eastAsia="zh-CN"/>
              </w:rPr>
              <w:t>货物质量缺陷</w:t>
            </w:r>
            <w:r>
              <w:rPr>
                <w:rFonts w:hint="eastAsia" w:ascii="宋体" w:hAnsi="宋体" w:eastAsia="宋体"/>
                <w:szCs w:val="21"/>
                <w:highlight w:val="none"/>
              </w:rPr>
              <w:t>响应时间</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snapToGrid w:val="0"/>
              <w:jc w:val="center"/>
              <w:rPr>
                <w:rFonts w:hint="default" w:ascii="华文楷体" w:hAnsi="华文楷体" w:eastAsia="华文楷体" w:cs="华文楷体"/>
                <w:sz w:val="22"/>
                <w:szCs w:val="21"/>
                <w:highlight w:val="none"/>
                <w:lang w:val="en-US" w:eastAsia="zh-CN" w:bidi="ar-SA"/>
              </w:rPr>
            </w:pPr>
            <w:r>
              <w:rPr>
                <w:rFonts w:hint="eastAsia" w:ascii="宋体" w:hAnsi="宋体" w:eastAsia="宋体" w:cs="宋体"/>
                <w:szCs w:val="21"/>
                <w:highlight w:val="none"/>
                <w:lang w:val="en-US" w:eastAsia="zh-CN"/>
              </w:rPr>
              <w:t>第二节</w:t>
            </w:r>
            <w:r>
              <w:rPr>
                <w:rFonts w:hint="eastAsia" w:ascii="宋体" w:hAnsi="宋体" w:eastAsia="宋体" w:cs="宋体"/>
                <w:sz w:val="22"/>
                <w:szCs w:val="21"/>
                <w:highlight w:val="none"/>
                <w:lang w:val="en-US" w:eastAsia="zh-CN" w:bidi="ar-SA"/>
              </w:rPr>
              <w:t>第11.1款</w:t>
            </w:r>
          </w:p>
        </w:tc>
        <w:tc>
          <w:tcPr>
            <w:tcW w:w="1742" w:type="dxa"/>
            <w:vAlign w:val="center"/>
          </w:tcPr>
          <w:p>
            <w:pPr>
              <w:adjustRightInd w:val="0"/>
              <w:snapToGrid w:val="0"/>
              <w:jc w:val="both"/>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其他应当保密的信息</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第二节第1</w:t>
            </w:r>
            <w:r>
              <w:rPr>
                <w:rFonts w:hint="eastAsia" w:ascii="宋体" w:hAnsi="宋体" w:eastAsia="宋体"/>
                <w:szCs w:val="21"/>
                <w:highlight w:val="none"/>
                <w:lang w:val="en-US" w:eastAsia="zh-CN"/>
              </w:rPr>
              <w:t>2</w:t>
            </w:r>
            <w:r>
              <w:rPr>
                <w:rFonts w:hint="eastAsia" w:ascii="宋体" w:hAnsi="宋体" w:eastAsia="宋体"/>
                <w:szCs w:val="21"/>
                <w:highlight w:val="none"/>
              </w:rPr>
              <w:t>.2款</w:t>
            </w:r>
          </w:p>
        </w:tc>
        <w:tc>
          <w:tcPr>
            <w:tcW w:w="1742" w:type="dxa"/>
            <w:vAlign w:val="center"/>
          </w:tcPr>
          <w:p>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rPr>
              <w:t>合同价款支付</w:t>
            </w:r>
            <w:r>
              <w:rPr>
                <w:rFonts w:hint="eastAsia" w:ascii="宋体" w:hAnsi="宋体" w:eastAsia="宋体"/>
                <w:szCs w:val="21"/>
                <w:highlight w:val="none"/>
                <w:lang w:eastAsia="zh-CN"/>
              </w:rPr>
              <w:t>时间</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第二节第</w:t>
            </w:r>
            <w:r>
              <w:rPr>
                <w:rFonts w:hint="eastAsia" w:ascii="宋体" w:hAnsi="宋体" w:eastAsia="宋体"/>
                <w:szCs w:val="21"/>
                <w:highlight w:val="none"/>
                <w:lang w:val="en-US" w:eastAsia="zh-CN"/>
              </w:rPr>
              <w:t>13.2</w:t>
            </w:r>
            <w:r>
              <w:rPr>
                <w:rFonts w:hint="eastAsia" w:ascii="宋体" w:hAnsi="宋体" w:eastAsia="宋体"/>
                <w:szCs w:val="21"/>
                <w:highlight w:val="none"/>
              </w:rPr>
              <w:t>款</w:t>
            </w:r>
          </w:p>
        </w:tc>
        <w:tc>
          <w:tcPr>
            <w:tcW w:w="1742" w:type="dxa"/>
            <w:vAlign w:val="center"/>
          </w:tcPr>
          <w:p>
            <w:pPr>
              <w:adjustRightInd w:val="0"/>
              <w:snapToGrid w:val="0"/>
              <w:jc w:val="left"/>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履约保证金不予退还的情形</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第二节第</w:t>
            </w:r>
            <w:r>
              <w:rPr>
                <w:rFonts w:hint="eastAsia" w:ascii="宋体" w:hAnsi="宋体" w:eastAsia="宋体"/>
                <w:szCs w:val="21"/>
                <w:highlight w:val="none"/>
                <w:lang w:val="en-US" w:eastAsia="zh-CN"/>
              </w:rPr>
              <w:t>13.3</w:t>
            </w:r>
            <w:r>
              <w:rPr>
                <w:rFonts w:hint="eastAsia" w:ascii="宋体" w:hAnsi="宋体" w:eastAsia="宋体"/>
                <w:szCs w:val="21"/>
                <w:highlight w:val="none"/>
              </w:rPr>
              <w:t>款</w:t>
            </w:r>
          </w:p>
        </w:tc>
        <w:tc>
          <w:tcPr>
            <w:tcW w:w="1742" w:type="dxa"/>
            <w:vAlign w:val="center"/>
          </w:tcPr>
          <w:p>
            <w:pPr>
              <w:adjustRightInd w:val="0"/>
              <w:snapToGrid w:val="0"/>
              <w:jc w:val="left"/>
              <w:rPr>
                <w:rFonts w:ascii="宋体" w:hAnsi="宋体" w:eastAsia="宋体"/>
                <w:szCs w:val="21"/>
                <w:highlight w:val="none"/>
              </w:rPr>
            </w:pPr>
            <w:r>
              <w:rPr>
                <w:rFonts w:hint="eastAsia" w:ascii="宋体" w:hAnsi="宋体" w:eastAsia="宋体"/>
                <w:szCs w:val="21"/>
                <w:highlight w:val="none"/>
              </w:rPr>
              <w:t>履约保证金退还时间及</w:t>
            </w:r>
            <w:r>
              <w:rPr>
                <w:rFonts w:hint="eastAsia" w:ascii="宋体" w:hAnsi="宋体" w:eastAsia="宋体"/>
                <w:szCs w:val="21"/>
                <w:highlight w:val="none"/>
                <w:lang w:eastAsia="zh-CN"/>
              </w:rPr>
              <w:t>逾期退还的</w:t>
            </w:r>
            <w:r>
              <w:rPr>
                <w:rFonts w:hint="eastAsia" w:ascii="宋体" w:hAnsi="宋体" w:eastAsia="宋体"/>
                <w:szCs w:val="21"/>
                <w:highlight w:val="none"/>
              </w:rPr>
              <w:t>违约金</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3</w:t>
            </w:r>
            <w:r>
              <w:rPr>
                <w:rFonts w:hint="eastAsia" w:ascii="宋体" w:hAnsi="宋体" w:eastAsia="宋体"/>
                <w:szCs w:val="21"/>
                <w:highlight w:val="none"/>
              </w:rPr>
              <w:t>）项</w:t>
            </w:r>
          </w:p>
        </w:tc>
        <w:tc>
          <w:tcPr>
            <w:tcW w:w="1742" w:type="dxa"/>
            <w:vAlign w:val="center"/>
          </w:tcPr>
          <w:p>
            <w:pPr>
              <w:adjustRightInd w:val="0"/>
              <w:snapToGrid w:val="0"/>
              <w:jc w:val="left"/>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运行监督、维修期限</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5</w:t>
            </w:r>
            <w:r>
              <w:rPr>
                <w:rFonts w:hint="eastAsia" w:ascii="宋体" w:hAnsi="宋体" w:eastAsia="宋体"/>
                <w:szCs w:val="21"/>
                <w:highlight w:val="none"/>
              </w:rPr>
              <w:t>）项</w:t>
            </w:r>
          </w:p>
        </w:tc>
        <w:tc>
          <w:tcPr>
            <w:tcW w:w="1742" w:type="dxa"/>
            <w:vAlign w:val="center"/>
          </w:tcPr>
          <w:p>
            <w:pPr>
              <w:adjustRightInd w:val="0"/>
              <w:snapToGrid w:val="0"/>
              <w:jc w:val="left"/>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货物回收的约定</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6</w:t>
            </w:r>
            <w:r>
              <w:rPr>
                <w:rFonts w:hint="eastAsia" w:ascii="宋体" w:hAnsi="宋体" w:eastAsia="宋体"/>
                <w:szCs w:val="21"/>
                <w:highlight w:val="none"/>
              </w:rPr>
              <w:t>）项</w:t>
            </w:r>
          </w:p>
        </w:tc>
        <w:tc>
          <w:tcPr>
            <w:tcW w:w="1742" w:type="dxa"/>
            <w:vAlign w:val="center"/>
          </w:tcPr>
          <w:p>
            <w:pPr>
              <w:adjustRightInd w:val="0"/>
              <w:snapToGrid w:val="0"/>
              <w:jc w:val="left"/>
              <w:rPr>
                <w:rFonts w:ascii="宋体" w:hAnsi="宋体" w:eastAsia="宋体"/>
                <w:szCs w:val="21"/>
                <w:highlight w:val="none"/>
              </w:rPr>
            </w:pPr>
            <w:r>
              <w:rPr>
                <w:rFonts w:hint="eastAsia" w:ascii="宋体" w:hAnsi="宋体" w:eastAsia="宋体"/>
                <w:szCs w:val="21"/>
                <w:highlight w:val="none"/>
              </w:rPr>
              <w:t>乙方提供的其他服务</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hint="default" w:ascii="宋体" w:hAnsi="宋体" w:eastAsia="宋体"/>
                <w:szCs w:val="21"/>
                <w:highlight w:val="none"/>
                <w:lang w:val="en-US" w:eastAsia="zh-CN"/>
              </w:rPr>
            </w:pPr>
            <w:r>
              <w:rPr>
                <w:rFonts w:hint="eastAsia" w:ascii="宋体" w:hAnsi="宋体" w:eastAsia="宋体"/>
                <w:szCs w:val="21"/>
                <w:highlight w:val="none"/>
              </w:rPr>
              <w:t>第二节第1</w:t>
            </w:r>
            <w:r>
              <w:rPr>
                <w:rFonts w:hint="eastAsia" w:ascii="宋体" w:hAnsi="宋体" w:eastAsia="宋体"/>
                <w:szCs w:val="21"/>
                <w:highlight w:val="none"/>
                <w:lang w:val="en-US" w:eastAsia="zh-CN"/>
              </w:rPr>
              <w:t>5</w:t>
            </w:r>
            <w:r>
              <w:rPr>
                <w:rFonts w:hint="eastAsia" w:ascii="宋体" w:hAnsi="宋体" w:eastAsia="宋体"/>
                <w:szCs w:val="21"/>
                <w:highlight w:val="none"/>
              </w:rPr>
              <w:t>.</w:t>
            </w:r>
            <w:r>
              <w:rPr>
                <w:rFonts w:hint="eastAsia" w:ascii="宋体" w:hAnsi="宋体" w:eastAsia="宋体"/>
                <w:szCs w:val="21"/>
                <w:highlight w:val="none"/>
                <w:lang w:val="en-US" w:eastAsia="zh-CN"/>
              </w:rPr>
              <w:t>1款</w:t>
            </w:r>
          </w:p>
        </w:tc>
        <w:tc>
          <w:tcPr>
            <w:tcW w:w="1742" w:type="dxa"/>
            <w:vAlign w:val="center"/>
          </w:tcPr>
          <w:p>
            <w:pPr>
              <w:adjustRightInd w:val="0"/>
              <w:snapToGrid w:val="0"/>
              <w:jc w:val="left"/>
              <w:rPr>
                <w:rFonts w:hint="eastAsia" w:ascii="宋体" w:hAnsi="宋体" w:eastAsia="宋体"/>
                <w:szCs w:val="21"/>
                <w:highlight w:val="none"/>
              </w:rPr>
            </w:pPr>
            <w:r>
              <w:rPr>
                <w:rFonts w:hint="eastAsia" w:ascii="宋体" w:hAnsi="宋体" w:eastAsia="宋体"/>
                <w:color w:val="auto"/>
                <w:szCs w:val="21"/>
                <w:highlight w:val="none"/>
                <w:lang w:eastAsia="zh-CN"/>
              </w:rPr>
              <w:t>修理、重作、更换相关具体规定</w:t>
            </w:r>
          </w:p>
        </w:tc>
        <w:tc>
          <w:tcPr>
            <w:tcW w:w="5170" w:type="dxa"/>
            <w:vAlign w:val="center"/>
          </w:tcPr>
          <w:p>
            <w:pPr>
              <w:adjustRightInd w:val="0"/>
              <w:snapToGrid w:val="0"/>
              <w:jc w:val="left"/>
              <w:rPr>
                <w:rFonts w:ascii="宋体" w:hAnsi="宋体" w:eastAsia="宋体"/>
                <w:szCs w:val="21"/>
                <w:highlight w:val="non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第二节第1</w:t>
            </w:r>
            <w:r>
              <w:rPr>
                <w:rFonts w:hint="eastAsia" w:ascii="宋体" w:hAnsi="宋体" w:eastAsia="宋体"/>
                <w:szCs w:val="21"/>
                <w:highlight w:val="none"/>
                <w:lang w:val="en-US" w:eastAsia="zh-CN"/>
              </w:rPr>
              <w:t>5</w:t>
            </w:r>
            <w:r>
              <w:rPr>
                <w:rFonts w:hint="eastAsia" w:ascii="宋体" w:hAnsi="宋体" w:eastAsia="宋体"/>
                <w:szCs w:val="21"/>
                <w:highlight w:val="none"/>
              </w:rPr>
              <w:t>.2（2）项</w:t>
            </w:r>
          </w:p>
        </w:tc>
        <w:tc>
          <w:tcPr>
            <w:tcW w:w="1742" w:type="dxa"/>
            <w:vAlign w:val="center"/>
          </w:tcPr>
          <w:p>
            <w:pPr>
              <w:adjustRightInd w:val="0"/>
              <w:snapToGrid w:val="0"/>
              <w:jc w:val="left"/>
              <w:rPr>
                <w:rFonts w:ascii="宋体" w:hAnsi="宋体" w:eastAsia="宋体"/>
                <w:szCs w:val="21"/>
                <w:highlight w:val="none"/>
              </w:rPr>
            </w:pPr>
            <w:r>
              <w:rPr>
                <w:rFonts w:hint="eastAsia" w:ascii="宋体" w:hAnsi="宋体" w:eastAsia="宋体"/>
                <w:szCs w:val="21"/>
                <w:highlight w:val="none"/>
              </w:rPr>
              <w:t>迟延交货赔偿费</w:t>
            </w:r>
          </w:p>
        </w:tc>
        <w:tc>
          <w:tcPr>
            <w:tcW w:w="5170" w:type="dxa"/>
            <w:vAlign w:val="center"/>
          </w:tcPr>
          <w:p>
            <w:pPr>
              <w:adjustRightInd w:val="0"/>
              <w:snapToGrid w:val="0"/>
              <w:jc w:val="left"/>
              <w:rPr>
                <w:rFonts w:ascii="宋体" w:hAnsi="宋体" w:eastAsia="宋体"/>
                <w:szCs w:val="21"/>
                <w:highlight w:val="none"/>
                <w:u w:val="singl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第二节第1</w:t>
            </w:r>
            <w:r>
              <w:rPr>
                <w:rFonts w:hint="eastAsia" w:ascii="宋体" w:hAnsi="宋体" w:eastAsia="宋体"/>
                <w:szCs w:val="21"/>
                <w:highlight w:val="none"/>
                <w:lang w:val="en-US" w:eastAsia="zh-CN"/>
              </w:rPr>
              <w:t>5</w:t>
            </w:r>
            <w:r>
              <w:rPr>
                <w:rFonts w:hint="eastAsia" w:ascii="宋体" w:hAnsi="宋体" w:eastAsia="宋体"/>
                <w:szCs w:val="21"/>
                <w:highlight w:val="none"/>
              </w:rPr>
              <w:t>.</w:t>
            </w:r>
            <w:r>
              <w:rPr>
                <w:rFonts w:hint="eastAsia" w:ascii="宋体" w:hAnsi="宋体" w:eastAsia="宋体"/>
                <w:szCs w:val="21"/>
                <w:highlight w:val="none"/>
                <w:lang w:val="en-US" w:eastAsia="zh-CN"/>
              </w:rPr>
              <w:t>3款</w:t>
            </w:r>
          </w:p>
        </w:tc>
        <w:tc>
          <w:tcPr>
            <w:tcW w:w="1742" w:type="dxa"/>
            <w:vAlign w:val="center"/>
          </w:tcPr>
          <w:p>
            <w:pPr>
              <w:adjustRightInd w:val="0"/>
              <w:snapToGrid w:val="0"/>
              <w:jc w:val="left"/>
              <w:rPr>
                <w:rFonts w:hint="eastAsia" w:ascii="宋体" w:hAnsi="宋体" w:eastAsia="宋体"/>
                <w:szCs w:val="21"/>
                <w:highlight w:val="none"/>
              </w:rPr>
            </w:pPr>
            <w:r>
              <w:rPr>
                <w:rFonts w:hint="eastAsia" w:ascii="宋体" w:hAnsi="宋体" w:eastAsia="宋体"/>
                <w:szCs w:val="21"/>
                <w:highlight w:val="none"/>
              </w:rPr>
              <w:t>逾期付款利息</w:t>
            </w:r>
          </w:p>
        </w:tc>
        <w:tc>
          <w:tcPr>
            <w:tcW w:w="5170" w:type="dxa"/>
            <w:vAlign w:val="center"/>
          </w:tcPr>
          <w:p>
            <w:pPr>
              <w:adjustRightInd w:val="0"/>
              <w:snapToGrid w:val="0"/>
              <w:jc w:val="left"/>
              <w:rPr>
                <w:rFonts w:ascii="宋体" w:hAnsi="宋体" w:eastAsia="宋体"/>
                <w:szCs w:val="21"/>
                <w:highlight w:val="none"/>
                <w:u w:val="singl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第二节第1</w:t>
            </w:r>
            <w:r>
              <w:rPr>
                <w:rFonts w:hint="eastAsia" w:ascii="宋体" w:hAnsi="宋体" w:eastAsia="宋体"/>
                <w:szCs w:val="21"/>
                <w:highlight w:val="none"/>
                <w:lang w:val="en-US" w:eastAsia="zh-CN"/>
              </w:rPr>
              <w:t>5</w:t>
            </w:r>
            <w:r>
              <w:rPr>
                <w:rFonts w:hint="eastAsia" w:ascii="宋体" w:hAnsi="宋体" w:eastAsia="宋体"/>
                <w:szCs w:val="21"/>
                <w:highlight w:val="none"/>
              </w:rPr>
              <w:t>.4</w:t>
            </w:r>
            <w:r>
              <w:rPr>
                <w:rFonts w:hint="eastAsia" w:ascii="宋体" w:hAnsi="宋体" w:eastAsia="宋体"/>
                <w:szCs w:val="21"/>
                <w:highlight w:val="none"/>
                <w:lang w:val="en-US" w:eastAsia="zh-CN"/>
              </w:rPr>
              <w:t>款</w:t>
            </w:r>
          </w:p>
        </w:tc>
        <w:tc>
          <w:tcPr>
            <w:tcW w:w="1742" w:type="dxa"/>
            <w:tcBorders>
              <w:left w:val="single" w:color="auto" w:sz="2" w:space="0"/>
              <w:bottom w:val="single" w:color="auto" w:sz="2" w:space="0"/>
              <w:right w:val="single" w:color="auto" w:sz="2" w:space="0"/>
            </w:tcBorders>
            <w:vAlign w:val="center"/>
          </w:tcPr>
          <w:p>
            <w:pPr>
              <w:adjustRightInd w:val="0"/>
              <w:snapToGrid w:val="0"/>
              <w:jc w:val="left"/>
              <w:rPr>
                <w:rFonts w:ascii="宋体" w:hAnsi="宋体" w:eastAsia="宋体"/>
                <w:szCs w:val="21"/>
                <w:highlight w:val="none"/>
              </w:rPr>
            </w:pPr>
            <w:r>
              <w:rPr>
                <w:rFonts w:hint="eastAsia" w:ascii="宋体" w:hAnsi="宋体" w:eastAsia="宋体"/>
                <w:szCs w:val="21"/>
                <w:highlight w:val="none"/>
              </w:rPr>
              <w:t>其他违约责任</w:t>
            </w:r>
          </w:p>
        </w:tc>
        <w:tc>
          <w:tcPr>
            <w:tcW w:w="5170" w:type="dxa"/>
            <w:tcBorders>
              <w:left w:val="single" w:color="auto" w:sz="2" w:space="0"/>
              <w:bottom w:val="single" w:color="auto" w:sz="2" w:space="0"/>
            </w:tcBorders>
            <w:vAlign w:val="center"/>
          </w:tcPr>
          <w:p>
            <w:pPr>
              <w:adjustRightInd w:val="0"/>
              <w:snapToGrid w:val="0"/>
              <w:jc w:val="left"/>
              <w:rPr>
                <w:rFonts w:ascii="宋体" w:hAnsi="宋体" w:eastAsia="宋体"/>
                <w:szCs w:val="21"/>
                <w:highlight w:val="none"/>
                <w:u w:val="single"/>
              </w:rPr>
            </w:pP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w:t>
            </w:r>
            <w:r>
              <w:rPr>
                <w:rFonts w:hint="eastAsia" w:ascii="宋体" w:hAnsi="宋体" w:eastAsia="宋体"/>
                <w:szCs w:val="21"/>
                <w:highlight w:val="none"/>
                <w:lang w:val="en-US" w:eastAsia="zh-CN"/>
              </w:rPr>
              <w:t>19</w:t>
            </w:r>
            <w:r>
              <w:rPr>
                <w:rFonts w:hint="eastAsia" w:ascii="宋体" w:hAnsi="宋体" w:eastAsia="宋体"/>
                <w:szCs w:val="21"/>
                <w:highlight w:val="none"/>
              </w:rPr>
              <w:t>.2</w:t>
            </w:r>
            <w:r>
              <w:rPr>
                <w:rFonts w:hint="eastAsia" w:ascii="宋体" w:hAnsi="宋体" w:eastAsia="宋体"/>
                <w:szCs w:val="21"/>
                <w:highlight w:val="none"/>
                <w:lang w:val="en-US" w:eastAsia="zh-CN"/>
              </w:rPr>
              <w:t>款</w:t>
            </w:r>
          </w:p>
        </w:tc>
        <w:tc>
          <w:tcPr>
            <w:tcW w:w="1742" w:type="dxa"/>
            <w:tcBorders>
              <w:top w:val="single" w:color="auto" w:sz="2" w:space="0"/>
              <w:left w:val="single" w:color="auto" w:sz="2" w:space="0"/>
              <w:right w:val="single" w:color="auto" w:sz="2" w:space="0"/>
            </w:tcBorders>
            <w:vAlign w:val="center"/>
          </w:tcPr>
          <w:p>
            <w:pPr>
              <w:adjustRightInd w:val="0"/>
              <w:snapToGrid w:val="0"/>
              <w:jc w:val="left"/>
              <w:rPr>
                <w:rFonts w:ascii="宋体" w:hAnsi="宋体" w:eastAsia="宋体"/>
                <w:szCs w:val="21"/>
                <w:highlight w:val="none"/>
              </w:rPr>
            </w:pPr>
            <w:r>
              <w:rPr>
                <w:rFonts w:hint="eastAsia" w:ascii="宋体" w:hAnsi="宋体" w:eastAsia="宋体"/>
                <w:szCs w:val="21"/>
                <w:highlight w:val="none"/>
                <w:lang w:val="en-US" w:eastAsia="zh-CN"/>
              </w:rPr>
              <w:t>解决争议的方法</w:t>
            </w:r>
          </w:p>
        </w:tc>
        <w:tc>
          <w:tcPr>
            <w:tcW w:w="5170" w:type="dxa"/>
            <w:tcBorders>
              <w:top w:val="single" w:color="auto" w:sz="2" w:space="0"/>
              <w:left w:val="single" w:color="auto" w:sz="2" w:space="0"/>
            </w:tcBorders>
            <w:vAlign w:val="center"/>
          </w:tcPr>
          <w:p>
            <w:pPr>
              <w:autoSpaceDE w:val="0"/>
              <w:autoSpaceDN w:val="0"/>
              <w:adjustRightInd w:val="0"/>
              <w:snapToGrid w:val="0"/>
              <w:spacing w:line="400" w:lineRule="exact"/>
              <w:jc w:val="left"/>
              <w:rPr>
                <w:rFonts w:ascii="宋体" w:hAnsi="宋体" w:eastAsia="宋体"/>
                <w:szCs w:val="21"/>
                <w:highlight w:val="none"/>
                <w:u w:val="single"/>
              </w:rPr>
            </w:pPr>
            <w:r>
              <w:rPr>
                <w:rFonts w:hint="eastAsia" w:ascii="宋体" w:hAnsi="宋体" w:eastAsia="宋体" w:cs="宋体"/>
                <w:b w:val="0"/>
                <w:bCs w:val="0"/>
                <w:iCs/>
                <w:szCs w:val="21"/>
                <w:highlight w:val="none"/>
              </w:rPr>
              <w:t>因本合同及合同有关事项发生的争议，按下列第</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种方式解决：（1）向</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仲裁委员会申请仲裁，仲裁地点为</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；（2）向</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人民法院起诉。</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第二节第2</w:t>
            </w:r>
            <w:r>
              <w:rPr>
                <w:rFonts w:hint="eastAsia" w:ascii="宋体" w:hAnsi="宋体" w:eastAsia="宋体"/>
                <w:szCs w:val="21"/>
                <w:highlight w:val="none"/>
                <w:lang w:val="en-US" w:eastAsia="zh-CN"/>
              </w:rPr>
              <w:t>3.1</w:t>
            </w:r>
            <w:r>
              <w:rPr>
                <w:rFonts w:hint="eastAsia" w:ascii="宋体" w:hAnsi="宋体" w:eastAsia="宋体"/>
                <w:szCs w:val="21"/>
                <w:highlight w:val="none"/>
                <w:lang w:eastAsia="zh-CN"/>
              </w:rPr>
              <w:t>款</w:t>
            </w:r>
          </w:p>
        </w:tc>
        <w:tc>
          <w:tcPr>
            <w:tcW w:w="1742" w:type="dxa"/>
            <w:vAlign w:val="center"/>
          </w:tcPr>
          <w:p>
            <w:pPr>
              <w:adjustRightInd w:val="0"/>
              <w:snapToGrid w:val="0"/>
              <w:jc w:val="left"/>
              <w:rPr>
                <w:rFonts w:ascii="宋体" w:hAnsi="宋体" w:eastAsia="宋体"/>
                <w:szCs w:val="21"/>
                <w:highlight w:val="none"/>
              </w:rPr>
            </w:pPr>
            <w:r>
              <w:rPr>
                <w:rFonts w:hint="eastAsia" w:ascii="宋体" w:hAnsi="宋体" w:eastAsia="宋体"/>
                <w:bCs/>
                <w:color w:val="auto"/>
                <w:szCs w:val="21"/>
                <w:highlight w:val="none"/>
                <w:lang w:eastAsia="zh-CN"/>
              </w:rPr>
              <w:t>其他专用条款</w:t>
            </w:r>
          </w:p>
        </w:tc>
        <w:tc>
          <w:tcPr>
            <w:tcW w:w="5170" w:type="dxa"/>
            <w:vAlign w:val="center"/>
          </w:tcPr>
          <w:p>
            <w:pPr>
              <w:adjustRightInd w:val="0"/>
              <w:snapToGrid w:val="0"/>
              <w:jc w:val="left"/>
              <w:rPr>
                <w:rFonts w:hint="default" w:ascii="宋体" w:hAnsi="宋体" w:eastAsia="宋体"/>
                <w:szCs w:val="21"/>
                <w:highlight w:val="none"/>
                <w:lang w:val="en-US" w:eastAsia="zh-CN"/>
              </w:rPr>
            </w:pPr>
          </w:p>
        </w:tc>
      </w:tr>
    </w:tbl>
    <w:p>
      <w:pPr>
        <w:rPr>
          <w:rFonts w:eastAsia="宋体"/>
          <w:highlight w:val="none"/>
        </w:rPr>
      </w:pPr>
    </w:p>
    <w:p>
      <w:pPr>
        <w:rPr>
          <w:rFonts w:eastAsia="宋体"/>
          <w:highlight w:val="none"/>
        </w:rPr>
      </w:pPr>
    </w:p>
    <w:p>
      <w:pPr>
        <w:widowControl/>
        <w:jc w:val="left"/>
        <w:rPr>
          <w:rFonts w:ascii="宋体" w:hAnsi="宋体"/>
          <w:szCs w:val="21"/>
          <w:highlight w:val="none"/>
        </w:rPr>
      </w:pPr>
      <w:r>
        <w:rPr>
          <w:rFonts w:ascii="宋体" w:hAnsi="宋体"/>
          <w:szCs w:val="21"/>
          <w:highlight w:val="none"/>
        </w:rPr>
        <w:br w:type="page"/>
      </w:r>
    </w:p>
    <w:p>
      <w:pPr>
        <w:widowControl/>
        <w:jc w:val="left"/>
        <w:rPr>
          <w:rFonts w:ascii="宋体" w:hAnsi="宋体"/>
          <w:szCs w:val="21"/>
          <w:highlight w:val="none"/>
        </w:rPr>
      </w:pPr>
    </w:p>
    <w:p>
      <w:pPr>
        <w:pStyle w:val="5"/>
        <w:spacing w:before="120" w:beforeLines="50" w:after="120" w:afterLines="50"/>
        <w:ind w:left="562"/>
        <w:rPr>
          <w:sz w:val="28"/>
          <w:szCs w:val="28"/>
          <w:highlight w:val="none"/>
        </w:rPr>
      </w:pPr>
      <w:r>
        <w:rPr>
          <w:rFonts w:hint="eastAsia"/>
          <w:sz w:val="28"/>
          <w:szCs w:val="28"/>
          <w:highlight w:val="none"/>
        </w:rPr>
        <w:t>第二册  通用条款（公开招标）</w:t>
      </w:r>
    </w:p>
    <w:p>
      <w:pPr>
        <w:pStyle w:val="5"/>
        <w:numPr>
          <w:ilvl w:val="0"/>
          <w:numId w:val="20"/>
        </w:numPr>
        <w:spacing w:before="120" w:beforeLines="50" w:after="120" w:afterLines="50"/>
        <w:ind w:left="562" w:hanging="562"/>
        <w:rPr>
          <w:rFonts w:ascii="黑体" w:hAnsi="宋体" w:eastAsia="黑体"/>
          <w:sz w:val="24"/>
          <w:highlight w:val="none"/>
        </w:rPr>
      </w:pPr>
      <w:bookmarkStart w:id="91" w:name="_Hlk72399513"/>
      <w:r>
        <w:rPr>
          <w:rFonts w:hint="eastAsia"/>
          <w:sz w:val="28"/>
          <w:szCs w:val="28"/>
          <w:highlight w:val="none"/>
        </w:rPr>
        <w:t>总则</w:t>
      </w:r>
      <w:bookmarkEnd w:id="91"/>
      <w:r>
        <w:rPr>
          <w:rFonts w:hint="eastAsia" w:ascii="黑体" w:hAnsi="宋体" w:eastAsia="黑体"/>
          <w:sz w:val="24"/>
          <w:highlight w:val="none"/>
        </w:rPr>
        <w:t>1. 通用条款说明</w:t>
      </w:r>
    </w:p>
    <w:p>
      <w:pPr>
        <w:ind w:firstLine="411" w:firstLineChars="196"/>
        <w:rPr>
          <w:rFonts w:ascii="宋体" w:hAnsi="宋体"/>
          <w:szCs w:val="21"/>
          <w:highlight w:val="none"/>
        </w:rPr>
      </w:pPr>
      <w:r>
        <w:rPr>
          <w:rFonts w:hint="eastAsia" w:ascii="宋体" w:hAnsi="宋体"/>
          <w:szCs w:val="21"/>
          <w:highlight w:val="none"/>
        </w:rPr>
        <w:t>1.1政府集中采购机构发出招标文件通用条款版本，列出深圳市政府采购项目进行招标采购所适用的通用条款内容。</w:t>
      </w:r>
      <w:bookmarkStart w:id="92" w:name="_Hlk72399729"/>
      <w:r>
        <w:rPr>
          <w:rFonts w:hint="eastAsia" w:ascii="宋体" w:hAnsi="宋体"/>
          <w:szCs w:val="21"/>
          <w:highlight w:val="none"/>
        </w:rPr>
        <w:t>如有需要，政府集中采购机构可以对通用条款的内容进行补充。</w:t>
      </w:r>
      <w:bookmarkEnd w:id="92"/>
    </w:p>
    <w:p>
      <w:pPr>
        <w:ind w:firstLine="411" w:firstLineChars="196"/>
        <w:rPr>
          <w:rFonts w:ascii="宋体" w:hAnsi="宋体"/>
          <w:szCs w:val="21"/>
          <w:highlight w:val="none"/>
        </w:rPr>
      </w:pPr>
      <w:r>
        <w:rPr>
          <w:rFonts w:hint="eastAsia" w:ascii="宋体" w:hAnsi="宋体"/>
          <w:szCs w:val="21"/>
          <w:highlight w:val="none"/>
        </w:rPr>
        <w:t>1.2招标文件分为第一册“专用条款”和第二册“通用条款”。</w:t>
      </w:r>
    </w:p>
    <w:p>
      <w:pPr>
        <w:ind w:firstLine="411" w:firstLineChars="196"/>
        <w:rPr>
          <w:rFonts w:ascii="宋体" w:hAnsi="宋体"/>
          <w:szCs w:val="21"/>
          <w:highlight w:val="none"/>
        </w:rPr>
      </w:pPr>
      <w:r>
        <w:rPr>
          <w:rFonts w:hint="eastAsia" w:ascii="宋体" w:hAnsi="宋体"/>
          <w:szCs w:val="21"/>
          <w:highlight w:val="none"/>
        </w:rPr>
        <w:t>1.3“专用条款”是对本次采购项目的具体要求，包含招标公告、对通用条款的补充内容及其他关键信息、用户需求书、投标文件格式及附件、合同条款及格式等内容。</w:t>
      </w:r>
    </w:p>
    <w:p>
      <w:pPr>
        <w:ind w:firstLine="411" w:firstLineChars="196"/>
        <w:rPr>
          <w:rFonts w:ascii="宋体" w:hAnsi="宋体"/>
          <w:szCs w:val="21"/>
          <w:highlight w:val="none"/>
        </w:rPr>
      </w:pPr>
      <w:r>
        <w:rPr>
          <w:rFonts w:hint="eastAsia" w:ascii="宋体" w:hAnsi="宋体"/>
          <w:szCs w:val="21"/>
          <w:highlight w:val="none"/>
        </w:rPr>
        <w:t>1.4“通用条款”是适用于政府采购公开招标项目的基础性条款，具有普遍性和通用性。</w:t>
      </w:r>
    </w:p>
    <w:p>
      <w:pPr>
        <w:ind w:firstLine="411" w:firstLineChars="196"/>
        <w:rPr>
          <w:rFonts w:ascii="黑体" w:hAnsi="宋体" w:eastAsia="黑体"/>
          <w:sz w:val="24"/>
          <w:highlight w:val="none"/>
        </w:rPr>
      </w:pPr>
      <w:r>
        <w:rPr>
          <w:rFonts w:hint="eastAsia" w:ascii="宋体" w:hAnsi="宋体"/>
          <w:szCs w:val="21"/>
          <w:highlight w:val="none"/>
        </w:rPr>
        <w:t>1.5 “专用条款”和“通用条款”表述不一致或有冲突时，以“专用条款”为准。</w:t>
      </w:r>
      <w:r>
        <w:rPr>
          <w:rFonts w:hint="eastAsia" w:ascii="黑体" w:hAnsi="宋体" w:eastAsia="黑体"/>
          <w:sz w:val="24"/>
          <w:highlight w:val="none"/>
        </w:rPr>
        <w:t>2</w:t>
      </w:r>
      <w:r>
        <w:rPr>
          <w:rFonts w:ascii="黑体" w:hAnsi="宋体" w:eastAsia="黑体"/>
          <w:sz w:val="24"/>
          <w:highlight w:val="none"/>
        </w:rPr>
        <w:t>．</w:t>
      </w:r>
      <w:r>
        <w:rPr>
          <w:rFonts w:hint="eastAsia" w:ascii="黑体" w:hAnsi="宋体" w:eastAsia="黑体"/>
          <w:sz w:val="24"/>
          <w:highlight w:val="none"/>
        </w:rPr>
        <w:t>招标说明</w:t>
      </w:r>
    </w:p>
    <w:p>
      <w:pPr>
        <w:ind w:firstLine="411" w:firstLineChars="196"/>
        <w:rPr>
          <w:rFonts w:ascii="黑体" w:hAnsi="宋体" w:eastAsia="黑体"/>
          <w:sz w:val="24"/>
          <w:highlight w:val="none"/>
        </w:rPr>
      </w:pPr>
      <w:r>
        <w:rPr>
          <w:rFonts w:hint="eastAsia" w:ascii="宋体" w:hAnsi="宋体"/>
          <w:szCs w:val="21"/>
          <w:highlight w:val="none"/>
        </w:rPr>
        <w:t>本项目按照《深圳经济特区政府采购条例》、《深圳经济特区政府采购条例实施细则》及政府采购其他法律法规，通过公开招标方式确定中标供应商。</w:t>
      </w:r>
      <w:r>
        <w:rPr>
          <w:rFonts w:hint="eastAsia" w:ascii="黑体" w:hAnsi="宋体" w:eastAsia="黑体"/>
          <w:sz w:val="24"/>
          <w:highlight w:val="none"/>
        </w:rPr>
        <w:t>3．定义</w:t>
      </w:r>
    </w:p>
    <w:p>
      <w:pPr>
        <w:ind w:firstLine="420" w:firstLineChars="200"/>
        <w:rPr>
          <w:rFonts w:ascii="宋体" w:hAnsi="宋体"/>
          <w:szCs w:val="21"/>
          <w:highlight w:val="none"/>
        </w:rPr>
      </w:pPr>
      <w:r>
        <w:rPr>
          <w:rFonts w:ascii="宋体" w:hAnsi="宋体"/>
          <w:szCs w:val="21"/>
          <w:highlight w:val="none"/>
        </w:rPr>
        <w:t>招标文件中下列术语应解释为：</w:t>
      </w:r>
    </w:p>
    <w:p>
      <w:pPr>
        <w:ind w:firstLine="411" w:firstLineChars="196"/>
        <w:rPr>
          <w:rFonts w:ascii="宋体" w:hAnsi="宋体"/>
          <w:szCs w:val="21"/>
          <w:highlight w:val="none"/>
        </w:rPr>
      </w:pPr>
      <w:r>
        <w:rPr>
          <w:rFonts w:hint="eastAsia" w:ascii="宋体" w:hAnsi="宋体"/>
          <w:szCs w:val="21"/>
          <w:highlight w:val="none"/>
        </w:rPr>
        <w:t>3.</w:t>
      </w:r>
      <w:r>
        <w:rPr>
          <w:rFonts w:ascii="宋体" w:hAnsi="宋体"/>
          <w:szCs w:val="21"/>
          <w:highlight w:val="none"/>
        </w:rPr>
        <w:t>1</w:t>
      </w:r>
      <w:r>
        <w:rPr>
          <w:rFonts w:hint="eastAsia" w:ascii="宋体" w:hAnsi="宋体"/>
          <w:szCs w:val="21"/>
          <w:highlight w:val="none"/>
        </w:rPr>
        <w:t>“采购人”：指利用财政性资金依法进行政府采购的国家机关、事业单位、团体组织；</w:t>
      </w:r>
      <w:r>
        <w:rPr>
          <w:rFonts w:ascii="宋体" w:hAnsi="宋体"/>
          <w:szCs w:val="21"/>
          <w:highlight w:val="none"/>
        </w:rPr>
        <w:t xml:space="preserve"> </w:t>
      </w:r>
    </w:p>
    <w:p>
      <w:pPr>
        <w:ind w:firstLine="411" w:firstLineChars="196"/>
        <w:rPr>
          <w:rFonts w:ascii="宋体" w:hAnsi="宋体"/>
          <w:szCs w:val="21"/>
          <w:highlight w:val="none"/>
        </w:rPr>
      </w:pPr>
      <w:r>
        <w:rPr>
          <w:rFonts w:hint="eastAsia" w:ascii="宋体" w:hAnsi="宋体"/>
          <w:szCs w:val="21"/>
          <w:highlight w:val="none"/>
        </w:rPr>
        <w:t>3.2 “政府集中采购机构”</w:t>
      </w:r>
      <w:r>
        <w:rPr>
          <w:rFonts w:hint="eastAsia" w:ascii="Arial" w:hAnsi="Arial" w:cs="Arial"/>
          <w:szCs w:val="21"/>
          <w:highlight w:val="none"/>
          <w:shd w:val="clear" w:color="auto" w:fill="FFFFFF"/>
        </w:rPr>
        <w:t>是指市政府设立的，组织实施政府采购项目，并对政府采购活动提供服务的专门机构；</w:t>
      </w:r>
      <w:r>
        <w:rPr>
          <w:rFonts w:hint="eastAsia" w:ascii="宋体" w:hAnsi="宋体"/>
          <w:szCs w:val="21"/>
          <w:highlight w:val="none"/>
        </w:rPr>
        <w:t>本文件所述的“政府集中采购机构”</w:t>
      </w:r>
      <w:r>
        <w:rPr>
          <w:rFonts w:ascii="宋体" w:hAnsi="宋体"/>
          <w:szCs w:val="21"/>
          <w:highlight w:val="none"/>
        </w:rPr>
        <w:t>指</w:t>
      </w:r>
      <w:r>
        <w:rPr>
          <w:rFonts w:hint="eastAsia" w:ascii="宋体" w:hAnsi="宋体"/>
          <w:b/>
          <w:bCs/>
          <w:szCs w:val="21"/>
          <w:highlight w:val="none"/>
        </w:rPr>
        <w:t>深圳公共资源交易中心</w:t>
      </w:r>
      <w:r>
        <w:rPr>
          <w:rFonts w:hint="eastAsia" w:ascii="宋体" w:hAnsi="宋体"/>
          <w:szCs w:val="21"/>
          <w:highlight w:val="none"/>
        </w:rPr>
        <w:t>；</w:t>
      </w:r>
    </w:p>
    <w:p>
      <w:pPr>
        <w:ind w:firstLine="411" w:firstLineChars="196"/>
        <w:rPr>
          <w:rFonts w:ascii="宋体" w:hAnsi="宋体"/>
          <w:szCs w:val="21"/>
          <w:highlight w:val="none"/>
        </w:rPr>
      </w:pPr>
      <w:r>
        <w:rPr>
          <w:rFonts w:hint="eastAsia" w:ascii="宋体" w:hAnsi="宋体"/>
          <w:szCs w:val="21"/>
          <w:highlight w:val="none"/>
        </w:rPr>
        <w:t>3.3“投标人”，即供应商，指参加投标竞争并愿意按照招标文件要求向采购人提供货物、工程或者服务的依法成立的法人、其他组织或者自然人；</w:t>
      </w:r>
    </w:p>
    <w:p>
      <w:pPr>
        <w:ind w:firstLine="411" w:firstLineChars="196"/>
        <w:rPr>
          <w:rFonts w:ascii="宋体" w:hAnsi="宋体"/>
          <w:szCs w:val="21"/>
          <w:highlight w:val="none"/>
        </w:rPr>
      </w:pPr>
      <w:r>
        <w:rPr>
          <w:rFonts w:hint="eastAsia" w:ascii="宋体" w:hAnsi="宋体"/>
          <w:szCs w:val="21"/>
          <w:highlight w:val="none"/>
        </w:rPr>
        <w:t>3.4“评审委员会”是依据《深圳经济特区政府采购条例》、《深圳经济特区政府采购条例实施细则》等有关规定组建的专门负责本次招标其评审工作的临时性机构；</w:t>
      </w:r>
    </w:p>
    <w:p>
      <w:pPr>
        <w:ind w:firstLine="411" w:firstLineChars="196"/>
        <w:rPr>
          <w:rFonts w:ascii="宋体" w:hAnsi="宋体"/>
          <w:szCs w:val="21"/>
          <w:highlight w:val="none"/>
        </w:rPr>
      </w:pPr>
      <w:r>
        <w:rPr>
          <w:rFonts w:hint="eastAsia" w:ascii="宋体" w:hAnsi="宋体"/>
          <w:szCs w:val="21"/>
          <w:highlight w:val="none"/>
        </w:rPr>
        <w:t>3.5“日期”</w:t>
      </w:r>
      <w:r>
        <w:rPr>
          <w:rFonts w:ascii="宋体" w:hAnsi="宋体"/>
          <w:szCs w:val="21"/>
          <w:highlight w:val="none"/>
        </w:rPr>
        <w:t>指</w:t>
      </w:r>
      <w:r>
        <w:rPr>
          <w:rFonts w:hint="eastAsia" w:ascii="宋体" w:hAnsi="宋体"/>
          <w:szCs w:val="21"/>
          <w:highlight w:val="none"/>
        </w:rPr>
        <w:t>公历日；</w:t>
      </w:r>
    </w:p>
    <w:p>
      <w:pPr>
        <w:ind w:firstLine="411" w:firstLineChars="196"/>
        <w:rPr>
          <w:rFonts w:ascii="宋体" w:hAnsi="宋体"/>
          <w:szCs w:val="21"/>
          <w:highlight w:val="none"/>
        </w:rPr>
      </w:pPr>
      <w:r>
        <w:rPr>
          <w:rFonts w:hint="eastAsia" w:ascii="宋体" w:hAnsi="宋体"/>
          <w:szCs w:val="21"/>
          <w:highlight w:val="none"/>
        </w:rPr>
        <w:t>3.6“合同”指由本次招标所产生的合同或合约文件；</w:t>
      </w:r>
    </w:p>
    <w:p>
      <w:pPr>
        <w:ind w:firstLine="411" w:firstLineChars="196"/>
        <w:rPr>
          <w:rFonts w:ascii="宋体" w:hAnsi="宋体"/>
          <w:szCs w:val="21"/>
          <w:highlight w:val="none"/>
        </w:rPr>
      </w:pPr>
      <w:r>
        <w:rPr>
          <w:rFonts w:hint="eastAsia" w:ascii="宋体" w:hAnsi="宋体"/>
          <w:szCs w:val="21"/>
          <w:highlight w:val="none"/>
        </w:rPr>
        <w:t>3.7“电子投标文件”指利用</w:t>
      </w:r>
      <w:r>
        <w:rPr>
          <w:rFonts w:hint="eastAsia" w:ascii="宋体" w:hAnsi="宋体"/>
          <w:b/>
          <w:bCs/>
          <w:color w:val="FF0000"/>
          <w:szCs w:val="21"/>
          <w:highlight w:val="none"/>
        </w:rPr>
        <w:t>深圳公共资源交易中心（深圳交易集团有限公司</w:t>
      </w:r>
      <w:r>
        <w:rPr>
          <w:rFonts w:hint="eastAsia" w:ascii="宋体" w:hAnsi="宋体"/>
          <w:b/>
          <w:bCs/>
          <w:color w:val="FF0000"/>
          <w:szCs w:val="21"/>
          <w:highlight w:val="none"/>
          <w:lang w:eastAsia="zh-CN"/>
        </w:rPr>
        <w:t>政府采购业务分公司</w:t>
      </w:r>
      <w:r>
        <w:rPr>
          <w:rFonts w:hint="eastAsia" w:ascii="宋体" w:hAnsi="宋体"/>
          <w:b/>
          <w:bCs/>
          <w:color w:val="FF0000"/>
          <w:szCs w:val="21"/>
          <w:highlight w:val="none"/>
        </w:rPr>
        <w:t>）</w:t>
      </w:r>
      <w:r>
        <w:rPr>
          <w:rFonts w:hint="eastAsia" w:ascii="宋体" w:hAnsi="宋体"/>
          <w:szCs w:val="21"/>
          <w:highlight w:val="none"/>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1" w:firstLineChars="196"/>
        <w:rPr>
          <w:rFonts w:ascii="宋体" w:hAnsi="宋体"/>
          <w:szCs w:val="21"/>
          <w:highlight w:val="none"/>
        </w:rPr>
      </w:pPr>
      <w:r>
        <w:rPr>
          <w:rFonts w:hint="eastAsia" w:ascii="宋体" w:hAnsi="宋体"/>
          <w:szCs w:val="21"/>
          <w:highlight w:val="none"/>
        </w:rPr>
        <w:t>3.8“网上投标”指通过</w:t>
      </w:r>
      <w:r>
        <w:rPr>
          <w:rFonts w:hint="eastAsia" w:ascii="宋体" w:hAnsi="宋体"/>
          <w:b/>
          <w:bCs/>
          <w:color w:val="FF0000"/>
          <w:szCs w:val="21"/>
          <w:highlight w:val="none"/>
        </w:rPr>
        <w:t>深圳公共资源交易中心（深圳交易集团有限公司</w:t>
      </w:r>
      <w:r>
        <w:rPr>
          <w:rFonts w:hint="eastAsia" w:ascii="宋体" w:hAnsi="宋体"/>
          <w:b/>
          <w:bCs/>
          <w:color w:val="FF0000"/>
          <w:szCs w:val="21"/>
          <w:highlight w:val="none"/>
          <w:lang w:eastAsia="zh-CN"/>
        </w:rPr>
        <w:t>政府采购业务分公司</w:t>
      </w:r>
      <w:r>
        <w:rPr>
          <w:rFonts w:hint="eastAsia" w:ascii="宋体" w:hAnsi="宋体"/>
          <w:b/>
          <w:bCs/>
          <w:color w:val="FF0000"/>
          <w:szCs w:val="21"/>
          <w:highlight w:val="none"/>
        </w:rPr>
        <w:t>）</w:t>
      </w:r>
      <w:r>
        <w:rPr>
          <w:rFonts w:hint="eastAsia" w:ascii="宋体" w:hAnsi="宋体"/>
          <w:szCs w:val="21"/>
          <w:highlight w:val="none"/>
        </w:rPr>
        <w:t>网站上传电子投标文件；</w:t>
      </w:r>
    </w:p>
    <w:p>
      <w:pPr>
        <w:ind w:firstLine="411" w:firstLineChars="196"/>
        <w:rPr>
          <w:rFonts w:ascii="黑体" w:hAnsi="宋体" w:eastAsia="黑体"/>
          <w:sz w:val="24"/>
          <w:highlight w:val="none"/>
        </w:rPr>
      </w:pPr>
      <w:r>
        <w:rPr>
          <w:rFonts w:hint="eastAsia" w:ascii="宋体" w:hAnsi="宋体"/>
          <w:szCs w:val="21"/>
          <w:highlight w:val="none"/>
        </w:rPr>
        <w:t>3.9招标文件中的标题或题名仅起引导作用，而不应视为对招标文件内容的理解和解释。</w:t>
      </w:r>
      <w:r>
        <w:rPr>
          <w:rFonts w:hint="eastAsia" w:ascii="黑体" w:hAnsi="宋体" w:eastAsia="黑体"/>
          <w:sz w:val="24"/>
          <w:highlight w:val="none"/>
        </w:rPr>
        <w:t xml:space="preserve">4. </w:t>
      </w:r>
      <w:bookmarkStart w:id="93" w:name="_Hlk72398643"/>
      <w:r>
        <w:rPr>
          <w:rFonts w:hint="eastAsia" w:ascii="黑体" w:hAnsi="宋体" w:eastAsia="黑体"/>
          <w:sz w:val="24"/>
          <w:highlight w:val="none"/>
        </w:rPr>
        <w:t>政府采购供应商责任</w:t>
      </w:r>
    </w:p>
    <w:p>
      <w:pPr>
        <w:ind w:firstLine="411" w:firstLineChars="196"/>
        <w:rPr>
          <w:rFonts w:ascii="宋体" w:hAnsi="宋体"/>
          <w:szCs w:val="21"/>
          <w:highlight w:val="none"/>
        </w:rPr>
      </w:pPr>
      <w:r>
        <w:rPr>
          <w:rFonts w:hint="eastAsia" w:ascii="宋体" w:hAnsi="宋体"/>
          <w:szCs w:val="21"/>
          <w:highlight w:val="none"/>
        </w:rPr>
        <w:t>4.1欢迎诚信、有实力和有社会责任心的供应商参与政府采购事业。</w:t>
      </w:r>
    </w:p>
    <w:p>
      <w:pPr>
        <w:ind w:firstLine="411" w:firstLineChars="196"/>
        <w:rPr>
          <w:rFonts w:ascii="黑体" w:hAnsi="宋体" w:eastAsia="黑体"/>
          <w:sz w:val="24"/>
          <w:highlight w:val="none"/>
        </w:rPr>
      </w:pPr>
      <w:r>
        <w:rPr>
          <w:rFonts w:hint="eastAsia" w:ascii="宋体" w:hAnsi="宋体"/>
          <w:szCs w:val="21"/>
          <w:highlight w:val="none"/>
        </w:rPr>
        <w:t>4.2投标人应当遵循公平竞争的原则，不得恶意串通，不得妨碍其他投标人的竞争行为，不得损害采购人或者其他投标人的合法权益。如违反上述要求，经核实后，供应商的投标无效。</w:t>
      </w:r>
      <w:r>
        <w:rPr>
          <w:rFonts w:hint="eastAsia" w:ascii="黑体" w:hAnsi="宋体" w:eastAsia="黑体"/>
          <w:sz w:val="24"/>
          <w:highlight w:val="none"/>
        </w:rPr>
        <w:t>5．投标人参加政府采购的条件</w:t>
      </w:r>
    </w:p>
    <w:p>
      <w:pPr>
        <w:ind w:firstLine="411" w:firstLineChars="196"/>
        <w:jc w:val="left"/>
        <w:rPr>
          <w:rFonts w:ascii="宋体" w:hAnsi="宋体"/>
          <w:szCs w:val="21"/>
          <w:highlight w:val="none"/>
        </w:rPr>
      </w:pPr>
      <w:r>
        <w:rPr>
          <w:rFonts w:hint="eastAsia" w:ascii="宋体" w:hAnsi="宋体"/>
          <w:szCs w:val="21"/>
          <w:highlight w:val="none"/>
        </w:rPr>
        <w:t>5.1投标人应在投标前到</w:t>
      </w:r>
      <w:r>
        <w:rPr>
          <w:rFonts w:hint="eastAsia" w:ascii="宋体" w:hAnsi="宋体"/>
          <w:b/>
          <w:bCs/>
          <w:szCs w:val="21"/>
          <w:highlight w:val="none"/>
        </w:rPr>
        <w:t>深圳公共资源交易中心（具体在深圳交易集团有限公司政府采购业务分公司进行办理）</w:t>
      </w:r>
      <w:r>
        <w:rPr>
          <w:rFonts w:hint="eastAsia" w:ascii="宋体" w:hAnsi="宋体"/>
          <w:szCs w:val="21"/>
          <w:highlight w:val="none"/>
        </w:rPr>
        <w:t>进行注册并办理电子密钥。《供应商注册及信息变更指引》详见www.szggzy.com网站“交易服务指南-政府采购”</w:t>
      </w:r>
      <w:r>
        <w:rPr>
          <w:rFonts w:hint="eastAsia" w:ascii="宋体" w:hAnsi="宋体"/>
          <w:szCs w:val="21"/>
          <w:highlight w:val="none"/>
          <w:lang w:val="en-US" w:eastAsia="zh-CN"/>
        </w:rPr>
        <w:t>。</w:t>
      </w:r>
    </w:p>
    <w:p>
      <w:pPr>
        <w:ind w:firstLine="411" w:firstLineChars="196"/>
        <w:rPr>
          <w:rFonts w:ascii="宋体" w:hAnsi="宋体"/>
          <w:szCs w:val="21"/>
          <w:highlight w:val="none"/>
        </w:rPr>
      </w:pPr>
      <w:r>
        <w:rPr>
          <w:rFonts w:hint="eastAsia" w:ascii="宋体" w:hAnsi="宋体"/>
          <w:szCs w:val="21"/>
          <w:highlight w:val="none"/>
        </w:rPr>
        <w:t>5.2投标人资格要求</w:t>
      </w:r>
    </w:p>
    <w:p>
      <w:pPr>
        <w:ind w:firstLine="411" w:firstLineChars="196"/>
        <w:rPr>
          <w:rFonts w:ascii="宋体" w:hAnsi="宋体"/>
          <w:szCs w:val="21"/>
          <w:highlight w:val="none"/>
        </w:rPr>
      </w:pPr>
      <w:r>
        <w:rPr>
          <w:rFonts w:hint="eastAsia" w:ascii="宋体" w:hAnsi="宋体"/>
          <w:szCs w:val="21"/>
          <w:highlight w:val="none"/>
        </w:rPr>
        <w:t>参加本项目的投标人应具备的资格条件详见本项目招标公告中“投标人资格要求”（即申请人的资格要求）的内容。</w:t>
      </w:r>
    </w:p>
    <w:p>
      <w:pPr>
        <w:ind w:firstLine="411" w:firstLineChars="196"/>
        <w:rPr>
          <w:rFonts w:ascii="宋体" w:hAnsi="宋体"/>
          <w:szCs w:val="21"/>
          <w:highlight w:val="none"/>
        </w:rPr>
      </w:pPr>
      <w:r>
        <w:rPr>
          <w:rFonts w:hint="eastAsia" w:ascii="宋体" w:hAnsi="宋体"/>
          <w:szCs w:val="21"/>
          <w:highlight w:val="none"/>
        </w:rPr>
        <w:t>5.3联合体投标</w:t>
      </w:r>
    </w:p>
    <w:p>
      <w:pPr>
        <w:ind w:firstLine="411" w:firstLineChars="196"/>
        <w:rPr>
          <w:rFonts w:ascii="宋体" w:hAnsi="宋体"/>
          <w:szCs w:val="21"/>
          <w:highlight w:val="none"/>
        </w:rPr>
      </w:pPr>
      <w:r>
        <w:rPr>
          <w:rFonts w:hint="eastAsia" w:ascii="宋体" w:hAnsi="宋体"/>
          <w:szCs w:val="21"/>
          <w:highlight w:val="none"/>
        </w:rPr>
        <w:t>5.3.1　以下有关联合体投标的条款仅适用于允许投标人组成联合体投标的项目。</w:t>
      </w:r>
    </w:p>
    <w:p>
      <w:pPr>
        <w:ind w:firstLine="411" w:firstLineChars="196"/>
        <w:rPr>
          <w:rFonts w:ascii="宋体" w:hAnsi="宋体"/>
          <w:szCs w:val="21"/>
          <w:highlight w:val="none"/>
        </w:rPr>
      </w:pPr>
      <w:r>
        <w:rPr>
          <w:rFonts w:hint="eastAsia" w:ascii="宋体" w:hAnsi="宋体"/>
          <w:szCs w:val="21"/>
          <w:highlight w:val="none"/>
        </w:rPr>
        <w:t>5.3.2  由两个或两个以上的自然人、法人或者其他组织可以组成一个联合体，以一个供应商的身份共同投标时，应符合以下原则：</w:t>
      </w:r>
    </w:p>
    <w:p>
      <w:pPr>
        <w:ind w:firstLine="411" w:firstLineChars="196"/>
        <w:rPr>
          <w:rFonts w:ascii="宋体" w:hAnsi="宋体"/>
          <w:highlight w:val="none"/>
        </w:rPr>
      </w:pPr>
      <w:r>
        <w:rPr>
          <w:rFonts w:hint="eastAsia" w:ascii="宋体" w:hAnsi="宋体"/>
          <w:highlight w:val="none"/>
        </w:rPr>
        <w:t>（1）投标联合体各方参加政府采购活动应当具备下列条件：</w:t>
      </w:r>
      <w:r>
        <w:rPr>
          <w:rFonts w:ascii="宋体" w:hAnsi="宋体"/>
          <w:highlight w:val="none"/>
        </w:rPr>
        <w:t xml:space="preserve"> </w:t>
      </w:r>
    </w:p>
    <w:p>
      <w:pPr>
        <w:ind w:left="420" w:leftChars="200" w:firstLine="411" w:firstLineChars="196"/>
        <w:rPr>
          <w:rFonts w:ascii="宋体" w:hAnsi="宋体"/>
          <w:highlight w:val="none"/>
        </w:rPr>
      </w:pPr>
      <w:r>
        <w:rPr>
          <w:rFonts w:hint="eastAsia" w:ascii="宋体" w:hAnsi="宋体"/>
          <w:highlight w:val="none"/>
        </w:rPr>
        <w:t>1、具有独立承担民事责任的能力；</w:t>
      </w:r>
      <w:r>
        <w:rPr>
          <w:rFonts w:ascii="宋体" w:hAnsi="宋体"/>
          <w:highlight w:val="none"/>
        </w:rPr>
        <w:t xml:space="preserve"> </w:t>
      </w:r>
    </w:p>
    <w:p>
      <w:pPr>
        <w:ind w:left="420" w:firstLine="411" w:firstLineChars="196"/>
        <w:rPr>
          <w:rFonts w:ascii="宋体" w:hAnsi="宋体"/>
          <w:highlight w:val="none"/>
        </w:rPr>
      </w:pPr>
      <w:r>
        <w:rPr>
          <w:rFonts w:hint="eastAsia" w:ascii="宋体" w:hAnsi="宋体"/>
          <w:highlight w:val="none"/>
        </w:rPr>
        <w:t>2、有良好的商业信誉和健全的财务会计制度；</w:t>
      </w:r>
      <w:r>
        <w:rPr>
          <w:rFonts w:ascii="宋体" w:hAnsi="宋体"/>
          <w:highlight w:val="none"/>
        </w:rPr>
        <w:t xml:space="preserve"> </w:t>
      </w:r>
    </w:p>
    <w:p>
      <w:pPr>
        <w:ind w:left="420" w:leftChars="200" w:firstLine="411" w:firstLineChars="196"/>
        <w:rPr>
          <w:rFonts w:ascii="宋体" w:hAnsi="宋体"/>
          <w:highlight w:val="none"/>
        </w:rPr>
      </w:pPr>
      <w:r>
        <w:rPr>
          <w:rFonts w:hint="eastAsia" w:ascii="宋体" w:hAnsi="宋体"/>
          <w:highlight w:val="none"/>
        </w:rPr>
        <w:t>3、具有履行合同所必需的设备和专业技术能力；</w:t>
      </w:r>
      <w:r>
        <w:rPr>
          <w:rFonts w:ascii="宋体" w:hAnsi="宋体"/>
          <w:highlight w:val="none"/>
        </w:rPr>
        <w:t xml:space="preserve"> </w:t>
      </w:r>
    </w:p>
    <w:p>
      <w:pPr>
        <w:ind w:left="420" w:leftChars="200" w:firstLine="411" w:firstLineChars="196"/>
        <w:rPr>
          <w:rFonts w:ascii="宋体" w:hAnsi="宋体"/>
          <w:highlight w:val="none"/>
        </w:rPr>
      </w:pPr>
      <w:r>
        <w:rPr>
          <w:rFonts w:hint="eastAsia" w:ascii="宋体" w:hAnsi="宋体"/>
          <w:highlight w:val="none"/>
        </w:rPr>
        <w:t>4、有依法缴纳税收和社会保障资金的良好记录；</w:t>
      </w:r>
      <w:r>
        <w:rPr>
          <w:rFonts w:ascii="宋体" w:hAnsi="宋体"/>
          <w:highlight w:val="none"/>
        </w:rPr>
        <w:t xml:space="preserve"> </w:t>
      </w:r>
    </w:p>
    <w:p>
      <w:pPr>
        <w:ind w:left="420" w:leftChars="200" w:firstLine="411" w:firstLineChars="196"/>
        <w:rPr>
          <w:rFonts w:ascii="宋体" w:hAnsi="宋体"/>
          <w:highlight w:val="none"/>
        </w:rPr>
      </w:pPr>
      <w:r>
        <w:rPr>
          <w:rFonts w:hint="eastAsia" w:ascii="宋体" w:hAnsi="宋体"/>
          <w:highlight w:val="none"/>
        </w:rPr>
        <w:t>5、参加政府采购活动前三年内，在经营活动中没有重大违法记录；</w:t>
      </w:r>
      <w:r>
        <w:rPr>
          <w:rFonts w:ascii="宋体" w:hAnsi="宋体"/>
          <w:highlight w:val="none"/>
        </w:rPr>
        <w:t xml:space="preserve"> </w:t>
      </w:r>
    </w:p>
    <w:p>
      <w:pPr>
        <w:ind w:left="420" w:leftChars="200" w:firstLine="411" w:firstLineChars="196"/>
        <w:rPr>
          <w:rFonts w:ascii="宋体" w:hAnsi="宋体"/>
          <w:highlight w:val="none"/>
        </w:rPr>
      </w:pPr>
      <w:r>
        <w:rPr>
          <w:rFonts w:hint="eastAsia" w:ascii="宋体" w:hAnsi="宋体"/>
          <w:highlight w:val="none"/>
        </w:rPr>
        <w:t>6、法律、行政法规规定的其他条件。</w:t>
      </w:r>
      <w:r>
        <w:rPr>
          <w:rFonts w:ascii="宋体" w:hAnsi="宋体"/>
          <w:highlight w:val="none"/>
        </w:rPr>
        <w:t xml:space="preserve"> </w:t>
      </w:r>
    </w:p>
    <w:p>
      <w:pPr>
        <w:ind w:firstLine="411" w:firstLineChars="196"/>
        <w:rPr>
          <w:rFonts w:ascii="宋体" w:hAnsi="宋体"/>
          <w:highlight w:val="none"/>
        </w:rPr>
      </w:pPr>
      <w:r>
        <w:rPr>
          <w:rFonts w:hint="eastAsia" w:ascii="宋体" w:hAnsi="宋体"/>
          <w:highlight w:val="none"/>
        </w:rPr>
        <w:t>（2）在投标截止前，投标联合体各方均应注册成政府集中采购机构供应商；</w:t>
      </w:r>
    </w:p>
    <w:p>
      <w:pPr>
        <w:ind w:firstLine="411" w:firstLineChars="196"/>
        <w:rPr>
          <w:rFonts w:ascii="宋体" w:hAnsi="宋体"/>
          <w:highlight w:val="none"/>
        </w:rPr>
      </w:pPr>
      <w:r>
        <w:rPr>
          <w:rFonts w:hint="eastAsia" w:ascii="宋体" w:hAnsi="宋体"/>
          <w:highlight w:val="none"/>
        </w:rPr>
        <w:t>（3）联合体中有同类资质的供应商按照联合体分工承担相同工作的，应当按照资质等级较低的供应商确定资质等级；</w:t>
      </w:r>
    </w:p>
    <w:p>
      <w:pPr>
        <w:ind w:firstLine="411" w:firstLineChars="196"/>
        <w:rPr>
          <w:highlight w:val="none"/>
        </w:rPr>
      </w:pPr>
      <w:r>
        <w:rPr>
          <w:rFonts w:hint="eastAsia"/>
          <w:highlight w:val="none"/>
        </w:rPr>
        <w:t>（4）是否允许联合体参加投标，应当由采购人和采购代理机构根据项目的实际情况和潜在供应商的数量自主决定，如果决定接受联合体投标则应当在招标公告中明示；</w:t>
      </w:r>
    </w:p>
    <w:p>
      <w:pPr>
        <w:ind w:firstLine="411" w:firstLineChars="196"/>
        <w:rPr>
          <w:rFonts w:ascii="宋体" w:hAnsi="宋体"/>
          <w:highlight w:val="none"/>
        </w:rPr>
      </w:pPr>
      <w:r>
        <w:rPr>
          <w:rFonts w:hint="eastAsia" w:ascii="宋体" w:hAnsi="宋体"/>
          <w:highlight w:val="none"/>
        </w:rPr>
        <w:t>（5）投标人的投标文件及中标后签署的合同协议对联合体各方均具法律约束力；</w:t>
      </w:r>
    </w:p>
    <w:p>
      <w:pPr>
        <w:ind w:firstLine="411" w:firstLineChars="196"/>
        <w:rPr>
          <w:rFonts w:ascii="宋体" w:hAnsi="宋体"/>
          <w:highlight w:val="none"/>
        </w:rPr>
      </w:pPr>
      <w:r>
        <w:rPr>
          <w:rFonts w:hint="eastAsia" w:ascii="宋体" w:hAnsi="宋体"/>
          <w:highlight w:val="none"/>
        </w:rPr>
        <w:t>（6）联合体各方应当签订联合体投标协议，明确约定各方拟承担的工作和责任，并将该协议随投标文件一并递交给政府集中采购机构；</w:t>
      </w:r>
    </w:p>
    <w:p>
      <w:pPr>
        <w:ind w:firstLine="411" w:firstLineChars="196"/>
        <w:rPr>
          <w:rFonts w:ascii="宋体" w:hAnsi="宋体"/>
          <w:highlight w:val="none"/>
        </w:rPr>
      </w:pPr>
      <w:r>
        <w:rPr>
          <w:rFonts w:hint="eastAsia" w:ascii="宋体" w:hAnsi="宋体"/>
          <w:highlight w:val="none"/>
        </w:rPr>
        <w:t>（7）联合体中标后，联合体各方应当共同与采购人签订合同，就中标项目向采购人承担连带责任；</w:t>
      </w:r>
    </w:p>
    <w:p>
      <w:pPr>
        <w:ind w:firstLine="411" w:firstLineChars="196"/>
        <w:rPr>
          <w:rFonts w:ascii="宋体" w:hAnsi="宋体"/>
          <w:highlight w:val="none"/>
        </w:rPr>
      </w:pPr>
      <w:r>
        <w:rPr>
          <w:rFonts w:hint="eastAsia" w:ascii="宋体" w:hAnsi="宋体"/>
          <w:highlight w:val="none"/>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1" w:firstLineChars="196"/>
        <w:rPr>
          <w:rFonts w:ascii="黑体" w:hAnsi="宋体" w:eastAsia="黑体"/>
          <w:sz w:val="24"/>
          <w:highlight w:val="none"/>
        </w:rPr>
      </w:pPr>
      <w:r>
        <w:rPr>
          <w:rFonts w:hint="eastAsia" w:ascii="宋体" w:hAnsi="宋体"/>
          <w:highlight w:val="none"/>
        </w:rPr>
        <w:t>（9）本通用条款中“投标人”一词亦指联合体各方，专用条款另有规定或说明的除外。</w:t>
      </w:r>
      <w:r>
        <w:rPr>
          <w:rFonts w:hint="eastAsia" w:ascii="黑体" w:hAnsi="宋体" w:eastAsia="黑体"/>
          <w:sz w:val="24"/>
          <w:highlight w:val="none"/>
        </w:rPr>
        <w:t>6．政策导向</w:t>
      </w:r>
    </w:p>
    <w:p>
      <w:pPr>
        <w:ind w:firstLine="411" w:firstLineChars="196"/>
        <w:rPr>
          <w:rFonts w:ascii="宋体" w:hAnsi="宋体"/>
          <w:highlight w:val="none"/>
        </w:rPr>
      </w:pPr>
      <w:r>
        <w:rPr>
          <w:rFonts w:hint="eastAsia" w:ascii="宋体" w:hAnsi="宋体"/>
          <w:highlight w:val="none"/>
        </w:rPr>
        <w:t>6.1</w:t>
      </w:r>
      <w:r>
        <w:rPr>
          <w:rFonts w:ascii="宋体" w:hAnsi="宋体"/>
          <w:highlight w:val="none"/>
        </w:rPr>
        <w:t xml:space="preserve">  </w:t>
      </w:r>
      <w:r>
        <w:rPr>
          <w:rFonts w:hint="eastAsia" w:ascii="宋体" w:hAnsi="宋体"/>
          <w:highlight w:val="none"/>
        </w:rPr>
        <w:t>政府采购支持本国产品、支持中小企业、监狱企业和残疾人福利性单位发展，支持乡村产业振兴，支持创新、节能减排、绿色环保等。</w:t>
      </w:r>
    </w:p>
    <w:p>
      <w:pPr>
        <w:ind w:firstLine="405"/>
        <w:rPr>
          <w:rFonts w:hint="eastAsia" w:ascii="宋体" w:hAnsi="宋体"/>
          <w:highlight w:val="none"/>
        </w:rPr>
      </w:pPr>
      <w:r>
        <w:rPr>
          <w:rFonts w:hint="eastAsia" w:ascii="宋体" w:hAnsi="宋体"/>
          <w:highlight w:val="none"/>
        </w:rPr>
        <w:t>6.2</w:t>
      </w:r>
      <w:r>
        <w:rPr>
          <w:rFonts w:ascii="宋体" w:hAnsi="宋体"/>
          <w:highlight w:val="none"/>
        </w:rPr>
        <w:t xml:space="preserve">  </w:t>
      </w:r>
      <w:r>
        <w:rPr>
          <w:rFonts w:hint="eastAsia" w:ascii="宋体" w:hAnsi="宋体"/>
          <w:highlight w:val="none"/>
        </w:rPr>
        <w:t>本项目落实深圳市政府采购供应商诚信管理政策要求。</w:t>
      </w:r>
    </w:p>
    <w:p>
      <w:pPr>
        <w:ind w:firstLine="405"/>
        <w:rPr>
          <w:rFonts w:ascii="黑体" w:hAnsi="宋体" w:eastAsia="黑体"/>
          <w:sz w:val="24"/>
          <w:highlight w:val="none"/>
        </w:rPr>
      </w:pPr>
      <w:r>
        <w:rPr>
          <w:rFonts w:hint="eastAsia" w:ascii="宋体" w:hAnsi="宋体"/>
          <w:highlight w:val="none"/>
          <w:lang w:val="en-US" w:eastAsia="zh-CN"/>
        </w:rPr>
        <w:t>6.3  本项目支持投标人性别平等的相关政策。</w:t>
      </w:r>
      <w:r>
        <w:rPr>
          <w:rFonts w:hint="eastAsia" w:ascii="黑体" w:hAnsi="宋体" w:eastAsia="黑体"/>
          <w:sz w:val="24"/>
          <w:highlight w:val="none"/>
        </w:rPr>
        <w:t>7. 本项目若涉及采购货物，则合格的货物及相应服务应满足以下要求：</w:t>
      </w:r>
    </w:p>
    <w:p>
      <w:pPr>
        <w:ind w:firstLine="411" w:firstLineChars="196"/>
        <w:rPr>
          <w:rFonts w:ascii="宋体" w:hAnsi="宋体"/>
          <w:highlight w:val="none"/>
        </w:rPr>
      </w:pPr>
      <w:r>
        <w:rPr>
          <w:rFonts w:hint="eastAsia" w:ascii="宋体" w:hAnsi="宋体"/>
          <w:highlight w:val="none"/>
        </w:rPr>
        <w:t>7</w:t>
      </w:r>
      <w:r>
        <w:rPr>
          <w:rFonts w:ascii="宋体" w:hAnsi="宋体"/>
          <w:highlight w:val="none"/>
        </w:rPr>
        <w:t xml:space="preserve">.1  </w:t>
      </w:r>
      <w:r>
        <w:rPr>
          <w:rFonts w:hint="eastAsia" w:ascii="宋体" w:hAnsi="宋体"/>
          <w:highlight w:val="none"/>
        </w:rPr>
        <w:t>必须是全新、未使用过的原装合格正品（包括零部件），如安装或配置了软件的，须为正版软件。</w:t>
      </w:r>
    </w:p>
    <w:p>
      <w:pPr>
        <w:ind w:firstLine="411" w:firstLineChars="196"/>
        <w:rPr>
          <w:rFonts w:ascii="宋体" w:hAnsi="宋体"/>
          <w:highlight w:val="none"/>
        </w:rPr>
      </w:pPr>
      <w:r>
        <w:rPr>
          <w:rFonts w:hint="eastAsia" w:ascii="宋体" w:hAnsi="宋体"/>
          <w:highlight w:val="none"/>
        </w:rPr>
        <w:t>7.2  国产的货物及其有关服务必须符合中华人民共和国的设计、制造生产标准及行业标准。招标公告有其他要求的，亦应符合其要求。</w:t>
      </w:r>
    </w:p>
    <w:p>
      <w:pPr>
        <w:ind w:firstLine="411" w:firstLineChars="196"/>
        <w:rPr>
          <w:rFonts w:ascii="宋体" w:hAnsi="宋体"/>
          <w:highlight w:val="none"/>
        </w:rPr>
      </w:pPr>
      <w:r>
        <w:rPr>
          <w:rFonts w:hint="eastAsia" w:ascii="宋体" w:hAnsi="宋体"/>
          <w:highlight w:val="none"/>
        </w:rPr>
        <w:t>7</w:t>
      </w:r>
      <w:r>
        <w:rPr>
          <w:rFonts w:ascii="宋体" w:hAnsi="宋体"/>
          <w:highlight w:val="none"/>
        </w:rPr>
        <w:t>.</w:t>
      </w:r>
      <w:r>
        <w:rPr>
          <w:rFonts w:hint="eastAsia" w:ascii="宋体" w:hAnsi="宋体"/>
          <w:highlight w:val="none"/>
        </w:rPr>
        <w:t>3</w:t>
      </w:r>
      <w:r>
        <w:rPr>
          <w:rFonts w:ascii="宋体" w:hAnsi="宋体"/>
          <w:highlight w:val="none"/>
        </w:rPr>
        <w:t xml:space="preserve">  </w:t>
      </w:r>
      <w:r>
        <w:rPr>
          <w:rFonts w:hint="eastAsia" w:ascii="宋体" w:hAnsi="宋体"/>
          <w:highlight w:val="none"/>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1" w:firstLineChars="196"/>
        <w:rPr>
          <w:rFonts w:ascii="宋体" w:hAnsi="宋体"/>
          <w:highlight w:val="none"/>
        </w:rPr>
      </w:pPr>
      <w:r>
        <w:rPr>
          <w:rFonts w:hint="eastAsia" w:ascii="宋体" w:hAnsi="宋体"/>
          <w:highlight w:val="none"/>
        </w:rPr>
        <w:t>7</w:t>
      </w:r>
      <w:r>
        <w:rPr>
          <w:rFonts w:ascii="宋体" w:hAnsi="宋体"/>
          <w:highlight w:val="none"/>
        </w:rPr>
        <w:t>.</w:t>
      </w:r>
      <w:r>
        <w:rPr>
          <w:rFonts w:hint="eastAsia" w:ascii="宋体" w:hAnsi="宋体"/>
          <w:highlight w:val="none"/>
        </w:rPr>
        <w:t>4</w:t>
      </w:r>
      <w:r>
        <w:rPr>
          <w:rFonts w:ascii="宋体" w:hAnsi="宋体"/>
          <w:highlight w:val="none"/>
        </w:rPr>
        <w:t xml:space="preserve">  </w:t>
      </w:r>
      <w:r>
        <w:rPr>
          <w:rFonts w:hint="eastAsia" w:ascii="宋体" w:hAnsi="宋体"/>
          <w:highlight w:val="none"/>
        </w:rPr>
        <w:t>投标人</w:t>
      </w:r>
      <w:bookmarkStart w:id="94" w:name="_Hlk72152753"/>
      <w:r>
        <w:rPr>
          <w:rFonts w:hint="eastAsia" w:ascii="宋体" w:hAnsi="宋体"/>
          <w:highlight w:val="none"/>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4"/>
    </w:p>
    <w:p>
      <w:pPr>
        <w:ind w:firstLine="411" w:firstLineChars="196"/>
        <w:rPr>
          <w:rFonts w:ascii="宋体" w:hAnsi="宋体"/>
          <w:highlight w:val="none"/>
        </w:rPr>
      </w:pPr>
      <w:r>
        <w:rPr>
          <w:rFonts w:hint="eastAsia" w:ascii="宋体" w:hAnsi="宋体"/>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1" w:firstLineChars="196"/>
        <w:rPr>
          <w:rFonts w:ascii="宋体" w:hAnsi="宋体"/>
          <w:highlight w:val="none"/>
        </w:rPr>
      </w:pPr>
      <w:r>
        <w:rPr>
          <w:rFonts w:hint="eastAsia" w:ascii="宋体" w:hAnsi="宋体"/>
          <w:highlight w:val="none"/>
        </w:rPr>
        <w:t>7.6  工期要求：投标人在投标时对其所投项目应提交交货进度、交货计划等，在合同规定的时间内完成项目实施工作。</w:t>
      </w:r>
    </w:p>
    <w:p>
      <w:pPr>
        <w:ind w:firstLine="411" w:firstLineChars="196"/>
        <w:rPr>
          <w:rFonts w:ascii="黑体" w:hAnsi="宋体" w:eastAsia="黑体"/>
          <w:sz w:val="24"/>
          <w:highlight w:val="none"/>
        </w:rPr>
      </w:pPr>
      <w:r>
        <w:rPr>
          <w:rFonts w:hint="eastAsia" w:ascii="宋体" w:hAnsi="宋体"/>
          <w:highlight w:val="none"/>
        </w:rPr>
        <w:t>7.7  投标人必须承担的设备运输、安装调试、验收检测和提供设备操作说明书、图纸等其他相关及类似的义务。</w:t>
      </w:r>
      <w:r>
        <w:rPr>
          <w:rFonts w:hint="eastAsia" w:ascii="黑体" w:hAnsi="宋体" w:eastAsia="黑体"/>
          <w:sz w:val="24"/>
          <w:highlight w:val="none"/>
        </w:rPr>
        <w:t>8．投标费用</w:t>
      </w:r>
    </w:p>
    <w:p>
      <w:pPr>
        <w:ind w:firstLine="411" w:firstLineChars="196"/>
        <w:rPr>
          <w:rFonts w:ascii="黑体" w:hAnsi="宋体" w:eastAsia="黑体"/>
          <w:sz w:val="24"/>
          <w:highlight w:val="none"/>
        </w:rPr>
      </w:pPr>
      <w:r>
        <w:rPr>
          <w:rFonts w:hint="eastAsia" w:ascii="宋体" w:hAnsi="宋体"/>
          <w:szCs w:val="21"/>
          <w:highlight w:val="none"/>
        </w:rPr>
        <w:t>不论投标结果如何，投标人应承担其编制投标文件与递交投标文件所涉及的一切费用。</w:t>
      </w:r>
      <w:r>
        <w:rPr>
          <w:rFonts w:hint="eastAsia" w:ascii="黑体" w:hAnsi="宋体" w:eastAsia="黑体"/>
          <w:sz w:val="24"/>
          <w:highlight w:val="none"/>
        </w:rPr>
        <w:t>9．踏勘现场</w:t>
      </w:r>
    </w:p>
    <w:p>
      <w:pPr>
        <w:ind w:firstLine="411" w:firstLineChars="196"/>
        <w:rPr>
          <w:rFonts w:ascii="宋体" w:hAnsi="宋体"/>
          <w:szCs w:val="21"/>
          <w:highlight w:val="none"/>
        </w:rPr>
      </w:pPr>
      <w:r>
        <w:rPr>
          <w:rFonts w:hint="eastAsia" w:ascii="宋体" w:hAnsi="宋体"/>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1" w:firstLineChars="196"/>
        <w:rPr>
          <w:rFonts w:ascii="宋体" w:hAnsi="宋体"/>
          <w:highlight w:val="none"/>
        </w:rPr>
      </w:pPr>
      <w:r>
        <w:rPr>
          <w:rFonts w:hint="eastAsia" w:ascii="宋体" w:hAnsi="宋体"/>
          <w:highlight w:val="none"/>
        </w:rPr>
        <w:t>9.2投标人及其人员经过采购人的允许，可以进入采购人的项目现场踏勘。若招标文件要求投标人于统一时间地点踏勘现场的，投标人应当按时前往。</w:t>
      </w:r>
    </w:p>
    <w:p>
      <w:pPr>
        <w:ind w:firstLine="411" w:firstLineChars="196"/>
        <w:rPr>
          <w:rFonts w:ascii="宋体" w:hAnsi="宋体"/>
          <w:highlight w:val="none"/>
        </w:rPr>
      </w:pPr>
      <w:r>
        <w:rPr>
          <w:rFonts w:hint="eastAsia" w:ascii="宋体" w:hAnsi="宋体"/>
          <w:highlight w:val="none"/>
        </w:rPr>
        <w:t>9.3采购人应当通过政府集中采购机构向投标人提供有关现场的书面资料和数据。</w:t>
      </w:r>
    </w:p>
    <w:p>
      <w:pPr>
        <w:ind w:firstLine="411" w:firstLineChars="196"/>
        <w:rPr>
          <w:rFonts w:ascii="宋体" w:hAnsi="宋体"/>
          <w:highlight w:val="none"/>
        </w:rPr>
      </w:pPr>
      <w:r>
        <w:rPr>
          <w:rFonts w:hint="eastAsia" w:ascii="宋体" w:hAnsi="宋体"/>
          <w:highlight w:val="none"/>
        </w:rPr>
        <w:t>9.4任何人或任何组织在踏勘现场时向投标人提供的任何书面资料或口头承诺，未经政府集中采购机构在网上发布或书面通知，均作无效处理。</w:t>
      </w:r>
    </w:p>
    <w:p>
      <w:pPr>
        <w:ind w:firstLine="411" w:firstLineChars="196"/>
        <w:rPr>
          <w:rFonts w:ascii="宋体" w:hAnsi="宋体"/>
          <w:szCs w:val="21"/>
          <w:highlight w:val="none"/>
        </w:rPr>
      </w:pPr>
      <w:r>
        <w:rPr>
          <w:rFonts w:ascii="宋体" w:hAnsi="宋体"/>
          <w:szCs w:val="21"/>
          <w:highlight w:val="none"/>
        </w:rPr>
        <w:t>9</w:t>
      </w:r>
      <w:r>
        <w:rPr>
          <w:rFonts w:hint="eastAsia" w:ascii="宋体" w:hAnsi="宋体"/>
          <w:szCs w:val="21"/>
          <w:highlight w:val="none"/>
        </w:rPr>
        <w:t>.</w:t>
      </w:r>
      <w:r>
        <w:rPr>
          <w:rFonts w:ascii="宋体" w:hAnsi="宋体"/>
          <w:szCs w:val="21"/>
          <w:highlight w:val="none"/>
        </w:rPr>
        <w:t>5</w:t>
      </w:r>
      <w:r>
        <w:rPr>
          <w:rFonts w:hint="eastAsia" w:ascii="宋体" w:hAnsi="宋体"/>
          <w:szCs w:val="21"/>
          <w:highlight w:val="none"/>
        </w:rPr>
        <w:t>未参与踏勘现场不作为否定投标人资格的理由。</w:t>
      </w:r>
      <w:r>
        <w:rPr>
          <w:rFonts w:hint="eastAsia" w:ascii="黑体" w:hAnsi="宋体" w:eastAsia="黑体"/>
          <w:sz w:val="24"/>
          <w:highlight w:val="none"/>
        </w:rPr>
        <w:t>1</w:t>
      </w:r>
      <w:r>
        <w:rPr>
          <w:rFonts w:ascii="黑体" w:hAnsi="宋体" w:eastAsia="黑体"/>
          <w:sz w:val="24"/>
          <w:highlight w:val="none"/>
        </w:rPr>
        <w:t>0</w:t>
      </w:r>
      <w:r>
        <w:rPr>
          <w:rFonts w:hint="eastAsia" w:ascii="黑体" w:hAnsi="宋体" w:eastAsia="黑体"/>
          <w:sz w:val="24"/>
          <w:highlight w:val="none"/>
        </w:rPr>
        <w:t>．标前会议</w:t>
      </w:r>
    </w:p>
    <w:p>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0</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1" w:firstLineChars="196"/>
        <w:rPr>
          <w:rFonts w:ascii="宋体" w:hAnsi="宋体"/>
          <w:szCs w:val="21"/>
          <w:highlight w:val="none"/>
        </w:rPr>
      </w:pPr>
      <w:r>
        <w:rPr>
          <w:rFonts w:ascii="宋体" w:hAnsi="宋体"/>
          <w:highlight w:val="none"/>
        </w:rPr>
        <w:t>10</w:t>
      </w:r>
      <w:r>
        <w:rPr>
          <w:rFonts w:hint="eastAsia" w:ascii="宋体" w:hAnsi="宋体"/>
          <w:highlight w:val="none"/>
        </w:rPr>
        <w:t>.</w:t>
      </w:r>
      <w:r>
        <w:rPr>
          <w:rFonts w:ascii="宋体" w:hAnsi="宋体"/>
          <w:highlight w:val="none"/>
        </w:rPr>
        <w:t>2</w:t>
      </w:r>
      <w:r>
        <w:rPr>
          <w:rFonts w:hint="eastAsia" w:ascii="宋体" w:hAnsi="宋体"/>
          <w:highlight w:val="none"/>
        </w:rPr>
        <w:t>任何人或任何组织在标前会议时向投标人提供的任何书面资料或口头承诺，未经政府集中采购机构在网上发布或书面通知，均作无效处理。</w:t>
      </w:r>
    </w:p>
    <w:p>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0</w:t>
      </w:r>
      <w:r>
        <w:rPr>
          <w:rFonts w:hint="eastAsia" w:ascii="宋体" w:hAnsi="宋体"/>
          <w:szCs w:val="21"/>
          <w:highlight w:val="none"/>
        </w:rPr>
        <w:t>.</w:t>
      </w:r>
      <w:r>
        <w:rPr>
          <w:rFonts w:ascii="宋体" w:hAnsi="宋体"/>
          <w:szCs w:val="21"/>
          <w:highlight w:val="none"/>
        </w:rPr>
        <w:t>3</w:t>
      </w:r>
      <w:r>
        <w:rPr>
          <w:rFonts w:hint="eastAsia" w:ascii="宋体" w:hAnsi="宋体"/>
          <w:szCs w:val="21"/>
          <w:highlight w:val="none"/>
        </w:rPr>
        <w:t>未参与标前会议不作为否定投标人资格的理由。</w:t>
      </w:r>
    </w:p>
    <w:bookmarkEnd w:id="93"/>
    <w:p>
      <w:pPr>
        <w:ind w:firstLine="411" w:firstLineChars="196"/>
        <w:rPr>
          <w:rFonts w:ascii="宋体" w:hAnsi="宋体"/>
          <w:highlight w:val="none"/>
        </w:rPr>
      </w:pPr>
    </w:p>
    <w:p>
      <w:pPr>
        <w:pStyle w:val="5"/>
        <w:numPr>
          <w:ilvl w:val="0"/>
          <w:numId w:val="20"/>
        </w:numPr>
        <w:spacing w:before="120" w:beforeLines="50" w:after="120" w:afterLines="50"/>
        <w:ind w:left="562" w:hanging="562"/>
        <w:rPr>
          <w:rFonts w:ascii="黑体" w:hAnsi="宋体" w:eastAsia="黑体"/>
          <w:sz w:val="24"/>
          <w:highlight w:val="none"/>
        </w:rPr>
      </w:pPr>
      <w:r>
        <w:rPr>
          <w:rFonts w:hint="eastAsia"/>
          <w:sz w:val="28"/>
          <w:szCs w:val="28"/>
          <w:highlight w:val="none"/>
        </w:rPr>
        <w:t>招标文件</w:t>
      </w:r>
      <w:r>
        <w:rPr>
          <w:rFonts w:hint="eastAsia" w:ascii="黑体" w:hAnsi="宋体" w:eastAsia="黑体"/>
          <w:sz w:val="24"/>
          <w:highlight w:val="none"/>
        </w:rPr>
        <w:t>1</w:t>
      </w:r>
      <w:r>
        <w:rPr>
          <w:rFonts w:ascii="黑体" w:hAnsi="宋体" w:eastAsia="黑体"/>
          <w:sz w:val="24"/>
          <w:highlight w:val="none"/>
        </w:rPr>
        <w:t>1</w:t>
      </w:r>
      <w:r>
        <w:rPr>
          <w:rFonts w:hint="eastAsia" w:ascii="黑体" w:hAnsi="宋体" w:eastAsia="黑体"/>
          <w:sz w:val="24"/>
          <w:highlight w:val="none"/>
        </w:rPr>
        <w:t>．</w:t>
      </w:r>
      <w:bookmarkStart w:id="95" w:name="_Hlk72399819"/>
      <w:r>
        <w:rPr>
          <w:rFonts w:hint="eastAsia" w:ascii="黑体" w:hAnsi="宋体" w:eastAsia="黑体"/>
          <w:sz w:val="24"/>
          <w:highlight w:val="none"/>
        </w:rPr>
        <w:t>招标文件的编制与组成</w:t>
      </w:r>
    </w:p>
    <w:p>
      <w:pPr>
        <w:snapToGrid w:val="0"/>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.1招标文件除以下内容外，政府集中采购机构在招标期间发出的澄清或修改等相关公告或通知内容，均是招标文件的组成部分，对投标人起约束作用；</w:t>
      </w:r>
    </w:p>
    <w:p>
      <w:pPr>
        <w:ind w:firstLine="411" w:firstLineChars="196"/>
        <w:rPr>
          <w:rFonts w:ascii="宋体" w:hAnsi="宋体"/>
          <w:szCs w:val="21"/>
          <w:highlight w:val="none"/>
        </w:rPr>
      </w:pPr>
      <w:r>
        <w:rPr>
          <w:rFonts w:hint="eastAsia" w:ascii="宋体" w:hAnsi="宋体"/>
          <w:szCs w:val="21"/>
          <w:highlight w:val="none"/>
        </w:rPr>
        <w:t>招标文件包括下列内容：</w:t>
      </w:r>
    </w:p>
    <w:p>
      <w:pPr>
        <w:ind w:left="420" w:leftChars="200" w:firstLine="413" w:firstLineChars="196"/>
        <w:rPr>
          <w:rFonts w:ascii="宋体" w:hAnsi="宋体"/>
          <w:b/>
          <w:szCs w:val="21"/>
          <w:highlight w:val="none"/>
        </w:rPr>
      </w:pPr>
      <w:r>
        <w:rPr>
          <w:rFonts w:hint="eastAsia" w:ascii="宋体" w:hAnsi="宋体"/>
          <w:b/>
          <w:szCs w:val="21"/>
          <w:highlight w:val="none"/>
        </w:rPr>
        <w:t>第一册  专用条款关键信息</w:t>
      </w:r>
    </w:p>
    <w:p>
      <w:pPr>
        <w:ind w:left="630" w:leftChars="300" w:firstLine="411" w:firstLineChars="196"/>
        <w:rPr>
          <w:rFonts w:ascii="宋体" w:hAnsi="宋体"/>
          <w:szCs w:val="21"/>
          <w:highlight w:val="none"/>
        </w:rPr>
      </w:pPr>
      <w:r>
        <w:rPr>
          <w:rFonts w:hint="eastAsia" w:ascii="宋体" w:hAnsi="宋体"/>
          <w:szCs w:val="21"/>
          <w:highlight w:val="none"/>
        </w:rPr>
        <w:t>第一章  招标公告</w:t>
      </w:r>
    </w:p>
    <w:p>
      <w:pPr>
        <w:ind w:left="630" w:leftChars="300" w:firstLine="411" w:firstLineChars="196"/>
        <w:rPr>
          <w:rFonts w:ascii="宋体" w:hAnsi="宋体"/>
          <w:szCs w:val="21"/>
          <w:highlight w:val="none"/>
        </w:rPr>
      </w:pPr>
      <w:r>
        <w:rPr>
          <w:rFonts w:hint="eastAsia" w:ascii="宋体" w:hAnsi="宋体"/>
          <w:szCs w:val="21"/>
          <w:highlight w:val="none"/>
        </w:rPr>
        <w:t>第二章  对通用条款的补充内容及其他关键信息</w:t>
      </w:r>
    </w:p>
    <w:p>
      <w:pPr>
        <w:ind w:left="630" w:leftChars="300" w:firstLine="411" w:firstLineChars="196"/>
        <w:rPr>
          <w:rFonts w:ascii="宋体" w:hAnsi="宋体"/>
          <w:szCs w:val="21"/>
          <w:highlight w:val="none"/>
        </w:rPr>
      </w:pPr>
      <w:r>
        <w:rPr>
          <w:rFonts w:hint="eastAsia" w:ascii="宋体" w:hAnsi="宋体"/>
          <w:szCs w:val="21"/>
          <w:highlight w:val="none"/>
        </w:rPr>
        <w:t>第三章  用户需求书</w:t>
      </w:r>
    </w:p>
    <w:p>
      <w:pPr>
        <w:ind w:left="630" w:leftChars="300" w:firstLine="411" w:firstLineChars="196"/>
        <w:rPr>
          <w:rFonts w:ascii="宋体" w:hAnsi="宋体"/>
          <w:szCs w:val="21"/>
          <w:highlight w:val="none"/>
        </w:rPr>
      </w:pPr>
      <w:r>
        <w:rPr>
          <w:rFonts w:hint="eastAsia"/>
          <w:highlight w:val="none"/>
        </w:rPr>
        <w:t xml:space="preserve">第四章 </w:t>
      </w:r>
      <w:r>
        <w:rPr>
          <w:highlight w:val="none"/>
        </w:rPr>
        <w:t xml:space="preserve"> </w:t>
      </w:r>
      <w:r>
        <w:rPr>
          <w:rFonts w:hint="eastAsia"/>
          <w:highlight w:val="none"/>
        </w:rPr>
        <w:t>投标文件格式及附件</w:t>
      </w:r>
    </w:p>
    <w:p>
      <w:pPr>
        <w:ind w:left="630" w:leftChars="300" w:firstLine="411" w:firstLineChars="196"/>
        <w:rPr>
          <w:rFonts w:ascii="宋体" w:hAnsi="宋体"/>
          <w:szCs w:val="21"/>
          <w:highlight w:val="none"/>
        </w:rPr>
      </w:pPr>
      <w:r>
        <w:rPr>
          <w:rFonts w:hint="eastAsia" w:ascii="宋体" w:hAnsi="宋体"/>
          <w:szCs w:val="21"/>
          <w:highlight w:val="none"/>
        </w:rPr>
        <w:t>第五章  合同条款及格式</w:t>
      </w:r>
    </w:p>
    <w:p>
      <w:pPr>
        <w:ind w:left="420" w:leftChars="200" w:firstLine="413" w:firstLineChars="196"/>
        <w:rPr>
          <w:rFonts w:ascii="宋体" w:hAnsi="宋体"/>
          <w:b/>
          <w:szCs w:val="21"/>
          <w:highlight w:val="none"/>
        </w:rPr>
      </w:pPr>
      <w:r>
        <w:rPr>
          <w:rFonts w:hint="eastAsia" w:ascii="宋体" w:hAnsi="宋体"/>
          <w:b/>
          <w:szCs w:val="21"/>
          <w:highlight w:val="none"/>
        </w:rPr>
        <w:t>第二册  通用条款</w:t>
      </w:r>
    </w:p>
    <w:p>
      <w:pPr>
        <w:ind w:left="630" w:leftChars="300" w:firstLine="411" w:firstLineChars="196"/>
        <w:rPr>
          <w:rFonts w:ascii="宋体" w:hAnsi="宋体"/>
          <w:szCs w:val="21"/>
          <w:highlight w:val="none"/>
        </w:rPr>
      </w:pPr>
      <w:r>
        <w:rPr>
          <w:rFonts w:hint="eastAsia" w:ascii="宋体" w:hAnsi="宋体"/>
          <w:szCs w:val="21"/>
          <w:highlight w:val="none"/>
        </w:rPr>
        <w:t>第一章  总则</w:t>
      </w:r>
    </w:p>
    <w:p>
      <w:pPr>
        <w:ind w:left="630" w:leftChars="300" w:firstLine="411" w:firstLineChars="196"/>
        <w:rPr>
          <w:rFonts w:ascii="宋体" w:hAnsi="宋体"/>
          <w:szCs w:val="21"/>
          <w:highlight w:val="none"/>
        </w:rPr>
      </w:pPr>
      <w:r>
        <w:rPr>
          <w:rFonts w:hint="eastAsia" w:ascii="宋体" w:hAnsi="宋体"/>
          <w:szCs w:val="21"/>
          <w:highlight w:val="none"/>
        </w:rPr>
        <w:t>第二章  招标文件</w:t>
      </w:r>
    </w:p>
    <w:p>
      <w:pPr>
        <w:ind w:left="630" w:leftChars="300" w:firstLine="411" w:firstLineChars="196"/>
        <w:rPr>
          <w:rFonts w:ascii="宋体" w:hAnsi="宋体"/>
          <w:szCs w:val="21"/>
          <w:highlight w:val="none"/>
        </w:rPr>
      </w:pPr>
      <w:r>
        <w:rPr>
          <w:rFonts w:hint="eastAsia" w:ascii="宋体" w:hAnsi="宋体"/>
          <w:szCs w:val="21"/>
          <w:highlight w:val="none"/>
        </w:rPr>
        <w:t>第三章  投标文件的编制</w:t>
      </w:r>
    </w:p>
    <w:p>
      <w:pPr>
        <w:ind w:left="630" w:leftChars="300" w:firstLine="411" w:firstLineChars="196"/>
        <w:rPr>
          <w:rFonts w:ascii="宋体" w:hAnsi="宋体"/>
          <w:szCs w:val="21"/>
          <w:highlight w:val="none"/>
        </w:rPr>
      </w:pPr>
      <w:r>
        <w:rPr>
          <w:rFonts w:hint="eastAsia" w:ascii="宋体" w:hAnsi="宋体"/>
          <w:szCs w:val="21"/>
          <w:highlight w:val="none"/>
        </w:rPr>
        <w:t>第四章  投标文件的递交</w:t>
      </w:r>
    </w:p>
    <w:p>
      <w:pPr>
        <w:ind w:left="630" w:leftChars="300" w:firstLine="411" w:firstLineChars="196"/>
        <w:rPr>
          <w:rFonts w:ascii="宋体" w:hAnsi="宋体"/>
          <w:szCs w:val="21"/>
          <w:highlight w:val="none"/>
        </w:rPr>
      </w:pPr>
      <w:r>
        <w:rPr>
          <w:rFonts w:hint="eastAsia" w:ascii="宋体" w:hAnsi="宋体"/>
          <w:szCs w:val="21"/>
          <w:highlight w:val="none"/>
        </w:rPr>
        <w:t>第五章  开标</w:t>
      </w:r>
    </w:p>
    <w:p>
      <w:pPr>
        <w:ind w:left="630" w:leftChars="300" w:firstLine="411" w:firstLineChars="196"/>
        <w:rPr>
          <w:rFonts w:ascii="宋体" w:hAnsi="宋体"/>
          <w:szCs w:val="21"/>
          <w:highlight w:val="none"/>
        </w:rPr>
      </w:pPr>
      <w:r>
        <w:rPr>
          <w:rFonts w:hint="eastAsia" w:ascii="宋体" w:hAnsi="宋体"/>
          <w:szCs w:val="21"/>
          <w:highlight w:val="none"/>
        </w:rPr>
        <w:t>第六章  评审要求</w:t>
      </w:r>
    </w:p>
    <w:p>
      <w:pPr>
        <w:ind w:left="630" w:leftChars="300" w:firstLine="411" w:firstLineChars="196"/>
        <w:rPr>
          <w:rFonts w:ascii="宋体" w:hAnsi="宋体"/>
          <w:szCs w:val="21"/>
          <w:highlight w:val="none"/>
        </w:rPr>
      </w:pPr>
      <w:r>
        <w:rPr>
          <w:rFonts w:hint="eastAsia" w:ascii="宋体" w:hAnsi="宋体"/>
          <w:szCs w:val="21"/>
          <w:highlight w:val="none"/>
        </w:rPr>
        <w:t>第七章  评审程序及评审方法</w:t>
      </w:r>
    </w:p>
    <w:p>
      <w:pPr>
        <w:ind w:left="630" w:leftChars="300" w:firstLine="411" w:firstLineChars="196"/>
        <w:rPr>
          <w:rFonts w:ascii="宋体" w:hAnsi="宋体"/>
          <w:szCs w:val="21"/>
          <w:highlight w:val="none"/>
        </w:rPr>
      </w:pPr>
      <w:r>
        <w:rPr>
          <w:rFonts w:hint="eastAsia" w:ascii="宋体" w:hAnsi="宋体"/>
          <w:szCs w:val="21"/>
          <w:highlight w:val="none"/>
        </w:rPr>
        <w:t>第八章  定标及公示</w:t>
      </w:r>
    </w:p>
    <w:p>
      <w:pPr>
        <w:ind w:left="630" w:leftChars="300" w:firstLine="411" w:firstLineChars="196"/>
        <w:rPr>
          <w:rFonts w:ascii="宋体" w:hAnsi="宋体"/>
          <w:szCs w:val="21"/>
          <w:highlight w:val="none"/>
        </w:rPr>
      </w:pPr>
      <w:r>
        <w:rPr>
          <w:rFonts w:hint="eastAsia" w:ascii="宋体" w:hAnsi="宋体"/>
          <w:szCs w:val="21"/>
          <w:highlight w:val="none"/>
        </w:rPr>
        <w:t>第九章  公开招标失败的后续处理</w:t>
      </w:r>
    </w:p>
    <w:p>
      <w:pPr>
        <w:ind w:left="630" w:leftChars="300" w:firstLine="411" w:firstLineChars="196"/>
        <w:rPr>
          <w:rFonts w:ascii="宋体" w:hAnsi="宋体"/>
          <w:szCs w:val="21"/>
          <w:highlight w:val="none"/>
        </w:rPr>
      </w:pPr>
      <w:r>
        <w:rPr>
          <w:rFonts w:hint="eastAsia" w:ascii="宋体" w:hAnsi="宋体"/>
          <w:szCs w:val="21"/>
          <w:highlight w:val="none"/>
        </w:rPr>
        <w:t>第十章  合同的授予与备案</w:t>
      </w:r>
    </w:p>
    <w:p>
      <w:pPr>
        <w:ind w:left="630" w:leftChars="300" w:firstLine="411" w:firstLineChars="196"/>
        <w:rPr>
          <w:rFonts w:ascii="宋体" w:hAnsi="宋体"/>
          <w:szCs w:val="21"/>
          <w:highlight w:val="none"/>
        </w:rPr>
      </w:pPr>
      <w:r>
        <w:rPr>
          <w:rFonts w:hint="eastAsia" w:ascii="宋体" w:hAnsi="宋体"/>
          <w:szCs w:val="21"/>
          <w:highlight w:val="none"/>
        </w:rPr>
        <w:t>第十一章  质疑处理</w:t>
      </w:r>
    </w:p>
    <w:p>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1" w:firstLineChars="196"/>
        <w:rPr>
          <w:rFonts w:ascii="黑体" w:hAnsi="宋体" w:eastAsia="黑体"/>
          <w:sz w:val="24"/>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.3</w:t>
      </w:r>
      <w:r>
        <w:rPr>
          <w:rFonts w:hint="eastAsia" w:ascii="宋体" w:hAnsi="宋体"/>
          <w:highlight w:val="none"/>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r>
        <w:rPr>
          <w:rFonts w:hint="eastAsia" w:ascii="黑体" w:hAnsi="宋体" w:eastAsia="黑体"/>
          <w:sz w:val="24"/>
          <w:highlight w:val="none"/>
        </w:rPr>
        <w:t>1</w:t>
      </w:r>
      <w:r>
        <w:rPr>
          <w:rFonts w:ascii="黑体" w:hAnsi="宋体" w:eastAsia="黑体"/>
          <w:sz w:val="24"/>
          <w:highlight w:val="none"/>
        </w:rPr>
        <w:t>2</w:t>
      </w:r>
      <w:r>
        <w:rPr>
          <w:rFonts w:hint="eastAsia" w:ascii="黑体" w:hAnsi="宋体" w:eastAsia="黑体"/>
          <w:sz w:val="24"/>
          <w:highlight w:val="none"/>
        </w:rPr>
        <w:t>．招标文件的澄清</w:t>
      </w:r>
    </w:p>
    <w:p>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.1招标文件澄清的目的是澄清、解答投标人在查阅招标文件后或现场踏勘中可能提出的与投标有关的疑问或询问。</w:t>
      </w:r>
    </w:p>
    <w:p>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.2投标人如对招标文件内容有疑问，应当在招标公告规定的澄清（提问）截止时间前以网上提问的形式通过网上政府采购系统提交政府集中采购机构。</w:t>
      </w:r>
    </w:p>
    <w:p>
      <w:pPr>
        <w:ind w:firstLine="411" w:firstLineChars="196"/>
        <w:rPr>
          <w:rFonts w:ascii="黑体" w:hAnsi="宋体" w:eastAsia="黑体"/>
          <w:sz w:val="24"/>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highlight w:val="none"/>
        </w:rPr>
        <w:t>3.3</w:t>
      </w:r>
      <w:r>
        <w:rPr>
          <w:rFonts w:hint="eastAsia" w:ascii="宋体" w:hAnsi="宋体"/>
          <w:szCs w:val="21"/>
          <w:highlight w:val="none"/>
        </w:rPr>
        <w:t>、1</w:t>
      </w:r>
      <w:r>
        <w:rPr>
          <w:rFonts w:ascii="宋体" w:hAnsi="宋体"/>
          <w:szCs w:val="21"/>
          <w:highlight w:val="none"/>
        </w:rPr>
        <w:t>3.4</w:t>
      </w:r>
      <w:r>
        <w:rPr>
          <w:rFonts w:hint="eastAsia" w:ascii="宋体" w:hAnsi="宋体"/>
          <w:szCs w:val="21"/>
          <w:highlight w:val="none"/>
        </w:rPr>
        <w:t>款规定执行。</w:t>
      </w:r>
      <w:r>
        <w:rPr>
          <w:rFonts w:ascii="黑体" w:hAnsi="宋体" w:eastAsia="黑体"/>
          <w:sz w:val="24"/>
          <w:highlight w:val="none"/>
        </w:rPr>
        <w:t>1</w:t>
      </w:r>
      <w:r>
        <w:rPr>
          <w:rFonts w:hint="eastAsia" w:ascii="黑体" w:hAnsi="宋体" w:eastAsia="黑体"/>
          <w:sz w:val="24"/>
          <w:highlight w:val="none"/>
        </w:rPr>
        <w:t>3．招标文件的修改</w:t>
      </w:r>
    </w:p>
    <w:p>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3.1招标文件发出后，在投标截止日期前任何时候，确需要变更招标文件内容的，政府集中采购机构可主动或在解答投标人提出的澄清问题时对招标文件进行修改。</w:t>
      </w:r>
    </w:p>
    <w:p>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3.2招标文件的修改以书面形式（包括政府集中采购机构网站发布方式，如更正公告等）发送给所有投标人，招标文件的修改内容作为招标文件的组成部分，并具有约束力。</w:t>
      </w:r>
    </w:p>
    <w:p>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5"/>
    </w:p>
    <w:p>
      <w:pPr>
        <w:rPr>
          <w:rFonts w:ascii="宋体" w:hAnsi="宋体"/>
          <w:szCs w:val="21"/>
          <w:highlight w:val="none"/>
        </w:rPr>
      </w:pPr>
    </w:p>
    <w:p>
      <w:pPr>
        <w:pStyle w:val="5"/>
        <w:numPr>
          <w:ilvl w:val="0"/>
          <w:numId w:val="20"/>
        </w:numPr>
        <w:spacing w:before="120" w:beforeLines="50" w:after="120" w:afterLines="50"/>
        <w:ind w:left="562" w:hanging="562"/>
        <w:rPr>
          <w:rFonts w:ascii="黑体" w:hAnsi="宋体" w:eastAsia="黑体"/>
          <w:sz w:val="24"/>
          <w:highlight w:val="none"/>
        </w:rPr>
      </w:pPr>
      <w:r>
        <w:rPr>
          <w:rFonts w:hint="eastAsia"/>
          <w:sz w:val="28"/>
          <w:szCs w:val="28"/>
          <w:highlight w:val="none"/>
        </w:rPr>
        <w:t>投标文件的编制</w:t>
      </w:r>
      <w:r>
        <w:rPr>
          <w:rFonts w:hint="eastAsia" w:ascii="黑体" w:hAnsi="宋体" w:eastAsia="黑体"/>
          <w:sz w:val="24"/>
          <w:highlight w:val="none"/>
        </w:rPr>
        <w:t>14．</w:t>
      </w:r>
      <w:bookmarkStart w:id="96" w:name="_Hlk72400236"/>
      <w:r>
        <w:rPr>
          <w:rFonts w:hint="eastAsia" w:ascii="黑体" w:hAnsi="宋体" w:eastAsia="黑体"/>
          <w:sz w:val="24"/>
          <w:highlight w:val="none"/>
        </w:rPr>
        <w:t>投标文件的语言及度量单位</w:t>
      </w:r>
    </w:p>
    <w:p>
      <w:pPr>
        <w:ind w:firstLine="411" w:firstLineChars="196"/>
        <w:rPr>
          <w:rFonts w:ascii="宋体" w:hAnsi="宋体"/>
          <w:szCs w:val="21"/>
          <w:highlight w:val="none"/>
        </w:rPr>
      </w:pPr>
      <w:r>
        <w:rPr>
          <w:rFonts w:hint="eastAsia" w:ascii="宋体" w:hAnsi="宋体"/>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1" w:firstLineChars="196"/>
        <w:rPr>
          <w:rFonts w:ascii="黑体" w:hAnsi="宋体" w:eastAsia="黑体"/>
          <w:sz w:val="24"/>
          <w:highlight w:val="none"/>
        </w:rPr>
      </w:pPr>
      <w:r>
        <w:rPr>
          <w:rFonts w:hint="eastAsia" w:ascii="宋体" w:hAnsi="宋体"/>
          <w:szCs w:val="21"/>
          <w:highlight w:val="none"/>
        </w:rPr>
        <w:t>14.2 除技术规范另有规定外，投标文件使用的度量单位，均采用中华人民共和国法定计量单位。</w:t>
      </w:r>
      <w:bookmarkEnd w:id="96"/>
      <w:r>
        <w:rPr>
          <w:rFonts w:hint="eastAsia" w:ascii="黑体" w:hAnsi="宋体" w:eastAsia="黑体"/>
          <w:sz w:val="24"/>
          <w:highlight w:val="none"/>
        </w:rPr>
        <w:t>15．</w:t>
      </w:r>
      <w:bookmarkStart w:id="97" w:name="_Hlk72401567"/>
      <w:r>
        <w:rPr>
          <w:rFonts w:hint="eastAsia" w:ascii="黑体" w:hAnsi="宋体" w:eastAsia="黑体"/>
          <w:sz w:val="24"/>
          <w:highlight w:val="none"/>
        </w:rPr>
        <w:t>投标文件的组成</w:t>
      </w:r>
    </w:p>
    <w:p>
      <w:pPr>
        <w:ind w:firstLine="411" w:firstLineChars="196"/>
        <w:rPr>
          <w:rFonts w:ascii="黑体" w:hAnsi="宋体" w:eastAsia="黑体"/>
          <w:sz w:val="24"/>
          <w:highlight w:val="none"/>
        </w:rPr>
      </w:pPr>
      <w:r>
        <w:rPr>
          <w:rFonts w:hint="eastAsia" w:ascii="宋体" w:hAnsi="宋体"/>
          <w:szCs w:val="21"/>
          <w:highlight w:val="none"/>
        </w:rPr>
        <w:t>具体内容在招标文件专用条款中进行规定。</w:t>
      </w:r>
      <w:r>
        <w:rPr>
          <w:rFonts w:ascii="黑体" w:hAnsi="宋体" w:eastAsia="黑体"/>
          <w:sz w:val="24"/>
          <w:highlight w:val="none"/>
        </w:rPr>
        <w:t>16．投标文件格式</w:t>
      </w:r>
    </w:p>
    <w:p>
      <w:pPr>
        <w:ind w:firstLine="411" w:firstLineChars="196"/>
        <w:rPr>
          <w:rFonts w:ascii="黑体" w:hAnsi="宋体" w:eastAsia="黑体"/>
          <w:sz w:val="24"/>
          <w:highlight w:val="none"/>
        </w:rPr>
      </w:pPr>
      <w:r>
        <w:rPr>
          <w:rFonts w:hint="eastAsia" w:ascii="宋体" w:hAnsi="宋体"/>
          <w:szCs w:val="21"/>
          <w:highlight w:val="none"/>
        </w:rPr>
        <w:t>投标文件包括本通用条款第</w:t>
      </w:r>
      <w:r>
        <w:rPr>
          <w:rFonts w:ascii="宋体" w:hAnsi="宋体"/>
          <w:szCs w:val="21"/>
          <w:highlight w:val="none"/>
        </w:rPr>
        <w:t>15条中规定的内容。如招标文件提供了投标文件格式，则</w:t>
      </w:r>
      <w:r>
        <w:rPr>
          <w:rFonts w:hint="eastAsia" w:ascii="宋体" w:hAnsi="宋体"/>
          <w:b/>
          <w:bCs/>
          <w:szCs w:val="21"/>
          <w:highlight w:val="none"/>
        </w:rPr>
        <w:t>投标人提交的投标文件应毫无例外地使用招标文件所提供的相应格式</w:t>
      </w:r>
      <w:r>
        <w:rPr>
          <w:rFonts w:hint="eastAsia" w:ascii="宋体" w:hAnsi="宋体"/>
          <w:szCs w:val="21"/>
          <w:highlight w:val="none"/>
        </w:rPr>
        <w:t>（表格均可按同样格式扩展）。</w:t>
      </w:r>
      <w:r>
        <w:rPr>
          <w:rFonts w:hint="eastAsia" w:ascii="黑体" w:hAnsi="宋体" w:eastAsia="黑体"/>
          <w:sz w:val="24"/>
          <w:highlight w:val="none"/>
        </w:rPr>
        <w:t>17．投标货币</w:t>
      </w:r>
    </w:p>
    <w:p>
      <w:pPr>
        <w:ind w:firstLine="411" w:firstLineChars="196"/>
        <w:rPr>
          <w:rFonts w:ascii="黑体" w:hAnsi="宋体" w:eastAsia="黑体"/>
          <w:sz w:val="24"/>
          <w:highlight w:val="none"/>
        </w:rPr>
      </w:pPr>
      <w:r>
        <w:rPr>
          <w:rFonts w:hint="eastAsia" w:ascii="宋体" w:hAnsi="宋体"/>
          <w:szCs w:val="21"/>
          <w:highlight w:val="none"/>
        </w:rPr>
        <w:t>本项目的投标报价应以人民币计。</w:t>
      </w:r>
      <w:bookmarkEnd w:id="97"/>
      <w:r>
        <w:rPr>
          <w:rFonts w:hint="eastAsia" w:ascii="黑体" w:hAnsi="宋体" w:eastAsia="黑体"/>
          <w:sz w:val="24"/>
          <w:highlight w:val="none"/>
        </w:rPr>
        <w:t>18．</w:t>
      </w:r>
      <w:bookmarkStart w:id="98" w:name="_Hlk72401735"/>
      <w:r>
        <w:rPr>
          <w:rFonts w:hint="eastAsia" w:ascii="黑体" w:hAnsi="宋体" w:eastAsia="黑体"/>
          <w:sz w:val="24"/>
          <w:highlight w:val="none"/>
        </w:rPr>
        <w:t>证明投标文件投标技术方案的合格性和符合招标文件规定的文件要求</w:t>
      </w:r>
    </w:p>
    <w:p>
      <w:pPr>
        <w:ind w:firstLine="411" w:firstLineChars="196"/>
        <w:rPr>
          <w:rFonts w:ascii="宋体" w:hAnsi="宋体"/>
          <w:szCs w:val="21"/>
          <w:highlight w:val="none"/>
        </w:rPr>
      </w:pPr>
      <w:r>
        <w:rPr>
          <w:rFonts w:hint="eastAsia" w:ascii="宋体" w:hAnsi="宋体"/>
          <w:szCs w:val="21"/>
          <w:highlight w:val="none"/>
        </w:rPr>
        <w:t>18</w:t>
      </w:r>
      <w:r>
        <w:rPr>
          <w:rFonts w:ascii="宋体" w:hAnsi="宋体"/>
          <w:szCs w:val="21"/>
          <w:highlight w:val="none"/>
        </w:rPr>
        <w:t xml:space="preserve">.1 </w:t>
      </w:r>
      <w:r>
        <w:rPr>
          <w:rFonts w:hint="eastAsia" w:ascii="宋体" w:hAnsi="宋体"/>
          <w:szCs w:val="21"/>
          <w:highlight w:val="none"/>
        </w:rPr>
        <w:t>投标人应提交证明文件，证明其投标技术方案项下的货物和服务的合格性符合招标文件规定。该投标技术方案及其证明文件均作为投标文件组成部分。</w:t>
      </w:r>
    </w:p>
    <w:p>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8</w:t>
      </w:r>
      <w:r>
        <w:rPr>
          <w:rFonts w:ascii="宋体" w:hAnsi="宋体"/>
          <w:szCs w:val="21"/>
          <w:highlight w:val="none"/>
        </w:rPr>
        <w:t xml:space="preserve">.2 </w:t>
      </w:r>
      <w:r>
        <w:rPr>
          <w:rFonts w:hint="eastAsia" w:ascii="宋体" w:hAnsi="宋体"/>
          <w:szCs w:val="21"/>
          <w:highlight w:val="none"/>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1" w:firstLineChars="196"/>
        <w:rPr>
          <w:rFonts w:ascii="宋体" w:hAnsi="宋体"/>
          <w:szCs w:val="21"/>
          <w:highlight w:val="none"/>
        </w:rPr>
      </w:pPr>
      <w:r>
        <w:rPr>
          <w:rFonts w:hint="eastAsia" w:ascii="宋体" w:hAnsi="宋体"/>
          <w:szCs w:val="21"/>
          <w:highlight w:val="none"/>
        </w:rPr>
        <w:t>18.2.1主要技术指标和性能的详细说明。</w:t>
      </w:r>
    </w:p>
    <w:p>
      <w:pPr>
        <w:ind w:firstLine="411" w:firstLineChars="196"/>
        <w:rPr>
          <w:rFonts w:ascii="宋体" w:hAnsi="宋体"/>
          <w:szCs w:val="21"/>
          <w:highlight w:val="none"/>
        </w:rPr>
      </w:pPr>
      <w:r>
        <w:rPr>
          <w:rFonts w:hint="eastAsia" w:ascii="宋体" w:hAnsi="宋体"/>
          <w:szCs w:val="21"/>
          <w:highlight w:val="none"/>
        </w:rPr>
        <w:t>18.2.</w:t>
      </w:r>
      <w:r>
        <w:rPr>
          <w:rFonts w:ascii="宋体" w:hAnsi="宋体"/>
          <w:szCs w:val="21"/>
          <w:highlight w:val="none"/>
        </w:rPr>
        <w:t>2</w:t>
      </w:r>
      <w:r>
        <w:rPr>
          <w:rFonts w:hint="eastAsia" w:ascii="宋体" w:hAnsi="宋体"/>
          <w:szCs w:val="21"/>
          <w:highlight w:val="none"/>
        </w:rPr>
        <w:t>投标产品从采购人开始使用至招标文件中规定的周期内正常、连续地使用所必须的备件和专用工具清单，包括备件和专用工具的货源及现行价格。</w:t>
      </w:r>
    </w:p>
    <w:p>
      <w:pPr>
        <w:ind w:firstLine="411" w:firstLineChars="196"/>
        <w:rPr>
          <w:rFonts w:ascii="宋体" w:hAnsi="宋体"/>
          <w:szCs w:val="21"/>
          <w:highlight w:val="none"/>
        </w:rPr>
      </w:pPr>
      <w:r>
        <w:rPr>
          <w:rFonts w:hint="eastAsia" w:ascii="宋体" w:hAnsi="宋体"/>
          <w:szCs w:val="21"/>
          <w:highlight w:val="none"/>
        </w:rPr>
        <w:t>18.2.</w:t>
      </w:r>
      <w:r>
        <w:rPr>
          <w:rFonts w:ascii="宋体" w:hAnsi="宋体"/>
          <w:szCs w:val="21"/>
          <w:highlight w:val="none"/>
        </w:rPr>
        <w:t>3</w:t>
      </w:r>
      <w:r>
        <w:rPr>
          <w:rFonts w:hint="eastAsia" w:ascii="宋体" w:hAnsi="宋体"/>
          <w:szCs w:val="21"/>
          <w:highlight w:val="none"/>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1" w:firstLineChars="196"/>
        <w:rPr>
          <w:rFonts w:ascii="宋体" w:hAnsi="宋体"/>
          <w:szCs w:val="21"/>
          <w:highlight w:val="none"/>
        </w:rPr>
      </w:pPr>
      <w:r>
        <w:rPr>
          <w:rFonts w:hint="eastAsia" w:ascii="宋体" w:hAnsi="宋体"/>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highlight w:val="none"/>
        </w:rPr>
        <w:t>清晰度要求能够使用电脑阅读、识别和判断</w:t>
      </w:r>
      <w:r>
        <w:rPr>
          <w:rFonts w:hint="eastAsia" w:ascii="宋体" w:hAnsi="宋体"/>
          <w:szCs w:val="21"/>
          <w:highlight w:val="none"/>
        </w:rPr>
        <w:t>；</w:t>
      </w:r>
    </w:p>
    <w:p>
      <w:pPr>
        <w:ind w:firstLine="411" w:firstLineChars="196"/>
        <w:rPr>
          <w:rFonts w:ascii="宋体" w:hAnsi="宋体"/>
          <w:szCs w:val="21"/>
          <w:highlight w:val="none"/>
        </w:rPr>
      </w:pPr>
      <w:r>
        <w:rPr>
          <w:rFonts w:hint="eastAsia" w:ascii="宋体" w:hAnsi="宋体"/>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ind w:firstLine="411" w:firstLineChars="196"/>
        <w:rPr>
          <w:rFonts w:ascii="宋体" w:hAnsi="宋体"/>
          <w:szCs w:val="21"/>
          <w:highlight w:val="none"/>
        </w:rPr>
      </w:pPr>
      <w:r>
        <w:rPr>
          <w:rFonts w:hint="eastAsia" w:ascii="宋体" w:hAnsi="宋体"/>
          <w:szCs w:val="21"/>
          <w:highlight w:val="none"/>
        </w:rPr>
        <w:t>18.3相关资料不符合18.2款要求的，评审委员会有权认定为投标技术方案不合格响应，其相关分数予以扣减或作投标无效处理。</w:t>
      </w:r>
    </w:p>
    <w:p>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8</w:t>
      </w:r>
      <w:r>
        <w:rPr>
          <w:rFonts w:ascii="宋体" w:hAnsi="宋体"/>
          <w:szCs w:val="21"/>
          <w:highlight w:val="none"/>
        </w:rPr>
        <w:t>.</w:t>
      </w:r>
      <w:r>
        <w:rPr>
          <w:rFonts w:hint="eastAsia" w:ascii="宋体" w:hAnsi="宋体"/>
          <w:szCs w:val="21"/>
          <w:highlight w:val="none"/>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highlight w:val="none"/>
        </w:rPr>
        <w:t>满足要求</w:t>
      </w:r>
      <w:r>
        <w:rPr>
          <w:rFonts w:hint="eastAsia" w:ascii="宋体" w:hAnsi="宋体"/>
          <w:szCs w:val="21"/>
          <w:highlight w:val="none"/>
        </w:rPr>
        <w:t>，由评审委员会来评判。</w:t>
      </w:r>
    </w:p>
    <w:p>
      <w:pPr>
        <w:ind w:firstLine="411" w:firstLineChars="196"/>
        <w:rPr>
          <w:rFonts w:ascii="黑体" w:hAnsi="宋体" w:eastAsia="黑体"/>
          <w:sz w:val="24"/>
          <w:highlight w:val="none"/>
        </w:rPr>
      </w:pPr>
      <w:r>
        <w:rPr>
          <w:rFonts w:hint="eastAsia" w:ascii="宋体" w:hAnsi="宋体"/>
          <w:szCs w:val="21"/>
          <w:highlight w:val="none"/>
        </w:rPr>
        <w:t>18.5除非另有规定或说明，投标人对同一项目投标时，不得同时提供两套或两套以上的投标方案。</w:t>
      </w:r>
      <w:bookmarkEnd w:id="98"/>
      <w:r>
        <w:rPr>
          <w:rFonts w:hint="eastAsia" w:ascii="黑体" w:hAnsi="宋体" w:eastAsia="黑体"/>
          <w:sz w:val="24"/>
          <w:highlight w:val="none"/>
        </w:rPr>
        <w:t>19．</w:t>
      </w:r>
      <w:bookmarkStart w:id="99" w:name="_Hlk72402034"/>
      <w:r>
        <w:rPr>
          <w:rFonts w:hint="eastAsia" w:ascii="黑体" w:hAnsi="宋体" w:eastAsia="黑体"/>
          <w:sz w:val="24"/>
          <w:highlight w:val="none"/>
        </w:rPr>
        <w:t>投标文件其他证明文件的要求</w:t>
      </w:r>
    </w:p>
    <w:p>
      <w:pPr>
        <w:rPr>
          <w:rFonts w:ascii="宋体" w:hAnsi="宋体"/>
          <w:color w:val="FF0000"/>
          <w:szCs w:val="21"/>
          <w:highlight w:val="none"/>
        </w:rPr>
      </w:pPr>
      <w:r>
        <w:rPr>
          <w:rFonts w:hint="eastAsia" w:ascii="黑体" w:hAnsi="宋体" w:eastAsia="黑体"/>
          <w:sz w:val="24"/>
          <w:highlight w:val="none"/>
        </w:rPr>
        <w:t xml:space="preserve">    </w:t>
      </w:r>
      <w:r>
        <w:rPr>
          <w:rFonts w:hint="eastAsia" w:ascii="宋体" w:hAnsi="宋体"/>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100" w:name="_Hlk71407299"/>
      <w:r>
        <w:rPr>
          <w:rFonts w:hint="eastAsia" w:ascii="宋体" w:hAnsi="宋体"/>
          <w:szCs w:val="21"/>
          <w:highlight w:val="none"/>
        </w:rPr>
        <w:t>若投标人未按要求提供证明材料或提供的是部分证明材料或提供不清晰的扫描件（或照片）的，采购人</w:t>
      </w:r>
      <w:r>
        <w:rPr>
          <w:rFonts w:hint="eastAsia" w:ascii="宋体" w:hAnsi="宋体"/>
          <w:szCs w:val="21"/>
          <w:highlight w:val="none"/>
          <w:lang w:eastAsia="zh-CN"/>
        </w:rPr>
        <w:t>、</w:t>
      </w:r>
      <w:r>
        <w:rPr>
          <w:rFonts w:hint="eastAsia" w:ascii="宋体" w:hAnsi="宋体"/>
          <w:szCs w:val="21"/>
          <w:highlight w:val="none"/>
        </w:rPr>
        <w:t>代理机构</w:t>
      </w:r>
      <w:r>
        <w:rPr>
          <w:rFonts w:hint="eastAsia" w:ascii="宋体" w:hAnsi="宋体"/>
          <w:szCs w:val="21"/>
          <w:highlight w:val="none"/>
          <w:lang w:val="en-US" w:eastAsia="zh-CN"/>
        </w:rPr>
        <w:t>及</w:t>
      </w:r>
      <w:r>
        <w:rPr>
          <w:rFonts w:hint="eastAsia" w:ascii="宋体" w:hAnsi="宋体"/>
          <w:szCs w:val="21"/>
          <w:highlight w:val="none"/>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00"/>
    <w:p>
      <w:pPr>
        <w:ind w:firstLine="411" w:firstLineChars="196"/>
        <w:rPr>
          <w:rFonts w:ascii="黑体" w:hAnsi="宋体" w:eastAsia="黑体"/>
          <w:sz w:val="24"/>
          <w:highlight w:val="none"/>
        </w:rPr>
      </w:pPr>
      <w:r>
        <w:rPr>
          <w:rFonts w:hint="eastAsia" w:ascii="宋体" w:hAnsi="宋体"/>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r>
        <w:rPr>
          <w:rFonts w:hint="eastAsia" w:ascii="黑体" w:hAnsi="宋体" w:eastAsia="黑体"/>
          <w:sz w:val="24"/>
          <w:highlight w:val="none"/>
        </w:rPr>
        <w:t>20．投标有效期</w:t>
      </w:r>
    </w:p>
    <w:bookmarkEnd w:id="99"/>
    <w:p>
      <w:pPr>
        <w:ind w:firstLine="411" w:firstLineChars="196"/>
        <w:rPr>
          <w:rFonts w:ascii="宋体" w:hAnsi="宋体"/>
          <w:szCs w:val="21"/>
          <w:highlight w:val="none"/>
        </w:rPr>
      </w:pPr>
      <w:bookmarkStart w:id="101" w:name="_Hlk72402214"/>
      <w:r>
        <w:rPr>
          <w:rFonts w:hint="eastAsia" w:ascii="宋体" w:hAnsi="宋体"/>
          <w:szCs w:val="21"/>
          <w:highlight w:val="none"/>
        </w:rPr>
        <w:t>20.1 投标有效期为</w:t>
      </w:r>
      <w:r>
        <w:rPr>
          <w:rFonts w:hint="eastAsia" w:ascii="Arial" w:hAnsi="Arial" w:cs="Arial"/>
          <w:szCs w:val="21"/>
          <w:highlight w:val="none"/>
        </w:rPr>
        <w:t>从投标截止之日算起的日历天数。</w:t>
      </w:r>
      <w:r>
        <w:rPr>
          <w:rFonts w:hint="eastAsia" w:ascii="宋体" w:hAnsi="宋体"/>
          <w:szCs w:val="21"/>
          <w:highlight w:val="none"/>
        </w:rPr>
        <w:t>在此期限内，所有投标文件均保持有效。</w:t>
      </w:r>
    </w:p>
    <w:p>
      <w:pPr>
        <w:ind w:firstLine="411" w:firstLineChars="196"/>
        <w:rPr>
          <w:rFonts w:ascii="宋体" w:hAnsi="宋体"/>
          <w:szCs w:val="21"/>
          <w:highlight w:val="none"/>
        </w:rPr>
      </w:pPr>
      <w:r>
        <w:rPr>
          <w:rFonts w:hint="eastAsia" w:ascii="宋体" w:hAnsi="宋体"/>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1" w:firstLineChars="196"/>
        <w:rPr>
          <w:rFonts w:ascii="黑体" w:hAnsi="宋体" w:eastAsia="黑体"/>
          <w:sz w:val="24"/>
          <w:highlight w:val="none"/>
        </w:rPr>
      </w:pPr>
      <w:r>
        <w:rPr>
          <w:rFonts w:hint="eastAsia" w:ascii="宋体" w:hAnsi="宋体"/>
          <w:szCs w:val="21"/>
          <w:highlight w:val="none"/>
        </w:rPr>
        <w:t>20</w:t>
      </w:r>
      <w:r>
        <w:rPr>
          <w:rFonts w:ascii="宋体" w:hAnsi="宋体"/>
          <w:szCs w:val="21"/>
          <w:highlight w:val="none"/>
        </w:rPr>
        <w:t>.3</w:t>
      </w:r>
      <w:r>
        <w:rPr>
          <w:rFonts w:hint="eastAsia" w:ascii="宋体" w:hAnsi="宋体"/>
          <w:szCs w:val="21"/>
          <w:highlight w:val="none"/>
        </w:rPr>
        <w:t xml:space="preserve"> 中标供应商的投标文件有效期，截止于完成本招标文件规定的全部项目内容，并通过竣工验收及保修期结束。</w:t>
      </w:r>
      <w:bookmarkEnd w:id="101"/>
      <w:r>
        <w:rPr>
          <w:rFonts w:hint="eastAsia" w:ascii="黑体" w:hAnsi="宋体" w:eastAsia="黑体"/>
          <w:sz w:val="24"/>
          <w:highlight w:val="none"/>
        </w:rPr>
        <w:t>21．</w:t>
      </w:r>
      <w:bookmarkStart w:id="102" w:name="_Hlk72402325"/>
      <w:r>
        <w:rPr>
          <w:rFonts w:hint="eastAsia" w:ascii="黑体" w:hAnsi="宋体" w:eastAsia="黑体"/>
          <w:sz w:val="24"/>
          <w:highlight w:val="none"/>
        </w:rPr>
        <w:t xml:space="preserve">关于投标保证金 </w:t>
      </w:r>
    </w:p>
    <w:p>
      <w:pPr>
        <w:rPr>
          <w:rFonts w:ascii="黑体" w:hAnsi="宋体" w:eastAsia="黑体"/>
          <w:sz w:val="24"/>
          <w:highlight w:val="none"/>
        </w:rPr>
      </w:pPr>
      <w:r>
        <w:rPr>
          <w:rFonts w:hint="eastAsia" w:ascii="宋体" w:hAnsi="宋体"/>
          <w:szCs w:val="21"/>
          <w:highlight w:val="none"/>
        </w:rPr>
        <w:t xml:space="preserve">    21.1</w:t>
      </w:r>
      <w:r>
        <w:rPr>
          <w:rFonts w:hint="eastAsia"/>
          <w:highlight w:val="none"/>
        </w:rPr>
        <w:t>根据《深圳市财政局关于调整政府采购投标（响应）保证金管理政策的通知》（深财购〔2021〕51号）文的规定，本项目不收取投标保证金。</w:t>
      </w:r>
      <w:r>
        <w:rPr>
          <w:rFonts w:hint="eastAsia" w:ascii="黑体" w:hAnsi="宋体" w:eastAsia="黑体"/>
          <w:sz w:val="24"/>
          <w:highlight w:val="none"/>
        </w:rPr>
        <w:t>22．投标人的替代方案</w:t>
      </w:r>
    </w:p>
    <w:p>
      <w:pPr>
        <w:ind w:firstLine="411" w:firstLineChars="196"/>
        <w:rPr>
          <w:rFonts w:ascii="宋体" w:hAnsi="宋体"/>
          <w:szCs w:val="21"/>
          <w:highlight w:val="none"/>
        </w:rPr>
      </w:pPr>
      <w:r>
        <w:rPr>
          <w:rFonts w:hint="eastAsia" w:ascii="宋体" w:hAnsi="宋体"/>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1" w:firstLineChars="196"/>
        <w:rPr>
          <w:rFonts w:ascii="黑体" w:hAnsi="宋体" w:eastAsia="黑体"/>
          <w:sz w:val="24"/>
          <w:highlight w:val="none"/>
        </w:rPr>
      </w:pPr>
      <w:r>
        <w:rPr>
          <w:rFonts w:hint="eastAsia" w:ascii="宋体" w:hAnsi="宋体"/>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102"/>
      <w:r>
        <w:rPr>
          <w:rFonts w:hint="eastAsia" w:ascii="黑体" w:hAnsi="宋体" w:eastAsia="黑体"/>
          <w:sz w:val="24"/>
          <w:highlight w:val="none"/>
        </w:rPr>
        <w:t>23．</w:t>
      </w:r>
      <w:bookmarkStart w:id="103" w:name="_Hlk72402860"/>
      <w:r>
        <w:rPr>
          <w:rFonts w:ascii="黑体" w:hAnsi="宋体" w:eastAsia="黑体"/>
          <w:sz w:val="24"/>
          <w:highlight w:val="none"/>
        </w:rPr>
        <w:t>投标文件的</w:t>
      </w:r>
      <w:r>
        <w:rPr>
          <w:rFonts w:hint="eastAsia" w:ascii="黑体" w:hAnsi="宋体" w:eastAsia="黑体"/>
          <w:sz w:val="24"/>
          <w:highlight w:val="none"/>
        </w:rPr>
        <w:t>制作</w:t>
      </w:r>
      <w:r>
        <w:rPr>
          <w:rFonts w:ascii="黑体" w:hAnsi="宋体" w:eastAsia="黑体"/>
          <w:sz w:val="24"/>
          <w:highlight w:val="none"/>
        </w:rPr>
        <w:t>要求</w:t>
      </w:r>
    </w:p>
    <w:p>
      <w:pPr>
        <w:ind w:firstLine="411" w:firstLineChars="196"/>
        <w:rPr>
          <w:rFonts w:ascii="宋体" w:hAnsi="宋体"/>
          <w:highlight w:val="none"/>
        </w:rPr>
      </w:pPr>
      <w:r>
        <w:rPr>
          <w:rFonts w:hint="eastAsia" w:ascii="宋体" w:hAnsi="宋体"/>
          <w:highlight w:val="none"/>
        </w:rPr>
        <w:t>23.1投标人应准备所投项目的电子投标文件一份。此电子投标文件须由投标人根据政府集中采购机构提供的后缀名为.</w:t>
      </w:r>
      <w:r>
        <w:rPr>
          <w:highlight w:val="none"/>
        </w:rPr>
        <w:t xml:space="preserve"> </w:t>
      </w:r>
      <w:r>
        <w:rPr>
          <w:rFonts w:ascii="宋体" w:hAnsi="宋体"/>
          <w:highlight w:val="none"/>
        </w:rPr>
        <w:t>szczf</w:t>
      </w:r>
      <w:r>
        <w:rPr>
          <w:rFonts w:hint="eastAsia" w:ascii="宋体" w:hAnsi="宋体"/>
          <w:highlight w:val="none"/>
        </w:rPr>
        <w:t>的电子招标文件，下载并使用相应的深圳智慧采购平台投标文件制作专用软件打开招标文件（.szczf格式）【下载地址：</w:t>
      </w:r>
      <w:r>
        <w:rPr>
          <w:rFonts w:ascii="宋体" w:hAnsi="宋体"/>
          <w:highlight w:val="none"/>
        </w:rPr>
        <w:t>http://zfcg.szggzy.com:8081/cgxy/013002/list.html</w:t>
      </w:r>
      <w:r>
        <w:rPr>
          <w:rFonts w:hint="eastAsia" w:ascii="宋体" w:hAnsi="宋体"/>
          <w:highlight w:val="none"/>
        </w:rPr>
        <w:t>】。</w:t>
      </w:r>
    </w:p>
    <w:p>
      <w:pPr>
        <w:ind w:firstLine="411" w:firstLineChars="196"/>
        <w:rPr>
          <w:rFonts w:ascii="宋体" w:hAnsi="宋体"/>
          <w:highlight w:val="none"/>
        </w:rPr>
      </w:pPr>
      <w:r>
        <w:rPr>
          <w:rFonts w:hint="eastAsia" w:ascii="宋体" w:hAnsi="宋体"/>
          <w:highlight w:val="none"/>
        </w:rPr>
        <w:t>23.2投标人在使用《投标书编制软件》编制投标书时须注意：</w:t>
      </w:r>
    </w:p>
    <w:p>
      <w:pPr>
        <w:ind w:firstLine="411" w:firstLineChars="196"/>
        <w:rPr>
          <w:rFonts w:ascii="宋体" w:hAnsi="宋体"/>
          <w:highlight w:val="none"/>
        </w:rPr>
      </w:pPr>
      <w:r>
        <w:rPr>
          <w:rFonts w:hint="eastAsia" w:ascii="宋体" w:hAnsi="宋体"/>
          <w:highlight w:val="none"/>
        </w:rPr>
        <w:t>23.2.1导入《投标书编制软件》的招标文件项目编号、包号应与以此制作的投标文件项目编号、包号一致。例如，不能将甲项目A包的招标书导入《投标书编制软件》，制作乙项目B包的投标书。</w:t>
      </w:r>
    </w:p>
    <w:p>
      <w:pPr>
        <w:ind w:firstLine="411" w:firstLineChars="196"/>
        <w:rPr>
          <w:rFonts w:ascii="宋体" w:hAnsi="宋体"/>
          <w:highlight w:val="none"/>
        </w:rPr>
      </w:pPr>
      <w:r>
        <w:rPr>
          <w:rFonts w:hint="eastAsia" w:ascii="宋体" w:hAnsi="宋体"/>
          <w:highlight w:val="none"/>
        </w:rPr>
        <w:t>23.2.2不能用非本公司的电子密钥加密本公司的投标文件，或者用其它公司的登录用户上传本公司的投标文件。</w:t>
      </w:r>
    </w:p>
    <w:p>
      <w:pPr>
        <w:ind w:firstLine="411" w:firstLineChars="196"/>
        <w:rPr>
          <w:rFonts w:ascii="宋体" w:hAnsi="宋体"/>
          <w:highlight w:val="none"/>
        </w:rPr>
      </w:pPr>
      <w:r>
        <w:rPr>
          <w:rFonts w:hint="eastAsia" w:ascii="宋体" w:hAnsi="宋体"/>
          <w:highlight w:val="none"/>
        </w:rPr>
        <w:t>23.2.3要求用《投标书编制软件》编制投标书的包，不能用其它方式编制投标书。编制投标文件时，电脑须连通互联网。</w:t>
      </w:r>
    </w:p>
    <w:p>
      <w:pPr>
        <w:ind w:firstLine="411" w:firstLineChars="196"/>
        <w:rPr>
          <w:rFonts w:ascii="宋体" w:hAnsi="宋体"/>
          <w:highlight w:val="none"/>
        </w:rPr>
      </w:pPr>
      <w:r>
        <w:rPr>
          <w:rFonts w:hint="eastAsia" w:ascii="宋体" w:hAnsi="宋体"/>
          <w:highlight w:val="none"/>
        </w:rPr>
        <w:t>23.2.4投标文件不能带病毒。政府集中采购机构将用专业杀毒软件对投标文件进行病毒检测，如果这两种软件均报告发现病毒，则政府集中采购机构认为该投标文件带病毒。</w:t>
      </w:r>
    </w:p>
    <w:p>
      <w:pPr>
        <w:ind w:firstLine="411" w:firstLineChars="196"/>
        <w:rPr>
          <w:rFonts w:ascii="宋体" w:hAnsi="宋体"/>
          <w:highlight w:val="none"/>
        </w:rPr>
      </w:pPr>
      <w:r>
        <w:rPr>
          <w:rFonts w:hint="eastAsia" w:ascii="宋体" w:hAnsi="宋体"/>
          <w:highlight w:val="none"/>
        </w:rPr>
        <w:t>23.2.5完整填写“投标关键信息”，如下图所示：</w:t>
      </w:r>
    </w:p>
    <w:p>
      <w:pPr>
        <w:ind w:firstLine="411" w:firstLineChars="196"/>
        <w:rPr>
          <w:rFonts w:ascii="宋体" w:hAnsi="宋体"/>
          <w:highlight w:val="none"/>
        </w:rPr>
      </w:pPr>
      <w:r>
        <w:rPr>
          <w:rFonts w:ascii="宋体" w:hAnsi="宋体"/>
          <w:highlight w:val="none"/>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3" w:firstLineChars="196"/>
        <w:rPr>
          <w:rFonts w:ascii="宋体" w:hAnsi="宋体"/>
          <w:b/>
          <w:highlight w:val="none"/>
        </w:rPr>
      </w:pPr>
      <w:r>
        <w:rPr>
          <w:rFonts w:hint="eastAsia" w:ascii="宋体" w:hAnsi="宋体"/>
          <w:b/>
          <w:highlight w:val="none"/>
        </w:rPr>
        <w:t>备注：上述“开标一览表”中的“投标报价”将作为价格分计算依据；其它信息仅是对投标文件相关内容的概括性表述，不作为评审依据。</w:t>
      </w:r>
    </w:p>
    <w:p>
      <w:pPr>
        <w:ind w:firstLine="411" w:firstLineChars="196"/>
        <w:rPr>
          <w:rFonts w:ascii="宋体" w:hAnsi="宋体"/>
          <w:highlight w:val="none"/>
        </w:rPr>
      </w:pPr>
      <w:r>
        <w:rPr>
          <w:rFonts w:hint="eastAsia" w:ascii="宋体" w:hAnsi="宋体"/>
          <w:highlight w:val="none"/>
        </w:rPr>
        <w:t>23.2.6投标人在编辑投标文件时，</w:t>
      </w:r>
      <w:r>
        <w:rPr>
          <w:rFonts w:hint="eastAsia" w:ascii="宋体" w:hAnsi="宋体"/>
          <w:b/>
          <w:highlight w:val="none"/>
        </w:rPr>
        <w:t>在投标文件目录中属于本节点内容的必须在本节点中填写，填写到其他节点或附件，</w:t>
      </w:r>
      <w:r>
        <w:rPr>
          <w:rFonts w:hint="eastAsia" w:ascii="宋体" w:hAnsi="宋体"/>
          <w:highlight w:val="none"/>
        </w:rPr>
        <w:t>一切后果由供应商自行承担。</w:t>
      </w:r>
    </w:p>
    <w:p>
      <w:pPr>
        <w:ind w:firstLine="411" w:firstLineChars="196"/>
        <w:rPr>
          <w:rFonts w:ascii="宋体" w:hAnsi="宋体"/>
          <w:highlight w:val="none"/>
        </w:rPr>
      </w:pPr>
      <w:r>
        <w:rPr>
          <w:rFonts w:hint="eastAsia" w:ascii="宋体" w:hAnsi="宋体"/>
          <w:highlight w:val="none"/>
        </w:rPr>
        <w:t>23.2.7投标文件编写完成后，</w:t>
      </w:r>
      <w:r>
        <w:rPr>
          <w:rFonts w:hint="eastAsia" w:ascii="宋体" w:hAnsi="宋体"/>
          <w:b/>
          <w:highlight w:val="none"/>
        </w:rPr>
        <w:t>必须用属于投标人的电子密钥</w:t>
      </w:r>
      <w:r>
        <w:rPr>
          <w:rFonts w:hint="eastAsia" w:ascii="宋体" w:hAnsi="宋体"/>
          <w:b/>
          <w:highlight w:val="none"/>
          <w:lang w:val="en-US" w:eastAsia="zh-CN"/>
        </w:rPr>
        <w:t>或电子营业执照</w:t>
      </w:r>
      <w:r>
        <w:rPr>
          <w:rFonts w:hint="eastAsia" w:ascii="宋体" w:hAnsi="宋体"/>
          <w:b/>
          <w:highlight w:val="none"/>
        </w:rPr>
        <w:t>进行加密，否则视同未盖公章，将导致投标文件无效。</w:t>
      </w:r>
    </w:p>
    <w:p>
      <w:pPr>
        <w:ind w:firstLine="411" w:firstLineChars="196"/>
        <w:rPr>
          <w:rFonts w:ascii="宋体" w:hAnsi="宋体"/>
          <w:highlight w:val="none"/>
        </w:rPr>
      </w:pPr>
      <w:r>
        <w:rPr>
          <w:rFonts w:hint="eastAsia" w:ascii="宋体" w:hAnsi="宋体"/>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1" w:firstLineChars="196"/>
        <w:rPr>
          <w:rFonts w:ascii="宋体" w:hAnsi="宋体"/>
          <w:highlight w:val="none"/>
        </w:rPr>
      </w:pPr>
      <w:r>
        <w:rPr>
          <w:rFonts w:hint="eastAsia" w:ascii="宋体" w:hAnsi="宋体"/>
          <w:highlight w:val="none"/>
        </w:rPr>
        <w:t>23.2.9如果开标时出现网络故障、技术故障，影响了政府采购活动，政府集中采购机构有权采取措施如延期、接受无法从网上上传的投标书等，以保障政府采购活动的公开、公平和公正。</w:t>
      </w:r>
    </w:p>
    <w:p>
      <w:pPr>
        <w:ind w:firstLine="411" w:firstLineChars="196"/>
        <w:rPr>
          <w:rFonts w:ascii="宋体" w:hAnsi="宋体"/>
          <w:highlight w:val="none"/>
        </w:rPr>
      </w:pPr>
      <w:r>
        <w:rPr>
          <w:rFonts w:hint="eastAsia" w:ascii="宋体" w:hAnsi="宋体"/>
          <w:highlight w:val="none"/>
        </w:rPr>
        <w:t>23.3电报、电话、传真形式的投标概不接受。</w:t>
      </w:r>
    </w:p>
    <w:p>
      <w:pPr>
        <w:ind w:firstLine="413" w:firstLineChars="196"/>
        <w:rPr>
          <w:rFonts w:ascii="宋体" w:hAnsi="宋体"/>
          <w:b/>
          <w:highlight w:val="none"/>
        </w:rPr>
      </w:pPr>
      <w:r>
        <w:rPr>
          <w:rFonts w:hint="eastAsia" w:ascii="宋体" w:hAnsi="宋体"/>
          <w:b/>
          <w:highlight w:val="none"/>
        </w:rPr>
        <w:t>23.4经投标人电子密钥</w:t>
      </w:r>
      <w:r>
        <w:rPr>
          <w:rFonts w:hint="eastAsia" w:ascii="宋体" w:hAnsi="宋体"/>
          <w:b/>
          <w:highlight w:val="none"/>
          <w:lang w:val="en-US" w:eastAsia="zh-CN"/>
        </w:rPr>
        <w:t>或电子营业执照</w:t>
      </w:r>
      <w:r>
        <w:rPr>
          <w:rFonts w:hint="eastAsia" w:ascii="宋体" w:hAnsi="宋体"/>
          <w:b/>
          <w:highlight w:val="none"/>
        </w:rPr>
        <w:t>加密的投标文件无须盖章或签字，</w:t>
      </w:r>
      <w:r>
        <w:rPr>
          <w:rFonts w:hint="eastAsia" w:ascii="宋体" w:hAnsi="宋体"/>
          <w:highlight w:val="none"/>
        </w:rPr>
        <w:t>专用条款另有要求的除外。</w:t>
      </w:r>
    </w:p>
    <w:p>
      <w:pPr>
        <w:ind w:firstLine="413" w:firstLineChars="196"/>
        <w:rPr>
          <w:rFonts w:ascii="宋体" w:hAnsi="宋体"/>
          <w:highlight w:val="none"/>
        </w:rPr>
      </w:pPr>
      <w:r>
        <w:rPr>
          <w:rFonts w:hint="eastAsia" w:ascii="宋体" w:hAnsi="宋体"/>
          <w:b/>
          <w:highlight w:val="none"/>
        </w:rPr>
        <w:t>23.5</w:t>
      </w:r>
      <w:r>
        <w:rPr>
          <w:rFonts w:hint="eastAsia" w:ascii="宋体" w:hAnsi="宋体"/>
          <w:highlight w:val="none"/>
        </w:rPr>
        <w:t xml:space="preserve"> 各类资格（资质）文件提供扫描件，专用条款另有要求的除外。</w:t>
      </w:r>
      <w:bookmarkEnd w:id="103"/>
    </w:p>
    <w:p>
      <w:pPr>
        <w:ind w:firstLine="411" w:firstLineChars="196"/>
        <w:rPr>
          <w:rFonts w:ascii="宋体" w:hAnsi="宋体"/>
          <w:szCs w:val="21"/>
          <w:highlight w:val="none"/>
        </w:rPr>
      </w:pPr>
    </w:p>
    <w:p>
      <w:pPr>
        <w:pStyle w:val="5"/>
        <w:numPr>
          <w:ilvl w:val="0"/>
          <w:numId w:val="20"/>
        </w:numPr>
        <w:spacing w:before="120" w:beforeLines="50" w:after="120" w:afterLines="50"/>
        <w:ind w:left="562" w:hanging="562"/>
        <w:rPr>
          <w:rFonts w:ascii="黑体" w:hAnsi="宋体" w:eastAsia="黑体"/>
          <w:sz w:val="24"/>
          <w:highlight w:val="none"/>
        </w:rPr>
      </w:pPr>
      <w:r>
        <w:rPr>
          <w:rFonts w:hint="eastAsia"/>
          <w:sz w:val="28"/>
          <w:szCs w:val="28"/>
          <w:highlight w:val="none"/>
        </w:rPr>
        <w:t>投标文件的递交</w:t>
      </w:r>
      <w:bookmarkStart w:id="104" w:name="_Hlk72405459"/>
      <w:r>
        <w:rPr>
          <w:rFonts w:hint="eastAsia" w:ascii="黑体" w:hAnsi="宋体" w:eastAsia="黑体"/>
          <w:sz w:val="24"/>
          <w:highlight w:val="none"/>
        </w:rPr>
        <w:t>24．投标文件的保密</w:t>
      </w:r>
    </w:p>
    <w:p>
      <w:pPr>
        <w:ind w:firstLine="411" w:firstLineChars="196"/>
        <w:rPr>
          <w:rFonts w:ascii="宋体" w:hAnsi="宋体" w:cs="宋体"/>
          <w:kern w:val="0"/>
          <w:sz w:val="24"/>
          <w:highlight w:val="none"/>
        </w:rPr>
      </w:pPr>
      <w:r>
        <w:rPr>
          <w:rFonts w:hint="eastAsia" w:ascii="宋体" w:hAnsi="宋体"/>
          <w:highlight w:val="none"/>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highlight w:val="none"/>
          <w:lang w:val="en-US" w:eastAsia="zh-CN"/>
        </w:rPr>
        <w:t>投</w:t>
      </w:r>
      <w:r>
        <w:rPr>
          <w:rFonts w:hint="eastAsia" w:ascii="宋体" w:hAnsi="宋体"/>
          <w:highlight w:val="none"/>
        </w:rPr>
        <w:t>标文件自动进行加密，此加密程序确保投标文件在到达投标截止时间后才能解密查看。在加密过程中，请按照软件提示进行操作。加密界面如下图所示：</w:t>
      </w:r>
      <w:r>
        <w:rPr>
          <w:rFonts w:ascii="宋体" w:hAnsi="宋体"/>
          <w:highlight w:val="none"/>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80" w:firstLineChars="200"/>
        <w:rPr>
          <w:sz w:val="24"/>
          <w:highlight w:val="none"/>
        </w:rPr>
      </w:pPr>
    </w:p>
    <w:p>
      <w:pPr>
        <w:rPr>
          <w:sz w:val="24"/>
          <w:highlight w:val="none"/>
        </w:rPr>
      </w:pPr>
      <w:r>
        <w:rPr>
          <w:rFonts w:ascii="宋体" w:hAnsi="宋体"/>
          <w:highlight w:val="none"/>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ind w:firstLine="411" w:firstLineChars="196"/>
        <w:rPr>
          <w:rFonts w:ascii="宋体" w:hAnsi="宋体"/>
          <w:b w:val="0"/>
          <w:highlight w:val="none"/>
        </w:rPr>
      </w:pPr>
    </w:p>
    <w:p>
      <w:pPr>
        <w:rPr>
          <w:rFonts w:ascii="宋体" w:hAnsi="宋体"/>
          <w:b/>
          <w:highlight w:val="none"/>
        </w:rPr>
      </w:pPr>
      <w:r>
        <w:rPr>
          <w:rFonts w:hint="eastAsia" w:ascii="宋体" w:hAnsi="宋体"/>
          <w:b/>
          <w:highlight w:val="none"/>
        </w:rPr>
        <w:t>24.2若采购项目出现延期情况：</w:t>
      </w:r>
    </w:p>
    <w:p>
      <w:pPr>
        <w:ind w:firstLine="422" w:firstLineChars="200"/>
        <w:rPr>
          <w:rFonts w:ascii="黑体" w:hAnsi="宋体" w:eastAsia="黑体"/>
          <w:sz w:val="24"/>
          <w:highlight w:val="none"/>
        </w:rPr>
      </w:pPr>
      <w:r>
        <w:rPr>
          <w:rFonts w:hint="eastAsia" w:ascii="宋体" w:hAnsi="宋体"/>
          <w:b/>
          <w:highlight w:val="none"/>
        </w:rPr>
        <w:t>如果供下载的招标文件（后缀名为.</w:t>
      </w:r>
      <w:r>
        <w:rPr>
          <w:highlight w:val="none"/>
        </w:rPr>
        <w:t xml:space="preserve"> </w:t>
      </w:r>
      <w:r>
        <w:rPr>
          <w:rFonts w:ascii="宋体" w:hAnsi="宋体"/>
          <w:b/>
          <w:highlight w:val="none"/>
        </w:rPr>
        <w:t>szczf</w:t>
      </w:r>
      <w:r>
        <w:rPr>
          <w:rFonts w:hint="eastAsia" w:ascii="宋体" w:hAnsi="宋体"/>
          <w:b/>
          <w:highlight w:val="none"/>
        </w:rPr>
        <w:t>）有更新，投标人必须重新下载招标文件、重新制作投标文件、重新加密投标文件、重新上传投标文件；如果供下载的招标文件（后缀名为.</w:t>
      </w:r>
      <w:r>
        <w:rPr>
          <w:highlight w:val="none"/>
        </w:rPr>
        <w:t xml:space="preserve"> </w:t>
      </w:r>
      <w:r>
        <w:rPr>
          <w:rFonts w:ascii="宋体" w:hAnsi="宋体"/>
          <w:b/>
          <w:highlight w:val="none"/>
        </w:rPr>
        <w:t>szczf</w:t>
      </w:r>
      <w:r>
        <w:rPr>
          <w:rFonts w:hint="eastAsia" w:ascii="宋体" w:hAnsi="宋体"/>
          <w:b/>
          <w:highlight w:val="none"/>
        </w:rPr>
        <w:t>）没有更新，投标人必须重新加密投标文件、重新上传投标文件（是否重新制作投标文件根据项目实际情况定）。否则，投标人自行承担投标文件无法解密导致投标无效的后果。</w:t>
      </w:r>
      <w:r>
        <w:rPr>
          <w:rFonts w:hint="eastAsia" w:ascii="黑体" w:hAnsi="宋体" w:eastAsia="黑体"/>
          <w:sz w:val="24"/>
          <w:highlight w:val="none"/>
        </w:rPr>
        <w:t>25．上传投标文件及投标截止日期</w:t>
      </w:r>
    </w:p>
    <w:p>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highlight w:val="none"/>
        </w:rPr>
      </w:pPr>
      <w:r>
        <w:rPr>
          <w:rFonts w:hint="eastAsia" w:ascii="宋体" w:hAnsi="宋体"/>
          <w:highlight w:val="none"/>
        </w:rPr>
        <w:t>25</w:t>
      </w:r>
      <w:r>
        <w:rPr>
          <w:rFonts w:ascii="宋体" w:hAnsi="宋体"/>
          <w:highlight w:val="none"/>
        </w:rPr>
        <w:t>.</w:t>
      </w:r>
      <w:r>
        <w:rPr>
          <w:rFonts w:hint="eastAsia" w:ascii="宋体" w:hAnsi="宋体"/>
          <w:highlight w:val="none"/>
        </w:rPr>
        <w:t>1实行网上投标，</w:t>
      </w:r>
      <w:r>
        <w:rPr>
          <w:rFonts w:ascii="宋体" w:hAnsi="宋体"/>
          <w:highlight w:val="none"/>
        </w:rPr>
        <w:t>投标人必须</w:t>
      </w:r>
      <w:r>
        <w:rPr>
          <w:rFonts w:hint="eastAsia" w:ascii="宋体" w:hAnsi="宋体"/>
          <w:highlight w:val="none"/>
        </w:rPr>
        <w:t>在招标</w:t>
      </w:r>
      <w:r>
        <w:rPr>
          <w:rFonts w:ascii="宋体" w:hAnsi="宋体"/>
          <w:highlight w:val="none"/>
        </w:rPr>
        <w:t>文件规定的投标截止时间前</w:t>
      </w:r>
      <w:r>
        <w:rPr>
          <w:rFonts w:hint="eastAsia" w:ascii="宋体" w:hAnsi="宋体"/>
          <w:highlight w:val="none"/>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highlight w:val="none"/>
          <w:lang w:val="en-US" w:eastAsia="zh-CN"/>
        </w:rPr>
        <w:t>采购公告中的技术支持电话</w:t>
      </w:r>
      <w:r>
        <w:rPr>
          <w:rFonts w:hint="eastAsia" w:ascii="宋体" w:hAnsi="宋体"/>
          <w:highlight w:val="none"/>
        </w:rPr>
        <w:t>。如多次上传均告失败，请在投标截止时间之前携带加密后的电子投标文件送达至</w:t>
      </w:r>
      <w:r>
        <w:rPr>
          <w:rFonts w:hint="eastAsia" w:ascii="宋体" w:hAnsi="宋体"/>
          <w:b/>
          <w:bCs/>
          <w:szCs w:val="21"/>
          <w:highlight w:val="none"/>
        </w:rPr>
        <w:t>深圳公共资源交易中心（深圳交易集团有限公司</w:t>
      </w:r>
      <w:r>
        <w:rPr>
          <w:rFonts w:hint="eastAsia" w:ascii="宋体" w:hAnsi="宋体"/>
          <w:b/>
          <w:bCs/>
          <w:szCs w:val="21"/>
          <w:highlight w:val="none"/>
          <w:lang w:eastAsia="zh-CN"/>
        </w:rPr>
        <w:t>政府采购业务分公司</w:t>
      </w:r>
      <w:r>
        <w:rPr>
          <w:rFonts w:hint="eastAsia" w:ascii="宋体" w:hAnsi="宋体"/>
          <w:b/>
          <w:bCs/>
          <w:szCs w:val="21"/>
          <w:highlight w:val="none"/>
        </w:rPr>
        <w:t>）</w:t>
      </w:r>
      <w:r>
        <w:rPr>
          <w:rFonts w:hint="eastAsia" w:ascii="宋体" w:hAnsi="宋体"/>
          <w:b/>
          <w:bCs/>
          <w:highlight w:val="none"/>
        </w:rPr>
        <w:t>（地址：深圳市南山区沙河西路3185号南山智谷A座（深圳交易集团总部大楼）3楼）</w:t>
      </w:r>
      <w:r>
        <w:rPr>
          <w:rFonts w:ascii="宋体" w:hAnsi="宋体"/>
          <w:b/>
          <w:bCs/>
          <w:highlight w:val="none"/>
        </w:rPr>
        <w:t>协助上传</w:t>
      </w:r>
      <w:r>
        <w:rPr>
          <w:rFonts w:hint="eastAsia" w:ascii="宋体" w:hAnsi="宋体"/>
          <w:b/>
          <w:bCs/>
          <w:highlight w:val="none"/>
        </w:rPr>
        <w:t>，</w:t>
      </w:r>
      <w:r>
        <w:rPr>
          <w:rFonts w:ascii="宋体" w:hAnsi="宋体"/>
          <w:b/>
          <w:bCs/>
          <w:highlight w:val="none"/>
        </w:rPr>
        <w:t>但上传过程</w:t>
      </w:r>
      <w:r>
        <w:rPr>
          <w:rFonts w:hint="eastAsia" w:ascii="宋体" w:hAnsi="宋体"/>
          <w:b/>
          <w:bCs/>
          <w:highlight w:val="none"/>
        </w:rPr>
        <w:t>中</w:t>
      </w:r>
      <w:r>
        <w:rPr>
          <w:rFonts w:ascii="宋体" w:hAnsi="宋体"/>
          <w:b/>
          <w:bCs/>
          <w:highlight w:val="none"/>
        </w:rPr>
        <w:t>投标截止时间到达仍无法上传成功的，由投标人自行负责</w:t>
      </w:r>
      <w:r>
        <w:rPr>
          <w:rFonts w:hint="eastAsia" w:ascii="宋体" w:hAnsi="宋体"/>
          <w:highlight w:val="none"/>
        </w:rPr>
        <w:t>。</w:t>
      </w:r>
    </w:p>
    <w:p>
      <w:pPr>
        <w:ind w:firstLine="411" w:firstLineChars="196"/>
        <w:rPr>
          <w:rFonts w:ascii="宋体" w:hAnsi="宋体"/>
          <w:highlight w:val="none"/>
        </w:rPr>
      </w:pPr>
      <w:r>
        <w:rPr>
          <w:rFonts w:hint="eastAsia" w:ascii="宋体" w:hAnsi="宋体"/>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1" w:firstLineChars="196"/>
        <w:rPr>
          <w:rFonts w:ascii="宋体" w:hAnsi="宋体"/>
          <w:highlight w:val="none"/>
        </w:rPr>
      </w:pPr>
      <w:r>
        <w:rPr>
          <w:rFonts w:hint="eastAsia" w:ascii="宋体" w:hAnsi="宋体"/>
          <w:highlight w:val="none"/>
        </w:rPr>
        <w:t>25</w:t>
      </w:r>
      <w:r>
        <w:rPr>
          <w:rFonts w:ascii="宋体" w:hAnsi="宋体"/>
          <w:highlight w:val="none"/>
        </w:rPr>
        <w:t>.</w:t>
      </w:r>
      <w:r>
        <w:rPr>
          <w:rFonts w:hint="eastAsia" w:ascii="宋体" w:hAnsi="宋体"/>
          <w:highlight w:val="none"/>
        </w:rPr>
        <w:t>3投标截止时间以后不得上传投标文件。</w:t>
      </w:r>
    </w:p>
    <w:p>
      <w:pPr>
        <w:ind w:firstLine="411" w:firstLineChars="196"/>
        <w:rPr>
          <w:rFonts w:ascii="宋体" w:hAnsi="宋体"/>
          <w:highlight w:val="none"/>
        </w:rPr>
      </w:pPr>
    </w:p>
    <w:bookmarkEnd w:id="104"/>
    <w:p>
      <w:pPr>
        <w:rPr>
          <w:rFonts w:ascii="黑体" w:hAnsi="宋体" w:eastAsia="黑体"/>
          <w:sz w:val="24"/>
          <w:highlight w:val="none"/>
        </w:rPr>
      </w:pPr>
      <w:r>
        <w:rPr>
          <w:rFonts w:hint="eastAsia" w:ascii="黑体" w:hAnsi="宋体" w:eastAsia="黑体"/>
          <w:sz w:val="24"/>
          <w:highlight w:val="none"/>
        </w:rPr>
        <w:t>26. 样品、现场演示、方案讲解</w:t>
      </w:r>
    </w:p>
    <w:p>
      <w:pPr>
        <w:ind w:firstLine="411" w:firstLineChars="196"/>
        <w:rPr>
          <w:rFonts w:ascii="黑体" w:hAnsi="宋体" w:eastAsia="黑体"/>
          <w:sz w:val="24"/>
          <w:highlight w:val="none"/>
        </w:rPr>
      </w:pPr>
      <w:r>
        <w:rPr>
          <w:rFonts w:hint="eastAsia" w:ascii="宋体" w:hAnsi="宋体"/>
          <w:szCs w:val="21"/>
          <w:highlight w:val="none"/>
        </w:rPr>
        <w:t>26.1 样品、现场演示、方案讲解等事项在招标文件专用条款中进行规定。</w:t>
      </w:r>
      <w:bookmarkStart w:id="105" w:name="_Hlk72428346"/>
      <w:r>
        <w:rPr>
          <w:rFonts w:ascii="黑体" w:hAnsi="宋体" w:eastAsia="黑体"/>
          <w:sz w:val="24"/>
          <w:highlight w:val="none"/>
        </w:rPr>
        <w:t>2</w:t>
      </w:r>
      <w:r>
        <w:rPr>
          <w:rFonts w:hint="eastAsia" w:ascii="黑体" w:hAnsi="宋体" w:eastAsia="黑体"/>
          <w:sz w:val="24"/>
          <w:highlight w:val="none"/>
        </w:rPr>
        <w:t>7．</w:t>
      </w:r>
      <w:r>
        <w:rPr>
          <w:rFonts w:ascii="黑体" w:hAnsi="宋体" w:eastAsia="黑体"/>
          <w:sz w:val="24"/>
          <w:highlight w:val="none"/>
        </w:rPr>
        <w:t>投标文件的修改和撤销</w:t>
      </w:r>
    </w:p>
    <w:p>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1</w:t>
      </w:r>
      <w:r>
        <w:rPr>
          <w:rFonts w:ascii="宋体" w:hAnsi="宋体"/>
          <w:highlight w:val="none"/>
        </w:rPr>
        <w:t>投标方在提交投标文件后可对其投标文件进行修改</w:t>
      </w:r>
      <w:r>
        <w:rPr>
          <w:rFonts w:hint="eastAsia" w:ascii="宋体" w:hAnsi="宋体"/>
          <w:highlight w:val="none"/>
        </w:rPr>
        <w:t>并重新上传投标文件</w:t>
      </w:r>
      <w:r>
        <w:rPr>
          <w:rFonts w:ascii="宋体" w:hAnsi="宋体"/>
          <w:highlight w:val="none"/>
        </w:rPr>
        <w:t>或</w:t>
      </w:r>
      <w:r>
        <w:rPr>
          <w:rFonts w:hint="eastAsia" w:ascii="宋体" w:hAnsi="宋体"/>
          <w:highlight w:val="none"/>
        </w:rPr>
        <w:t>在网上进行</w:t>
      </w:r>
      <w:r>
        <w:rPr>
          <w:rFonts w:ascii="宋体" w:hAnsi="宋体"/>
          <w:highlight w:val="none"/>
        </w:rPr>
        <w:t>撤销</w:t>
      </w:r>
      <w:r>
        <w:rPr>
          <w:rFonts w:hint="eastAsia" w:ascii="宋体" w:hAnsi="宋体"/>
          <w:highlight w:val="none"/>
        </w:rPr>
        <w:t>投标的操作</w:t>
      </w:r>
      <w:r>
        <w:rPr>
          <w:rFonts w:ascii="宋体" w:hAnsi="宋体"/>
          <w:highlight w:val="none"/>
        </w:rPr>
        <w:t>。</w:t>
      </w:r>
    </w:p>
    <w:p>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2</w:t>
      </w:r>
      <w:r>
        <w:rPr>
          <w:rFonts w:ascii="宋体" w:hAnsi="宋体"/>
          <w:highlight w:val="none"/>
        </w:rPr>
        <w:t>投标截止时间以后不得修改投标文件。</w:t>
      </w:r>
    </w:p>
    <w:p>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3从投标截止期至投标人在投标文件中确定的投标有效期之间的这段时间内，投标人不得撤回其投标。</w:t>
      </w:r>
    </w:p>
    <w:p>
      <w:pPr>
        <w:ind w:firstLine="411" w:firstLineChars="196"/>
        <w:rPr>
          <w:rFonts w:ascii="宋体" w:hAnsi="宋体"/>
          <w:szCs w:val="21"/>
          <w:highlight w:val="none"/>
        </w:rPr>
      </w:pPr>
      <w:r>
        <w:rPr>
          <w:rFonts w:hint="eastAsia" w:ascii="宋体" w:hAnsi="宋体"/>
          <w:szCs w:val="21"/>
          <w:highlight w:val="none"/>
        </w:rPr>
        <w:t>27.4政府集中采购机构不退还投标文件，专用条款另有规定的除外。</w:t>
      </w:r>
    </w:p>
    <w:bookmarkEnd w:id="105"/>
    <w:p>
      <w:pPr>
        <w:pStyle w:val="5"/>
        <w:numPr>
          <w:ilvl w:val="0"/>
          <w:numId w:val="20"/>
        </w:numPr>
        <w:spacing w:before="120" w:beforeLines="50" w:after="120" w:afterLines="50"/>
        <w:ind w:left="562" w:hanging="562"/>
        <w:rPr>
          <w:rFonts w:ascii="黑体" w:hAnsi="宋体" w:eastAsia="黑体"/>
          <w:sz w:val="24"/>
          <w:highlight w:val="none"/>
        </w:rPr>
      </w:pPr>
      <w:r>
        <w:rPr>
          <w:rFonts w:hint="eastAsia"/>
          <w:sz w:val="28"/>
          <w:szCs w:val="28"/>
          <w:highlight w:val="none"/>
        </w:rPr>
        <w:t>开标</w:t>
      </w:r>
      <w:r>
        <w:rPr>
          <w:rFonts w:hint="eastAsia" w:ascii="黑体" w:hAnsi="宋体" w:eastAsia="黑体"/>
          <w:sz w:val="24"/>
          <w:highlight w:val="none"/>
        </w:rPr>
        <w:t>28．开标</w:t>
      </w:r>
    </w:p>
    <w:p>
      <w:pPr>
        <w:ind w:firstLine="359" w:firstLineChars="171"/>
        <w:rPr>
          <w:rFonts w:ascii="宋体" w:hAnsi="宋体"/>
          <w:szCs w:val="21"/>
          <w:highlight w:val="none"/>
        </w:rPr>
      </w:pPr>
      <w:r>
        <w:rPr>
          <w:rFonts w:ascii="宋体" w:hAnsi="宋体"/>
          <w:szCs w:val="21"/>
          <w:highlight w:val="none"/>
        </w:rPr>
        <w:t>2</w:t>
      </w:r>
      <w:r>
        <w:rPr>
          <w:rFonts w:hint="eastAsia" w:ascii="宋体" w:hAnsi="宋体"/>
          <w:szCs w:val="21"/>
          <w:highlight w:val="none"/>
        </w:rPr>
        <w:t>8</w:t>
      </w:r>
      <w:r>
        <w:rPr>
          <w:rFonts w:ascii="宋体" w:hAnsi="宋体"/>
          <w:szCs w:val="21"/>
          <w:highlight w:val="none"/>
        </w:rPr>
        <w:t>.</w:t>
      </w:r>
      <w:r>
        <w:rPr>
          <w:rFonts w:hint="eastAsia" w:ascii="宋体" w:hAnsi="宋体"/>
          <w:szCs w:val="21"/>
          <w:highlight w:val="none"/>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highlight w:val="none"/>
        </w:rPr>
      </w:pPr>
      <w:r>
        <w:rPr>
          <w:rFonts w:hint="eastAsia" w:ascii="宋体" w:hAnsi="宋体"/>
          <w:szCs w:val="21"/>
          <w:highlight w:val="none"/>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highlight w:val="none"/>
        </w:rPr>
      </w:pPr>
    </w:p>
    <w:p>
      <w:pPr>
        <w:pStyle w:val="5"/>
        <w:numPr>
          <w:ilvl w:val="0"/>
          <w:numId w:val="20"/>
        </w:numPr>
        <w:spacing w:before="120" w:beforeLines="50" w:after="120" w:afterLines="50"/>
        <w:ind w:left="562" w:hanging="562"/>
        <w:rPr>
          <w:rFonts w:ascii="黑体" w:hAnsi="宋体" w:eastAsia="黑体"/>
          <w:sz w:val="24"/>
          <w:highlight w:val="none"/>
        </w:rPr>
      </w:pPr>
      <w:r>
        <w:rPr>
          <w:rFonts w:hint="eastAsia"/>
          <w:sz w:val="28"/>
          <w:szCs w:val="28"/>
          <w:highlight w:val="none"/>
        </w:rPr>
        <w:t>评审要求</w:t>
      </w:r>
      <w:r>
        <w:rPr>
          <w:rFonts w:hint="eastAsia" w:ascii="黑体" w:hAnsi="宋体" w:eastAsia="黑体"/>
          <w:sz w:val="24"/>
          <w:highlight w:val="none"/>
        </w:rPr>
        <w:t>29．评审委员会组成</w:t>
      </w:r>
    </w:p>
    <w:p>
      <w:pPr>
        <w:ind w:firstLine="411" w:firstLineChars="196"/>
        <w:rPr>
          <w:rFonts w:ascii="宋体" w:hAnsi="宋体"/>
          <w:highlight w:val="none"/>
        </w:rPr>
      </w:pPr>
      <w:r>
        <w:rPr>
          <w:rFonts w:hint="eastAsia" w:ascii="宋体" w:hAnsi="宋体"/>
          <w:highlight w:val="none"/>
        </w:rPr>
        <w:t>29.1网上开标结束后召开评审会议，</w:t>
      </w:r>
      <w:r>
        <w:rPr>
          <w:rFonts w:hint="eastAsia" w:ascii="宋体" w:hAnsi="宋体"/>
          <w:szCs w:val="21"/>
          <w:highlight w:val="none"/>
        </w:rPr>
        <w:t>评审委员会</w:t>
      </w:r>
      <w:r>
        <w:rPr>
          <w:rFonts w:hint="eastAsia" w:ascii="宋体" w:hAnsi="宋体"/>
          <w:highlight w:val="none"/>
        </w:rPr>
        <w:t>由政府集中采购机构依法组建，负责评审活动。</w:t>
      </w:r>
    </w:p>
    <w:p>
      <w:pPr>
        <w:ind w:firstLine="411" w:firstLineChars="196"/>
        <w:rPr>
          <w:rFonts w:ascii="宋体" w:hAnsi="宋体"/>
          <w:highlight w:val="none"/>
        </w:rPr>
      </w:pPr>
      <w:bookmarkStart w:id="106" w:name="_Hlk72436580"/>
      <w:r>
        <w:rPr>
          <w:rFonts w:hint="eastAsia" w:ascii="宋体" w:hAnsi="宋体"/>
          <w:highlight w:val="none"/>
        </w:rPr>
        <w:t>评审委员会由采购人代表和评审专家组成，成员人数应当为5人以上单数（部分条件下为7人以上单数），其中评审专家不得少于成员总数的三分之二。</w:t>
      </w:r>
      <w:bookmarkEnd w:id="106"/>
      <w:r>
        <w:rPr>
          <w:rFonts w:hint="eastAsia" w:ascii="宋体" w:hAnsi="宋体"/>
          <w:highlight w:val="none"/>
        </w:rPr>
        <w:t>评定</w:t>
      </w:r>
      <w:r>
        <w:rPr>
          <w:rFonts w:hint="eastAsia"/>
          <w:highlight w:val="none"/>
        </w:rPr>
        <w:t>分离项目</w:t>
      </w:r>
      <w:r>
        <w:rPr>
          <w:highlight w:val="none"/>
        </w:rPr>
        <w:t>评审专家</w:t>
      </w:r>
      <w:r>
        <w:rPr>
          <w:rFonts w:hint="eastAsia"/>
          <w:highlight w:val="none"/>
        </w:rPr>
        <w:t>均</w:t>
      </w:r>
      <w:r>
        <w:rPr>
          <w:highlight w:val="none"/>
        </w:rPr>
        <w:t>由</w:t>
      </w:r>
      <w:r>
        <w:rPr>
          <w:rFonts w:hint="eastAsia"/>
          <w:highlight w:val="none"/>
        </w:rPr>
        <w:t>评审专家组成。</w:t>
      </w:r>
      <w:r>
        <w:rPr>
          <w:rFonts w:hint="eastAsia" w:ascii="宋体" w:hAnsi="宋体"/>
          <w:szCs w:val="21"/>
          <w:highlight w:val="none"/>
        </w:rPr>
        <w:t>评审专家一般是</w:t>
      </w:r>
      <w:r>
        <w:rPr>
          <w:rFonts w:hint="eastAsia" w:ascii="宋体" w:hAnsi="宋体"/>
          <w:highlight w:val="none"/>
        </w:rPr>
        <w:t>从深圳市政府采购评审专家库中随机抽取。采购人代表须持本单位签发的《评审授权书》参加评审。</w:t>
      </w:r>
    </w:p>
    <w:p>
      <w:pPr>
        <w:ind w:firstLine="411" w:firstLineChars="196"/>
        <w:rPr>
          <w:rFonts w:ascii="宋体" w:hAnsi="宋体"/>
          <w:highlight w:val="none"/>
        </w:rPr>
      </w:pPr>
      <w:r>
        <w:rPr>
          <w:rFonts w:hint="eastAsia" w:ascii="宋体" w:hAnsi="宋体"/>
          <w:highlight w:val="none"/>
        </w:rPr>
        <w:t>29.2评审定标应当遵循公平、公正、科学、择优的原则。</w:t>
      </w:r>
    </w:p>
    <w:p>
      <w:pPr>
        <w:ind w:firstLine="411" w:firstLineChars="196"/>
        <w:rPr>
          <w:rFonts w:ascii="宋体" w:hAnsi="宋体"/>
          <w:highlight w:val="none"/>
        </w:rPr>
      </w:pPr>
      <w:r>
        <w:rPr>
          <w:rFonts w:hint="eastAsia" w:ascii="宋体" w:hAnsi="宋体"/>
          <w:highlight w:val="none"/>
        </w:rPr>
        <w:t>29.3评审活动依法进行，任何单位和个人不得非法干预评标过程和结果。</w:t>
      </w:r>
    </w:p>
    <w:p>
      <w:pPr>
        <w:ind w:firstLine="411" w:firstLineChars="196"/>
        <w:rPr>
          <w:rFonts w:ascii="宋体" w:hAnsi="宋体"/>
          <w:highlight w:val="none"/>
        </w:rPr>
      </w:pPr>
      <w:r>
        <w:rPr>
          <w:rFonts w:hint="eastAsia" w:ascii="宋体" w:hAnsi="宋体"/>
          <w:highlight w:val="none"/>
        </w:rPr>
        <w:t>29.4评审过程中不允许违背评标程序或采用招标文件未载明的评标方法或评标因素进行评标。</w:t>
      </w:r>
    </w:p>
    <w:p>
      <w:pPr>
        <w:ind w:firstLine="411" w:firstLineChars="196"/>
        <w:rPr>
          <w:rFonts w:ascii="黑体" w:hAnsi="宋体" w:eastAsia="黑体"/>
          <w:sz w:val="24"/>
          <w:highlight w:val="none"/>
        </w:rPr>
      </w:pPr>
      <w:r>
        <w:rPr>
          <w:rFonts w:hint="eastAsia" w:ascii="宋体" w:hAnsi="宋体"/>
          <w:bCs/>
          <w:highlight w:val="none"/>
        </w:rPr>
        <w:t>29.5 开标后，直到签订合同为止，凡属于对投标文件的审查、澄清、评价和比较的有关资料以及中标候选人的推荐情况、与评审有关的其他任何情况均严格保密（</w:t>
      </w:r>
      <w:r>
        <w:rPr>
          <w:rFonts w:hint="eastAsia"/>
          <w:highlight w:val="none"/>
        </w:rPr>
        <w:t>信息公开的内容除外</w:t>
      </w:r>
      <w:r>
        <w:rPr>
          <w:rFonts w:hint="eastAsia" w:ascii="宋体" w:hAnsi="宋体"/>
          <w:bCs/>
          <w:highlight w:val="none"/>
        </w:rPr>
        <w:t>）。</w:t>
      </w:r>
      <w:r>
        <w:rPr>
          <w:rFonts w:hint="eastAsia" w:ascii="黑体" w:hAnsi="宋体" w:eastAsia="黑体"/>
          <w:sz w:val="24"/>
          <w:highlight w:val="none"/>
        </w:rPr>
        <w:t>30．向评审委员会提供的资料</w:t>
      </w:r>
    </w:p>
    <w:p>
      <w:pPr>
        <w:ind w:firstLine="411" w:firstLineChars="196"/>
        <w:rPr>
          <w:rFonts w:ascii="宋体" w:hAnsi="宋体"/>
          <w:highlight w:val="none"/>
        </w:rPr>
      </w:pPr>
      <w:r>
        <w:rPr>
          <w:rFonts w:hint="eastAsia" w:ascii="宋体" w:hAnsi="宋体"/>
          <w:highlight w:val="none"/>
        </w:rPr>
        <w:t>30.1公开发布的招标文件，包括图纸、服务清单、答疑文件等；</w:t>
      </w:r>
    </w:p>
    <w:p>
      <w:pPr>
        <w:ind w:firstLine="411" w:firstLineChars="196"/>
        <w:rPr>
          <w:rFonts w:ascii="宋体" w:hAnsi="宋体"/>
          <w:highlight w:val="none"/>
        </w:rPr>
      </w:pPr>
      <w:r>
        <w:rPr>
          <w:rFonts w:hint="eastAsia" w:ascii="宋体" w:hAnsi="宋体"/>
          <w:highlight w:val="none"/>
        </w:rPr>
        <w:t>30.2其他评标必须的资料。</w:t>
      </w:r>
    </w:p>
    <w:p>
      <w:pPr>
        <w:ind w:firstLine="411" w:firstLineChars="196"/>
        <w:rPr>
          <w:rFonts w:ascii="宋体" w:hAnsi="宋体"/>
          <w:highlight w:val="none"/>
        </w:rPr>
      </w:pPr>
      <w:r>
        <w:rPr>
          <w:rFonts w:hint="eastAsia" w:ascii="宋体" w:hAnsi="宋体"/>
          <w:highlight w:val="none"/>
        </w:rPr>
        <w:t>30.3</w:t>
      </w:r>
      <w:r>
        <w:rPr>
          <w:rFonts w:hint="eastAsia" w:ascii="宋体" w:hAnsi="宋体"/>
          <w:szCs w:val="21"/>
          <w:highlight w:val="none"/>
        </w:rPr>
        <w:t>评审委员会</w:t>
      </w:r>
      <w:r>
        <w:rPr>
          <w:rFonts w:hint="eastAsia" w:ascii="宋体" w:hAnsi="宋体"/>
          <w:highlight w:val="none"/>
        </w:rPr>
        <w:t>应当认真研究招标文件，至少应了解熟悉以下内容：</w:t>
      </w:r>
    </w:p>
    <w:p>
      <w:pPr>
        <w:ind w:firstLine="411" w:firstLineChars="196"/>
        <w:rPr>
          <w:rFonts w:ascii="宋体" w:hAnsi="宋体"/>
          <w:highlight w:val="none"/>
        </w:rPr>
      </w:pPr>
      <w:r>
        <w:rPr>
          <w:rFonts w:hint="eastAsia" w:ascii="宋体" w:hAnsi="宋体"/>
          <w:highlight w:val="none"/>
        </w:rPr>
        <w:t>（1）招标的目的；</w:t>
      </w:r>
    </w:p>
    <w:p>
      <w:pPr>
        <w:ind w:firstLine="411" w:firstLineChars="196"/>
        <w:rPr>
          <w:rFonts w:ascii="宋体" w:hAnsi="宋体"/>
          <w:highlight w:val="none"/>
        </w:rPr>
      </w:pPr>
      <w:r>
        <w:rPr>
          <w:rFonts w:hint="eastAsia" w:ascii="宋体" w:hAnsi="宋体"/>
          <w:highlight w:val="none"/>
        </w:rPr>
        <w:t>（2）招标项目需求的范围和性质；</w:t>
      </w:r>
    </w:p>
    <w:p>
      <w:pPr>
        <w:ind w:firstLine="411" w:firstLineChars="196"/>
        <w:rPr>
          <w:rFonts w:ascii="宋体" w:hAnsi="宋体"/>
          <w:highlight w:val="none"/>
        </w:rPr>
      </w:pPr>
      <w:r>
        <w:rPr>
          <w:rFonts w:hint="eastAsia" w:ascii="宋体" w:hAnsi="宋体"/>
          <w:highlight w:val="none"/>
        </w:rPr>
        <w:t>（3）招标文件规定的投标人的资格、</w:t>
      </w:r>
      <w:r>
        <w:rPr>
          <w:rFonts w:hint="eastAsia" w:ascii="宋体" w:hAnsi="宋体"/>
          <w:highlight w:val="none"/>
          <w:lang w:eastAsia="zh-CN"/>
        </w:rPr>
        <w:t>预算金额</w:t>
      </w:r>
      <w:r>
        <w:rPr>
          <w:rFonts w:hint="eastAsia" w:ascii="宋体" w:hAnsi="宋体"/>
          <w:highlight w:val="none"/>
        </w:rPr>
        <w:t>、商务条款；</w:t>
      </w:r>
    </w:p>
    <w:p>
      <w:pPr>
        <w:ind w:firstLine="411" w:firstLineChars="196"/>
        <w:rPr>
          <w:rFonts w:ascii="宋体" w:hAnsi="宋体"/>
          <w:highlight w:val="none"/>
        </w:rPr>
      </w:pPr>
      <w:r>
        <w:rPr>
          <w:rFonts w:hint="eastAsia" w:ascii="宋体" w:hAnsi="宋体"/>
          <w:highlight w:val="none"/>
        </w:rPr>
        <w:t>（4）招标文件规定的评标程序、评标方法和评标因素；</w:t>
      </w:r>
    </w:p>
    <w:p>
      <w:pPr>
        <w:ind w:firstLine="411" w:firstLineChars="196"/>
        <w:rPr>
          <w:rFonts w:ascii="黑体" w:hAnsi="宋体" w:eastAsia="黑体"/>
          <w:sz w:val="24"/>
          <w:highlight w:val="none"/>
        </w:rPr>
      </w:pPr>
      <w:r>
        <w:rPr>
          <w:rFonts w:hint="eastAsia" w:ascii="宋体" w:hAnsi="宋体"/>
          <w:highlight w:val="none"/>
        </w:rPr>
        <w:t>（5）招标文件所列示的资格性审查表及符合性审查表。</w:t>
      </w:r>
      <w:r>
        <w:rPr>
          <w:rFonts w:hint="eastAsia" w:ascii="黑体" w:hAnsi="宋体" w:eastAsia="黑体"/>
          <w:sz w:val="24"/>
          <w:highlight w:val="none"/>
        </w:rPr>
        <w:t>31．独立评审</w:t>
      </w:r>
    </w:p>
    <w:p>
      <w:pPr>
        <w:ind w:firstLine="411" w:firstLineChars="196"/>
        <w:rPr>
          <w:rFonts w:ascii="宋体" w:hAnsi="宋体"/>
          <w:bCs/>
          <w:highlight w:val="none"/>
        </w:rPr>
      </w:pPr>
      <w:r>
        <w:rPr>
          <w:rFonts w:hint="eastAsia" w:ascii="宋体" w:hAnsi="宋体"/>
          <w:bCs/>
          <w:highlight w:val="none"/>
        </w:rPr>
        <w:t>3</w:t>
      </w:r>
      <w:r>
        <w:rPr>
          <w:rFonts w:ascii="宋体" w:hAnsi="宋体"/>
          <w:bCs/>
          <w:highlight w:val="none"/>
        </w:rPr>
        <w:t>1</w:t>
      </w:r>
      <w:r>
        <w:rPr>
          <w:rFonts w:hint="eastAsia" w:ascii="宋体" w:hAnsi="宋体"/>
          <w:bCs/>
          <w:highlight w:val="none"/>
        </w:rPr>
        <w:t>.1</w:t>
      </w:r>
      <w:r>
        <w:rPr>
          <w:rFonts w:hint="eastAsia" w:ascii="宋体" w:hAnsi="宋体"/>
          <w:szCs w:val="21"/>
          <w:highlight w:val="none"/>
        </w:rPr>
        <w:t>评审委员会</w:t>
      </w:r>
      <w:r>
        <w:rPr>
          <w:rFonts w:hint="eastAsia" w:ascii="宋体" w:hAnsi="宋体"/>
          <w:bCs/>
          <w:highlight w:val="none"/>
        </w:rPr>
        <w:t>成员的评标活动应当独立进行，并应遵循投标文件初审、澄清有关问题、比较与评价、确定中标供应商、编写评审报告的工作程序。</w:t>
      </w:r>
    </w:p>
    <w:p>
      <w:pPr>
        <w:ind w:firstLine="411" w:firstLineChars="196"/>
        <w:rPr>
          <w:rFonts w:ascii="宋体" w:hAnsi="宋体"/>
          <w:bCs/>
          <w:szCs w:val="21"/>
          <w:highlight w:val="none"/>
        </w:rPr>
      </w:pPr>
    </w:p>
    <w:p>
      <w:pPr>
        <w:pStyle w:val="5"/>
        <w:numPr>
          <w:ilvl w:val="0"/>
          <w:numId w:val="20"/>
        </w:numPr>
        <w:spacing w:before="120" w:beforeLines="50" w:after="120" w:afterLines="50"/>
        <w:ind w:left="562" w:hanging="562"/>
        <w:rPr>
          <w:rFonts w:ascii="黑体" w:hAnsi="宋体" w:eastAsia="黑体"/>
          <w:sz w:val="24"/>
          <w:highlight w:val="none"/>
        </w:rPr>
      </w:pPr>
      <w:r>
        <w:rPr>
          <w:rFonts w:hint="eastAsia"/>
          <w:sz w:val="28"/>
          <w:szCs w:val="28"/>
          <w:highlight w:val="none"/>
        </w:rPr>
        <w:t>评审程序及评审方法</w:t>
      </w:r>
      <w:r>
        <w:rPr>
          <w:rFonts w:hint="eastAsia" w:ascii="黑体" w:hAnsi="宋体" w:eastAsia="黑体"/>
          <w:sz w:val="24"/>
          <w:highlight w:val="none"/>
        </w:rPr>
        <w:t>32．投标文件初审</w:t>
      </w:r>
    </w:p>
    <w:p>
      <w:pPr>
        <w:ind w:firstLine="411" w:firstLineChars="196"/>
        <w:rPr>
          <w:rFonts w:ascii="宋体" w:hAnsi="宋体"/>
          <w:highlight w:val="none"/>
        </w:rPr>
      </w:pPr>
      <w:r>
        <w:rPr>
          <w:rFonts w:hint="eastAsia" w:ascii="宋体" w:hAnsi="宋体"/>
          <w:highlight w:val="none"/>
        </w:rPr>
        <w:t>32.1投标文件初审包括资格性审查和符合性审查。</w:t>
      </w:r>
    </w:p>
    <w:p>
      <w:pPr>
        <w:ind w:firstLine="411" w:firstLineChars="196"/>
        <w:rPr>
          <w:rFonts w:ascii="宋体" w:hAnsi="宋体"/>
          <w:highlight w:val="none"/>
        </w:rPr>
      </w:pPr>
      <w:r>
        <w:rPr>
          <w:rFonts w:hint="eastAsia" w:ascii="宋体" w:hAnsi="宋体"/>
          <w:highlight w:val="none"/>
        </w:rPr>
        <w:t>资格性审查：依据法律法规和招标文件的规定，对投标文件中的资格证明等进行审查，以确定投标供应商是否具备投标资格。</w:t>
      </w:r>
    </w:p>
    <w:p>
      <w:pPr>
        <w:ind w:firstLine="411" w:firstLineChars="196"/>
        <w:rPr>
          <w:rFonts w:ascii="宋体" w:hAnsi="宋体"/>
          <w:highlight w:val="none"/>
        </w:rPr>
      </w:pPr>
      <w:r>
        <w:rPr>
          <w:rFonts w:hint="eastAsia" w:ascii="宋体" w:hAnsi="宋体"/>
          <w:highlight w:val="none"/>
        </w:rPr>
        <w:t>符合性审查：依据招标文件的规定，对投标文件的有效性、完整性和对招标文件的响应程度进行审查，以确定是否满足符合性审查的要求。</w:t>
      </w:r>
    </w:p>
    <w:p>
      <w:pPr>
        <w:ind w:firstLine="411" w:firstLineChars="196"/>
        <w:rPr>
          <w:rFonts w:ascii="宋体" w:hAnsi="宋体"/>
          <w:highlight w:val="none"/>
        </w:rPr>
      </w:pPr>
      <w:r>
        <w:rPr>
          <w:rFonts w:hint="eastAsia" w:ascii="宋体" w:hAnsi="宋体"/>
          <w:highlight w:val="none"/>
        </w:rPr>
        <w:t>32.2 投标文件初审内容请详见《资格性审查表》和《符合性审查表》部分。投标人若有一条审查不通过则按投标无效处理。</w:t>
      </w:r>
    </w:p>
    <w:p>
      <w:pPr>
        <w:ind w:firstLine="411" w:firstLineChars="196"/>
        <w:rPr>
          <w:rFonts w:ascii="宋体" w:hAnsi="宋体"/>
          <w:bCs/>
          <w:highlight w:val="none"/>
        </w:rPr>
      </w:pPr>
      <w:r>
        <w:rPr>
          <w:rFonts w:hint="eastAsia" w:ascii="宋体" w:hAnsi="宋体"/>
          <w:bCs/>
          <w:highlight w:val="none"/>
        </w:rPr>
        <w:t>32.3 投标文件初审中关于供应商家数的计算:</w:t>
      </w:r>
    </w:p>
    <w:p>
      <w:pPr>
        <w:ind w:firstLine="411" w:firstLineChars="196"/>
        <w:rPr>
          <w:rFonts w:ascii="宋体" w:hAnsi="宋体"/>
          <w:bCs/>
          <w:highlight w:val="none"/>
        </w:rPr>
      </w:pPr>
      <w:r>
        <w:rPr>
          <w:rFonts w:hint="eastAsia" w:ascii="宋体" w:hAnsi="宋体"/>
          <w:bCs/>
          <w:highlight w:val="none"/>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1" w:firstLineChars="196"/>
        <w:rPr>
          <w:rFonts w:ascii="宋体" w:hAnsi="宋体"/>
          <w:bCs/>
          <w:highlight w:val="none"/>
        </w:rPr>
      </w:pPr>
      <w:r>
        <w:rPr>
          <w:rFonts w:hint="eastAsia" w:ascii="宋体" w:hAnsi="宋体"/>
          <w:bCs/>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highlight w:val="none"/>
        </w:rPr>
        <w:t>评审委员会</w:t>
      </w:r>
      <w:r>
        <w:rPr>
          <w:rFonts w:hint="eastAsia" w:ascii="宋体" w:hAnsi="宋体"/>
          <w:bCs/>
          <w:highlight w:val="none"/>
        </w:rPr>
        <w:t>按照招标文件规定的方式确定一个投标人获得中标人推荐资格，招标文件未规定的采取随机抽取方式确定，其他同品牌投标人不作为中标候选人。</w:t>
      </w:r>
    </w:p>
    <w:p>
      <w:pPr>
        <w:ind w:firstLine="411" w:firstLineChars="196"/>
        <w:rPr>
          <w:rFonts w:ascii="宋体" w:hAnsi="宋体"/>
          <w:bCs/>
          <w:highlight w:val="none"/>
        </w:rPr>
      </w:pPr>
      <w:r>
        <w:rPr>
          <w:rFonts w:hint="eastAsia" w:ascii="宋体" w:hAnsi="宋体"/>
          <w:bCs/>
          <w:highlight w:val="none"/>
        </w:rPr>
        <w:t>32.3.3非单一产品采购项目，采购人应当根据采购项目技术构成、产品价格比重等合理确定核心产品，并在招标文件中载明。多家投标人提供的核心产品品牌相同的，按前两款规定处理。</w:t>
      </w:r>
    </w:p>
    <w:p>
      <w:pPr>
        <w:ind w:firstLine="411" w:firstLineChars="196"/>
        <w:rPr>
          <w:rFonts w:ascii="宋体" w:hAnsi="宋体"/>
          <w:highlight w:val="none"/>
        </w:rPr>
      </w:pPr>
      <w:r>
        <w:rPr>
          <w:rFonts w:hint="eastAsia" w:ascii="宋体" w:hAnsi="宋体"/>
          <w:highlight w:val="none"/>
        </w:rPr>
        <w:t>32.4投标人投标文件作无效处理的情形，具体包括但不限于以下：</w:t>
      </w:r>
    </w:p>
    <w:p>
      <w:pPr>
        <w:ind w:firstLine="411" w:firstLineChars="196"/>
        <w:rPr>
          <w:highlight w:val="none"/>
        </w:rPr>
      </w:pPr>
      <w:r>
        <w:rPr>
          <w:rFonts w:hint="eastAsia" w:ascii="宋体" w:hAnsi="宋体"/>
          <w:highlight w:val="none"/>
        </w:rPr>
        <w:t>32.4.1</w:t>
      </w:r>
      <w:r>
        <w:rPr>
          <w:rFonts w:hint="eastAsia"/>
          <w:highlight w:val="none"/>
        </w:rPr>
        <w:t>不同投标人的投标文件由同一单位或者同一个人编制，或者由同一个人分阶段参与编制；</w:t>
      </w:r>
    </w:p>
    <w:p>
      <w:pPr>
        <w:ind w:firstLine="411" w:firstLineChars="196"/>
        <w:rPr>
          <w:highlight w:val="none"/>
        </w:rPr>
      </w:pPr>
      <w:r>
        <w:rPr>
          <w:rFonts w:ascii="宋体" w:hAnsi="宋体"/>
          <w:highlight w:val="none"/>
        </w:rPr>
        <w:t>32.4.</w:t>
      </w:r>
      <w:r>
        <w:rPr>
          <w:rFonts w:hint="eastAsia" w:ascii="宋体" w:hAnsi="宋体"/>
          <w:highlight w:val="none"/>
        </w:rPr>
        <w:t>2</w:t>
      </w:r>
      <w:r>
        <w:rPr>
          <w:rFonts w:hint="eastAsia"/>
          <w:highlight w:val="none"/>
        </w:rPr>
        <w:t>不同投标人委托同一单位或者个人办理投标事宜；</w:t>
      </w:r>
    </w:p>
    <w:p>
      <w:pPr>
        <w:ind w:firstLine="411" w:firstLineChars="196"/>
        <w:rPr>
          <w:rFonts w:ascii="宋体" w:hAnsi="宋体"/>
          <w:highlight w:val="none"/>
        </w:rPr>
      </w:pPr>
      <w:r>
        <w:rPr>
          <w:rFonts w:hint="eastAsia" w:ascii="宋体" w:hAnsi="宋体"/>
          <w:highlight w:val="none"/>
        </w:rPr>
        <w:t>32.4.3不同投标人的投标文件载明的项目管理成员或者联系人员为同一人；</w:t>
      </w:r>
    </w:p>
    <w:p>
      <w:pPr>
        <w:ind w:firstLine="411" w:firstLineChars="196"/>
        <w:rPr>
          <w:rFonts w:ascii="宋体" w:hAnsi="宋体"/>
          <w:highlight w:val="none"/>
        </w:rPr>
      </w:pPr>
      <w:r>
        <w:rPr>
          <w:rFonts w:hint="eastAsia" w:ascii="宋体" w:hAnsi="宋体"/>
          <w:highlight w:val="none"/>
        </w:rPr>
        <w:t>32.4.4不同投标人的投标文件异常一致或者投标报价呈规律性差异；</w:t>
      </w:r>
    </w:p>
    <w:p>
      <w:pPr>
        <w:ind w:firstLine="411" w:firstLineChars="196"/>
        <w:rPr>
          <w:rFonts w:ascii="宋体" w:hAnsi="宋体"/>
          <w:highlight w:val="none"/>
        </w:rPr>
      </w:pPr>
      <w:r>
        <w:rPr>
          <w:rFonts w:hint="eastAsia" w:ascii="宋体" w:hAnsi="宋体"/>
          <w:highlight w:val="none"/>
        </w:rPr>
        <w:t>32.4.5</w:t>
      </w:r>
      <w:r>
        <w:rPr>
          <w:rFonts w:ascii="宋体" w:hAnsi="宋体"/>
          <w:highlight w:val="none"/>
        </w:rPr>
        <w:t>不同投标供应商的投标文件或部分投标文件相互混装</w:t>
      </w:r>
      <w:r>
        <w:rPr>
          <w:rFonts w:hint="eastAsia" w:ascii="宋体" w:hAnsi="宋体"/>
          <w:highlight w:val="none"/>
        </w:rPr>
        <w:t>；</w:t>
      </w:r>
    </w:p>
    <w:p>
      <w:pPr>
        <w:ind w:firstLine="411" w:firstLineChars="196"/>
        <w:rPr>
          <w:rFonts w:ascii="宋体" w:hAnsi="宋体"/>
          <w:highlight w:val="none"/>
        </w:rPr>
      </w:pPr>
      <w:r>
        <w:rPr>
          <w:rFonts w:hint="eastAsia" w:ascii="宋体" w:hAnsi="宋体"/>
          <w:highlight w:val="none"/>
        </w:rPr>
        <w:t>32.4.6投标供应商之间相互约定给予未中标的供应商利益补偿；</w:t>
      </w:r>
    </w:p>
    <w:p>
      <w:pPr>
        <w:ind w:firstLine="411" w:firstLineChars="196"/>
        <w:rPr>
          <w:rFonts w:ascii="宋体" w:hAnsi="宋体"/>
          <w:highlight w:val="none"/>
        </w:rPr>
      </w:pPr>
      <w:r>
        <w:rPr>
          <w:rFonts w:hint="eastAsia" w:ascii="宋体" w:hAnsi="宋体"/>
          <w:highlight w:val="none"/>
        </w:rPr>
        <w:t>32.4.7不同投标供应商的法定代表人、主要经营负责人、项目投标授权代表人、项目负责人、主要技术人员为同一人、属同一单位或者同一单位缴纳社会保险；</w:t>
      </w:r>
    </w:p>
    <w:p>
      <w:pPr>
        <w:ind w:firstLine="411" w:firstLineChars="196"/>
        <w:rPr>
          <w:rFonts w:ascii="宋体" w:hAnsi="宋体"/>
          <w:highlight w:val="none"/>
        </w:rPr>
      </w:pPr>
      <w:r>
        <w:rPr>
          <w:rFonts w:hint="eastAsia" w:ascii="宋体" w:hAnsi="宋体"/>
          <w:highlight w:val="none"/>
        </w:rPr>
        <w:t>32.4.8不同投标供应商的投标文件内容存在非正常一致；</w:t>
      </w:r>
    </w:p>
    <w:p>
      <w:pPr>
        <w:ind w:firstLine="411" w:firstLineChars="196"/>
        <w:rPr>
          <w:rFonts w:ascii="宋体" w:hAnsi="宋体"/>
          <w:highlight w:val="none"/>
        </w:rPr>
      </w:pPr>
      <w:r>
        <w:rPr>
          <w:rFonts w:hint="eastAsia" w:ascii="宋体" w:hAnsi="宋体"/>
          <w:highlight w:val="none"/>
        </w:rPr>
        <w:t>32.4.9在同一单位工作人员为两家以上（含两家）供应商进行同一项投标活动；</w:t>
      </w:r>
    </w:p>
    <w:p>
      <w:pPr>
        <w:ind w:firstLine="411" w:firstLineChars="196"/>
        <w:rPr>
          <w:rFonts w:hint="eastAsia" w:ascii="宋体" w:hAnsi="宋体"/>
          <w:highlight w:val="none"/>
        </w:rPr>
      </w:pPr>
      <w:r>
        <w:rPr>
          <w:rFonts w:hint="eastAsia" w:ascii="宋体" w:hAnsi="宋体"/>
          <w:highlight w:val="none"/>
        </w:rPr>
        <w:t>32.4.10主管部门依照法律、法规认定的其他情形。32.5对不属于《资格性审查表》和《符合性审查表》所列的其他情形，除专用条款另有规定和32.4条款所列情形外，不得作为投标无效的理由。</w:t>
      </w:r>
    </w:p>
    <w:p>
      <w:pPr>
        <w:ind w:firstLine="411" w:firstLineChars="196"/>
        <w:rPr>
          <w:rFonts w:ascii="黑体" w:hAnsi="宋体" w:eastAsia="黑体"/>
          <w:sz w:val="24"/>
          <w:highlight w:val="none"/>
        </w:rPr>
      </w:pPr>
      <w:r>
        <w:rPr>
          <w:rFonts w:hint="eastAsia" w:ascii="宋体" w:hAnsi="宋体"/>
          <w:highlight w:val="none"/>
        </w:rPr>
        <w:t xml:space="preserve">32.6 </w:t>
      </w:r>
      <w:r>
        <w:rPr>
          <w:rFonts w:hint="eastAsia"/>
          <w:highlight w:val="none"/>
        </w:rPr>
        <w:t>不同投标人的上传投标文件的</w:t>
      </w:r>
      <w:r>
        <w:rPr>
          <w:highlight w:val="none"/>
        </w:rPr>
        <w:t>“IP</w:t>
      </w:r>
      <w:r>
        <w:rPr>
          <w:rFonts w:hint="eastAsia"/>
          <w:highlight w:val="none"/>
        </w:rPr>
        <w:t>地址</w:t>
      </w:r>
      <w:r>
        <w:rPr>
          <w:highlight w:val="none"/>
        </w:rPr>
        <w:t>”</w:t>
      </w:r>
      <w:r>
        <w:rPr>
          <w:rFonts w:hint="eastAsia"/>
          <w:highlight w:val="none"/>
        </w:rPr>
        <w:t>信息异常一致的，不得作为投标无效的理由。如出现上述异常情况，应报主管部门处理。</w:t>
      </w:r>
      <w:r>
        <w:rPr>
          <w:rFonts w:hint="eastAsia" w:ascii="黑体" w:hAnsi="宋体" w:eastAsia="黑体"/>
          <w:sz w:val="24"/>
          <w:highlight w:val="none"/>
        </w:rPr>
        <w:t>33．澄清有关问题</w:t>
      </w:r>
    </w:p>
    <w:p>
      <w:pPr>
        <w:ind w:firstLine="411" w:firstLineChars="196"/>
        <w:rPr>
          <w:rFonts w:ascii="宋体" w:hAnsi="宋体"/>
          <w:highlight w:val="none"/>
        </w:rPr>
      </w:pPr>
      <w:bookmarkStart w:id="107" w:name="_Hlk71407321"/>
      <w:r>
        <w:rPr>
          <w:rFonts w:hint="eastAsia" w:ascii="宋体" w:hAnsi="宋体"/>
          <w:highlight w:val="none"/>
        </w:rPr>
        <w:t>3</w:t>
      </w:r>
      <w:r>
        <w:rPr>
          <w:rFonts w:ascii="宋体" w:hAnsi="宋体"/>
          <w:highlight w:val="none"/>
        </w:rPr>
        <w:t>3.1</w:t>
      </w:r>
      <w:r>
        <w:rPr>
          <w:rFonts w:hint="eastAsia" w:ascii="宋体" w:hAnsi="宋体"/>
          <w:highlight w:val="none"/>
        </w:rPr>
        <w:t>对招标文件中描述有歧义或前后不一致的地方（不含</w:t>
      </w:r>
      <w:r>
        <w:rPr>
          <w:szCs w:val="21"/>
          <w:highlight w:val="none"/>
        </w:rPr>
        <w:t>招标文件存在歧义、重大缺陷导致评</w:t>
      </w:r>
      <w:r>
        <w:rPr>
          <w:rFonts w:hint="eastAsia"/>
          <w:szCs w:val="21"/>
          <w:highlight w:val="none"/>
        </w:rPr>
        <w:t>审</w:t>
      </w:r>
      <w:r>
        <w:rPr>
          <w:szCs w:val="21"/>
          <w:highlight w:val="none"/>
        </w:rPr>
        <w:t>工作无法进行</w:t>
      </w:r>
      <w:r>
        <w:rPr>
          <w:rFonts w:hint="eastAsia"/>
          <w:szCs w:val="21"/>
          <w:highlight w:val="none"/>
        </w:rPr>
        <w:t>的情况）</w:t>
      </w:r>
      <w:r>
        <w:rPr>
          <w:rFonts w:hint="eastAsia" w:ascii="宋体" w:hAnsi="宋体"/>
          <w:highlight w:val="none"/>
        </w:rPr>
        <w:t>，评审委员会有权进行评判，但对同一条款的评判应适用于每个投标人。</w:t>
      </w:r>
      <w:bookmarkEnd w:id="107"/>
    </w:p>
    <w:p>
      <w:pPr>
        <w:ind w:firstLine="411" w:firstLineChars="196"/>
        <w:rPr>
          <w:rFonts w:ascii="宋体" w:hAnsi="宋体"/>
          <w:highlight w:val="none"/>
        </w:rPr>
      </w:pPr>
      <w:r>
        <w:rPr>
          <w:rFonts w:hint="eastAsia" w:ascii="宋体" w:hAnsi="宋体"/>
          <w:highlight w:val="none"/>
        </w:rPr>
        <w:t>3</w:t>
      </w:r>
      <w:r>
        <w:rPr>
          <w:rFonts w:ascii="宋体" w:hAnsi="宋体"/>
          <w:highlight w:val="none"/>
        </w:rPr>
        <w:t>3.2</w:t>
      </w:r>
      <w:r>
        <w:rPr>
          <w:szCs w:val="21"/>
          <w:highlight w:val="none"/>
        </w:rPr>
        <w:t>评</w:t>
      </w:r>
      <w:r>
        <w:rPr>
          <w:rFonts w:hint="eastAsia"/>
          <w:szCs w:val="21"/>
          <w:highlight w:val="none"/>
        </w:rPr>
        <w:t>审</w:t>
      </w:r>
      <w:r>
        <w:rPr>
          <w:szCs w:val="21"/>
          <w:highlight w:val="none"/>
        </w:rPr>
        <w:t>委员会发现招标文件存在歧义、重大缺陷导致评</w:t>
      </w:r>
      <w:r>
        <w:rPr>
          <w:rFonts w:hint="eastAsia"/>
          <w:szCs w:val="21"/>
          <w:highlight w:val="none"/>
        </w:rPr>
        <w:t>审</w:t>
      </w:r>
      <w:r>
        <w:rPr>
          <w:szCs w:val="21"/>
          <w:highlight w:val="none"/>
        </w:rPr>
        <w:t>工作无法进行，或者招标文件内容违反国家有关强制性规定的，应当停止评</w:t>
      </w:r>
      <w:r>
        <w:rPr>
          <w:rFonts w:hint="eastAsia"/>
          <w:szCs w:val="21"/>
          <w:highlight w:val="none"/>
        </w:rPr>
        <w:t>审</w:t>
      </w:r>
      <w:r>
        <w:rPr>
          <w:szCs w:val="21"/>
          <w:highlight w:val="none"/>
        </w:rPr>
        <w:t>工作，与</w:t>
      </w:r>
      <w:r>
        <w:rPr>
          <w:rFonts w:hint="eastAsia"/>
          <w:szCs w:val="21"/>
          <w:highlight w:val="none"/>
        </w:rPr>
        <w:t>政府集中采购机构</w:t>
      </w:r>
      <w:r>
        <w:rPr>
          <w:szCs w:val="21"/>
          <w:highlight w:val="none"/>
        </w:rPr>
        <w:t>沟通并作书面记录。</w:t>
      </w:r>
      <w:r>
        <w:rPr>
          <w:rFonts w:hint="eastAsia"/>
          <w:szCs w:val="21"/>
          <w:highlight w:val="none"/>
        </w:rPr>
        <w:t>经</w:t>
      </w:r>
      <w:r>
        <w:rPr>
          <w:szCs w:val="21"/>
          <w:highlight w:val="none"/>
        </w:rPr>
        <w:t>确认后，</w:t>
      </w:r>
      <w:r>
        <w:rPr>
          <w:rFonts w:hint="eastAsia"/>
          <w:szCs w:val="21"/>
          <w:highlight w:val="none"/>
        </w:rPr>
        <w:t>项目</w:t>
      </w:r>
      <w:r>
        <w:rPr>
          <w:szCs w:val="21"/>
          <w:highlight w:val="none"/>
        </w:rPr>
        <w:t>应当修改招标文件，重新组织采购活动。</w:t>
      </w:r>
    </w:p>
    <w:p>
      <w:pPr>
        <w:ind w:firstLine="411" w:firstLineChars="196"/>
        <w:rPr>
          <w:rFonts w:ascii="宋体" w:hAnsi="宋体"/>
          <w:highlight w:val="none"/>
        </w:rPr>
      </w:pPr>
      <w:r>
        <w:rPr>
          <w:rFonts w:ascii="宋体" w:hAnsi="宋体"/>
          <w:highlight w:val="none"/>
        </w:rPr>
        <w:t>33.3</w:t>
      </w:r>
      <w:r>
        <w:rPr>
          <w:rFonts w:hint="eastAsia" w:ascii="宋体" w:hAnsi="宋体"/>
          <w:highlight w:val="none"/>
        </w:rPr>
        <w:t>对于投标文件中含义不明确、同类问题表述不一致或者有明显文字和计算错误的内容，评审委员会应当以书面形式要求投标人作出必要的澄清、说明或者补正。</w:t>
      </w:r>
    </w:p>
    <w:p>
      <w:pPr>
        <w:ind w:firstLine="411" w:firstLineChars="196"/>
        <w:rPr>
          <w:rFonts w:ascii="宋体" w:hAnsi="宋体"/>
          <w:highlight w:val="none"/>
        </w:rPr>
      </w:pPr>
      <w:r>
        <w:rPr>
          <w:rFonts w:hint="eastAsia" w:ascii="宋体" w:hAnsi="宋体"/>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1" w:firstLineChars="196"/>
        <w:rPr>
          <w:rFonts w:ascii="黑体" w:hAnsi="宋体" w:eastAsia="黑体"/>
          <w:sz w:val="24"/>
          <w:highlight w:val="none"/>
        </w:rPr>
      </w:pPr>
      <w:r>
        <w:rPr>
          <w:rFonts w:hint="eastAsia" w:ascii="宋体" w:hAnsi="宋体"/>
          <w:szCs w:val="21"/>
          <w:highlight w:val="none"/>
        </w:rPr>
        <w:t>根据本通用条款第34条，凡属于评审委员会在评审中发现的算术错误进行核实的修改不在此列。</w:t>
      </w:r>
      <w:bookmarkStart w:id="108" w:name="_Toc73518151"/>
      <w:bookmarkStart w:id="109" w:name="_Toc73521669"/>
      <w:bookmarkStart w:id="110" w:name="_Toc73517673"/>
      <w:bookmarkStart w:id="111" w:name="_Toc100052400"/>
      <w:bookmarkStart w:id="112" w:name="_Toc73521581"/>
      <w:r>
        <w:rPr>
          <w:rFonts w:hint="eastAsia" w:ascii="黑体" w:hAnsi="宋体" w:eastAsia="黑体"/>
          <w:sz w:val="24"/>
          <w:highlight w:val="none"/>
        </w:rPr>
        <w:t>34．错误的修正</w:t>
      </w:r>
      <w:bookmarkEnd w:id="108"/>
      <w:bookmarkEnd w:id="109"/>
      <w:bookmarkEnd w:id="110"/>
      <w:bookmarkEnd w:id="111"/>
      <w:bookmarkEnd w:id="112"/>
    </w:p>
    <w:p>
      <w:pPr>
        <w:ind w:firstLine="411" w:firstLineChars="196"/>
        <w:rPr>
          <w:rFonts w:ascii="宋体" w:hAnsi="宋体"/>
          <w:szCs w:val="21"/>
          <w:highlight w:val="none"/>
        </w:rPr>
      </w:pPr>
      <w:r>
        <w:rPr>
          <w:rFonts w:hint="eastAsia" w:ascii="宋体" w:hAnsi="宋体"/>
          <w:szCs w:val="21"/>
          <w:highlight w:val="none"/>
        </w:rPr>
        <w:t>投标文件报价出现前后不一致的，除专用条款另有规定外，按照下列规定修正：</w:t>
      </w:r>
    </w:p>
    <w:p>
      <w:pPr>
        <w:ind w:firstLine="411" w:firstLineChars="196"/>
        <w:rPr>
          <w:rFonts w:ascii="宋体" w:hAnsi="宋体"/>
          <w:szCs w:val="21"/>
          <w:highlight w:val="none"/>
        </w:rPr>
      </w:pPr>
      <w:r>
        <w:rPr>
          <w:rFonts w:hint="eastAsia" w:ascii="宋体" w:hAnsi="宋体"/>
          <w:szCs w:val="21"/>
          <w:highlight w:val="none"/>
        </w:rPr>
        <w:t>34.1投标文件中开标一览表投标报价内容与投标文件中投标报价相应内容不一致的，以开标一览表为准；</w:t>
      </w:r>
    </w:p>
    <w:p>
      <w:pPr>
        <w:ind w:firstLine="411" w:firstLineChars="196"/>
        <w:rPr>
          <w:rFonts w:ascii="宋体" w:hAnsi="宋体"/>
          <w:szCs w:val="21"/>
          <w:highlight w:val="none"/>
        </w:rPr>
      </w:pPr>
      <w:r>
        <w:rPr>
          <w:rFonts w:hint="eastAsia" w:ascii="宋体" w:hAnsi="宋体"/>
          <w:szCs w:val="21"/>
          <w:highlight w:val="none"/>
        </w:rPr>
        <w:t>34.2大写金额和小写金额不一致的，以大写金额为准；</w:t>
      </w:r>
    </w:p>
    <w:p>
      <w:pPr>
        <w:ind w:firstLine="411" w:firstLineChars="196"/>
        <w:rPr>
          <w:rFonts w:ascii="宋体" w:hAnsi="宋体"/>
          <w:szCs w:val="21"/>
          <w:highlight w:val="none"/>
        </w:rPr>
      </w:pPr>
      <w:r>
        <w:rPr>
          <w:rFonts w:hint="eastAsia" w:ascii="宋体" w:hAnsi="宋体"/>
          <w:szCs w:val="21"/>
          <w:highlight w:val="none"/>
        </w:rPr>
        <w:t>34.3单价金额小数点或者百分比有明显错位，以开标一览表的总价为准，并修改单价；</w:t>
      </w:r>
    </w:p>
    <w:p>
      <w:pPr>
        <w:ind w:firstLine="411" w:firstLineChars="196"/>
        <w:rPr>
          <w:rFonts w:ascii="宋体" w:hAnsi="宋体"/>
          <w:szCs w:val="21"/>
          <w:highlight w:val="none"/>
        </w:rPr>
      </w:pPr>
      <w:r>
        <w:rPr>
          <w:rFonts w:hint="eastAsia" w:ascii="宋体" w:hAnsi="宋体"/>
          <w:szCs w:val="21"/>
          <w:highlight w:val="none"/>
        </w:rPr>
        <w:t>34.4总价金额与按单价汇总金额不一致的，以单价金额计算结果为准。</w:t>
      </w:r>
    </w:p>
    <w:p>
      <w:pPr>
        <w:ind w:firstLine="411" w:firstLineChars="196"/>
        <w:rPr>
          <w:rFonts w:ascii="黑体" w:hAnsi="宋体" w:eastAsia="黑体"/>
          <w:sz w:val="24"/>
          <w:highlight w:val="none"/>
        </w:rPr>
      </w:pPr>
      <w:r>
        <w:rPr>
          <w:rFonts w:hint="eastAsia" w:ascii="宋体" w:hAnsi="宋体"/>
          <w:szCs w:val="21"/>
          <w:highlight w:val="none"/>
        </w:rPr>
        <w:t>34.5同时出现两种以上不一致的，按照前款规定的顺序修正。修正后的报价按照本通用条款33条的规定，经投标人确认后产生约束力，投标人不确认的，其投标无效。</w:t>
      </w:r>
      <w:r>
        <w:rPr>
          <w:rFonts w:hint="eastAsia" w:ascii="黑体" w:hAnsi="宋体" w:eastAsia="黑体"/>
          <w:sz w:val="24"/>
          <w:highlight w:val="none"/>
        </w:rPr>
        <w:t>35．投标文件的比较与评价</w:t>
      </w:r>
    </w:p>
    <w:p>
      <w:pPr>
        <w:ind w:firstLine="411" w:firstLineChars="196"/>
        <w:rPr>
          <w:rFonts w:ascii="宋体" w:hAnsi="宋体"/>
          <w:szCs w:val="21"/>
          <w:highlight w:val="none"/>
        </w:rPr>
      </w:pPr>
      <w:r>
        <w:rPr>
          <w:rFonts w:hint="eastAsia" w:ascii="宋体" w:hAnsi="宋体"/>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1" w:firstLineChars="196"/>
        <w:rPr>
          <w:rFonts w:ascii="黑体" w:hAnsi="宋体" w:eastAsia="黑体"/>
          <w:sz w:val="24"/>
          <w:highlight w:val="none"/>
        </w:rPr>
      </w:pPr>
      <w:r>
        <w:rPr>
          <w:rFonts w:hint="eastAsia" w:ascii="宋体" w:hAnsi="宋体"/>
          <w:szCs w:val="21"/>
          <w:highlight w:val="none"/>
        </w:rPr>
        <w:t>评审委员会成员对需要共同认定的事项存在争议的，应当按照少数服从多数的原则作出结论。持不同意见的评审委员会成员应当书面作出说明，否则视为无异议。</w:t>
      </w:r>
      <w:r>
        <w:rPr>
          <w:rFonts w:hint="eastAsia" w:ascii="黑体" w:hAnsi="宋体" w:eastAsia="黑体"/>
          <w:sz w:val="24"/>
          <w:highlight w:val="none"/>
        </w:rPr>
        <w:t>36. 实地考察或资料查验</w:t>
      </w:r>
    </w:p>
    <w:p>
      <w:pPr>
        <w:ind w:firstLine="411" w:firstLineChars="196"/>
        <w:rPr>
          <w:rFonts w:ascii="黑体" w:hAnsi="宋体" w:eastAsia="黑体"/>
          <w:sz w:val="24"/>
          <w:highlight w:val="none"/>
        </w:rPr>
      </w:pPr>
      <w:r>
        <w:rPr>
          <w:rFonts w:hint="eastAsia" w:ascii="宋体" w:hAnsi="宋体"/>
          <w:szCs w:val="21"/>
          <w:highlight w:val="none"/>
        </w:rPr>
        <w:t>36.1在评审过程中，评审委员会有权决定是否对本项目投标人进行实地考察或资料查验（原件）。投标人应随时做好接受实地考察或资料查验的准备。</w:t>
      </w:r>
      <w:r>
        <w:rPr>
          <w:rFonts w:hint="eastAsia" w:ascii="黑体" w:hAnsi="宋体" w:eastAsia="黑体"/>
          <w:sz w:val="24"/>
          <w:highlight w:val="none"/>
        </w:rPr>
        <w:t>37．评审方法</w:t>
      </w:r>
    </w:p>
    <w:p>
      <w:pPr>
        <w:ind w:firstLine="413" w:firstLineChars="196"/>
        <w:rPr>
          <w:rFonts w:ascii="宋体" w:hAnsi="宋体"/>
          <w:b/>
          <w:bCs/>
          <w:szCs w:val="21"/>
          <w:highlight w:val="none"/>
        </w:rPr>
      </w:pPr>
      <w:r>
        <w:rPr>
          <w:rFonts w:hint="eastAsia" w:ascii="宋体" w:hAnsi="宋体"/>
          <w:b/>
          <w:bCs/>
          <w:szCs w:val="21"/>
          <w:highlight w:val="none"/>
        </w:rPr>
        <w:t>37.1.1最低价法</w:t>
      </w:r>
    </w:p>
    <w:p>
      <w:pPr>
        <w:ind w:firstLine="411" w:firstLineChars="196"/>
        <w:rPr>
          <w:rFonts w:hint="eastAsia" w:ascii="ˎ̥" w:hAnsi="ˎ̥"/>
          <w:highlight w:val="none"/>
          <w:lang w:eastAsia="zh-CN"/>
        </w:rPr>
      </w:pPr>
      <w:bookmarkStart w:id="113" w:name="_Hlk72438142"/>
      <w:r>
        <w:rPr>
          <w:rFonts w:ascii="ˎ̥" w:hAnsi="ˎ̥"/>
          <w:highlight w:val="none"/>
        </w:rPr>
        <w:t>最低价法，</w:t>
      </w:r>
      <w:r>
        <w:rPr>
          <w:rFonts w:hint="eastAsia" w:ascii="ˎ̥" w:hAnsi="ˎ̥"/>
          <w:highlight w:val="none"/>
        </w:rPr>
        <w:t>是指投标文件满足招标文件全部实质性要求，且投标报价最低的投标人为中标候选人的评标方法</w:t>
      </w:r>
      <w:r>
        <w:rPr>
          <w:rFonts w:hint="eastAsia" w:ascii="ˎ̥" w:hAnsi="ˎ̥"/>
          <w:highlight w:val="none"/>
          <w:lang w:eastAsia="zh-CN"/>
        </w:rPr>
        <w:t>。</w:t>
      </w:r>
    </w:p>
    <w:p>
      <w:pPr>
        <w:ind w:firstLine="411" w:firstLineChars="196"/>
        <w:rPr>
          <w:rFonts w:hint="eastAsia" w:ascii="ˎ̥" w:hAnsi="ˎ̥" w:eastAsia="宋体"/>
          <w:highlight w:val="none"/>
          <w:lang w:eastAsia="zh-CN"/>
        </w:rPr>
      </w:pPr>
      <w:r>
        <w:rPr>
          <w:rFonts w:hint="eastAsia" w:ascii="ˎ̥" w:hAnsi="ˎ̥"/>
          <w:highlight w:val="none"/>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3" w:firstLineChars="196"/>
        <w:rPr>
          <w:rFonts w:ascii="宋体" w:hAnsi="宋体"/>
          <w:b/>
          <w:bCs/>
          <w:szCs w:val="21"/>
          <w:highlight w:val="none"/>
        </w:rPr>
      </w:pPr>
      <w:r>
        <w:rPr>
          <w:rFonts w:hint="eastAsia" w:ascii="宋体" w:hAnsi="宋体"/>
          <w:b/>
          <w:bCs/>
          <w:szCs w:val="21"/>
          <w:highlight w:val="none"/>
        </w:rPr>
        <w:t>37.1.2综合评分法</w:t>
      </w:r>
    </w:p>
    <w:p>
      <w:pPr>
        <w:ind w:firstLine="411" w:firstLineChars="196"/>
        <w:rPr>
          <w:rFonts w:hint="eastAsia" w:ascii="ˎ̥" w:hAnsi="ˎ̥"/>
          <w:highlight w:val="none"/>
          <w:lang w:eastAsia="zh-CN"/>
        </w:rPr>
      </w:pPr>
      <w:r>
        <w:rPr>
          <w:rFonts w:ascii="ˎ̥" w:hAnsi="ˎ̥"/>
          <w:highlight w:val="none"/>
        </w:rPr>
        <w:t>综合评分法，是指</w:t>
      </w:r>
      <w:r>
        <w:rPr>
          <w:rFonts w:hint="eastAsia" w:ascii="ˎ̥" w:hAnsi="ˎ̥"/>
          <w:highlight w:val="none"/>
        </w:rPr>
        <w:t>在</w:t>
      </w:r>
      <w:r>
        <w:rPr>
          <w:rFonts w:ascii="ˎ̥" w:hAnsi="ˎ̥"/>
          <w:highlight w:val="none"/>
        </w:rPr>
        <w:t>满足招标文件全部实质性要求</w:t>
      </w:r>
      <w:r>
        <w:rPr>
          <w:rFonts w:hint="eastAsia" w:ascii="ˎ̥" w:hAnsi="ˎ̥"/>
          <w:highlight w:val="none"/>
        </w:rPr>
        <w:t>的前提下</w:t>
      </w:r>
      <w:r>
        <w:rPr>
          <w:rFonts w:ascii="ˎ̥" w:hAnsi="ˎ̥"/>
          <w:highlight w:val="none"/>
        </w:rPr>
        <w:t>，</w:t>
      </w:r>
      <w:r>
        <w:rPr>
          <w:rFonts w:hint="eastAsia" w:ascii="ˎ̥" w:hAnsi="ˎ̥"/>
          <w:highlight w:val="none"/>
        </w:rPr>
        <w:t>按照招标文件中规定的各项因素进行综合评审，评审总得分排名前列的投标人，作为推荐的候选中标供应商</w:t>
      </w:r>
      <w:bookmarkEnd w:id="113"/>
      <w:r>
        <w:rPr>
          <w:rFonts w:hint="eastAsia" w:ascii="ˎ̥" w:hAnsi="ˎ̥"/>
          <w:highlight w:val="none"/>
          <w:lang w:eastAsia="zh-CN"/>
        </w:rPr>
        <w:t>。</w:t>
      </w:r>
    </w:p>
    <w:p>
      <w:pPr>
        <w:ind w:firstLine="411" w:firstLineChars="196"/>
        <w:rPr>
          <w:rFonts w:hint="eastAsia" w:ascii="ˎ̥" w:hAnsi="ˎ̥"/>
          <w:highlight w:val="none"/>
          <w:lang w:eastAsia="zh-CN"/>
        </w:rPr>
      </w:pPr>
      <w:r>
        <w:rPr>
          <w:rFonts w:hint="eastAsia" w:ascii="ˎ̥" w:hAnsi="ˎ̥"/>
          <w:highlight w:val="none"/>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3" w:firstLineChars="196"/>
        <w:rPr>
          <w:rFonts w:ascii="宋体" w:hAnsi="宋体"/>
          <w:b/>
          <w:bCs/>
          <w:szCs w:val="21"/>
          <w:highlight w:val="none"/>
        </w:rPr>
      </w:pPr>
      <w:r>
        <w:rPr>
          <w:rFonts w:hint="eastAsia" w:ascii="宋体" w:hAnsi="宋体"/>
          <w:b/>
          <w:bCs/>
          <w:szCs w:val="21"/>
          <w:highlight w:val="none"/>
        </w:rPr>
        <w:t>37.2本项目采用的评审方法见本项目招标文件第一册“专用条款”的相关内容。</w:t>
      </w:r>
    </w:p>
    <w:p>
      <w:pPr>
        <w:ind w:firstLine="413" w:firstLineChars="196"/>
        <w:rPr>
          <w:rFonts w:ascii="宋体" w:hAnsi="宋体"/>
          <w:b/>
          <w:bCs/>
          <w:szCs w:val="21"/>
          <w:highlight w:val="none"/>
        </w:rPr>
      </w:pPr>
      <w:r>
        <w:rPr>
          <w:rFonts w:hint="eastAsia" w:ascii="宋体" w:hAnsi="宋体"/>
          <w:b/>
          <w:bCs/>
          <w:szCs w:val="21"/>
          <w:highlight w:val="none"/>
        </w:rPr>
        <w:t>37.3重新评审的情形</w:t>
      </w:r>
    </w:p>
    <w:p>
      <w:pPr>
        <w:ind w:firstLine="411" w:firstLineChars="196"/>
        <w:rPr>
          <w:rFonts w:ascii="宋体" w:hAnsi="宋体"/>
          <w:b/>
          <w:bCs/>
          <w:szCs w:val="21"/>
          <w:highlight w:val="none"/>
        </w:rPr>
      </w:pPr>
      <w:r>
        <w:rPr>
          <w:rFonts w:hint="eastAsia" w:ascii="宋体" w:hAnsi="宋体" w:cs="宋体"/>
          <w:kern w:val="0"/>
          <w:szCs w:val="21"/>
          <w:highlight w:val="none"/>
        </w:rPr>
        <w:t>评审结果汇总完成后，除下列情形外，任何人不得修改评审结果：</w:t>
      </w:r>
    </w:p>
    <w:p>
      <w:pPr>
        <w:ind w:firstLine="411" w:firstLineChars="196"/>
        <w:rPr>
          <w:rFonts w:ascii="宋体" w:hAnsi="宋体" w:cs="宋体"/>
          <w:kern w:val="0"/>
          <w:szCs w:val="21"/>
          <w:highlight w:val="none"/>
        </w:rPr>
      </w:pPr>
      <w:r>
        <w:rPr>
          <w:rFonts w:hint="eastAsia" w:ascii="宋体" w:hAnsi="宋体" w:cs="宋体"/>
          <w:kern w:val="0"/>
          <w:szCs w:val="21"/>
          <w:highlight w:val="none"/>
        </w:rPr>
        <w:t>37.3.1分值汇总计算错误的；</w:t>
      </w:r>
    </w:p>
    <w:p>
      <w:pPr>
        <w:ind w:firstLine="411" w:firstLineChars="196"/>
        <w:rPr>
          <w:rFonts w:ascii="宋体" w:hAnsi="宋体" w:cs="宋体"/>
          <w:kern w:val="0"/>
          <w:szCs w:val="21"/>
          <w:highlight w:val="none"/>
        </w:rPr>
      </w:pPr>
      <w:r>
        <w:rPr>
          <w:rFonts w:hint="eastAsia" w:ascii="宋体" w:hAnsi="宋体" w:cs="宋体"/>
          <w:kern w:val="0"/>
          <w:szCs w:val="21"/>
          <w:highlight w:val="none"/>
        </w:rPr>
        <w:t>37.3.2分项评分超出评分标准范围的；</w:t>
      </w:r>
    </w:p>
    <w:p>
      <w:pPr>
        <w:ind w:firstLine="411" w:firstLineChars="196"/>
        <w:rPr>
          <w:rFonts w:ascii="宋体" w:hAnsi="宋体" w:cs="宋体"/>
          <w:kern w:val="0"/>
          <w:szCs w:val="21"/>
          <w:highlight w:val="none"/>
        </w:rPr>
      </w:pPr>
      <w:r>
        <w:rPr>
          <w:rFonts w:hint="eastAsia" w:ascii="宋体" w:hAnsi="宋体" w:cs="宋体"/>
          <w:kern w:val="0"/>
          <w:szCs w:val="21"/>
          <w:highlight w:val="none"/>
        </w:rPr>
        <w:t>37.3.3评审委员会成员对客观评审因素评分不一致的；</w:t>
      </w:r>
    </w:p>
    <w:p>
      <w:pPr>
        <w:ind w:firstLine="411" w:firstLineChars="196"/>
        <w:rPr>
          <w:rFonts w:ascii="宋体" w:hAnsi="宋体" w:cs="宋体"/>
          <w:kern w:val="0"/>
          <w:szCs w:val="21"/>
          <w:highlight w:val="none"/>
        </w:rPr>
      </w:pPr>
      <w:r>
        <w:rPr>
          <w:rFonts w:hint="eastAsia" w:ascii="宋体" w:hAnsi="宋体" w:cs="宋体"/>
          <w:kern w:val="0"/>
          <w:szCs w:val="21"/>
          <w:highlight w:val="none"/>
        </w:rPr>
        <w:t>37.3.4经评审委员会认定评分畸高、畸低的。</w:t>
      </w:r>
    </w:p>
    <w:p>
      <w:pPr>
        <w:ind w:firstLine="411" w:firstLineChars="196"/>
        <w:rPr>
          <w:rFonts w:ascii="宋体" w:hAnsi="宋体" w:cs="宋体"/>
          <w:kern w:val="0"/>
          <w:szCs w:val="21"/>
          <w:highlight w:val="none"/>
        </w:rPr>
      </w:pPr>
      <w:r>
        <w:rPr>
          <w:rFonts w:hint="eastAsia" w:ascii="宋体" w:hAnsi="宋体" w:cs="宋体"/>
          <w:kern w:val="0"/>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1" w:firstLineChars="196"/>
        <w:rPr>
          <w:rFonts w:ascii="宋体" w:hAnsi="宋体" w:cs="宋体"/>
          <w:kern w:val="0"/>
          <w:szCs w:val="21"/>
          <w:highlight w:val="none"/>
        </w:rPr>
      </w:pPr>
      <w:r>
        <w:rPr>
          <w:rFonts w:hint="eastAsia" w:ascii="宋体" w:hAnsi="宋体" w:cs="宋体"/>
          <w:kern w:val="0"/>
          <w:szCs w:val="21"/>
          <w:highlight w:val="none"/>
        </w:rPr>
        <w:t>投标人对本条第一款情形提出质疑的，采购人或者采购代理机构可以组织原评审委员会进行重新评审，重新评审改变评审结果的，应当书面报告本级财政部门。</w:t>
      </w:r>
    </w:p>
    <w:p>
      <w:pPr>
        <w:ind w:firstLine="413" w:firstLineChars="196"/>
        <w:rPr>
          <w:rFonts w:ascii="宋体" w:hAnsi="宋体"/>
          <w:b/>
          <w:bCs/>
          <w:szCs w:val="21"/>
          <w:highlight w:val="none"/>
        </w:rPr>
      </w:pPr>
      <w:r>
        <w:rPr>
          <w:rFonts w:hint="eastAsia" w:ascii="宋体" w:hAnsi="宋体"/>
          <w:b/>
          <w:bCs/>
          <w:szCs w:val="21"/>
          <w:highlight w:val="none"/>
        </w:rPr>
        <w:t>37.4重新组建评审委员会的情形</w:t>
      </w:r>
    </w:p>
    <w:p>
      <w:pPr>
        <w:ind w:firstLine="411" w:firstLineChars="196"/>
        <w:rPr>
          <w:rFonts w:ascii="宋体" w:hAnsi="宋体" w:cs="宋体"/>
          <w:kern w:val="0"/>
          <w:szCs w:val="21"/>
          <w:highlight w:val="none"/>
        </w:rPr>
      </w:pPr>
      <w:r>
        <w:rPr>
          <w:rFonts w:hint="eastAsia" w:ascii="宋体" w:hAnsi="宋体" w:cs="宋体"/>
          <w:kern w:val="0"/>
          <w:szCs w:val="21"/>
          <w:highlight w:val="none"/>
        </w:rPr>
        <w:t>评审委员会或者其成员存在下列情形导致评审结果无效的，重新组建评审委员会进行评标，并书面报告本级财政部门：</w:t>
      </w:r>
    </w:p>
    <w:p>
      <w:pPr>
        <w:ind w:firstLine="411" w:firstLineChars="196"/>
        <w:rPr>
          <w:rFonts w:ascii="宋体" w:hAnsi="宋体" w:cs="宋体"/>
          <w:kern w:val="0"/>
          <w:szCs w:val="21"/>
          <w:highlight w:val="none"/>
        </w:rPr>
      </w:pPr>
      <w:r>
        <w:rPr>
          <w:rFonts w:hint="eastAsia" w:ascii="宋体" w:hAnsi="宋体" w:cs="宋体"/>
          <w:kern w:val="0"/>
          <w:szCs w:val="21"/>
          <w:highlight w:val="none"/>
        </w:rPr>
        <w:t>37.4.1评审委员会组成不符合《政府采购货物和服务招标投标管理办法》规定的；</w:t>
      </w:r>
    </w:p>
    <w:p>
      <w:pPr>
        <w:ind w:firstLine="411" w:firstLineChars="196"/>
        <w:rPr>
          <w:rFonts w:ascii="宋体" w:hAnsi="宋体" w:cs="宋体"/>
          <w:kern w:val="0"/>
          <w:szCs w:val="21"/>
          <w:highlight w:val="none"/>
        </w:rPr>
      </w:pPr>
      <w:r>
        <w:rPr>
          <w:rFonts w:hint="eastAsia" w:ascii="宋体" w:hAnsi="宋体" w:cs="宋体"/>
          <w:kern w:val="0"/>
          <w:szCs w:val="21"/>
          <w:highlight w:val="none"/>
        </w:rPr>
        <w:t>37.4.2有《政府采购货物和服务招标投标管理办法》第六十二条第一至五项情形的；</w:t>
      </w:r>
    </w:p>
    <w:p>
      <w:pPr>
        <w:ind w:firstLine="411" w:firstLineChars="196"/>
        <w:rPr>
          <w:rFonts w:ascii="宋体" w:hAnsi="宋体" w:cs="宋体"/>
          <w:kern w:val="0"/>
          <w:szCs w:val="21"/>
          <w:highlight w:val="none"/>
        </w:rPr>
      </w:pPr>
      <w:r>
        <w:rPr>
          <w:rFonts w:hint="eastAsia" w:ascii="宋体" w:hAnsi="宋体" w:cs="宋体"/>
          <w:kern w:val="0"/>
          <w:szCs w:val="21"/>
          <w:highlight w:val="none"/>
        </w:rPr>
        <w:t>37.4.3评审委员会及其成员独立评标受到非法干预的；</w:t>
      </w:r>
    </w:p>
    <w:p>
      <w:pPr>
        <w:ind w:firstLine="411" w:firstLineChars="196"/>
        <w:rPr>
          <w:rFonts w:ascii="宋体" w:hAnsi="宋体" w:cs="宋体"/>
          <w:kern w:val="0"/>
          <w:szCs w:val="21"/>
          <w:highlight w:val="none"/>
        </w:rPr>
      </w:pPr>
      <w:r>
        <w:rPr>
          <w:rFonts w:hint="eastAsia" w:ascii="宋体" w:hAnsi="宋体" w:cs="宋体"/>
          <w:kern w:val="0"/>
          <w:szCs w:val="21"/>
          <w:highlight w:val="none"/>
        </w:rPr>
        <w:t>37.4.4有政府采购法实施条例第七十五条规定的违法行为的。</w:t>
      </w:r>
    </w:p>
    <w:p>
      <w:pPr>
        <w:ind w:firstLine="411" w:firstLineChars="196"/>
        <w:rPr>
          <w:rFonts w:ascii="宋体" w:hAnsi="宋体" w:cs="宋体"/>
          <w:kern w:val="0"/>
          <w:szCs w:val="21"/>
          <w:highlight w:val="none"/>
        </w:rPr>
      </w:pPr>
      <w:r>
        <w:rPr>
          <w:rFonts w:hint="eastAsia" w:ascii="宋体" w:hAnsi="宋体" w:cs="宋体"/>
          <w:kern w:val="0"/>
          <w:szCs w:val="21"/>
          <w:highlight w:val="none"/>
        </w:rPr>
        <w:t>有违法违规行为的原评审委员会成员不得参加重新组建的评审委员会。</w:t>
      </w:r>
    </w:p>
    <w:p>
      <w:pPr>
        <w:ind w:firstLine="411" w:firstLineChars="196"/>
        <w:rPr>
          <w:rFonts w:ascii="宋体" w:hAnsi="宋体"/>
          <w:szCs w:val="21"/>
          <w:highlight w:val="none"/>
        </w:rPr>
      </w:pPr>
    </w:p>
    <w:p>
      <w:pPr>
        <w:pStyle w:val="5"/>
        <w:numPr>
          <w:ilvl w:val="0"/>
          <w:numId w:val="20"/>
        </w:numPr>
        <w:spacing w:before="120" w:beforeLines="50" w:after="120" w:afterLines="50"/>
        <w:ind w:left="562" w:hanging="562"/>
        <w:rPr>
          <w:rFonts w:ascii="黑体" w:hAnsi="宋体" w:eastAsia="黑体"/>
          <w:sz w:val="24"/>
          <w:highlight w:val="none"/>
        </w:rPr>
      </w:pPr>
      <w:r>
        <w:rPr>
          <w:rFonts w:hint="eastAsia"/>
          <w:sz w:val="28"/>
          <w:szCs w:val="28"/>
          <w:highlight w:val="none"/>
        </w:rPr>
        <w:t>定标及公示</w:t>
      </w:r>
      <w:r>
        <w:rPr>
          <w:rFonts w:hint="eastAsia" w:ascii="黑体" w:hAnsi="宋体" w:eastAsia="黑体"/>
          <w:sz w:val="24"/>
          <w:highlight w:val="none"/>
        </w:rPr>
        <w:t>38．定标方法</w:t>
      </w:r>
    </w:p>
    <w:p>
      <w:pPr>
        <w:ind w:firstLine="411" w:firstLineChars="196"/>
        <w:rPr>
          <w:rFonts w:ascii="宋体" w:hAnsi="宋体"/>
          <w:szCs w:val="21"/>
          <w:highlight w:val="none"/>
        </w:rPr>
      </w:pPr>
      <w:bookmarkStart w:id="114" w:name="_Hlk73782795"/>
      <w:r>
        <w:rPr>
          <w:rFonts w:hint="eastAsia" w:ascii="宋体" w:hAnsi="宋体"/>
          <w:szCs w:val="21"/>
          <w:highlight w:val="none"/>
        </w:rPr>
        <w:t>38.1非评定分离项目定标方法</w:t>
      </w:r>
    </w:p>
    <w:p>
      <w:pPr>
        <w:ind w:firstLine="411" w:firstLineChars="196"/>
        <w:rPr>
          <w:rFonts w:ascii="宋体" w:hAnsi="宋体"/>
          <w:szCs w:val="21"/>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1.1评审委员会依据本项目招标文件所约定的评审方法进行评审和比较，向政府集中采购机构提交书面评审报告，并根据评审方法比较评价结果从优到劣进行排序，确定候选中标供应商。</w:t>
      </w:r>
    </w:p>
    <w:p>
      <w:pPr>
        <w:ind w:firstLine="411" w:firstLineChars="196"/>
        <w:rPr>
          <w:rFonts w:ascii="ˎ̥" w:hAnsi="ˎ̥"/>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1.2</w:t>
      </w:r>
      <w:r>
        <w:rPr>
          <w:rFonts w:ascii="ˎ̥" w:hAnsi="ˎ̥"/>
          <w:highlight w:val="none"/>
        </w:rPr>
        <w:t>采用最低价法的，评</w:t>
      </w:r>
      <w:r>
        <w:rPr>
          <w:rFonts w:hint="eastAsia" w:ascii="ˎ̥" w:hAnsi="ˎ̥"/>
          <w:highlight w:val="none"/>
        </w:rPr>
        <w:t>审</w:t>
      </w:r>
      <w:r>
        <w:rPr>
          <w:rFonts w:ascii="ˎ̥" w:hAnsi="ˎ̥"/>
          <w:highlight w:val="none"/>
        </w:rPr>
        <w:t>结果按投标报价由低到高顺序排列。投标报价相同的并列。投标文件满足招标文件全部实质性要求且投标报价最低的</w:t>
      </w:r>
      <w:r>
        <w:rPr>
          <w:rFonts w:hint="eastAsia" w:ascii="ˎ̥" w:hAnsi="ˎ̥"/>
          <w:highlight w:val="none"/>
        </w:rPr>
        <w:t>投标人为</w:t>
      </w:r>
      <w:bookmarkStart w:id="115" w:name="_Hlk73821177"/>
      <w:r>
        <w:rPr>
          <w:rFonts w:hint="eastAsia" w:ascii="ˎ̥" w:hAnsi="ˎ̥"/>
          <w:highlight w:val="none"/>
        </w:rPr>
        <w:t>中标供应商</w:t>
      </w:r>
      <w:r>
        <w:rPr>
          <w:rFonts w:ascii="ˎ̥" w:hAnsi="ˎ̥"/>
          <w:highlight w:val="none"/>
        </w:rPr>
        <w:t>（</w:t>
      </w:r>
      <w:r>
        <w:rPr>
          <w:rFonts w:hint="eastAsia" w:ascii="ˎ̥" w:hAnsi="ˎ̥"/>
          <w:highlight w:val="none"/>
        </w:rPr>
        <w:t>排名</w:t>
      </w:r>
      <w:r>
        <w:rPr>
          <w:rFonts w:ascii="ˎ̥" w:hAnsi="ˎ̥"/>
          <w:highlight w:val="none"/>
        </w:rPr>
        <w:t>第二</w:t>
      </w:r>
      <w:r>
        <w:rPr>
          <w:rFonts w:hint="eastAsia" w:ascii="ˎ̥" w:hAnsi="ˎ̥"/>
          <w:highlight w:val="none"/>
        </w:rPr>
        <w:t>的投标人为第一替补中标候选人、排名</w:t>
      </w:r>
      <w:r>
        <w:rPr>
          <w:rFonts w:ascii="ˎ̥" w:hAnsi="ˎ̥"/>
          <w:highlight w:val="none"/>
        </w:rPr>
        <w:t>第</w:t>
      </w:r>
      <w:r>
        <w:rPr>
          <w:rFonts w:hint="eastAsia" w:ascii="ˎ̥" w:hAnsi="ˎ̥"/>
          <w:highlight w:val="none"/>
        </w:rPr>
        <w:t>三的投标人为第二替补中标候选人</w:t>
      </w:r>
      <w:bookmarkEnd w:id="115"/>
      <w:r>
        <w:rPr>
          <w:rFonts w:ascii="ˎ̥" w:hAnsi="ˎ̥"/>
          <w:highlight w:val="none"/>
        </w:rPr>
        <w:t>）。</w:t>
      </w:r>
    </w:p>
    <w:p>
      <w:pPr>
        <w:ind w:firstLine="411" w:firstLineChars="196"/>
        <w:rPr>
          <w:rFonts w:ascii="ˎ̥" w:hAnsi="ˎ̥"/>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1.3</w:t>
      </w:r>
      <w:r>
        <w:rPr>
          <w:rFonts w:ascii="宋体" w:hAnsi="宋体"/>
          <w:szCs w:val="21"/>
          <w:highlight w:val="none"/>
        </w:rPr>
        <w:t>采</w:t>
      </w:r>
      <w:r>
        <w:rPr>
          <w:rFonts w:ascii="ˎ̥" w:hAnsi="ˎ̥"/>
          <w:highlight w:val="none"/>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highlight w:val="none"/>
        </w:rPr>
        <w:t>为中标供应商</w:t>
      </w:r>
      <w:r>
        <w:rPr>
          <w:rFonts w:ascii="ˎ̥" w:hAnsi="ˎ̥"/>
          <w:highlight w:val="none"/>
        </w:rPr>
        <w:t>（</w:t>
      </w:r>
      <w:r>
        <w:rPr>
          <w:rFonts w:hint="eastAsia" w:ascii="ˎ̥" w:hAnsi="ˎ̥"/>
          <w:highlight w:val="none"/>
        </w:rPr>
        <w:t>排名</w:t>
      </w:r>
      <w:r>
        <w:rPr>
          <w:rFonts w:ascii="ˎ̥" w:hAnsi="ˎ̥"/>
          <w:highlight w:val="none"/>
        </w:rPr>
        <w:t>第二</w:t>
      </w:r>
      <w:r>
        <w:rPr>
          <w:rFonts w:hint="eastAsia" w:ascii="ˎ̥" w:hAnsi="ˎ̥"/>
          <w:highlight w:val="none"/>
        </w:rPr>
        <w:t>的投标人为第一替补中标候选人、排名</w:t>
      </w:r>
      <w:r>
        <w:rPr>
          <w:rFonts w:ascii="ˎ̥" w:hAnsi="ˎ̥"/>
          <w:highlight w:val="none"/>
        </w:rPr>
        <w:t>第</w:t>
      </w:r>
      <w:r>
        <w:rPr>
          <w:rFonts w:hint="eastAsia" w:ascii="ˎ̥" w:hAnsi="ˎ̥"/>
          <w:highlight w:val="none"/>
        </w:rPr>
        <w:t>三的投标人为第二替补中标候选人</w:t>
      </w:r>
      <w:r>
        <w:rPr>
          <w:rFonts w:ascii="ˎ̥" w:hAnsi="ˎ̥"/>
          <w:highlight w:val="none"/>
        </w:rPr>
        <w:t>）。</w:t>
      </w:r>
      <w:r>
        <w:rPr>
          <w:rFonts w:hint="eastAsia" w:ascii="ˎ̥" w:hAnsi="ˎ̥"/>
          <w:highlight w:val="none"/>
        </w:rPr>
        <w:t>出现</w:t>
      </w:r>
      <w:r>
        <w:rPr>
          <w:rFonts w:ascii="ˎ̥" w:hAnsi="ˎ̥"/>
          <w:highlight w:val="none"/>
        </w:rPr>
        <w:t>得分且投标报价相同的并列</w:t>
      </w:r>
      <w:r>
        <w:rPr>
          <w:rFonts w:hint="eastAsia" w:ascii="ˎ̥" w:hAnsi="ˎ̥"/>
          <w:highlight w:val="none"/>
        </w:rPr>
        <w:t>情况时，采取随机抽取的方式确定，具体操作办法及流程由评审委员会确定。</w:t>
      </w:r>
    </w:p>
    <w:p>
      <w:pPr>
        <w:ind w:firstLine="411" w:firstLineChars="196"/>
        <w:rPr>
          <w:rFonts w:ascii="宋体" w:hAnsi="宋体"/>
          <w:szCs w:val="21"/>
          <w:highlight w:val="none"/>
        </w:rPr>
      </w:pPr>
      <w:r>
        <w:rPr>
          <w:rFonts w:hint="eastAsia" w:ascii="宋体" w:hAnsi="宋体"/>
          <w:szCs w:val="21"/>
          <w:highlight w:val="none"/>
        </w:rPr>
        <w:t>38.2评定分离项目定标方法</w:t>
      </w:r>
    </w:p>
    <w:p>
      <w:pPr>
        <w:ind w:firstLine="411" w:firstLineChars="196"/>
        <w:rPr>
          <w:rFonts w:ascii="宋体" w:hAnsi="宋体"/>
          <w:szCs w:val="21"/>
          <w:highlight w:val="none"/>
        </w:rPr>
      </w:pPr>
      <w:r>
        <w:rPr>
          <w:rFonts w:hint="eastAsia" w:ascii="宋体" w:hAnsi="宋体"/>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1" w:firstLineChars="196"/>
        <w:rPr>
          <w:highlight w:val="none"/>
        </w:rPr>
      </w:pPr>
      <w:r>
        <w:rPr>
          <w:rFonts w:ascii="宋体" w:hAnsi="宋体"/>
          <w:szCs w:val="21"/>
          <w:highlight w:val="none"/>
        </w:rPr>
        <w:t xml:space="preserve">38.2.2 </w:t>
      </w:r>
      <w:bookmarkStart w:id="116" w:name="_Hlk71469733"/>
      <w:r>
        <w:rPr>
          <w:highlight w:val="none"/>
        </w:rPr>
        <w:t>适用评定分离的政府采购项目，采用综合评分法评</w:t>
      </w:r>
      <w:r>
        <w:rPr>
          <w:rFonts w:hint="eastAsia"/>
          <w:highlight w:val="none"/>
        </w:rPr>
        <w:t>审。</w:t>
      </w:r>
      <w:r>
        <w:rPr>
          <w:rFonts w:hint="eastAsia" w:ascii="宋体" w:hAnsi="宋体"/>
          <w:szCs w:val="21"/>
          <w:highlight w:val="none"/>
        </w:rPr>
        <w:t>评审委员会按照评审结果，推荐</w:t>
      </w:r>
      <w:r>
        <w:rPr>
          <w:highlight w:val="none"/>
        </w:rPr>
        <w:t>三个合格的候选中标供应商。</w:t>
      </w:r>
    </w:p>
    <w:p>
      <w:pPr>
        <w:ind w:firstLine="411" w:firstLineChars="196"/>
        <w:rPr>
          <w:rFonts w:ascii="宋体" w:hAnsi="宋体"/>
          <w:szCs w:val="21"/>
          <w:highlight w:val="none"/>
        </w:rPr>
      </w:pPr>
      <w:r>
        <w:rPr>
          <w:rFonts w:hint="eastAsia" w:ascii="宋体" w:hAnsi="宋体"/>
          <w:szCs w:val="21"/>
          <w:highlight w:val="none"/>
        </w:rPr>
        <w:t>38.2.3</w:t>
      </w:r>
      <w:bookmarkStart w:id="117" w:name="_Hlk71469688"/>
      <w:r>
        <w:rPr>
          <w:highlight w:val="none"/>
        </w:rPr>
        <w:t>适用评定分离的政府采购项目，</w:t>
      </w:r>
      <w:r>
        <w:rPr>
          <w:rFonts w:hint="eastAsia" w:ascii="宋体" w:hAnsi="宋体"/>
          <w:szCs w:val="21"/>
          <w:highlight w:val="none"/>
        </w:rPr>
        <w:t>按照自定法确定中标供应商：自定法是指采购人组织定标委员会，由定标委员会在三家候选中标供应商中确定中标供应商。</w:t>
      </w:r>
      <w:bookmarkEnd w:id="116"/>
      <w:bookmarkEnd w:id="117"/>
    </w:p>
    <w:p>
      <w:pPr>
        <w:ind w:firstLine="411" w:firstLineChars="196"/>
        <w:rPr>
          <w:rFonts w:ascii="宋体" w:hAnsi="宋体"/>
          <w:szCs w:val="21"/>
          <w:highlight w:val="none"/>
        </w:rPr>
      </w:pPr>
      <w:r>
        <w:rPr>
          <w:rFonts w:ascii="宋体" w:hAnsi="宋体"/>
          <w:szCs w:val="21"/>
          <w:highlight w:val="none"/>
        </w:rPr>
        <w:t>38.2.4</w:t>
      </w:r>
      <w:r>
        <w:rPr>
          <w:rFonts w:hint="eastAsia" w:ascii="宋体" w:hAnsi="宋体"/>
          <w:szCs w:val="21"/>
          <w:highlight w:val="none"/>
        </w:rPr>
        <w:t>政府集中采购机构</w:t>
      </w:r>
      <w:r>
        <w:rPr>
          <w:highlight w:val="none"/>
        </w:rPr>
        <w:t>应当自评审结束之日起两个工作日内将候选中标供应商名单及其投标文件、评审报告送交采购人</w:t>
      </w:r>
      <w:r>
        <w:rPr>
          <w:rFonts w:hint="eastAsia" w:ascii="宋体" w:hAnsi="宋体"/>
          <w:szCs w:val="21"/>
          <w:highlight w:val="none"/>
        </w:rPr>
        <w:t>。</w:t>
      </w:r>
      <w:r>
        <w:rPr>
          <w:highlight w:val="none"/>
        </w:rPr>
        <w:t>采购人应当安排专人对定标过程进行书面记录，形成定标报告，作为采购文件的组成部分存档，并及时将定标结果反馈</w:t>
      </w:r>
      <w:r>
        <w:rPr>
          <w:rFonts w:hint="eastAsia"/>
          <w:highlight w:val="none"/>
        </w:rPr>
        <w:t>政府集中采购机构。具体定标程序及相关要求以按照《深圳市财政局关于</w:t>
      </w:r>
      <w:r>
        <w:rPr>
          <w:rFonts w:hint="eastAsia"/>
          <w:highlight w:val="none"/>
          <w:lang w:val="en-US" w:eastAsia="zh-CN"/>
        </w:rPr>
        <w:t>&lt;</w:t>
      </w:r>
      <w:r>
        <w:rPr>
          <w:rFonts w:hint="eastAsia"/>
          <w:highlight w:val="none"/>
        </w:rPr>
        <w:t>深圳市政府采购评标定标分离管理办法</w:t>
      </w:r>
      <w:r>
        <w:rPr>
          <w:rFonts w:hint="eastAsia"/>
          <w:highlight w:val="none"/>
          <w:lang w:val="en-US" w:eastAsia="zh-CN"/>
        </w:rPr>
        <w:t>&gt;</w:t>
      </w:r>
      <w:r>
        <w:rPr>
          <w:rFonts w:hint="eastAsia"/>
          <w:highlight w:val="none"/>
        </w:rPr>
        <w:t>续期的通知》（深财规〔2023〕1号）执行。</w:t>
      </w:r>
    </w:p>
    <w:p>
      <w:pPr>
        <w:ind w:firstLine="411" w:firstLineChars="196"/>
        <w:rPr>
          <w:rFonts w:ascii="宋体" w:hAnsi="宋体"/>
          <w:szCs w:val="21"/>
          <w:highlight w:val="none"/>
        </w:rPr>
      </w:pPr>
      <w:r>
        <w:rPr>
          <w:rFonts w:hint="eastAsia" w:ascii="宋体" w:hAnsi="宋体"/>
          <w:szCs w:val="21"/>
          <w:highlight w:val="none"/>
        </w:rPr>
        <w:t>说明：采购人及投标供应商应按照上述方法提前做好相关准备。</w:t>
      </w:r>
    </w:p>
    <w:p>
      <w:pPr>
        <w:ind w:firstLine="411" w:firstLineChars="196"/>
        <w:rPr>
          <w:rFonts w:ascii="黑体" w:hAnsi="宋体" w:eastAsia="黑体"/>
          <w:sz w:val="24"/>
          <w:highlight w:val="none"/>
        </w:rPr>
      </w:pPr>
      <w:r>
        <w:rPr>
          <w:rFonts w:hint="eastAsia" w:ascii="宋体" w:hAnsi="宋体"/>
          <w:szCs w:val="21"/>
          <w:highlight w:val="none"/>
        </w:rPr>
        <w:t>38.3专用条款另有规定的，按专用条款相关要求定标。</w:t>
      </w:r>
      <w:bookmarkEnd w:id="114"/>
      <w:r>
        <w:rPr>
          <w:rFonts w:hint="eastAsia" w:ascii="黑体" w:hAnsi="宋体" w:eastAsia="黑体"/>
          <w:sz w:val="24"/>
          <w:highlight w:val="none"/>
        </w:rPr>
        <w:t>39．编写评审报告</w:t>
      </w:r>
    </w:p>
    <w:p>
      <w:pPr>
        <w:ind w:firstLine="411" w:firstLineChars="196"/>
        <w:rPr>
          <w:rFonts w:ascii="黑体" w:hAnsi="宋体" w:eastAsia="黑体"/>
          <w:sz w:val="24"/>
          <w:highlight w:val="none"/>
        </w:rPr>
      </w:pPr>
      <w:r>
        <w:rPr>
          <w:rFonts w:hint="eastAsia" w:ascii="宋体" w:hAnsi="宋体"/>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r>
        <w:rPr>
          <w:rFonts w:hint="eastAsia" w:ascii="黑体" w:hAnsi="宋体" w:eastAsia="黑体"/>
          <w:sz w:val="24"/>
          <w:highlight w:val="none"/>
        </w:rPr>
        <w:t>40．中标公告</w:t>
      </w:r>
    </w:p>
    <w:p>
      <w:pPr>
        <w:ind w:firstLine="411" w:firstLineChars="196"/>
        <w:rPr>
          <w:rFonts w:ascii="宋体" w:hAnsi="宋体"/>
          <w:szCs w:val="21"/>
          <w:highlight w:val="none"/>
        </w:rPr>
      </w:pPr>
      <w:r>
        <w:rPr>
          <w:rFonts w:hint="eastAsia" w:ascii="宋体" w:hAnsi="宋体"/>
          <w:szCs w:val="21"/>
          <w:highlight w:val="none"/>
        </w:rPr>
        <w:t>40.1</w:t>
      </w:r>
      <w:bookmarkStart w:id="118" w:name="_Hlk72438709"/>
      <w:r>
        <w:rPr>
          <w:rFonts w:hint="eastAsia" w:ascii="宋体" w:hAnsi="宋体"/>
          <w:szCs w:val="21"/>
          <w:highlight w:val="none"/>
        </w:rPr>
        <w:t>为体现“公开、公平、公正”的原则，评审结束后经采购人确认（确定）评审结果，政府集中采购机构将在</w:t>
      </w:r>
      <w:r>
        <w:rPr>
          <w:rFonts w:hint="eastAsia" w:ascii="宋体" w:hAnsi="宋体"/>
          <w:b/>
          <w:bCs/>
          <w:szCs w:val="21"/>
          <w:highlight w:val="none"/>
        </w:rPr>
        <w:t>深圳公共资源交易网（https://szggzy.com/）</w:t>
      </w:r>
      <w:r>
        <w:rPr>
          <w:rFonts w:hint="eastAsia" w:ascii="宋体" w:hAnsi="宋体"/>
          <w:szCs w:val="21"/>
          <w:highlight w:val="none"/>
        </w:rPr>
        <w:t>上发布中标结果公告。</w:t>
      </w:r>
      <w:bookmarkEnd w:id="118"/>
      <w:bookmarkStart w:id="119" w:name="_Hlk72438751"/>
      <w:r>
        <w:rPr>
          <w:rFonts w:hint="eastAsia" w:ascii="宋体" w:hAnsi="宋体"/>
          <w:szCs w:val="21"/>
          <w:highlight w:val="none"/>
        </w:rPr>
        <w:t>供应商如对评审结果有异议，</w:t>
      </w:r>
      <w:r>
        <w:rPr>
          <w:rFonts w:ascii="宋体" w:hAnsi="宋体"/>
          <w:szCs w:val="21"/>
          <w:highlight w:val="none"/>
        </w:rPr>
        <w:t>可在发布公示日期起</w:t>
      </w:r>
      <w:r>
        <w:rPr>
          <w:rFonts w:hint="eastAsia" w:ascii="宋体" w:hAnsi="宋体"/>
          <w:szCs w:val="21"/>
          <w:highlight w:val="none"/>
        </w:rPr>
        <w:t>七</w:t>
      </w:r>
      <w:r>
        <w:rPr>
          <w:rFonts w:ascii="宋体" w:hAnsi="宋体"/>
          <w:szCs w:val="21"/>
          <w:highlight w:val="none"/>
        </w:rPr>
        <w:t>个工作日内向</w:t>
      </w:r>
      <w:r>
        <w:rPr>
          <w:rFonts w:hint="eastAsia" w:ascii="宋体" w:hAnsi="宋体"/>
          <w:szCs w:val="21"/>
          <w:highlight w:val="none"/>
        </w:rPr>
        <w:t>政府集中采购机构</w:t>
      </w:r>
      <w:r>
        <w:rPr>
          <w:rFonts w:ascii="宋体" w:hAnsi="宋体"/>
          <w:szCs w:val="21"/>
          <w:highlight w:val="none"/>
        </w:rPr>
        <w:t>提出。 监督电话：0755-83948143。</w:t>
      </w:r>
      <w:r>
        <w:rPr>
          <w:rFonts w:hint="eastAsia" w:ascii="宋体" w:hAnsi="宋体"/>
          <w:szCs w:val="21"/>
          <w:highlight w:val="none"/>
        </w:rPr>
        <w:t>若在公示期内未提出质疑，则视为认同该评审结果。</w:t>
      </w:r>
    </w:p>
    <w:bookmarkEnd w:id="119"/>
    <w:p>
      <w:pPr>
        <w:ind w:firstLine="411" w:firstLineChars="196"/>
        <w:rPr>
          <w:rFonts w:ascii="黑体" w:hAnsi="宋体" w:eastAsia="黑体"/>
          <w:sz w:val="24"/>
          <w:highlight w:val="none"/>
        </w:rPr>
      </w:pPr>
      <w:r>
        <w:rPr>
          <w:rFonts w:hint="eastAsia" w:ascii="宋体" w:hAnsi="宋体"/>
          <w:szCs w:val="21"/>
          <w:highlight w:val="none"/>
        </w:rPr>
        <w:t>40.2质疑、投诉供应商应保证质疑、投诉内容的真实性和可靠性，并承担相应的法律责任。</w:t>
      </w:r>
      <w:r>
        <w:rPr>
          <w:rFonts w:hint="eastAsia" w:ascii="黑体" w:hAnsi="宋体" w:eastAsia="黑体"/>
          <w:sz w:val="24"/>
          <w:highlight w:val="none"/>
        </w:rPr>
        <w:t>41．中标通知书</w:t>
      </w:r>
    </w:p>
    <w:p>
      <w:pPr>
        <w:ind w:firstLine="411" w:firstLineChars="196"/>
        <w:rPr>
          <w:rFonts w:ascii="宋体" w:hAnsi="宋体"/>
          <w:szCs w:val="21"/>
          <w:highlight w:val="none"/>
        </w:rPr>
      </w:pPr>
      <w:r>
        <w:rPr>
          <w:rFonts w:hint="eastAsia" w:ascii="宋体" w:hAnsi="宋体"/>
          <w:szCs w:val="21"/>
          <w:highlight w:val="none"/>
        </w:rPr>
        <w:t>41</w:t>
      </w:r>
      <w:r>
        <w:rPr>
          <w:rFonts w:ascii="宋体" w:hAnsi="宋体"/>
          <w:szCs w:val="21"/>
          <w:highlight w:val="none"/>
        </w:rPr>
        <w:t>.</w:t>
      </w:r>
      <w:r>
        <w:rPr>
          <w:rFonts w:hint="eastAsia" w:ascii="宋体" w:hAnsi="宋体"/>
          <w:szCs w:val="21"/>
          <w:highlight w:val="none"/>
        </w:rPr>
        <w:t>1</w:t>
      </w:r>
      <w:bookmarkStart w:id="120" w:name="_Hlk72438863"/>
      <w:r>
        <w:rPr>
          <w:rFonts w:hint="eastAsia" w:ascii="宋体" w:hAnsi="宋体"/>
          <w:szCs w:val="21"/>
          <w:highlight w:val="none"/>
        </w:rPr>
        <w:t>中标公告公布以后无异常的情况下,中标供应商和采购人可自行在</w:t>
      </w:r>
      <w:r>
        <w:rPr>
          <w:rFonts w:hint="eastAsia" w:ascii="宋体" w:hAnsi="宋体"/>
          <w:b/>
          <w:bCs/>
          <w:szCs w:val="21"/>
          <w:highlight w:val="none"/>
        </w:rPr>
        <w:t>“深圳政府采购智慧平台（http://zfcg.szggzy.com/）”</w:t>
      </w:r>
      <w:r>
        <w:rPr>
          <w:rFonts w:hint="eastAsia" w:ascii="宋体" w:hAnsi="宋体"/>
          <w:szCs w:val="21"/>
          <w:highlight w:val="none"/>
        </w:rPr>
        <w:t>上打印</w:t>
      </w:r>
      <w:r>
        <w:rPr>
          <w:rFonts w:hint="eastAsia" w:ascii="宋体" w:hAnsi="宋体"/>
          <w:b/>
          <w:szCs w:val="21"/>
          <w:highlight w:val="none"/>
        </w:rPr>
        <w:t>《数字中标通知书》</w:t>
      </w:r>
      <w:r>
        <w:rPr>
          <w:rFonts w:hint="eastAsia" w:ascii="宋体" w:hAnsi="宋体"/>
          <w:szCs w:val="21"/>
          <w:highlight w:val="none"/>
        </w:rPr>
        <w:t>。</w:t>
      </w:r>
      <w:bookmarkEnd w:id="120"/>
    </w:p>
    <w:p>
      <w:pPr>
        <w:ind w:firstLine="411" w:firstLineChars="196"/>
        <w:rPr>
          <w:rFonts w:ascii="宋体" w:hAnsi="宋体"/>
          <w:szCs w:val="21"/>
          <w:highlight w:val="none"/>
        </w:rPr>
      </w:pPr>
      <w:r>
        <w:rPr>
          <w:rFonts w:hint="eastAsia" w:ascii="宋体" w:hAnsi="宋体"/>
          <w:szCs w:val="21"/>
          <w:highlight w:val="none"/>
        </w:rPr>
        <w:t>41</w:t>
      </w:r>
      <w:r>
        <w:rPr>
          <w:rFonts w:ascii="宋体" w:hAnsi="宋体"/>
          <w:szCs w:val="21"/>
          <w:highlight w:val="none"/>
        </w:rPr>
        <w:t>.2</w:t>
      </w:r>
      <w:r>
        <w:rPr>
          <w:rFonts w:hint="eastAsia" w:ascii="宋体" w:hAnsi="宋体"/>
          <w:szCs w:val="21"/>
          <w:highlight w:val="none"/>
        </w:rPr>
        <w:t>中标通知书是合同的重要组成部分。</w:t>
      </w:r>
    </w:p>
    <w:p>
      <w:pPr>
        <w:ind w:firstLine="411" w:firstLineChars="196"/>
        <w:rPr>
          <w:rFonts w:ascii="宋体" w:hAnsi="宋体"/>
          <w:szCs w:val="21"/>
          <w:highlight w:val="none"/>
        </w:rPr>
      </w:pPr>
      <w:bookmarkStart w:id="121" w:name="_Hlk71407340"/>
      <w:r>
        <w:rPr>
          <w:rFonts w:hint="eastAsia" w:ascii="宋体" w:hAnsi="宋体"/>
          <w:szCs w:val="21"/>
          <w:highlight w:val="none"/>
        </w:rPr>
        <w:t>41.3因质疑投诉或其它原因导致项目结果变更或采购终止的，政府集中采购机构有权吊销中标通知书。</w:t>
      </w:r>
    </w:p>
    <w:bookmarkEnd w:id="121"/>
    <w:p>
      <w:pPr>
        <w:ind w:firstLine="411" w:firstLineChars="196"/>
        <w:rPr>
          <w:rFonts w:ascii="宋体" w:hAnsi="宋体"/>
          <w:szCs w:val="21"/>
          <w:highlight w:val="none"/>
        </w:rPr>
      </w:pPr>
    </w:p>
    <w:p>
      <w:pPr>
        <w:pStyle w:val="5"/>
        <w:numPr>
          <w:ilvl w:val="0"/>
          <w:numId w:val="20"/>
        </w:numPr>
        <w:spacing w:before="120" w:beforeLines="50" w:after="120" w:afterLines="50"/>
        <w:ind w:left="562" w:hanging="562"/>
        <w:rPr>
          <w:rFonts w:ascii="黑体" w:hAnsi="宋体" w:eastAsia="黑体"/>
          <w:sz w:val="24"/>
          <w:highlight w:val="none"/>
        </w:rPr>
      </w:pPr>
      <w:r>
        <w:rPr>
          <w:rFonts w:hint="eastAsia"/>
          <w:sz w:val="28"/>
          <w:szCs w:val="28"/>
          <w:highlight w:val="none"/>
        </w:rPr>
        <w:t>公开招标失败的后续处理</w:t>
      </w:r>
      <w:r>
        <w:rPr>
          <w:rFonts w:hint="eastAsia" w:ascii="黑体" w:hAnsi="宋体" w:eastAsia="黑体"/>
          <w:sz w:val="24"/>
          <w:highlight w:val="none"/>
        </w:rPr>
        <w:t>42．公开招标失败的处理</w:t>
      </w:r>
    </w:p>
    <w:p>
      <w:pPr>
        <w:ind w:firstLine="411" w:firstLineChars="196"/>
        <w:rPr>
          <w:rFonts w:ascii="宋体" w:hAnsi="宋体"/>
          <w:highlight w:val="none"/>
        </w:rPr>
      </w:pPr>
      <w:r>
        <w:rPr>
          <w:rFonts w:hint="eastAsia" w:ascii="宋体" w:hAnsi="宋体"/>
          <w:szCs w:val="21"/>
          <w:highlight w:val="none"/>
        </w:rPr>
        <w:t>42.1本项目公开招标过程中若由于投标截止后</w:t>
      </w:r>
      <w:r>
        <w:rPr>
          <w:rFonts w:hint="eastAsia" w:ascii="宋体" w:hAnsi="宋体"/>
          <w:highlight w:val="none"/>
        </w:rPr>
        <w:t>实际递交</w:t>
      </w:r>
      <w:r>
        <w:rPr>
          <w:rFonts w:ascii="宋体" w:hAnsi="宋体"/>
          <w:highlight w:val="none"/>
        </w:rPr>
        <w:t>投标</w:t>
      </w:r>
      <w:r>
        <w:rPr>
          <w:rFonts w:hint="eastAsia" w:ascii="宋体" w:hAnsi="宋体"/>
          <w:highlight w:val="none"/>
        </w:rPr>
        <w:t>文件的供应商数量不足、经</w:t>
      </w:r>
      <w:r>
        <w:rPr>
          <w:rFonts w:hint="eastAsia" w:ascii="宋体" w:hAnsi="宋体"/>
          <w:szCs w:val="21"/>
          <w:highlight w:val="none"/>
        </w:rPr>
        <w:t>评审委员会</w:t>
      </w:r>
      <w:r>
        <w:rPr>
          <w:rFonts w:hint="eastAsia" w:ascii="宋体" w:hAnsi="宋体"/>
          <w:highlight w:val="none"/>
        </w:rPr>
        <w:t>评审对招标文件作实质响应的供应商不足等原因造成公开招标失败，可由</w:t>
      </w:r>
      <w:r>
        <w:rPr>
          <w:rFonts w:hint="eastAsia" w:ascii="宋体" w:hAnsi="宋体" w:cs="宋体"/>
          <w:highlight w:val="none"/>
        </w:rPr>
        <w:t>政府集中采购机构</w:t>
      </w:r>
      <w:r>
        <w:rPr>
          <w:rFonts w:hint="eastAsia" w:ascii="宋体" w:hAnsi="宋体"/>
          <w:highlight w:val="none"/>
        </w:rPr>
        <w:t>重新组织采购。</w:t>
      </w:r>
    </w:p>
    <w:p>
      <w:pPr>
        <w:ind w:firstLine="411" w:firstLineChars="196"/>
        <w:rPr>
          <w:rFonts w:ascii="宋体" w:hAnsi="宋体"/>
          <w:szCs w:val="21"/>
          <w:highlight w:val="none"/>
        </w:rPr>
      </w:pPr>
      <w:r>
        <w:rPr>
          <w:rFonts w:hint="eastAsia" w:ascii="宋体" w:hAnsi="宋体"/>
          <w:szCs w:val="21"/>
          <w:highlight w:val="none"/>
        </w:rPr>
        <w:t>42.2对公开招标失败的项目，评审委员会在出具该项目招标失败结论的同时，可以提出重新采购组织形式的建议，以及进一步完善招标文件的资格、技术、商务要求的修改建议。</w:t>
      </w:r>
    </w:p>
    <w:p>
      <w:pPr>
        <w:ind w:firstLine="411" w:firstLineChars="196"/>
        <w:rPr>
          <w:rFonts w:ascii="宋体" w:hAnsi="宋体"/>
          <w:szCs w:val="21"/>
          <w:highlight w:val="none"/>
        </w:rPr>
      </w:pPr>
      <w:r>
        <w:rPr>
          <w:rFonts w:hint="eastAsia" w:ascii="宋体" w:hAnsi="宋体"/>
          <w:szCs w:val="21"/>
          <w:highlight w:val="none"/>
        </w:rPr>
        <w:t>42.3重新组织采购有以下两种组织形式：</w:t>
      </w:r>
    </w:p>
    <w:p>
      <w:pPr>
        <w:ind w:firstLine="411" w:firstLineChars="196"/>
        <w:rPr>
          <w:rFonts w:ascii="宋体" w:hAnsi="宋体"/>
          <w:highlight w:val="none"/>
        </w:rPr>
      </w:pPr>
      <w:r>
        <w:rPr>
          <w:rFonts w:hint="eastAsia" w:ascii="宋体" w:hAnsi="宋体"/>
          <w:highlight w:val="none"/>
        </w:rPr>
        <w:t>（1）由政府集中采购机构重新组织公开招标；</w:t>
      </w:r>
    </w:p>
    <w:p>
      <w:pPr>
        <w:ind w:firstLine="411" w:firstLineChars="196"/>
        <w:rPr>
          <w:rFonts w:ascii="宋体" w:hAnsi="宋体"/>
          <w:highlight w:val="none"/>
        </w:rPr>
      </w:pPr>
      <w:r>
        <w:rPr>
          <w:rFonts w:hint="eastAsia" w:ascii="宋体" w:hAnsi="宋体"/>
          <w:highlight w:val="none"/>
        </w:rPr>
        <w:t>（2）根据实际情况需要向同级财政部门提出非公开招标方式申请，经同级财政部门批准，公开招标失败采购项目可转为竞争性谈判或单一来源谈判方式采购。</w:t>
      </w:r>
    </w:p>
    <w:p>
      <w:pPr>
        <w:ind w:firstLine="411" w:firstLineChars="196"/>
        <w:rPr>
          <w:rFonts w:ascii="宋体" w:hAnsi="宋体"/>
          <w:highlight w:val="none"/>
        </w:rPr>
      </w:pPr>
      <w:r>
        <w:rPr>
          <w:rFonts w:hint="eastAsia" w:ascii="宋体" w:hAnsi="宋体"/>
          <w:highlight w:val="none"/>
        </w:rPr>
        <w:t>42.4公开招标失败的采购项目重新组织公开招标，由政府集中采购机构重新按公开招标流程组织采购活动。</w:t>
      </w:r>
    </w:p>
    <w:p>
      <w:pPr>
        <w:rPr>
          <w:rFonts w:ascii="宋体" w:hAnsi="宋体"/>
          <w:highlight w:val="none"/>
        </w:rPr>
      </w:pPr>
      <w:r>
        <w:rPr>
          <w:rFonts w:hint="eastAsia" w:ascii="黑体" w:hAnsi="宋体" w:eastAsia="黑体"/>
          <w:sz w:val="24"/>
          <w:highlight w:val="none"/>
        </w:rPr>
        <w:t xml:space="preserve">    </w:t>
      </w:r>
      <w:r>
        <w:rPr>
          <w:rFonts w:hint="eastAsia" w:ascii="宋体" w:hAnsi="宋体"/>
          <w:highlight w:val="none"/>
        </w:rPr>
        <w:t>42.5公开招标失败的采购项目经同级财政部门批准转为竞争性谈判或单一来源谈判方式采购的，按规定要求组织政府采购工作。</w:t>
      </w:r>
    </w:p>
    <w:p>
      <w:pPr>
        <w:rPr>
          <w:rFonts w:ascii="黑体" w:hAnsi="宋体" w:eastAsia="黑体"/>
          <w:sz w:val="24"/>
          <w:highlight w:val="none"/>
        </w:rPr>
      </w:pPr>
    </w:p>
    <w:p>
      <w:pPr>
        <w:pStyle w:val="5"/>
        <w:numPr>
          <w:ilvl w:val="0"/>
          <w:numId w:val="20"/>
        </w:numPr>
        <w:spacing w:before="120" w:beforeLines="50" w:after="120" w:afterLines="50"/>
        <w:ind w:left="562" w:hanging="562"/>
        <w:rPr>
          <w:rFonts w:ascii="黑体" w:hAnsi="宋体" w:eastAsia="黑体"/>
          <w:sz w:val="24"/>
          <w:highlight w:val="none"/>
        </w:rPr>
      </w:pPr>
      <w:bookmarkStart w:id="122" w:name="_Hlk72439043"/>
      <w:r>
        <w:rPr>
          <w:rFonts w:hint="eastAsia"/>
          <w:sz w:val="28"/>
          <w:szCs w:val="28"/>
          <w:highlight w:val="none"/>
        </w:rPr>
        <w:t>合同的授予与备案</w:t>
      </w:r>
      <w:bookmarkEnd w:id="122"/>
      <w:bookmarkStart w:id="123" w:name="_Toc73517679"/>
      <w:bookmarkStart w:id="124" w:name="_Toc73521586"/>
      <w:bookmarkStart w:id="125" w:name="_Toc73521674"/>
      <w:bookmarkStart w:id="126" w:name="_Toc73518157"/>
      <w:bookmarkStart w:id="127" w:name="_Toc100052408"/>
      <w:bookmarkStart w:id="128" w:name="_Hlk72439088"/>
      <w:r>
        <w:rPr>
          <w:rFonts w:hint="eastAsia" w:ascii="黑体" w:hAnsi="宋体" w:eastAsia="黑体"/>
          <w:sz w:val="24"/>
          <w:highlight w:val="none"/>
        </w:rPr>
        <w:t>43．合同授予标准</w:t>
      </w:r>
      <w:bookmarkEnd w:id="123"/>
      <w:bookmarkEnd w:id="124"/>
      <w:bookmarkEnd w:id="125"/>
      <w:bookmarkEnd w:id="126"/>
      <w:bookmarkEnd w:id="127"/>
    </w:p>
    <w:p>
      <w:pPr>
        <w:ind w:firstLine="411" w:firstLineChars="196"/>
        <w:rPr>
          <w:rFonts w:ascii="黑体" w:hAnsi="宋体" w:eastAsia="黑体"/>
          <w:sz w:val="24"/>
          <w:highlight w:val="none"/>
        </w:rPr>
      </w:pPr>
      <w:r>
        <w:rPr>
          <w:rFonts w:hint="eastAsia" w:ascii="宋体" w:hAnsi="宋体"/>
          <w:szCs w:val="21"/>
          <w:highlight w:val="none"/>
        </w:rPr>
        <w:t>本项目的合同将授予经本招标文件规定评审确定的中标供应商。</w:t>
      </w:r>
      <w:bookmarkStart w:id="129" w:name="_Toc73517680"/>
      <w:bookmarkStart w:id="130" w:name="_Toc100052409"/>
      <w:bookmarkStart w:id="131" w:name="_Toc73518158"/>
      <w:bookmarkStart w:id="132" w:name="_Toc73521587"/>
      <w:bookmarkStart w:id="133" w:name="_Toc73521675"/>
      <w:r>
        <w:rPr>
          <w:rFonts w:hint="eastAsia" w:ascii="黑体" w:hAnsi="宋体" w:eastAsia="黑体"/>
          <w:sz w:val="24"/>
          <w:highlight w:val="none"/>
        </w:rPr>
        <w:t>44．</w:t>
      </w:r>
      <w:bookmarkEnd w:id="129"/>
      <w:bookmarkEnd w:id="130"/>
      <w:bookmarkEnd w:id="131"/>
      <w:bookmarkEnd w:id="132"/>
      <w:bookmarkEnd w:id="133"/>
      <w:r>
        <w:rPr>
          <w:rFonts w:hint="eastAsia" w:ascii="黑体" w:hAnsi="宋体" w:eastAsia="黑体"/>
          <w:sz w:val="24"/>
          <w:highlight w:val="none"/>
        </w:rPr>
        <w:t>接受和拒绝任何或所有投标的权力</w:t>
      </w:r>
    </w:p>
    <w:p>
      <w:pPr>
        <w:ind w:firstLine="411" w:firstLineChars="196"/>
        <w:rPr>
          <w:rFonts w:ascii="黑体" w:hAnsi="宋体" w:eastAsia="黑体"/>
          <w:sz w:val="24"/>
          <w:highlight w:val="none"/>
        </w:rPr>
      </w:pPr>
      <w:r>
        <w:rPr>
          <w:rFonts w:hint="eastAsia" w:ascii="宋体" w:hAnsi="宋体"/>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bookmarkStart w:id="134" w:name="_Toc73521677"/>
      <w:bookmarkStart w:id="135" w:name="_Toc73517682"/>
      <w:bookmarkStart w:id="136" w:name="_Toc73518160"/>
      <w:bookmarkStart w:id="137" w:name="_Toc100052410"/>
      <w:bookmarkStart w:id="138" w:name="_Toc73521589"/>
      <w:r>
        <w:rPr>
          <w:rFonts w:hint="eastAsia" w:ascii="黑体" w:hAnsi="宋体" w:eastAsia="黑体"/>
          <w:sz w:val="24"/>
          <w:highlight w:val="none"/>
        </w:rPr>
        <w:t>45．合同的签订</w:t>
      </w:r>
      <w:bookmarkEnd w:id="134"/>
      <w:bookmarkEnd w:id="135"/>
      <w:bookmarkEnd w:id="136"/>
      <w:bookmarkEnd w:id="137"/>
      <w:bookmarkEnd w:id="138"/>
    </w:p>
    <w:p>
      <w:pPr>
        <w:ind w:firstLine="411" w:firstLineChars="196"/>
        <w:rPr>
          <w:rFonts w:ascii="宋体" w:hAnsi="宋体"/>
          <w:szCs w:val="21"/>
          <w:highlight w:val="none"/>
        </w:rPr>
      </w:pPr>
      <w:r>
        <w:rPr>
          <w:rFonts w:hint="eastAsia" w:ascii="宋体" w:hAnsi="宋体"/>
          <w:szCs w:val="21"/>
          <w:highlight w:val="none"/>
        </w:rPr>
        <w:t>45.1中标人将于中标通知书发出之日起十个工作日内，按照采购文件（招标文件和投标文件等）内容与采购人签订政府采购合同；合同的实质性内容应当符合招标文件的规定；</w:t>
      </w:r>
    </w:p>
    <w:p>
      <w:pPr>
        <w:ind w:firstLine="411" w:firstLineChars="196"/>
        <w:rPr>
          <w:rFonts w:ascii="宋体" w:hAnsi="宋体"/>
          <w:szCs w:val="21"/>
          <w:highlight w:val="none"/>
        </w:rPr>
      </w:pPr>
      <w:r>
        <w:rPr>
          <w:rFonts w:hint="eastAsia" w:ascii="宋体" w:hAnsi="宋体"/>
          <w:szCs w:val="21"/>
          <w:highlight w:val="none"/>
        </w:rPr>
        <w:t>45.2中标人如不按本通用条款第45</w:t>
      </w:r>
      <w:r>
        <w:rPr>
          <w:rFonts w:ascii="宋体" w:hAnsi="宋体"/>
          <w:szCs w:val="21"/>
          <w:highlight w:val="none"/>
        </w:rPr>
        <w:t>.1</w:t>
      </w:r>
      <w:r>
        <w:rPr>
          <w:rFonts w:hint="eastAsia" w:ascii="宋体" w:hAnsi="宋体"/>
          <w:szCs w:val="21"/>
          <w:highlight w:val="none"/>
        </w:rPr>
        <w:t>款的规定与采购人签订合同，</w:t>
      </w:r>
      <w:r>
        <w:rPr>
          <w:rFonts w:ascii="宋体" w:hAnsi="宋体" w:cs="宋体"/>
          <w:kern w:val="0"/>
          <w:szCs w:val="21"/>
          <w:highlight w:val="none"/>
        </w:rPr>
        <w:t>情节严重的，由</w:t>
      </w:r>
      <w:r>
        <w:rPr>
          <w:rFonts w:hint="eastAsia" w:ascii="宋体" w:hAnsi="宋体" w:cs="宋体"/>
          <w:kern w:val="0"/>
          <w:szCs w:val="21"/>
          <w:highlight w:val="none"/>
        </w:rPr>
        <w:t>同级财政</w:t>
      </w:r>
      <w:r>
        <w:rPr>
          <w:rFonts w:ascii="宋体" w:hAnsi="宋体" w:cs="宋体"/>
          <w:kern w:val="0"/>
          <w:szCs w:val="21"/>
          <w:highlight w:val="none"/>
        </w:rPr>
        <w:t>部门记入供应商诚信档案，予以通报</w:t>
      </w:r>
      <w:r>
        <w:rPr>
          <w:rFonts w:hint="eastAsia" w:ascii="宋体" w:hAnsi="宋体"/>
          <w:szCs w:val="21"/>
          <w:highlight w:val="none"/>
        </w:rPr>
        <w:t>；</w:t>
      </w:r>
    </w:p>
    <w:p>
      <w:pPr>
        <w:ind w:firstLine="411" w:firstLineChars="196"/>
        <w:rPr>
          <w:rFonts w:ascii="黑体" w:hAnsi="宋体" w:eastAsia="黑体"/>
          <w:sz w:val="24"/>
          <w:highlight w:val="none"/>
        </w:rPr>
      </w:pPr>
      <w:r>
        <w:rPr>
          <w:rFonts w:hint="eastAsia" w:ascii="宋体" w:hAnsi="宋体"/>
          <w:szCs w:val="21"/>
          <w:highlight w:val="none"/>
        </w:rPr>
        <w:t>45.3中标人应当按照合同约定履行义务，完成中标项目，不得将中标项目转让（转包）给他人。</w:t>
      </w:r>
      <w:bookmarkStart w:id="139" w:name="_Toc73517683"/>
      <w:bookmarkStart w:id="140" w:name="_Toc73521590"/>
      <w:bookmarkStart w:id="141" w:name="_Toc73521678"/>
      <w:bookmarkStart w:id="142" w:name="_Toc73518161"/>
      <w:bookmarkStart w:id="143" w:name="_Toc100052411"/>
      <w:r>
        <w:rPr>
          <w:rFonts w:hint="eastAsia" w:ascii="黑体" w:hAnsi="宋体" w:eastAsia="黑体"/>
          <w:sz w:val="24"/>
          <w:highlight w:val="none"/>
        </w:rPr>
        <w:t>46．履约担保</w:t>
      </w:r>
      <w:bookmarkEnd w:id="139"/>
      <w:bookmarkEnd w:id="140"/>
      <w:bookmarkEnd w:id="141"/>
      <w:bookmarkEnd w:id="142"/>
      <w:bookmarkEnd w:id="143"/>
    </w:p>
    <w:p>
      <w:pPr>
        <w:ind w:firstLine="411" w:firstLineChars="196"/>
        <w:rPr>
          <w:rFonts w:ascii="宋体" w:hAnsi="宋体"/>
          <w:szCs w:val="21"/>
          <w:highlight w:val="none"/>
        </w:rPr>
      </w:pPr>
      <w:r>
        <w:rPr>
          <w:rFonts w:hint="eastAsia" w:ascii="宋体" w:hAnsi="宋体"/>
          <w:szCs w:val="21"/>
          <w:highlight w:val="none"/>
        </w:rPr>
        <w:t>46.1在签订项目合同的同时，中标人应按“对通用条款的补充内容”中规定的金额向采购人提交履约担保；</w:t>
      </w:r>
    </w:p>
    <w:p>
      <w:pPr>
        <w:ind w:firstLine="411" w:firstLineChars="196"/>
        <w:rPr>
          <w:rFonts w:ascii="黑体" w:hAnsi="宋体" w:eastAsia="黑体"/>
          <w:sz w:val="24"/>
          <w:highlight w:val="none"/>
        </w:rPr>
      </w:pPr>
      <w:r>
        <w:rPr>
          <w:rFonts w:hint="eastAsia" w:ascii="宋体" w:hAnsi="宋体"/>
          <w:szCs w:val="21"/>
          <w:highlight w:val="none"/>
        </w:rPr>
        <w:t>46.2，允许供应商自主选择以支票、汇票、本票、保函等非现金方式提交履约担保；</w:t>
      </w:r>
      <w:r>
        <w:rPr>
          <w:highlight w:val="none"/>
        </w:rPr>
        <w:t>中标</w:t>
      </w:r>
      <w:r>
        <w:rPr>
          <w:rFonts w:hint="eastAsia"/>
          <w:highlight w:val="none"/>
        </w:rPr>
        <w:t>人</w:t>
      </w:r>
      <w:r>
        <w:rPr>
          <w:highlight w:val="none"/>
        </w:rPr>
        <w:t>提交履约</w:t>
      </w:r>
      <w:r>
        <w:rPr>
          <w:rFonts w:hint="eastAsia"/>
          <w:highlight w:val="none"/>
        </w:rPr>
        <w:t>担保不是</w:t>
      </w:r>
      <w:r>
        <w:rPr>
          <w:highlight w:val="none"/>
        </w:rPr>
        <w:t>合同签订的</w:t>
      </w:r>
      <w:r>
        <w:rPr>
          <w:rFonts w:hint="eastAsia"/>
          <w:highlight w:val="none"/>
        </w:rPr>
        <w:t>前提</w:t>
      </w:r>
      <w:r>
        <w:rPr>
          <w:highlight w:val="none"/>
        </w:rPr>
        <w:t>条件，不要求中标</w:t>
      </w:r>
      <w:r>
        <w:rPr>
          <w:rFonts w:hint="eastAsia"/>
          <w:highlight w:val="none"/>
        </w:rPr>
        <w:t>人</w:t>
      </w:r>
      <w:r>
        <w:rPr>
          <w:highlight w:val="none"/>
        </w:rPr>
        <w:t>提供除法律、法规明确规定外的其他担保</w:t>
      </w:r>
      <w:r>
        <w:rPr>
          <w:rFonts w:hint="eastAsia"/>
          <w:highlight w:val="none"/>
        </w:rPr>
        <w:t>。</w:t>
      </w:r>
      <w:r>
        <w:rPr>
          <w:rFonts w:hint="eastAsia" w:ascii="黑体" w:hAnsi="宋体" w:eastAsia="黑体"/>
          <w:sz w:val="24"/>
          <w:highlight w:val="none"/>
        </w:rPr>
        <w:t>47. 合同备案</w:t>
      </w:r>
    </w:p>
    <w:p>
      <w:pPr>
        <w:ind w:firstLine="420" w:firstLineChars="200"/>
        <w:rPr>
          <w:rFonts w:ascii="黑体" w:hAnsi="宋体" w:eastAsia="黑体"/>
          <w:sz w:val="24"/>
          <w:highlight w:val="none"/>
        </w:rPr>
      </w:pPr>
      <w:r>
        <w:rPr>
          <w:rFonts w:hint="eastAsia" w:ascii="宋体" w:hAnsi="宋体" w:eastAsia="宋体" w:cs="Times New Roman"/>
          <w:kern w:val="2"/>
          <w:sz w:val="21"/>
          <w:szCs w:val="21"/>
          <w:highlight w:val="none"/>
          <w:lang w:eastAsia="zh-Hans"/>
        </w:rPr>
        <w:t>采购人与中标供应商自中标通知书发出之日起10个工作日内签订政府采购合同，</w:t>
      </w:r>
      <w:r>
        <w:rPr>
          <w:rFonts w:hint="eastAsia" w:ascii="宋体" w:hAnsi="宋体" w:eastAsia="宋体" w:cs="Times New Roman"/>
          <w:kern w:val="2"/>
          <w:sz w:val="21"/>
          <w:szCs w:val="21"/>
          <w:highlight w:val="none"/>
          <w:lang w:val="en-US" w:eastAsia="zh-CN"/>
        </w:rPr>
        <w:t>并按财政部门规定提交备案。</w:t>
      </w:r>
      <w:r>
        <w:rPr>
          <w:rFonts w:hint="eastAsia" w:ascii="黑体" w:hAnsi="宋体" w:eastAsia="黑体"/>
          <w:sz w:val="24"/>
          <w:highlight w:val="none"/>
        </w:rPr>
        <w:t>48. 合同变更</w:t>
      </w:r>
    </w:p>
    <w:p>
      <w:pPr>
        <w:ind w:firstLine="411" w:firstLineChars="196"/>
        <w:rPr>
          <w:rFonts w:ascii="黑体" w:hAnsi="宋体" w:eastAsia="黑体"/>
          <w:sz w:val="24"/>
          <w:highlight w:val="none"/>
        </w:rPr>
      </w:pPr>
      <w:r>
        <w:rPr>
          <w:rFonts w:hint="eastAsia" w:ascii="宋体" w:hAnsi="宋体"/>
          <w:szCs w:val="21"/>
          <w:highlight w:val="none"/>
        </w:rPr>
        <w:t>合同变更事宜按《深圳市财政局关于优化政府采购合同备案的通知》（深财发保〔2022〕2号）相关规定执行。</w:t>
      </w:r>
      <w:r>
        <w:rPr>
          <w:rFonts w:hint="eastAsia" w:ascii="黑体" w:hAnsi="宋体" w:eastAsia="黑体"/>
          <w:sz w:val="24"/>
          <w:highlight w:val="none"/>
        </w:rPr>
        <w:t>49. 项目验收</w:t>
      </w:r>
    </w:p>
    <w:p>
      <w:pPr>
        <w:widowControl/>
        <w:ind w:right="176" w:firstLine="420"/>
        <w:jc w:val="left"/>
        <w:rPr>
          <w:rFonts w:ascii="黑体" w:hAnsi="宋体" w:eastAsia="黑体"/>
          <w:sz w:val="24"/>
          <w:highlight w:val="none"/>
        </w:rPr>
      </w:pPr>
      <w:r>
        <w:rPr>
          <w:rFonts w:hint="eastAsia" w:ascii="宋体" w:hAnsi="宋体"/>
          <w:highlight w:val="none"/>
        </w:rPr>
        <w:t>49.1采购人应当按照招标文件和合同规定的标准和方法，及时组织验收。</w:t>
      </w:r>
      <w:r>
        <w:rPr>
          <w:rFonts w:ascii="宋体" w:hAnsi="宋体"/>
          <w:highlight w:val="none"/>
        </w:rPr>
        <w:t xml:space="preserve"> </w:t>
      </w:r>
      <w:r>
        <w:rPr>
          <w:rFonts w:hint="eastAsia" w:ascii="黑体" w:hAnsi="宋体" w:eastAsia="黑体"/>
          <w:sz w:val="24"/>
          <w:highlight w:val="none"/>
        </w:rPr>
        <w:t>50. 宣传</w:t>
      </w:r>
    </w:p>
    <w:p>
      <w:pPr>
        <w:ind w:left="210" w:leftChars="100" w:firstLine="411" w:firstLineChars="196"/>
        <w:rPr>
          <w:rFonts w:ascii="宋体" w:hAnsi="宋体"/>
          <w:highlight w:val="none"/>
        </w:rPr>
      </w:pPr>
      <w:r>
        <w:rPr>
          <w:rFonts w:hint="eastAsia" w:ascii="宋体" w:hAnsi="宋体"/>
          <w:highlight w:val="none"/>
        </w:rPr>
        <w:t>凡与政府采购活动有关的宣传或广告，若当中提及政府采购，</w:t>
      </w:r>
      <w:r>
        <w:rPr>
          <w:rFonts w:ascii="宋体" w:hAnsi="宋体"/>
          <w:highlight w:val="none"/>
        </w:rPr>
        <w:t>必须事先将具体对外宣传方案报</w:t>
      </w:r>
      <w:r>
        <w:rPr>
          <w:rFonts w:hint="eastAsia" w:ascii="宋体" w:hAnsi="宋体"/>
          <w:highlight w:val="none"/>
        </w:rPr>
        <w:t>同级财政部门</w:t>
      </w:r>
      <w:r>
        <w:rPr>
          <w:rFonts w:ascii="宋体" w:hAnsi="宋体"/>
          <w:highlight w:val="none"/>
        </w:rPr>
        <w:t>和</w:t>
      </w:r>
      <w:r>
        <w:rPr>
          <w:rFonts w:hint="eastAsia" w:ascii="宋体" w:hAnsi="宋体"/>
          <w:highlight w:val="none"/>
        </w:rPr>
        <w:t>政府集中采购机构</w:t>
      </w:r>
      <w:r>
        <w:rPr>
          <w:rFonts w:ascii="宋体" w:hAnsi="宋体"/>
          <w:highlight w:val="none"/>
        </w:rPr>
        <w:t>，并征得其同意。对外市场宣传包括但不限于以下形式：</w:t>
      </w:r>
    </w:p>
    <w:p>
      <w:pPr>
        <w:ind w:left="210" w:leftChars="100" w:firstLine="411" w:firstLineChars="196"/>
        <w:rPr>
          <w:rFonts w:ascii="宋体" w:hAnsi="宋体"/>
          <w:highlight w:val="none"/>
        </w:rPr>
      </w:pPr>
      <w:r>
        <w:rPr>
          <w:rFonts w:ascii="宋体" w:hAnsi="宋体"/>
          <w:highlight w:val="none"/>
        </w:rPr>
        <w:t>a.名片、宣传册、广告标语等；</w:t>
      </w:r>
    </w:p>
    <w:p>
      <w:pPr>
        <w:ind w:left="210" w:leftChars="100" w:firstLine="411" w:firstLineChars="196"/>
        <w:rPr>
          <w:rFonts w:ascii="宋体" w:hAnsi="宋体"/>
          <w:highlight w:val="none"/>
        </w:rPr>
      </w:pPr>
      <w:r>
        <w:rPr>
          <w:rFonts w:ascii="宋体" w:hAnsi="宋体"/>
          <w:highlight w:val="none"/>
        </w:rPr>
        <w:t>b.案例介绍、推广等；</w:t>
      </w:r>
    </w:p>
    <w:p>
      <w:pPr>
        <w:ind w:left="210" w:leftChars="100" w:firstLine="411" w:firstLineChars="196"/>
        <w:rPr>
          <w:rFonts w:ascii="黑体" w:hAnsi="宋体" w:eastAsia="黑体"/>
          <w:sz w:val="24"/>
          <w:highlight w:val="none"/>
        </w:rPr>
      </w:pPr>
      <w:r>
        <w:rPr>
          <w:rFonts w:hint="eastAsia" w:ascii="宋体" w:hAnsi="宋体"/>
          <w:highlight w:val="none"/>
        </w:rPr>
        <w:t>c.工作</w:t>
      </w:r>
      <w:r>
        <w:rPr>
          <w:rFonts w:ascii="宋体" w:hAnsi="宋体"/>
          <w:highlight w:val="none"/>
        </w:rPr>
        <w:t>人员向其他消费群体宣传。</w:t>
      </w:r>
      <w:r>
        <w:rPr>
          <w:rFonts w:hint="eastAsia" w:ascii="黑体" w:hAnsi="宋体" w:eastAsia="黑体"/>
          <w:sz w:val="24"/>
          <w:highlight w:val="none"/>
        </w:rPr>
        <w:t>51. 供应商违法责任</w:t>
      </w:r>
    </w:p>
    <w:p>
      <w:pPr>
        <w:ind w:firstLine="411" w:firstLineChars="196"/>
        <w:rPr>
          <w:rFonts w:ascii="宋体" w:hAnsi="宋体"/>
          <w:szCs w:val="21"/>
          <w:highlight w:val="none"/>
        </w:rPr>
      </w:pPr>
      <w:r>
        <w:rPr>
          <w:rFonts w:hint="eastAsia" w:ascii="宋体" w:hAnsi="宋体"/>
          <w:szCs w:val="21"/>
          <w:highlight w:val="none"/>
        </w:rPr>
        <w:t>5</w:t>
      </w:r>
      <w:r>
        <w:rPr>
          <w:rFonts w:ascii="宋体" w:hAnsi="宋体"/>
          <w:szCs w:val="21"/>
          <w:highlight w:val="none"/>
        </w:rPr>
        <w:t>1.1</w:t>
      </w:r>
      <w:r>
        <w:rPr>
          <w:rFonts w:hint="eastAsia" w:ascii="宋体" w:hAnsi="宋体"/>
          <w:szCs w:val="21"/>
          <w:highlight w:val="none"/>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1" w:firstLineChars="196"/>
        <w:rPr>
          <w:rFonts w:ascii="宋体" w:hAnsi="宋体"/>
          <w:szCs w:val="21"/>
          <w:highlight w:val="none"/>
        </w:rPr>
      </w:pPr>
      <w:r>
        <w:rPr>
          <w:rFonts w:hint="eastAsia" w:ascii="宋体" w:hAnsi="宋体"/>
          <w:szCs w:val="21"/>
          <w:highlight w:val="none"/>
        </w:rPr>
        <w:t>（1）在采购活动中应当回避而未回避的；</w:t>
      </w:r>
    </w:p>
    <w:p>
      <w:pPr>
        <w:ind w:firstLine="411" w:firstLineChars="196"/>
        <w:rPr>
          <w:rFonts w:ascii="宋体" w:hAnsi="宋体"/>
          <w:szCs w:val="21"/>
          <w:highlight w:val="none"/>
        </w:rPr>
      </w:pPr>
      <w:r>
        <w:rPr>
          <w:rFonts w:hint="eastAsia" w:ascii="宋体" w:hAnsi="宋体"/>
          <w:szCs w:val="21"/>
          <w:highlight w:val="none"/>
        </w:rPr>
        <w:t>（2）未按本条例规定签订、履行采购合同，造成严重后果的；</w:t>
      </w:r>
    </w:p>
    <w:p>
      <w:pPr>
        <w:ind w:firstLine="411" w:firstLineChars="196"/>
        <w:rPr>
          <w:rFonts w:ascii="宋体" w:hAnsi="宋体"/>
          <w:szCs w:val="21"/>
          <w:highlight w:val="none"/>
        </w:rPr>
      </w:pPr>
      <w:r>
        <w:rPr>
          <w:rFonts w:hint="eastAsia" w:ascii="宋体" w:hAnsi="宋体"/>
          <w:szCs w:val="21"/>
          <w:highlight w:val="none"/>
        </w:rPr>
        <w:t>（3）隐瞒真实情况，提供虚假资料的；</w:t>
      </w:r>
    </w:p>
    <w:p>
      <w:pPr>
        <w:ind w:firstLine="411" w:firstLineChars="196"/>
        <w:rPr>
          <w:rFonts w:ascii="宋体" w:hAnsi="宋体"/>
          <w:szCs w:val="21"/>
          <w:highlight w:val="none"/>
        </w:rPr>
      </w:pPr>
      <w:r>
        <w:rPr>
          <w:rFonts w:hint="eastAsia" w:ascii="宋体" w:hAnsi="宋体"/>
          <w:szCs w:val="21"/>
          <w:highlight w:val="none"/>
        </w:rPr>
        <w:t>（4）以非法手段排斥其他供应商参与竞争的；</w:t>
      </w:r>
    </w:p>
    <w:p>
      <w:pPr>
        <w:ind w:firstLine="411" w:firstLineChars="196"/>
        <w:rPr>
          <w:rFonts w:ascii="宋体" w:hAnsi="宋体"/>
          <w:szCs w:val="21"/>
          <w:highlight w:val="none"/>
        </w:rPr>
      </w:pPr>
      <w:r>
        <w:rPr>
          <w:rFonts w:hint="eastAsia" w:ascii="宋体" w:hAnsi="宋体"/>
          <w:szCs w:val="21"/>
          <w:highlight w:val="none"/>
        </w:rPr>
        <w:t>（5）与其他采购参加人串通投标的；</w:t>
      </w:r>
    </w:p>
    <w:p>
      <w:pPr>
        <w:ind w:firstLine="411" w:firstLineChars="196"/>
        <w:rPr>
          <w:rFonts w:ascii="宋体" w:hAnsi="宋体"/>
          <w:szCs w:val="21"/>
          <w:highlight w:val="none"/>
        </w:rPr>
      </w:pPr>
      <w:r>
        <w:rPr>
          <w:rFonts w:hint="eastAsia" w:ascii="宋体" w:hAnsi="宋体"/>
          <w:szCs w:val="21"/>
          <w:highlight w:val="none"/>
        </w:rPr>
        <w:t>（6）恶意投诉的；</w:t>
      </w:r>
    </w:p>
    <w:p>
      <w:pPr>
        <w:ind w:firstLine="411" w:firstLineChars="196"/>
        <w:rPr>
          <w:rFonts w:ascii="宋体" w:hAnsi="宋体"/>
          <w:szCs w:val="21"/>
          <w:highlight w:val="none"/>
        </w:rPr>
      </w:pPr>
      <w:r>
        <w:rPr>
          <w:rFonts w:hint="eastAsia" w:ascii="宋体" w:hAnsi="宋体"/>
          <w:szCs w:val="21"/>
          <w:highlight w:val="none"/>
        </w:rPr>
        <w:t>（7）向采购项目相关人行贿或者提供其他不当利益的；</w:t>
      </w:r>
    </w:p>
    <w:p>
      <w:pPr>
        <w:ind w:firstLine="411" w:firstLineChars="196"/>
        <w:rPr>
          <w:rFonts w:ascii="宋体" w:hAnsi="宋体"/>
          <w:szCs w:val="21"/>
          <w:highlight w:val="none"/>
        </w:rPr>
      </w:pPr>
      <w:r>
        <w:rPr>
          <w:rFonts w:hint="eastAsia" w:ascii="宋体" w:hAnsi="宋体"/>
          <w:szCs w:val="21"/>
          <w:highlight w:val="none"/>
        </w:rPr>
        <w:t>（8）阻碍、抗拒主管部门监督检查的；</w:t>
      </w:r>
    </w:p>
    <w:p>
      <w:pPr>
        <w:ind w:firstLine="411" w:firstLineChars="196"/>
        <w:rPr>
          <w:rFonts w:ascii="宋体" w:hAnsi="宋体"/>
          <w:szCs w:val="21"/>
          <w:highlight w:val="none"/>
        </w:rPr>
      </w:pPr>
      <w:r>
        <w:rPr>
          <w:rFonts w:hint="eastAsia" w:ascii="宋体" w:hAnsi="宋体"/>
          <w:szCs w:val="21"/>
          <w:highlight w:val="none"/>
        </w:rPr>
        <w:t>（9）其他违反本条例规定的行为。</w:t>
      </w:r>
    </w:p>
    <w:p>
      <w:pPr>
        <w:ind w:firstLine="411" w:firstLineChars="196"/>
        <w:rPr>
          <w:rFonts w:ascii="宋体" w:hAnsi="宋体"/>
          <w:szCs w:val="21"/>
          <w:highlight w:val="none"/>
        </w:rPr>
      </w:pPr>
      <w:r>
        <w:rPr>
          <w:rFonts w:hint="eastAsia" w:ascii="宋体" w:hAnsi="宋体"/>
          <w:szCs w:val="21"/>
          <w:highlight w:val="none"/>
        </w:rPr>
        <w:t>5</w:t>
      </w:r>
      <w:r>
        <w:rPr>
          <w:rFonts w:ascii="宋体" w:hAnsi="宋体"/>
          <w:szCs w:val="21"/>
          <w:highlight w:val="none"/>
        </w:rPr>
        <w:t xml:space="preserve">1.2 </w:t>
      </w:r>
      <w:r>
        <w:rPr>
          <w:rFonts w:hint="eastAsia" w:ascii="宋体" w:hAnsi="宋体"/>
          <w:szCs w:val="21"/>
          <w:highlight w:val="none"/>
        </w:rPr>
        <w:t>根据《深圳市财政局关于调整政府采购投标（响应）保证金管理政策的通知 》（深财购〔2021〕51 号）的要求，供应商在政府采购活动中出现《深圳经济特区政府采购条例实施细则》第八十条所列情形的，</w:t>
      </w:r>
      <w:bookmarkStart w:id="144" w:name="_Hlk72440769"/>
      <w:r>
        <w:rPr>
          <w:rFonts w:hint="eastAsia" w:ascii="宋体" w:hAnsi="宋体"/>
          <w:szCs w:val="21"/>
          <w:highlight w:val="none"/>
        </w:rPr>
        <w:t>政府集中采购机构或采购人不予退还其交纳的谈判保证金，情节严重的，并由主管部门</w:t>
      </w:r>
      <w:bookmarkEnd w:id="144"/>
      <w:r>
        <w:rPr>
          <w:rFonts w:hint="eastAsia" w:ascii="宋体" w:hAnsi="宋体"/>
          <w:szCs w:val="21"/>
          <w:highlight w:val="none"/>
        </w:rPr>
        <w:t>记入供应商诚信档案，予以通报：</w:t>
      </w:r>
    </w:p>
    <w:p>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）投标截止后，撤销投标的；</w:t>
      </w:r>
    </w:p>
    <w:p>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2</w:t>
      </w:r>
      <w:r>
        <w:rPr>
          <w:rFonts w:ascii="宋体" w:hAnsi="宋体"/>
          <w:szCs w:val="21"/>
          <w:highlight w:val="none"/>
        </w:rPr>
        <w:t>）中标后无正当理由未在规定期限内签订合同的；</w:t>
      </w:r>
    </w:p>
    <w:p>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3</w:t>
      </w:r>
      <w:r>
        <w:rPr>
          <w:rFonts w:ascii="宋体" w:hAnsi="宋体"/>
          <w:szCs w:val="21"/>
          <w:highlight w:val="none"/>
        </w:rPr>
        <w:t>）将中标项目转让给他人、或者在投标文件中未说明且未经采购人、采购招标机构同意，将中标项目分包给他人的；</w:t>
      </w:r>
    </w:p>
    <w:p>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4</w:t>
      </w:r>
      <w:r>
        <w:rPr>
          <w:rFonts w:ascii="宋体" w:hAnsi="宋体"/>
          <w:szCs w:val="21"/>
          <w:highlight w:val="none"/>
        </w:rPr>
        <w:t>）拒绝履行合同义务的</w:t>
      </w:r>
      <w:r>
        <w:rPr>
          <w:rFonts w:hint="eastAsia" w:ascii="宋体" w:hAnsi="宋体"/>
          <w:szCs w:val="21"/>
          <w:highlight w:val="none"/>
        </w:rPr>
        <w:t>。</w:t>
      </w:r>
    </w:p>
    <w:bookmarkEnd w:id="128"/>
    <w:p>
      <w:pPr>
        <w:pStyle w:val="5"/>
        <w:numPr>
          <w:ilvl w:val="0"/>
          <w:numId w:val="20"/>
        </w:numPr>
        <w:spacing w:before="120" w:beforeLines="50" w:after="120" w:afterLines="50"/>
        <w:ind w:left="562" w:hanging="562"/>
        <w:rPr>
          <w:rFonts w:ascii="黑体" w:hAnsi="宋体" w:eastAsia="黑体"/>
          <w:sz w:val="24"/>
          <w:highlight w:val="none"/>
        </w:rPr>
      </w:pPr>
      <w:r>
        <w:rPr>
          <w:rFonts w:hint="eastAsia"/>
          <w:sz w:val="28"/>
          <w:szCs w:val="28"/>
          <w:highlight w:val="none"/>
        </w:rPr>
        <w:t>质疑处理</w:t>
      </w:r>
      <w:bookmarkStart w:id="145" w:name="_Hlk72439706"/>
      <w:r>
        <w:rPr>
          <w:rFonts w:hint="eastAsia" w:ascii="黑体" w:hAnsi="宋体" w:eastAsia="黑体"/>
          <w:sz w:val="24"/>
          <w:highlight w:val="none"/>
        </w:rPr>
        <w:t>52.质疑提出与答复</w:t>
      </w:r>
    </w:p>
    <w:p>
      <w:pPr>
        <w:rPr>
          <w:rFonts w:ascii="宋体" w:hAnsi="宋体"/>
          <w:szCs w:val="21"/>
          <w:highlight w:val="none"/>
        </w:rPr>
      </w:pPr>
      <w:r>
        <w:rPr>
          <w:rFonts w:hint="eastAsia" w:ascii="宋体" w:hAnsi="宋体"/>
          <w:szCs w:val="21"/>
          <w:highlight w:val="none"/>
        </w:rPr>
        <w:t xml:space="preserve">    52.1提出质疑</w:t>
      </w:r>
    </w:p>
    <w:p>
      <w:pPr>
        <w:rPr>
          <w:rFonts w:ascii="宋体" w:hAnsi="宋体"/>
          <w:szCs w:val="21"/>
          <w:highlight w:val="none"/>
        </w:rPr>
      </w:pPr>
      <w:r>
        <w:rPr>
          <w:rFonts w:hint="eastAsia" w:ascii="宋体" w:hAnsi="宋体"/>
          <w:szCs w:val="21"/>
          <w:highlight w:val="none"/>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highlight w:val="none"/>
        </w:rPr>
      </w:pPr>
      <w:r>
        <w:rPr>
          <w:rFonts w:hint="eastAsia" w:ascii="宋体" w:hAnsi="宋体"/>
          <w:szCs w:val="21"/>
          <w:highlight w:val="none"/>
        </w:rPr>
        <w:t xml:space="preserve">    52.2</w:t>
      </w:r>
      <w:r>
        <w:rPr>
          <w:rFonts w:ascii="宋体" w:hAnsi="宋体"/>
          <w:szCs w:val="21"/>
          <w:highlight w:val="none"/>
        </w:rPr>
        <w:t>法律依据</w:t>
      </w:r>
    </w:p>
    <w:p>
      <w:pPr>
        <w:rPr>
          <w:rFonts w:ascii="宋体" w:hAnsi="宋体"/>
          <w:szCs w:val="21"/>
          <w:highlight w:val="none"/>
        </w:rPr>
      </w:pPr>
      <w:r>
        <w:rPr>
          <w:rFonts w:hint="eastAsia" w:ascii="宋体" w:hAnsi="宋体"/>
          <w:szCs w:val="21"/>
          <w:highlight w:val="none"/>
        </w:rPr>
        <w:t xml:space="preserve">    《中华人民共和国政府采购法》、《中华人民共和国政府采购法实施条例》、</w:t>
      </w:r>
      <w:r>
        <w:rPr>
          <w:rFonts w:ascii="宋体" w:hAnsi="宋体"/>
          <w:szCs w:val="21"/>
          <w:highlight w:val="none"/>
        </w:rPr>
        <w:t>《</w:t>
      </w:r>
      <w:r>
        <w:rPr>
          <w:rFonts w:hint="eastAsia" w:ascii="宋体" w:hAnsi="宋体"/>
          <w:szCs w:val="21"/>
          <w:highlight w:val="none"/>
        </w:rPr>
        <w:t>深圳经济特区政府采购</w:t>
      </w:r>
      <w:r>
        <w:rPr>
          <w:rFonts w:ascii="宋体" w:hAnsi="宋体"/>
          <w:szCs w:val="21"/>
          <w:highlight w:val="none"/>
        </w:rPr>
        <w:t>条例</w:t>
      </w:r>
      <w:r>
        <w:rPr>
          <w:rFonts w:hint="eastAsia" w:ascii="宋体" w:hAnsi="宋体"/>
          <w:szCs w:val="21"/>
          <w:highlight w:val="none"/>
        </w:rPr>
        <w:t>》、《深圳经济特区政府采购条例实施细则》、《政府采购质疑和投诉办法》（财政部令第94号）和其他有关法律法规规定。</w:t>
      </w:r>
    </w:p>
    <w:p>
      <w:pPr>
        <w:rPr>
          <w:rFonts w:ascii="宋体" w:hAnsi="宋体"/>
          <w:szCs w:val="21"/>
          <w:highlight w:val="none"/>
        </w:rPr>
      </w:pPr>
      <w:r>
        <w:rPr>
          <w:rFonts w:hint="eastAsia" w:ascii="宋体" w:hAnsi="宋体"/>
          <w:szCs w:val="21"/>
          <w:highlight w:val="none"/>
        </w:rPr>
        <w:t xml:space="preserve">  </w:t>
      </w:r>
      <w:r>
        <w:rPr>
          <w:rFonts w:hint="eastAsia" w:ascii="宋体" w:hAnsi="宋体"/>
          <w:color w:val="FF0000"/>
          <w:szCs w:val="21"/>
          <w:highlight w:val="none"/>
        </w:rPr>
        <w:t xml:space="preserve">  </w:t>
      </w:r>
      <w:r>
        <w:rPr>
          <w:rFonts w:hint="eastAsia" w:ascii="宋体" w:hAnsi="宋体"/>
          <w:szCs w:val="21"/>
          <w:highlight w:val="none"/>
        </w:rPr>
        <w:t>52.3质疑条件</w:t>
      </w:r>
    </w:p>
    <w:p>
      <w:pPr>
        <w:rPr>
          <w:rFonts w:ascii="宋体" w:hAnsi="宋体"/>
          <w:szCs w:val="21"/>
          <w:highlight w:val="none"/>
        </w:rPr>
      </w:pPr>
      <w:r>
        <w:rPr>
          <w:rFonts w:hint="eastAsia" w:ascii="宋体" w:hAnsi="宋体"/>
          <w:szCs w:val="21"/>
          <w:highlight w:val="none"/>
        </w:rPr>
        <w:t xml:space="preserve">    52.3.1提出质疑的供应商应当是参与所质疑项目采购活动的供应商；</w:t>
      </w:r>
      <w:bookmarkStart w:id="146" w:name="_Hlk75374941"/>
      <w:r>
        <w:rPr>
          <w:rFonts w:hint="eastAsia" w:ascii="宋体" w:hAnsi="宋体"/>
          <w:szCs w:val="21"/>
          <w:highlight w:val="none"/>
        </w:rPr>
        <w:t>以联合体形式参与的，质疑应当由组成联合体的所有成员共同提出</w:t>
      </w:r>
      <w:bookmarkEnd w:id="146"/>
      <w:r>
        <w:rPr>
          <w:rFonts w:hint="eastAsia" w:ascii="宋体" w:hAnsi="宋体"/>
          <w:szCs w:val="21"/>
          <w:highlight w:val="none"/>
        </w:rPr>
        <w:t>；</w:t>
      </w:r>
    </w:p>
    <w:p>
      <w:pPr>
        <w:rPr>
          <w:rFonts w:ascii="宋体" w:hAnsi="宋体"/>
          <w:szCs w:val="21"/>
          <w:highlight w:val="none"/>
        </w:rPr>
      </w:pPr>
      <w:r>
        <w:rPr>
          <w:rFonts w:hint="eastAsia" w:ascii="宋体" w:hAnsi="宋体"/>
          <w:szCs w:val="21"/>
          <w:highlight w:val="none"/>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highlight w:val="none"/>
          <w:lang w:val="en-US" w:eastAsia="zh-CN"/>
        </w:rPr>
        <w:t>采购</w:t>
      </w:r>
      <w:r>
        <w:rPr>
          <w:rFonts w:hint="eastAsia" w:ascii="宋体" w:hAnsi="宋体"/>
          <w:szCs w:val="21"/>
          <w:highlight w:val="none"/>
        </w:rPr>
        <w:t>文件的质疑，为</w:t>
      </w:r>
      <w:r>
        <w:rPr>
          <w:rFonts w:hint="eastAsia" w:ascii="宋体" w:hAnsi="宋体"/>
          <w:szCs w:val="21"/>
          <w:highlight w:val="none"/>
          <w:lang w:val="en-US" w:eastAsia="zh-CN"/>
        </w:rPr>
        <w:t>采购</w:t>
      </w:r>
      <w:r>
        <w:rPr>
          <w:rFonts w:hint="eastAsia" w:ascii="宋体" w:hAnsi="宋体"/>
          <w:szCs w:val="21"/>
          <w:highlight w:val="none"/>
        </w:rPr>
        <w:t>文件公布之日；对采购过程的质疑，为各采购程序环节结束之日；对中标</w:t>
      </w:r>
      <w:r>
        <w:rPr>
          <w:rFonts w:hint="eastAsia" w:ascii="宋体" w:hAnsi="宋体"/>
          <w:szCs w:val="21"/>
          <w:highlight w:val="none"/>
          <w:lang w:eastAsia="zh-CN"/>
        </w:rPr>
        <w:t>（</w:t>
      </w:r>
      <w:r>
        <w:rPr>
          <w:rFonts w:hint="eastAsia" w:ascii="宋体" w:hAnsi="宋体"/>
          <w:szCs w:val="21"/>
          <w:highlight w:val="none"/>
          <w:lang w:val="en-US" w:eastAsia="zh-CN"/>
        </w:rPr>
        <w:t>成交</w:t>
      </w:r>
      <w:r>
        <w:rPr>
          <w:rFonts w:hint="eastAsia" w:ascii="宋体" w:hAnsi="宋体"/>
          <w:szCs w:val="21"/>
          <w:highlight w:val="none"/>
          <w:lang w:eastAsia="zh-CN"/>
        </w:rPr>
        <w:t>）</w:t>
      </w:r>
      <w:r>
        <w:rPr>
          <w:rFonts w:hint="eastAsia" w:ascii="宋体" w:hAnsi="宋体"/>
          <w:szCs w:val="21"/>
          <w:highlight w:val="none"/>
        </w:rPr>
        <w:t>结果以及评审委员会组成人员的质疑，为中标</w:t>
      </w:r>
      <w:r>
        <w:rPr>
          <w:rFonts w:hint="eastAsia" w:ascii="宋体" w:hAnsi="宋体"/>
          <w:szCs w:val="21"/>
          <w:highlight w:val="none"/>
          <w:lang w:eastAsia="zh-CN"/>
        </w:rPr>
        <w:t>（</w:t>
      </w:r>
      <w:r>
        <w:rPr>
          <w:rFonts w:hint="eastAsia" w:ascii="宋体" w:hAnsi="宋体"/>
          <w:szCs w:val="21"/>
          <w:highlight w:val="none"/>
          <w:lang w:val="en-US" w:eastAsia="zh-CN"/>
        </w:rPr>
        <w:t>成交</w:t>
      </w:r>
      <w:r>
        <w:rPr>
          <w:rFonts w:hint="eastAsia" w:ascii="宋体" w:hAnsi="宋体"/>
          <w:szCs w:val="21"/>
          <w:highlight w:val="none"/>
          <w:lang w:eastAsia="zh-CN"/>
        </w:rPr>
        <w:t>）</w:t>
      </w:r>
      <w:r>
        <w:rPr>
          <w:rFonts w:hint="eastAsia" w:ascii="宋体" w:hAnsi="宋体"/>
          <w:szCs w:val="21"/>
          <w:highlight w:val="none"/>
        </w:rPr>
        <w:t>结果公示之日；</w:t>
      </w:r>
    </w:p>
    <w:p>
      <w:pPr>
        <w:ind w:firstLine="420"/>
        <w:rPr>
          <w:rFonts w:ascii="宋体" w:hAnsi="宋体"/>
          <w:szCs w:val="21"/>
          <w:highlight w:val="none"/>
        </w:rPr>
      </w:pPr>
      <w:r>
        <w:rPr>
          <w:rFonts w:hint="eastAsia" w:ascii="宋体" w:hAnsi="宋体"/>
          <w:szCs w:val="21"/>
          <w:highlight w:val="none"/>
        </w:rPr>
        <w:t>52.3.3应提交书面质疑函，质疑函应当包括以下内容：</w:t>
      </w:r>
      <w:r>
        <w:rPr>
          <w:rFonts w:ascii="宋体" w:hAnsi="宋体"/>
          <w:szCs w:val="21"/>
          <w:highlight w:val="none"/>
        </w:rPr>
        <w:t xml:space="preserve"> </w:t>
      </w:r>
    </w:p>
    <w:p>
      <w:pPr>
        <w:ind w:firstLine="420"/>
        <w:rPr>
          <w:rFonts w:ascii="宋体" w:hAnsi="宋体"/>
          <w:szCs w:val="21"/>
          <w:highlight w:val="none"/>
        </w:rPr>
      </w:pPr>
      <w:r>
        <w:rPr>
          <w:rFonts w:hint="eastAsia" w:ascii="宋体" w:hAnsi="宋体"/>
          <w:szCs w:val="21"/>
          <w:highlight w:val="none"/>
        </w:rPr>
        <w:t>（1）供应商的名称（或者姓名）、地址、邮编、邮箱、联系人及联系电话；</w:t>
      </w:r>
    </w:p>
    <w:p>
      <w:pPr>
        <w:ind w:firstLine="420" w:firstLineChars="200"/>
        <w:rPr>
          <w:rFonts w:ascii="宋体" w:hAnsi="宋体"/>
          <w:szCs w:val="21"/>
          <w:highlight w:val="none"/>
        </w:rPr>
      </w:pPr>
      <w:r>
        <w:rPr>
          <w:rFonts w:hint="eastAsia" w:ascii="宋体" w:hAnsi="宋体"/>
          <w:szCs w:val="21"/>
          <w:highlight w:val="none"/>
        </w:rPr>
        <w:t>（2）质疑项目的名称、编号；</w:t>
      </w:r>
    </w:p>
    <w:p>
      <w:pPr>
        <w:ind w:firstLine="420" w:firstLineChars="200"/>
        <w:rPr>
          <w:rFonts w:ascii="宋体" w:hAnsi="宋体"/>
          <w:szCs w:val="21"/>
          <w:highlight w:val="none"/>
        </w:rPr>
      </w:pPr>
      <w:r>
        <w:rPr>
          <w:rFonts w:hint="eastAsia" w:ascii="宋体" w:hAnsi="宋体"/>
          <w:szCs w:val="21"/>
          <w:highlight w:val="none"/>
        </w:rPr>
        <w:t>（3）具体、明确的质疑对象、质疑事项和质疑请求；</w:t>
      </w:r>
    </w:p>
    <w:p>
      <w:pPr>
        <w:ind w:firstLine="420" w:firstLineChars="200"/>
        <w:rPr>
          <w:rFonts w:ascii="宋体" w:hAnsi="宋体"/>
          <w:szCs w:val="21"/>
          <w:highlight w:val="none"/>
        </w:rPr>
      </w:pPr>
      <w:r>
        <w:rPr>
          <w:rFonts w:hint="eastAsia" w:ascii="宋体" w:hAnsi="宋体"/>
          <w:szCs w:val="21"/>
          <w:highlight w:val="none"/>
        </w:rPr>
        <w:t>（4）因质疑事项而受损害的权益；</w:t>
      </w:r>
    </w:p>
    <w:p>
      <w:pPr>
        <w:ind w:firstLine="420" w:firstLineChars="200"/>
        <w:rPr>
          <w:rFonts w:ascii="宋体" w:hAnsi="宋体"/>
          <w:szCs w:val="21"/>
          <w:highlight w:val="none"/>
        </w:rPr>
      </w:pPr>
      <w:r>
        <w:rPr>
          <w:rFonts w:hint="eastAsia" w:ascii="宋体" w:hAnsi="宋体"/>
          <w:szCs w:val="21"/>
          <w:highlight w:val="none"/>
        </w:rPr>
        <w:t>（5）事实依据；</w:t>
      </w:r>
    </w:p>
    <w:p>
      <w:pPr>
        <w:ind w:firstLine="420" w:firstLineChars="200"/>
        <w:rPr>
          <w:rFonts w:ascii="宋体" w:hAnsi="宋体"/>
          <w:szCs w:val="21"/>
          <w:highlight w:val="none"/>
        </w:rPr>
      </w:pPr>
      <w:r>
        <w:rPr>
          <w:rFonts w:hint="eastAsia" w:ascii="宋体" w:hAnsi="宋体"/>
          <w:szCs w:val="21"/>
          <w:highlight w:val="none"/>
        </w:rPr>
        <w:t>（6）必要的法律依据；</w:t>
      </w:r>
    </w:p>
    <w:p>
      <w:pPr>
        <w:ind w:firstLine="420" w:firstLineChars="200"/>
        <w:rPr>
          <w:rFonts w:ascii="宋体" w:hAnsi="宋体"/>
          <w:szCs w:val="21"/>
          <w:highlight w:val="none"/>
        </w:rPr>
      </w:pPr>
      <w:r>
        <w:rPr>
          <w:rFonts w:hint="eastAsia" w:ascii="宋体" w:hAnsi="宋体"/>
          <w:szCs w:val="21"/>
          <w:highlight w:val="none"/>
        </w:rPr>
        <w:t>（7）提出质疑的日期。</w:t>
      </w:r>
    </w:p>
    <w:p>
      <w:pPr>
        <w:ind w:firstLine="420" w:firstLineChars="200"/>
        <w:rPr>
          <w:rFonts w:ascii="宋体" w:hAnsi="宋体"/>
          <w:szCs w:val="21"/>
          <w:highlight w:val="none"/>
        </w:rPr>
      </w:pPr>
      <w:r>
        <w:rPr>
          <w:rFonts w:hint="eastAsia" w:ascii="宋体" w:hAnsi="宋体"/>
          <w:szCs w:val="21"/>
          <w:highlight w:val="none"/>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highlight w:val="none"/>
        </w:rPr>
      </w:pPr>
      <w:r>
        <w:rPr>
          <w:rFonts w:hint="eastAsia" w:ascii="宋体" w:hAnsi="宋体"/>
          <w:szCs w:val="21"/>
          <w:highlight w:val="none"/>
        </w:rPr>
        <w:t>52.4提交</w:t>
      </w:r>
      <w:r>
        <w:rPr>
          <w:rFonts w:ascii="宋体" w:hAnsi="宋体"/>
          <w:szCs w:val="21"/>
          <w:highlight w:val="none"/>
        </w:rPr>
        <w:t>材料</w:t>
      </w:r>
    </w:p>
    <w:p>
      <w:pPr>
        <w:ind w:firstLine="420" w:firstLineChars="200"/>
        <w:rPr>
          <w:rFonts w:ascii="宋体" w:hAnsi="宋体"/>
          <w:szCs w:val="21"/>
          <w:highlight w:val="none"/>
        </w:rPr>
      </w:pPr>
      <w:r>
        <w:rPr>
          <w:rFonts w:hint="eastAsia" w:ascii="宋体" w:hAnsi="宋体"/>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highlight w:val="none"/>
        </w:rPr>
      </w:pPr>
      <w:r>
        <w:rPr>
          <w:rFonts w:hint="eastAsia" w:ascii="宋体" w:hAnsi="宋体"/>
          <w:szCs w:val="21"/>
          <w:highlight w:val="none"/>
        </w:rPr>
        <w:t>供应商可以委托代理人进行质疑。</w:t>
      </w:r>
      <w:r>
        <w:rPr>
          <w:rFonts w:ascii="宋体" w:hAnsi="宋体"/>
          <w:szCs w:val="21"/>
          <w:highlight w:val="none"/>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highlight w:val="none"/>
        </w:rPr>
      </w:pPr>
      <w:r>
        <w:rPr>
          <w:rFonts w:hint="eastAsia" w:ascii="宋体" w:hAnsi="宋体"/>
          <w:szCs w:val="21"/>
          <w:highlight w:val="none"/>
        </w:rPr>
        <w:t>52.5收文地点</w:t>
      </w:r>
    </w:p>
    <w:p>
      <w:pPr>
        <w:ind w:firstLine="422" w:firstLineChars="200"/>
        <w:rPr>
          <w:rFonts w:ascii="宋体" w:hAnsi="宋体"/>
          <w:b/>
          <w:bCs/>
          <w:szCs w:val="21"/>
          <w:highlight w:val="none"/>
        </w:rPr>
      </w:pPr>
      <w:r>
        <w:rPr>
          <w:rFonts w:hint="eastAsia" w:ascii="宋体" w:hAnsi="宋体"/>
          <w:b/>
          <w:bCs/>
          <w:szCs w:val="21"/>
          <w:highlight w:val="none"/>
        </w:rPr>
        <w:t>地址：深圳公共资源交易中心（深圳交易集团有限公司</w:t>
      </w:r>
      <w:r>
        <w:rPr>
          <w:rFonts w:hint="eastAsia" w:ascii="宋体" w:hAnsi="宋体"/>
          <w:b/>
          <w:bCs/>
          <w:szCs w:val="21"/>
          <w:highlight w:val="none"/>
          <w:lang w:eastAsia="zh-CN"/>
        </w:rPr>
        <w:t>政府采购业务分公司</w:t>
      </w:r>
      <w:r>
        <w:rPr>
          <w:rFonts w:hint="eastAsia" w:ascii="宋体" w:hAnsi="宋体"/>
          <w:b/>
          <w:bCs/>
          <w:szCs w:val="21"/>
          <w:highlight w:val="none"/>
        </w:rPr>
        <w:t>）深圳市南山区沙河西路3185号南山智谷A座（深圳交易集团总部大楼）27楼，质疑咨询电话：0755-86500050。</w:t>
      </w:r>
    </w:p>
    <w:p>
      <w:pPr>
        <w:ind w:firstLine="420" w:firstLineChars="200"/>
        <w:rPr>
          <w:rFonts w:ascii="宋体" w:hAnsi="宋体"/>
          <w:szCs w:val="21"/>
          <w:highlight w:val="none"/>
        </w:rPr>
      </w:pPr>
      <w:r>
        <w:rPr>
          <w:rFonts w:hint="eastAsia" w:ascii="宋体" w:hAnsi="宋体"/>
          <w:szCs w:val="21"/>
          <w:highlight w:val="none"/>
        </w:rPr>
        <w:t>52.6收文办理</w:t>
      </w:r>
      <w:r>
        <w:rPr>
          <w:rFonts w:ascii="宋体" w:hAnsi="宋体"/>
          <w:szCs w:val="21"/>
          <w:highlight w:val="none"/>
        </w:rPr>
        <w:t>程序</w:t>
      </w:r>
    </w:p>
    <w:p>
      <w:pPr>
        <w:ind w:firstLine="420" w:firstLineChars="200"/>
        <w:rPr>
          <w:rFonts w:ascii="宋体" w:hAnsi="宋体"/>
          <w:szCs w:val="21"/>
          <w:highlight w:val="none"/>
        </w:rPr>
      </w:pPr>
      <w:r>
        <w:rPr>
          <w:rFonts w:hint="eastAsia" w:ascii="宋体" w:hAnsi="宋体"/>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hAnsi="仿宋" w:eastAsia="仿宋"/>
          <w:sz w:val="28"/>
          <w:szCs w:val="28"/>
          <w:highlight w:val="none"/>
        </w:rPr>
      </w:pPr>
      <w:r>
        <w:rPr>
          <w:rFonts w:hint="eastAsia" w:ascii="宋体" w:hAnsi="宋体"/>
          <w:szCs w:val="21"/>
          <w:highlight w:val="none"/>
        </w:rPr>
        <w:t>52.6.2供应商提交的质疑材料不符合质疑条件的，视情况处理：</w:t>
      </w:r>
    </w:p>
    <w:p>
      <w:pPr>
        <w:ind w:firstLine="420" w:firstLineChars="200"/>
        <w:rPr>
          <w:rFonts w:ascii="宋体" w:hAnsi="宋体"/>
          <w:szCs w:val="21"/>
          <w:highlight w:val="none"/>
        </w:rPr>
      </w:pPr>
      <w:r>
        <w:rPr>
          <w:rFonts w:hint="eastAsia" w:ascii="宋体" w:hAnsi="宋体"/>
          <w:szCs w:val="21"/>
          <w:highlight w:val="none"/>
        </w:rPr>
        <w:t>供应商提交的质疑材料不全或者未按要求签字或者盖章的，政府集中采购机构应当一次性告知供应商需补正的内容和补正期限。</w:t>
      </w:r>
    </w:p>
    <w:p>
      <w:pPr>
        <w:ind w:firstLine="420" w:firstLineChars="200"/>
        <w:rPr>
          <w:rFonts w:ascii="宋体" w:hAnsi="宋体"/>
          <w:szCs w:val="21"/>
          <w:highlight w:val="none"/>
        </w:rPr>
      </w:pPr>
      <w:r>
        <w:rPr>
          <w:rFonts w:hint="eastAsia" w:ascii="宋体" w:hAnsi="宋体"/>
          <w:szCs w:val="21"/>
          <w:highlight w:val="none"/>
        </w:rPr>
        <w:t>供应商提交的质疑存在下列情形之一的，不予受理：</w:t>
      </w:r>
    </w:p>
    <w:p>
      <w:pPr>
        <w:ind w:firstLine="420" w:firstLineChars="200"/>
        <w:rPr>
          <w:rFonts w:ascii="宋体" w:hAnsi="宋体"/>
          <w:szCs w:val="21"/>
          <w:highlight w:val="none"/>
        </w:rPr>
      </w:pPr>
      <w:r>
        <w:rPr>
          <w:rFonts w:hint="eastAsia" w:ascii="宋体" w:hAnsi="宋体"/>
          <w:szCs w:val="21"/>
          <w:highlight w:val="none"/>
        </w:rPr>
        <w:t>（1）质疑主体不满足要求的；</w:t>
      </w:r>
    </w:p>
    <w:p>
      <w:pPr>
        <w:ind w:firstLine="420" w:firstLineChars="200"/>
        <w:rPr>
          <w:rFonts w:ascii="宋体" w:hAnsi="宋体"/>
          <w:szCs w:val="21"/>
          <w:highlight w:val="none"/>
        </w:rPr>
      </w:pPr>
      <w:r>
        <w:rPr>
          <w:rFonts w:hint="eastAsia" w:ascii="宋体" w:hAnsi="宋体"/>
          <w:szCs w:val="21"/>
          <w:highlight w:val="none"/>
        </w:rPr>
        <w:t>（2）供应商自身权益未受到损害的；</w:t>
      </w:r>
    </w:p>
    <w:p>
      <w:pPr>
        <w:ind w:firstLine="420" w:firstLineChars="200"/>
        <w:rPr>
          <w:rFonts w:ascii="宋体" w:hAnsi="宋体"/>
          <w:szCs w:val="21"/>
          <w:highlight w:val="none"/>
        </w:rPr>
      </w:pPr>
      <w:r>
        <w:rPr>
          <w:rFonts w:hint="eastAsia" w:ascii="宋体" w:hAnsi="宋体"/>
          <w:szCs w:val="21"/>
          <w:highlight w:val="none"/>
        </w:rPr>
        <w:t>（3）供应商未在法定质疑期限内提出质疑的；</w:t>
      </w:r>
    </w:p>
    <w:p>
      <w:pPr>
        <w:ind w:firstLine="420" w:firstLineChars="200"/>
        <w:rPr>
          <w:rFonts w:ascii="宋体" w:hAnsi="宋体"/>
          <w:szCs w:val="21"/>
          <w:highlight w:val="none"/>
        </w:rPr>
      </w:pPr>
      <w:r>
        <w:rPr>
          <w:rFonts w:hint="eastAsia" w:ascii="宋体" w:hAnsi="宋体"/>
          <w:szCs w:val="21"/>
          <w:highlight w:val="none"/>
        </w:rPr>
        <w:t>（4）质疑材料不全或者未按要求签字或者盖章的情况下，要求补正后，逾期未补正或者补正后仍不符合规定的；</w:t>
      </w:r>
    </w:p>
    <w:p>
      <w:pPr>
        <w:ind w:firstLine="420" w:firstLineChars="200"/>
        <w:rPr>
          <w:rFonts w:ascii="宋体" w:hAnsi="宋体"/>
          <w:szCs w:val="21"/>
          <w:highlight w:val="none"/>
        </w:rPr>
      </w:pPr>
      <w:r>
        <w:rPr>
          <w:rFonts w:hint="eastAsia" w:ascii="宋体" w:hAnsi="宋体"/>
          <w:szCs w:val="21"/>
          <w:highlight w:val="none"/>
        </w:rPr>
        <w:t>（5）其他不符合受理条件情形的。</w:t>
      </w:r>
    </w:p>
    <w:p>
      <w:pPr>
        <w:ind w:firstLine="420" w:firstLineChars="200"/>
        <w:rPr>
          <w:rFonts w:ascii="宋体" w:hAnsi="宋体"/>
          <w:szCs w:val="21"/>
          <w:highlight w:val="none"/>
        </w:rPr>
      </w:pPr>
      <w:r>
        <w:rPr>
          <w:rFonts w:hint="eastAsia" w:ascii="宋体" w:hAnsi="宋体"/>
          <w:szCs w:val="21"/>
          <w:highlight w:val="none"/>
        </w:rPr>
        <w:t>质疑事项不予受理的，政府集中采购机构应当向供应商出具不符合质疑条件告知书。</w:t>
      </w:r>
    </w:p>
    <w:p>
      <w:pPr>
        <w:rPr>
          <w:rFonts w:ascii="宋体" w:hAnsi="宋体"/>
          <w:szCs w:val="21"/>
          <w:highlight w:val="none"/>
        </w:rPr>
      </w:pPr>
      <w:r>
        <w:rPr>
          <w:rFonts w:hint="eastAsia" w:ascii="宋体" w:hAnsi="宋体"/>
          <w:color w:val="FF0000"/>
          <w:szCs w:val="21"/>
          <w:highlight w:val="none"/>
        </w:rPr>
        <w:t xml:space="preserve">  </w:t>
      </w:r>
      <w:r>
        <w:rPr>
          <w:rFonts w:hint="eastAsia" w:ascii="宋体" w:hAnsi="宋体"/>
          <w:szCs w:val="21"/>
          <w:highlight w:val="none"/>
        </w:rPr>
        <w:t xml:space="preserve">  52.7质疑答复时限</w:t>
      </w:r>
    </w:p>
    <w:p>
      <w:pPr>
        <w:rPr>
          <w:rFonts w:ascii="宋体" w:hAnsi="宋体"/>
          <w:szCs w:val="21"/>
          <w:highlight w:val="none"/>
        </w:rPr>
      </w:pPr>
      <w:r>
        <w:rPr>
          <w:rFonts w:hint="eastAsia" w:ascii="宋体" w:hAnsi="宋体"/>
          <w:szCs w:val="21"/>
          <w:highlight w:val="none"/>
        </w:rPr>
        <w:t xml:space="preserve">    自收文之日起七个工作日内。</w:t>
      </w:r>
    </w:p>
    <w:p>
      <w:pPr>
        <w:rPr>
          <w:rFonts w:ascii="宋体" w:hAnsi="宋体"/>
          <w:szCs w:val="21"/>
          <w:highlight w:val="none"/>
        </w:rPr>
      </w:pPr>
      <w:r>
        <w:rPr>
          <w:rFonts w:hint="eastAsia" w:ascii="宋体" w:hAnsi="宋体"/>
          <w:szCs w:val="21"/>
          <w:highlight w:val="none"/>
        </w:rPr>
        <w:t xml:space="preserve">    52.8投诉</w:t>
      </w:r>
    </w:p>
    <w:p>
      <w:pPr>
        <w:rPr>
          <w:rFonts w:ascii="黑体" w:hAnsi="宋体" w:eastAsia="黑体"/>
          <w:sz w:val="24"/>
          <w:highlight w:val="none"/>
        </w:rPr>
      </w:pPr>
      <w:r>
        <w:rPr>
          <w:rFonts w:hint="eastAsia" w:ascii="宋体" w:hAnsi="宋体"/>
          <w:szCs w:val="21"/>
          <w:highlight w:val="none"/>
        </w:rPr>
        <w:t xml:space="preserve">    对质疑答复不满意或者未在规定时间内答复的，提出质疑的供应商可以在答复期满后15个工作日内向同级财政部门投诉。</w:t>
      </w:r>
      <w:r>
        <w:rPr>
          <w:rFonts w:hint="eastAsia" w:ascii="黑体" w:hAnsi="宋体" w:eastAsia="黑体"/>
          <w:sz w:val="24"/>
          <w:highlight w:val="none"/>
        </w:rPr>
        <w:t>53. 质疑后续处理</w:t>
      </w:r>
    </w:p>
    <w:p>
      <w:pPr>
        <w:jc w:val="both"/>
        <w:rPr>
          <w:rFonts w:ascii="宋体" w:hAnsi="宋体"/>
          <w:szCs w:val="21"/>
          <w:highlight w:val="none"/>
        </w:rPr>
      </w:pPr>
      <w:r>
        <w:rPr>
          <w:rFonts w:hint="eastAsia" w:ascii="宋体" w:hAnsi="宋体"/>
          <w:szCs w:val="21"/>
          <w:highlight w:val="none"/>
        </w:rPr>
        <w:t xml:space="preserve">    53.1供应商质疑不成立，或者成立但未对中标、成交结果构成影响的，继续开展采购活动。</w:t>
      </w:r>
    </w:p>
    <w:p>
      <w:pPr>
        <w:ind w:firstLine="420"/>
        <w:jc w:val="both"/>
        <w:rPr>
          <w:highlight w:val="none"/>
        </w:rPr>
      </w:pPr>
      <w:r>
        <w:rPr>
          <w:rFonts w:hint="eastAsia" w:ascii="宋体" w:hAnsi="宋体"/>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rPr>
          <w:highlight w:val="none"/>
        </w:rPr>
        <w:t>---- END ----</w:t>
      </w:r>
      <w:bookmarkEnd w:id="145"/>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政府采购业务分公司" w:date="2020-08-31T21:17:00Z" w:initials="陈">
    <w:p w14:paraId="197D6133">
      <w:pPr>
        <w:pStyle w:val="16"/>
        <w:spacing w:before="120"/>
      </w:pPr>
      <w:r>
        <w:rPr>
          <w:rFonts w:hint="eastAsia"/>
        </w:rPr>
        <w:t>由采购人填写联系人及联系方式。</w:t>
      </w:r>
    </w:p>
  </w:comment>
  <w:comment w:id="1" w:author="政府采购业务部" w:date="2024-10-12T15:44:54Z" w:initials="">
    <w:p w14:paraId="24817ACE">
      <w:pPr>
        <w:pStyle w:val="16"/>
        <w:rPr>
          <w:rFonts w:hint="default" w:eastAsia="宋体"/>
          <w:lang w:val="en-US" w:eastAsia="zh-CN"/>
        </w:rPr>
      </w:pPr>
      <w:r>
        <w:rPr>
          <w:rFonts w:hint="eastAsia"/>
          <w:lang w:val="en-US" w:eastAsia="zh-CN"/>
        </w:rPr>
        <w:t>请确认准确的项目名称</w:t>
      </w:r>
    </w:p>
  </w:comment>
  <w:comment w:id="2" w:author="政府采购业务部" w:date="2024-10-14T23:11:30Z" w:initials="">
    <w:p w14:paraId="100D39E0">
      <w:pPr>
        <w:pStyle w:val="16"/>
        <w:rPr>
          <w:rFonts w:hint="default" w:eastAsia="宋体"/>
          <w:lang w:val="en-US" w:eastAsia="zh-CN"/>
        </w:rPr>
      </w:pPr>
      <w:r>
        <w:rPr>
          <w:rFonts w:hint="eastAsia"/>
          <w:lang w:val="en-US" w:eastAsia="zh-CN"/>
        </w:rPr>
        <w:t>为方便评审计算，可调整为5.5分，请确认。</w:t>
      </w:r>
    </w:p>
  </w:comment>
  <w:comment w:id="3" w:author="政府采购业务部" w:date="2024-10-14T23:16:50Z" w:initials="">
    <w:p w14:paraId="6BE2219B">
      <w:pPr>
        <w:pStyle w:val="16"/>
        <w:rPr>
          <w:rFonts w:hint="eastAsia"/>
          <w:lang w:val="en-US" w:eastAsia="zh-CN"/>
        </w:rPr>
      </w:pPr>
      <w:r>
        <w:rPr>
          <w:rFonts w:hint="eastAsia"/>
          <w:lang w:val="en-US" w:eastAsia="zh-CN"/>
        </w:rPr>
        <w:t>该项为主观描述，根据财政局要求，涉及主观评审项应客观化量化，降低评委量度权，主观分设置描述参考以下形式，请调整;</w:t>
      </w:r>
    </w:p>
    <w:p w14:paraId="66291EAA">
      <w:pPr>
        <w:jc w:val="left"/>
        <w:rPr>
          <w:rFonts w:ascii="宋体" w:hAnsi="宋体"/>
          <w:b/>
          <w:i/>
          <w:szCs w:val="21"/>
          <w:highlight w:val="yellow"/>
          <w:u w:val="single"/>
        </w:rPr>
      </w:pPr>
      <w:r>
        <w:rPr>
          <w:rFonts w:hint="eastAsia" w:ascii="宋体" w:hAnsi="宋体"/>
          <w:szCs w:val="21"/>
          <w:highlight w:val="yellow"/>
          <w:lang w:eastAsia="zh-CN"/>
        </w:rPr>
        <w:t>（一）评分内容</w:t>
      </w:r>
      <w:r>
        <w:rPr>
          <w:rFonts w:hint="eastAsia" w:ascii="宋体" w:hAnsi="宋体"/>
          <w:szCs w:val="21"/>
          <w:highlight w:val="yellow"/>
        </w:rPr>
        <w:t>：</w:t>
      </w:r>
      <w:r>
        <w:rPr>
          <w:rFonts w:hint="eastAsia" w:ascii="宋体" w:hAnsi="宋体"/>
          <w:b/>
          <w:i/>
          <w:szCs w:val="21"/>
          <w:highlight w:val="yellow"/>
          <w:u w:val="single"/>
        </w:rPr>
        <w:t>由采购人填写。需与评审因素的量化指标相对应，且主观分评审标准的设置需尽量减少评审专家主观随意性。</w:t>
      </w:r>
    </w:p>
    <w:p w14:paraId="61477215">
      <w:pPr>
        <w:pStyle w:val="16"/>
        <w:rPr>
          <w:rFonts w:hint="eastAsia"/>
          <w:szCs w:val="21"/>
          <w:highlight w:val="yellow"/>
        </w:rPr>
      </w:pPr>
      <w:r>
        <w:rPr>
          <w:rFonts w:hint="eastAsia"/>
          <w:szCs w:val="21"/>
          <w:highlight w:val="yellow"/>
        </w:rPr>
        <w:t>例如：考察点</w:t>
      </w:r>
      <w:r>
        <w:rPr>
          <w:szCs w:val="21"/>
          <w:highlight w:val="yellow"/>
        </w:rPr>
        <w:t>A</w:t>
      </w:r>
      <w:r>
        <w:rPr>
          <w:rFonts w:hint="eastAsia"/>
          <w:szCs w:val="21"/>
          <w:highlight w:val="yellow"/>
        </w:rPr>
        <w:t>、</w:t>
      </w:r>
      <w:r>
        <w:rPr>
          <w:szCs w:val="21"/>
          <w:highlight w:val="yellow"/>
        </w:rPr>
        <w:t>B</w:t>
      </w:r>
      <w:r>
        <w:rPr>
          <w:rFonts w:hint="eastAsia"/>
          <w:szCs w:val="21"/>
          <w:highlight w:val="yellow"/>
        </w:rPr>
        <w:t>、</w:t>
      </w:r>
      <w:r>
        <w:rPr>
          <w:szCs w:val="21"/>
          <w:highlight w:val="yellow"/>
        </w:rPr>
        <w:t xml:space="preserve">C </w:t>
      </w:r>
      <w:r>
        <w:rPr>
          <w:rFonts w:hint="eastAsia"/>
          <w:szCs w:val="21"/>
          <w:highlight w:val="yellow"/>
        </w:rPr>
        <w:t>三点，满足三点得</w:t>
      </w:r>
      <w:r>
        <w:rPr>
          <w:szCs w:val="21"/>
          <w:highlight w:val="yellow"/>
        </w:rPr>
        <w:t>80</w:t>
      </w:r>
      <w:r>
        <w:rPr>
          <w:rFonts w:hint="eastAsia"/>
          <w:szCs w:val="21"/>
          <w:highlight w:val="yellow"/>
        </w:rPr>
        <w:t>分，满足任意两点得</w:t>
      </w:r>
      <w:r>
        <w:rPr>
          <w:szCs w:val="21"/>
          <w:highlight w:val="yellow"/>
        </w:rPr>
        <w:t>50</w:t>
      </w:r>
      <w:r>
        <w:rPr>
          <w:rFonts w:hint="eastAsia"/>
          <w:szCs w:val="21"/>
          <w:highlight w:val="yellow"/>
        </w:rPr>
        <w:t>分，满足任意一点得</w:t>
      </w:r>
      <w:r>
        <w:rPr>
          <w:szCs w:val="21"/>
          <w:highlight w:val="yellow"/>
        </w:rPr>
        <w:t>10</w:t>
      </w:r>
      <w:r>
        <w:rPr>
          <w:rFonts w:hint="eastAsia"/>
          <w:szCs w:val="21"/>
          <w:highlight w:val="yellow"/>
        </w:rPr>
        <w:t>分，未满足不得分。在此基础上，专家根据各供应商的具体响应内容按照量化的评审因素指标进一步评审，评审为优（如方案中体现</w:t>
      </w:r>
      <w:r>
        <w:rPr>
          <w:szCs w:val="21"/>
          <w:highlight w:val="yellow"/>
        </w:rPr>
        <w:t xml:space="preserve">24 </w:t>
      </w:r>
      <w:r>
        <w:rPr>
          <w:rFonts w:hint="eastAsia"/>
          <w:szCs w:val="21"/>
          <w:highlight w:val="yellow"/>
        </w:rPr>
        <w:t>小时维保服务）的加</w:t>
      </w:r>
      <w:r>
        <w:rPr>
          <w:szCs w:val="21"/>
          <w:highlight w:val="yellow"/>
        </w:rPr>
        <w:t>20</w:t>
      </w:r>
      <w:r>
        <w:rPr>
          <w:rFonts w:hint="eastAsia"/>
          <w:szCs w:val="21"/>
          <w:highlight w:val="yellow"/>
        </w:rPr>
        <w:t>，评审为良（如方案中体现</w:t>
      </w:r>
      <w:r>
        <w:rPr>
          <w:szCs w:val="21"/>
          <w:highlight w:val="yellow"/>
        </w:rPr>
        <w:t xml:space="preserve">12 </w:t>
      </w:r>
      <w:r>
        <w:rPr>
          <w:rFonts w:hint="eastAsia"/>
          <w:szCs w:val="21"/>
          <w:highlight w:val="yellow"/>
        </w:rPr>
        <w:t>小时维保服务）的加</w:t>
      </w:r>
      <w:r>
        <w:rPr>
          <w:szCs w:val="21"/>
          <w:highlight w:val="yellow"/>
        </w:rPr>
        <w:t>15</w:t>
      </w:r>
      <w:r>
        <w:rPr>
          <w:rFonts w:hint="eastAsia"/>
          <w:szCs w:val="21"/>
          <w:highlight w:val="yellow"/>
        </w:rPr>
        <w:t>分，评审为中（如方案中体现正常工作时间</w:t>
      </w:r>
      <w:r>
        <w:rPr>
          <w:szCs w:val="21"/>
          <w:highlight w:val="yellow"/>
        </w:rPr>
        <w:t>8</w:t>
      </w:r>
      <w:r>
        <w:rPr>
          <w:rFonts w:hint="eastAsia"/>
          <w:szCs w:val="21"/>
          <w:highlight w:val="yellow"/>
        </w:rPr>
        <w:t>小时维保服务）的加</w:t>
      </w:r>
      <w:r>
        <w:rPr>
          <w:szCs w:val="21"/>
          <w:highlight w:val="yellow"/>
        </w:rPr>
        <w:t>10</w:t>
      </w:r>
      <w:r>
        <w:rPr>
          <w:rFonts w:hint="eastAsia"/>
          <w:szCs w:val="21"/>
          <w:highlight w:val="yellow"/>
        </w:rPr>
        <w:t>分，评审为差（如方案中未体现维保服务）的得</w:t>
      </w:r>
      <w:r>
        <w:rPr>
          <w:szCs w:val="21"/>
          <w:highlight w:val="yellow"/>
        </w:rPr>
        <w:t xml:space="preserve">0 </w:t>
      </w:r>
      <w:r>
        <w:rPr>
          <w:rFonts w:hint="eastAsia"/>
          <w:szCs w:val="21"/>
          <w:highlight w:val="yellow"/>
        </w:rPr>
        <w:t>分。如果评审为差，要求专家书面说明理由，并记录在档。</w:t>
      </w:r>
    </w:p>
    <w:p w14:paraId="4D5B6C3F">
      <w:pPr>
        <w:pStyle w:val="16"/>
        <w:rPr>
          <w:rFonts w:hint="default" w:eastAsia="宋体"/>
          <w:szCs w:val="21"/>
          <w:highlight w:val="yellow"/>
          <w:lang w:val="en-US" w:eastAsia="zh-CN"/>
        </w:rPr>
      </w:pPr>
      <w:r>
        <w:rPr>
          <w:rFonts w:hint="eastAsia"/>
          <w:szCs w:val="21"/>
          <w:highlight w:val="yellow"/>
          <w:lang w:val="en-US" w:eastAsia="zh-CN"/>
        </w:rPr>
        <w:t>以下主观方案设置同此建议</w:t>
      </w:r>
    </w:p>
    <w:p w14:paraId="0AAD40EE">
      <w:pPr>
        <w:pStyle w:val="16"/>
      </w:pPr>
    </w:p>
  </w:comment>
  <w:comment w:id="4" w:author="政府采购业务部" w:date="2024-10-14T23:09:23Z" w:initials="">
    <w:p w14:paraId="0494447E">
      <w:pPr>
        <w:pStyle w:val="16"/>
        <w:rPr>
          <w:rFonts w:hint="default" w:eastAsia="宋体"/>
          <w:lang w:val="en-US" w:eastAsia="zh-CN"/>
        </w:rPr>
      </w:pPr>
      <w:r>
        <w:rPr>
          <w:rFonts w:hint="eastAsia"/>
          <w:lang w:val="en-US" w:eastAsia="zh-CN"/>
        </w:rPr>
        <w:t>该项评分项为非公开内容，调整至技术部分</w:t>
      </w:r>
    </w:p>
  </w:comment>
  <w:comment w:id="5" w:author="政府采购业务部" w:date="2024-10-14T23:17:16Z" w:initials="">
    <w:p w14:paraId="70A423A5">
      <w:pPr>
        <w:pStyle w:val="16"/>
        <w:rPr>
          <w:rFonts w:hint="eastAsia" w:eastAsia="宋体"/>
          <w:lang w:val="en-US" w:eastAsia="zh-CN"/>
        </w:rPr>
      </w:pPr>
      <w:r>
        <w:rPr>
          <w:rFonts w:hint="eastAsia"/>
          <w:lang w:val="en-US" w:eastAsia="zh-CN"/>
        </w:rPr>
        <w:t>同上</w:t>
      </w:r>
    </w:p>
  </w:comment>
  <w:comment w:id="6" w:author="政府采购业务部" w:date="2024-10-14T23:18:02Z" w:initials="">
    <w:p w14:paraId="3C1D727E">
      <w:pPr>
        <w:pStyle w:val="16"/>
        <w:rPr>
          <w:rFonts w:hint="default" w:eastAsia="宋体"/>
          <w:lang w:val="en-US" w:eastAsia="zh-CN"/>
        </w:rPr>
      </w:pPr>
      <w:r>
        <w:rPr>
          <w:rFonts w:hint="eastAsia"/>
          <w:lang w:val="en-US" w:eastAsia="zh-CN"/>
        </w:rPr>
        <w:t>该两项数据是要求哪里？</w:t>
      </w:r>
    </w:p>
  </w:comment>
  <w:comment w:id="7" w:author="政府采购业务部" w:date="2024-10-14T23:18:39Z" w:initials="">
    <w:p w14:paraId="41EE14AB">
      <w:pPr>
        <w:pStyle w:val="16"/>
        <w:rPr>
          <w:rFonts w:hint="default" w:eastAsia="宋体"/>
          <w:lang w:val="en-US" w:eastAsia="zh-CN"/>
        </w:rPr>
      </w:pPr>
      <w:r>
        <w:rPr>
          <w:rFonts w:hint="eastAsia"/>
          <w:lang w:val="en-US" w:eastAsia="zh-CN"/>
        </w:rPr>
        <w:t>现场如何判断，是否可凭肉眼确定？</w:t>
      </w:r>
    </w:p>
  </w:comment>
  <w:comment w:id="8" w:author="政府采购业务部" w:date="2024-10-14T23:19:24Z" w:initials="">
    <w:p w14:paraId="75D04FD2">
      <w:pPr>
        <w:pStyle w:val="16"/>
        <w:rPr>
          <w:rFonts w:hint="default" w:eastAsia="宋体"/>
          <w:lang w:val="en-US" w:eastAsia="zh-CN"/>
        </w:rPr>
      </w:pPr>
      <w:r>
        <w:rPr>
          <w:rFonts w:hint="eastAsia"/>
          <w:lang w:val="en-US" w:eastAsia="zh-CN"/>
        </w:rPr>
        <w:t>此处是否指长宽高，请明确</w:t>
      </w:r>
    </w:p>
  </w:comment>
  <w:comment w:id="9" w:author="政府采购业务部" w:date="2024-10-14T23:23:24Z" w:initials="">
    <w:p w14:paraId="554822C5">
      <w:pPr>
        <w:pStyle w:val="16"/>
        <w:rPr>
          <w:rFonts w:hint="default" w:eastAsia="宋体"/>
          <w:lang w:val="en-US" w:eastAsia="zh-CN"/>
        </w:rPr>
      </w:pPr>
      <w:r>
        <w:rPr>
          <w:rFonts w:hint="eastAsia"/>
          <w:lang w:val="en-US" w:eastAsia="zh-CN"/>
        </w:rPr>
        <w:t>是否指文件中的技术要求内容要求，如提供的样品与技术条款不一致，此处扣分，技术偏离是否也扣分？这样会造成重复评审，此处无需在对技术条款中内容做重复要求</w:t>
      </w:r>
    </w:p>
  </w:comment>
  <w:comment w:id="10" w:author="政府采购业务部" w:date="2024-10-14T23:22:08Z" w:initials="">
    <w:p w14:paraId="35880F0B">
      <w:pPr>
        <w:pStyle w:val="16"/>
        <w:rPr>
          <w:rFonts w:hint="default" w:eastAsia="宋体"/>
          <w:lang w:val="en-US" w:eastAsia="zh-CN"/>
        </w:rPr>
      </w:pPr>
      <w:r>
        <w:rPr>
          <w:rFonts w:hint="eastAsia"/>
          <w:lang w:val="en-US" w:eastAsia="zh-CN"/>
        </w:rPr>
        <w:t>是否本评分项指1-3项内容要求？需明确具体内容为？</w:t>
      </w:r>
    </w:p>
  </w:comment>
  <w:comment w:id="11" w:author="政府采购业务部" w:date="2024-10-14T23:27:01Z" w:initials="">
    <w:p w14:paraId="7D882FB1">
      <w:pPr>
        <w:pStyle w:val="16"/>
        <w:rPr>
          <w:rFonts w:hint="default" w:eastAsia="宋体"/>
          <w:lang w:val="en-US" w:eastAsia="zh-CN"/>
        </w:rPr>
      </w:pPr>
      <w:r>
        <w:rPr>
          <w:rFonts w:hint="eastAsia"/>
          <w:lang w:val="en-US" w:eastAsia="zh-CN"/>
        </w:rPr>
        <w:t>保修期内条款（除实质性条款）共10条，此处应修改为10分</w:t>
      </w:r>
    </w:p>
  </w:comment>
  <w:comment w:id="12" w:author="政府采购业务部" w:date="2024-10-14T23:30:02Z" w:initials="">
    <w:p w14:paraId="15D60F7F">
      <w:pPr>
        <w:pStyle w:val="16"/>
        <w:rPr>
          <w:rFonts w:hint="default"/>
          <w:lang w:val="en-US"/>
        </w:rPr>
      </w:pPr>
      <w:r>
        <w:rPr>
          <w:rFonts w:hint="eastAsia"/>
          <w:lang w:val="en-US" w:eastAsia="zh-CN"/>
        </w:rPr>
        <w:t>其他商务要求（除实质性条款）共23条，此处可调整分值为4.5分</w:t>
      </w:r>
    </w:p>
  </w:comment>
  <w:comment w:id="13" w:author="政府采购业务部" w:date="2024-10-14T23:09:45Z" w:initials="">
    <w:p w14:paraId="63E8020C">
      <w:pPr>
        <w:pStyle w:val="16"/>
        <w:rPr>
          <w:rFonts w:hint="default" w:eastAsia="宋体"/>
          <w:lang w:val="en-US" w:eastAsia="zh-CN"/>
        </w:rPr>
      </w:pPr>
      <w:r>
        <w:rPr>
          <w:rFonts w:hint="eastAsia"/>
          <w:lang w:val="en-US" w:eastAsia="zh-CN"/>
        </w:rPr>
        <w:t>该项为公开内容，调整至商务部分</w:t>
      </w:r>
    </w:p>
  </w:comment>
  <w:comment w:id="14" w:author="政府采购业务部" w:date="2024-10-14T23:00:18Z" w:initials="">
    <w:p w14:paraId="14F61E49">
      <w:pPr>
        <w:pStyle w:val="16"/>
        <w:rPr>
          <w:rFonts w:hint="eastAsia"/>
          <w:lang w:val="en-US" w:eastAsia="zh-CN"/>
        </w:rPr>
      </w:pPr>
      <w:r>
        <w:rPr>
          <w:rFonts w:hint="eastAsia"/>
          <w:lang w:val="en-US" w:eastAsia="zh-CN"/>
        </w:rPr>
        <w:t>该项证书如存在不同机构颁发的证书名称不一致，易受质疑，此项建议补充描述：</w:t>
      </w:r>
    </w:p>
    <w:p w14:paraId="5CA22E73">
      <w:pPr>
        <w:pStyle w:val="16"/>
        <w:rPr>
          <w:rFonts w:hint="eastAsia"/>
          <w:lang w:val="en-US" w:eastAsia="zh-CN"/>
        </w:rPr>
      </w:pPr>
      <w:r>
        <w:rPr>
          <w:rFonts w:hint="eastAsia"/>
          <w:lang w:val="en-US" w:eastAsia="zh-CN"/>
        </w:rPr>
        <w:t>（证书名称不一致，如认证标准号一致亦可得分）。</w:t>
      </w:r>
    </w:p>
    <w:p w14:paraId="2E014891">
      <w:pPr>
        <w:pStyle w:val="16"/>
        <w:rPr>
          <w:rFonts w:hint="default"/>
          <w:lang w:val="en-US" w:eastAsia="zh-CN"/>
        </w:rPr>
      </w:pPr>
      <w:r>
        <w:rPr>
          <w:rFonts w:hint="eastAsia"/>
          <w:lang w:val="en-US" w:eastAsia="zh-CN"/>
        </w:rPr>
        <w:t>以下涉及认证证书的同此意见下同。</w:t>
      </w:r>
    </w:p>
    <w:p w14:paraId="69BD1BE9">
      <w:pPr>
        <w:pStyle w:val="16"/>
        <w:rPr>
          <w:rFonts w:hint="default"/>
          <w:lang w:val="en-US" w:eastAsia="zh-CN"/>
        </w:rPr>
      </w:pPr>
    </w:p>
  </w:comment>
  <w:comment w:id="15" w:author="政府采购业务部" w:date="2024-10-14T23:02:51Z" w:initials="">
    <w:p w14:paraId="1263230E">
      <w:pPr>
        <w:pStyle w:val="16"/>
        <w:rPr>
          <w:rFonts w:hint="default" w:eastAsia="宋体"/>
          <w:lang w:val="en-US" w:eastAsia="zh-CN"/>
        </w:rPr>
      </w:pPr>
      <w:r>
        <w:rPr>
          <w:rFonts w:hint="eastAsia"/>
          <w:lang w:val="en-US" w:eastAsia="zh-CN"/>
        </w:rPr>
        <w:t>修改为需，下同。</w:t>
      </w:r>
    </w:p>
  </w:comment>
  <w:comment w:id="16" w:author="政府采购业务部" w:date="2024-10-14T22:58:51Z" w:initials="">
    <w:p w14:paraId="60262778">
      <w:pPr>
        <w:pStyle w:val="16"/>
        <w:rPr>
          <w:rFonts w:hint="eastAsia"/>
          <w:lang w:val="en-US" w:eastAsia="zh-CN"/>
        </w:rPr>
      </w:pPr>
      <w:r>
        <w:rPr>
          <w:rFonts w:hint="eastAsia"/>
          <w:lang w:val="en-US" w:eastAsia="zh-CN"/>
        </w:rPr>
        <w:t>该项描述具有限定性，认证范围描述均由供应商自行提供，该项易受质疑且成立风险高，建议删除。</w:t>
      </w:r>
    </w:p>
    <w:p w14:paraId="17902AC8">
      <w:pPr>
        <w:pStyle w:val="16"/>
        <w:rPr>
          <w:rFonts w:hint="default"/>
          <w:lang w:val="en-US" w:eastAsia="zh-CN"/>
        </w:rPr>
      </w:pPr>
      <w:r>
        <w:rPr>
          <w:rFonts w:hint="eastAsia"/>
          <w:lang w:val="en-US" w:eastAsia="zh-CN"/>
        </w:rPr>
        <w:t>以下涉及认证范围的同此意见下同。</w:t>
      </w:r>
    </w:p>
  </w:comment>
  <w:comment w:id="17" w:author="政府采购业务部" w:date="2024-10-14T23:03:26Z" w:initials="">
    <w:p w14:paraId="63022B1B">
      <w:pPr>
        <w:pStyle w:val="16"/>
      </w:pPr>
      <w:r>
        <w:annotationRef/>
      </w:r>
    </w:p>
  </w:comment>
  <w:comment w:id="18" w:author="政府采购业务部" w:date="2024-10-14T23:03:31Z" w:initials="">
    <w:p w14:paraId="2CF32323">
      <w:pPr>
        <w:pStyle w:val="16"/>
      </w:pPr>
      <w:r>
        <w:annotationRef/>
      </w:r>
    </w:p>
  </w:comment>
  <w:comment w:id="19" w:author="政府采购业务部" w:date="2024-10-14T23:03:35Z" w:initials="">
    <w:p w14:paraId="29436BDC">
      <w:pPr>
        <w:pStyle w:val="16"/>
      </w:pPr>
      <w:r>
        <w:annotationRef/>
      </w:r>
    </w:p>
  </w:comment>
  <w:comment w:id="20" w:author="政府采购业务部" w:date="2024-10-14T23:04:22Z" w:initials="">
    <w:p w14:paraId="6E271519">
      <w:pPr>
        <w:pStyle w:val="16"/>
        <w:rPr>
          <w:rFonts w:hint="eastAsia"/>
          <w:lang w:val="en-US" w:eastAsia="zh-CN"/>
        </w:rPr>
      </w:pPr>
      <w:r>
        <w:rPr>
          <w:rFonts w:hint="eastAsia"/>
          <w:lang w:val="en-US" w:eastAsia="zh-CN"/>
        </w:rPr>
        <w:t>请确认该项标准的出处及标准的权威性，建议非国标推荐标准、行业通用标准等不作为评审因素，具有特定性。</w:t>
      </w:r>
    </w:p>
    <w:p w14:paraId="4179333A">
      <w:pPr>
        <w:pStyle w:val="16"/>
        <w:rPr>
          <w:rFonts w:hint="default"/>
          <w:lang w:val="en-US" w:eastAsia="zh-CN"/>
        </w:rPr>
      </w:pPr>
      <w:r>
        <w:rPr>
          <w:rFonts w:hint="eastAsia"/>
          <w:lang w:val="en-US" w:eastAsia="zh-CN"/>
        </w:rPr>
        <w:t>以下非国标推荐标准同此批注意见。</w:t>
      </w:r>
    </w:p>
  </w:comment>
  <w:comment w:id="21" w:author="政府采购业务部" w:date="2024-10-14T23:06:22Z" w:initials="">
    <w:p w14:paraId="256A53C7">
      <w:pPr>
        <w:pStyle w:val="16"/>
        <w:rPr>
          <w:rFonts w:hint="eastAsia"/>
          <w:lang w:val="en-US" w:eastAsia="zh-CN"/>
        </w:rPr>
      </w:pPr>
      <w:r>
        <w:rPr>
          <w:rFonts w:hint="eastAsia"/>
          <w:lang w:val="en-US" w:eastAsia="zh-CN"/>
        </w:rPr>
        <w:t>该项描述具有限定性，认证范围描述均由供应商自行提供，该项易受质疑且成立风险高，建议删除。</w:t>
      </w:r>
    </w:p>
    <w:p w14:paraId="47EB17CD">
      <w:pPr>
        <w:pStyle w:val="16"/>
      </w:pPr>
      <w:r>
        <w:rPr>
          <w:rFonts w:hint="eastAsia"/>
          <w:lang w:val="en-US" w:eastAsia="zh-CN"/>
        </w:rPr>
        <w:t>以下涉及认证范围的同此意见下同。</w:t>
      </w:r>
    </w:p>
  </w:comment>
  <w:comment w:id="22" w:author="政府采购业务部" w:date="2024-10-14T23:06:48Z" w:initials="">
    <w:p w14:paraId="524F2A2B">
      <w:pPr>
        <w:pStyle w:val="16"/>
      </w:pPr>
      <w:r>
        <w:annotationRef/>
      </w:r>
    </w:p>
  </w:comment>
  <w:comment w:id="23" w:author="政府采购业务部" w:date="2024-10-14T23:06:51Z" w:initials="">
    <w:p w14:paraId="42E7392D">
      <w:pPr>
        <w:pStyle w:val="16"/>
      </w:pPr>
      <w:r>
        <w:annotationRef/>
      </w:r>
    </w:p>
  </w:comment>
  <w:comment w:id="24" w:author="政府采购业务部" w:date="2024-10-14T23:06:55Z" w:initials="">
    <w:p w14:paraId="08B3162C">
      <w:pPr>
        <w:pStyle w:val="16"/>
      </w:pPr>
      <w:r>
        <w:annotationRef/>
      </w:r>
    </w:p>
  </w:comment>
  <w:comment w:id="25" w:author="政府采购业务部" w:date="2024-10-14T23:07:05Z" w:initials="">
    <w:p w14:paraId="1956730F">
      <w:pPr>
        <w:pStyle w:val="16"/>
      </w:pPr>
      <w:r>
        <w:annotationRef/>
      </w:r>
    </w:p>
  </w:comment>
  <w:comment w:id="26" w:author="政府采购业务部" w:date="2024-10-14T23:33:03Z" w:initials="">
    <w:p w14:paraId="3BF134DA">
      <w:pPr>
        <w:pStyle w:val="16"/>
        <w:rPr>
          <w:rFonts w:hint="default" w:eastAsia="宋体"/>
          <w:lang w:val="en-US" w:eastAsia="zh-CN"/>
        </w:rPr>
      </w:pPr>
      <w:r>
        <w:rPr>
          <w:rFonts w:hint="eastAsia"/>
          <w:lang w:val="en-US" w:eastAsia="zh-CN"/>
        </w:rPr>
        <w:t>修改描述为“需”</w:t>
      </w:r>
    </w:p>
  </w:comment>
  <w:comment w:id="27" w:author="政府采购业务部" w:date="2024-10-12T17:47:12Z" w:initials="">
    <w:p w14:paraId="57934BB1">
      <w:pPr>
        <w:pStyle w:val="16"/>
        <w:rPr>
          <w:rFonts w:hint="default" w:eastAsia="宋体"/>
          <w:lang w:val="en-US" w:eastAsia="zh-CN"/>
        </w:rPr>
      </w:pPr>
      <w:r>
        <w:rPr>
          <w:rFonts w:hint="eastAsia"/>
          <w:lang w:val="en-US" w:eastAsia="zh-CN"/>
        </w:rPr>
        <w:t>履约担保移至此处。商务条款中删除</w:t>
      </w:r>
    </w:p>
  </w:comment>
  <w:comment w:id="28" w:author="政府采购业务部" w:date="2024-10-12T16:30:32Z" w:initials="">
    <w:p w14:paraId="4A5A43F8">
      <w:pPr>
        <w:pStyle w:val="16"/>
        <w:rPr>
          <w:rFonts w:hint="default" w:eastAsia="宋体"/>
          <w:lang w:val="en-US" w:eastAsia="zh-CN"/>
        </w:rPr>
      </w:pPr>
      <w:r>
        <w:rPr>
          <w:rFonts w:hint="eastAsia"/>
          <w:lang w:val="en-US" w:eastAsia="zh-CN"/>
        </w:rPr>
        <w:t>请确认家数是否确定为3？</w:t>
      </w:r>
    </w:p>
  </w:comment>
  <w:comment w:id="29" w:author="政府采购业务部" w:date="2024-10-12T16:31:12Z" w:initials="">
    <w:p w14:paraId="367E2179">
      <w:pPr>
        <w:pStyle w:val="16"/>
      </w:pPr>
      <w:r>
        <w:rPr>
          <w:rFonts w:hint="eastAsia"/>
          <w:lang w:val="en-US" w:eastAsia="zh-CN"/>
        </w:rPr>
        <w:t>采购人根据《深圳市财政局关于贯彻落实进一步加大政府采购支持中小企业力度的通知》（深财购〔2022〕15号），对小微企业报价给予10%-20%的扣除。</w:t>
      </w:r>
    </w:p>
  </w:comment>
  <w:comment w:id="30" w:author="政府采购业务部" w:date="2024-10-12T16:31:27Z" w:initials="">
    <w:p w14:paraId="5CDF5CB8">
      <w:pPr>
        <w:pStyle w:val="16"/>
        <w:rPr>
          <w:rFonts w:hint="eastAsia"/>
        </w:rPr>
      </w:pPr>
      <w:r>
        <w:rPr>
          <w:rFonts w:hint="eastAsia"/>
        </w:rPr>
        <w:t>根据市财政局招标文件编制指引2021及财政部关于印发《政府采购促进中小企业发展管理办法》的通知，请填写货物所属行业。</w:t>
      </w:r>
    </w:p>
    <w:p w14:paraId="18CC5BD9">
      <w:pPr>
        <w:pStyle w:val="16"/>
        <w:rPr>
          <w:rFonts w:hint="eastAsia"/>
        </w:rPr>
      </w:pPr>
      <w:r>
        <w:rPr>
          <w:rFonts w:hint="eastAsia"/>
        </w:rPr>
        <w:t>请从以下行业中选择：</w:t>
      </w:r>
    </w:p>
    <w:p w14:paraId="6F114BC5">
      <w:pPr>
        <w:pStyle w:val="16"/>
        <w:rPr>
          <w:rFonts w:hint="eastAsia"/>
        </w:rPr>
      </w:pPr>
      <w:r>
        <w:rPr>
          <w:rFonts w:hint="eastAsia"/>
        </w:rPr>
        <w:t>1.农、林、牧、渔业</w:t>
      </w:r>
    </w:p>
    <w:p w14:paraId="72A12375">
      <w:pPr>
        <w:pStyle w:val="16"/>
        <w:rPr>
          <w:rFonts w:hint="eastAsia"/>
        </w:rPr>
      </w:pPr>
      <w:r>
        <w:rPr>
          <w:rFonts w:hint="eastAsia"/>
        </w:rPr>
        <w:t>2.工业（包括采矿业，制造业，电力、热力、燃气及水生产和供应业）</w:t>
      </w:r>
    </w:p>
    <w:p w14:paraId="134C2A86">
      <w:pPr>
        <w:pStyle w:val="16"/>
        <w:rPr>
          <w:rFonts w:hint="eastAsia"/>
        </w:rPr>
      </w:pPr>
      <w:r>
        <w:rPr>
          <w:rFonts w:hint="eastAsia"/>
        </w:rPr>
        <w:t>3.建筑业</w:t>
      </w:r>
    </w:p>
    <w:p w14:paraId="4F606588">
      <w:pPr>
        <w:pStyle w:val="16"/>
        <w:rPr>
          <w:rFonts w:hint="eastAsia"/>
        </w:rPr>
      </w:pPr>
      <w:r>
        <w:rPr>
          <w:rFonts w:hint="eastAsia"/>
        </w:rPr>
        <w:t>4.批发业</w:t>
      </w:r>
    </w:p>
    <w:p w14:paraId="472E1DA2">
      <w:pPr>
        <w:pStyle w:val="16"/>
        <w:rPr>
          <w:rFonts w:hint="eastAsia"/>
        </w:rPr>
      </w:pPr>
      <w:r>
        <w:rPr>
          <w:rFonts w:hint="eastAsia"/>
        </w:rPr>
        <w:t>5.零售业</w:t>
      </w:r>
    </w:p>
    <w:p w14:paraId="69C22683">
      <w:pPr>
        <w:pStyle w:val="16"/>
        <w:rPr>
          <w:rFonts w:hint="eastAsia"/>
        </w:rPr>
      </w:pPr>
      <w:r>
        <w:rPr>
          <w:rFonts w:hint="eastAsia"/>
        </w:rPr>
        <w:t>6.交通运输业（不含铁路运输业）</w:t>
      </w:r>
    </w:p>
    <w:p w14:paraId="6C4E5CBF">
      <w:pPr>
        <w:pStyle w:val="16"/>
        <w:rPr>
          <w:rFonts w:hint="eastAsia"/>
        </w:rPr>
      </w:pPr>
      <w:r>
        <w:rPr>
          <w:rFonts w:hint="eastAsia"/>
        </w:rPr>
        <w:t>7.仓储业</w:t>
      </w:r>
    </w:p>
    <w:p w14:paraId="0A2567F8">
      <w:pPr>
        <w:pStyle w:val="16"/>
        <w:rPr>
          <w:rFonts w:hint="eastAsia"/>
        </w:rPr>
      </w:pPr>
      <w:r>
        <w:rPr>
          <w:rFonts w:hint="eastAsia"/>
        </w:rPr>
        <w:t>8.邮政业</w:t>
      </w:r>
    </w:p>
    <w:p w14:paraId="392B6790">
      <w:pPr>
        <w:pStyle w:val="16"/>
        <w:rPr>
          <w:rFonts w:hint="eastAsia"/>
        </w:rPr>
      </w:pPr>
      <w:r>
        <w:rPr>
          <w:rFonts w:hint="eastAsia"/>
        </w:rPr>
        <w:t>9.住宿业</w:t>
      </w:r>
    </w:p>
    <w:p w14:paraId="1F2725B7">
      <w:pPr>
        <w:pStyle w:val="16"/>
        <w:rPr>
          <w:rFonts w:hint="eastAsia"/>
        </w:rPr>
      </w:pPr>
      <w:r>
        <w:rPr>
          <w:rFonts w:hint="eastAsia"/>
        </w:rPr>
        <w:t>10.餐饮业</w:t>
      </w:r>
    </w:p>
    <w:p w14:paraId="36630C0E">
      <w:pPr>
        <w:pStyle w:val="16"/>
        <w:rPr>
          <w:rFonts w:hint="eastAsia"/>
        </w:rPr>
      </w:pPr>
      <w:r>
        <w:rPr>
          <w:rFonts w:hint="eastAsia"/>
        </w:rPr>
        <w:t>11.信息传输业（包括电信、互联网和相关服务）</w:t>
      </w:r>
    </w:p>
    <w:p w14:paraId="44742E37">
      <w:pPr>
        <w:pStyle w:val="16"/>
        <w:rPr>
          <w:rFonts w:hint="eastAsia"/>
        </w:rPr>
      </w:pPr>
      <w:r>
        <w:rPr>
          <w:rFonts w:hint="eastAsia"/>
        </w:rPr>
        <w:t>12.软件和信息技术服务业</w:t>
      </w:r>
    </w:p>
    <w:p w14:paraId="1C262205">
      <w:pPr>
        <w:pStyle w:val="16"/>
        <w:rPr>
          <w:rFonts w:hint="eastAsia"/>
        </w:rPr>
      </w:pPr>
      <w:r>
        <w:rPr>
          <w:rFonts w:hint="eastAsia"/>
        </w:rPr>
        <w:t>13.房地产开发经营</w:t>
      </w:r>
    </w:p>
    <w:p w14:paraId="2BDC5A37">
      <w:pPr>
        <w:pStyle w:val="16"/>
        <w:rPr>
          <w:rFonts w:hint="eastAsia"/>
        </w:rPr>
      </w:pPr>
      <w:r>
        <w:rPr>
          <w:rFonts w:hint="eastAsia"/>
        </w:rPr>
        <w:t>14.物业管理</w:t>
      </w:r>
    </w:p>
    <w:p w14:paraId="23E91FD3">
      <w:pPr>
        <w:pStyle w:val="16"/>
        <w:rPr>
          <w:rFonts w:hint="eastAsia"/>
        </w:rPr>
      </w:pPr>
      <w:r>
        <w:rPr>
          <w:rFonts w:hint="eastAsia"/>
        </w:rPr>
        <w:t>15.租赁和商务服务业</w:t>
      </w:r>
    </w:p>
    <w:p w14:paraId="1CA967A4">
      <w:pPr>
        <w:pStyle w:val="16"/>
      </w:pPr>
      <w:r>
        <w:rPr>
          <w:rFonts w:hint="eastAsia"/>
        </w:rPr>
        <w:t>16.其他未列明行业（包括科学研究和技术服务业，水利、环境和公共设施管理业，居民服务、修理和其他服务业，社会工作，文化、体育和娱乐业等）</w:t>
      </w:r>
    </w:p>
  </w:comment>
  <w:comment w:id="31" w:author="政府采购业务部" w:date="2024-10-12T16:55:35Z" w:initials="">
    <w:p w14:paraId="225F6C6C">
      <w:pPr>
        <w:pStyle w:val="16"/>
        <w:rPr>
          <w:rFonts w:hint="default" w:eastAsia="宋体"/>
          <w:lang w:val="en-US" w:eastAsia="zh-CN"/>
        </w:rPr>
      </w:pPr>
      <w:r>
        <w:rPr>
          <w:rFonts w:hint="eastAsia"/>
          <w:lang w:val="en-US" w:eastAsia="zh-CN"/>
        </w:rPr>
        <w:t>为方便供应商确认具体货物数量及针对货物需求明细填写中小企业声明函，本项删除原备注中的各楼层具体数量的明细，避免数量前后不一致，请确认此处数量的准确度，请确认。</w:t>
      </w:r>
    </w:p>
  </w:comment>
  <w:comment w:id="32" w:author="政府采购业务部" w:date="2024-10-12T16:43:51Z" w:initials="">
    <w:p w14:paraId="7D2F7BBE">
      <w:pPr>
        <w:pStyle w:val="16"/>
        <w:rPr>
          <w:rFonts w:hint="default" w:eastAsia="宋体"/>
          <w:lang w:val="en-US" w:eastAsia="zh-CN"/>
        </w:rPr>
      </w:pPr>
      <w:r>
        <w:rPr>
          <w:rFonts w:hint="eastAsia"/>
          <w:lang w:val="en-US" w:eastAsia="zh-CN"/>
        </w:rPr>
        <w:t>请确认单项是否需设置预算限价，如有请填写</w:t>
      </w:r>
    </w:p>
  </w:comment>
  <w:comment w:id="33" w:author="政府采购业务部" w:date="2024-10-12T16:45:11Z" w:initials="">
    <w:p w14:paraId="7DA512A2">
      <w:pPr>
        <w:pStyle w:val="16"/>
        <w:rPr>
          <w:rFonts w:hint="default" w:eastAsia="宋体"/>
          <w:lang w:val="en-US" w:eastAsia="zh-CN"/>
        </w:rPr>
      </w:pPr>
      <w:r>
        <w:rPr>
          <w:rFonts w:hint="eastAsia"/>
          <w:lang w:val="en-US" w:eastAsia="zh-CN"/>
        </w:rPr>
        <w:t>请确认项目核心产品,需明确具体准确的名字，并标明序号，为避免废标，核心产品请确认一个即可</w:t>
      </w:r>
    </w:p>
  </w:comment>
  <w:comment w:id="34" w:author="政府采购业务部" w:date="2025-05-29T18:04:47Z" w:initials="">
    <w:p w14:paraId="1AA41077">
      <w:pPr>
        <w:rPr>
          <w:rFonts w:hint="eastAsia" w:ascii="宋体" w:hAnsi="宋体" w:eastAsia="宋体" w:cs="宋体"/>
          <w:sz w:val="21"/>
          <w:szCs w:val="21"/>
        </w:rPr>
      </w:pPr>
      <w:r>
        <w:rPr>
          <w:rFonts w:hint="eastAsia" w:ascii="宋体" w:hAnsi="宋体" w:eastAsia="宋体" w:cs="宋体"/>
          <w:sz w:val="21"/>
          <w:szCs w:val="21"/>
        </w:rPr>
        <w:t>根据《深圳市财政局关于印发《政府采购招标文件编制易发问题案例及规范指引（2024年版）》的通知》 ，若招标文件要求的检验检测报告属于国家强制检测事项，可以要求投标人提供相应的检验检测报告；若高于或没有国家强制标准的，则在投标截止期届满前，应当给予投标人充足的检测时间；确因项目紧急无法给予投标人充分时间的，招标文件可以要求投标人承诺在中标后提供相关检验检测报告。</w:t>
      </w:r>
    </w:p>
    <w:p w14:paraId="53BD39A4">
      <w:r>
        <w:rPr>
          <w:rFonts w:hint="eastAsia" w:ascii="宋体" w:hAnsi="宋体" w:eastAsia="宋体" w:cs="宋体"/>
          <w:sz w:val="21"/>
          <w:szCs w:val="21"/>
        </w:rPr>
        <w:t>请</w:t>
      </w:r>
      <w:r>
        <w:rPr>
          <w:rFonts w:hint="eastAsia" w:ascii="宋体" w:hAnsi="宋体" w:cs="宋体"/>
          <w:sz w:val="21"/>
          <w:szCs w:val="21"/>
          <w:lang w:val="en-US" w:eastAsia="zh-CN"/>
        </w:rPr>
        <w:t>逐项</w:t>
      </w:r>
      <w:r>
        <w:rPr>
          <w:rFonts w:hint="eastAsia" w:ascii="宋体" w:hAnsi="宋体" w:eastAsia="宋体" w:cs="宋体"/>
          <w:sz w:val="21"/>
          <w:szCs w:val="21"/>
        </w:rPr>
        <w:t>核实检测时间。</w:t>
      </w:r>
    </w:p>
  </w:comment>
  <w:comment w:id="35" w:author="政府采购业务部" w:date="2024-10-14T22:33:18Z" w:initials="">
    <w:p w14:paraId="2332511B">
      <w:pPr>
        <w:pStyle w:val="16"/>
        <w:rPr>
          <w:rFonts w:hint="default" w:eastAsia="宋体"/>
          <w:lang w:val="en-US" w:eastAsia="zh-CN"/>
        </w:rPr>
      </w:pPr>
      <w:r>
        <w:rPr>
          <w:rFonts w:hint="eastAsia"/>
          <w:lang w:val="en-US" w:eastAsia="zh-CN"/>
        </w:rPr>
        <w:t>500小时需要18天，超出项目公示时间，根据财政要求，项目要求提供检测报告的，检测报告出具时间应小于公告公示时间。</w:t>
      </w:r>
    </w:p>
    <w:p w14:paraId="653D06C4">
      <w:pPr>
        <w:pStyle w:val="16"/>
        <w:rPr>
          <w:rFonts w:hint="default" w:eastAsia="宋体"/>
          <w:lang w:val="en-US" w:eastAsia="zh-CN"/>
        </w:rPr>
      </w:pPr>
      <w:r>
        <w:rPr>
          <w:rFonts w:hint="eastAsia"/>
          <w:lang w:val="en-US" w:eastAsia="zh-CN"/>
        </w:rPr>
        <w:t>请确认以下试验检测所需的实际时间为多久？</w:t>
      </w:r>
    </w:p>
  </w:comment>
  <w:comment w:id="36" w:author="政府采购业务部" w:date="2024-10-14T22:33:14Z" w:initials="">
    <w:p w14:paraId="064B2A36">
      <w:pPr>
        <w:pStyle w:val="16"/>
        <w:rPr>
          <w:rFonts w:hint="default" w:eastAsia="宋体"/>
          <w:lang w:val="en-US" w:eastAsia="zh-CN"/>
        </w:rPr>
      </w:pPr>
      <w:r>
        <w:rPr>
          <w:rFonts w:hint="eastAsia"/>
          <w:lang w:val="en-US" w:eastAsia="zh-CN"/>
        </w:rPr>
        <w:t>同上，以下涉及检测报告同此意见。</w:t>
      </w:r>
    </w:p>
  </w:comment>
  <w:comment w:id="37" w:author="政府采购业务部" w:date="2024-10-14T22:33:12Z" w:initials="">
    <w:p w14:paraId="18484C7D">
      <w:pPr>
        <w:pStyle w:val="16"/>
      </w:pPr>
      <w:r>
        <w:annotationRef/>
      </w:r>
    </w:p>
  </w:comment>
  <w:comment w:id="38" w:author="政府采购业务部" w:date="2025-05-29T18:08:11Z" w:initials="">
    <w:p w14:paraId="2F3D10B3">
      <w:pPr>
        <w:pStyle w:val="16"/>
        <w:rPr>
          <w:rFonts w:hint="eastAsia"/>
          <w:lang w:val="en-US" w:eastAsia="zh-CN"/>
        </w:rPr>
      </w:pPr>
      <w:r>
        <w:rPr>
          <w:rFonts w:hint="eastAsia"/>
          <w:lang w:val="en-US" w:eastAsia="zh-CN"/>
        </w:rPr>
        <w:t>建议参数化，或删除描述。</w:t>
      </w:r>
    </w:p>
    <w:p w14:paraId="27BE2AB4">
      <w:pPr>
        <w:pStyle w:val="16"/>
      </w:pPr>
      <w:r>
        <w:rPr>
          <w:rFonts w:hint="eastAsia"/>
          <w:lang w:val="en-US" w:eastAsia="zh-CN"/>
        </w:rPr>
        <w:t>下同。</w:t>
      </w:r>
    </w:p>
  </w:comment>
  <w:comment w:id="39" w:author="政府采购业务部" w:date="2024-10-14T21:44:53Z" w:initials="">
    <w:p w14:paraId="4E064441">
      <w:pPr>
        <w:pStyle w:val="16"/>
      </w:pPr>
      <w:r>
        <w:annotationRef/>
      </w:r>
    </w:p>
  </w:comment>
  <w:comment w:id="40" w:author="政府采购业务部" w:date="2024-10-14T22:33:00Z" w:initials="">
    <w:p w14:paraId="52B0043E">
      <w:pPr>
        <w:pStyle w:val="16"/>
      </w:pPr>
      <w:r>
        <w:annotationRef/>
      </w:r>
    </w:p>
  </w:comment>
  <w:comment w:id="41" w:author="政府采购业务部" w:date="2024-10-14T21:44:50Z" w:initials="">
    <w:p w14:paraId="226910FB">
      <w:pPr>
        <w:pStyle w:val="16"/>
        <w:rPr>
          <w:rFonts w:hint="default" w:eastAsia="宋体"/>
          <w:lang w:val="en-US" w:eastAsia="zh-CN"/>
        </w:rPr>
      </w:pPr>
      <w:r>
        <w:rPr>
          <w:rFonts w:hint="eastAsia"/>
          <w:lang w:val="en-US" w:eastAsia="zh-CN"/>
        </w:rPr>
        <w:t>此处与货物名称不一致，要求检测报告描述为此具有特定性，建议前后保持基本一致，下文涉及此处同此建议</w:t>
      </w:r>
    </w:p>
  </w:comment>
  <w:comment w:id="42" w:author="政府采购业务部" w:date="2025-05-29T18:10:46Z" w:initials="">
    <w:p w14:paraId="20176DA3">
      <w:pPr>
        <w:pStyle w:val="16"/>
      </w:pPr>
      <w:r>
        <w:rPr>
          <w:rFonts w:hint="eastAsia"/>
          <w:lang w:val="en-US" w:eastAsia="zh-CN"/>
        </w:rPr>
        <w:t>涉及国家强制性标准，此处检测结果要求是否和标准一致？如一致，需设置为实质性条款。</w:t>
      </w:r>
    </w:p>
  </w:comment>
  <w:comment w:id="43" w:author="政府采购业务部" w:date="2024-10-12T17:35:07Z" w:initials="">
    <w:p w14:paraId="7D415447">
      <w:pPr>
        <w:pStyle w:val="16"/>
        <w:rPr>
          <w:rFonts w:hint="default" w:eastAsia="宋体"/>
          <w:lang w:val="en-US" w:eastAsia="zh-CN"/>
        </w:rPr>
      </w:pPr>
      <w:r>
        <w:rPr>
          <w:rFonts w:hint="eastAsia"/>
          <w:lang w:val="en-US" w:eastAsia="zh-CN"/>
        </w:rPr>
        <w:t>是否无图</w:t>
      </w:r>
    </w:p>
  </w:comment>
  <w:comment w:id="44" w:author="政府采购业务部" w:date="2024-10-12T17:37:10Z" w:initials="">
    <w:p w14:paraId="0AC57921">
      <w:pPr>
        <w:pStyle w:val="16"/>
        <w:rPr>
          <w:rFonts w:hint="eastAsia" w:eastAsia="宋体"/>
          <w:lang w:val="en-US" w:eastAsia="zh-CN"/>
        </w:rPr>
      </w:pPr>
      <w:r>
        <w:rPr>
          <w:rFonts w:hint="eastAsia"/>
          <w:lang w:val="en-US" w:eastAsia="zh-CN"/>
        </w:rPr>
        <w:t>是否无图</w:t>
      </w:r>
    </w:p>
  </w:comment>
  <w:comment w:id="45" w:author="政府采购业务部" w:date="2024-10-14T21:15:31Z" w:initials="">
    <w:p w14:paraId="6C1648FE">
      <w:pPr>
        <w:pStyle w:val="16"/>
        <w:rPr>
          <w:rFonts w:hint="default"/>
          <w:lang w:val="en-US" w:eastAsia="zh-CN"/>
        </w:rPr>
      </w:pPr>
      <w:r>
        <w:rPr>
          <w:rFonts w:hint="eastAsia"/>
          <w:lang w:val="en-US" w:eastAsia="zh-CN"/>
        </w:rPr>
        <w:t>该项是否为43.木方凳的规格？</w:t>
      </w:r>
    </w:p>
  </w:comment>
  <w:comment w:id="46" w:author="政府采购业务部" w:date="2024-10-14T22:32:30Z" w:initials="">
    <w:p w14:paraId="299B03F4">
      <w:pPr>
        <w:pStyle w:val="16"/>
      </w:pPr>
      <w:r>
        <w:annotationRef/>
      </w:r>
    </w:p>
  </w:comment>
  <w:comment w:id="47" w:author="政府采购业务部" w:date="2024-10-14T22:32:22Z" w:initials="">
    <w:p w14:paraId="42EE5ECE">
      <w:pPr>
        <w:pStyle w:val="16"/>
      </w:pPr>
      <w:r>
        <w:annotationRef/>
      </w:r>
    </w:p>
  </w:comment>
  <w:comment w:id="48" w:author="政府采购业务部" w:date="2024-10-14T22:32:15Z" w:initials="">
    <w:p w14:paraId="27FD68D5">
      <w:pPr>
        <w:pStyle w:val="16"/>
      </w:pPr>
      <w:r>
        <w:annotationRef/>
      </w:r>
    </w:p>
  </w:comment>
  <w:comment w:id="49" w:author="政府采购业务部" w:date="2025-05-29T18:09:04Z" w:initials="">
    <w:p w14:paraId="786520DD">
      <w:pPr>
        <w:pStyle w:val="16"/>
      </w:pPr>
      <w:r>
        <w:annotationRef/>
      </w:r>
    </w:p>
  </w:comment>
  <w:comment w:id="50" w:author="政府采购业务部" w:date="2024-10-14T22:31:56Z" w:initials="">
    <w:p w14:paraId="22833BC1">
      <w:pPr>
        <w:pStyle w:val="16"/>
      </w:pPr>
      <w:r>
        <w:annotationRef/>
      </w:r>
    </w:p>
  </w:comment>
  <w:comment w:id="51" w:author="政府采购业务部" w:date="2024-10-14T22:31:47Z" w:initials="">
    <w:p w14:paraId="08006FAF">
      <w:pPr>
        <w:pStyle w:val="16"/>
      </w:pPr>
      <w:r>
        <w:annotationRef/>
      </w:r>
    </w:p>
  </w:comment>
  <w:comment w:id="52" w:author="政府采购业务部" w:date="2024-10-14T22:31:16Z" w:initials="">
    <w:p w14:paraId="3BF172FB">
      <w:pPr>
        <w:pStyle w:val="16"/>
      </w:pPr>
      <w:r>
        <w:annotationRef/>
      </w:r>
    </w:p>
  </w:comment>
  <w:comment w:id="53" w:author="政府采购业务部" w:date="2024-10-14T22:31:03Z" w:initials="">
    <w:p w14:paraId="4EBF124A">
      <w:pPr>
        <w:pStyle w:val="16"/>
      </w:pPr>
      <w:r>
        <w:annotationRef/>
      </w:r>
    </w:p>
  </w:comment>
  <w:comment w:id="54" w:author="政府采购业务部" w:date="2024-10-14T22:30:57Z" w:initials="">
    <w:p w14:paraId="7E6A2154">
      <w:pPr>
        <w:pStyle w:val="16"/>
      </w:pPr>
      <w:r>
        <w:annotationRef/>
      </w:r>
    </w:p>
  </w:comment>
  <w:comment w:id="55" w:author="政府采购业务部" w:date="2024-10-14T22:36:26Z" w:initials="">
    <w:p w14:paraId="15F16298">
      <w:pPr>
        <w:pStyle w:val="16"/>
      </w:pPr>
      <w:r>
        <w:annotationRef/>
      </w:r>
    </w:p>
  </w:comment>
  <w:comment w:id="56" w:author="政府采购业务部" w:date="2024-10-14T22:30:25Z" w:initials="">
    <w:p w14:paraId="5CE025AA">
      <w:pPr>
        <w:pStyle w:val="16"/>
      </w:pPr>
      <w:r>
        <w:rPr>
          <w:rFonts w:hint="eastAsia"/>
          <w:lang w:val="en-US" w:eastAsia="zh-CN"/>
        </w:rPr>
        <w:t>400小时为16天超出项目公示时间，根据财政要求，项目要求提供检测报告的，检测报告出具时间应小于公告公示时间。</w:t>
      </w:r>
    </w:p>
  </w:comment>
  <w:comment w:id="57" w:author="政府采购业务部" w:date="2024-10-14T22:36:42Z" w:initials="">
    <w:p w14:paraId="404C190C">
      <w:pPr>
        <w:pStyle w:val="16"/>
      </w:pPr>
      <w:r>
        <w:annotationRef/>
      </w:r>
    </w:p>
  </w:comment>
  <w:comment w:id="58" w:author="政府采购业务部" w:date="2024-10-14T22:30:02Z" w:initials="">
    <w:p w14:paraId="68CF73AF">
      <w:pPr>
        <w:pStyle w:val="16"/>
        <w:rPr>
          <w:rFonts w:hint="default" w:eastAsia="宋体"/>
          <w:lang w:val="en-US" w:eastAsia="zh-CN"/>
        </w:rPr>
      </w:pPr>
      <w:r>
        <w:rPr>
          <w:rFonts w:hint="eastAsia"/>
          <w:lang w:val="en-US" w:eastAsia="zh-CN"/>
        </w:rPr>
        <w:t>400小时为16天</w:t>
      </w:r>
    </w:p>
  </w:comment>
  <w:comment w:id="59" w:author="政府采购业务部" w:date="2024-10-14T22:29:43Z" w:initials="">
    <w:p w14:paraId="4D3D7B88">
      <w:pPr>
        <w:pStyle w:val="16"/>
        <w:rPr>
          <w:rFonts w:hint="default" w:eastAsia="宋体"/>
          <w:lang w:val="en-US" w:eastAsia="zh-CN"/>
        </w:rPr>
      </w:pPr>
      <w:r>
        <w:rPr>
          <w:rFonts w:hint="eastAsia"/>
          <w:lang w:val="en-US" w:eastAsia="zh-CN"/>
        </w:rPr>
        <w:t>500小时需要20天，超出项目公示时间，根据财政要求，项目要求提供检测报告的，检测报告出具时间应小于公告公示时间。</w:t>
      </w:r>
    </w:p>
    <w:p w14:paraId="102B59EB">
      <w:pPr>
        <w:pStyle w:val="16"/>
      </w:pPr>
    </w:p>
  </w:comment>
  <w:comment w:id="60" w:author="政府采购业务部" w:date="2024-10-14T22:37:07Z" w:initials="">
    <w:p w14:paraId="267D737F">
      <w:pPr>
        <w:pStyle w:val="16"/>
      </w:pPr>
      <w:r>
        <w:annotationRef/>
      </w:r>
    </w:p>
  </w:comment>
  <w:comment w:id="61" w:author="政府采购业务部" w:date="2024-10-14T22:37:11Z" w:initials="">
    <w:p w14:paraId="77976905">
      <w:pPr>
        <w:pStyle w:val="16"/>
      </w:pPr>
      <w:r>
        <w:annotationRef/>
      </w:r>
    </w:p>
  </w:comment>
  <w:comment w:id="62" w:author="政府采购业务部" w:date="2024-10-14T22:28:14Z" w:initials="">
    <w:p w14:paraId="6BE54F57">
      <w:pPr>
        <w:pStyle w:val="16"/>
        <w:rPr>
          <w:rFonts w:hint="default" w:eastAsia="宋体"/>
          <w:lang w:val="en-US" w:eastAsia="zh-CN"/>
        </w:rPr>
      </w:pPr>
      <w:r>
        <w:rPr>
          <w:rFonts w:hint="eastAsia"/>
          <w:lang w:val="en-US" w:eastAsia="zh-CN"/>
        </w:rPr>
        <w:t>500小时需要20天，超出项目公示时间，根据财政要求，项目要求提供检测报告的，检测报告出具时间应小于公告公示时间。</w:t>
      </w:r>
    </w:p>
  </w:comment>
  <w:comment w:id="63" w:author="政府采购业务部" w:date="2024-10-14T22:25:16Z" w:initials="">
    <w:p w14:paraId="44D7603E">
      <w:pPr>
        <w:pStyle w:val="16"/>
        <w:rPr>
          <w:rFonts w:hint="eastAsia" w:ascii="宋体" w:hAnsi="宋体" w:eastAsia="宋体" w:cs="宋体"/>
          <w:b/>
          <w:bCs/>
          <w:i w:val="0"/>
          <w:iCs w:val="0"/>
          <w:color w:val="FF0000"/>
          <w:kern w:val="0"/>
          <w:sz w:val="21"/>
          <w:szCs w:val="21"/>
          <w:highlight w:val="none"/>
          <w:u w:val="none"/>
          <w:lang w:val="en-US" w:eastAsia="zh-CN"/>
        </w:rPr>
      </w:pPr>
      <w:r>
        <w:rPr>
          <w:rFonts w:hint="eastAsia"/>
          <w:lang w:val="en-US" w:eastAsia="zh-CN"/>
        </w:rPr>
        <w:t>同事要求对三项内容进行检测，限定性太强，且上述检测内容未提及</w:t>
      </w:r>
      <w:r>
        <w:rPr>
          <w:rFonts w:hint="eastAsia" w:ascii="宋体" w:hAnsi="宋体" w:eastAsia="宋体" w:cs="宋体"/>
          <w:b/>
          <w:bCs/>
          <w:i w:val="0"/>
          <w:iCs w:val="0"/>
          <w:color w:val="FF0000"/>
          <w:kern w:val="0"/>
          <w:sz w:val="21"/>
          <w:szCs w:val="21"/>
          <w:highlight w:val="none"/>
          <w:u w:val="none"/>
          <w:lang w:val="en-US" w:eastAsia="zh-CN"/>
        </w:rPr>
        <w:t>ABS垃圾桶、缓冲垃圾盖</w:t>
      </w:r>
    </w:p>
    <w:p w14:paraId="31833311">
      <w:pPr>
        <w:pStyle w:val="16"/>
        <w:rPr>
          <w:rFonts w:hint="default" w:eastAsia="宋体"/>
          <w:lang w:val="en-US" w:eastAsia="zh-CN"/>
        </w:rPr>
      </w:pPr>
      <w:r>
        <w:rPr>
          <w:rFonts w:hint="eastAsia"/>
          <w:lang w:val="en-US" w:eastAsia="zh-CN"/>
        </w:rPr>
        <w:t>此项需修改评审内容，请确认。</w:t>
      </w:r>
    </w:p>
  </w:comment>
  <w:comment w:id="64" w:author="政府采购业务部" w:date="2024-10-14T22:41:08Z" w:initials="">
    <w:p w14:paraId="6D88433E">
      <w:pPr>
        <w:pStyle w:val="16"/>
      </w:pPr>
      <w:r>
        <w:annotationRef/>
      </w:r>
    </w:p>
  </w:comment>
  <w:comment w:id="65" w:author="政府采购业务部" w:date="2024-10-14T22:41:03Z" w:initials="">
    <w:p w14:paraId="63ED7C2B">
      <w:pPr>
        <w:pStyle w:val="16"/>
      </w:pPr>
      <w:r>
        <w:annotationRef/>
      </w:r>
    </w:p>
  </w:comment>
  <w:comment w:id="66" w:author="政府采购业务部" w:date="2024-10-14T22:41:19Z" w:initials="">
    <w:p w14:paraId="5E0E7D13">
      <w:pPr>
        <w:pStyle w:val="16"/>
      </w:pPr>
      <w:r>
        <w:annotationRef/>
      </w:r>
    </w:p>
  </w:comment>
  <w:comment w:id="67" w:author="政府采购业务部" w:date="2024-10-14T22:43:27Z" w:initials="">
    <w:p w14:paraId="46D51CC5">
      <w:pPr>
        <w:pStyle w:val="16"/>
      </w:pPr>
      <w:r>
        <w:annotationRef/>
      </w:r>
    </w:p>
  </w:comment>
  <w:comment w:id="68" w:author="政府采购业务部" w:date="2024-10-14T22:43:23Z" w:initials="">
    <w:p w14:paraId="0CCF3477">
      <w:pPr>
        <w:pStyle w:val="16"/>
      </w:pPr>
      <w:r>
        <w:annotationRef/>
      </w:r>
    </w:p>
  </w:comment>
  <w:comment w:id="69" w:author="政府采购业务部" w:date="2024-10-14T22:43:43Z" w:initials="">
    <w:p w14:paraId="41DE3204">
      <w:pPr>
        <w:pStyle w:val="16"/>
        <w:rPr>
          <w:rFonts w:hint="default" w:eastAsia="宋体"/>
          <w:lang w:val="en-US" w:eastAsia="zh-CN"/>
        </w:rPr>
      </w:pPr>
      <w:r>
        <w:rPr>
          <w:rFonts w:hint="eastAsia"/>
          <w:lang w:val="en-US" w:eastAsia="zh-CN"/>
        </w:rPr>
        <w:t>此处与货物名称不一致，要求检测报告描述为此具有特定性，建议前后保持基本一致，下文涉及此处同此建议</w:t>
      </w:r>
    </w:p>
    <w:p w14:paraId="4D9F3551">
      <w:pPr>
        <w:pStyle w:val="16"/>
      </w:pPr>
    </w:p>
  </w:comment>
  <w:comment w:id="70" w:author="政府采购业务部" w:date="2024-10-14T22:45:39Z" w:initials="">
    <w:p w14:paraId="6FAE59B4">
      <w:pPr>
        <w:pStyle w:val="16"/>
      </w:pPr>
      <w:r>
        <w:annotationRef/>
      </w:r>
    </w:p>
  </w:comment>
  <w:comment w:id="71" w:author="政府采购业务部" w:date="2024-10-14T21:26:31Z" w:initials="">
    <w:p w14:paraId="797A137F">
      <w:pPr>
        <w:pStyle w:val="16"/>
        <w:rPr>
          <w:rFonts w:hint="default" w:eastAsia="宋体"/>
          <w:lang w:val="en-US" w:eastAsia="zh-CN"/>
        </w:rPr>
      </w:pPr>
      <w:r>
        <w:rPr>
          <w:rFonts w:hint="eastAsia"/>
          <w:lang w:val="en-US" w:eastAsia="zh-CN"/>
        </w:rPr>
        <w:t>同上</w:t>
      </w:r>
    </w:p>
  </w:comment>
  <w:comment w:id="72" w:author="政府采购业务部" w:date="2024-10-14T21:30:53Z" w:initials="">
    <w:p w14:paraId="23450B31">
      <w:pPr>
        <w:pStyle w:val="16"/>
        <w:rPr>
          <w:rFonts w:hint="default" w:eastAsia="宋体"/>
          <w:lang w:val="en-US" w:eastAsia="zh-CN"/>
        </w:rPr>
      </w:pPr>
      <w:r>
        <w:rPr>
          <w:rFonts w:hint="eastAsia"/>
          <w:lang w:val="en-US" w:eastAsia="zh-CN"/>
        </w:rPr>
        <w:t>请确认是否遗漏第一点？</w:t>
      </w:r>
    </w:p>
  </w:comment>
  <w:comment w:id="73" w:author="政府采购业务部" w:date="2024-10-14T21:31:36Z" w:initials="">
    <w:p w14:paraId="3E796AD3">
      <w:pPr>
        <w:pStyle w:val="16"/>
        <w:rPr>
          <w:rFonts w:hint="default" w:eastAsia="宋体"/>
          <w:lang w:val="en-US" w:eastAsia="zh-CN"/>
        </w:rPr>
      </w:pPr>
      <w:r>
        <w:rPr>
          <w:rFonts w:hint="eastAsia"/>
          <w:lang w:val="en-US" w:eastAsia="zh-CN"/>
        </w:rPr>
        <w:t>此处为c还是左边括号（？</w:t>
      </w:r>
    </w:p>
  </w:comment>
  <w:comment w:id="74" w:author="政府采购业务部" w:date="2024-10-14T22:47:05Z" w:initials="">
    <w:p w14:paraId="578D7787">
      <w:pPr>
        <w:pStyle w:val="16"/>
      </w:pPr>
      <w:r>
        <w:annotationRef/>
      </w:r>
    </w:p>
  </w:comment>
  <w:comment w:id="75" w:author="政府采购业务部" w:date="2024-10-14T21:27:21Z" w:initials="">
    <w:p w14:paraId="2BFF605B">
      <w:pPr>
        <w:pStyle w:val="16"/>
      </w:pPr>
      <w:r>
        <w:annotationRef/>
      </w:r>
    </w:p>
  </w:comment>
  <w:comment w:id="76" w:author="政府采购业务部" w:date="2024-10-12T18:20:33Z" w:initials="">
    <w:p w14:paraId="3D3234D8">
      <w:pPr>
        <w:pStyle w:val="16"/>
      </w:pPr>
      <w:r>
        <w:annotationRef/>
      </w:r>
    </w:p>
  </w:comment>
  <w:comment w:id="77" w:author="政府采购业务部" w:date="2024-10-14T21:36:11Z" w:initials="">
    <w:p w14:paraId="4F3348E6">
      <w:pPr>
        <w:pStyle w:val="16"/>
        <w:rPr>
          <w:rFonts w:hint="default" w:eastAsia="宋体"/>
          <w:lang w:val="en-US" w:eastAsia="zh-CN"/>
        </w:rPr>
      </w:pPr>
      <w:r>
        <w:rPr>
          <w:rFonts w:hint="eastAsia"/>
          <w:lang w:val="en-US" w:eastAsia="zh-CN"/>
        </w:rPr>
        <w:t>修改此处序号，与主序号等级相同易有歧义</w:t>
      </w:r>
    </w:p>
  </w:comment>
  <w:comment w:id="78" w:author="政府采购业务部" w:date="2024-10-14T21:36:55Z" w:initials="">
    <w:p w14:paraId="5AB338FE">
      <w:pPr>
        <w:pStyle w:val="16"/>
        <w:rPr>
          <w:rFonts w:hint="eastAsia" w:eastAsia="宋体"/>
          <w:lang w:val="en-US" w:eastAsia="zh-CN"/>
        </w:rPr>
      </w:pPr>
      <w:r>
        <w:rPr>
          <w:rFonts w:hint="eastAsia"/>
          <w:lang w:val="en-US" w:eastAsia="zh-CN"/>
        </w:rPr>
        <w:t>同上</w:t>
      </w:r>
    </w:p>
  </w:comment>
  <w:comment w:id="79" w:author="政府采购业务部" w:date="2024-10-14T22:52:40Z" w:initials="">
    <w:p w14:paraId="73B418C3">
      <w:pPr>
        <w:pStyle w:val="16"/>
      </w:pPr>
      <w:r>
        <w:annotationRef/>
      </w:r>
    </w:p>
  </w:comment>
  <w:comment w:id="80" w:author="政府采购业务部" w:date="2024-10-14T21:39:07Z" w:initials="">
    <w:p w14:paraId="72BA6772">
      <w:pPr>
        <w:pStyle w:val="16"/>
      </w:pPr>
      <w:r>
        <w:annotationRef/>
      </w:r>
    </w:p>
  </w:comment>
  <w:comment w:id="81" w:author="政府采购业务部" w:date="2024-10-14T21:40:11Z" w:initials="">
    <w:p w14:paraId="5C8800CC">
      <w:pPr>
        <w:pStyle w:val="16"/>
        <w:rPr>
          <w:rFonts w:hint="default" w:eastAsia="宋体"/>
          <w:lang w:val="en-US" w:eastAsia="zh-CN"/>
        </w:rPr>
      </w:pPr>
      <w:r>
        <w:rPr>
          <w:rFonts w:hint="eastAsia"/>
          <w:lang w:val="en-US" w:eastAsia="zh-CN"/>
        </w:rPr>
        <w:t>是否有序号11的内容？</w:t>
      </w:r>
    </w:p>
  </w:comment>
  <w:comment w:id="82" w:author="政府采购业务部" w:date="2024-10-14T21:42:32Z" w:initials="">
    <w:p w14:paraId="24A9366C">
      <w:pPr>
        <w:pStyle w:val="16"/>
        <w:rPr>
          <w:rFonts w:hint="default" w:eastAsia="宋体"/>
          <w:lang w:val="en-US" w:eastAsia="zh-CN"/>
        </w:rPr>
      </w:pPr>
      <w:r>
        <w:rPr>
          <w:rFonts w:hint="eastAsia"/>
          <w:lang w:val="en-US" w:eastAsia="zh-CN"/>
        </w:rPr>
        <w:t>请确认此处是否仅需针对网布进行检测？</w:t>
      </w:r>
    </w:p>
  </w:comment>
  <w:comment w:id="83" w:author="政府采购业务部" w:date="2024-10-14T22:55:52Z" w:initials="">
    <w:p w14:paraId="09555CA4">
      <w:pPr>
        <w:pStyle w:val="16"/>
        <w:rPr>
          <w:rFonts w:hint="eastAsia" w:ascii="宋体" w:hAnsi="宋体" w:eastAsia="宋体" w:cs="宋体"/>
          <w:sz w:val="21"/>
          <w:szCs w:val="21"/>
        </w:rPr>
      </w:pPr>
      <w:r>
        <w:rPr>
          <w:rFonts w:hint="eastAsia"/>
          <w:lang w:val="en-US" w:eastAsia="zh-CN"/>
        </w:rPr>
        <w:t>请确认本项是否需投标时提供？</w:t>
      </w:r>
      <w:bookmarkStart w:id="147" w:name="OLE_LINK108"/>
      <w:r>
        <w:rPr>
          <w:rFonts w:hint="eastAsia" w:ascii="宋体" w:hAnsi="宋体" w:eastAsia="宋体" w:cs="宋体"/>
          <w:sz w:val="21"/>
          <w:szCs w:val="21"/>
        </w:rPr>
        <w:t>非实质性条款避免“必须”、“须”等强制性表述。此处建议删除或设置为实质性条款。</w:t>
      </w:r>
    </w:p>
    <w:bookmarkEnd w:id="147"/>
    <w:p w14:paraId="7B752F4C">
      <w:pPr>
        <w:pStyle w:val="16"/>
        <w:rPr>
          <w:rFonts w:hint="default" w:eastAsia="宋体"/>
          <w:lang w:val="en-US" w:eastAsia="zh-CN"/>
        </w:rPr>
      </w:pPr>
      <w:r>
        <w:rPr>
          <w:rFonts w:hint="eastAsia"/>
          <w:lang w:val="en-US" w:eastAsia="zh-CN"/>
        </w:rPr>
        <w:t>下同。</w:t>
      </w:r>
    </w:p>
  </w:comment>
  <w:comment w:id="84" w:author="政府采购业务部" w:date="2025-05-29T18:11:48Z" w:initials="">
    <w:p w14:paraId="5BD3563C">
      <w:pPr>
        <w:pStyle w:val="16"/>
        <w:rPr>
          <w:rFonts w:hint="eastAsia" w:ascii="宋体" w:hAnsi="宋体" w:eastAsia="宋体" w:cs="宋体"/>
          <w:sz w:val="21"/>
          <w:szCs w:val="21"/>
          <w:lang w:val="en-US" w:eastAsia="zh-CN"/>
        </w:rPr>
      </w:pPr>
      <w:bookmarkStart w:id="148" w:name="OLE_LINK60"/>
      <w:bookmarkStart w:id="149" w:name="OLE_LINK76"/>
      <w:r>
        <w:rPr>
          <w:rFonts w:hint="eastAsia" w:ascii="宋体" w:hAnsi="宋体" w:eastAsia="宋体" w:cs="宋体"/>
          <w:sz w:val="21"/>
          <w:szCs w:val="21"/>
          <w:lang w:val="en-US" w:eastAsia="zh-CN"/>
        </w:rPr>
        <w:t>根据《深圳市财政局关于开展政府采购货物和服务项目违规收取质量保证金清理工作的通知</w:t>
      </w:r>
    </w:p>
    <w:p w14:paraId="5EB74E39">
      <w:pPr>
        <w:pStyle w:val="16"/>
        <w:jc w:val="right"/>
      </w:pPr>
      <w:r>
        <w:rPr>
          <w:rFonts w:hint="eastAsia" w:ascii="宋体" w:hAnsi="宋体" w:eastAsia="宋体" w:cs="宋体"/>
          <w:sz w:val="21"/>
          <w:szCs w:val="21"/>
          <w:lang w:val="en-US" w:eastAsia="zh-CN"/>
        </w:rPr>
        <w:t>》（深财购〔2022〕16 号）的要求，政府采购货物和服务项目不得收取（预留）质量保证金，也不得将已收取的履约保证金转为质量保证金。</w:t>
      </w:r>
      <w:bookmarkEnd w:id="148"/>
      <w:r>
        <w:rPr>
          <w:rFonts w:hint="eastAsia" w:ascii="宋体" w:hAnsi="宋体" w:eastAsia="宋体" w:cs="宋体"/>
          <w:sz w:val="21"/>
          <w:szCs w:val="21"/>
          <w:lang w:val="en-US" w:eastAsia="zh-CN"/>
        </w:rPr>
        <w:t>采购人已收取质量保证金或者在合同金额中预留质量保证金的,要及时退还或支付给中标供应商；尚未签订合同的，不得在合同中约定收取质量保证金或者在合同金额中预留质量保证金。请删除质保金的要求。</w:t>
      </w:r>
      <w:bookmarkEnd w:id="149"/>
    </w:p>
  </w:comment>
  <w:comment w:id="85" w:author="政府采购业务部" w:date="2024-10-14T22:54:10Z" w:initials="">
    <w:p w14:paraId="3181629C">
      <w:pPr>
        <w:pStyle w:val="16"/>
        <w:rPr>
          <w:rFonts w:hint="default" w:eastAsia="宋体"/>
          <w:lang w:val="en-US" w:eastAsia="zh-CN"/>
        </w:rPr>
      </w:pPr>
      <w:r>
        <w:rPr>
          <w:rFonts w:hint="eastAsia"/>
          <w:lang w:val="en-US" w:eastAsia="zh-CN"/>
        </w:rPr>
        <w:t>该项设置为实质性条款，请确认</w:t>
      </w:r>
    </w:p>
  </w:comment>
  <w:comment w:id="86" w:author="政府采购业务部" w:date="2025-05-29T18:12:36Z" w:initials="">
    <w:p w14:paraId="1A000508">
      <w:bookmarkStart w:id="150" w:name="OLE_LINK26"/>
      <w:r>
        <w:rPr>
          <w:rFonts w:hint="eastAsia" w:ascii="宋体" w:hAnsi="宋体" w:eastAsia="宋体" w:cs="宋体"/>
          <w:sz w:val="21"/>
          <w:szCs w:val="21"/>
        </w:rPr>
        <w:t>根据</w:t>
      </w:r>
      <w:r>
        <w:rPr>
          <w:rFonts w:hint="eastAsia" w:ascii="宋体" w:hAnsi="宋体" w:eastAsia="宋体" w:cs="宋体"/>
          <w:sz w:val="21"/>
          <w:szCs w:val="21"/>
          <w:lang w:eastAsia="zh-CN"/>
        </w:rPr>
        <w:t>《</w:t>
      </w:r>
      <w:r>
        <w:rPr>
          <w:rFonts w:hint="eastAsia" w:ascii="宋体" w:hAnsi="宋体" w:eastAsia="宋体" w:cs="宋体"/>
          <w:sz w:val="21"/>
          <w:szCs w:val="21"/>
        </w:rPr>
        <w:t>深圳经济特区政府采购条例实施细则</w:t>
      </w:r>
      <w:r>
        <w:rPr>
          <w:rFonts w:hint="eastAsia" w:ascii="宋体" w:hAnsi="宋体" w:eastAsia="宋体" w:cs="宋体"/>
          <w:sz w:val="21"/>
          <w:szCs w:val="21"/>
          <w:lang w:eastAsia="zh-CN"/>
        </w:rPr>
        <w:t>》</w:t>
      </w:r>
      <w:r>
        <w:rPr>
          <w:rFonts w:hint="eastAsia" w:ascii="宋体" w:hAnsi="宋体" w:eastAsia="宋体" w:cs="宋体"/>
          <w:sz w:val="21"/>
          <w:szCs w:val="21"/>
        </w:rPr>
        <w:t>第五十五条，</w:t>
      </w:r>
      <w:r>
        <w:rPr>
          <w:rFonts w:hint="eastAsia" w:ascii="宋体" w:hAnsi="宋体" w:eastAsia="宋体" w:cs="宋体"/>
          <w:color w:val="FF0000"/>
          <w:sz w:val="21"/>
          <w:szCs w:val="21"/>
        </w:rPr>
        <w:t>采购人应当组成验收小组对采购项目进行验收</w:t>
      </w:r>
      <w:r>
        <w:rPr>
          <w:rFonts w:hint="eastAsia" w:ascii="宋体" w:hAnsi="宋体" w:eastAsia="宋体" w:cs="宋体"/>
          <w:sz w:val="21"/>
          <w:szCs w:val="21"/>
        </w:rPr>
        <w:t>。验收小组的成员应当具备与采购项目相关的专业知识和实践经验。本单位无相关专业技术人员的，可以邀请国家认可的质量检测机构以及其他第三评审方参加验收。</w:t>
      </w:r>
      <w:r>
        <w:rPr>
          <w:rFonts w:hint="eastAsia" w:ascii="宋体" w:hAnsi="宋体" w:eastAsia="宋体" w:cs="宋体"/>
          <w:color w:val="FF0000"/>
          <w:sz w:val="21"/>
          <w:szCs w:val="21"/>
        </w:rPr>
        <w:t>因验收产生的费用由组织者承担</w:t>
      </w:r>
      <w:r>
        <w:rPr>
          <w:rFonts w:hint="eastAsia" w:ascii="宋体" w:hAnsi="宋体" w:eastAsia="宋体" w:cs="宋体"/>
          <w:sz w:val="21"/>
          <w:szCs w:val="21"/>
        </w:rPr>
        <w:t>。</w:t>
      </w:r>
      <w:bookmarkEnd w:id="150"/>
      <w:bookmarkStart w:id="151" w:name="_GoBack"/>
      <w:bookmarkEnd w:id="151"/>
    </w:p>
  </w:comment>
  <w:comment w:id="87" w:author="政府采购业务分公司" w:date="2022-07-01T15:42:00Z" w:initials="陈">
    <w:p w14:paraId="45977BE0">
      <w:r>
        <w:rPr>
          <w:rFonts w:hint="eastAsia"/>
          <w:sz w:val="24"/>
        </w:rPr>
        <w:t>根据《财政部令第87号》第二十二条 采购人、采购代理机构一般不得要求投标人提供样品，仅凭书面方式不能准确描述采购需求或者需要对样品进行主观判断以确认是否满足采购需求等特殊情况除外。</w:t>
      </w:r>
    </w:p>
  </w:comment>
  <w:comment w:id="88" w:author="政府采购业务部" w:date="2024-10-12T17:53:27Z" w:initials="">
    <w:p w14:paraId="6E6D655F">
      <w:pPr>
        <w:pStyle w:val="16"/>
        <w:rPr>
          <w:rFonts w:hint="default" w:eastAsia="宋体"/>
          <w:lang w:val="en-US" w:eastAsia="zh-CN"/>
        </w:rPr>
      </w:pPr>
      <w:r>
        <w:rPr>
          <w:rFonts w:hint="eastAsia"/>
          <w:lang w:val="en-US" w:eastAsia="zh-CN"/>
        </w:rPr>
        <w:t>涉及材质的描述专家难以评价是否为所要求的材质，难以评审规格上是否满足要求，此处规格描述要求应可凭简单的测量工具或肉眼判断，否则易引起争议。</w:t>
      </w:r>
    </w:p>
  </w:comment>
  <w:comment w:id="89" w:author="政府采购业务部" w:date="2024-10-12T17:53:47Z" w:initials="">
    <w:p w14:paraId="6F3C3C80">
      <w:pPr>
        <w:pStyle w:val="16"/>
        <w:rPr>
          <w:rFonts w:hint="eastAsia" w:eastAsia="宋体"/>
          <w:lang w:val="en-US" w:eastAsia="zh-CN"/>
        </w:rPr>
      </w:pPr>
      <w:r>
        <w:rPr>
          <w:rFonts w:hint="eastAsia"/>
          <w:lang w:val="en-US" w:eastAsia="zh-CN"/>
        </w:rPr>
        <w:t>同上。</w:t>
      </w:r>
    </w:p>
  </w:comment>
  <w:comment w:id="90" w:author="政府采购业务部" w:date="2024-10-14T23:38:14Z" w:initials="">
    <w:p w14:paraId="627C361A">
      <w:pPr>
        <w:pStyle w:val="16"/>
        <w:rPr>
          <w:rFonts w:hint="default" w:eastAsia="宋体"/>
          <w:lang w:val="en-US" w:eastAsia="zh-CN"/>
        </w:rPr>
      </w:pPr>
      <w:r>
        <w:rPr>
          <w:rFonts w:hint="eastAsia"/>
          <w:lang w:val="en-US" w:eastAsia="zh-CN"/>
        </w:rPr>
        <w:t>待立项后补充</w:t>
      </w:r>
    </w:p>
  </w:comment>
  <w:comment w:id="91" w:author="政府采购业务部" w:date="2024-10-14T23:40:10Z" w:initials="">
    <w:p w14:paraId="0FFA3FD5">
      <w:pPr>
        <w:pStyle w:val="16"/>
        <w:rPr>
          <w:rFonts w:hint="default" w:eastAsia="宋体"/>
          <w:lang w:val="en-US" w:eastAsia="zh-CN"/>
        </w:rPr>
      </w:pPr>
      <w:r>
        <w:rPr>
          <w:rFonts w:hint="eastAsia"/>
          <w:lang w:val="en-US" w:eastAsia="zh-CN"/>
        </w:rPr>
        <w:t>待立项补充</w:t>
      </w:r>
    </w:p>
  </w:comment>
  <w:comment w:id="92" w:author="政府采购业务部" w:date="2024-10-14T23:40:20Z" w:initials="">
    <w:p w14:paraId="441E77ED">
      <w:pPr>
        <w:pStyle w:val="16"/>
      </w:pPr>
      <w:r>
        <w:annotationRef/>
      </w:r>
    </w:p>
  </w:comment>
  <w:comment w:id="93" w:author="政府采购业务部" w:date="2024-10-14T23:40:52Z" w:initials="">
    <w:p w14:paraId="466F6BD9">
      <w:pPr>
        <w:pStyle w:val="16"/>
      </w:pPr>
      <w:r>
        <w:annotationRef/>
      </w:r>
    </w:p>
  </w:comment>
  <w:comment w:id="94" w:author="政府采购业务部" w:date="2024-10-12T17:58:08Z" w:initials="">
    <w:p w14:paraId="110E1D4B">
      <w:pPr>
        <w:pStyle w:val="16"/>
        <w:rPr>
          <w:rFonts w:hint="default" w:eastAsia="宋体"/>
          <w:lang w:val="en-US" w:eastAsia="zh-CN"/>
        </w:rPr>
      </w:pPr>
      <w:r>
        <w:rPr>
          <w:rFonts w:hint="eastAsia"/>
          <w:lang w:val="en-US" w:eastAsia="zh-CN"/>
        </w:rPr>
        <w:t>请提供拟定的合同文稿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7D6133" w15:done="0"/>
  <w15:commentEx w15:paraId="24817ACE" w15:done="0"/>
  <w15:commentEx w15:paraId="100D39E0" w15:done="0"/>
  <w15:commentEx w15:paraId="0AAD40EE" w15:done="0"/>
  <w15:commentEx w15:paraId="0494447E" w15:done="0"/>
  <w15:commentEx w15:paraId="70A423A5" w15:done="0"/>
  <w15:commentEx w15:paraId="3C1D727E" w15:done="0"/>
  <w15:commentEx w15:paraId="41EE14AB" w15:done="0"/>
  <w15:commentEx w15:paraId="75D04FD2" w15:done="0"/>
  <w15:commentEx w15:paraId="554822C5" w15:done="0"/>
  <w15:commentEx w15:paraId="35880F0B" w15:done="0"/>
  <w15:commentEx w15:paraId="7D882FB1" w15:done="0"/>
  <w15:commentEx w15:paraId="15D60F7F" w15:done="0"/>
  <w15:commentEx w15:paraId="63E8020C" w15:done="0"/>
  <w15:commentEx w15:paraId="69BD1BE9" w15:done="0"/>
  <w15:commentEx w15:paraId="1263230E" w15:done="0"/>
  <w15:commentEx w15:paraId="17902AC8" w15:done="0"/>
  <w15:commentEx w15:paraId="63022B1B" w15:done="0"/>
  <w15:commentEx w15:paraId="2CF32323" w15:done="0"/>
  <w15:commentEx w15:paraId="29436BDC" w15:done="0"/>
  <w15:commentEx w15:paraId="4179333A" w15:done="0"/>
  <w15:commentEx w15:paraId="47EB17CD" w15:done="0"/>
  <w15:commentEx w15:paraId="524F2A2B" w15:done="0"/>
  <w15:commentEx w15:paraId="42E7392D" w15:done="0"/>
  <w15:commentEx w15:paraId="08B3162C" w15:done="0"/>
  <w15:commentEx w15:paraId="1956730F" w15:done="0"/>
  <w15:commentEx w15:paraId="3BF134DA" w15:done="0"/>
  <w15:commentEx w15:paraId="57934BB1" w15:done="0"/>
  <w15:commentEx w15:paraId="4A5A43F8" w15:done="0"/>
  <w15:commentEx w15:paraId="367E2179" w15:done="0"/>
  <w15:commentEx w15:paraId="1CA967A4" w15:done="0"/>
  <w15:commentEx w15:paraId="225F6C6C" w15:done="0"/>
  <w15:commentEx w15:paraId="7D2F7BBE" w15:done="0"/>
  <w15:commentEx w15:paraId="7DA512A2" w15:done="0"/>
  <w15:commentEx w15:paraId="53BD39A4" w15:done="0"/>
  <w15:commentEx w15:paraId="653D06C4" w15:done="0"/>
  <w15:commentEx w15:paraId="064B2A36" w15:done="0"/>
  <w15:commentEx w15:paraId="18484C7D" w15:done="0"/>
  <w15:commentEx w15:paraId="27BE2AB4" w15:done="0"/>
  <w15:commentEx w15:paraId="4E064441" w15:done="0"/>
  <w15:commentEx w15:paraId="52B0043E" w15:done="0"/>
  <w15:commentEx w15:paraId="226910FB" w15:done="0"/>
  <w15:commentEx w15:paraId="20176DA3" w15:done="0"/>
  <w15:commentEx w15:paraId="7D415447" w15:done="0"/>
  <w15:commentEx w15:paraId="0AC57921" w15:done="0"/>
  <w15:commentEx w15:paraId="6C1648FE" w15:done="0"/>
  <w15:commentEx w15:paraId="299B03F4" w15:done="0"/>
  <w15:commentEx w15:paraId="42EE5ECE" w15:done="0"/>
  <w15:commentEx w15:paraId="27FD68D5" w15:done="0"/>
  <w15:commentEx w15:paraId="786520DD" w15:done="0"/>
  <w15:commentEx w15:paraId="22833BC1" w15:done="0"/>
  <w15:commentEx w15:paraId="08006FAF" w15:done="0"/>
  <w15:commentEx w15:paraId="3BF172FB" w15:done="0"/>
  <w15:commentEx w15:paraId="4EBF124A" w15:done="0"/>
  <w15:commentEx w15:paraId="7E6A2154" w15:done="0"/>
  <w15:commentEx w15:paraId="15F16298" w15:done="0"/>
  <w15:commentEx w15:paraId="5CE025AA" w15:done="0"/>
  <w15:commentEx w15:paraId="404C190C" w15:done="0"/>
  <w15:commentEx w15:paraId="68CF73AF" w15:done="0"/>
  <w15:commentEx w15:paraId="102B59EB" w15:done="0"/>
  <w15:commentEx w15:paraId="267D737F" w15:done="0"/>
  <w15:commentEx w15:paraId="77976905" w15:done="0"/>
  <w15:commentEx w15:paraId="6BE54F57" w15:done="0"/>
  <w15:commentEx w15:paraId="31833311" w15:done="0"/>
  <w15:commentEx w15:paraId="6D88433E" w15:done="0"/>
  <w15:commentEx w15:paraId="63ED7C2B" w15:done="0"/>
  <w15:commentEx w15:paraId="5E0E7D13" w15:done="0"/>
  <w15:commentEx w15:paraId="46D51CC5" w15:done="0"/>
  <w15:commentEx w15:paraId="0CCF3477" w15:done="0"/>
  <w15:commentEx w15:paraId="4D9F3551" w15:done="0"/>
  <w15:commentEx w15:paraId="6FAE59B4" w15:done="0"/>
  <w15:commentEx w15:paraId="797A137F" w15:done="0"/>
  <w15:commentEx w15:paraId="23450B31" w15:done="0"/>
  <w15:commentEx w15:paraId="3E796AD3" w15:done="0"/>
  <w15:commentEx w15:paraId="578D7787" w15:done="0"/>
  <w15:commentEx w15:paraId="2BFF605B" w15:done="0"/>
  <w15:commentEx w15:paraId="3D3234D8" w15:done="0"/>
  <w15:commentEx w15:paraId="4F3348E6" w15:done="0"/>
  <w15:commentEx w15:paraId="5AB338FE" w15:done="0"/>
  <w15:commentEx w15:paraId="73B418C3" w15:done="0"/>
  <w15:commentEx w15:paraId="72BA6772" w15:done="0"/>
  <w15:commentEx w15:paraId="5C8800CC" w15:done="0"/>
  <w15:commentEx w15:paraId="24A9366C" w15:done="0"/>
  <w15:commentEx w15:paraId="7B752F4C" w15:done="0"/>
  <w15:commentEx w15:paraId="5EB74E39" w15:done="0"/>
  <w15:commentEx w15:paraId="3181629C" w15:done="0"/>
  <w15:commentEx w15:paraId="1A000508" w15:done="0"/>
  <w15:commentEx w15:paraId="45977BE0" w15:done="0"/>
  <w15:commentEx w15:paraId="6E6D655F" w15:done="0"/>
  <w15:commentEx w15:paraId="6F3C3C80" w15:done="0"/>
  <w15:commentEx w15:paraId="627C361A" w15:done="0"/>
  <w15:commentEx w15:paraId="0FFA3FD5" w15:done="0"/>
  <w15:commentEx w15:paraId="441E77ED" w15:done="0"/>
  <w15:commentEx w15:paraId="466F6BD9" w15:done="0"/>
  <w15:commentEx w15:paraId="110E1D4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framePr w:wrap="around" w:vAnchor="text" w:hAnchor="margin" w:xAlign="center" w:y="1"/>
      <w:rPr>
        <w:rStyle w:val="48"/>
      </w:rPr>
    </w:pPr>
    <w:r>
      <w:t xml:space="preserve">- </w:t>
    </w:r>
    <w:r>
      <w:fldChar w:fldCharType="begin"/>
    </w:r>
    <w:r>
      <w:instrText xml:space="preserve"> PAGE </w:instrText>
    </w:r>
    <w:r>
      <w:fldChar w:fldCharType="separate"/>
    </w:r>
    <w:r>
      <w:t>32</w:t>
    </w:r>
    <w:r>
      <w:fldChar w:fldCharType="end"/>
    </w:r>
    <w:r>
      <w:t xml:space="preserve"> -</w:t>
    </w:r>
  </w:p>
  <w:p>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FFEFC674"/>
    <w:multiLevelType w:val="singleLevel"/>
    <w:tmpl w:val="FFEFC674"/>
    <w:lvl w:ilvl="0" w:tentative="0">
      <w:start w:val="1"/>
      <w:numFmt w:val="decimal"/>
      <w:suff w:val="nothing"/>
      <w:lvlText w:val="（%1）"/>
      <w:lvlJc w:val="left"/>
    </w:lvl>
  </w:abstractNum>
  <w:abstractNum w:abstractNumId="8">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9">
    <w:nsid w:val="FFFFFF89"/>
    <w:multiLevelType w:val="singleLevel"/>
    <w:tmpl w:val="FFFFFF89"/>
    <w:lvl w:ilvl="0" w:tentative="0">
      <w:start w:val="1"/>
      <w:numFmt w:val="bullet"/>
      <w:pStyle w:val="14"/>
      <w:lvlText w:val=""/>
      <w:lvlJc w:val="left"/>
      <w:pPr>
        <w:tabs>
          <w:tab w:val="left" w:pos="360"/>
        </w:tabs>
        <w:ind w:left="360" w:hanging="360" w:hangingChars="200"/>
      </w:pPr>
      <w:rPr>
        <w:rFonts w:hint="default" w:ascii="Wingdings" w:hAnsi="Wingdings"/>
      </w:rPr>
    </w:lvl>
  </w:abstractNum>
  <w:abstractNum w:abstractNumId="10">
    <w:nsid w:val="00CD5469"/>
    <w:multiLevelType w:val="multilevel"/>
    <w:tmpl w:val="00CD546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E2602AE"/>
    <w:multiLevelType w:val="singleLevel"/>
    <w:tmpl w:val="0E2602AE"/>
    <w:lvl w:ilvl="0" w:tentative="0">
      <w:start w:val="6"/>
      <w:numFmt w:val="chineseCounting"/>
      <w:suff w:val="nothing"/>
      <w:lvlText w:val="%1、"/>
      <w:lvlJc w:val="left"/>
      <w:rPr>
        <w:rFonts w:hint="eastAsia"/>
      </w:rPr>
    </w:lvl>
  </w:abstractNum>
  <w:abstractNum w:abstractNumId="13">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5">
    <w:nsid w:val="207B819E"/>
    <w:multiLevelType w:val="singleLevel"/>
    <w:tmpl w:val="207B819E"/>
    <w:lvl w:ilvl="0" w:tentative="0">
      <w:start w:val="1"/>
      <w:numFmt w:val="decimal"/>
      <w:lvlText w:val="%1."/>
      <w:lvlJc w:val="left"/>
      <w:pPr>
        <w:ind w:left="425" w:hanging="425"/>
      </w:pPr>
      <w:rPr>
        <w:rFonts w:hint="default"/>
      </w:rPr>
    </w:lvl>
  </w:abstractNum>
  <w:abstractNum w:abstractNumId="16">
    <w:nsid w:val="24B15721"/>
    <w:multiLevelType w:val="multilevel"/>
    <w:tmpl w:val="24B15721"/>
    <w:lvl w:ilvl="0" w:tentative="0">
      <w:start w:val="1"/>
      <w:numFmt w:val="decimal"/>
      <w:lvlText w:val="%1."/>
      <w:lvlJc w:val="left"/>
      <w:pPr>
        <w:ind w:left="36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8">
    <w:nsid w:val="7A0F6431"/>
    <w:multiLevelType w:val="singleLevel"/>
    <w:tmpl w:val="7A0F6431"/>
    <w:lvl w:ilvl="0" w:tentative="0">
      <w:start w:val="1"/>
      <w:numFmt w:val="decimal"/>
      <w:suff w:val="space"/>
      <w:lvlText w:val="%1."/>
      <w:lvlJc w:val="left"/>
    </w:lvl>
  </w:abstractNum>
  <w:abstractNum w:abstractNumId="19">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14"/>
  </w:num>
  <w:num w:numId="4">
    <w:abstractNumId w:val="13"/>
  </w:num>
  <w:num w:numId="5">
    <w:abstractNumId w:val="19"/>
  </w:num>
  <w:num w:numId="6">
    <w:abstractNumId w:val="17"/>
  </w:num>
  <w:num w:numId="7">
    <w:abstractNumId w:val="10"/>
  </w:num>
  <w:num w:numId="8">
    <w:abstractNumId w:val="16"/>
  </w:num>
  <w:num w:numId="9">
    <w:abstractNumId w:val="15"/>
  </w:num>
  <w:num w:numId="10">
    <w:abstractNumId w:val="0"/>
  </w:num>
  <w:num w:numId="11">
    <w:abstractNumId w:val="1"/>
  </w:num>
  <w:num w:numId="12">
    <w:abstractNumId w:val="12"/>
  </w:num>
  <w:num w:numId="13">
    <w:abstractNumId w:val="18"/>
  </w:num>
  <w:num w:numId="14">
    <w:abstractNumId w:val="3"/>
  </w:num>
  <w:num w:numId="15">
    <w:abstractNumId w:val="7"/>
  </w:num>
  <w:num w:numId="16">
    <w:abstractNumId w:val="5"/>
  </w:num>
  <w:num w:numId="17">
    <w:abstractNumId w:val="4"/>
  </w:num>
  <w:num w:numId="18">
    <w:abstractNumId w:val="2"/>
  </w:num>
  <w:num w:numId="19">
    <w:abstractNumId w:val="6"/>
  </w:num>
  <w:num w:numId="20">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政府采购业务分公司">
    <w15:presenceInfo w15:providerId="None" w15:userId="政府采购业务分公司"/>
  </w15:person>
  <w15:person w15:author="政府采购业务部">
    <w15:presenceInfo w15:providerId="WPS Office" w15:userId="10216112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BmYzVhOTc4YmY4MGI2NTYwZDU1MzU4OTQwOTA3OTU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2E37041"/>
    <w:rsid w:val="02F019DF"/>
    <w:rsid w:val="031511C4"/>
    <w:rsid w:val="034033B2"/>
    <w:rsid w:val="036F2FCB"/>
    <w:rsid w:val="03B866D0"/>
    <w:rsid w:val="03C40B3F"/>
    <w:rsid w:val="03E11E16"/>
    <w:rsid w:val="03EB3CDE"/>
    <w:rsid w:val="04833B9D"/>
    <w:rsid w:val="04FC5581"/>
    <w:rsid w:val="05485881"/>
    <w:rsid w:val="056754CD"/>
    <w:rsid w:val="05821997"/>
    <w:rsid w:val="05891928"/>
    <w:rsid w:val="05BF24C9"/>
    <w:rsid w:val="05DF0DF0"/>
    <w:rsid w:val="065C52B8"/>
    <w:rsid w:val="06875BE0"/>
    <w:rsid w:val="06C559AF"/>
    <w:rsid w:val="0775586D"/>
    <w:rsid w:val="078B5EF9"/>
    <w:rsid w:val="081C64DD"/>
    <w:rsid w:val="083E1B6F"/>
    <w:rsid w:val="08435461"/>
    <w:rsid w:val="08435AFA"/>
    <w:rsid w:val="08BF40AC"/>
    <w:rsid w:val="090C7C1B"/>
    <w:rsid w:val="0929095D"/>
    <w:rsid w:val="09493091"/>
    <w:rsid w:val="0A3C34DB"/>
    <w:rsid w:val="0A914C01"/>
    <w:rsid w:val="0AD31787"/>
    <w:rsid w:val="0AF96D6A"/>
    <w:rsid w:val="0B912479"/>
    <w:rsid w:val="0BCC39BB"/>
    <w:rsid w:val="0BDA2FAB"/>
    <w:rsid w:val="0C2520CA"/>
    <w:rsid w:val="0C4C5587"/>
    <w:rsid w:val="0C4D5E73"/>
    <w:rsid w:val="0C743AB6"/>
    <w:rsid w:val="0C7777A9"/>
    <w:rsid w:val="0D2E1801"/>
    <w:rsid w:val="0D365D5E"/>
    <w:rsid w:val="0D490A8D"/>
    <w:rsid w:val="0DC93D4A"/>
    <w:rsid w:val="0E5643EF"/>
    <w:rsid w:val="0E6E6F80"/>
    <w:rsid w:val="0F7A7451"/>
    <w:rsid w:val="0FF94323"/>
    <w:rsid w:val="107A34BF"/>
    <w:rsid w:val="107A51CD"/>
    <w:rsid w:val="108D4A90"/>
    <w:rsid w:val="109127D2"/>
    <w:rsid w:val="10993984"/>
    <w:rsid w:val="10E67EAB"/>
    <w:rsid w:val="11925F20"/>
    <w:rsid w:val="11C91423"/>
    <w:rsid w:val="123821EC"/>
    <w:rsid w:val="12E96032"/>
    <w:rsid w:val="12EC0F8D"/>
    <w:rsid w:val="13560879"/>
    <w:rsid w:val="13D4431F"/>
    <w:rsid w:val="13F015BE"/>
    <w:rsid w:val="151D38BF"/>
    <w:rsid w:val="15BA18F1"/>
    <w:rsid w:val="15BF1762"/>
    <w:rsid w:val="15F335E7"/>
    <w:rsid w:val="160650C5"/>
    <w:rsid w:val="161A1EE6"/>
    <w:rsid w:val="165D4F05"/>
    <w:rsid w:val="16BA40A9"/>
    <w:rsid w:val="16E54E7B"/>
    <w:rsid w:val="16EB2510"/>
    <w:rsid w:val="16F47498"/>
    <w:rsid w:val="17051BB8"/>
    <w:rsid w:val="17727A45"/>
    <w:rsid w:val="181638D8"/>
    <w:rsid w:val="18841AD7"/>
    <w:rsid w:val="18A015D3"/>
    <w:rsid w:val="198E1224"/>
    <w:rsid w:val="19B1604A"/>
    <w:rsid w:val="19B95C26"/>
    <w:rsid w:val="19E46AD9"/>
    <w:rsid w:val="1A126E19"/>
    <w:rsid w:val="1A652503"/>
    <w:rsid w:val="1A7E634F"/>
    <w:rsid w:val="1AB53561"/>
    <w:rsid w:val="1AC668AF"/>
    <w:rsid w:val="1B325F2A"/>
    <w:rsid w:val="1B62301A"/>
    <w:rsid w:val="1C1F1E0E"/>
    <w:rsid w:val="1CF12935"/>
    <w:rsid w:val="1D0C481B"/>
    <w:rsid w:val="1D190873"/>
    <w:rsid w:val="1D4B710C"/>
    <w:rsid w:val="1E330E9C"/>
    <w:rsid w:val="1E340CEE"/>
    <w:rsid w:val="1E967206"/>
    <w:rsid w:val="1E9C6591"/>
    <w:rsid w:val="1F507A92"/>
    <w:rsid w:val="1F9E2DEF"/>
    <w:rsid w:val="1FD21930"/>
    <w:rsid w:val="1FFD700C"/>
    <w:rsid w:val="20043B19"/>
    <w:rsid w:val="20D17B68"/>
    <w:rsid w:val="2112344B"/>
    <w:rsid w:val="21481A39"/>
    <w:rsid w:val="219A1B7F"/>
    <w:rsid w:val="21B22A5C"/>
    <w:rsid w:val="21E65C8F"/>
    <w:rsid w:val="235220CD"/>
    <w:rsid w:val="23AA6A32"/>
    <w:rsid w:val="23C9229F"/>
    <w:rsid w:val="24195A43"/>
    <w:rsid w:val="245D31B5"/>
    <w:rsid w:val="246B0720"/>
    <w:rsid w:val="24826101"/>
    <w:rsid w:val="25784A9C"/>
    <w:rsid w:val="25E16A45"/>
    <w:rsid w:val="25F11338"/>
    <w:rsid w:val="25F46AB0"/>
    <w:rsid w:val="26924902"/>
    <w:rsid w:val="27217B54"/>
    <w:rsid w:val="277D1EE5"/>
    <w:rsid w:val="27A31B59"/>
    <w:rsid w:val="27B87AF2"/>
    <w:rsid w:val="27EE3E21"/>
    <w:rsid w:val="286C3B37"/>
    <w:rsid w:val="289002C6"/>
    <w:rsid w:val="28C71A62"/>
    <w:rsid w:val="28F622CD"/>
    <w:rsid w:val="293801B5"/>
    <w:rsid w:val="298A23AD"/>
    <w:rsid w:val="2B033371"/>
    <w:rsid w:val="2B2405A8"/>
    <w:rsid w:val="2B3A56AF"/>
    <w:rsid w:val="2BB71443"/>
    <w:rsid w:val="2BF00047"/>
    <w:rsid w:val="2C0853D9"/>
    <w:rsid w:val="2C240F34"/>
    <w:rsid w:val="2C64115C"/>
    <w:rsid w:val="2D0B54A3"/>
    <w:rsid w:val="2D230138"/>
    <w:rsid w:val="2D5C238D"/>
    <w:rsid w:val="2D6F4378"/>
    <w:rsid w:val="2DED1D9C"/>
    <w:rsid w:val="2E590BD6"/>
    <w:rsid w:val="2EA0509E"/>
    <w:rsid w:val="2F3F3850"/>
    <w:rsid w:val="2F815A0A"/>
    <w:rsid w:val="2FF73D1D"/>
    <w:rsid w:val="300801AF"/>
    <w:rsid w:val="30104524"/>
    <w:rsid w:val="30113460"/>
    <w:rsid w:val="30204AC3"/>
    <w:rsid w:val="304B4E50"/>
    <w:rsid w:val="3063463F"/>
    <w:rsid w:val="306727B0"/>
    <w:rsid w:val="308F3CFA"/>
    <w:rsid w:val="30A532D8"/>
    <w:rsid w:val="31A11AE9"/>
    <w:rsid w:val="31FC3EF9"/>
    <w:rsid w:val="322E5E24"/>
    <w:rsid w:val="324B16F5"/>
    <w:rsid w:val="32CF303F"/>
    <w:rsid w:val="3350673E"/>
    <w:rsid w:val="335668FC"/>
    <w:rsid w:val="33977D4F"/>
    <w:rsid w:val="33B67A9F"/>
    <w:rsid w:val="33E02E1C"/>
    <w:rsid w:val="34014CC9"/>
    <w:rsid w:val="341D63B4"/>
    <w:rsid w:val="34E60A39"/>
    <w:rsid w:val="351D0A98"/>
    <w:rsid w:val="354F755A"/>
    <w:rsid w:val="35531555"/>
    <w:rsid w:val="355C0DE1"/>
    <w:rsid w:val="35893F26"/>
    <w:rsid w:val="361D3B28"/>
    <w:rsid w:val="36383DD0"/>
    <w:rsid w:val="365B6913"/>
    <w:rsid w:val="36F1018E"/>
    <w:rsid w:val="372C38F8"/>
    <w:rsid w:val="376857B1"/>
    <w:rsid w:val="377622CB"/>
    <w:rsid w:val="3780685D"/>
    <w:rsid w:val="37990E12"/>
    <w:rsid w:val="37BA2F63"/>
    <w:rsid w:val="37C81053"/>
    <w:rsid w:val="37E817A5"/>
    <w:rsid w:val="38704532"/>
    <w:rsid w:val="38AA04E2"/>
    <w:rsid w:val="38B04014"/>
    <w:rsid w:val="38B62526"/>
    <w:rsid w:val="38D77AF6"/>
    <w:rsid w:val="38DA1EF9"/>
    <w:rsid w:val="38E050B1"/>
    <w:rsid w:val="394E75C1"/>
    <w:rsid w:val="398A2C99"/>
    <w:rsid w:val="39B41E0D"/>
    <w:rsid w:val="39B853D1"/>
    <w:rsid w:val="39DB34A5"/>
    <w:rsid w:val="3A3C23C2"/>
    <w:rsid w:val="3B040851"/>
    <w:rsid w:val="3BA76A03"/>
    <w:rsid w:val="3BE30FA7"/>
    <w:rsid w:val="3C002C09"/>
    <w:rsid w:val="3C56385D"/>
    <w:rsid w:val="3C821FAD"/>
    <w:rsid w:val="3C895347"/>
    <w:rsid w:val="3CDF3135"/>
    <w:rsid w:val="3D1D0F09"/>
    <w:rsid w:val="3D4153BD"/>
    <w:rsid w:val="3D605B64"/>
    <w:rsid w:val="3DB66D48"/>
    <w:rsid w:val="3E42676A"/>
    <w:rsid w:val="3EA5553F"/>
    <w:rsid w:val="3F26350E"/>
    <w:rsid w:val="3F2B5786"/>
    <w:rsid w:val="3F3E428E"/>
    <w:rsid w:val="3F513CB1"/>
    <w:rsid w:val="3FA86688"/>
    <w:rsid w:val="3FB269C3"/>
    <w:rsid w:val="3FD032C7"/>
    <w:rsid w:val="3FDB1D7E"/>
    <w:rsid w:val="3FDD483D"/>
    <w:rsid w:val="402C1320"/>
    <w:rsid w:val="406D3E71"/>
    <w:rsid w:val="40767C0D"/>
    <w:rsid w:val="40E45FD9"/>
    <w:rsid w:val="410061AC"/>
    <w:rsid w:val="413E22CD"/>
    <w:rsid w:val="41571D6E"/>
    <w:rsid w:val="41B06223"/>
    <w:rsid w:val="41B829D4"/>
    <w:rsid w:val="41E77728"/>
    <w:rsid w:val="41F8244F"/>
    <w:rsid w:val="421F601D"/>
    <w:rsid w:val="42482AD4"/>
    <w:rsid w:val="424A2571"/>
    <w:rsid w:val="426B25D4"/>
    <w:rsid w:val="42896114"/>
    <w:rsid w:val="42BE5CDC"/>
    <w:rsid w:val="430C0C47"/>
    <w:rsid w:val="432B6014"/>
    <w:rsid w:val="43A73423"/>
    <w:rsid w:val="43E62EC8"/>
    <w:rsid w:val="445A6995"/>
    <w:rsid w:val="44B715B0"/>
    <w:rsid w:val="451275EF"/>
    <w:rsid w:val="459D0477"/>
    <w:rsid w:val="46CC258D"/>
    <w:rsid w:val="46E42C4A"/>
    <w:rsid w:val="472C7633"/>
    <w:rsid w:val="47385FC3"/>
    <w:rsid w:val="474256D1"/>
    <w:rsid w:val="475D2AB1"/>
    <w:rsid w:val="47D965EA"/>
    <w:rsid w:val="48395652"/>
    <w:rsid w:val="48D43EA7"/>
    <w:rsid w:val="48EA0098"/>
    <w:rsid w:val="496D4057"/>
    <w:rsid w:val="49807693"/>
    <w:rsid w:val="49D82CEC"/>
    <w:rsid w:val="4ADA6DED"/>
    <w:rsid w:val="4BC16430"/>
    <w:rsid w:val="4BFD54DB"/>
    <w:rsid w:val="4C164FBE"/>
    <w:rsid w:val="4C271A49"/>
    <w:rsid w:val="4C325CE4"/>
    <w:rsid w:val="4C623D84"/>
    <w:rsid w:val="4CE935CD"/>
    <w:rsid w:val="4DC55A54"/>
    <w:rsid w:val="4DD637A3"/>
    <w:rsid w:val="4DEA0C18"/>
    <w:rsid w:val="4DF60365"/>
    <w:rsid w:val="4E0D2787"/>
    <w:rsid w:val="4E0D453F"/>
    <w:rsid w:val="4E495951"/>
    <w:rsid w:val="4E537D88"/>
    <w:rsid w:val="4E5E2A3C"/>
    <w:rsid w:val="4E5E2FEC"/>
    <w:rsid w:val="4E7B22CD"/>
    <w:rsid w:val="4ECD27ED"/>
    <w:rsid w:val="4F227A3B"/>
    <w:rsid w:val="4F2B0C9E"/>
    <w:rsid w:val="4FCD0FCF"/>
    <w:rsid w:val="4FEC07C0"/>
    <w:rsid w:val="4FF813ED"/>
    <w:rsid w:val="50043987"/>
    <w:rsid w:val="502F5B05"/>
    <w:rsid w:val="505144B9"/>
    <w:rsid w:val="509960DB"/>
    <w:rsid w:val="50F67A62"/>
    <w:rsid w:val="510E78E7"/>
    <w:rsid w:val="51D73B45"/>
    <w:rsid w:val="51F21254"/>
    <w:rsid w:val="523258FE"/>
    <w:rsid w:val="52AD009F"/>
    <w:rsid w:val="52DF6974"/>
    <w:rsid w:val="53292792"/>
    <w:rsid w:val="53B57275"/>
    <w:rsid w:val="540A2A63"/>
    <w:rsid w:val="54A27FE5"/>
    <w:rsid w:val="54F41FB5"/>
    <w:rsid w:val="551A77A3"/>
    <w:rsid w:val="552B71DA"/>
    <w:rsid w:val="5597575A"/>
    <w:rsid w:val="55C80ACA"/>
    <w:rsid w:val="55F9355F"/>
    <w:rsid w:val="56024321"/>
    <w:rsid w:val="5606548A"/>
    <w:rsid w:val="56562CF2"/>
    <w:rsid w:val="572A016E"/>
    <w:rsid w:val="5730509E"/>
    <w:rsid w:val="573D71DF"/>
    <w:rsid w:val="577D0663"/>
    <w:rsid w:val="57AE734F"/>
    <w:rsid w:val="57B123DF"/>
    <w:rsid w:val="58236A15"/>
    <w:rsid w:val="58321EC6"/>
    <w:rsid w:val="58501D07"/>
    <w:rsid w:val="585A3C87"/>
    <w:rsid w:val="58620FD6"/>
    <w:rsid w:val="586757C9"/>
    <w:rsid w:val="58807305"/>
    <w:rsid w:val="58A446B9"/>
    <w:rsid w:val="58DB60B7"/>
    <w:rsid w:val="590B5B1F"/>
    <w:rsid w:val="597C3E85"/>
    <w:rsid w:val="5ABF28B9"/>
    <w:rsid w:val="5AC22B45"/>
    <w:rsid w:val="5ADD3C34"/>
    <w:rsid w:val="5B24477E"/>
    <w:rsid w:val="5BB93F58"/>
    <w:rsid w:val="5BE34B31"/>
    <w:rsid w:val="5D12364D"/>
    <w:rsid w:val="5D5F6EC4"/>
    <w:rsid w:val="5D652999"/>
    <w:rsid w:val="5D6730F6"/>
    <w:rsid w:val="5D814602"/>
    <w:rsid w:val="5D8D7C8E"/>
    <w:rsid w:val="5DC61182"/>
    <w:rsid w:val="5E123C25"/>
    <w:rsid w:val="5E2935C7"/>
    <w:rsid w:val="5E643D94"/>
    <w:rsid w:val="5E6E14AE"/>
    <w:rsid w:val="5EB43E99"/>
    <w:rsid w:val="5EB54CAB"/>
    <w:rsid w:val="5EC74A26"/>
    <w:rsid w:val="5EEC4F2C"/>
    <w:rsid w:val="5F137888"/>
    <w:rsid w:val="5F3118C0"/>
    <w:rsid w:val="5F362174"/>
    <w:rsid w:val="5FAD15EE"/>
    <w:rsid w:val="5FD17AC2"/>
    <w:rsid w:val="60103A97"/>
    <w:rsid w:val="60C1328E"/>
    <w:rsid w:val="610C012A"/>
    <w:rsid w:val="61237EB8"/>
    <w:rsid w:val="61FC3A17"/>
    <w:rsid w:val="623A3232"/>
    <w:rsid w:val="624C3ACF"/>
    <w:rsid w:val="633C34A4"/>
    <w:rsid w:val="63BA64B1"/>
    <w:rsid w:val="63F2576A"/>
    <w:rsid w:val="64232B20"/>
    <w:rsid w:val="64365814"/>
    <w:rsid w:val="64CB312C"/>
    <w:rsid w:val="64DB3FFC"/>
    <w:rsid w:val="64E32783"/>
    <w:rsid w:val="65007F4E"/>
    <w:rsid w:val="6585379C"/>
    <w:rsid w:val="658A3520"/>
    <w:rsid w:val="662D4763"/>
    <w:rsid w:val="664513D6"/>
    <w:rsid w:val="664B644A"/>
    <w:rsid w:val="666B09B5"/>
    <w:rsid w:val="66885224"/>
    <w:rsid w:val="66DC0AFB"/>
    <w:rsid w:val="67236729"/>
    <w:rsid w:val="67281F92"/>
    <w:rsid w:val="677360E3"/>
    <w:rsid w:val="67F65590"/>
    <w:rsid w:val="68D357B0"/>
    <w:rsid w:val="69962BD5"/>
    <w:rsid w:val="69CB7493"/>
    <w:rsid w:val="69D361E5"/>
    <w:rsid w:val="69D4537F"/>
    <w:rsid w:val="6A365264"/>
    <w:rsid w:val="6AB30BF4"/>
    <w:rsid w:val="6B4B624F"/>
    <w:rsid w:val="6B981DF8"/>
    <w:rsid w:val="6B9D025C"/>
    <w:rsid w:val="6BA75FB6"/>
    <w:rsid w:val="6BCA0C7C"/>
    <w:rsid w:val="6BFE0F28"/>
    <w:rsid w:val="6BFF52D4"/>
    <w:rsid w:val="6C59487A"/>
    <w:rsid w:val="6C9A56E0"/>
    <w:rsid w:val="6D9B19E5"/>
    <w:rsid w:val="6F5E0FC0"/>
    <w:rsid w:val="6F6F4E5B"/>
    <w:rsid w:val="6F712728"/>
    <w:rsid w:val="6FCD69D4"/>
    <w:rsid w:val="70A80E7F"/>
    <w:rsid w:val="70E241C6"/>
    <w:rsid w:val="71034F30"/>
    <w:rsid w:val="715A3769"/>
    <w:rsid w:val="71603DA0"/>
    <w:rsid w:val="728B1D53"/>
    <w:rsid w:val="72991E28"/>
    <w:rsid w:val="74564E86"/>
    <w:rsid w:val="753D3F57"/>
    <w:rsid w:val="75BA3232"/>
    <w:rsid w:val="765540D7"/>
    <w:rsid w:val="76A16BB3"/>
    <w:rsid w:val="76D10E3F"/>
    <w:rsid w:val="76E35326"/>
    <w:rsid w:val="76EB17F6"/>
    <w:rsid w:val="77747E1D"/>
    <w:rsid w:val="778411AD"/>
    <w:rsid w:val="77901832"/>
    <w:rsid w:val="77B9304C"/>
    <w:rsid w:val="78440AD8"/>
    <w:rsid w:val="786B73C0"/>
    <w:rsid w:val="78857573"/>
    <w:rsid w:val="789442E7"/>
    <w:rsid w:val="78E74F63"/>
    <w:rsid w:val="79F41288"/>
    <w:rsid w:val="7A6B1587"/>
    <w:rsid w:val="7AFF6892"/>
    <w:rsid w:val="7B1E65F5"/>
    <w:rsid w:val="7B963F4F"/>
    <w:rsid w:val="7B9F5272"/>
    <w:rsid w:val="7BBB7C03"/>
    <w:rsid w:val="7C0741E9"/>
    <w:rsid w:val="7C230F73"/>
    <w:rsid w:val="7D1B52B4"/>
    <w:rsid w:val="7D3744CD"/>
    <w:rsid w:val="7D7173A1"/>
    <w:rsid w:val="7DB23C95"/>
    <w:rsid w:val="7E433576"/>
    <w:rsid w:val="7EE6552A"/>
    <w:rsid w:val="7EED3340"/>
    <w:rsid w:val="7F727327"/>
    <w:rsid w:val="7F7B6CAB"/>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95"/>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56"/>
    <w:qFormat/>
    <w:uiPriority w:val="0"/>
    <w:pPr>
      <w:spacing w:before="340" w:after="330" w:line="360" w:lineRule="auto"/>
      <w:jc w:val="center"/>
      <w:outlineLvl w:val="0"/>
    </w:pPr>
    <w:rPr>
      <w:rFonts w:eastAsia="黑体"/>
      <w:kern w:val="44"/>
      <w:szCs w:val="44"/>
    </w:rPr>
  </w:style>
  <w:style w:type="paragraph" w:styleId="5">
    <w:name w:val="heading 2"/>
    <w:basedOn w:val="3"/>
    <w:next w:val="4"/>
    <w:link w:val="71"/>
    <w:qFormat/>
    <w:uiPriority w:val="0"/>
    <w:pPr>
      <w:adjustRightInd w:val="0"/>
      <w:jc w:val="center"/>
      <w:textAlignment w:val="baseline"/>
      <w:outlineLvl w:val="1"/>
    </w:pPr>
    <w:rPr>
      <w:kern w:val="0"/>
      <w:sz w:val="24"/>
      <w:szCs w:val="20"/>
    </w:rPr>
  </w:style>
  <w:style w:type="paragraph" w:styleId="3">
    <w:name w:val="heading 3"/>
    <w:basedOn w:val="4"/>
    <w:next w:val="1"/>
    <w:link w:val="55"/>
    <w:qFormat/>
    <w:uiPriority w:val="9"/>
    <w:pPr>
      <w:spacing w:before="260" w:after="260" w:line="240" w:lineRule="auto"/>
      <w:outlineLvl w:val="2"/>
    </w:pPr>
    <w:rPr>
      <w:rFonts w:ascii="宋体" w:hAnsi="宋体" w:eastAsia="宋体"/>
      <w:szCs w:val="32"/>
    </w:rPr>
  </w:style>
  <w:style w:type="paragraph" w:styleId="4">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6">
    <w:name w:val="heading 5"/>
    <w:basedOn w:val="1"/>
    <w:next w:val="7"/>
    <w:link w:val="80"/>
    <w:qFormat/>
    <w:uiPriority w:val="0"/>
    <w:pPr>
      <w:keepNext/>
      <w:keepLines/>
      <w:spacing w:before="280" w:after="290" w:line="376" w:lineRule="auto"/>
      <w:outlineLvl w:val="4"/>
    </w:pPr>
    <w:rPr>
      <w:b/>
      <w:sz w:val="28"/>
      <w:szCs w:val="20"/>
    </w:rPr>
  </w:style>
  <w:style w:type="paragraph" w:styleId="8">
    <w:name w:val="heading 6"/>
    <w:basedOn w:val="1"/>
    <w:next w:val="7"/>
    <w:link w:val="83"/>
    <w:qFormat/>
    <w:uiPriority w:val="0"/>
    <w:pPr>
      <w:keepNext/>
      <w:keepLines/>
      <w:spacing w:before="240" w:after="64" w:line="320" w:lineRule="auto"/>
      <w:outlineLvl w:val="5"/>
    </w:pPr>
    <w:rPr>
      <w:rFonts w:ascii="Arial" w:hAnsi="Arial" w:eastAsia="黑体"/>
      <w:b/>
      <w:sz w:val="24"/>
      <w:szCs w:val="20"/>
    </w:rPr>
  </w:style>
  <w:style w:type="paragraph" w:styleId="9">
    <w:name w:val="heading 7"/>
    <w:basedOn w:val="1"/>
    <w:next w:val="7"/>
    <w:link w:val="84"/>
    <w:qFormat/>
    <w:uiPriority w:val="0"/>
    <w:pPr>
      <w:keepNext/>
      <w:keepLines/>
      <w:spacing w:before="240" w:after="64" w:line="320" w:lineRule="auto"/>
      <w:outlineLvl w:val="6"/>
    </w:pPr>
    <w:rPr>
      <w:b/>
      <w:sz w:val="24"/>
      <w:szCs w:val="20"/>
    </w:rPr>
  </w:style>
  <w:style w:type="paragraph" w:styleId="10">
    <w:name w:val="heading 8"/>
    <w:basedOn w:val="1"/>
    <w:next w:val="7"/>
    <w:link w:val="85"/>
    <w:qFormat/>
    <w:uiPriority w:val="0"/>
    <w:pPr>
      <w:keepNext/>
      <w:keepLines/>
      <w:spacing w:before="240" w:after="64" w:line="320" w:lineRule="auto"/>
      <w:outlineLvl w:val="7"/>
    </w:pPr>
    <w:rPr>
      <w:rFonts w:ascii="Arial" w:hAnsi="Arial" w:eastAsia="黑体"/>
      <w:sz w:val="24"/>
      <w:szCs w:val="20"/>
    </w:rPr>
  </w:style>
  <w:style w:type="paragraph" w:styleId="11">
    <w:name w:val="heading 9"/>
    <w:basedOn w:val="1"/>
    <w:next w:val="7"/>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7">
    <w:name w:val="Normal Indent"/>
    <w:basedOn w:val="1"/>
    <w:link w:val="57"/>
    <w:qFormat/>
    <w:uiPriority w:val="0"/>
    <w:pPr>
      <w:ind w:firstLine="420"/>
    </w:pPr>
    <w:rPr>
      <w:szCs w:val="20"/>
    </w:rPr>
  </w:style>
  <w:style w:type="paragraph" w:styleId="12">
    <w:name w:val="toc 7"/>
    <w:basedOn w:val="1"/>
    <w:next w:val="1"/>
    <w:semiHidden/>
    <w:qFormat/>
    <w:uiPriority w:val="0"/>
    <w:pPr>
      <w:ind w:left="1260"/>
      <w:jc w:val="left"/>
    </w:pPr>
    <w:rPr>
      <w:szCs w:val="21"/>
    </w:rPr>
  </w:style>
  <w:style w:type="paragraph" w:styleId="13">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4">
    <w:name w:val="List Bullet"/>
    <w:basedOn w:val="1"/>
    <w:qFormat/>
    <w:uiPriority w:val="0"/>
    <w:pPr>
      <w:numPr>
        <w:ilvl w:val="0"/>
        <w:numId w:val="1"/>
      </w:numPr>
    </w:pPr>
    <w:rPr>
      <w:szCs w:val="20"/>
    </w:rPr>
  </w:style>
  <w:style w:type="paragraph" w:styleId="15">
    <w:name w:val="Document Map"/>
    <w:basedOn w:val="1"/>
    <w:semiHidden/>
    <w:qFormat/>
    <w:uiPriority w:val="0"/>
    <w:pPr>
      <w:shd w:val="clear" w:color="auto" w:fill="000080"/>
    </w:pPr>
  </w:style>
  <w:style w:type="paragraph" w:styleId="16">
    <w:name w:val="annotation text"/>
    <w:basedOn w:val="1"/>
    <w:link w:val="184"/>
    <w:semiHidden/>
    <w:qFormat/>
    <w:uiPriority w:val="99"/>
    <w:pPr>
      <w:autoSpaceDE w:val="0"/>
      <w:autoSpaceDN w:val="0"/>
      <w:adjustRightInd w:val="0"/>
      <w:jc w:val="left"/>
      <w:textAlignment w:val="baseline"/>
    </w:pPr>
    <w:rPr>
      <w:rFonts w:ascii="宋体"/>
      <w:kern w:val="0"/>
      <w:sz w:val="34"/>
      <w:szCs w:val="20"/>
    </w:rPr>
  </w:style>
  <w:style w:type="paragraph" w:styleId="17">
    <w:name w:val="Body Text 3"/>
    <w:basedOn w:val="1"/>
    <w:link w:val="98"/>
    <w:qFormat/>
    <w:uiPriority w:val="0"/>
    <w:pPr>
      <w:spacing w:after="120"/>
    </w:pPr>
    <w:rPr>
      <w:sz w:val="16"/>
      <w:szCs w:val="16"/>
    </w:rPr>
  </w:style>
  <w:style w:type="paragraph" w:styleId="18">
    <w:name w:val="Body Text"/>
    <w:basedOn w:val="1"/>
    <w:next w:val="19"/>
    <w:link w:val="92"/>
    <w:qFormat/>
    <w:uiPriority w:val="0"/>
    <w:pPr>
      <w:spacing w:line="360" w:lineRule="auto"/>
    </w:pPr>
    <w:rPr>
      <w:b/>
      <w:bCs/>
      <w:sz w:val="24"/>
    </w:rPr>
  </w:style>
  <w:style w:type="paragraph" w:styleId="19">
    <w:name w:val="Body Text 2"/>
    <w:basedOn w:val="1"/>
    <w:link w:val="96"/>
    <w:qFormat/>
    <w:uiPriority w:val="0"/>
    <w:pPr>
      <w:spacing w:line="360" w:lineRule="auto"/>
    </w:pPr>
    <w:rPr>
      <w:sz w:val="24"/>
    </w:rPr>
  </w:style>
  <w:style w:type="paragraph" w:styleId="20">
    <w:name w:val="Body Text Indent"/>
    <w:basedOn w:val="1"/>
    <w:link w:val="79"/>
    <w:qFormat/>
    <w:uiPriority w:val="0"/>
    <w:pPr>
      <w:spacing w:line="360" w:lineRule="auto"/>
      <w:ind w:firstLine="420" w:firstLineChars="200"/>
    </w:pPr>
  </w:style>
  <w:style w:type="paragraph" w:styleId="21">
    <w:name w:val="toc 5"/>
    <w:basedOn w:val="1"/>
    <w:next w:val="1"/>
    <w:semiHidden/>
    <w:qFormat/>
    <w:uiPriority w:val="0"/>
    <w:pPr>
      <w:ind w:left="840"/>
      <w:jc w:val="left"/>
    </w:pPr>
    <w:rPr>
      <w:szCs w:val="21"/>
    </w:rPr>
  </w:style>
  <w:style w:type="paragraph" w:styleId="22">
    <w:name w:val="toc 3"/>
    <w:basedOn w:val="1"/>
    <w:next w:val="1"/>
    <w:semiHidden/>
    <w:qFormat/>
    <w:uiPriority w:val="0"/>
    <w:pPr>
      <w:ind w:left="420"/>
      <w:jc w:val="left"/>
    </w:pPr>
    <w:rPr>
      <w:i/>
      <w:iCs/>
    </w:rPr>
  </w:style>
  <w:style w:type="paragraph" w:styleId="23">
    <w:name w:val="Plain Text"/>
    <w:basedOn w:val="1"/>
    <w:link w:val="90"/>
    <w:qFormat/>
    <w:uiPriority w:val="0"/>
    <w:rPr>
      <w:rFonts w:ascii="宋体" w:hAnsi="Courier New"/>
      <w:szCs w:val="20"/>
    </w:rPr>
  </w:style>
  <w:style w:type="paragraph" w:styleId="24">
    <w:name w:val="toc 8"/>
    <w:basedOn w:val="1"/>
    <w:next w:val="1"/>
    <w:semiHidden/>
    <w:qFormat/>
    <w:uiPriority w:val="0"/>
    <w:pPr>
      <w:ind w:left="1470"/>
      <w:jc w:val="left"/>
    </w:pPr>
    <w:rPr>
      <w:szCs w:val="21"/>
    </w:rPr>
  </w:style>
  <w:style w:type="paragraph" w:styleId="25">
    <w:name w:val="Date"/>
    <w:basedOn w:val="1"/>
    <w:next w:val="1"/>
    <w:link w:val="88"/>
    <w:qFormat/>
    <w:uiPriority w:val="0"/>
    <w:rPr>
      <w:rFonts w:ascii="宋体" w:hAnsi="Courier New"/>
      <w:sz w:val="32"/>
      <w:szCs w:val="20"/>
    </w:rPr>
  </w:style>
  <w:style w:type="paragraph" w:styleId="26">
    <w:name w:val="Body Text Indent 2"/>
    <w:basedOn w:val="1"/>
    <w:link w:val="93"/>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99"/>
    <w:semiHidden/>
    <w:qFormat/>
    <w:uiPriority w:val="99"/>
    <w:rPr>
      <w:sz w:val="18"/>
      <w:szCs w:val="18"/>
    </w:rPr>
  </w:style>
  <w:style w:type="paragraph" w:styleId="28">
    <w:name w:val="footer"/>
    <w:basedOn w:val="1"/>
    <w:link w:val="97"/>
    <w:qFormat/>
    <w:uiPriority w:val="0"/>
    <w:pPr>
      <w:tabs>
        <w:tab w:val="center" w:pos="4153"/>
        <w:tab w:val="right" w:pos="8306"/>
      </w:tabs>
      <w:snapToGrid w:val="0"/>
      <w:jc w:val="left"/>
    </w:pPr>
    <w:rPr>
      <w:sz w:val="18"/>
      <w:szCs w:val="18"/>
    </w:rPr>
  </w:style>
  <w:style w:type="paragraph" w:styleId="29">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09"/>
    <w:qFormat/>
    <w:uiPriority w:val="0"/>
    <w:pPr>
      <w:wordWrap w:val="0"/>
      <w:spacing w:after="60"/>
      <w:jc w:val="center"/>
    </w:pPr>
    <w:rPr>
      <w:rFonts w:ascii="Calibri" w:hAnsi="Calibri" w:eastAsia="宋体" w:cs="Times New Roman"/>
      <w:sz w:val="24"/>
      <w:lang w:val="en-US" w:eastAsia="zh-CN" w:bidi="ar-SA"/>
    </w:rPr>
  </w:style>
  <w:style w:type="paragraph" w:styleId="33">
    <w:name w:val="toc 6"/>
    <w:basedOn w:val="1"/>
    <w:next w:val="1"/>
    <w:semiHidden/>
    <w:qFormat/>
    <w:uiPriority w:val="0"/>
    <w:pPr>
      <w:ind w:left="1050"/>
      <w:jc w:val="left"/>
    </w:pPr>
    <w:rPr>
      <w:szCs w:val="21"/>
    </w:rPr>
  </w:style>
  <w:style w:type="paragraph" w:styleId="34">
    <w:name w:val="Body Text Indent 3"/>
    <w:basedOn w:val="1"/>
    <w:link w:val="95"/>
    <w:qFormat/>
    <w:uiPriority w:val="0"/>
    <w:pPr>
      <w:spacing w:line="360" w:lineRule="auto"/>
      <w:ind w:firstLine="482" w:firstLineChars="200"/>
    </w:pPr>
    <w:rPr>
      <w:rFonts w:ascii="宋体"/>
      <w:b/>
      <w:bCs/>
      <w:sz w:val="24"/>
    </w:rPr>
  </w:style>
  <w:style w:type="paragraph" w:styleId="35">
    <w:name w:val="toc 2"/>
    <w:basedOn w:val="1"/>
    <w:next w:val="1"/>
    <w:semiHidden/>
    <w:qFormat/>
    <w:uiPriority w:val="0"/>
    <w:pPr>
      <w:tabs>
        <w:tab w:val="right" w:leader="dot" w:pos="8296"/>
      </w:tabs>
      <w:ind w:left="210"/>
      <w:jc w:val="left"/>
    </w:pPr>
    <w:rPr>
      <w:smallCaps/>
    </w:rPr>
  </w:style>
  <w:style w:type="paragraph" w:styleId="36">
    <w:name w:val="toc 9"/>
    <w:basedOn w:val="1"/>
    <w:next w:val="1"/>
    <w:semiHidden/>
    <w:qFormat/>
    <w:uiPriority w:val="0"/>
    <w:pPr>
      <w:ind w:left="1680"/>
      <w:jc w:val="left"/>
    </w:pPr>
    <w:rPr>
      <w:szCs w:val="21"/>
    </w:rPr>
  </w:style>
  <w:style w:type="paragraph" w:styleId="37">
    <w:name w:val="HTML Preformatted"/>
    <w:basedOn w:val="1"/>
    <w:link w:val="8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6"/>
    <w:next w:val="16"/>
    <w:link w:val="185"/>
    <w:qFormat/>
    <w:uiPriority w:val="99"/>
    <w:pPr>
      <w:autoSpaceDE/>
      <w:autoSpaceDN/>
      <w:adjustRightInd/>
      <w:textAlignment w:val="auto"/>
    </w:pPr>
    <w:rPr>
      <w:rFonts w:ascii="Times New Roman"/>
      <w:b/>
      <w:bCs/>
      <w:kern w:val="2"/>
      <w:sz w:val="21"/>
      <w:szCs w:val="24"/>
    </w:rPr>
  </w:style>
  <w:style w:type="paragraph" w:styleId="42">
    <w:name w:val="Body Text First Indent"/>
    <w:basedOn w:val="18"/>
    <w:link w:val="130"/>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qFormat/>
    <w:uiPriority w:val="0"/>
    <w:rPr>
      <w:color w:val="0000FF"/>
      <w:u w:val="single"/>
    </w:rPr>
  </w:style>
  <w:style w:type="character" w:styleId="52">
    <w:name w:val="annotation reference"/>
    <w:basedOn w:val="46"/>
    <w:qFormat/>
    <w:uiPriority w:val="99"/>
    <w:rPr>
      <w:sz w:val="21"/>
      <w:szCs w:val="21"/>
    </w:rPr>
  </w:style>
  <w:style w:type="character" w:customStyle="1" w:styleId="53">
    <w:name w:val="标题 4 Char"/>
    <w:link w:val="4"/>
    <w:qFormat/>
    <w:uiPriority w:val="9"/>
    <w:rPr>
      <w:rFonts w:ascii="Arial" w:hAnsi="Arial" w:eastAsia="黑体"/>
      <w:b/>
      <w:bCs/>
      <w:kern w:val="2"/>
      <w:sz w:val="28"/>
      <w:szCs w:val="28"/>
      <w:lang w:val="en-US" w:eastAsia="zh-CN" w:bidi="ar-SA"/>
    </w:rPr>
  </w:style>
  <w:style w:type="paragraph" w:customStyle="1" w:styleId="5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Char1"/>
    <w:link w:val="3"/>
    <w:qFormat/>
    <w:uiPriority w:val="9"/>
    <w:rPr>
      <w:rFonts w:ascii="宋体" w:hAnsi="宋体" w:eastAsia="宋体"/>
      <w:b/>
      <w:bCs/>
      <w:kern w:val="2"/>
      <w:sz w:val="28"/>
      <w:szCs w:val="32"/>
      <w:lang w:val="en-US" w:eastAsia="zh-CN" w:bidi="ar-SA"/>
    </w:rPr>
  </w:style>
  <w:style w:type="character" w:customStyle="1" w:styleId="56">
    <w:name w:val="标题 1 Char"/>
    <w:link w:val="2"/>
    <w:qFormat/>
    <w:uiPriority w:val="0"/>
    <w:rPr>
      <w:rFonts w:ascii="宋体" w:hAnsi="宋体" w:eastAsia="黑体"/>
      <w:b/>
      <w:bCs/>
      <w:kern w:val="44"/>
      <w:sz w:val="28"/>
      <w:szCs w:val="44"/>
      <w:lang w:val="en-US" w:eastAsia="zh-CN" w:bidi="ar-SA"/>
    </w:rPr>
  </w:style>
  <w:style w:type="character" w:customStyle="1" w:styleId="57">
    <w:name w:val="正文缩进 Char"/>
    <w:link w:val="7"/>
    <w:qFormat/>
    <w:uiPriority w:val="0"/>
    <w:rPr>
      <w:rFonts w:eastAsia="宋体"/>
      <w:kern w:val="2"/>
      <w:sz w:val="21"/>
      <w:lang w:val="en-US" w:eastAsia="zh-CN" w:bidi="ar-SA"/>
    </w:rPr>
  </w:style>
  <w:style w:type="character" w:customStyle="1" w:styleId="58">
    <w:name w:val="标题 3 Char"/>
    <w:qFormat/>
    <w:uiPriority w:val="0"/>
    <w:rPr>
      <w:rFonts w:ascii="黑体" w:eastAsia="黑体"/>
      <w:bCs/>
      <w:sz w:val="30"/>
    </w:rPr>
  </w:style>
  <w:style w:type="paragraph" w:customStyle="1" w:styleId="59">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qFormat/>
    <w:uiPriority w:val="0"/>
    <w:pPr>
      <w:spacing w:afterLines="50"/>
      <w:ind w:left="600" w:leftChars="600"/>
    </w:pPr>
  </w:style>
  <w:style w:type="paragraph" w:customStyle="1" w:styleId="67">
    <w:name w:val="Char Char Char Char Char"/>
    <w:basedOn w:val="1"/>
    <w:qFormat/>
    <w:uiPriority w:val="0"/>
    <w:rPr>
      <w:rFonts w:ascii="Tahoma" w:hAnsi="Tahoma"/>
      <w:sz w:val="24"/>
      <w:szCs w:val="20"/>
    </w:rPr>
  </w:style>
  <w:style w:type="paragraph" w:customStyle="1" w:styleId="68">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qFormat/>
    <w:uiPriority w:val="0"/>
    <w:rPr>
      <w:rFonts w:ascii="Tahoma" w:hAnsi="Tahoma"/>
      <w:sz w:val="24"/>
      <w:szCs w:val="20"/>
    </w:rPr>
  </w:style>
  <w:style w:type="paragraph" w:customStyle="1" w:styleId="70">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Char"/>
    <w:link w:val="5"/>
    <w:qFormat/>
    <w:uiPriority w:val="0"/>
    <w:rPr>
      <w:rFonts w:ascii="宋体" w:hAnsi="宋体" w:eastAsia="宋体"/>
      <w:b/>
      <w:bCs/>
      <w:sz w:val="24"/>
      <w:lang w:val="en-US" w:eastAsia="zh-CN" w:bidi="ar-SA"/>
    </w:rPr>
  </w:style>
  <w:style w:type="paragraph" w:customStyle="1" w:styleId="72">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qFormat/>
    <w:uiPriority w:val="0"/>
    <w:pPr>
      <w:ind w:firstLine="420" w:firstLineChars="200"/>
    </w:pPr>
    <w:rPr>
      <w:rFonts w:ascii="Calibri" w:hAnsi="Calibri"/>
      <w:szCs w:val="22"/>
    </w:rPr>
  </w:style>
  <w:style w:type="paragraph" w:customStyle="1" w:styleId="74">
    <w:name w:val="USE 1"/>
    <w:basedOn w:val="1"/>
    <w:qFormat/>
    <w:uiPriority w:val="0"/>
    <w:pPr>
      <w:spacing w:line="200" w:lineRule="atLeast"/>
      <w:jc w:val="left"/>
    </w:pPr>
    <w:rPr>
      <w:rFonts w:ascii="宋体" w:hAnsi="宋体"/>
      <w:b/>
      <w:sz w:val="24"/>
      <w:szCs w:val="28"/>
    </w:rPr>
  </w:style>
  <w:style w:type="paragraph" w:customStyle="1" w:styleId="75">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20"/>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5"/>
    <w:qFormat/>
    <w:uiPriority w:val="0"/>
    <w:pPr>
      <w:adjustRightInd/>
      <w:spacing w:before="0" w:after="0"/>
      <w:jc w:val="both"/>
      <w:textAlignment w:val="auto"/>
    </w:pPr>
    <w:rPr>
      <w:rFonts w:ascii="Cambria" w:hAnsi="Cambria" w:cs="宋体"/>
      <w:kern w:val="2"/>
      <w:sz w:val="32"/>
    </w:rPr>
  </w:style>
  <w:style w:type="character" w:customStyle="1" w:styleId="78">
    <w:name w:val="H4 Char2"/>
    <w:qFormat/>
    <w:uiPriority w:val="0"/>
    <w:rPr>
      <w:rFonts w:ascii="Arial" w:hAnsi="Arial" w:eastAsia="黑体"/>
      <w:b/>
      <w:bCs/>
      <w:kern w:val="2"/>
      <w:sz w:val="28"/>
      <w:szCs w:val="28"/>
      <w:lang w:val="en-US" w:eastAsia="zh-CN" w:bidi="ar-SA"/>
    </w:rPr>
  </w:style>
  <w:style w:type="character" w:customStyle="1" w:styleId="79">
    <w:name w:val="正文文本缩进 Char"/>
    <w:link w:val="20"/>
    <w:qFormat/>
    <w:uiPriority w:val="0"/>
    <w:rPr>
      <w:rFonts w:eastAsia="宋体"/>
      <w:kern w:val="2"/>
      <w:sz w:val="21"/>
      <w:szCs w:val="24"/>
      <w:lang w:val="en-US" w:eastAsia="zh-CN" w:bidi="ar-SA"/>
    </w:rPr>
  </w:style>
  <w:style w:type="character" w:customStyle="1" w:styleId="80">
    <w:name w:val="标题 5 Char"/>
    <w:link w:val="6"/>
    <w:qFormat/>
    <w:uiPriority w:val="0"/>
    <w:rPr>
      <w:rFonts w:eastAsia="宋体"/>
      <w:b/>
      <w:kern w:val="2"/>
      <w:sz w:val="28"/>
      <w:lang w:val="en-US" w:eastAsia="zh-CN" w:bidi="ar-SA"/>
    </w:rPr>
  </w:style>
  <w:style w:type="character" w:customStyle="1" w:styleId="81">
    <w:name w:val="第*章 Char"/>
    <w:qFormat/>
    <w:uiPriority w:val="0"/>
    <w:rPr>
      <w:rFonts w:ascii="Arial" w:hAnsi="Arial" w:eastAsia="黑体"/>
      <w:b/>
      <w:bCs/>
      <w:kern w:val="2"/>
      <w:sz w:val="32"/>
      <w:szCs w:val="32"/>
    </w:rPr>
  </w:style>
  <w:style w:type="character" w:customStyle="1" w:styleId="82">
    <w:name w:val="章标题1 Char"/>
    <w:qFormat/>
    <w:uiPriority w:val="0"/>
    <w:rPr>
      <w:rFonts w:eastAsia="宋体"/>
      <w:b/>
      <w:bCs/>
      <w:kern w:val="2"/>
      <w:sz w:val="32"/>
      <w:szCs w:val="32"/>
      <w:lang w:val="en-US" w:eastAsia="zh-CN" w:bidi="ar-SA"/>
    </w:rPr>
  </w:style>
  <w:style w:type="character" w:customStyle="1" w:styleId="83">
    <w:name w:val="标题 6 Char"/>
    <w:link w:val="8"/>
    <w:qFormat/>
    <w:uiPriority w:val="0"/>
    <w:rPr>
      <w:rFonts w:ascii="Arial" w:hAnsi="Arial" w:eastAsia="黑体"/>
      <w:b/>
      <w:kern w:val="2"/>
      <w:sz w:val="24"/>
      <w:lang w:val="en-US" w:eastAsia="zh-CN" w:bidi="ar-SA"/>
    </w:rPr>
  </w:style>
  <w:style w:type="character" w:customStyle="1" w:styleId="84">
    <w:name w:val="标题 7 Char"/>
    <w:link w:val="9"/>
    <w:qFormat/>
    <w:uiPriority w:val="0"/>
    <w:rPr>
      <w:rFonts w:eastAsia="宋体"/>
      <w:b/>
      <w:kern w:val="2"/>
      <w:sz w:val="24"/>
      <w:lang w:val="en-US" w:eastAsia="zh-CN" w:bidi="ar-SA"/>
    </w:rPr>
  </w:style>
  <w:style w:type="character" w:customStyle="1" w:styleId="85">
    <w:name w:val="标题 8 Char"/>
    <w:link w:val="10"/>
    <w:qFormat/>
    <w:uiPriority w:val="0"/>
    <w:rPr>
      <w:rFonts w:ascii="Arial" w:hAnsi="Arial" w:eastAsia="黑体"/>
      <w:kern w:val="2"/>
      <w:sz w:val="24"/>
      <w:lang w:val="en-US" w:eastAsia="zh-CN" w:bidi="ar-SA"/>
    </w:rPr>
  </w:style>
  <w:style w:type="character" w:customStyle="1" w:styleId="86">
    <w:name w:val="标题 9 Char"/>
    <w:link w:val="11"/>
    <w:qFormat/>
    <w:uiPriority w:val="0"/>
    <w:rPr>
      <w:rFonts w:ascii="Arial" w:hAnsi="Arial" w:eastAsia="黑体"/>
      <w:kern w:val="2"/>
      <w:sz w:val="21"/>
      <w:lang w:val="en-US" w:eastAsia="zh-CN" w:bidi="ar-SA"/>
    </w:rPr>
  </w:style>
  <w:style w:type="character" w:customStyle="1" w:styleId="87">
    <w:name w:val="标题 Char"/>
    <w:link w:val="40"/>
    <w:qFormat/>
    <w:uiPriority w:val="0"/>
    <w:rPr>
      <w:rFonts w:ascii="Arial" w:hAnsi="Arial" w:eastAsia="隶书" w:cs="Arial"/>
      <w:b/>
      <w:bCs/>
      <w:kern w:val="2"/>
      <w:sz w:val="32"/>
      <w:szCs w:val="32"/>
      <w:lang w:val="en-US" w:eastAsia="zh-CN" w:bidi="ar-SA"/>
    </w:rPr>
  </w:style>
  <w:style w:type="character" w:customStyle="1" w:styleId="88">
    <w:name w:val="日期 Char"/>
    <w:link w:val="25"/>
    <w:qFormat/>
    <w:uiPriority w:val="0"/>
    <w:rPr>
      <w:rFonts w:ascii="宋体" w:hAnsi="Courier New" w:eastAsia="宋体"/>
      <w:kern w:val="2"/>
      <w:sz w:val="32"/>
      <w:lang w:val="en-US" w:eastAsia="zh-CN" w:bidi="ar-SA"/>
    </w:rPr>
  </w:style>
  <w:style w:type="character" w:customStyle="1" w:styleId="89">
    <w:name w:val="HTML 预设格式 Char"/>
    <w:link w:val="37"/>
    <w:qFormat/>
    <w:uiPriority w:val="0"/>
    <w:rPr>
      <w:rFonts w:ascii="Arial Unicode MS" w:hAnsi="Arial Unicode MS" w:eastAsia="Arial Unicode MS"/>
      <w:color w:val="000000"/>
      <w:lang w:val="en-US" w:eastAsia="zh-CN" w:bidi="ar-SA"/>
    </w:rPr>
  </w:style>
  <w:style w:type="character" w:customStyle="1" w:styleId="90">
    <w:name w:val="纯文本 Char"/>
    <w:link w:val="23"/>
    <w:qFormat/>
    <w:uiPriority w:val="0"/>
    <w:rPr>
      <w:rFonts w:ascii="宋体" w:hAnsi="Courier New" w:eastAsia="宋体"/>
      <w:kern w:val="2"/>
      <w:sz w:val="21"/>
      <w:lang w:val="en-US" w:eastAsia="zh-CN" w:bidi="ar-SA"/>
    </w:rPr>
  </w:style>
  <w:style w:type="character" w:customStyle="1" w:styleId="91">
    <w:name w:val="正文文字首行缩进 Char"/>
    <w:qFormat/>
    <w:uiPriority w:val="0"/>
    <w:rPr>
      <w:kern w:val="2"/>
      <w:sz w:val="21"/>
      <w:szCs w:val="24"/>
    </w:rPr>
  </w:style>
  <w:style w:type="character" w:customStyle="1" w:styleId="92">
    <w:name w:val="正文文本 Char"/>
    <w:link w:val="18"/>
    <w:qFormat/>
    <w:uiPriority w:val="0"/>
    <w:rPr>
      <w:rFonts w:eastAsia="宋体"/>
      <w:b/>
      <w:bCs/>
      <w:kern w:val="2"/>
      <w:sz w:val="24"/>
      <w:szCs w:val="24"/>
      <w:lang w:val="en-US" w:eastAsia="zh-CN" w:bidi="ar-SA"/>
    </w:rPr>
  </w:style>
  <w:style w:type="character" w:customStyle="1" w:styleId="93">
    <w:name w:val="正文文本缩进 2 Char"/>
    <w:link w:val="26"/>
    <w:qFormat/>
    <w:uiPriority w:val="0"/>
    <w:rPr>
      <w:rFonts w:ascii="宋体" w:hAnsi="宋体" w:eastAsia="宋体"/>
      <w:kern w:val="2"/>
      <w:sz w:val="21"/>
      <w:szCs w:val="24"/>
      <w:lang w:val="en-US" w:eastAsia="zh-CN" w:bidi="ar-SA"/>
    </w:rPr>
  </w:style>
  <w:style w:type="character" w:customStyle="1" w:styleId="94">
    <w:name w:val="页眉 Char"/>
    <w:link w:val="29"/>
    <w:qFormat/>
    <w:uiPriority w:val="99"/>
    <w:rPr>
      <w:rFonts w:eastAsia="宋体"/>
      <w:kern w:val="2"/>
      <w:sz w:val="18"/>
      <w:szCs w:val="18"/>
      <w:lang w:val="en-US" w:eastAsia="zh-CN" w:bidi="ar-SA"/>
    </w:rPr>
  </w:style>
  <w:style w:type="character" w:customStyle="1" w:styleId="95">
    <w:name w:val="正文文本缩进 3 Char"/>
    <w:link w:val="34"/>
    <w:qFormat/>
    <w:uiPriority w:val="0"/>
    <w:rPr>
      <w:rFonts w:ascii="宋体" w:eastAsia="宋体"/>
      <w:b/>
      <w:bCs/>
      <w:kern w:val="2"/>
      <w:sz w:val="24"/>
      <w:szCs w:val="24"/>
      <w:lang w:val="en-US" w:eastAsia="zh-CN" w:bidi="ar-SA"/>
    </w:rPr>
  </w:style>
  <w:style w:type="character" w:customStyle="1" w:styleId="96">
    <w:name w:val="正文文本 2 Char"/>
    <w:link w:val="19"/>
    <w:qFormat/>
    <w:uiPriority w:val="0"/>
    <w:rPr>
      <w:rFonts w:eastAsia="宋体"/>
      <w:kern w:val="2"/>
      <w:sz w:val="24"/>
      <w:szCs w:val="24"/>
      <w:lang w:val="en-US" w:eastAsia="zh-CN" w:bidi="ar-SA"/>
    </w:rPr>
  </w:style>
  <w:style w:type="character" w:customStyle="1" w:styleId="97">
    <w:name w:val="页脚 Char"/>
    <w:link w:val="28"/>
    <w:qFormat/>
    <w:uiPriority w:val="0"/>
    <w:rPr>
      <w:rFonts w:eastAsia="宋体"/>
      <w:kern w:val="2"/>
      <w:sz w:val="18"/>
      <w:szCs w:val="18"/>
      <w:lang w:val="en-US" w:eastAsia="zh-CN" w:bidi="ar-SA"/>
    </w:rPr>
  </w:style>
  <w:style w:type="character" w:customStyle="1" w:styleId="98">
    <w:name w:val="正文文本 3 Char"/>
    <w:link w:val="17"/>
    <w:qFormat/>
    <w:uiPriority w:val="0"/>
    <w:rPr>
      <w:rFonts w:eastAsia="宋体"/>
      <w:kern w:val="2"/>
      <w:sz w:val="16"/>
      <w:szCs w:val="16"/>
      <w:lang w:val="en-US" w:eastAsia="zh-CN" w:bidi="ar-SA"/>
    </w:rPr>
  </w:style>
  <w:style w:type="character" w:customStyle="1" w:styleId="99">
    <w:name w:val="批注框文本 Char"/>
    <w:link w:val="27"/>
    <w:semiHidden/>
    <w:qFormat/>
    <w:uiPriority w:val="99"/>
    <w:rPr>
      <w:rFonts w:eastAsia="宋体"/>
      <w:kern w:val="2"/>
      <w:sz w:val="18"/>
      <w:szCs w:val="18"/>
      <w:lang w:val="en-US" w:eastAsia="zh-CN" w:bidi="ar-SA"/>
    </w:rPr>
  </w:style>
  <w:style w:type="paragraph" w:customStyle="1" w:styleId="100">
    <w:name w:val="样式1"/>
    <w:basedOn w:val="40"/>
    <w:qFormat/>
    <w:uiPriority w:val="0"/>
    <w:pPr>
      <w:spacing w:before="120" w:after="120"/>
    </w:pPr>
    <w:rPr>
      <w:rFonts w:eastAsia="黑体"/>
      <w:b w:val="0"/>
      <w:sz w:val="30"/>
      <w:szCs w:val="21"/>
    </w:rPr>
  </w:style>
  <w:style w:type="paragraph" w:customStyle="1" w:styleId="101">
    <w:name w:val="样式2"/>
    <w:basedOn w:val="40"/>
    <w:next w:val="100"/>
    <w:qFormat/>
    <w:uiPriority w:val="0"/>
    <w:pPr>
      <w:spacing w:before="120" w:after="120"/>
    </w:pPr>
    <w:rPr>
      <w:rFonts w:eastAsia="黑体"/>
      <w:b w:val="0"/>
      <w:sz w:val="30"/>
      <w:szCs w:val="30"/>
    </w:rPr>
  </w:style>
  <w:style w:type="character" w:customStyle="1" w:styleId="102">
    <w:name w:val="标题 3 Char Char"/>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qFormat/>
    <w:uiPriority w:val="0"/>
    <w:pPr>
      <w:spacing w:line="360" w:lineRule="auto"/>
      <w:ind w:firstLine="200" w:firstLineChars="200"/>
    </w:pPr>
    <w:rPr>
      <w:szCs w:val="20"/>
    </w:rPr>
  </w:style>
  <w:style w:type="paragraph" w:customStyle="1" w:styleId="106">
    <w:name w:val="设计依据"/>
    <w:basedOn w:val="18"/>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qFormat/>
    <w:uiPriority w:val="0"/>
    <w:pPr>
      <w:tabs>
        <w:tab w:val="left" w:pos="842"/>
      </w:tabs>
      <w:spacing w:line="360" w:lineRule="auto"/>
      <w:ind w:left="842" w:hanging="420"/>
    </w:pPr>
    <w:rPr>
      <w:sz w:val="24"/>
    </w:rPr>
  </w:style>
  <w:style w:type="paragraph" w:customStyle="1" w:styleId="109">
    <w:name w:val="文字"/>
    <w:basedOn w:val="1"/>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qFormat/>
    <w:uiPriority w:val="0"/>
    <w:pPr>
      <w:spacing w:line="240" w:lineRule="auto"/>
      <w:ind w:firstLine="0" w:firstLineChars="0"/>
    </w:pPr>
    <w:rPr>
      <w:sz w:val="20"/>
    </w:rPr>
  </w:style>
  <w:style w:type="paragraph" w:customStyle="1" w:styleId="111">
    <w:name w:val="--规划-表格-居中"/>
    <w:basedOn w:val="105"/>
    <w:qFormat/>
    <w:uiPriority w:val="0"/>
    <w:pPr>
      <w:spacing w:line="240" w:lineRule="auto"/>
      <w:ind w:firstLine="0" w:firstLineChars="0"/>
      <w:jc w:val="center"/>
    </w:pPr>
    <w:rPr>
      <w:sz w:val="20"/>
    </w:rPr>
  </w:style>
  <w:style w:type="paragraph" w:customStyle="1" w:styleId="112">
    <w:name w:val="--编号内缩进"/>
    <w:basedOn w:val="1"/>
    <w:qFormat/>
    <w:uiPriority w:val="0"/>
    <w:pPr>
      <w:spacing w:line="360" w:lineRule="auto"/>
      <w:ind w:left="420" w:firstLine="200" w:firstLineChars="200"/>
    </w:pPr>
    <w:rPr>
      <w:szCs w:val="21"/>
    </w:rPr>
  </w:style>
  <w:style w:type="paragraph" w:customStyle="1" w:styleId="113">
    <w:name w:val="--规划-题注"/>
    <w:basedOn w:val="1"/>
    <w:next w:val="105"/>
    <w:qFormat/>
    <w:uiPriority w:val="0"/>
    <w:pPr>
      <w:spacing w:line="360" w:lineRule="auto"/>
      <w:jc w:val="center"/>
    </w:pPr>
    <w:rPr>
      <w:rFonts w:eastAsia="黑体"/>
    </w:rPr>
  </w:style>
  <w:style w:type="paragraph" w:customStyle="1" w:styleId="114">
    <w:name w:val="--规划-图和表"/>
    <w:next w:val="105"/>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qFormat/>
    <w:uiPriority w:val="0"/>
    <w:pPr>
      <w:keepNext/>
      <w:keepLines/>
      <w:spacing w:line="360" w:lineRule="auto"/>
      <w:outlineLvl w:val="4"/>
    </w:pPr>
    <w:rPr>
      <w:rFonts w:eastAsia="黑体"/>
    </w:rPr>
  </w:style>
  <w:style w:type="paragraph" w:customStyle="1" w:styleId="116">
    <w:name w:val="--规划正文 Char"/>
    <w:basedOn w:val="1"/>
    <w:qFormat/>
    <w:uiPriority w:val="0"/>
    <w:pPr>
      <w:spacing w:line="360" w:lineRule="auto"/>
      <w:ind w:firstLine="200" w:firstLineChars="200"/>
    </w:pPr>
    <w:rPr>
      <w:sz w:val="24"/>
    </w:rPr>
  </w:style>
  <w:style w:type="paragraph" w:customStyle="1" w:styleId="117">
    <w:name w:val="缺省文本"/>
    <w:basedOn w:val="1"/>
    <w:qFormat/>
    <w:uiPriority w:val="0"/>
    <w:pPr>
      <w:autoSpaceDE w:val="0"/>
      <w:autoSpaceDN w:val="0"/>
      <w:adjustRightInd w:val="0"/>
      <w:jc w:val="left"/>
    </w:pPr>
    <w:rPr>
      <w:kern w:val="0"/>
    </w:rPr>
  </w:style>
  <w:style w:type="paragraph" w:customStyle="1" w:styleId="118">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qFormat/>
    <w:uiPriority w:val="0"/>
    <w:rPr>
      <w:rFonts w:eastAsia="宋体"/>
      <w:kern w:val="2"/>
      <w:sz w:val="24"/>
      <w:szCs w:val="24"/>
      <w:lang w:val="en-US" w:eastAsia="zh-CN" w:bidi="ar-SA"/>
    </w:rPr>
  </w:style>
  <w:style w:type="paragraph" w:customStyle="1" w:styleId="120">
    <w:name w:val="样式3"/>
    <w:basedOn w:val="2"/>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qFormat/>
    <w:uiPriority w:val="0"/>
    <w:rPr>
      <w:rFonts w:eastAsia="宋体"/>
      <w:kern w:val="2"/>
      <w:sz w:val="21"/>
      <w:lang w:val="en-US" w:eastAsia="zh-CN" w:bidi="ar-SA"/>
    </w:rPr>
  </w:style>
  <w:style w:type="paragraph" w:customStyle="1" w:styleId="122">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qFormat/>
    <w:uiPriority w:val="0"/>
    <w:pPr>
      <w:tabs>
        <w:tab w:val="left" w:pos="420"/>
        <w:tab w:val="left" w:pos="1080"/>
      </w:tabs>
      <w:spacing w:line="288" w:lineRule="auto"/>
      <w:ind w:left="1080" w:hanging="360"/>
    </w:pPr>
    <w:rPr>
      <w:sz w:val="24"/>
      <w:szCs w:val="20"/>
    </w:rPr>
  </w:style>
  <w:style w:type="character" w:customStyle="1" w:styleId="124">
    <w:name w:val="content1"/>
    <w:qFormat/>
    <w:uiPriority w:val="0"/>
    <w:rPr>
      <w:rFonts w:hint="default" w:ascii="??" w:hAnsi="??"/>
      <w:sz w:val="16"/>
      <w:szCs w:val="16"/>
      <w:u w:val="none"/>
    </w:rPr>
  </w:style>
  <w:style w:type="character" w:customStyle="1" w:styleId="125">
    <w:name w:val="unnamed4"/>
    <w:basedOn w:val="46"/>
    <w:qFormat/>
    <w:uiPriority w:val="0"/>
  </w:style>
  <w:style w:type="character" w:customStyle="1" w:styleId="126">
    <w:name w:val="font2"/>
    <w:basedOn w:val="46"/>
    <w:qFormat/>
    <w:uiPriority w:val="0"/>
  </w:style>
  <w:style w:type="character" w:customStyle="1" w:styleId="127">
    <w:name w:val="font41"/>
    <w:qFormat/>
    <w:uiPriority w:val="0"/>
    <w:rPr>
      <w:color w:val="000000"/>
      <w:spacing w:val="260"/>
      <w:sz w:val="18"/>
      <w:szCs w:val="18"/>
      <w:u w:val="none"/>
    </w:rPr>
  </w:style>
  <w:style w:type="paragraph" w:customStyle="1" w:styleId="128">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首行缩进 Char"/>
    <w:link w:val="42"/>
    <w:qFormat/>
    <w:uiPriority w:val="0"/>
    <w:rPr>
      <w:rFonts w:eastAsia="宋体"/>
      <w:b/>
      <w:bCs/>
      <w:kern w:val="2"/>
      <w:sz w:val="21"/>
      <w:szCs w:val="24"/>
      <w:lang w:val="en-US" w:eastAsia="zh-CN" w:bidi="ar-SA"/>
    </w:rPr>
  </w:style>
  <w:style w:type="paragraph" w:customStyle="1" w:styleId="131">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qFormat/>
    <w:uiPriority w:val="0"/>
  </w:style>
  <w:style w:type="paragraph" w:customStyle="1" w:styleId="135">
    <w:name w:val="9"/>
    <w:basedOn w:val="1"/>
    <w:next w:val="7"/>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qFormat/>
    <w:uiPriority w:val="0"/>
  </w:style>
  <w:style w:type="paragraph" w:customStyle="1" w:styleId="137">
    <w:name w:val="8"/>
    <w:basedOn w:val="1"/>
    <w:next w:val="20"/>
    <w:qFormat/>
    <w:uiPriority w:val="0"/>
    <w:pPr>
      <w:spacing w:after="120"/>
      <w:ind w:left="420" w:leftChars="200"/>
    </w:pPr>
  </w:style>
  <w:style w:type="paragraph" w:customStyle="1" w:styleId="138">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qFormat/>
    <w:uiPriority w:val="0"/>
    <w:pPr>
      <w:autoSpaceDE w:val="0"/>
      <w:autoSpaceDN w:val="0"/>
      <w:adjustRightInd w:val="0"/>
      <w:jc w:val="left"/>
    </w:pPr>
    <w:rPr>
      <w:rFonts w:ascii="宋体"/>
      <w:b/>
      <w:bCs/>
      <w:kern w:val="0"/>
      <w:sz w:val="18"/>
      <w:szCs w:val="18"/>
    </w:rPr>
  </w:style>
  <w:style w:type="paragraph" w:customStyle="1" w:styleId="141">
    <w:name w:val="6"/>
    <w:basedOn w:val="140"/>
    <w:qFormat/>
    <w:uiPriority w:val="0"/>
    <w:pPr>
      <w:spacing w:line="270" w:lineRule="atLeast"/>
      <w:jc w:val="both"/>
    </w:pPr>
    <w:rPr>
      <w:b w:val="0"/>
      <w:bCs w:val="0"/>
    </w:rPr>
  </w:style>
  <w:style w:type="paragraph" w:customStyle="1" w:styleId="142">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qFormat/>
    <w:uiPriority w:val="0"/>
    <w:pPr>
      <w:spacing w:line="240" w:lineRule="atLeast"/>
      <w:ind w:firstLine="567"/>
    </w:pPr>
    <w:rPr>
      <w:szCs w:val="20"/>
    </w:rPr>
  </w:style>
  <w:style w:type="paragraph" w:customStyle="1" w:styleId="144">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qFormat/>
    <w:uiPriority w:val="0"/>
    <w:pPr>
      <w:spacing w:line="200" w:lineRule="atLeast"/>
    </w:pPr>
    <w:rPr>
      <w:rFonts w:ascii="Arial" w:hAnsi="Arial" w:eastAsia="宋体" w:cs="Times New Roman"/>
      <w:color w:val="auto"/>
    </w:rPr>
  </w:style>
  <w:style w:type="paragraph" w:customStyle="1" w:styleId="146">
    <w:name w:val="Normal Paragraph"/>
    <w:basedOn w:val="1"/>
    <w:qFormat/>
    <w:uiPriority w:val="0"/>
    <w:pPr>
      <w:widowControl/>
      <w:spacing w:before="120" w:line="360" w:lineRule="auto"/>
      <w:ind w:firstLine="425"/>
    </w:pPr>
    <w:rPr>
      <w:kern w:val="0"/>
      <w:sz w:val="24"/>
    </w:rPr>
  </w:style>
  <w:style w:type="character" w:customStyle="1" w:styleId="147">
    <w:name w:val="blue"/>
    <w:basedOn w:val="46"/>
    <w:qFormat/>
    <w:uiPriority w:val="0"/>
  </w:style>
  <w:style w:type="paragraph" w:customStyle="1" w:styleId="148">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qFormat/>
    <w:uiPriority w:val="0"/>
  </w:style>
  <w:style w:type="character" w:customStyle="1" w:styleId="150">
    <w:name w:val="font11"/>
    <w:qFormat/>
    <w:uiPriority w:val="0"/>
    <w:rPr>
      <w:rFonts w:hint="default" w:ascii="ˎ̥" w:hAnsi="ˎ̥"/>
    </w:rPr>
  </w:style>
  <w:style w:type="paragraph" w:customStyle="1" w:styleId="15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qFormat/>
    <w:uiPriority w:val="0"/>
  </w:style>
  <w:style w:type="character" w:customStyle="1" w:styleId="153">
    <w:name w:val="prodheadlines"/>
    <w:basedOn w:val="46"/>
    <w:qFormat/>
    <w:uiPriority w:val="0"/>
  </w:style>
  <w:style w:type="character" w:customStyle="1" w:styleId="154">
    <w:name w:val="text"/>
    <w:basedOn w:val="46"/>
    <w:qFormat/>
    <w:uiPriority w:val="0"/>
  </w:style>
  <w:style w:type="paragraph" w:customStyle="1" w:styleId="155">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3"/>
    <w:qFormat/>
    <w:uiPriority w:val="0"/>
    <w:pPr>
      <w:ind w:firstLine="560" w:firstLineChars="200"/>
    </w:pPr>
    <w:rPr>
      <w:sz w:val="28"/>
    </w:rPr>
  </w:style>
  <w:style w:type="character" w:customStyle="1" w:styleId="161">
    <w:name w:val="gray6"/>
    <w:basedOn w:val="46"/>
    <w:qFormat/>
    <w:uiPriority w:val="0"/>
  </w:style>
  <w:style w:type="character" w:customStyle="1" w:styleId="162">
    <w:name w:val="style9"/>
    <w:basedOn w:val="46"/>
    <w:qFormat/>
    <w:uiPriority w:val="0"/>
  </w:style>
  <w:style w:type="paragraph" w:customStyle="1" w:styleId="163">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qFormat/>
    <w:uiPriority w:val="0"/>
  </w:style>
  <w:style w:type="paragraph" w:customStyle="1" w:styleId="165">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qFormat/>
    <w:uiPriority w:val="0"/>
    <w:pPr>
      <w:jc w:val="left"/>
    </w:pPr>
    <w:rPr>
      <w:rFonts w:ascii="Tahoma" w:hAnsi="Tahoma"/>
      <w:sz w:val="24"/>
      <w:szCs w:val="20"/>
    </w:rPr>
  </w:style>
  <w:style w:type="paragraph" w:customStyle="1" w:styleId="167">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9">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qFormat/>
    <w:uiPriority w:val="0"/>
    <w:pPr>
      <w:widowControl/>
      <w:spacing w:before="100" w:beforeAutospacing="1" w:after="100" w:afterAutospacing="1"/>
      <w:jc w:val="left"/>
    </w:pPr>
    <w:rPr>
      <w:kern w:val="0"/>
      <w:sz w:val="24"/>
    </w:rPr>
  </w:style>
  <w:style w:type="paragraph" w:customStyle="1" w:styleId="172">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qFormat/>
    <w:uiPriority w:val="0"/>
    <w:pPr>
      <w:adjustRightInd w:val="0"/>
      <w:jc w:val="center"/>
    </w:pPr>
    <w:rPr>
      <w:rFonts w:ascii="宋体"/>
      <w:sz w:val="24"/>
      <w:szCs w:val="20"/>
    </w:rPr>
  </w:style>
  <w:style w:type="character" w:customStyle="1" w:styleId="175">
    <w:name w:val="样式 小三 加粗"/>
    <w:qFormat/>
    <w:uiPriority w:val="0"/>
    <w:rPr>
      <w:rFonts w:eastAsia="宋体"/>
      <w:b/>
      <w:bCs/>
      <w:sz w:val="32"/>
    </w:rPr>
  </w:style>
  <w:style w:type="paragraph" w:customStyle="1" w:styleId="176">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qFormat/>
    <w:uiPriority w:val="0"/>
    <w:rPr>
      <w:rFonts w:ascii="Tahoma" w:hAnsi="Tahoma"/>
      <w:sz w:val="24"/>
      <w:szCs w:val="20"/>
    </w:rPr>
  </w:style>
  <w:style w:type="paragraph" w:customStyle="1" w:styleId="179">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qFormat/>
    <w:uiPriority w:val="0"/>
  </w:style>
  <w:style w:type="paragraph" w:customStyle="1" w:styleId="181">
    <w:name w:val="缩进正文"/>
    <w:basedOn w:val="1"/>
    <w:link w:val="182"/>
    <w:qFormat/>
    <w:uiPriority w:val="0"/>
    <w:pPr>
      <w:ind w:firstLine="560" w:firstLineChars="200"/>
    </w:pPr>
    <w:rPr>
      <w:rFonts w:eastAsia="仿宋_GB2312" w:cs="宋体"/>
      <w:sz w:val="28"/>
      <w:szCs w:val="20"/>
    </w:rPr>
  </w:style>
  <w:style w:type="character" w:customStyle="1" w:styleId="182">
    <w:name w:val="缩进正文 Char"/>
    <w:link w:val="181"/>
    <w:qFormat/>
    <w:uiPriority w:val="0"/>
    <w:rPr>
      <w:rFonts w:eastAsia="仿宋_GB2312" w:cs="宋体"/>
      <w:kern w:val="2"/>
      <w:sz w:val="28"/>
      <w:lang w:val="en-US" w:eastAsia="zh-CN" w:bidi="ar-SA"/>
    </w:rPr>
  </w:style>
  <w:style w:type="paragraph" w:customStyle="1" w:styleId="183">
    <w:name w:val="列出段落1"/>
    <w:basedOn w:val="1"/>
    <w:qFormat/>
    <w:uiPriority w:val="0"/>
    <w:pPr>
      <w:ind w:firstLine="420" w:firstLineChars="200"/>
    </w:pPr>
    <w:rPr>
      <w:rFonts w:ascii="Calibri" w:hAnsi="Calibri" w:cs="Calibri"/>
      <w:szCs w:val="21"/>
    </w:rPr>
  </w:style>
  <w:style w:type="character" w:customStyle="1" w:styleId="184">
    <w:name w:val="批注文字 Char"/>
    <w:basedOn w:val="46"/>
    <w:link w:val="16"/>
    <w:semiHidden/>
    <w:qFormat/>
    <w:uiPriority w:val="99"/>
    <w:rPr>
      <w:rFonts w:ascii="宋体"/>
      <w:sz w:val="34"/>
    </w:rPr>
  </w:style>
  <w:style w:type="character" w:customStyle="1" w:styleId="185">
    <w:name w:val="批注主题 Char"/>
    <w:basedOn w:val="184"/>
    <w:link w:val="41"/>
    <w:qFormat/>
    <w:uiPriority w:val="99"/>
    <w:rPr>
      <w:rFonts w:ascii="宋体"/>
      <w:sz w:val="34"/>
    </w:rPr>
  </w:style>
  <w:style w:type="paragraph" w:customStyle="1" w:styleId="186">
    <w:name w:val="评价"/>
    <w:basedOn w:val="1"/>
    <w:qFormat/>
    <w:uiPriority w:val="0"/>
    <w:pPr>
      <w:spacing w:afterLines="20"/>
      <w:ind w:firstLine="1446" w:firstLineChars="200"/>
    </w:pPr>
    <w:rPr>
      <w:rFonts w:ascii="Calibri" w:hAnsi="Calibri"/>
      <w:sz w:val="24"/>
    </w:rPr>
  </w:style>
  <w:style w:type="paragraph" w:customStyle="1" w:styleId="18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qFormat/>
    <w:uiPriority w:val="0"/>
    <w:rPr>
      <w:color w:val="4D90F0"/>
    </w:rPr>
  </w:style>
  <w:style w:type="paragraph" w:customStyle="1" w:styleId="189">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semiHidden/>
    <w:qFormat/>
    <w:uiPriority w:val="0"/>
    <w:rPr>
      <w:sz w:val="20"/>
    </w:rPr>
  </w:style>
  <w:style w:type="character" w:customStyle="1" w:styleId="191">
    <w:name w:val="文档结构图 Char"/>
    <w:semiHidden/>
    <w:qFormat/>
    <w:uiPriority w:val="0"/>
    <w:rPr>
      <w:sz w:val="20"/>
    </w:rPr>
  </w:style>
  <w:style w:type="character" w:customStyle="1" w:styleId="192">
    <w:name w:val="short_text"/>
    <w:basedOn w:val="46"/>
    <w:qFormat/>
    <w:uiPriority w:val="0"/>
    <w:rPr>
      <w:sz w:val="20"/>
    </w:rPr>
  </w:style>
  <w:style w:type="character" w:customStyle="1" w:styleId="193">
    <w:name w:val="标题 Char1"/>
    <w:qFormat/>
    <w:uiPriority w:val="0"/>
    <w:rPr>
      <w:b/>
      <w:sz w:val="20"/>
    </w:rPr>
  </w:style>
  <w:style w:type="character" w:customStyle="1" w:styleId="194">
    <w:name w:val="正文文本缩进 3 Char1"/>
    <w:semiHidden/>
    <w:qFormat/>
    <w:uiPriority w:val="0"/>
    <w:rPr>
      <w:sz w:val="20"/>
    </w:rPr>
  </w:style>
  <w:style w:type="character" w:customStyle="1" w:styleId="195">
    <w:name w:val="font21"/>
    <w:link w:val="1"/>
    <w:qFormat/>
    <w:uiPriority w:val="0"/>
    <w:rPr>
      <w:rFonts w:ascii="Times New Roman" w:hAnsi="Times New Roman" w:eastAsia="宋体" w:cs="Times New Roman"/>
      <w:kern w:val="2"/>
      <w:sz w:val="21"/>
      <w:szCs w:val="24"/>
      <w:lang w:val="en-US" w:eastAsia="zh-CN" w:bidi="ar-SA"/>
    </w:rPr>
  </w:style>
  <w:style w:type="character" w:customStyle="1" w:styleId="196">
    <w:name w:val="不明显强调1"/>
    <w:qFormat/>
    <w:uiPriority w:val="0"/>
    <w:rPr>
      <w:i/>
      <w:sz w:val="20"/>
    </w:rPr>
  </w:style>
  <w:style w:type="character" w:customStyle="1" w:styleId="197">
    <w:name w:val="font71"/>
    <w:qFormat/>
    <w:uiPriority w:val="0"/>
    <w:rPr>
      <w:sz w:val="20"/>
      <w:u w:val="none"/>
    </w:rPr>
  </w:style>
  <w:style w:type="character" w:customStyle="1" w:styleId="198">
    <w:name w:val="页眉 Char1"/>
    <w:semiHidden/>
    <w:qFormat/>
    <w:uiPriority w:val="0"/>
    <w:rPr>
      <w:sz w:val="20"/>
    </w:rPr>
  </w:style>
  <w:style w:type="character" w:customStyle="1" w:styleId="199">
    <w:name w:val="正文文本缩进 2 Char1"/>
    <w:semiHidden/>
    <w:qFormat/>
    <w:uiPriority w:val="0"/>
    <w:rPr>
      <w:sz w:val="20"/>
    </w:rPr>
  </w:style>
  <w:style w:type="character" w:customStyle="1" w:styleId="200">
    <w:name w:val="font61"/>
    <w:qFormat/>
    <w:uiPriority w:val="0"/>
    <w:rPr>
      <w:sz w:val="20"/>
      <w:u w:val="none"/>
    </w:rPr>
  </w:style>
  <w:style w:type="character" w:customStyle="1" w:styleId="201">
    <w:name w:val="纯文本 Char1"/>
    <w:semiHidden/>
    <w:qFormat/>
    <w:uiPriority w:val="0"/>
    <w:rPr>
      <w:sz w:val="20"/>
    </w:rPr>
  </w:style>
  <w:style w:type="character" w:customStyle="1" w:styleId="202">
    <w:name w:val="正文文本 3 Char1"/>
    <w:semiHidden/>
    <w:qFormat/>
    <w:uiPriority w:val="0"/>
    <w:rPr>
      <w:sz w:val="20"/>
    </w:rPr>
  </w:style>
  <w:style w:type="character" w:customStyle="1" w:styleId="203">
    <w:name w:val="正文文本缩进 Char1"/>
    <w:semiHidden/>
    <w:qFormat/>
    <w:uiPriority w:val="0"/>
    <w:rPr>
      <w:sz w:val="20"/>
    </w:rPr>
  </w:style>
  <w:style w:type="character" w:customStyle="1" w:styleId="204">
    <w:name w:val="明显参考1"/>
    <w:qFormat/>
    <w:uiPriority w:val="0"/>
    <w:rPr>
      <w:b/>
      <w:sz w:val="20"/>
    </w:rPr>
  </w:style>
  <w:style w:type="character" w:customStyle="1" w:styleId="205">
    <w:name w:val="apple-converted-space"/>
    <w:qFormat/>
    <w:uiPriority w:val="0"/>
    <w:rPr>
      <w:sz w:val="20"/>
    </w:rPr>
  </w:style>
  <w:style w:type="character" w:customStyle="1" w:styleId="206">
    <w:name w:val="书籍标题1"/>
    <w:qFormat/>
    <w:uiPriority w:val="0"/>
    <w:rPr>
      <w:b/>
      <w:i/>
      <w:sz w:val="20"/>
    </w:rPr>
  </w:style>
  <w:style w:type="character" w:customStyle="1" w:styleId="207">
    <w:name w:val="long_text"/>
    <w:qFormat/>
    <w:uiPriority w:val="0"/>
    <w:rPr>
      <w:sz w:val="20"/>
    </w:rPr>
  </w:style>
  <w:style w:type="character" w:customStyle="1" w:styleId="208">
    <w:name w:val="日期 Char1"/>
    <w:semiHidden/>
    <w:qFormat/>
    <w:uiPriority w:val="0"/>
    <w:rPr>
      <w:sz w:val="20"/>
    </w:rPr>
  </w:style>
  <w:style w:type="character" w:customStyle="1" w:styleId="209">
    <w:name w:val="批注文字 Char1"/>
    <w:semiHidden/>
    <w:qFormat/>
    <w:uiPriority w:val="0"/>
    <w:rPr>
      <w:sz w:val="20"/>
    </w:rPr>
  </w:style>
  <w:style w:type="character" w:customStyle="1" w:styleId="210">
    <w:name w:val="明显强调1"/>
    <w:qFormat/>
    <w:uiPriority w:val="0"/>
    <w:rPr>
      <w:i/>
      <w:sz w:val="20"/>
    </w:rPr>
  </w:style>
  <w:style w:type="character" w:customStyle="1" w:styleId="211">
    <w:name w:val="16"/>
    <w:qFormat/>
    <w:uiPriority w:val="0"/>
    <w:rPr>
      <w:b/>
      <w:color w:val="FF0356"/>
      <w:sz w:val="20"/>
    </w:rPr>
  </w:style>
  <w:style w:type="character" w:customStyle="1" w:styleId="212">
    <w:name w:val="批注主题 Char1"/>
    <w:semiHidden/>
    <w:qFormat/>
    <w:uiPriority w:val="0"/>
    <w:rPr>
      <w:b/>
      <w:sz w:val="20"/>
    </w:rPr>
  </w:style>
  <w:style w:type="character" w:customStyle="1" w:styleId="213">
    <w:name w:val="正文文本 2 Char1"/>
    <w:semiHidden/>
    <w:qFormat/>
    <w:uiPriority w:val="0"/>
    <w:rPr>
      <w:sz w:val="20"/>
    </w:rPr>
  </w:style>
  <w:style w:type="character" w:customStyle="1" w:styleId="214">
    <w:name w:val="font31"/>
    <w:qFormat/>
    <w:uiPriority w:val="0"/>
    <w:rPr>
      <w:color w:val="FF0000"/>
      <w:sz w:val="20"/>
      <w:u w:val="none"/>
      <w:vertAlign w:val="superscript"/>
    </w:rPr>
  </w:style>
  <w:style w:type="character" w:customStyle="1" w:styleId="215">
    <w:name w:val="不明显参考1"/>
    <w:qFormat/>
    <w:uiPriority w:val="0"/>
    <w:rPr>
      <w:sz w:val="20"/>
    </w:rPr>
  </w:style>
  <w:style w:type="character" w:customStyle="1" w:styleId="216">
    <w:name w:val="HTML 预设格式 Char1"/>
    <w:semiHidden/>
    <w:qFormat/>
    <w:uiPriority w:val="0"/>
    <w:rPr>
      <w:sz w:val="20"/>
    </w:rPr>
  </w:style>
  <w:style w:type="character" w:customStyle="1" w:styleId="217">
    <w:name w:val="font01"/>
    <w:basedOn w:val="46"/>
    <w:qFormat/>
    <w:uiPriority w:val="0"/>
    <w:rPr>
      <w:color w:val="FF0000"/>
      <w:sz w:val="20"/>
      <w:u w:val="none"/>
      <w:vertAlign w:val="superscript"/>
    </w:rPr>
  </w:style>
  <w:style w:type="character" w:customStyle="1" w:styleId="218">
    <w:name w:val="页脚 Char1"/>
    <w:semiHidden/>
    <w:qFormat/>
    <w:uiPriority w:val="0"/>
    <w:rPr>
      <w:sz w:val="20"/>
    </w:rPr>
  </w:style>
  <w:style w:type="character" w:customStyle="1" w:styleId="219">
    <w:name w:val="批注框文本 Char1"/>
    <w:semiHidden/>
    <w:qFormat/>
    <w:uiPriority w:val="0"/>
    <w:rPr>
      <w:sz w:val="20"/>
    </w:rPr>
  </w:style>
  <w:style w:type="paragraph" w:customStyle="1" w:styleId="220">
    <w:name w:val="列出段落2"/>
    <w:basedOn w:val="1"/>
    <w:next w:val="221"/>
    <w:qFormat/>
    <w:uiPriority w:val="0"/>
    <w:pPr>
      <w:ind w:firstLine="420"/>
    </w:pPr>
    <w:rPr>
      <w:rFonts w:hAnsi="Calibri"/>
      <w:kern w:val="0"/>
      <w:szCs w:val="20"/>
    </w:rPr>
  </w:style>
  <w:style w:type="paragraph" w:customStyle="1" w:styleId="221">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qFormat/>
    <w:uiPriority w:val="0"/>
    <w:pPr>
      <w:wordWrap w:val="0"/>
    </w:pPr>
    <w:rPr>
      <w:rFonts w:ascii="Calibri" w:hAnsi="Calibri" w:eastAsia="宋体" w:cs="Times New Roman"/>
      <w:sz w:val="32"/>
      <w:lang w:val="en-US" w:eastAsia="zh-CN" w:bidi="ar-SA"/>
    </w:rPr>
  </w:style>
  <w:style w:type="paragraph" w:customStyle="1" w:styleId="228">
    <w:name w:val="toc 15"/>
    <w:next w:val="1"/>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qFormat/>
    <w:uiPriority w:val="0"/>
    <w:pPr>
      <w:wordWrap w:val="0"/>
    </w:pPr>
    <w:rPr>
      <w:rFonts w:ascii="Calibri" w:hAnsi="Calibri" w:eastAsia="宋体" w:cs="Times New Roman"/>
      <w:sz w:val="32"/>
      <w:lang w:val="en-US" w:eastAsia="zh-CN" w:bidi="ar-SA"/>
    </w:rPr>
  </w:style>
  <w:style w:type="paragraph" w:customStyle="1" w:styleId="230">
    <w:name w:val="TOC Heading1"/>
    <w:next w:val="1"/>
    <w:qFormat/>
    <w:uiPriority w:val="0"/>
    <w:pPr>
      <w:wordWrap w:val="0"/>
    </w:pPr>
    <w:rPr>
      <w:rFonts w:ascii="Calibri" w:hAnsi="Calibri" w:eastAsia="宋体" w:cs="Times New Roman"/>
      <w:sz w:val="32"/>
      <w:lang w:val="en-US" w:eastAsia="zh-CN" w:bidi="ar-SA"/>
    </w:rPr>
  </w:style>
  <w:style w:type="paragraph" w:customStyle="1" w:styleId="231">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qFormat/>
    <w:uiPriority w:val="0"/>
    <w:pPr>
      <w:widowControl/>
      <w:spacing w:before="280" w:after="280"/>
    </w:pPr>
    <w:rPr>
      <w:rFonts w:ascii="Arial" w:hAnsi="Calibri"/>
      <w:kern w:val="0"/>
      <w:sz w:val="18"/>
      <w:szCs w:val="20"/>
    </w:rPr>
  </w:style>
  <w:style w:type="paragraph" w:customStyle="1" w:styleId="233">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qFormat/>
    <w:uiPriority w:val="0"/>
    <w:pPr>
      <w:wordWrap w:val="0"/>
    </w:pPr>
    <w:rPr>
      <w:rFonts w:ascii="Calibri" w:hAnsi="Calibri" w:eastAsia="宋体" w:cs="Times New Roman"/>
      <w:sz w:val="32"/>
      <w:lang w:val="en-US" w:eastAsia="zh-CN" w:bidi="ar-SA"/>
    </w:rPr>
  </w:style>
  <w:style w:type="paragraph" w:customStyle="1" w:styleId="236">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qFormat/>
    <w:uiPriority w:val="0"/>
    <w:pPr>
      <w:ind w:firstLine="420"/>
    </w:pPr>
    <w:rPr>
      <w:rFonts w:hAnsi="Calibri"/>
      <w:kern w:val="0"/>
      <w:szCs w:val="20"/>
    </w:rPr>
  </w:style>
  <w:style w:type="paragraph" w:customStyle="1" w:styleId="255">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qFormat/>
    <w:uiPriority w:val="0"/>
    <w:pPr>
      <w:wordWrap w:val="0"/>
    </w:pPr>
    <w:rPr>
      <w:rFonts w:ascii="Calibri" w:hAnsi="Calibri" w:eastAsia="宋体" w:cs="Times New Roman"/>
      <w:sz w:val="32"/>
      <w:lang w:val="en-US" w:eastAsia="zh-CN" w:bidi="ar-SA"/>
    </w:rPr>
  </w:style>
  <w:style w:type="paragraph" w:customStyle="1" w:styleId="259">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qFormat/>
    <w:uiPriority w:val="0"/>
    <w:pPr>
      <w:wordWrap w:val="0"/>
    </w:pPr>
    <w:rPr>
      <w:rFonts w:ascii="Calibri" w:hAnsi="Calibri" w:eastAsia="宋体" w:cs="Times New Roman"/>
      <w:sz w:val="32"/>
      <w:lang w:val="en-US" w:eastAsia="zh-CN" w:bidi="ar-SA"/>
    </w:rPr>
  </w:style>
  <w:style w:type="paragraph" w:customStyle="1" w:styleId="268">
    <w:name w:val="TOC Heading8"/>
    <w:next w:val="1"/>
    <w:qFormat/>
    <w:uiPriority w:val="0"/>
    <w:pPr>
      <w:wordWrap w:val="0"/>
    </w:pPr>
    <w:rPr>
      <w:rFonts w:ascii="Calibri" w:hAnsi="Calibri" w:eastAsia="宋体" w:cs="Times New Roman"/>
      <w:sz w:val="32"/>
      <w:lang w:val="en-US" w:eastAsia="zh-CN" w:bidi="ar-SA"/>
    </w:rPr>
  </w:style>
  <w:style w:type="paragraph" w:customStyle="1" w:styleId="269">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qFormat/>
    <w:uiPriority w:val="0"/>
    <w:pPr>
      <w:widowControl/>
      <w:spacing w:before="280" w:after="280"/>
    </w:pPr>
    <w:rPr>
      <w:rFonts w:ascii="Arial" w:hAnsi="Calibri"/>
      <w:kern w:val="0"/>
      <w:sz w:val="20"/>
      <w:szCs w:val="20"/>
    </w:rPr>
  </w:style>
  <w:style w:type="paragraph" w:customStyle="1" w:styleId="276">
    <w:name w:val="TOC Heading11"/>
    <w:next w:val="1"/>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qFormat/>
    <w:uiPriority w:val="0"/>
    <w:pPr>
      <w:wordWrap w:val="0"/>
    </w:pPr>
    <w:rPr>
      <w:rFonts w:ascii="Calibri" w:hAnsi="Calibri" w:eastAsia="宋体" w:cs="Times New Roman"/>
      <w:sz w:val="32"/>
      <w:lang w:val="en-US" w:eastAsia="zh-CN" w:bidi="ar-SA"/>
    </w:rPr>
  </w:style>
  <w:style w:type="paragraph" w:customStyle="1" w:styleId="284">
    <w:name w:val="TOC Heading5"/>
    <w:next w:val="1"/>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Char"/>
    <w:basedOn w:val="46"/>
    <w:link w:val="32"/>
    <w:qFormat/>
    <w:uiPriority w:val="0"/>
    <w:rPr>
      <w:rFonts w:ascii="Calibri" w:hAnsi="Calibri"/>
      <w:sz w:val="24"/>
    </w:rPr>
  </w:style>
  <w:style w:type="paragraph" w:customStyle="1" w:styleId="310">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qFormat/>
    <w:uiPriority w:val="0"/>
    <w:pPr>
      <w:ind w:firstLine="420"/>
    </w:pPr>
    <w:rPr>
      <w:rFonts w:hAnsi="Calibri"/>
      <w:kern w:val="0"/>
      <w:szCs w:val="20"/>
    </w:rPr>
  </w:style>
  <w:style w:type="paragraph" w:customStyle="1" w:styleId="314">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qFormat/>
    <w:uiPriority w:val="0"/>
    <w:pPr>
      <w:widowControl/>
      <w:spacing w:line="360" w:lineRule="auto"/>
      <w:ind w:firstLine="420"/>
    </w:pPr>
    <w:rPr>
      <w:rFonts w:hAnsi="Calibri" w:eastAsia="微软雅黑"/>
      <w:kern w:val="0"/>
      <w:sz w:val="24"/>
      <w:szCs w:val="20"/>
    </w:rPr>
  </w:style>
  <w:style w:type="paragraph" w:customStyle="1" w:styleId="353">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qFormat/>
    <w:uiPriority w:val="0"/>
    <w:pPr>
      <w:widowControl/>
      <w:spacing w:before="280" w:after="280"/>
    </w:pPr>
    <w:rPr>
      <w:rFonts w:ascii="PMingLiU" w:hAnsi="Calibri" w:eastAsia="PMingLiU"/>
      <w:kern w:val="0"/>
      <w:sz w:val="24"/>
      <w:szCs w:val="20"/>
    </w:rPr>
  </w:style>
  <w:style w:type="paragraph" w:customStyle="1" w:styleId="362">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qFormat/>
    <w:uiPriority w:val="0"/>
    <w:pPr>
      <w:wordWrap w:val="0"/>
    </w:pPr>
    <w:rPr>
      <w:rFonts w:ascii="Calibri" w:hAnsi="Calibri" w:eastAsia="宋体" w:cs="Times New Roman"/>
      <w:sz w:val="32"/>
      <w:lang w:val="en-US" w:eastAsia="zh-CN" w:bidi="ar-SA"/>
    </w:rPr>
  </w:style>
  <w:style w:type="paragraph" w:customStyle="1" w:styleId="365">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qFormat/>
    <w:uiPriority w:val="0"/>
    <w:pPr>
      <w:wordWrap w:val="0"/>
    </w:pPr>
    <w:rPr>
      <w:rFonts w:ascii="Calibri" w:hAnsi="Calibri" w:eastAsia="宋体" w:cs="Times New Roman"/>
      <w:sz w:val="32"/>
      <w:lang w:val="en-US" w:eastAsia="zh-CN" w:bidi="ar-SA"/>
    </w:rPr>
  </w:style>
  <w:style w:type="paragraph" w:customStyle="1" w:styleId="374">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qFormat/>
    <w:uiPriority w:val="0"/>
    <w:pPr>
      <w:wordWrap w:val="0"/>
    </w:pPr>
    <w:rPr>
      <w:rFonts w:ascii="Calibri" w:hAnsi="Calibri" w:eastAsia="宋体" w:cs="Times New Roman"/>
      <w:sz w:val="32"/>
      <w:lang w:val="en-US" w:eastAsia="zh-CN" w:bidi="ar-SA"/>
    </w:rPr>
  </w:style>
  <w:style w:type="paragraph" w:customStyle="1" w:styleId="399">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qFormat/>
    <w:uiPriority w:val="0"/>
    <w:rPr>
      <w:rFonts w:ascii="Arial" w:hAnsi="Calibri" w:eastAsia="Arial Unicode MS" w:cs="Times New Roman"/>
      <w:color w:val="000000"/>
      <w:sz w:val="21"/>
      <w:lang w:val="en-US" w:eastAsia="zh-CN" w:bidi="ar-SA"/>
    </w:rPr>
  </w:style>
  <w:style w:type="paragraph" w:customStyle="1" w:styleId="410">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qFormat/>
    <w:uiPriority w:val="0"/>
    <w:pPr>
      <w:widowControl/>
      <w:ind w:firstLine="420"/>
    </w:pPr>
    <w:rPr>
      <w:rFonts w:hAnsi="Calibri"/>
      <w:kern w:val="0"/>
      <w:szCs w:val="20"/>
    </w:rPr>
  </w:style>
  <w:style w:type="paragraph" w:customStyle="1" w:styleId="427">
    <w:name w:val="xl87"/>
    <w:basedOn w:val="1"/>
    <w:next w:val="428"/>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qFormat/>
    <w:uiPriority w:val="0"/>
    <w:pPr>
      <w:ind w:firstLine="420"/>
    </w:pPr>
    <w:rPr>
      <w:rFonts w:hAnsi="Calibri"/>
      <w:kern w:val="0"/>
      <w:szCs w:val="20"/>
    </w:rPr>
  </w:style>
  <w:style w:type="paragraph" w:customStyle="1" w:styleId="430">
    <w:name w:val="xl78"/>
    <w:basedOn w:val="1"/>
    <w:next w:val="401"/>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Char"/>
    <w:basedOn w:val="46"/>
    <w:link w:val="438"/>
    <w:qFormat/>
    <w:uiPriority w:val="0"/>
    <w:rPr>
      <w:rFonts w:ascii="Calibri" w:hAnsi="Calibri"/>
      <w:i/>
      <w:sz w:val="21"/>
    </w:rPr>
  </w:style>
  <w:style w:type="paragraph" w:customStyle="1" w:styleId="440">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qFormat/>
    <w:uiPriority w:val="0"/>
    <w:pPr>
      <w:widowControl/>
      <w:spacing w:before="280" w:after="280"/>
    </w:pPr>
    <w:rPr>
      <w:rFonts w:ascii="宋体" w:hAnsi="Calibri"/>
      <w:kern w:val="0"/>
      <w:sz w:val="20"/>
      <w:szCs w:val="20"/>
    </w:rPr>
  </w:style>
  <w:style w:type="paragraph" w:customStyle="1" w:styleId="456">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Char"/>
    <w:basedOn w:val="46"/>
    <w:link w:val="458"/>
    <w:qFormat/>
    <w:uiPriority w:val="0"/>
    <w:rPr>
      <w:rFonts w:ascii="Calibri" w:hAnsi="Calibri"/>
      <w:i/>
      <w:sz w:val="21"/>
    </w:rPr>
  </w:style>
  <w:style w:type="paragraph" w:customStyle="1" w:styleId="460">
    <w:name w:val="Char Char Char Char Char Char Char"/>
    <w:basedOn w:val="1"/>
    <w:next w:val="444"/>
    <w:qFormat/>
    <w:uiPriority w:val="0"/>
    <w:pPr>
      <w:widowControl/>
      <w:spacing w:after="160" w:line="240" w:lineRule="exact"/>
    </w:pPr>
    <w:rPr>
      <w:rFonts w:hAnsi="Calibri"/>
      <w:kern w:val="0"/>
      <w:szCs w:val="20"/>
    </w:rPr>
  </w:style>
  <w:style w:type="paragraph" w:customStyle="1" w:styleId="461">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qFormat/>
    <w:uiPriority w:val="0"/>
    <w:rPr>
      <w:rFonts w:eastAsia="宋体"/>
      <w:kern w:val="2"/>
      <w:sz w:val="21"/>
      <w:lang w:val="en-US" w:eastAsia="zh-CN" w:bidi="ar-SA"/>
    </w:rPr>
  </w:style>
  <w:style w:type="character" w:customStyle="1" w:styleId="470">
    <w:name w:val="fielderror"/>
    <w:basedOn w:val="46"/>
    <w:qFormat/>
    <w:uiPriority w:val="0"/>
    <w:rPr>
      <w:color w:val="800000"/>
    </w:rPr>
  </w:style>
  <w:style w:type="character" w:customStyle="1" w:styleId="471">
    <w:name w:val="hilite6"/>
    <w:basedOn w:val="46"/>
    <w:qFormat/>
    <w:uiPriority w:val="0"/>
    <w:rPr>
      <w:color w:val="000000"/>
    </w:rPr>
  </w:style>
  <w:style w:type="character" w:customStyle="1" w:styleId="472">
    <w:name w:val="active6"/>
    <w:basedOn w:val="46"/>
    <w:qFormat/>
    <w:uiPriority w:val="0"/>
    <w:rPr>
      <w:color w:val="FFFFFF"/>
    </w:rPr>
  </w:style>
  <w:style w:type="character" w:customStyle="1" w:styleId="473">
    <w:name w:val="inline-help"/>
    <w:basedOn w:val="46"/>
    <w:qFormat/>
    <w:uiPriority w:val="0"/>
  </w:style>
  <w:style w:type="character" w:customStyle="1" w:styleId="474">
    <w:name w:val="active"/>
    <w:basedOn w:val="46"/>
    <w:qFormat/>
    <w:uiPriority w:val="0"/>
    <w:rPr>
      <w:color w:val="FFFFFF"/>
    </w:rPr>
  </w:style>
  <w:style w:type="table" w:customStyle="1" w:styleId="475">
    <w:name w:val="网格型1"/>
    <w:basedOn w:val="43"/>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6">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477">
    <w:name w:val="Table Paragraph"/>
    <w:basedOn w:val="1"/>
    <w:qFormat/>
    <w:uiPriority w:val="0"/>
    <w:rPr>
      <w:rFonts w:ascii="宋体" w:hAnsi="宋体" w:eastAsia="宋体"/>
      <w:lang w:val="zh-CN" w:eastAsia="zh-CN" w:bidi="zh-CN"/>
    </w:rPr>
  </w:style>
  <w:style w:type="paragraph" w:customStyle="1" w:styleId="478">
    <w:name w:val="正文文本1"/>
    <w:basedOn w:val="1"/>
    <w:qFormat/>
    <w:uiPriority w:val="0"/>
    <w:pPr>
      <w:spacing w:line="360" w:lineRule="auto"/>
    </w:pPr>
    <w:rPr>
      <w:b/>
      <w:bCs/>
      <w:sz w:val="24"/>
    </w:rPr>
  </w:style>
  <w:style w:type="paragraph" w:customStyle="1" w:styleId="479">
    <w:name w:val="正文文本 21"/>
    <w:basedOn w:val="1"/>
    <w:qFormat/>
    <w:uiPriority w:val="0"/>
    <w:pPr>
      <w:spacing w:line="360" w:lineRule="auto"/>
    </w:pPr>
    <w:rPr>
      <w:sz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0.png"/><Relationship Id="rId98" Type="http://schemas.openxmlformats.org/officeDocument/2006/relationships/image" Target="media/image89.png"/><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2.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microsoft.com/office/2011/relationships/commentsExtended" Target="commentsExtended.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comments" Target="comment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2" Type="http://schemas.microsoft.com/office/2011/relationships/people" Target="people.xml"/><Relationship Id="rId151" Type="http://schemas.openxmlformats.org/officeDocument/2006/relationships/fontTable" Target="fontTable.xml"/><Relationship Id="rId150" Type="http://schemas.openxmlformats.org/officeDocument/2006/relationships/customXml" Target="../customXml/item1.xml"/><Relationship Id="rId15" Type="http://schemas.openxmlformats.org/officeDocument/2006/relationships/image" Target="media/image6.png"/><Relationship Id="rId149" Type="http://schemas.openxmlformats.org/officeDocument/2006/relationships/numbering" Target="numbering.xml"/><Relationship Id="rId148" Type="http://schemas.openxmlformats.org/officeDocument/2006/relationships/image" Target="media/image139.png"/><Relationship Id="rId147" Type="http://schemas.openxmlformats.org/officeDocument/2006/relationships/image" Target="media/image138.png"/><Relationship Id="rId146" Type="http://schemas.openxmlformats.org/officeDocument/2006/relationships/image" Target="media/image137.png"/><Relationship Id="rId145" Type="http://schemas.openxmlformats.org/officeDocument/2006/relationships/image" Target="media/image136.png"/><Relationship Id="rId144" Type="http://schemas.openxmlformats.org/officeDocument/2006/relationships/image" Target="media/image135.png"/><Relationship Id="rId143" Type="http://schemas.openxmlformats.org/officeDocument/2006/relationships/image" Target="media/image134.png"/><Relationship Id="rId142" Type="http://schemas.openxmlformats.org/officeDocument/2006/relationships/image" Target="media/image133.png"/><Relationship Id="rId141" Type="http://schemas.openxmlformats.org/officeDocument/2006/relationships/image" Target="media/image132.png"/><Relationship Id="rId140" Type="http://schemas.openxmlformats.org/officeDocument/2006/relationships/image" Target="media/image131.png"/><Relationship Id="rId14" Type="http://schemas.openxmlformats.org/officeDocument/2006/relationships/image" Target="media/image5.png"/><Relationship Id="rId139" Type="http://schemas.openxmlformats.org/officeDocument/2006/relationships/image" Target="media/image130.png"/><Relationship Id="rId138" Type="http://schemas.openxmlformats.org/officeDocument/2006/relationships/image" Target="media/image129.png"/><Relationship Id="rId137" Type="http://schemas.openxmlformats.org/officeDocument/2006/relationships/image" Target="media/image128.png"/><Relationship Id="rId136" Type="http://schemas.openxmlformats.org/officeDocument/2006/relationships/image" Target="media/image127.png"/><Relationship Id="rId135" Type="http://schemas.openxmlformats.org/officeDocument/2006/relationships/image" Target="media/image126.png"/><Relationship Id="rId134" Type="http://schemas.openxmlformats.org/officeDocument/2006/relationships/image" Target="media/image125.png"/><Relationship Id="rId133" Type="http://schemas.openxmlformats.org/officeDocument/2006/relationships/image" Target="media/image124.png"/><Relationship Id="rId132" Type="http://schemas.openxmlformats.org/officeDocument/2006/relationships/image" Target="media/image123.png"/><Relationship Id="rId131" Type="http://schemas.openxmlformats.org/officeDocument/2006/relationships/image" Target="media/image122.png"/><Relationship Id="rId130" Type="http://schemas.openxmlformats.org/officeDocument/2006/relationships/image" Target="media/image121.png"/><Relationship Id="rId13" Type="http://schemas.openxmlformats.org/officeDocument/2006/relationships/image" Target="media/image4.png"/><Relationship Id="rId129" Type="http://schemas.openxmlformats.org/officeDocument/2006/relationships/image" Target="media/image120.png"/><Relationship Id="rId128" Type="http://schemas.openxmlformats.org/officeDocument/2006/relationships/image" Target="media/image119.png"/><Relationship Id="rId127" Type="http://schemas.openxmlformats.org/officeDocument/2006/relationships/image" Target="media/image118.png"/><Relationship Id="rId126" Type="http://schemas.openxmlformats.org/officeDocument/2006/relationships/image" Target="media/image117.png"/><Relationship Id="rId125" Type="http://schemas.openxmlformats.org/officeDocument/2006/relationships/image" Target="media/image116.png"/><Relationship Id="rId124" Type="http://schemas.openxmlformats.org/officeDocument/2006/relationships/image" Target="media/image115.png"/><Relationship Id="rId123" Type="http://schemas.openxmlformats.org/officeDocument/2006/relationships/image" Target="media/image114.png"/><Relationship Id="rId122" Type="http://schemas.openxmlformats.org/officeDocument/2006/relationships/image" Target="media/image113.png"/><Relationship Id="rId121" Type="http://schemas.openxmlformats.org/officeDocument/2006/relationships/image" Target="media/image112.png"/><Relationship Id="rId120" Type="http://schemas.openxmlformats.org/officeDocument/2006/relationships/image" Target="media/image111.png"/><Relationship Id="rId12" Type="http://schemas.openxmlformats.org/officeDocument/2006/relationships/image" Target="media/image3.png"/><Relationship Id="rId119" Type="http://schemas.openxmlformats.org/officeDocument/2006/relationships/image" Target="media/image110.png"/><Relationship Id="rId118" Type="http://schemas.openxmlformats.org/officeDocument/2006/relationships/image" Target="media/image109.png"/><Relationship Id="rId117" Type="http://schemas.openxmlformats.org/officeDocument/2006/relationships/image" Target="media/image108.png"/><Relationship Id="rId116" Type="http://schemas.openxmlformats.org/officeDocument/2006/relationships/image" Target="media/image107.png"/><Relationship Id="rId115" Type="http://schemas.openxmlformats.org/officeDocument/2006/relationships/image" Target="media/image106.png"/><Relationship Id="rId114" Type="http://schemas.openxmlformats.org/officeDocument/2006/relationships/image" Target="media/image105.png"/><Relationship Id="rId113" Type="http://schemas.openxmlformats.org/officeDocument/2006/relationships/image" Target="media/image104.png"/><Relationship Id="rId112" Type="http://schemas.openxmlformats.org/officeDocument/2006/relationships/image" Target="media/image103.png"/><Relationship Id="rId111" Type="http://schemas.openxmlformats.org/officeDocument/2006/relationships/image" Target="media/image102.png"/><Relationship Id="rId110" Type="http://schemas.openxmlformats.org/officeDocument/2006/relationships/image" Target="media/image101.png"/><Relationship Id="rId11" Type="http://schemas.openxmlformats.org/officeDocument/2006/relationships/image" Target="media/image2.png"/><Relationship Id="rId109" Type="http://schemas.openxmlformats.org/officeDocument/2006/relationships/image" Target="media/image100.png"/><Relationship Id="rId108" Type="http://schemas.openxmlformats.org/officeDocument/2006/relationships/image" Target="media/image99.png"/><Relationship Id="rId107" Type="http://schemas.openxmlformats.org/officeDocument/2006/relationships/image" Target="media/image98.png"/><Relationship Id="rId106" Type="http://schemas.openxmlformats.org/officeDocument/2006/relationships/image" Target="media/image97.png"/><Relationship Id="rId105" Type="http://schemas.openxmlformats.org/officeDocument/2006/relationships/image" Target="media/image96.png"/><Relationship Id="rId104" Type="http://schemas.openxmlformats.org/officeDocument/2006/relationships/image" Target="media/image95.png"/><Relationship Id="rId103" Type="http://schemas.openxmlformats.org/officeDocument/2006/relationships/image" Target="media/image94.png"/><Relationship Id="rId102" Type="http://schemas.openxmlformats.org/officeDocument/2006/relationships/image" Target="media/image93.png"/><Relationship Id="rId101" Type="http://schemas.openxmlformats.org/officeDocument/2006/relationships/image" Target="media/image92.png"/><Relationship Id="rId100" Type="http://schemas.openxmlformats.org/officeDocument/2006/relationships/image" Target="media/image91.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116</Pages>
  <Words>114605</Words>
  <Characters>125793</Characters>
  <Lines>368</Lines>
  <Paragraphs>103</Paragraphs>
  <TotalTime>0</TotalTime>
  <ScaleCrop>false</ScaleCrop>
  <LinksUpToDate>false</LinksUpToDate>
  <CharactersWithSpaces>131004</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政府采购业务部</cp:lastModifiedBy>
  <cp:lastPrinted>2021-05-16T11:04:00Z</cp:lastPrinted>
  <dcterms:modified xsi:type="dcterms:W3CDTF">2025-05-29T10:13:16Z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BE6D197D469046A6AB4337E16D912694_13</vt:lpwstr>
  </property>
</Properties>
</file>