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0"/>
        <w:rPr>
          <w:rFonts w:hint="eastAsia" w:ascii="宋体" w:hAnsi="宋体" w:eastAsia="宋体" w:cs="宋体"/>
          <w:b/>
          <w:bCs/>
          <w:sz w:val="40"/>
          <w:szCs w:val="40"/>
          <w:highlight w:val="none"/>
        </w:rPr>
      </w:pPr>
      <w:bookmarkStart w:id="0" w:name="_Hlk71456902"/>
      <w:r>
        <w:rPr>
          <w:rFonts w:hint="eastAsia" w:ascii="宋体" w:hAnsi="宋体" w:eastAsia="宋体" w:cs="宋体"/>
          <w:b/>
          <w:bCs/>
          <w:sz w:val="40"/>
          <w:szCs w:val="40"/>
          <w:highlight w:val="none"/>
        </w:rPr>
        <w:t>深圳市致理中学本地智能云部署采购项目</w:t>
      </w:r>
    </w:p>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r>
        <w:rPr>
          <w:rFonts w:hint="eastAsia" w:ascii="宋体" w:hAnsi="宋体" w:eastAsia="宋体" w:cs="宋体"/>
          <w:sz w:val="40"/>
          <w:szCs w:val="40"/>
          <w:highlight w:val="none"/>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项目编号：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项目名称：</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sz w:val="30"/>
                <w:szCs w:val="30"/>
                <w:highlight w:val="none"/>
              </w:rPr>
              <w:t>深圳市致理中学本地智能云部署采购项目</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包 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A</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货物类</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采购方式：</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公开招标</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货币类型：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人民币</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评标方法：</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综合评分法（新价格分算法）</w:t>
            </w:r>
          </w:p>
        </w:tc>
      </w:tr>
      <w:bookmarkEnd w:id="0"/>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color w:val="FF0000"/>
                <w:kern w:val="0"/>
                <w:szCs w:val="21"/>
                <w:highlight w:val="none"/>
              </w:rPr>
              <w:t>本项目</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联合体投标，</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r>
              <w:rPr>
                <w:rFonts w:hint="eastAsia" w:ascii="宋体" w:hAnsi="宋体" w:cs="宋体"/>
                <w:kern w:val="0"/>
                <w:szCs w:val="21"/>
                <w:highlight w:val="none"/>
                <w:lang w:eastAsia="zh-CN"/>
              </w:rPr>
              <w:t>。</w:t>
            </w:r>
          </w:p>
        </w:tc>
      </w:tr>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将一个包或一个标段的内容拆开投标；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对同一项目投标时，提供两套</w:t>
            </w:r>
            <w:r>
              <w:rPr>
                <w:rFonts w:hint="eastAsia" w:ascii="宋体" w:hAnsi="宋体" w:eastAsia="宋体" w:cs="宋体"/>
                <w:highlight w:val="none"/>
                <w:lang w:eastAsia="zh-CN"/>
              </w:rPr>
              <w:t>（或</w:t>
            </w:r>
            <w:r>
              <w:rPr>
                <w:rFonts w:hint="eastAsia" w:ascii="宋体" w:hAnsi="宋体" w:eastAsia="宋体" w:cs="宋体"/>
                <w:highlight w:val="none"/>
              </w:rPr>
              <w:t>以上</w:t>
            </w:r>
            <w:r>
              <w:rPr>
                <w:rFonts w:hint="eastAsia" w:ascii="宋体" w:hAnsi="宋体" w:eastAsia="宋体" w:cs="宋体"/>
                <w:highlight w:val="none"/>
                <w:lang w:eastAsia="zh-CN"/>
              </w:rPr>
              <w:t>）</w:t>
            </w:r>
            <w:r>
              <w:rPr>
                <w:rFonts w:hint="eastAsia" w:ascii="宋体" w:hAnsi="宋体" w:eastAsia="宋体" w:cs="宋体"/>
                <w:highlight w:val="none"/>
              </w:rPr>
              <w:t>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分项报价或投标总价高于</w:t>
            </w:r>
            <w:bookmarkStart w:id="1" w:name="_Hlk71832186"/>
            <w:r>
              <w:rPr>
                <w:rFonts w:hint="eastAsia" w:ascii="宋体" w:hAnsi="宋体" w:eastAsia="宋体" w:cs="宋体"/>
                <w:highlight w:val="none"/>
              </w:rPr>
              <w:t>相应财政预算金额（或设定的财政预算金额下的最高限价）</w:t>
            </w:r>
            <w:bookmarkEnd w:id="1"/>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所投货物、服务在技术、商务等方面没有实质性满足招标文件要求的（是否实质性满足招标文件要求，由评审委员会根据《实质性条款响应情况表》做出评判）；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投标报价有缺漏项目,或者对招标文件规定的项目需求内容或者需求数量进行修改</w:t>
            </w:r>
            <w:r>
              <w:rPr>
                <w:rFonts w:hint="eastAsia" w:ascii="宋体" w:hAnsi="宋体" w:eastAsia="宋体" w:cs="宋体"/>
                <w:szCs w:val="21"/>
                <w:highlight w:val="none"/>
              </w:rPr>
              <w:t>，评审委员会判定投标响应不满足采购需求</w:t>
            </w:r>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lang w:eastAsia="zh-CN"/>
              </w:rPr>
            </w:pPr>
            <w:r>
              <w:rPr>
                <w:rFonts w:hint="eastAsia" w:ascii="宋体" w:hAnsi="宋体" w:eastAsia="宋体" w:cs="宋体"/>
                <w:highlight w:val="none"/>
              </w:rPr>
              <w:t>投标文件电子文档带病毒，或存在通用条款32.4.11情形的</w:t>
            </w:r>
            <w:r>
              <w:rPr>
                <w:rFonts w:hint="eastAsia" w:ascii="宋体" w:hAnsi="宋体" w:cs="宋体"/>
                <w:highlight w:val="none"/>
                <w:lang w:val="en-US"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投标文件用不属于本公司的电子密钥进行加密的；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误选了非本项目的最新加密规则文件，导致投标文件不能在开标时解密；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法律、法规、规章、规范性文件规定的其他情形。</w:t>
            </w:r>
          </w:p>
        </w:tc>
      </w:tr>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r>
        <w:rPr>
          <w:rFonts w:hint="eastAsia" w:ascii="宋体" w:hAnsi="宋体" w:eastAsia="宋体" w:cs="宋体"/>
          <w:sz w:val="40"/>
          <w:szCs w:val="40"/>
          <w:highlight w:val="none"/>
        </w:rPr>
        <w:t>评标信息</w:t>
      </w:r>
    </w:p>
    <w:tbl>
      <w:tblPr>
        <w:tblStyle w:val="43"/>
        <w:tblW w:w="9078"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8873"/>
        <w:gridCol w:w="20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887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4"/>
                <w:highlight w:val="none"/>
              </w:rPr>
            </w:pPr>
            <w:r>
              <w:rPr>
                <w:rFonts w:hint="eastAsia" w:ascii="宋体" w:hAnsi="宋体" w:eastAsia="宋体" w:cs="宋体"/>
                <w:b/>
                <w:bCs/>
                <w:highlight w:val="none"/>
              </w:rPr>
              <w:t>评标方法：综合评分法（新价格分算法）</w:t>
            </w:r>
          </w:p>
        </w:tc>
        <w:tc>
          <w:tcPr>
            <w:tcW w:w="205" w:type="dxa"/>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b/>
                <w:bCs/>
                <w:sz w:val="24"/>
                <w:highlight w:val="none"/>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gridSpan w:val="2"/>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综合评分法，是指投标文件满足招标文件全部实质性要求，且按照评审因素的量化指标评审得分最高的投标人为中标候选人的评标方法。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价格分计算方法：</w:t>
            </w:r>
          </w:p>
          <w:p>
            <w:pPr>
              <w:pStyle w:val="38"/>
              <w:pageBreakBefore w:val="0"/>
              <w:widowControl/>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kern w:val="2"/>
                <w:sz w:val="21"/>
                <w:szCs w:val="21"/>
                <w:highlight w:val="none"/>
              </w:rPr>
              <w:t xml:space="preserve">采用低价优先法计算，即满足招标文件要求且投标价格最低的投标报价为评标基准价，其价格分为满分。其他投标人的价格分统一按照下列公式计算：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投标报价得分=(评标基准价／投标报价)×100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评标总得分＝F1×A1＋F2×A2＋……＋Fn×An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F1、F2……Fn分别为各项评审因素的得分；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A1、A2、……An 分别为各项评审因素所占的权重(A1＋A2＋……＋An＝1)。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评标过程中，不得去掉报价中的最高报价和最低报价。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此方法适用于货物类、服务类、工程类项目。</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vanish/>
          <w:sz w:val="24"/>
          <w:highlight w:val="none"/>
        </w:rPr>
      </w:pP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1"/>
        <w:gridCol w:w="681"/>
        <w:gridCol w:w="2837"/>
        <w:gridCol w:w="681"/>
        <w:gridCol w:w="419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sz w:val="21"/>
                <w:szCs w:val="21"/>
                <w:highlight w:val="none"/>
              </w:rPr>
            </w:pPr>
            <w:bookmarkStart w:id="2" w:name="_Hlk72360569"/>
            <w:r>
              <w:rPr>
                <w:rFonts w:hint="eastAsia" w:ascii="宋体" w:hAnsi="宋体" w:eastAsia="宋体" w:cs="宋体"/>
                <w:b/>
                <w:bCs/>
                <w:kern w:val="0"/>
                <w:sz w:val="21"/>
                <w:szCs w:val="21"/>
                <w:highlight w:val="none"/>
                <w:lang w:bidi="ar"/>
              </w:rPr>
              <w:t>序号</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sz w:val="21"/>
                <w:szCs w:val="21"/>
                <w:highlight w:val="none"/>
              </w:rPr>
            </w:pPr>
            <w:r>
              <w:rPr>
                <w:rFonts w:hint="eastAsia" w:ascii="宋体" w:hAnsi="宋体" w:eastAsia="宋体" w:cs="宋体"/>
                <w:b/>
                <w:bCs/>
                <w:kern w:val="0"/>
                <w:sz w:val="21"/>
                <w:szCs w:val="21"/>
                <w:highlight w:val="none"/>
                <w:lang w:bidi="ar"/>
              </w:rPr>
              <w:t>评分项</w:t>
            </w:r>
          </w:p>
        </w:tc>
        <w:tc>
          <w:tcPr>
            <w:tcW w:w="4198" w:type="dxa"/>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sz w:val="21"/>
                <w:szCs w:val="21"/>
                <w:highlight w:val="none"/>
              </w:rPr>
            </w:pPr>
            <w:r>
              <w:rPr>
                <w:rFonts w:hint="eastAsia" w:ascii="宋体" w:hAnsi="宋体" w:eastAsia="宋体" w:cs="宋体"/>
                <w:b/>
                <w:bCs/>
                <w:kern w:val="0"/>
                <w:sz w:val="21"/>
                <w:szCs w:val="21"/>
                <w:highlight w:val="none"/>
                <w:lang w:bidi="ar"/>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1</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价格</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rPr>
                <w:rFonts w:hint="eastAsia" w:ascii="宋体" w:hAnsi="宋体" w:eastAsia="宋体" w:cs="宋体"/>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2</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技术部分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50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rPr>
                <w:rFonts w:hint="eastAsia" w:ascii="宋体" w:hAnsi="宋体" w:eastAsia="宋体" w:cs="宋体"/>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textAlignment w:val="top"/>
              <w:rPr>
                <w:rFonts w:hint="eastAsia" w:ascii="宋体" w:hAnsi="宋体" w:eastAsia="宋体" w:cs="宋体"/>
                <w:b w:val="0"/>
                <w:bCs w:val="0"/>
                <w:sz w:val="21"/>
                <w:szCs w:val="21"/>
                <w:highlight w:val="none"/>
              </w:rPr>
            </w:pPr>
            <w:r>
              <w:rPr>
                <w:rFonts w:hint="eastAsia" w:ascii="宋体" w:hAnsi="宋体" w:eastAsia="宋体" w:cs="宋体"/>
                <w:b w:val="0"/>
                <w:bCs w:val="0"/>
                <w:kern w:val="0"/>
                <w:sz w:val="21"/>
                <w:szCs w:val="21"/>
                <w:highlight w:val="none"/>
                <w:lang w:bidi="ar"/>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color w:val="000000" w:themeColor="text1"/>
                <w:sz w:val="21"/>
                <w:szCs w:val="21"/>
                <w14:textFill>
                  <w14:solidFill>
                    <w14:schemeClr w14:val="tx1"/>
                  </w14:solidFill>
                </w14:textFill>
              </w:rPr>
              <w:t>重要技术指标符合程度评价</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20</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wordWrap w:val="0"/>
              <w:overflowPunct/>
              <w:topLinePunct w:val="0"/>
              <w:bidi w:val="0"/>
              <w:snapToGrid/>
              <w:spacing w:line="360" w:lineRule="auto"/>
              <w:rPr>
                <w:rFonts w:hint="eastAsia" w:ascii="宋体" w:hAnsi="宋体" w:eastAsia="宋体" w:cs="宋体"/>
                <w:b w:val="0"/>
                <w:bCs w:val="0"/>
                <w:sz w:val="21"/>
                <w:szCs w:val="21"/>
                <w:highlight w:val="none"/>
              </w:rPr>
            </w:pPr>
            <w:r>
              <w:rPr>
                <w:rFonts w:hint="eastAsia" w:ascii="宋体" w:hAnsi="宋体" w:eastAsia="宋体" w:cs="宋体"/>
                <w:b w:val="0"/>
                <w:bCs w:val="0"/>
                <w:color w:val="000000" w:themeColor="text1"/>
                <w:sz w:val="21"/>
                <w:szCs w:val="21"/>
                <w14:textFill>
                  <w14:solidFill>
                    <w14:schemeClr w14:val="tx1"/>
                  </w14:solidFill>
                </w14:textFill>
              </w:rPr>
              <w:t>根据项目需求中产品重要技术指标（“▲”号参数）的满足程度进行评价，评审委员会以投标文件《技术要求偏离表》响应情况进行打分：每有一项负偏离的扣</w:t>
            </w:r>
            <w:r>
              <w:rPr>
                <w:rFonts w:hint="eastAsia" w:ascii="宋体" w:hAnsi="宋体" w:eastAsia="宋体" w:cs="宋体"/>
                <w:b w:val="0"/>
                <w:bCs w:val="0"/>
                <w:color w:val="000000" w:themeColor="text1"/>
                <w:sz w:val="21"/>
                <w:szCs w:val="21"/>
                <w:lang w:val="en-US" w:eastAsia="zh-CN"/>
                <w14:textFill>
                  <w14:solidFill>
                    <w14:schemeClr w14:val="tx1"/>
                  </w14:solidFill>
                </w14:textFill>
              </w:rPr>
              <w:t>20</w:t>
            </w:r>
            <w:r>
              <w:rPr>
                <w:rFonts w:hint="eastAsia" w:ascii="宋体" w:hAnsi="宋体" w:eastAsia="宋体" w:cs="宋体"/>
                <w:b w:val="0"/>
                <w:bCs w:val="0"/>
                <w:color w:val="000000" w:themeColor="text1"/>
                <w:sz w:val="21"/>
                <w:szCs w:val="21"/>
                <w14:textFill>
                  <w14:solidFill>
                    <w14:schemeClr w14:val="tx1"/>
                  </w14:solidFill>
                </w14:textFill>
              </w:rPr>
              <w:t>分，扣完为止。本项最高100分，最低得0分。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textAlignment w:val="top"/>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 w:val="21"/>
                <w:szCs w:val="21"/>
                <w:highlight w:val="none"/>
                <w:lang w:val="en-US" w:eastAsia="zh-CN" w:bidi="ar"/>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color w:val="000000" w:themeColor="text1"/>
                <w:sz w:val="21"/>
                <w:szCs w:val="21"/>
                <w14:textFill>
                  <w14:solidFill>
                    <w14:schemeClr w14:val="tx1"/>
                  </w14:solidFill>
                </w14:textFill>
              </w:rPr>
              <w:t>产品技术指标符合程度评价</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bidi w:val="0"/>
              <w:snapToGrid/>
              <w:spacing w:line="36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25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wordWrap w:val="0"/>
              <w:overflowPunct/>
              <w:topLinePunct w:val="0"/>
              <w:bidi w:val="0"/>
              <w:snapToGrid/>
              <w:spacing w:line="360" w:lineRule="auto"/>
              <w:rPr>
                <w:rFonts w:hint="eastAsia" w:ascii="宋体" w:hAnsi="宋体" w:eastAsia="宋体" w:cs="宋体"/>
                <w:b w:val="0"/>
                <w:bCs w:val="0"/>
                <w:sz w:val="21"/>
                <w:szCs w:val="21"/>
                <w:highlight w:val="none"/>
              </w:rPr>
            </w:pPr>
            <w:r>
              <w:rPr>
                <w:rFonts w:hint="eastAsia" w:ascii="宋体" w:hAnsi="宋体" w:eastAsia="宋体" w:cs="宋体"/>
                <w:b w:val="0"/>
                <w:bCs w:val="0"/>
                <w:color w:val="000000" w:themeColor="text1"/>
                <w:sz w:val="21"/>
                <w:szCs w:val="21"/>
                <w14:textFill>
                  <w14:solidFill>
                    <w14:schemeClr w14:val="tx1"/>
                  </w14:solidFill>
                </w14:textFill>
              </w:rPr>
              <w:t>根据项目需求中产品技术指标（</w:t>
            </w:r>
            <w:r>
              <w:rPr>
                <w:rFonts w:hint="eastAsia" w:ascii="宋体" w:hAnsi="宋体" w:eastAsia="宋体" w:cs="宋体"/>
                <w:b w:val="0"/>
                <w:bCs w:val="0"/>
                <w:color w:val="000000" w:themeColor="text1"/>
                <w:sz w:val="21"/>
                <w:szCs w:val="21"/>
                <w:lang w:val="en-US" w:eastAsia="zh-CN"/>
                <w14:textFill>
                  <w14:solidFill>
                    <w14:schemeClr w14:val="tx1"/>
                  </w14:solidFill>
                </w14:textFill>
              </w:rPr>
              <w:t>非“★”号及</w:t>
            </w:r>
            <w:r>
              <w:rPr>
                <w:rFonts w:hint="eastAsia" w:ascii="宋体" w:hAnsi="宋体" w:eastAsia="宋体" w:cs="宋体"/>
                <w:b w:val="0"/>
                <w:bCs w:val="0"/>
                <w:color w:val="000000" w:themeColor="text1"/>
                <w:sz w:val="21"/>
                <w:szCs w:val="21"/>
                <w14:textFill>
                  <w14:solidFill>
                    <w14:schemeClr w14:val="tx1"/>
                  </w14:solidFill>
                </w14:textFill>
              </w:rPr>
              <w:t>非“▲”号参数）的满足程度进行评价，评审委员会以投标文件《技术要求偏离表》响应情况进行打分：每有一项负偏离的扣</w:t>
            </w:r>
            <w:r>
              <w:rPr>
                <w:rFonts w:hint="eastAsia" w:ascii="宋体" w:hAnsi="宋体" w:eastAsia="宋体" w:cs="宋体"/>
                <w:b w:val="0"/>
                <w:bCs w:val="0"/>
                <w:color w:val="000000" w:themeColor="text1"/>
                <w:sz w:val="21"/>
                <w:szCs w:val="21"/>
                <w:lang w:val="en-US" w:eastAsia="zh-CN"/>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分，扣完为止。本项最高100分，最低得0分。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textAlignment w:val="top"/>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 w:val="21"/>
                <w:szCs w:val="21"/>
                <w:highlight w:val="none"/>
                <w:lang w:val="en-US" w:eastAsia="zh-CN" w:bidi="ar"/>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color w:val="000000" w:themeColor="text1"/>
                <w:sz w:val="21"/>
                <w:szCs w:val="21"/>
                <w14:textFill>
                  <w14:solidFill>
                    <w14:schemeClr w14:val="tx1"/>
                  </w14:solidFill>
                </w14:textFill>
              </w:rPr>
              <w:t>售后服务方案</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b w:val="0"/>
                <w:bCs w:val="0"/>
                <w:sz w:val="21"/>
                <w:szCs w:val="21"/>
                <w:highlight w:val="none"/>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针对投标人提供的项目实施组织方案进行评价：</w:t>
            </w:r>
          </w:p>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（1）项目进度计划安排；</w:t>
            </w:r>
          </w:p>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（2）施工组织计划；</w:t>
            </w:r>
          </w:p>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（3）验收组织计划；</w:t>
            </w:r>
          </w:p>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（4）产品培训方案；</w:t>
            </w:r>
          </w:p>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（5）售后服务方案。</w:t>
            </w:r>
          </w:p>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优良中差评分标准： </w:t>
            </w:r>
          </w:p>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commentRangeStart w:id="0"/>
            <w:r>
              <w:rPr>
                <w:rFonts w:hint="eastAsia" w:ascii="宋体" w:hAnsi="宋体" w:eastAsia="宋体" w:cs="宋体"/>
                <w:b w:val="0"/>
                <w:bCs w:val="0"/>
                <w:sz w:val="21"/>
                <w:szCs w:val="21"/>
              </w:rPr>
              <w:t>满足上述全部内容的得50</w:t>
            </w:r>
            <w:del w:id="0" w:author="Administrator" w:date="2023-06-26T12:12:01Z">
              <w:r>
                <w:rPr>
                  <w:rFonts w:hint="eastAsia" w:ascii="宋体" w:hAnsi="宋体" w:eastAsia="宋体" w:cs="宋体"/>
                  <w:b w:val="0"/>
                  <w:bCs w:val="0"/>
                  <w:sz w:val="21"/>
                  <w:szCs w:val="21"/>
                </w:rPr>
                <w:delText>%</w:delText>
              </w:r>
            </w:del>
            <w:ins w:id="1" w:author="Administrator" w:date="2023-06-26T12:12:01Z">
              <w:r>
                <w:rPr>
                  <w:rFonts w:hint="eastAsia" w:ascii="宋体" w:hAnsi="宋体" w:cs="宋体"/>
                  <w:b w:val="0"/>
                  <w:bCs w:val="0"/>
                  <w:sz w:val="21"/>
                  <w:szCs w:val="21"/>
                  <w:lang w:eastAsia="zh-CN"/>
                </w:rPr>
                <w:t>分</w:t>
              </w:r>
            </w:ins>
            <w:r>
              <w:rPr>
                <w:rFonts w:hint="eastAsia" w:ascii="宋体" w:hAnsi="宋体" w:eastAsia="宋体" w:cs="宋体"/>
                <w:b w:val="0"/>
                <w:bCs w:val="0"/>
                <w:sz w:val="21"/>
                <w:szCs w:val="21"/>
              </w:rPr>
              <w:t>；满足上述任意4项内容的得40</w:t>
            </w:r>
            <w:del w:id="2" w:author="Administrator" w:date="2023-06-26T12:12:04Z">
              <w:r>
                <w:rPr>
                  <w:rFonts w:hint="eastAsia" w:ascii="宋体" w:hAnsi="宋体" w:eastAsia="宋体" w:cs="宋体"/>
                  <w:b w:val="0"/>
                  <w:bCs w:val="0"/>
                  <w:sz w:val="21"/>
                  <w:szCs w:val="21"/>
                </w:rPr>
                <w:delText>%</w:delText>
              </w:r>
            </w:del>
            <w:ins w:id="3" w:author="Administrator" w:date="2023-06-26T12:12:04Z">
              <w:r>
                <w:rPr>
                  <w:rFonts w:hint="eastAsia" w:ascii="宋体" w:hAnsi="宋体" w:cs="宋体"/>
                  <w:b w:val="0"/>
                  <w:bCs w:val="0"/>
                  <w:sz w:val="21"/>
                  <w:szCs w:val="21"/>
                  <w:lang w:eastAsia="zh-CN"/>
                </w:rPr>
                <w:t>分</w:t>
              </w:r>
            </w:ins>
            <w:r>
              <w:rPr>
                <w:rFonts w:hint="eastAsia" w:ascii="宋体" w:hAnsi="宋体" w:eastAsia="宋体" w:cs="宋体"/>
                <w:b w:val="0"/>
                <w:bCs w:val="0"/>
                <w:sz w:val="21"/>
                <w:szCs w:val="21"/>
              </w:rPr>
              <w:t>；满足上述任意3项内容的得30</w:t>
            </w:r>
            <w:del w:id="4" w:author="Administrator" w:date="2023-06-26T12:12:06Z">
              <w:r>
                <w:rPr>
                  <w:rFonts w:hint="eastAsia" w:ascii="宋体" w:hAnsi="宋体" w:eastAsia="宋体" w:cs="宋体"/>
                  <w:b w:val="0"/>
                  <w:bCs w:val="0"/>
                  <w:sz w:val="21"/>
                  <w:szCs w:val="21"/>
                </w:rPr>
                <w:delText>%</w:delText>
              </w:r>
            </w:del>
            <w:ins w:id="5" w:author="Administrator" w:date="2023-06-26T12:12:06Z">
              <w:r>
                <w:rPr>
                  <w:rFonts w:hint="eastAsia" w:ascii="宋体" w:hAnsi="宋体" w:cs="宋体"/>
                  <w:b w:val="0"/>
                  <w:bCs w:val="0"/>
                  <w:sz w:val="21"/>
                  <w:szCs w:val="21"/>
                  <w:lang w:eastAsia="zh-CN"/>
                </w:rPr>
                <w:t>分</w:t>
              </w:r>
            </w:ins>
            <w:r>
              <w:rPr>
                <w:rFonts w:hint="eastAsia" w:ascii="宋体" w:hAnsi="宋体" w:eastAsia="宋体" w:cs="宋体"/>
                <w:b w:val="0"/>
                <w:bCs w:val="0"/>
                <w:sz w:val="21"/>
                <w:szCs w:val="21"/>
              </w:rPr>
              <w:t>；满足上述任意2项内容的得20</w:t>
            </w:r>
            <w:del w:id="6" w:author="Administrator" w:date="2023-06-26T12:12:09Z">
              <w:r>
                <w:rPr>
                  <w:rFonts w:hint="eastAsia" w:ascii="宋体" w:hAnsi="宋体" w:eastAsia="宋体" w:cs="宋体"/>
                  <w:b w:val="0"/>
                  <w:bCs w:val="0"/>
                  <w:sz w:val="21"/>
                  <w:szCs w:val="21"/>
                </w:rPr>
                <w:delText>%</w:delText>
              </w:r>
            </w:del>
            <w:ins w:id="7" w:author="Administrator" w:date="2023-06-26T12:12:09Z">
              <w:r>
                <w:rPr>
                  <w:rFonts w:hint="eastAsia" w:ascii="宋体" w:hAnsi="宋体" w:cs="宋体"/>
                  <w:b w:val="0"/>
                  <w:bCs w:val="0"/>
                  <w:sz w:val="21"/>
                  <w:szCs w:val="21"/>
                  <w:lang w:eastAsia="zh-CN"/>
                </w:rPr>
                <w:t>分</w:t>
              </w:r>
            </w:ins>
            <w:r>
              <w:rPr>
                <w:rFonts w:hint="eastAsia" w:ascii="宋体" w:hAnsi="宋体" w:eastAsia="宋体" w:cs="宋体"/>
                <w:b w:val="0"/>
                <w:bCs w:val="0"/>
                <w:sz w:val="21"/>
                <w:szCs w:val="21"/>
              </w:rPr>
              <w:t>；满足上述任意1项内容的得10</w:t>
            </w:r>
            <w:del w:id="8" w:author="Administrator" w:date="2023-06-26T12:12:11Z">
              <w:r>
                <w:rPr>
                  <w:rFonts w:hint="eastAsia" w:ascii="宋体" w:hAnsi="宋体" w:eastAsia="宋体" w:cs="宋体"/>
                  <w:b w:val="0"/>
                  <w:bCs w:val="0"/>
                  <w:sz w:val="21"/>
                  <w:szCs w:val="21"/>
                </w:rPr>
                <w:delText>%</w:delText>
              </w:r>
            </w:del>
            <w:ins w:id="9" w:author="Administrator" w:date="2023-06-26T12:12:11Z">
              <w:r>
                <w:rPr>
                  <w:rFonts w:hint="eastAsia" w:ascii="宋体" w:hAnsi="宋体" w:cs="宋体"/>
                  <w:b w:val="0"/>
                  <w:bCs w:val="0"/>
                  <w:sz w:val="21"/>
                  <w:szCs w:val="21"/>
                  <w:lang w:eastAsia="zh-CN"/>
                </w:rPr>
                <w:t>分</w:t>
              </w:r>
            </w:ins>
            <w:r>
              <w:rPr>
                <w:rFonts w:hint="eastAsia" w:ascii="宋体" w:hAnsi="宋体" w:eastAsia="宋体" w:cs="宋体"/>
                <w:b w:val="0"/>
                <w:bCs w:val="0"/>
                <w:sz w:val="21"/>
                <w:szCs w:val="21"/>
              </w:rPr>
              <w:t>；其余不得分。</w:t>
            </w:r>
          </w:p>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在此基础上，由评委对具体响应内容进一步评审：</w:t>
            </w:r>
          </w:p>
          <w:p>
            <w:pPr>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rPr>
            </w:pPr>
            <w:r>
              <w:rPr>
                <w:rFonts w:hint="eastAsia" w:ascii="宋体" w:hAnsi="宋体" w:eastAsia="宋体" w:cs="宋体"/>
                <w:b w:val="0"/>
                <w:bCs w:val="0"/>
                <w:sz w:val="21"/>
                <w:szCs w:val="21"/>
              </w:rPr>
              <w:t>①方案极合理、条理极清晰、可操作性极强的</w:t>
            </w:r>
            <w:del w:id="10" w:author="Administrator" w:date="2023-06-26T12:13:17Z">
              <w:r>
                <w:rPr>
                  <w:rFonts w:hint="eastAsia" w:ascii="宋体" w:hAnsi="宋体" w:eastAsia="宋体" w:cs="宋体"/>
                  <w:b w:val="0"/>
                  <w:bCs w:val="0"/>
                  <w:sz w:val="21"/>
                  <w:szCs w:val="21"/>
                </w:rPr>
                <w:delText>得</w:delText>
              </w:r>
            </w:del>
            <w:ins w:id="11" w:author="Administrator" w:date="2023-06-26T12:13:17Z">
              <w:r>
                <w:rPr>
                  <w:rFonts w:hint="eastAsia" w:ascii="宋体" w:hAnsi="宋体" w:cs="宋体"/>
                  <w:b w:val="0"/>
                  <w:bCs w:val="0"/>
                  <w:sz w:val="21"/>
                  <w:szCs w:val="21"/>
                  <w:lang w:eastAsia="zh-CN"/>
                </w:rPr>
                <w:t>加</w:t>
              </w:r>
            </w:ins>
            <w:r>
              <w:rPr>
                <w:rFonts w:hint="eastAsia" w:ascii="宋体" w:hAnsi="宋体" w:eastAsia="宋体" w:cs="宋体"/>
                <w:b w:val="0"/>
                <w:bCs w:val="0"/>
                <w:sz w:val="21"/>
                <w:szCs w:val="21"/>
              </w:rPr>
              <w:t>50</w:t>
            </w:r>
            <w:del w:id="12" w:author="Administrator" w:date="2023-06-26T12:12:16Z">
              <w:r>
                <w:rPr>
                  <w:rFonts w:hint="eastAsia" w:ascii="宋体" w:hAnsi="宋体" w:eastAsia="宋体" w:cs="宋体"/>
                  <w:b w:val="0"/>
                  <w:bCs w:val="0"/>
                  <w:sz w:val="21"/>
                  <w:szCs w:val="21"/>
                </w:rPr>
                <w:delText>%</w:delText>
              </w:r>
            </w:del>
            <w:ins w:id="13" w:author="Administrator" w:date="2023-06-26T12:12:16Z">
              <w:r>
                <w:rPr>
                  <w:rFonts w:hint="eastAsia" w:ascii="宋体" w:hAnsi="宋体" w:cs="宋体"/>
                  <w:b w:val="0"/>
                  <w:bCs w:val="0"/>
                  <w:sz w:val="21"/>
                  <w:szCs w:val="21"/>
                  <w:lang w:eastAsia="zh-CN"/>
                </w:rPr>
                <w:t>分</w:t>
              </w:r>
            </w:ins>
            <w:r>
              <w:rPr>
                <w:rFonts w:hint="eastAsia" w:ascii="宋体" w:hAnsi="宋体" w:eastAsia="宋体" w:cs="宋体"/>
                <w:b w:val="0"/>
                <w:bCs w:val="0"/>
                <w:sz w:val="21"/>
                <w:szCs w:val="21"/>
              </w:rPr>
              <w:t>；</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②方案合理、条理清晰、可操作强的得40</w:t>
            </w:r>
            <w:del w:id="14" w:author="Administrator" w:date="2023-06-26T12:12:19Z">
              <w:r>
                <w:rPr>
                  <w:rFonts w:hint="eastAsia" w:ascii="宋体" w:hAnsi="宋体" w:eastAsia="宋体" w:cs="宋体"/>
                  <w:b w:val="0"/>
                  <w:bCs w:val="0"/>
                  <w:sz w:val="21"/>
                  <w:szCs w:val="21"/>
                </w:rPr>
                <w:delText>%</w:delText>
              </w:r>
            </w:del>
            <w:ins w:id="15" w:author="Administrator" w:date="2023-06-26T12:12:19Z">
              <w:r>
                <w:rPr>
                  <w:rFonts w:hint="eastAsia" w:ascii="宋体" w:hAnsi="宋体" w:cs="宋体"/>
                  <w:b w:val="0"/>
                  <w:bCs w:val="0"/>
                  <w:sz w:val="21"/>
                  <w:szCs w:val="21"/>
                  <w:lang w:eastAsia="zh-CN"/>
                </w:rPr>
                <w:t>分</w:t>
              </w:r>
            </w:ins>
            <w:r>
              <w:rPr>
                <w:rFonts w:hint="eastAsia" w:ascii="宋体" w:hAnsi="宋体" w:eastAsia="宋体" w:cs="宋体"/>
                <w:b w:val="0"/>
                <w:bCs w:val="0"/>
                <w:sz w:val="21"/>
                <w:szCs w:val="21"/>
              </w:rPr>
              <w:t>；</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③方案较合理、条理较清晰、可操作较强的</w:t>
            </w:r>
            <w:ins w:id="16" w:author="Administrator" w:date="2023-06-26T12:13:21Z">
              <w:r>
                <w:rPr>
                  <w:rFonts w:hint="eastAsia" w:ascii="宋体" w:hAnsi="宋体" w:cs="宋体"/>
                  <w:b w:val="0"/>
                  <w:bCs w:val="0"/>
                  <w:sz w:val="21"/>
                  <w:szCs w:val="21"/>
                  <w:lang w:eastAsia="zh-CN"/>
                </w:rPr>
                <w:t>加</w:t>
              </w:r>
            </w:ins>
            <w:del w:id="17" w:author="Administrator" w:date="2023-06-26T12:13:20Z">
              <w:r>
                <w:rPr>
                  <w:rFonts w:hint="eastAsia" w:ascii="宋体" w:hAnsi="宋体" w:eastAsia="宋体" w:cs="宋体"/>
                  <w:b w:val="0"/>
                  <w:bCs w:val="0"/>
                  <w:sz w:val="21"/>
                  <w:szCs w:val="21"/>
                </w:rPr>
                <w:delText>得</w:delText>
              </w:r>
            </w:del>
            <w:r>
              <w:rPr>
                <w:rFonts w:hint="eastAsia" w:ascii="宋体" w:hAnsi="宋体" w:eastAsia="宋体" w:cs="宋体"/>
                <w:b w:val="0"/>
                <w:bCs w:val="0"/>
                <w:sz w:val="21"/>
                <w:szCs w:val="21"/>
              </w:rPr>
              <w:t>30</w:t>
            </w:r>
            <w:del w:id="18" w:author="Administrator" w:date="2023-06-26T12:12:22Z">
              <w:r>
                <w:rPr>
                  <w:rFonts w:hint="eastAsia" w:ascii="宋体" w:hAnsi="宋体" w:eastAsia="宋体" w:cs="宋体"/>
                  <w:b w:val="0"/>
                  <w:bCs w:val="0"/>
                  <w:sz w:val="21"/>
                  <w:szCs w:val="21"/>
                </w:rPr>
                <w:delText>%</w:delText>
              </w:r>
            </w:del>
            <w:ins w:id="19" w:author="Administrator" w:date="2023-06-26T12:12:22Z">
              <w:r>
                <w:rPr>
                  <w:rFonts w:hint="eastAsia" w:ascii="宋体" w:hAnsi="宋体" w:cs="宋体"/>
                  <w:b w:val="0"/>
                  <w:bCs w:val="0"/>
                  <w:sz w:val="21"/>
                  <w:szCs w:val="21"/>
                  <w:lang w:eastAsia="zh-CN"/>
                </w:rPr>
                <w:t>分</w:t>
              </w:r>
            </w:ins>
            <w:r>
              <w:rPr>
                <w:rFonts w:hint="eastAsia" w:ascii="宋体" w:hAnsi="宋体" w:eastAsia="宋体" w:cs="宋体"/>
                <w:b w:val="0"/>
                <w:bCs w:val="0"/>
                <w:sz w:val="21"/>
                <w:szCs w:val="21"/>
              </w:rPr>
              <w:t>；</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④方案一般合理、条理一般、可操作一般的</w:t>
            </w:r>
            <w:ins w:id="20" w:author="Administrator" w:date="2023-06-26T12:13:23Z">
              <w:r>
                <w:rPr>
                  <w:rFonts w:hint="eastAsia" w:ascii="宋体" w:hAnsi="宋体" w:cs="宋体"/>
                  <w:b w:val="0"/>
                  <w:bCs w:val="0"/>
                  <w:sz w:val="21"/>
                  <w:szCs w:val="21"/>
                  <w:lang w:eastAsia="zh-CN"/>
                </w:rPr>
                <w:t>加</w:t>
              </w:r>
            </w:ins>
            <w:del w:id="21" w:author="Administrator" w:date="2023-06-26T12:13:22Z">
              <w:r>
                <w:rPr>
                  <w:rFonts w:hint="eastAsia" w:ascii="宋体" w:hAnsi="宋体" w:eastAsia="宋体" w:cs="宋体"/>
                  <w:b w:val="0"/>
                  <w:bCs w:val="0"/>
                  <w:sz w:val="21"/>
                  <w:szCs w:val="21"/>
                </w:rPr>
                <w:delText>得</w:delText>
              </w:r>
            </w:del>
            <w:r>
              <w:rPr>
                <w:rFonts w:hint="eastAsia" w:ascii="宋体" w:hAnsi="宋体" w:eastAsia="宋体" w:cs="宋体"/>
                <w:b w:val="0"/>
                <w:bCs w:val="0"/>
                <w:sz w:val="21"/>
                <w:szCs w:val="21"/>
              </w:rPr>
              <w:t>20</w:t>
            </w:r>
            <w:del w:id="22" w:author="Administrator" w:date="2023-06-26T12:12:24Z">
              <w:r>
                <w:rPr>
                  <w:rFonts w:hint="eastAsia" w:ascii="宋体" w:hAnsi="宋体" w:eastAsia="宋体" w:cs="宋体"/>
                  <w:b w:val="0"/>
                  <w:bCs w:val="0"/>
                  <w:sz w:val="21"/>
                  <w:szCs w:val="21"/>
                </w:rPr>
                <w:delText>%</w:delText>
              </w:r>
            </w:del>
            <w:ins w:id="23" w:author="Administrator" w:date="2023-06-26T12:12:24Z">
              <w:r>
                <w:rPr>
                  <w:rFonts w:hint="eastAsia" w:ascii="宋体" w:hAnsi="宋体" w:cs="宋体"/>
                  <w:b w:val="0"/>
                  <w:bCs w:val="0"/>
                  <w:sz w:val="21"/>
                  <w:szCs w:val="21"/>
                  <w:lang w:eastAsia="zh-CN"/>
                </w:rPr>
                <w:t>分</w:t>
              </w:r>
            </w:ins>
            <w:r>
              <w:rPr>
                <w:rFonts w:hint="eastAsia" w:ascii="宋体" w:hAnsi="宋体" w:eastAsia="宋体" w:cs="宋体"/>
                <w:b w:val="0"/>
                <w:bCs w:val="0"/>
                <w:sz w:val="21"/>
                <w:szCs w:val="21"/>
              </w:rPr>
              <w:t>；</w:t>
            </w:r>
          </w:p>
          <w:p>
            <w:pPr>
              <w:pStyle w:val="144"/>
              <w:keepNext w:val="0"/>
              <w:keepLines w:val="0"/>
              <w:pageBreakBefore w:val="0"/>
              <w:kinsoku/>
              <w:overflowPunct/>
              <w:topLinePunct w:val="0"/>
              <w:bidi w:val="0"/>
              <w:snapToGrid/>
              <w:spacing w:line="360" w:lineRule="auto"/>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rPr>
              <w:t>⑤方案不合理、条理不清晰、可操作性差的</w:t>
            </w:r>
            <w:ins w:id="24" w:author="Administrator" w:date="2023-06-26T12:13:25Z">
              <w:r>
                <w:rPr>
                  <w:rFonts w:hint="eastAsia" w:ascii="宋体" w:hAnsi="宋体" w:eastAsia="宋体" w:cs="宋体"/>
                  <w:b w:val="0"/>
                  <w:bCs w:val="0"/>
                  <w:sz w:val="21"/>
                  <w:szCs w:val="21"/>
                  <w:lang w:eastAsia="zh-CN"/>
                </w:rPr>
                <w:t>加</w:t>
              </w:r>
            </w:ins>
            <w:del w:id="25" w:author="Administrator" w:date="2023-06-26T12:13:24Z">
              <w:r>
                <w:rPr>
                  <w:rFonts w:hint="eastAsia" w:ascii="宋体" w:hAnsi="宋体" w:eastAsia="宋体" w:cs="宋体"/>
                  <w:b w:val="0"/>
                  <w:bCs w:val="0"/>
                  <w:sz w:val="21"/>
                  <w:szCs w:val="21"/>
                </w:rPr>
                <w:delText>得</w:delText>
              </w:r>
            </w:del>
            <w:r>
              <w:rPr>
                <w:rFonts w:hint="eastAsia" w:ascii="宋体" w:hAnsi="宋体" w:eastAsia="宋体" w:cs="宋体"/>
                <w:b w:val="0"/>
                <w:bCs w:val="0"/>
                <w:sz w:val="21"/>
                <w:szCs w:val="21"/>
              </w:rPr>
              <w:t>10</w:t>
            </w:r>
            <w:del w:id="26" w:author="Administrator" w:date="2023-06-26T12:12:27Z">
              <w:r>
                <w:rPr>
                  <w:rFonts w:hint="eastAsia" w:ascii="宋体" w:hAnsi="宋体" w:eastAsia="宋体" w:cs="宋体"/>
                  <w:b w:val="0"/>
                  <w:bCs w:val="0"/>
                  <w:sz w:val="21"/>
                  <w:szCs w:val="21"/>
                </w:rPr>
                <w:delText>%</w:delText>
              </w:r>
            </w:del>
            <w:ins w:id="27" w:author="Administrator" w:date="2023-06-26T12:12:27Z">
              <w:r>
                <w:rPr>
                  <w:rFonts w:hint="eastAsia" w:ascii="宋体" w:hAnsi="宋体" w:eastAsia="宋体" w:cs="宋体"/>
                  <w:b w:val="0"/>
                  <w:bCs w:val="0"/>
                  <w:sz w:val="21"/>
                  <w:szCs w:val="21"/>
                  <w:lang w:eastAsia="zh-CN"/>
                </w:rPr>
                <w:t>分</w:t>
              </w:r>
            </w:ins>
            <w:r>
              <w:rPr>
                <w:rFonts w:hint="eastAsia" w:ascii="宋体" w:hAnsi="宋体" w:eastAsia="宋体" w:cs="宋体"/>
                <w:b w:val="0"/>
                <w:bCs w:val="0"/>
                <w:sz w:val="21"/>
                <w:szCs w:val="21"/>
              </w:rPr>
              <w:t>；</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⑥方案极不合理</w:t>
            </w:r>
            <w:commentRangeEnd w:id="0"/>
            <w:r>
              <w:commentReference w:id="0"/>
            </w:r>
            <w:r>
              <w:rPr>
                <w:rFonts w:hint="eastAsia" w:ascii="宋体" w:hAnsi="宋体" w:eastAsia="宋体" w:cs="宋体"/>
                <w:b w:val="0"/>
                <w:bCs w:val="0"/>
                <w:sz w:val="21"/>
                <w:szCs w:val="21"/>
              </w:rPr>
              <w:t>、条理极不清晰、可操作极差的不</w:t>
            </w:r>
            <w:del w:id="28" w:author="Administrator" w:date="2023-06-26T12:13:27Z">
              <w:r>
                <w:rPr>
                  <w:rFonts w:hint="eastAsia" w:ascii="宋体" w:hAnsi="宋体" w:eastAsia="宋体" w:cs="宋体"/>
                  <w:b w:val="0"/>
                  <w:bCs w:val="0"/>
                  <w:sz w:val="21"/>
                  <w:szCs w:val="21"/>
                </w:rPr>
                <w:delText>得</w:delText>
              </w:r>
            </w:del>
            <w:ins w:id="29" w:author="Administrator" w:date="2023-06-26T12:13:28Z">
              <w:r>
                <w:rPr>
                  <w:rFonts w:hint="eastAsia" w:ascii="宋体" w:hAnsi="宋体" w:eastAsia="宋体" w:cs="宋体"/>
                  <w:b w:val="0"/>
                  <w:bCs w:val="0"/>
                  <w:sz w:val="21"/>
                  <w:szCs w:val="21"/>
                  <w:lang w:eastAsia="zh-CN"/>
                </w:rPr>
                <w:t>加</w:t>
              </w:r>
            </w:ins>
            <w:r>
              <w:rPr>
                <w:rFonts w:hint="eastAsia" w:ascii="宋体" w:hAnsi="宋体" w:eastAsia="宋体" w:cs="宋体"/>
                <w:b w:val="0"/>
                <w:bCs w:val="0"/>
                <w:sz w:val="21"/>
                <w:szCs w:val="21"/>
              </w:rPr>
              <w:t>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3</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商务部分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default" w:ascii="宋体" w:hAnsi="宋体" w:eastAsia="宋体" w:cs="宋体"/>
                <w:b/>
                <w:bCs/>
                <w:color w:val="0000FF"/>
                <w:sz w:val="21"/>
                <w:szCs w:val="21"/>
                <w:highlight w:val="none"/>
                <w:lang w:val="en-US" w:eastAsia="zh-CN"/>
              </w:rPr>
            </w:pPr>
            <w:ins w:id="30" w:author="Administrator" w:date="2023-06-26T12:13:49Z">
              <w:r>
                <w:rPr>
                  <w:rFonts w:hint="eastAsia" w:ascii="宋体" w:hAnsi="宋体" w:cs="宋体"/>
                  <w:b/>
                  <w:bCs/>
                  <w:color w:val="0000FF"/>
                  <w:sz w:val="21"/>
                  <w:szCs w:val="21"/>
                  <w:highlight w:val="none"/>
                  <w:lang w:val="en-US" w:eastAsia="zh-CN"/>
                </w:rPr>
                <w:t>15</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rPr>
                <w:rFonts w:hint="eastAsia" w:ascii="宋体" w:hAnsi="宋体" w:eastAsia="宋体" w:cs="宋体"/>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sz w:val="21"/>
                <w:szCs w:val="21"/>
                <w:highlight w:val="none"/>
              </w:rPr>
            </w:pPr>
            <w:r>
              <w:rPr>
                <w:rFonts w:hint="eastAsia" w:ascii="宋体" w:hAnsi="宋体" w:eastAsia="宋体" w:cs="宋体"/>
                <w:color w:val="000000" w:themeColor="text1"/>
                <w:sz w:val="21"/>
                <w:szCs w:val="21"/>
                <w14:textFill>
                  <w14:solidFill>
                    <w14:schemeClr w14:val="tx1"/>
                  </w14:solidFill>
                </w14:textFill>
              </w:rPr>
              <w:t>商务条款偏离情况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sz w:val="21"/>
                <w:szCs w:val="21"/>
                <w:highlight w:val="none"/>
              </w:rPr>
            </w:pPr>
            <w:r>
              <w:rPr>
                <w:rFonts w:hint="eastAsia" w:ascii="宋体" w:hAnsi="宋体" w:eastAsia="宋体" w:cs="宋体"/>
                <w:color w:val="000000" w:themeColor="text1"/>
                <w:sz w:val="21"/>
                <w:szCs w:val="21"/>
                <w14:textFill>
                  <w14:solidFill>
                    <w14:schemeClr w14:val="tx1"/>
                  </w14:solidFill>
                </w14:textFill>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wordWrap w:val="0"/>
              <w:overflowPunct/>
              <w:topLinePunct w:val="0"/>
              <w:bidi w:val="0"/>
              <w:snapToGrid/>
              <w:spacing w:line="360" w:lineRule="auto"/>
              <w:rPr>
                <w:rFonts w:hint="eastAsia" w:ascii="宋体" w:hAnsi="宋体" w:eastAsia="宋体" w:cs="宋体"/>
                <w:sz w:val="21"/>
                <w:szCs w:val="21"/>
                <w:highlight w:val="none"/>
              </w:rPr>
            </w:pPr>
            <w:commentRangeStart w:id="1"/>
            <w:r>
              <w:rPr>
                <w:rFonts w:hint="eastAsia" w:ascii="宋体" w:hAnsi="宋体" w:eastAsia="宋体" w:cs="宋体"/>
                <w:color w:val="000000" w:themeColor="text1"/>
                <w:sz w:val="21"/>
                <w:szCs w:val="21"/>
                <w14:textFill>
                  <w14:solidFill>
                    <w14:schemeClr w14:val="tx1"/>
                  </w14:solidFill>
                </w14:textFill>
              </w:rPr>
              <w:t>根据项目需求中商务指标的满足程度进行评价，评审委员会以投标文件《商务要求偏离表》响应情况进行打分：除了不可偏离条款以外的其它商务条款，每有一项负偏离的扣50分，扣完为止。本项最高100分，最低得0分。</w:t>
            </w:r>
            <w:commentRangeEnd w:id="1"/>
            <w:r>
              <w:commentReference w:id="1"/>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同类项目业绩</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（一）评分内容：</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投标人自202</w:t>
            </w:r>
            <w:r>
              <w:rPr>
                <w:rFonts w:hint="eastAsia" w:ascii="宋体" w:hAnsi="宋体" w:eastAsia="宋体" w:cs="宋体"/>
                <w:color w:val="000000" w:themeColor="text1"/>
                <w:sz w:val="21"/>
                <w:szCs w:val="21"/>
                <w:lang w:val="en-US" w:eastAsia="zh-CN"/>
                <w14:textFill>
                  <w14:solidFill>
                    <w14:schemeClr w14:val="tx1"/>
                  </w14:solidFill>
                </w14:textFill>
              </w:rPr>
              <w:t>0</w:t>
            </w:r>
            <w:r>
              <w:rPr>
                <w:rFonts w:hint="eastAsia" w:ascii="宋体" w:hAnsi="宋体" w:eastAsia="宋体" w:cs="宋体"/>
                <w:color w:val="000000" w:themeColor="text1"/>
                <w:sz w:val="21"/>
                <w:szCs w:val="21"/>
                <w14:textFill>
                  <w14:solidFill>
                    <w14:schemeClr w14:val="tx1"/>
                  </w14:solidFill>
                </w14:textFill>
              </w:rPr>
              <w:t>年1月1日至本项目投标截止日止（以合同签订日期为准）：每提供</w:t>
            </w:r>
            <w:r>
              <w:rPr>
                <w:rFonts w:hint="eastAsia" w:ascii="宋体" w:hAnsi="宋体" w:eastAsia="宋体" w:cs="宋体"/>
                <w:color w:val="000000" w:themeColor="text1"/>
                <w:sz w:val="21"/>
                <w:szCs w:val="21"/>
                <w:lang w:val="en-US" w:eastAsia="zh-CN"/>
                <w14:textFill>
                  <w14:solidFill>
                    <w14:schemeClr w14:val="tx1"/>
                  </w14:solidFill>
                </w14:textFill>
              </w:rPr>
              <w:t>一</w:t>
            </w:r>
            <w:r>
              <w:rPr>
                <w:rFonts w:hint="eastAsia" w:ascii="宋体" w:hAnsi="宋体" w:eastAsia="宋体" w:cs="宋体"/>
                <w:color w:val="000000" w:themeColor="text1"/>
                <w:sz w:val="21"/>
                <w:szCs w:val="21"/>
                <w14:textFill>
                  <w14:solidFill>
                    <w14:schemeClr w14:val="tx1"/>
                  </w14:solidFill>
                </w14:textFill>
              </w:rPr>
              <w:t>项</w:t>
            </w:r>
            <w:ins w:id="31" w:author="Administrator" w:date="2023-06-26T12:15:00Z">
              <w:r>
                <w:rPr>
                  <w:rFonts w:hint="eastAsia" w:ascii="宋体" w:hAnsi="宋体" w:cs="宋体"/>
                  <w:color w:val="000000" w:themeColor="text1"/>
                  <w:sz w:val="21"/>
                  <w:szCs w:val="21"/>
                  <w:lang w:eastAsia="zh-CN"/>
                  <w14:textFill>
                    <w14:solidFill>
                      <w14:schemeClr w14:val="tx1"/>
                    </w14:solidFill>
                  </w14:textFill>
                </w:rPr>
                <w:t>行政</w:t>
              </w:r>
            </w:ins>
            <w:del w:id="32" w:author="Administrator" w:date="2023-06-26T12:14:59Z">
              <w:r>
                <w:rPr>
                  <w:rFonts w:hint="eastAsia" w:ascii="宋体" w:hAnsi="宋体" w:eastAsia="宋体" w:cs="宋体"/>
                  <w:color w:val="000000" w:themeColor="text1"/>
                  <w:sz w:val="21"/>
                  <w:szCs w:val="21"/>
                  <w:lang w:val="en-US" w:eastAsia="zh-CN"/>
                  <w14:textFill>
                    <w14:solidFill>
                      <w14:schemeClr w14:val="tx1"/>
                    </w14:solidFill>
                  </w14:textFill>
                </w:rPr>
                <w:delText>政府</w:delText>
              </w:r>
            </w:del>
            <w:r>
              <w:rPr>
                <w:rFonts w:hint="eastAsia" w:ascii="宋体" w:hAnsi="宋体" w:eastAsia="宋体" w:cs="宋体"/>
                <w:color w:val="000000" w:themeColor="text1"/>
                <w:sz w:val="21"/>
                <w:szCs w:val="21"/>
                <w:lang w:val="en-US" w:eastAsia="zh-CN"/>
                <w14:textFill>
                  <w14:solidFill>
                    <w14:schemeClr w14:val="tx1"/>
                  </w14:solidFill>
                </w14:textFill>
              </w:rPr>
              <w:t>机关</w:t>
            </w:r>
            <w:del w:id="33" w:author="Administrator" w:date="2023-06-26T12:14:55Z">
              <w:r>
                <w:rPr>
                  <w:rFonts w:hint="eastAsia" w:ascii="宋体" w:hAnsi="宋体" w:eastAsia="宋体" w:cs="宋体"/>
                  <w:color w:val="000000" w:themeColor="text1"/>
                  <w:sz w:val="21"/>
                  <w:szCs w:val="21"/>
                  <w:lang w:val="en-US" w:eastAsia="zh-CN"/>
                  <w14:textFill>
                    <w14:solidFill>
                      <w14:schemeClr w14:val="tx1"/>
                    </w14:solidFill>
                  </w14:textFill>
                </w:rPr>
                <w:delText>、</w:delText>
              </w:r>
            </w:del>
            <w:ins w:id="34" w:author="Administrator" w:date="2023-06-26T12:14:57Z">
              <w:r>
                <w:rPr>
                  <w:rFonts w:hint="eastAsia" w:ascii="宋体" w:hAnsi="宋体" w:cs="宋体"/>
                  <w:color w:val="000000" w:themeColor="text1"/>
                  <w:sz w:val="21"/>
                  <w:szCs w:val="21"/>
                  <w:lang w:val="en-US" w:eastAsia="zh-CN"/>
                  <w14:textFill>
                    <w14:solidFill>
                      <w14:schemeClr w14:val="tx1"/>
                    </w14:solidFill>
                  </w14:textFill>
                </w:rPr>
                <w:t>或</w:t>
              </w:r>
            </w:ins>
            <w:r>
              <w:rPr>
                <w:rFonts w:hint="eastAsia" w:ascii="宋体" w:hAnsi="宋体" w:eastAsia="宋体" w:cs="宋体"/>
                <w:color w:val="000000" w:themeColor="text1"/>
                <w:sz w:val="21"/>
                <w:szCs w:val="21"/>
                <w:lang w:val="en-US" w:eastAsia="zh-CN"/>
                <w14:textFill>
                  <w14:solidFill>
                    <w14:schemeClr w14:val="tx1"/>
                  </w14:solidFill>
                </w14:textFill>
              </w:rPr>
              <w:t>事业单位委托的</w:t>
            </w:r>
            <w:commentRangeStart w:id="2"/>
            <w:r>
              <w:rPr>
                <w:rFonts w:hint="eastAsia" w:ascii="宋体" w:hAnsi="宋体" w:eastAsia="宋体" w:cs="宋体"/>
                <w:color w:val="000000" w:themeColor="text1"/>
                <w:sz w:val="21"/>
                <w:szCs w:val="21"/>
                <w:lang w:val="en-US" w:eastAsia="zh-CN"/>
                <w14:textFill>
                  <w14:solidFill>
                    <w14:schemeClr w14:val="tx1"/>
                  </w14:solidFill>
                </w14:textFill>
              </w:rPr>
              <w:t>信息化设备安装</w:t>
            </w:r>
            <w:r>
              <w:rPr>
                <w:rFonts w:hint="eastAsia" w:ascii="宋体" w:hAnsi="宋体" w:eastAsia="宋体" w:cs="宋体"/>
                <w:color w:val="000000" w:themeColor="text1"/>
                <w:sz w:val="21"/>
                <w:szCs w:val="21"/>
                <w14:textFill>
                  <w14:solidFill>
                    <w14:schemeClr w14:val="tx1"/>
                  </w14:solidFill>
                </w14:textFill>
              </w:rPr>
              <w:t>项目</w:t>
            </w:r>
            <w:commentRangeEnd w:id="2"/>
            <w:r>
              <w:commentReference w:id="2"/>
            </w:r>
            <w:r>
              <w:rPr>
                <w:rFonts w:hint="eastAsia" w:ascii="宋体" w:hAnsi="宋体" w:eastAsia="宋体" w:cs="宋体"/>
                <w:color w:val="000000" w:themeColor="text1"/>
                <w:sz w:val="21"/>
                <w:szCs w:val="21"/>
                <w14:textFill>
                  <w14:solidFill>
                    <w14:schemeClr w14:val="tx1"/>
                  </w14:solidFill>
                </w14:textFill>
              </w:rPr>
              <w:t>业绩的，得</w:t>
            </w:r>
            <w:r>
              <w:rPr>
                <w:rFonts w:hint="eastAsia" w:ascii="宋体" w:hAnsi="宋体" w:eastAsia="宋体" w:cs="宋体"/>
                <w:color w:val="000000" w:themeColor="text1"/>
                <w:sz w:val="21"/>
                <w:szCs w:val="21"/>
                <w:lang w:val="en-US" w:eastAsia="zh-CN"/>
                <w14:textFill>
                  <w14:solidFill>
                    <w14:schemeClr w14:val="tx1"/>
                  </w14:solidFill>
                </w14:textFill>
              </w:rPr>
              <w:t>50</w:t>
            </w:r>
            <w:r>
              <w:rPr>
                <w:rFonts w:hint="eastAsia" w:ascii="宋体" w:hAnsi="宋体" w:eastAsia="宋体" w:cs="宋体"/>
                <w:color w:val="000000" w:themeColor="text1"/>
                <w:sz w:val="21"/>
                <w:szCs w:val="21"/>
                <w14:textFill>
                  <w14:solidFill>
                    <w14:schemeClr w14:val="tx1"/>
                  </w14:solidFill>
                </w14:textFill>
              </w:rPr>
              <w:t>分，最高得100分。</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（二）评分依据：</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 xml:space="preserve">投标人提供的每项业绩须按以下要求同时提供完整准确的证明文件，如未按以下要求提供完整证明文件的业绩不计分： </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1.提供中标通知书及合同关键信息（含签订合同双方的单位名称、合同项目名称、签订合同双方的落款盖章、签订日期的关键页）扫描件；</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2.提供验收结果为合格</w:t>
            </w:r>
            <w:r>
              <w:rPr>
                <w:rFonts w:hint="eastAsia" w:ascii="宋体" w:hAnsi="宋体" w:eastAsia="宋体" w:cs="宋体"/>
                <w:sz w:val="21"/>
                <w:szCs w:val="21"/>
              </w:rPr>
              <w:t>（或同等评价）及以上</w:t>
            </w:r>
            <w:r>
              <w:rPr>
                <w:rFonts w:hint="eastAsia" w:ascii="宋体" w:hAnsi="宋体" w:eastAsia="宋体" w:cs="宋体"/>
                <w:color w:val="000000" w:themeColor="text1"/>
                <w:sz w:val="21"/>
                <w:szCs w:val="21"/>
                <w14:textFill>
                  <w14:solidFill>
                    <w14:schemeClr w14:val="tx1"/>
                  </w14:solidFill>
                </w14:textFill>
              </w:rPr>
              <w:t>的验收报告扫描件（需加盖合同甲方公章或甲方业务章）。</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如未按要求提供证明材料，或所提供的证明材料未能体现上述评分内容的，视为该证明材料无效。</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bidi w:val="0"/>
              <w:snapToGrid/>
              <w:spacing w:line="360" w:lineRule="auto"/>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资质认证</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bidi w:val="0"/>
              <w:adjustRightInd/>
              <w:snapToGrid/>
              <w:spacing w:beforeAutospacing="0" w:afterAutospacing="0" w:line="360" w:lineRule="auto"/>
              <w:ind w:left="0" w:leftChars="0" w:right="0" w:rightChars="0" w:firstLine="0" w:firstLineChars="0"/>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sz w:val="21"/>
                <w:szCs w:val="21"/>
                <w:lang w:val="en-US" w:eastAsia="zh-CN"/>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（一）评分内容：</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投标人通过如下认证：</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（1）环境管理体系认证证书；</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（2）质量管理体系认证证书；</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（3）职业健康安全管理体系认证证书；</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w:t>
            </w:r>
            <w:r>
              <w:rPr>
                <w:rFonts w:hint="eastAsia" w:ascii="宋体" w:hAnsi="宋体" w:eastAsia="宋体" w:cs="宋体"/>
                <w:sz w:val="21"/>
                <w:szCs w:val="21"/>
              </w:rPr>
              <w:t>信息安全管理体系认证证书</w:t>
            </w:r>
            <w:r>
              <w:rPr>
                <w:rFonts w:hint="eastAsia" w:ascii="宋体" w:hAnsi="宋体" w:eastAsia="宋体" w:cs="宋体"/>
                <w:color w:val="000000" w:themeColor="text1"/>
                <w:sz w:val="21"/>
                <w:szCs w:val="21"/>
                <w14:textFill>
                  <w14:solidFill>
                    <w14:schemeClr w14:val="tx1"/>
                  </w14:solidFill>
                </w14:textFill>
              </w:rPr>
              <w:t>；</w:t>
            </w:r>
          </w:p>
          <w:p>
            <w:pPr>
              <w:pStyle w:val="2"/>
              <w:keepNext w:val="0"/>
              <w:keepLines w:val="0"/>
              <w:pageBreakBefore w:val="0"/>
              <w:kinsoku/>
              <w:overflowPunct/>
              <w:topLinePunct w:val="0"/>
              <w:bidi w:val="0"/>
              <w:snapToGrid/>
              <w:spacing w:line="360" w:lineRule="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（5）信息技术服务管理体系认证证书；</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注：</w:t>
            </w:r>
            <w:r>
              <w:rPr>
                <w:rFonts w:hint="eastAsia" w:ascii="宋体" w:hAnsi="宋体" w:eastAsia="宋体" w:cs="宋体"/>
                <w:color w:val="000000" w:themeColor="text1"/>
                <w:sz w:val="21"/>
                <w:szCs w:val="21"/>
                <w:lang w:val="en-US" w:eastAsia="zh-CN"/>
                <w14:textFill>
                  <w14:solidFill>
                    <w14:schemeClr w14:val="tx1"/>
                  </w14:solidFill>
                </w14:textFill>
              </w:rPr>
              <w:t>每提供一项得20分，本项最高得100分</w:t>
            </w:r>
            <w:r>
              <w:rPr>
                <w:rFonts w:hint="eastAsia" w:ascii="宋体" w:hAnsi="宋体" w:eastAsia="宋体" w:cs="宋体"/>
                <w:color w:val="000000" w:themeColor="text1"/>
                <w:sz w:val="21"/>
                <w:szCs w:val="21"/>
                <w14:textFill>
                  <w14:solidFill>
                    <w14:schemeClr w14:val="tx1"/>
                  </w14:solidFill>
                </w14:textFill>
              </w:rPr>
              <w:t>。</w:t>
            </w:r>
          </w:p>
          <w:p>
            <w:pPr>
              <w:keepNext w:val="0"/>
              <w:keepLines w:val="0"/>
              <w:pageBreakBefore w:val="0"/>
              <w:kinsoku/>
              <w:wordWrap w:val="0"/>
              <w:overflowPunct/>
              <w:topLinePunct w:val="0"/>
              <w:bidi w:val="0"/>
              <w:snapToGrid/>
              <w:spacing w:line="36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（二）评分依据</w:t>
            </w:r>
          </w:p>
          <w:p>
            <w:pPr>
              <w:keepNext w:val="0"/>
              <w:keepLines w:val="0"/>
              <w:pageBreakBefore w:val="0"/>
              <w:kinsoku/>
              <w:overflowPunct/>
              <w:topLinePunct w:val="0"/>
              <w:bidi w:val="0"/>
              <w:snapToGrid/>
              <w:spacing w:line="360" w:lineRule="auto"/>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提供有效期内的认证证书扫描件以及全国认证认可信息公共服务平台（认e云）（http://cx.cnca.cn）的认证信息查询截图（截图需显示证书状态为有效）。如未按要求提供证明材料，或所提供的证明材料未能体现上述评分内容的，视为该证明材料无效。</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lang w:eastAsia="zh-CN"/>
              </w:rPr>
            </w:pPr>
            <w:r>
              <w:rPr>
                <w:rFonts w:hint="eastAsia" w:ascii="宋体" w:hAnsi="宋体" w:eastAsia="宋体" w:cs="宋体"/>
                <w:b/>
                <w:bCs/>
                <w:color w:val="0000FF"/>
                <w:kern w:val="0"/>
                <w:sz w:val="21"/>
                <w:szCs w:val="21"/>
                <w:highlight w:val="none"/>
                <w:lang w:val="en-US" w:eastAsia="zh-CN" w:bidi="ar"/>
              </w:rPr>
              <w:t>4</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kern w:val="0"/>
                <w:sz w:val="21"/>
                <w:szCs w:val="21"/>
                <w:highlight w:val="none"/>
                <w:lang w:bidi="ar"/>
              </w:rPr>
              <w:t>诚信情况</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lang w:val="en-US" w:eastAsia="zh-CN"/>
              </w:rPr>
            </w:pPr>
            <w:r>
              <w:rPr>
                <w:rFonts w:hint="eastAsia" w:ascii="宋体" w:hAnsi="宋体" w:eastAsia="宋体" w:cs="宋体"/>
                <w:b/>
                <w:bCs/>
                <w:color w:val="0000FF"/>
                <w:sz w:val="21"/>
                <w:szCs w:val="21"/>
                <w:highlight w:val="none"/>
                <w:lang w:val="en-US" w:eastAsia="zh-CN"/>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rPr>
                <w:rFonts w:hint="eastAsia" w:ascii="宋体" w:hAnsi="宋体" w:eastAsia="宋体" w:cs="宋体"/>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sz w:val="21"/>
                <w:szCs w:val="21"/>
                <w:highlight w:val="none"/>
              </w:rPr>
            </w:pPr>
            <w:r>
              <w:rPr>
                <w:rFonts w:hint="eastAsia" w:ascii="宋体" w:hAnsi="宋体" w:eastAsia="宋体" w:cs="宋体"/>
                <w:kern w:val="0"/>
                <w:sz w:val="21"/>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snapToGrid/>
              <w:spacing w:beforeAutospacing="0" w:afterAutospacing="0" w:line="360" w:lineRule="auto"/>
              <w:ind w:left="0" w:leftChars="0" w:right="0" w:firstLine="0" w:firstLineChars="0"/>
              <w:jc w:val="center"/>
              <w:rPr>
                <w:rFonts w:hint="eastAsia" w:ascii="宋体" w:hAnsi="宋体" w:eastAsia="宋体" w:cs="宋体"/>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诚信情况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widowControl/>
              <w:kinsoku/>
              <w:wordWrap w:val="0"/>
              <w:overflowPunct/>
              <w:topLinePunct w:val="0"/>
              <w:autoSpaceDE/>
              <w:autoSpaceDN/>
              <w:bidi w:val="0"/>
              <w:snapToGrid/>
              <w:spacing w:beforeAutospacing="0" w:afterAutospacing="0" w:line="360" w:lineRule="auto"/>
              <w:ind w:left="0" w:leftChars="0" w:right="0" w:firstLine="0" w:firstLineChars="0"/>
              <w:jc w:val="left"/>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bookmarkEnd w:id="2"/>
    </w:tbl>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84"/>
          <w:szCs w:val="8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84"/>
          <w:szCs w:val="8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84"/>
          <w:szCs w:val="84"/>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sz w:val="120"/>
          <w:szCs w:val="120"/>
          <w:highlight w:val="none"/>
        </w:rPr>
      </w:pPr>
      <w:r>
        <w:rPr>
          <w:rFonts w:hint="eastAsia" w:ascii="宋体" w:hAnsi="宋体" w:eastAsia="宋体" w:cs="宋体"/>
          <w:b/>
          <w:sz w:val="120"/>
          <w:szCs w:val="120"/>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政府采购</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招标文件</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52"/>
          <w:szCs w:val="52"/>
          <w:highlight w:val="none"/>
        </w:rPr>
      </w:pPr>
      <w:r>
        <w:rPr>
          <w:rFonts w:hint="eastAsia" w:ascii="宋体" w:hAnsi="宋体" w:eastAsia="宋体" w:cs="宋体"/>
          <w:b/>
          <w:sz w:val="52"/>
          <w:szCs w:val="52"/>
          <w:highlight w:val="none"/>
        </w:rPr>
        <w:t>（货物类）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bookmarkStart w:id="3" w:name="_Hlk71465316"/>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深圳公共资源交易中心</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（202</w:t>
      </w:r>
      <w:r>
        <w:rPr>
          <w:rFonts w:hint="eastAsia" w:ascii="宋体" w:hAnsi="宋体" w:cs="宋体"/>
          <w:b/>
          <w:sz w:val="44"/>
          <w:szCs w:val="44"/>
          <w:highlight w:val="none"/>
          <w:lang w:val="en-US" w:eastAsia="zh-CN"/>
        </w:rPr>
        <w:t>3</w:t>
      </w:r>
      <w:r>
        <w:rPr>
          <w:rFonts w:hint="eastAsia" w:ascii="宋体" w:hAnsi="宋体" w:eastAsia="宋体" w:cs="宋体"/>
          <w:b/>
          <w:sz w:val="44"/>
          <w:szCs w:val="44"/>
          <w:highlight w:val="none"/>
        </w:rPr>
        <w:t>）</w:t>
      </w:r>
      <w:bookmarkEnd w:id="3"/>
    </w:p>
    <w:p>
      <w:pPr>
        <w:keepNext w:val="0"/>
        <w:keepLines w:val="0"/>
        <w:widowControl/>
        <w:suppressLineNumbers w:val="0"/>
        <w:autoSpaceDE w:val="0"/>
        <w:autoSpaceDN w:val="0"/>
        <w:adjustRightInd w:val="0"/>
        <w:spacing w:before="0" w:beforeAutospacing="0" w:after="0" w:afterAutospacing="0" w:line="400" w:lineRule="exact"/>
        <w:ind w:left="0" w:right="0" w:firstLine="420"/>
        <w:jc w:val="center"/>
        <w:rPr>
          <w:rFonts w:eastAsia="黑体"/>
          <w:b/>
          <w:bCs/>
          <w:color w:val="FF0000"/>
          <w:kern w:val="44"/>
          <w:sz w:val="28"/>
          <w:szCs w:val="44"/>
          <w:lang w:val="en-US"/>
        </w:rPr>
      </w:pPr>
      <w:r>
        <w:rPr>
          <w:rFonts w:hint="eastAsia" w:ascii="宋体" w:hAnsi="宋体" w:eastAsia="宋体" w:cs="宋体"/>
          <w:highlight w:val="none"/>
        </w:rPr>
        <w:br w:type="page"/>
      </w:r>
      <w:bookmarkStart w:id="4" w:name="_Hlk73564573"/>
      <w:r>
        <w:rPr>
          <w:rFonts w:hint="eastAsia" w:ascii="Times New Roman" w:hAnsi="Times New Roman" w:eastAsia="黑体" w:cs="黑体"/>
          <w:b/>
          <w:bCs/>
          <w:color w:val="FF0000"/>
          <w:kern w:val="44"/>
          <w:sz w:val="28"/>
          <w:szCs w:val="44"/>
          <w:lang w:val="en-US" w:eastAsia="zh-CN" w:bidi="ar"/>
        </w:rPr>
        <w:t>警示条款</w:t>
      </w:r>
    </w:p>
    <w:p>
      <w:pPr>
        <w:keepNext w:val="0"/>
        <w:keepLines w:val="0"/>
        <w:widowControl/>
        <w:suppressLineNumbers w:val="0"/>
        <w:autoSpaceDE w:val="0"/>
        <w:autoSpaceDN w:val="0"/>
        <w:adjustRightInd w:val="0"/>
        <w:spacing w:before="0" w:beforeAutospacing="0" w:after="0" w:afterAutospacing="0" w:line="400" w:lineRule="exact"/>
        <w:ind w:left="0" w:right="0" w:firstLine="420"/>
        <w:jc w:val="center"/>
        <w:rPr>
          <w:rFonts w:eastAsia="黑体"/>
          <w:b/>
          <w:bCs/>
          <w:color w:val="FF0000"/>
          <w:kern w:val="44"/>
          <w:sz w:val="28"/>
          <w:szCs w:val="44"/>
          <w:lang w:val="en-US"/>
        </w:rPr>
      </w:pP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一、</w:t>
      </w:r>
      <w:r>
        <w:rPr>
          <w:rFonts w:hint="eastAsia" w:ascii="Times New Roman" w:hAnsi="Times New Roman" w:eastAsia="宋体" w:cs="宋体"/>
          <w:b/>
          <w:bCs/>
          <w:color w:val="FF0000"/>
          <w:kern w:val="0"/>
          <w:sz w:val="20"/>
          <w:szCs w:val="20"/>
          <w:lang w:val="en-US" w:eastAsia="zh-CN" w:bidi="ar"/>
        </w:rPr>
        <w:t>《深圳经济特区政府采购条例》第五十七条</w:t>
      </w:r>
      <w:r>
        <w:rPr>
          <w:rFonts w:hint="default" w:ascii="Times New Roman" w:hAnsi="Times New Roman" w:eastAsia="宋体" w:cs="Times New Roman"/>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（一）在采购活动中应当回避而未回避的；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（二）未按本条例规定签订、履行采购合同，造成严重后果的；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（三）隐瞒真实情况，提供虚假资料的；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（四）以非法手段排斥其他供应商参与竞争的；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（五）与其他采购参加人串通投标的；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（六）恶意投诉的；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（七）向采购项目相关人行贿或者提供其他不当利益的；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（八）阻碍、抗拒主管部门监督检查的；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（九）其他违反本条例规定的行为。</w:t>
      </w:r>
    </w:p>
    <w:p>
      <w:pPr>
        <w:keepNext w:val="0"/>
        <w:keepLines w:val="0"/>
        <w:widowControl/>
        <w:suppressLineNumbers w:val="0"/>
        <w:spacing w:before="0" w:beforeAutospacing="0" w:after="0" w:afterAutospacing="0" w:line="400" w:lineRule="exact"/>
        <w:ind w:left="0" w:right="0" w:firstLine="402" w:firstLineChars="200"/>
        <w:jc w:val="left"/>
        <w:rPr>
          <w:color w:val="FF0000"/>
          <w:sz w:val="20"/>
          <w:szCs w:val="20"/>
          <w:lang w:val="en-US"/>
        </w:rPr>
      </w:pPr>
      <w:r>
        <w:rPr>
          <w:rFonts w:hint="eastAsia" w:ascii="Times New Roman" w:hAnsi="Times New Roman" w:eastAsia="宋体" w:cs="宋体"/>
          <w:b/>
          <w:bCs/>
          <w:color w:val="FF0000"/>
          <w:kern w:val="0"/>
          <w:sz w:val="20"/>
          <w:szCs w:val="20"/>
          <w:lang w:val="en-US" w:eastAsia="zh-CN" w:bidi="ar"/>
        </w:rPr>
        <w:t>二、《深圳经济特区政府采购条例实施细则》第七十五条</w:t>
      </w:r>
      <w:r>
        <w:rPr>
          <w:rFonts w:hint="default" w:ascii="Times New Roman" w:hAnsi="Times New Roman" w:eastAsia="宋体" w:cs="Times New Roman"/>
          <w:b/>
          <w:bCs/>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widowControl/>
        <w:suppressLineNumbers w:val="0"/>
        <w:spacing w:before="0" w:beforeAutospacing="0" w:after="0" w:afterAutospacing="0" w:line="400" w:lineRule="exact"/>
        <w:ind w:left="0" w:right="0" w:firstLine="402" w:firstLineChars="200"/>
        <w:jc w:val="left"/>
        <w:rPr>
          <w:color w:val="FF0000"/>
          <w:sz w:val="20"/>
          <w:szCs w:val="20"/>
          <w:lang w:val="en-US"/>
        </w:rPr>
      </w:pPr>
      <w:r>
        <w:rPr>
          <w:rFonts w:hint="eastAsia" w:ascii="Times New Roman" w:hAnsi="Times New Roman" w:eastAsia="宋体" w:cs="宋体"/>
          <w:b/>
          <w:bCs/>
          <w:color w:val="FF0000"/>
          <w:kern w:val="0"/>
          <w:sz w:val="20"/>
          <w:szCs w:val="20"/>
          <w:lang w:val="en-US" w:eastAsia="zh-CN" w:bidi="ar"/>
        </w:rPr>
        <w:t>三、《深圳经济特区政府采购条例实施细则》第七十七条</w:t>
      </w:r>
      <w:r>
        <w:rPr>
          <w:rFonts w:hint="default" w:ascii="Times New Roman" w:hAnsi="Times New Roman" w:eastAsia="宋体" w:cs="Times New Roman"/>
          <w:b/>
          <w:bCs/>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投标供应商不能提供项目负责人或者主要技术人员的劳动合同、社会保险等劳动关系证明材料的，视为存在前款第（三）项规定的情形。</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p>
    <w:bookmarkEnd w:id="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5" w:name="_Hlk72218009"/>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目   录</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第一册  专用条款</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sz w:val="24"/>
          <w:highlight w:val="none"/>
        </w:rPr>
        <w:t>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招标公告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第二章  </w:t>
      </w:r>
      <w:bookmarkStart w:id="6" w:name="_Hlk71994379"/>
      <w:r>
        <w:rPr>
          <w:rFonts w:hint="eastAsia" w:ascii="宋体" w:hAnsi="宋体" w:eastAsia="宋体" w:cs="宋体"/>
          <w:szCs w:val="21"/>
          <w:highlight w:val="none"/>
        </w:rPr>
        <w:t>对通用条款的补充内容及其他关键信息</w:t>
      </w:r>
      <w:bookmarkEnd w:id="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用户需求书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投标文件组成要求及格式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合同条款及格式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第二册  通用条款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总则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第二章  招标文件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第六章  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第七章  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第八章  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第九章  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第十章  合同的授予与备案</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Cs w:val="21"/>
          <w:highlight w:val="none"/>
        </w:rPr>
      </w:pPr>
      <w:r>
        <w:rPr>
          <w:rFonts w:hint="eastAsia" w:ascii="宋体" w:hAnsi="宋体" w:eastAsia="宋体" w:cs="宋体"/>
          <w:szCs w:val="21"/>
          <w:highlight w:val="none"/>
        </w:rPr>
        <w:t>第十一章  质疑处理</w:t>
      </w:r>
    </w:p>
    <w:bookmarkEnd w:id="5"/>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7" w:name="bt投标人情况介绍"/>
      <w:bookmarkEnd w:id="7"/>
      <w:bookmarkStart w:id="8" w:name="bt说明"/>
      <w:bookmarkEnd w:id="8"/>
      <w:bookmarkStart w:id="9" w:name="bt开标一览表"/>
      <w:bookmarkEnd w:id="9"/>
      <w:bookmarkStart w:id="10" w:name="合同格式"/>
      <w:bookmarkEnd w:id="10"/>
      <w:bookmarkStart w:id="11" w:name="bt本工程承诺书"/>
      <w:bookmarkEnd w:id="11"/>
      <w:bookmarkStart w:id="12" w:name="bt合同条款及格式"/>
      <w:bookmarkEnd w:id="12"/>
      <w:bookmarkStart w:id="13" w:name="bt其他资料由投标人自定"/>
      <w:bookmarkEnd w:id="13"/>
      <w:bookmarkStart w:id="14" w:name="bt合同格式"/>
      <w:bookmarkEnd w:id="14"/>
      <w:bookmarkStart w:id="15" w:name="bt技术标投标文件格式"/>
      <w:bookmarkEnd w:id="15"/>
      <w:bookmarkStart w:id="16" w:name="bt商务标投标文件格式"/>
      <w:bookmarkEnd w:id="16"/>
      <w:bookmarkStart w:id="17" w:name="bt投标人须知"/>
      <w:bookmarkEnd w:id="17"/>
      <w:bookmarkStart w:id="18" w:name="bt其他资料2"/>
      <w:bookmarkEnd w:id="18"/>
      <w:bookmarkStart w:id="19" w:name="bt投标函"/>
      <w:bookmarkEnd w:id="19"/>
      <w:bookmarkStart w:id="20" w:name="bt投标文件签署授权委托书"/>
      <w:bookmarkEnd w:id="20"/>
      <w:bookmarkStart w:id="21" w:name="bt投标报价汇总表"/>
      <w:bookmarkEnd w:id="21"/>
      <w:bookmarkStart w:id="22" w:name="bt合同条款"/>
      <w:bookmarkEnd w:id="22"/>
      <w:bookmarkStart w:id="23" w:name="bt项目管理班子配备情况"/>
      <w:bookmarkEnd w:id="23"/>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color w:val="FF0000"/>
          <w:sz w:val="24"/>
          <w:highlight w:val="none"/>
        </w:rPr>
      </w:pPr>
      <w:r>
        <w:rPr>
          <w:rFonts w:hint="eastAsia" w:ascii="宋体" w:hAnsi="宋体" w:eastAsia="宋体" w:cs="宋体"/>
          <w:highlight w:val="none"/>
        </w:rPr>
        <w:t>第一册  专用条款</w:t>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第一章  招标公告</w:t>
      </w:r>
    </w:p>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投标人资格要求：</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color w:val="FF0000"/>
                <w:kern w:val="0"/>
                <w:szCs w:val="21"/>
                <w:highlight w:val="none"/>
              </w:rPr>
              <w:t>本项目</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联合体投标，</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ins w:id="35" w:author="Administrator" w:date="2023-06-26T12:15:47Z">
              <w:r>
                <w:rPr>
                  <w:rFonts w:hint="eastAsia" w:ascii="宋体" w:hAnsi="宋体" w:cs="宋体"/>
                  <w:kern w:val="0"/>
                  <w:szCs w:val="21"/>
                  <w:highlight w:val="none"/>
                  <w:lang w:eastAsia="zh-CN"/>
                </w:rPr>
                <w:t>。</w:t>
              </w:r>
            </w:ins>
          </w:p>
        </w:tc>
      </w:tr>
    </w:tbl>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highlight w:val="none"/>
        </w:rPr>
      </w:pPr>
      <w:r>
        <w:rPr>
          <w:rFonts w:hint="eastAsia" w:ascii="宋体" w:hAnsi="宋体" w:eastAsia="宋体" w:cs="宋体"/>
          <w:sz w:val="24"/>
          <w:szCs w:val="24"/>
          <w:highlight w:val="none"/>
        </w:rPr>
        <w:t>注：（1）“信用中国”、“中国政府采购网”、“深圳信用网”以及“深</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圳市政府采购监管网”为供应商信用信息的查询渠道，相关信息以开标当日的</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查询结果为准；</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（2）供应商投标（上传投标文件）必须先行办理注册手续，具体请按照本</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公告“六、其他补充事宜”相关内容指引办理。</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完整公告内容详见：http://zfcg.szggzy.com:8081</w:t>
      </w:r>
    </w:p>
    <w:p>
      <w:pPr>
        <w:pStyle w:val="8"/>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 xml:space="preserve">第二章 </w:t>
      </w:r>
      <w:bookmarkStart w:id="24" w:name="_Hlk71926094"/>
      <w:r>
        <w:rPr>
          <w:rFonts w:hint="eastAsia" w:ascii="宋体" w:hAnsi="宋体" w:eastAsia="宋体" w:cs="宋体"/>
          <w:sz w:val="28"/>
          <w:szCs w:val="28"/>
          <w:highlight w:val="none"/>
        </w:rPr>
        <w:t>对通用条款的补充内容及其他关键信息</w:t>
      </w:r>
      <w:bookmarkEnd w:id="24"/>
    </w:p>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25" w:name="_Toc73518117"/>
      <w:bookmarkStart w:id="26" w:name="_Toc100052364"/>
      <w:bookmarkStart w:id="27" w:name="_Toc60631620"/>
      <w:bookmarkStart w:id="28" w:name="_Toc73517639"/>
      <w:bookmarkStart w:id="29" w:name="_Toc60560625"/>
      <w:bookmarkStart w:id="30" w:name="_Toc101074876"/>
      <w:bookmarkStart w:id="31" w:name="_Toc73521547"/>
      <w:bookmarkStart w:id="32" w:name="_Toc73521635"/>
      <w:r>
        <w:rPr>
          <w:rFonts w:hint="eastAsia" w:ascii="宋体" w:hAnsi="宋体" w:eastAsia="宋体" w:cs="宋体"/>
          <w:szCs w:val="24"/>
          <w:highlight w:val="none"/>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bookmarkStart w:id="33" w:name="_Hlk72218097"/>
            <w:r>
              <w:rPr>
                <w:rFonts w:hint="eastAsia" w:ascii="宋体" w:hAnsi="宋体" w:eastAsia="宋体" w:cs="宋体"/>
                <w:b/>
                <w:bCs/>
                <w:highlight w:val="none"/>
              </w:rPr>
              <w:t>通用条款序号</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涉及事项</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3.1</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采购人</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cs="宋体"/>
                <w:highlight w:val="none"/>
                <w:lang w:eastAsia="zh-CN"/>
              </w:rPr>
              <w:t>深圳市致理中学</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3.2</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政府集中采购机构</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lang w:eastAsia="zh-CN"/>
              </w:rPr>
              <w:t>深圳公共资源交易中心（深圳交易集团有限公司龙华分公司）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5.3</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联合体投标</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9</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踏勘现场</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10</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标前会议</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12/13</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招标文件的澄清和修改</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20</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投标有效期</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22</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投标人的替代方案</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25</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投标文件的大小</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26</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bookmarkStart w:id="34" w:name="_Hlk71664860"/>
            <w:r>
              <w:rPr>
                <w:rFonts w:hint="eastAsia" w:ascii="宋体" w:hAnsi="宋体" w:eastAsia="宋体" w:cs="宋体"/>
                <w:highlight w:val="none"/>
              </w:rPr>
              <w:t>样品、现场演示、方案讲解</w:t>
            </w:r>
            <w:bookmarkEnd w:id="34"/>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lang w:eastAsia="zh-CN"/>
              </w:rPr>
              <w:t>“无”</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37</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评审方法</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38</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定标方法</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非评定分离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46</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履约担保</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rPr>
              <w:t>为合同价款的</w:t>
            </w:r>
            <w:r>
              <w:rPr>
                <w:rFonts w:hint="eastAsia" w:ascii="宋体" w:hAnsi="宋体" w:eastAsia="宋体" w:cs="宋体"/>
                <w:highlight w:val="none"/>
                <w:lang w:val="en-US" w:eastAsia="zh-CN"/>
              </w:rPr>
              <w:t>1</w:t>
            </w:r>
            <w:r>
              <w:rPr>
                <w:rFonts w:hint="eastAsia" w:ascii="宋体" w:hAnsi="宋体" w:eastAsia="宋体" w:cs="宋体"/>
                <w:color w:val="auto"/>
                <w:highlight w:val="none"/>
                <w:lang w:val="en-US" w:eastAsia="zh-CN"/>
              </w:rPr>
              <w:t>0%,</w:t>
            </w:r>
            <w:r>
              <w:rPr>
                <w:rFonts w:hint="eastAsia" w:ascii="宋体" w:hAnsi="宋体" w:eastAsia="宋体" w:cs="宋体"/>
                <w:color w:val="auto"/>
                <w:highlight w:val="none"/>
              </w:rPr>
              <w:t>具</w:t>
            </w:r>
            <w:r>
              <w:rPr>
                <w:rFonts w:hint="eastAsia" w:ascii="宋体" w:hAnsi="宋体" w:eastAsia="宋体" w:cs="宋体"/>
                <w:highlight w:val="none"/>
              </w:rPr>
              <w:t>体见其他关键信息章节</w:t>
            </w:r>
            <w:r>
              <w:rPr>
                <w:rFonts w:hint="eastAsia" w:ascii="宋体" w:hAnsi="宋体" w:eastAsia="宋体" w:cs="宋体"/>
                <w:highlight w:val="none"/>
                <w:lang w:eastAsia="zh-CN"/>
              </w:rPr>
              <w:t>。</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szCs w:val="21"/>
          <w:highlight w:val="none"/>
        </w:rPr>
        <w:t>备注：本表是通用条款相关条款的补充和明确，如与通用条款内容相冲突的，以本表为准。</w:t>
      </w:r>
    </w:p>
    <w:bookmarkEnd w:id="33"/>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35" w:name="_Hlk72218117"/>
      <w:r>
        <w:rPr>
          <w:rFonts w:hint="eastAsia" w:ascii="宋体" w:hAnsi="宋体" w:eastAsia="宋体" w:cs="宋体"/>
          <w:szCs w:val="24"/>
          <w:highlight w:val="none"/>
        </w:rPr>
        <w:t>二、其他关键信息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bookmarkStart w:id="36" w:name="_Hlk72579427"/>
      <w:r>
        <w:rPr>
          <w:rFonts w:hint="eastAsia" w:ascii="宋体" w:hAnsi="宋体" w:eastAsia="宋体" w:cs="宋体"/>
          <w:b/>
          <w:bCs/>
          <w:highlight w:val="none"/>
        </w:rPr>
        <w:t>（一）与“对通用条款的补充内容”章节相关的事项</w:t>
      </w:r>
    </w:p>
    <w:p>
      <w:pPr>
        <w:jc w:val="both"/>
        <w:rPr>
          <w:rFonts w:hint="eastAsia" w:eastAsia="宋体"/>
          <w:color w:val="auto"/>
          <w:lang w:val="en-US" w:eastAsia="zh-CN"/>
        </w:rPr>
      </w:pPr>
      <w:r>
        <w:rPr>
          <w:rFonts w:hint="eastAsia"/>
          <w:b/>
          <w:color w:val="auto"/>
          <w:lang w:val="en-US" w:eastAsia="zh-CN"/>
        </w:rPr>
        <w:t>1.非</w:t>
      </w:r>
      <w:r>
        <w:rPr>
          <w:rFonts w:hint="eastAsia"/>
          <w:b/>
          <w:color w:val="auto"/>
        </w:rPr>
        <w:t>评定分离项目</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widowControl w:val="0"/>
              <w:jc w:val="center"/>
              <w:rPr>
                <w:color w:val="auto"/>
              </w:rPr>
            </w:pPr>
            <w:r>
              <w:rPr>
                <w:rFonts w:hint="eastAsia"/>
                <w:color w:val="auto"/>
              </w:rPr>
              <w:t>评标方法</w:t>
            </w:r>
          </w:p>
        </w:tc>
        <w:tc>
          <w:tcPr>
            <w:tcW w:w="4265" w:type="dxa"/>
            <w:noWrap w:val="0"/>
            <w:vAlign w:val="top"/>
          </w:tcPr>
          <w:p>
            <w:pPr>
              <w:widowControl w:val="0"/>
              <w:jc w:val="center"/>
              <w:rPr>
                <w:color w:val="auto"/>
              </w:rPr>
            </w:pPr>
            <w:r>
              <w:rPr>
                <w:rFonts w:hint="eastAsia"/>
                <w:color w:val="auto"/>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widowControl w:val="0"/>
              <w:jc w:val="center"/>
              <w:rPr>
                <w:color w:val="auto"/>
              </w:rPr>
            </w:pPr>
            <w:r>
              <w:rPr>
                <w:rFonts w:hint="eastAsia"/>
                <w:color w:val="auto"/>
              </w:rPr>
              <w:t>候选中标供应商家数</w:t>
            </w:r>
          </w:p>
        </w:tc>
        <w:tc>
          <w:tcPr>
            <w:tcW w:w="4265" w:type="dxa"/>
            <w:noWrap w:val="0"/>
            <w:vAlign w:val="top"/>
          </w:tcPr>
          <w:p>
            <w:pPr>
              <w:widowControl w:val="0"/>
              <w:jc w:val="center"/>
              <w:rPr>
                <w:rFonts w:hint="eastAsia" w:eastAsia="宋体"/>
                <w:color w:val="auto"/>
                <w:lang w:eastAsia="zh-CN"/>
              </w:rPr>
            </w:pPr>
            <w:r>
              <w:rPr>
                <w:rFonts w:hint="eastAsia"/>
                <w:color w:val="auto"/>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widowControl w:val="0"/>
              <w:jc w:val="center"/>
              <w:rPr>
                <w:color w:val="auto"/>
              </w:rPr>
            </w:pPr>
            <w:r>
              <w:rPr>
                <w:rFonts w:hint="eastAsia"/>
                <w:color w:val="auto"/>
              </w:rPr>
              <w:t>中标供应商家数</w:t>
            </w:r>
          </w:p>
        </w:tc>
        <w:tc>
          <w:tcPr>
            <w:tcW w:w="4265" w:type="dxa"/>
            <w:noWrap w:val="0"/>
            <w:vAlign w:val="top"/>
          </w:tcPr>
          <w:p>
            <w:pPr>
              <w:widowControl w:val="0"/>
              <w:jc w:val="center"/>
              <w:rPr>
                <w:color w:val="auto"/>
              </w:rPr>
            </w:pPr>
            <w:r>
              <w:rPr>
                <w:rFonts w:hint="eastAsia"/>
                <w:color w:val="auto"/>
              </w:rPr>
              <w:t>1</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cs="宋体"/>
          <w:b/>
          <w:highlight w:val="none"/>
          <w:lang w:val="en-US" w:eastAsia="zh-CN"/>
        </w:rPr>
      </w:pPr>
      <w:r>
        <w:rPr>
          <w:rFonts w:hint="eastAsia" w:ascii="宋体" w:hAnsi="宋体" w:cs="宋体"/>
          <w:b/>
          <w:highlight w:val="none"/>
          <w:lang w:val="en-US" w:eastAsia="zh-CN"/>
        </w:rPr>
        <w:t>2.履约担保</w:t>
      </w:r>
    </w:p>
    <w:p>
      <w:pPr>
        <w:pStyle w:val="2"/>
        <w:rPr>
          <w:rFonts w:hint="default" w:ascii="宋体" w:hAnsi="宋体" w:eastAsia="宋体" w:cs="宋体"/>
          <w:b w:val="0"/>
          <w:bCs w:val="0"/>
          <w:kern w:val="2"/>
          <w:sz w:val="21"/>
          <w:szCs w:val="24"/>
          <w:highlight w:val="none"/>
          <w:lang w:val="en-US" w:eastAsia="zh-CN" w:bidi="ar-SA"/>
        </w:rPr>
      </w:pPr>
      <w:r>
        <w:rPr>
          <w:rFonts w:hint="default" w:ascii="宋体" w:hAnsi="宋体" w:eastAsia="宋体" w:cs="宋体"/>
          <w:b w:val="0"/>
          <w:bCs w:val="0"/>
          <w:kern w:val="2"/>
          <w:sz w:val="21"/>
          <w:szCs w:val="24"/>
          <w:highlight w:val="none"/>
          <w:lang w:val="en-US" w:eastAsia="zh-CN" w:bidi="ar-SA"/>
        </w:rPr>
        <w:t>以支票、汇票、本票或者金融机构、担保机构出具的保函等非现金形式提交。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（二）其他事项</w:t>
      </w:r>
      <w:bookmarkEnd w:id="3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r>
        <w:rPr>
          <w:rFonts w:hint="eastAsia" w:ascii="宋体" w:hAnsi="宋体" w:eastAsia="宋体" w:cs="宋体"/>
          <w:b/>
          <w:bCs/>
          <w:highlight w:val="none"/>
        </w:rPr>
        <w:t>1、关于享受优惠政策的主体及价格扣除比例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（1）投标人提供的货物（以招标文件用户需求书“货物清单明细”的“货物名称”一栏为准）全部均由优惠主体制造，则对其投标总价给予</w:t>
      </w:r>
      <w:commentRangeStart w:id="3"/>
      <w:r>
        <w:rPr>
          <w:rFonts w:hint="eastAsia" w:ascii="宋体" w:hAnsi="宋体" w:eastAsia="宋体" w:cs="宋体"/>
          <w:color w:val="FF0000"/>
          <w:highlight w:val="none"/>
          <w:lang w:eastAsia="zh-CN"/>
        </w:rPr>
        <w:t>【</w:t>
      </w:r>
      <w:r>
        <w:rPr>
          <w:rFonts w:hint="eastAsia" w:ascii="宋体" w:hAnsi="宋体" w:eastAsia="宋体" w:cs="宋体"/>
          <w:color w:val="FF0000"/>
          <w:highlight w:val="none"/>
          <w:u w:val="single"/>
        </w:rPr>
        <w:t xml:space="preserve"> %</w:t>
      </w:r>
      <w:r>
        <w:rPr>
          <w:rFonts w:hint="eastAsia" w:ascii="宋体" w:hAnsi="宋体" w:eastAsia="宋体" w:cs="宋体"/>
          <w:color w:val="FF0000"/>
          <w:highlight w:val="none"/>
          <w:lang w:eastAsia="zh-CN"/>
        </w:rPr>
        <w:t>】</w:t>
      </w:r>
      <w:commentRangeEnd w:id="3"/>
      <w:r>
        <w:rPr>
          <w:rFonts w:hint="eastAsia" w:ascii="宋体" w:hAnsi="宋体" w:eastAsia="宋体" w:cs="宋体"/>
          <w:highlight w:val="none"/>
        </w:rPr>
        <w:commentReference w:id="3"/>
      </w:r>
      <w:r>
        <w:rPr>
          <w:rFonts w:hint="eastAsia" w:ascii="宋体" w:hAnsi="宋体" w:eastAsia="宋体" w:cs="宋体"/>
          <w:highlight w:val="none"/>
        </w:rPr>
        <w:t>的扣除，用扣除后的价格参与评审。满足多项优惠政策的企业，不重复享受多项价格扣除政策。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（2）根据</w:t>
      </w:r>
      <w:r>
        <w:rPr>
          <w:rFonts w:hint="eastAsia" w:ascii="宋体" w:hAnsi="宋体" w:eastAsia="宋体" w:cs="宋体"/>
          <w:szCs w:val="22"/>
          <w:highlight w:val="none"/>
        </w:rPr>
        <w:t>《工业和信息化部、国家统计局、国家发展和改革委员会、财政部关于印发中小企业划型标准规定的通知》（工信部联企业〔2011〕300 号）</w:t>
      </w:r>
      <w:r>
        <w:rPr>
          <w:rFonts w:hint="eastAsia" w:ascii="宋体" w:hAnsi="宋体" w:eastAsia="宋体" w:cs="宋体"/>
          <w:highlight w:val="none"/>
        </w:rPr>
        <w:t>，</w:t>
      </w:r>
      <w:bookmarkStart w:id="37" w:name="_Hlk71970739"/>
      <w:r>
        <w:rPr>
          <w:rFonts w:hint="eastAsia" w:ascii="宋体" w:hAnsi="宋体" w:eastAsia="宋体" w:cs="宋体"/>
          <w:highlight w:val="none"/>
        </w:rPr>
        <w:t>本项目</w:t>
      </w:r>
      <w:bookmarkStart w:id="38" w:name="_Hlk71924718"/>
      <w:r>
        <w:rPr>
          <w:rFonts w:hint="eastAsia" w:ascii="宋体" w:hAnsi="宋体" w:eastAsia="宋体" w:cs="宋体"/>
          <w:highlight w:val="none"/>
        </w:rPr>
        <w:t>采购标的（货物）对应的中小企业划分标准所属行业</w:t>
      </w:r>
      <w:bookmarkEnd w:id="38"/>
      <w:r>
        <w:rPr>
          <w:rFonts w:hint="eastAsia" w:ascii="宋体" w:hAnsi="宋体" w:eastAsia="宋体" w:cs="宋体"/>
          <w:highlight w:val="none"/>
        </w:rPr>
        <w:t>为</w:t>
      </w:r>
      <w:commentRangeStart w:id="4"/>
      <w:r>
        <w:rPr>
          <w:rFonts w:hint="eastAsia" w:ascii="宋体" w:hAnsi="宋体" w:eastAsia="宋体" w:cs="宋体"/>
          <w:color w:val="FF0000"/>
          <w:highlight w:val="none"/>
          <w:lang w:eastAsia="zh-CN"/>
        </w:rPr>
        <w:t>【</w:t>
      </w:r>
      <w:r>
        <w:rPr>
          <w:rFonts w:hint="eastAsia" w:ascii="宋体" w:hAnsi="宋体" w:eastAsia="宋体" w:cs="宋体"/>
          <w:color w:val="FF0000"/>
          <w:highlight w:val="none"/>
          <w:u w:val="single"/>
        </w:rPr>
        <w:t xml:space="preserve"> </w:t>
      </w:r>
      <w:r>
        <w:rPr>
          <w:rFonts w:hint="eastAsia" w:ascii="宋体" w:hAnsi="宋体" w:eastAsia="宋体" w:cs="宋体"/>
          <w:color w:val="FF0000"/>
          <w:highlight w:val="none"/>
          <w:lang w:eastAsia="zh-CN"/>
        </w:rPr>
        <w:t>】</w:t>
      </w:r>
      <w:r>
        <w:rPr>
          <w:rFonts w:hint="eastAsia" w:ascii="宋体" w:hAnsi="宋体" w:eastAsia="宋体" w:cs="宋体"/>
          <w:color w:val="FF0000"/>
          <w:highlight w:val="none"/>
        </w:rPr>
        <w:t>业</w:t>
      </w:r>
      <w:commentRangeEnd w:id="4"/>
      <w:r>
        <w:commentReference w:id="4"/>
      </w:r>
      <w:r>
        <w:rPr>
          <w:rFonts w:hint="eastAsia" w:ascii="宋体" w:hAnsi="宋体" w:eastAsia="宋体" w:cs="宋体"/>
          <w:highlight w:val="none"/>
        </w:rPr>
        <w:t>。</w:t>
      </w:r>
      <w:bookmarkEnd w:id="3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highlight w:val="none"/>
        </w:rPr>
        <w:t>（4）享受价格扣除获得政府采购合同的，小微企业不得将合同分包给大中型企业。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lang w:val="en-US" w:eastAsia="zh-CN"/>
        </w:rPr>
      </w:pPr>
      <w:r>
        <w:rPr>
          <w:rFonts w:hint="eastAsia" w:ascii="宋体" w:hAnsi="宋体" w:eastAsia="宋体" w:cs="宋体"/>
          <w:b/>
          <w:bCs/>
          <w:highlight w:val="none"/>
          <w:lang w:val="en-US" w:eastAsia="zh-CN"/>
        </w:rPr>
        <w:t>2.</w:t>
      </w:r>
      <w:bookmarkStart w:id="39" w:name="_Hlk72594713"/>
      <w:r>
        <w:rPr>
          <w:rFonts w:hint="eastAsia" w:ascii="宋体" w:hAnsi="宋体" w:eastAsia="宋体" w:cs="宋体"/>
          <w:b/>
          <w:bCs/>
          <w:highlight w:val="none"/>
          <w:lang w:val="en-US" w:eastAsia="zh-CN"/>
        </w:rPr>
        <w:t>关于政府采购订单融资政策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88653386。</w:t>
      </w:r>
    </w:p>
    <w:bookmarkEnd w:id="39"/>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cs="宋体"/>
          <w:b/>
          <w:bCs/>
          <w:color w:val="FF0000"/>
          <w:highlight w:val="none"/>
          <w:lang w:val="en-US" w:eastAsia="zh-CN"/>
        </w:rPr>
      </w:pPr>
      <w:bookmarkStart w:id="40" w:name="_Hlk72594729"/>
      <w:bookmarkStart w:id="41" w:name="_Hlk76855768"/>
      <w:r>
        <w:rPr>
          <w:rFonts w:hint="eastAsia" w:ascii="宋体" w:hAnsi="宋体" w:eastAsia="宋体" w:cs="宋体"/>
          <w:b/>
          <w:bCs/>
          <w:color w:val="FF0000"/>
          <w:highlight w:val="none"/>
          <w:lang w:val="en-US" w:eastAsia="zh-CN"/>
        </w:rPr>
        <w:t>3.</w:t>
      </w:r>
      <w:r>
        <w:rPr>
          <w:rFonts w:hint="eastAsia" w:ascii="宋体" w:hAnsi="宋体" w:cs="宋体"/>
          <w:b/>
          <w:bCs/>
          <w:color w:val="FF0000"/>
          <w:highlight w:val="none"/>
          <w:lang w:val="en-US" w:eastAsia="zh-CN"/>
        </w:rPr>
        <w:t>本项目向中标供应商收取代理服务费。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lang w:val="en-US" w:eastAsia="zh-CN"/>
        </w:rPr>
      </w:pPr>
      <w:r>
        <w:rPr>
          <w:rFonts w:hint="eastAsia" w:ascii="宋体" w:hAnsi="宋体" w:eastAsia="宋体" w:cs="宋体"/>
          <w:b/>
          <w:bCs/>
          <w:highlight w:val="none"/>
          <w:lang w:val="en-US" w:eastAsia="zh-CN"/>
        </w:rPr>
        <w:t>承接非必须委托政府集中采购机构（可以委托社会采购代理机构）的政府采购业务时收取费用</w:t>
      </w:r>
      <w:r>
        <w:rPr>
          <w:rFonts w:hint="eastAsia" w:ascii="宋体" w:hAnsi="宋体" w:eastAsia="宋体" w:cs="宋体"/>
          <w:b/>
          <w:bCs/>
          <w:highlight w:val="none"/>
          <w:lang w:val="en-US" w:eastAsia="zh-Hans"/>
        </w:rPr>
        <w:t>。</w:t>
      </w:r>
    </w:p>
    <w:bookmarkEnd w:id="40"/>
    <w:bookmarkEnd w:id="41"/>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“中标供应商在领取《中标通知书》之前须向深圳公共资源交易中心（深圳交易集团有限公司</w:t>
      </w:r>
      <w:r>
        <w:rPr>
          <w:rFonts w:hint="eastAsia" w:ascii="宋体" w:hAnsi="宋体" w:eastAsia="宋体" w:cs="宋体"/>
          <w:highlight w:val="none"/>
          <w:lang w:eastAsia="zh-CN"/>
        </w:rPr>
        <w:t>龙华</w:t>
      </w:r>
      <w:r>
        <w:rPr>
          <w:rFonts w:hint="eastAsia" w:ascii="宋体" w:hAnsi="宋体" w:eastAsia="宋体" w:cs="宋体"/>
          <w:highlight w:val="none"/>
        </w:rPr>
        <w:t>分公司）交纳代理服务费。若因中标供应商交纳代理服务费所产生的时间影响到合同签订的，由中标供应商自行承担责任。代理服务费标准参照深财购〔2018〕27号文</w:t>
      </w:r>
      <w:r>
        <w:rPr>
          <w:rFonts w:hint="eastAsia" w:ascii="宋体" w:hAnsi="宋体" w:cs="宋体"/>
          <w:lang w:eastAsia="zh-CN"/>
        </w:rPr>
        <w:t>、</w:t>
      </w:r>
      <w:r>
        <w:rPr>
          <w:rFonts w:hint="eastAsia" w:ascii="宋体" w:hAnsi="宋体" w:cs="宋体"/>
        </w:rPr>
        <w:t>深交易〔2020〕123号</w:t>
      </w:r>
      <w:r>
        <w:rPr>
          <w:rFonts w:hint="eastAsia" w:ascii="宋体" w:hAnsi="宋体" w:eastAsia="宋体" w:cs="宋体"/>
          <w:b/>
          <w:bCs/>
          <w:highlight w:val="none"/>
        </w:rPr>
        <w:t>所列标准</w:t>
      </w:r>
      <w:r>
        <w:rPr>
          <w:rFonts w:hint="eastAsia" w:ascii="宋体" w:hAnsi="宋体" w:eastAsia="宋体" w:cs="宋体"/>
          <w:highlight w:val="none"/>
        </w:rPr>
        <w:t>收取。本项目类型为</w:t>
      </w:r>
      <w:r>
        <w:rPr>
          <w:rFonts w:hint="eastAsia" w:ascii="宋体" w:hAnsi="宋体" w:eastAsia="宋体" w:cs="宋体"/>
          <w:b/>
          <w:bCs/>
          <w:highlight w:val="none"/>
          <w:u w:val="single"/>
        </w:rPr>
        <w:t>货物类</w:t>
      </w:r>
      <w:r>
        <w:rPr>
          <w:rFonts w:hint="eastAsia" w:ascii="宋体" w:hAnsi="宋体" w:eastAsia="宋体" w:cs="宋体"/>
          <w:highlight w:val="none"/>
        </w:rPr>
        <w:t>：</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eastAsia="宋体" w:cs="宋体"/>
          <w:highlight w:val="none"/>
        </w:rPr>
      </w:pPr>
      <w:r>
        <w:rPr>
          <w:rFonts w:hint="eastAsia" w:ascii="宋体" w:hAnsi="宋体" w:eastAsia="宋体" w:cs="宋体"/>
          <w:highlight w:val="none"/>
        </w:rPr>
        <w:t>（</w:t>
      </w:r>
      <w:r>
        <w:rPr>
          <w:rFonts w:hint="eastAsia" w:ascii="宋体" w:hAnsi="宋体" w:eastAsia="宋体" w:cs="宋体"/>
          <w:highlight w:val="none"/>
          <w:lang w:val="en-US" w:eastAsia="zh-CN"/>
        </w:rPr>
        <w:t>1</w:t>
      </w:r>
      <w:r>
        <w:rPr>
          <w:rFonts w:hint="eastAsia" w:ascii="宋体" w:hAnsi="宋体" w:eastAsia="宋体" w:cs="宋体"/>
          <w:highlight w:val="none"/>
        </w:rPr>
        <w:t>）代理服务费以《中标通知书》确定的中标金额作为计算基数，按差额定率累进法计算。</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w:t>
      </w:r>
      <w:r>
        <w:rPr>
          <w:rFonts w:hint="eastAsia" w:ascii="宋体" w:hAnsi="宋体" w:eastAsia="宋体" w:cs="宋体"/>
          <w:highlight w:val="none"/>
          <w:lang w:val="en-US" w:eastAsia="zh-CN"/>
        </w:rPr>
        <w:t>2</w:t>
      </w:r>
      <w:r>
        <w:rPr>
          <w:rFonts w:hint="eastAsia" w:ascii="宋体" w:hAnsi="宋体" w:eastAsia="宋体" w:cs="宋体"/>
          <w:highlight w:val="none"/>
        </w:rPr>
        <w:t>）中标金额的各部分费率如下表：</w:t>
      </w:r>
    </w:p>
    <w:tbl>
      <w:tblPr>
        <w:tblStyle w:val="43"/>
        <w:tblW w:w="7260" w:type="dxa"/>
        <w:jc w:val="center"/>
        <w:tblLayout w:type="fixed"/>
        <w:tblCellMar>
          <w:top w:w="0" w:type="dxa"/>
          <w:left w:w="108" w:type="dxa"/>
          <w:bottom w:w="0" w:type="dxa"/>
          <w:right w:w="108" w:type="dxa"/>
        </w:tblCellMar>
      </w:tblPr>
      <w:tblGrid>
        <w:gridCol w:w="2927"/>
        <w:gridCol w:w="1460"/>
        <w:gridCol w:w="1414"/>
        <w:gridCol w:w="1459"/>
      </w:tblGrid>
      <w:tr>
        <w:tblPrEx>
          <w:tblCellMar>
            <w:top w:w="0" w:type="dxa"/>
            <w:left w:w="108" w:type="dxa"/>
            <w:bottom w:w="0" w:type="dxa"/>
            <w:right w:w="108" w:type="dxa"/>
          </w:tblCellMar>
        </w:tblPrEx>
        <w:trPr>
          <w:trHeight w:val="774" w:hRule="atLeast"/>
          <w:jc w:val="center"/>
        </w:trPr>
        <w:tc>
          <w:tcPr>
            <w:tcW w:w="2927" w:type="dxa"/>
            <w:tcBorders>
              <w:top w:val="single" w:color="auto" w:sz="4" w:space="0"/>
              <w:left w:val="single" w:color="auto" w:sz="4" w:space="0"/>
              <w:bottom w:val="single" w:color="auto" w:sz="4" w:space="0"/>
              <w:right w:val="single" w:color="auto" w:sz="4" w:space="0"/>
              <w:tl2br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2100" w:firstLineChars="1000"/>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类别</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金额(万元)</w:t>
            </w:r>
          </w:p>
        </w:tc>
        <w:tc>
          <w:tcPr>
            <w:tcW w:w="146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color w:val="auto"/>
                <w:kern w:val="0"/>
                <w:sz w:val="21"/>
                <w:szCs w:val="21"/>
                <w:highlight w:val="none"/>
              </w:rPr>
            </w:pPr>
            <w:r>
              <w:rPr>
                <w:rFonts w:hint="eastAsia" w:ascii="宋体" w:hAnsi="宋体" w:eastAsia="宋体" w:cs="宋体"/>
                <w:bCs/>
                <w:color w:val="auto"/>
                <w:kern w:val="0"/>
                <w:sz w:val="21"/>
                <w:szCs w:val="21"/>
                <w:highlight w:val="none"/>
              </w:rPr>
              <w:t>工程采购</w:t>
            </w:r>
          </w:p>
        </w:tc>
        <w:tc>
          <w:tcPr>
            <w:tcW w:w="1414" w:type="dxa"/>
            <w:tcBorders>
              <w:top w:val="single" w:color="auto" w:sz="4" w:space="0"/>
              <w:left w:val="nil"/>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color w:val="auto"/>
                <w:kern w:val="0"/>
                <w:sz w:val="21"/>
                <w:szCs w:val="21"/>
                <w:highlight w:val="none"/>
              </w:rPr>
            </w:pPr>
            <w:r>
              <w:rPr>
                <w:rFonts w:hint="eastAsia" w:ascii="宋体" w:hAnsi="宋体" w:eastAsia="宋体" w:cs="宋体"/>
                <w:bCs/>
                <w:color w:val="auto"/>
                <w:kern w:val="0"/>
                <w:sz w:val="21"/>
                <w:szCs w:val="21"/>
                <w:highlight w:val="none"/>
              </w:rPr>
              <w:t>货物采购</w:t>
            </w:r>
          </w:p>
        </w:tc>
        <w:tc>
          <w:tcPr>
            <w:tcW w:w="1459" w:type="dxa"/>
            <w:tcBorders>
              <w:top w:val="single" w:color="auto" w:sz="4" w:space="0"/>
              <w:left w:val="nil"/>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color w:val="auto"/>
                <w:kern w:val="0"/>
                <w:sz w:val="21"/>
                <w:szCs w:val="21"/>
                <w:highlight w:val="none"/>
              </w:rPr>
            </w:pPr>
            <w:r>
              <w:rPr>
                <w:rFonts w:hint="eastAsia" w:ascii="宋体" w:hAnsi="宋体" w:eastAsia="宋体" w:cs="宋体"/>
                <w:bCs/>
                <w:color w:val="auto"/>
                <w:kern w:val="0"/>
                <w:sz w:val="21"/>
                <w:szCs w:val="21"/>
                <w:highlight w:val="none"/>
              </w:rPr>
              <w:t>服务采购</w:t>
            </w:r>
          </w:p>
        </w:tc>
      </w:tr>
      <w:tr>
        <w:tblPrEx>
          <w:tblCellMar>
            <w:top w:w="0" w:type="dxa"/>
            <w:left w:w="108" w:type="dxa"/>
            <w:bottom w:w="0" w:type="dxa"/>
            <w:right w:w="108" w:type="dxa"/>
          </w:tblCellMar>
        </w:tblPrEx>
        <w:trPr>
          <w:trHeight w:val="442" w:hRule="atLeast"/>
          <w:jc w:val="center"/>
        </w:trPr>
        <w:tc>
          <w:tcPr>
            <w:tcW w:w="2927" w:type="dxa"/>
            <w:tcBorders>
              <w:top w:val="single" w:color="auto" w:sz="4"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100以下</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1.50%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1.50%</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100-500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0.70%</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1.10%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0.80%</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500-1000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0.55%</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0.80%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0.45%</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1000-5000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0.35%</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0.50%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0.25%</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5000-10000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0.20%</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0.25%</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0.10%</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10000-50000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0.05%</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0.05%</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0.05%</w:t>
            </w:r>
          </w:p>
        </w:tc>
      </w:tr>
      <w:tr>
        <w:tblPrEx>
          <w:tblCellMar>
            <w:top w:w="0" w:type="dxa"/>
            <w:left w:w="108" w:type="dxa"/>
            <w:bottom w:w="0" w:type="dxa"/>
            <w:right w:w="108" w:type="dxa"/>
          </w:tblCellMar>
        </w:tblPrEx>
        <w:trPr>
          <w:trHeight w:val="451"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50000-100000</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0.035%</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0.035%</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0.035%</w:t>
            </w:r>
          </w:p>
        </w:tc>
      </w:tr>
      <w:tr>
        <w:tblPrEx>
          <w:tblCellMar>
            <w:top w:w="0" w:type="dxa"/>
            <w:left w:w="108" w:type="dxa"/>
            <w:bottom w:w="0" w:type="dxa"/>
            <w:right w:w="108" w:type="dxa"/>
          </w:tblCellMar>
        </w:tblPrEx>
        <w:trPr>
          <w:trHeight w:val="451"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100000-500000</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0.008%</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0.008%</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0.008%</w:t>
            </w:r>
          </w:p>
        </w:tc>
      </w:tr>
      <w:tr>
        <w:tblPrEx>
          <w:tblCellMar>
            <w:top w:w="0" w:type="dxa"/>
            <w:left w:w="108" w:type="dxa"/>
            <w:bottom w:w="0" w:type="dxa"/>
            <w:right w:w="108" w:type="dxa"/>
          </w:tblCellMar>
        </w:tblPrEx>
        <w:trPr>
          <w:trHeight w:val="451"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500000-1000000</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0.006%</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0.006%</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0.006%</w:t>
            </w:r>
          </w:p>
        </w:tc>
      </w:tr>
      <w:tr>
        <w:tblPrEx>
          <w:tblCellMar>
            <w:top w:w="0" w:type="dxa"/>
            <w:left w:w="108" w:type="dxa"/>
            <w:bottom w:w="0" w:type="dxa"/>
            <w:right w:w="108" w:type="dxa"/>
          </w:tblCellMar>
        </w:tblPrEx>
        <w:trPr>
          <w:trHeight w:val="468"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1000000以上</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0.004%</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0.004%</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0.004%</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如某货物采购项目，中标金额为600万元，总共交纳的代理服务费的具体计算过程如下：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标准代理服务费＝（100万以下部分的代理服务费）+（100万～500万部分的代理服务费）+（500万～600万部分的代理服务费）＝100万元×1.5%+（500-100）万元×1.1%+（600-500）万元×0.8%=1.5万元+4.4万元+0.8万元＝6.7万元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w:t>
      </w:r>
      <w:r>
        <w:rPr>
          <w:rFonts w:hint="eastAsia" w:ascii="宋体" w:hAnsi="宋体" w:eastAsia="宋体" w:cs="宋体"/>
          <w:highlight w:val="none"/>
          <w:lang w:val="en-US" w:eastAsia="zh-CN"/>
        </w:rPr>
        <w:t>3</w:t>
      </w:r>
      <w:r>
        <w:rPr>
          <w:rFonts w:hint="eastAsia" w:ascii="宋体" w:hAnsi="宋体" w:eastAsia="宋体" w:cs="宋体"/>
          <w:highlight w:val="none"/>
        </w:rPr>
        <w:t>）中标供应商中标后，必须按规定采用银行对公转账方式向深圳交易集团有限公司直接交纳代理服务费，交纳信息及要求按以下规定执行：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经营性账户信息如下：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
          <w:bCs/>
          <w:highlight w:val="none"/>
        </w:rPr>
        <w:t>账户名：</w:t>
      </w:r>
      <w:r>
        <w:rPr>
          <w:rFonts w:hint="eastAsia" w:ascii="宋体" w:hAnsi="宋体" w:eastAsia="宋体" w:cs="宋体"/>
          <w:sz w:val="21"/>
          <w:szCs w:val="21"/>
          <w:highlight w:val="none"/>
          <w:lang w:val="en-US" w:eastAsia="zh-CN"/>
        </w:rPr>
        <w:t>深圳交易集团有限公司</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eastAsia="zh-CN"/>
        </w:rPr>
      </w:pPr>
      <w:r>
        <w:rPr>
          <w:rFonts w:hint="eastAsia" w:ascii="宋体" w:hAnsi="宋体" w:eastAsia="宋体" w:cs="宋体"/>
          <w:highlight w:val="none"/>
          <w:lang w:eastAsia="zh-CN"/>
        </w:rPr>
        <w:t>银行名称：</w:t>
      </w:r>
      <w:r>
        <w:rPr>
          <w:rFonts w:hint="eastAsia" w:ascii="宋体" w:hAnsi="宋体" w:eastAsia="宋体" w:cs="宋体"/>
          <w:sz w:val="21"/>
          <w:szCs w:val="21"/>
          <w:highlight w:val="none"/>
          <w:lang w:val="en-US" w:eastAsia="zh-CN"/>
        </w:rPr>
        <w:t>中国民生银行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lang w:val="en-US" w:eastAsia="zh-CN"/>
        </w:rPr>
      </w:pPr>
      <w:r>
        <w:rPr>
          <w:rFonts w:hint="eastAsia" w:ascii="宋体" w:hAnsi="宋体" w:eastAsia="宋体" w:cs="宋体"/>
          <w:b/>
          <w:bCs/>
          <w:highlight w:val="none"/>
        </w:rPr>
        <w:t>开户行：</w:t>
      </w:r>
      <w:r>
        <w:rPr>
          <w:rFonts w:hint="eastAsia" w:ascii="宋体" w:hAnsi="宋体" w:eastAsia="宋体" w:cs="宋体"/>
          <w:sz w:val="21"/>
          <w:szCs w:val="21"/>
          <w:highlight w:val="none"/>
          <w:lang w:val="en-US" w:eastAsia="zh-CN"/>
        </w:rPr>
        <w:t>民生银行深圳五洲支行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账号：</w:t>
      </w:r>
      <w:r>
        <w:rPr>
          <w:rFonts w:hint="eastAsia" w:ascii="宋体" w:hAnsi="宋体" w:eastAsia="宋体" w:cs="宋体"/>
          <w:sz w:val="21"/>
          <w:szCs w:val="21"/>
          <w:highlight w:val="none"/>
          <w:lang w:val="en-US" w:eastAsia="zh-CN"/>
        </w:rPr>
        <w:t>632766152</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val="en-US" w:eastAsia="zh-CN"/>
        </w:rPr>
      </w:pPr>
      <w:r>
        <w:rPr>
          <w:rFonts w:hint="eastAsia" w:ascii="宋体" w:hAnsi="宋体" w:eastAsia="宋体" w:cs="宋体"/>
          <w:highlight w:val="none"/>
        </w:rPr>
        <w:t>转账备注：</w:t>
      </w:r>
      <w:r>
        <w:rPr>
          <w:rFonts w:hint="eastAsia" w:ascii="宋体" w:hAnsi="宋体" w:eastAsia="宋体" w:cs="宋体"/>
          <w:highlight w:val="none"/>
          <w:lang w:eastAsia="zh-CN"/>
        </w:rPr>
        <w:t>龙华分公司</w:t>
      </w:r>
      <w:r>
        <w:rPr>
          <w:rFonts w:hint="eastAsia" w:ascii="宋体" w:hAnsi="宋体" w:eastAsia="宋体" w:cs="宋体"/>
          <w:highlight w:val="none"/>
          <w:lang w:val="en-US" w:eastAsia="zh-CN"/>
        </w:rPr>
        <w:t>+</w:t>
      </w:r>
      <w:r>
        <w:rPr>
          <w:rFonts w:hint="eastAsia" w:ascii="宋体" w:hAnsi="宋体" w:eastAsia="宋体" w:cs="宋体"/>
          <w:highlight w:val="none"/>
        </w:rPr>
        <w:t>项目编号+项目名称</w:t>
      </w:r>
    </w:p>
    <w:p>
      <w:pPr>
        <w:pageBreakBefore w:val="0"/>
        <w:kinsoku/>
        <w:overflowPunct/>
        <w:topLinePunct w:val="0"/>
        <w:autoSpaceDE/>
        <w:autoSpaceDN/>
        <w:bidi w:val="0"/>
        <w:spacing w:line="360" w:lineRule="auto"/>
        <w:ind w:left="0" w:firstLine="0" w:firstLineChars="0"/>
        <w:rPr>
          <w:rFonts w:hint="eastAsia" w:ascii="宋体" w:hAnsi="宋体" w:eastAsia="宋体" w:cs="宋体"/>
          <w:b/>
          <w:highlight w:val="none"/>
          <w:lang w:val="en-US" w:eastAsia="zh-CN"/>
        </w:rPr>
      </w:pP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highlight w:val="none"/>
          <w:lang w:val="en-US" w:eastAsia="zh-CN"/>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lang w:val="en-US" w:eastAsia="zh-CN"/>
        </w:rPr>
      </w:pPr>
    </w:p>
    <w:bookmarkEnd w:id="35"/>
    <w:p>
      <w:pPr>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第三章 用户需求书</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一、项目基本信息</w:t>
      </w:r>
    </w:p>
    <w:tbl>
      <w:tblPr>
        <w:tblStyle w:val="43"/>
        <w:tblW w:w="8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1637"/>
        <w:gridCol w:w="1150"/>
        <w:gridCol w:w="3271"/>
        <w:gridCol w:w="1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751"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序号</w:t>
            </w:r>
          </w:p>
        </w:tc>
        <w:tc>
          <w:tcPr>
            <w:tcW w:w="163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采购计划编号</w:t>
            </w:r>
          </w:p>
        </w:tc>
        <w:tc>
          <w:tcPr>
            <w:tcW w:w="115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lang w:eastAsia="zh-CN"/>
              </w:rPr>
            </w:pPr>
            <w:r>
              <w:rPr>
                <w:rFonts w:hint="eastAsia" w:ascii="宋体" w:hAnsi="宋体" w:cs="宋体"/>
                <w:b/>
                <w:bCs w:val="0"/>
                <w:szCs w:val="21"/>
                <w:highlight w:val="none"/>
                <w:lang w:eastAsia="zh-CN"/>
              </w:rPr>
              <w:t>项目编号</w:t>
            </w:r>
          </w:p>
        </w:tc>
        <w:tc>
          <w:tcPr>
            <w:tcW w:w="3271"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采购项目名称</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color w:val="FF0000"/>
                <w:szCs w:val="21"/>
                <w:highlight w:val="none"/>
              </w:rPr>
            </w:pPr>
            <w:r>
              <w:rPr>
                <w:rFonts w:hint="eastAsia" w:ascii="宋体" w:hAnsi="宋体" w:eastAsia="宋体" w:cs="宋体"/>
                <w:b/>
                <w:bCs w:val="0"/>
                <w:color w:val="FF0000"/>
                <w:szCs w:val="21"/>
                <w:highlight w:val="none"/>
              </w:rPr>
              <w:t>财政预算金额（元）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751"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1</w:t>
            </w:r>
          </w:p>
        </w:tc>
        <w:tc>
          <w:tcPr>
            <w:tcW w:w="163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PLAN-******</w:t>
            </w:r>
          </w:p>
        </w:tc>
        <w:tc>
          <w:tcPr>
            <w:tcW w:w="115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c>
          <w:tcPr>
            <w:tcW w:w="3271"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r>
              <w:rPr>
                <w:rFonts w:hint="eastAsia" w:ascii="宋体" w:hAnsi="宋体" w:eastAsia="宋体" w:cs="宋体"/>
                <w:b/>
                <w:bCs/>
                <w:color w:val="FF0000"/>
                <w:szCs w:val="21"/>
                <w:highlight w:val="none"/>
              </w:rPr>
              <w:t>深圳市致理中学本地智能云部署采购</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9,645,700.00</w:t>
            </w:r>
          </w:p>
        </w:tc>
      </w:tr>
    </w:tbl>
    <w:p>
      <w:pPr>
        <w:pageBreakBefore w:val="0"/>
        <w:numPr>
          <w:ilvl w:val="0"/>
          <w:numId w:val="0"/>
        </w:numPr>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b/>
          <w:szCs w:val="21"/>
          <w:highlight w:val="none"/>
        </w:rPr>
      </w:pPr>
      <w:bookmarkStart w:id="42" w:name="_Hlk72258617"/>
      <w:r>
        <w:rPr>
          <w:rFonts w:hint="eastAsia" w:ascii="宋体" w:hAnsi="宋体" w:eastAsia="宋体" w:cs="宋体"/>
          <w:b/>
          <w:szCs w:val="21"/>
          <w:highlight w:val="none"/>
          <w:lang w:eastAsia="zh-CN"/>
        </w:rPr>
        <w:t>备注：</w:t>
      </w:r>
      <w:r>
        <w:rPr>
          <w:rFonts w:hint="eastAsia" w:ascii="宋体" w:hAnsi="宋体" w:eastAsia="宋体" w:cs="宋体"/>
          <w:b/>
          <w:szCs w:val="21"/>
          <w:highlight w:val="none"/>
        </w:rPr>
        <w:t>本项目的财政预算金额为人民币</w:t>
      </w:r>
      <w:r>
        <w:rPr>
          <w:rFonts w:hint="eastAsia" w:ascii="宋体" w:hAnsi="宋体" w:eastAsia="宋体" w:cs="宋体"/>
          <w:b/>
          <w:color w:val="FF0000"/>
          <w:szCs w:val="21"/>
          <w:highlight w:val="none"/>
          <w:lang w:val="en-US" w:eastAsia="zh-CN"/>
        </w:rPr>
        <w:t xml:space="preserve"> 9,645,700.00</w:t>
      </w:r>
      <w:r>
        <w:rPr>
          <w:rFonts w:hint="eastAsia" w:ascii="宋体" w:hAnsi="宋体" w:eastAsia="宋体" w:cs="宋体"/>
          <w:b/>
          <w:color w:val="FF0000"/>
          <w:szCs w:val="21"/>
          <w:highlight w:val="none"/>
        </w:rPr>
        <w:t>元</w:t>
      </w:r>
      <w:r>
        <w:rPr>
          <w:rFonts w:hint="eastAsia" w:ascii="宋体" w:hAnsi="宋体" w:eastAsia="宋体" w:cs="宋体"/>
          <w:b/>
          <w:szCs w:val="21"/>
          <w:highlight w:val="none"/>
        </w:rPr>
        <w:t>。</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二、</w:t>
      </w:r>
      <w:bookmarkStart w:id="43" w:name="_Hlk72073432"/>
      <w:r>
        <w:rPr>
          <w:rFonts w:hint="eastAsia" w:ascii="宋体" w:hAnsi="宋体" w:eastAsia="宋体" w:cs="宋体"/>
          <w:b/>
          <w:bCs/>
          <w:sz w:val="28"/>
          <w:szCs w:val="28"/>
          <w:highlight w:val="none"/>
        </w:rPr>
        <w:t>货物需求明细</w:t>
      </w:r>
      <w:bookmarkEnd w:id="43"/>
    </w:p>
    <w:tbl>
      <w:tblPr>
        <w:tblStyle w:val="43"/>
        <w:tblW w:w="843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99"/>
        <w:gridCol w:w="2701"/>
        <w:gridCol w:w="1399"/>
        <w:gridCol w:w="1399"/>
        <w:gridCol w:w="15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序号</w:t>
            </w:r>
          </w:p>
        </w:tc>
        <w:tc>
          <w:tcPr>
            <w:tcW w:w="2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名称</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数量</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单位</w:t>
            </w:r>
          </w:p>
        </w:tc>
        <w:tc>
          <w:tcPr>
            <w:tcW w:w="15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备注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843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本地云建设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云一体机</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云控制器</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7"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云桌面接入授权软件</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398</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843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bCs/>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计算机(语言)教室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843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一、计算机教室设备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智能教学白板</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OPS电脑</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教学软件</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万向推拉黑板</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7"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云课堂教学管理软件</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教师云终端</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学生云终端</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500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键鼠</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510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学生液晶显示器</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500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教师液晶显示器</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电动升降学生桌椅</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250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老师讲桌椅</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机柜</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耳麦</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510</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843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二、服务器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课堂桌面云服务器</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843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三、后备电源系统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7"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UPS电源</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每个电脑教室独立一台UPS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7"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ATHB蓄电池</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320</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节</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每个电脑教室独立一台UPS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7"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w:t>
            </w:r>
          </w:p>
        </w:tc>
        <w:tc>
          <w:tcPr>
            <w:tcW w:w="2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电池柜</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10</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每个电脑教室独立一台UPS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843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微格教室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843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一、微格教室设备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22</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智能教学白板</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显示系统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23</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OPS电脑</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显示系统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24</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教学软件</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显示系统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25</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万向推拉黑板</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显示系统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26</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4K录播一体机</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录播系统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嵌入式录播系统</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录播系统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高清云台摄像机</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12</w:t>
            </w:r>
          </w:p>
        </w:tc>
        <w:tc>
          <w:tcPr>
            <w:tcW w:w="139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视频采集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29</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指向性话筒</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12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支</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数字音频矩阵</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31</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无线话筒（带领夹）</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功放</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音箱</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音频系统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34</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图像跟踪一体机</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35</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图像跟踪系统</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跟踪半球</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37</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桌面式触摸面板</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个</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38</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组合式键盘</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39</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时序电源控制器</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控制系统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40</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LED时钟</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观摩室设备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41</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预监电视</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观摩室设备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导播终端</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观摩室设备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843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二、资源管理平台及服务器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43</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资源管理平台</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平台管理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44</w:t>
            </w:r>
          </w:p>
        </w:tc>
        <w:tc>
          <w:tcPr>
            <w:tcW w:w="270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服务器</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39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53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平台管理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rPr>
        <w:tc>
          <w:tcPr>
            <w:tcW w:w="843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其他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rPr>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45</w:t>
            </w:r>
          </w:p>
        </w:tc>
        <w:tc>
          <w:tcPr>
            <w:tcW w:w="2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系统集成及施工</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3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5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1</w:t>
      </w:r>
      <w:r>
        <w:rPr>
          <w:rFonts w:hint="eastAsia" w:ascii="宋体" w:hAnsi="宋体" w:eastAsia="宋体" w:cs="宋体"/>
          <w:b/>
          <w:color w:val="FF0000"/>
          <w:szCs w:val="21"/>
          <w:highlight w:val="none"/>
          <w:lang w:eastAsia="zh-CN"/>
        </w:rPr>
        <w:t>、</w:t>
      </w:r>
      <w:r>
        <w:rPr>
          <w:rFonts w:hint="eastAsia" w:ascii="宋体" w:hAnsi="宋体" w:eastAsia="宋体" w:cs="宋体"/>
          <w:b/>
          <w:color w:val="FF0000"/>
          <w:szCs w:val="21"/>
          <w:highlight w:val="none"/>
        </w:rPr>
        <w:t xml:space="preserve">备注栏注明“拒绝进口”的产品不接受投标人选用进口产品参与投标；注明“接受进口”的产品允许投标人选用进口产品参与投标，但不排斥国内产品。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3、本项目核心产品为：</w:t>
      </w:r>
      <w:r>
        <w:rPr>
          <w:rFonts w:hint="eastAsia" w:ascii="宋体" w:hAnsi="宋体" w:eastAsia="宋体" w:cs="宋体"/>
          <w:b/>
          <w:color w:val="FF0000"/>
          <w:szCs w:val="21"/>
          <w:highlight w:val="none"/>
          <w:u w:val="single"/>
        </w:rPr>
        <w:t xml:space="preserve"> 课堂桌面云服务器 </w:t>
      </w:r>
      <w:r>
        <w:rPr>
          <w:rFonts w:hint="eastAsia" w:ascii="宋体" w:hAnsi="宋体" w:eastAsia="宋体" w:cs="宋体"/>
          <w:b/>
          <w:color w:val="FF0000"/>
          <w:szCs w:val="21"/>
          <w:highlight w:val="none"/>
        </w:rPr>
        <w:t>。</w:t>
      </w:r>
      <w:bookmarkEnd w:id="42"/>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bookmarkStart w:id="44" w:name="_Toc128884461"/>
      <w:r>
        <w:rPr>
          <w:rFonts w:hint="eastAsia" w:ascii="宋体" w:hAnsi="宋体" w:eastAsia="宋体" w:cs="宋体"/>
          <w:b/>
          <w:bCs/>
          <w:sz w:val="28"/>
          <w:szCs w:val="28"/>
          <w:highlight w:val="none"/>
        </w:rPr>
        <w:t>三、实质性条款</w:t>
      </w:r>
    </w:p>
    <w:tbl>
      <w:tblPr>
        <w:tblStyle w:val="43"/>
        <w:tblW w:w="83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76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序号</w:t>
            </w:r>
          </w:p>
        </w:tc>
        <w:tc>
          <w:tcPr>
            <w:tcW w:w="7663"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1</w:t>
            </w:r>
          </w:p>
        </w:tc>
        <w:tc>
          <w:tcPr>
            <w:tcW w:w="766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投标文件载明的交货期不超过招标文件规定的期限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2</w:t>
            </w:r>
          </w:p>
        </w:tc>
        <w:tc>
          <w:tcPr>
            <w:tcW w:w="766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投标文件载明的免费保修期不低于招标文件规定的期限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w:t>
            </w:r>
          </w:p>
        </w:tc>
        <w:tc>
          <w:tcPr>
            <w:tcW w:w="766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eastAsia="zh-CN"/>
              </w:rPr>
              <w:t>招标文件中带“</w:t>
            </w:r>
            <w:r>
              <w:rPr>
                <w:rFonts w:hint="eastAsia" w:ascii="宋体" w:hAnsi="宋体" w:eastAsia="宋体" w:cs="宋体"/>
                <w:b/>
                <w:szCs w:val="21"/>
                <w:highlight w:val="none"/>
              </w:rPr>
              <w:t>★</w:t>
            </w:r>
            <w:r>
              <w:rPr>
                <w:rFonts w:hint="eastAsia" w:ascii="宋体" w:hAnsi="宋体" w:eastAsia="宋体" w:cs="宋体"/>
                <w:kern w:val="0"/>
                <w:sz w:val="21"/>
                <w:szCs w:val="21"/>
                <w:highlight w:val="none"/>
                <w:lang w:eastAsia="zh-CN"/>
              </w:rPr>
              <w:t>”的技术要求、商务需求或其他要求。</w:t>
            </w:r>
          </w:p>
        </w:tc>
      </w:tr>
    </w:tbl>
    <w:p>
      <w:pPr>
        <w:pStyle w:val="6"/>
        <w:pageBreakBefore w:val="0"/>
        <w:tabs>
          <w:tab w:val="left" w:pos="765"/>
        </w:tabs>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val="0"/>
          <w:kern w:val="0"/>
          <w:sz w:val="21"/>
          <w:szCs w:val="21"/>
          <w:highlight w:val="none"/>
        </w:rPr>
        <w:t>注：上表所列内容为不可负偏离条款</w:t>
      </w:r>
      <w:bookmarkEnd w:id="44"/>
      <w:r>
        <w:rPr>
          <w:rFonts w:hint="eastAsia" w:ascii="宋体" w:hAnsi="宋体" w:eastAsia="宋体" w:cs="宋体"/>
          <w:b w:val="0"/>
          <w:kern w:val="0"/>
          <w:sz w:val="21"/>
          <w:szCs w:val="21"/>
          <w:highlight w:val="none"/>
        </w:rPr>
        <w:t>，负偏离将视为未实质性满足招标文件要求作投标无效处理。</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四、技术要求</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 w:val="0"/>
          <w:bCs/>
          <w:color w:val="auto"/>
          <w:sz w:val="21"/>
          <w:szCs w:val="21"/>
        </w:rPr>
      </w:pPr>
      <w:r>
        <w:rPr>
          <w:rFonts w:hint="eastAsia" w:ascii="宋体" w:hAnsi="宋体" w:eastAsia="宋体" w:cs="宋体"/>
          <w:b w:val="0"/>
          <w:bCs/>
          <w:kern w:val="0"/>
          <w:sz w:val="21"/>
          <w:szCs w:val="21"/>
        </w:rPr>
        <w:t>说明：</w:t>
      </w:r>
      <w:r>
        <w:rPr>
          <w:rFonts w:hint="eastAsia" w:ascii="宋体" w:hAnsi="宋体" w:eastAsia="宋体" w:cs="宋体"/>
          <w:b w:val="0"/>
          <w:bCs/>
          <w:color w:val="auto"/>
          <w:sz w:val="21"/>
          <w:szCs w:val="21"/>
        </w:rPr>
        <w:t>1、带“★”指标项为实质性条款，如出现负偏离，将被视为未实质性满足招标文件要求作投标无效处理；带“▲”指标项为重要参数条款，负偏离时依相关评分准则内容作重点扣分处理。</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 w:val="0"/>
          <w:bCs/>
          <w:color w:val="auto"/>
          <w:sz w:val="21"/>
          <w:szCs w:val="21"/>
        </w:rPr>
      </w:pPr>
      <w:commentRangeStart w:id="5"/>
      <w:r>
        <w:rPr>
          <w:rFonts w:hint="eastAsia" w:ascii="宋体" w:hAnsi="宋体" w:eastAsia="宋体" w:cs="宋体"/>
          <w:b w:val="0"/>
          <w:bCs/>
          <w:color w:val="auto"/>
          <w:sz w:val="21"/>
          <w:szCs w:val="21"/>
          <w:lang w:val="en-US" w:eastAsia="zh-CN"/>
        </w:rPr>
        <w:t>2</w:t>
      </w:r>
      <w:r>
        <w:rPr>
          <w:rFonts w:hint="eastAsia" w:ascii="宋体" w:hAnsi="宋体" w:eastAsia="宋体" w:cs="宋体"/>
          <w:b w:val="0"/>
          <w:bCs/>
          <w:color w:val="auto"/>
          <w:sz w:val="21"/>
          <w:szCs w:val="21"/>
        </w:rPr>
        <w:t>、涉及区间的参数，除特别注明以外，</w:t>
      </w:r>
      <w:bookmarkStart w:id="45" w:name="_Hlk75447406"/>
      <w:r>
        <w:rPr>
          <w:rFonts w:hint="eastAsia" w:ascii="宋体" w:hAnsi="宋体" w:eastAsia="宋体" w:cs="宋体"/>
          <w:b w:val="0"/>
          <w:bCs/>
          <w:color w:val="auto"/>
          <w:sz w:val="21"/>
          <w:szCs w:val="21"/>
        </w:rPr>
        <w:t>产品参数区间与招标要求不一致的均视为负偏离。</w:t>
      </w:r>
      <w:bookmarkEnd w:id="45"/>
      <w:r>
        <w:rPr>
          <w:rFonts w:hint="eastAsia" w:ascii="宋体" w:hAnsi="宋体" w:eastAsia="宋体" w:cs="宋体"/>
          <w:b w:val="0"/>
          <w:bCs/>
          <w:color w:val="auto"/>
          <w:sz w:val="21"/>
          <w:szCs w:val="21"/>
        </w:rPr>
        <w:t>例：区间要求为0-20ML,只要响应的不是“0-20ML”，如投标文件响应为 0-15ML 、0-21ML 、1-12ML 、 9-20ML 、6-21ML 、9ML等情形均视为负偏离。</w:t>
      </w:r>
      <w:commentRangeEnd w:id="5"/>
      <w:r>
        <w:commentReference w:id="5"/>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val="en-US" w:eastAsia="zh-CN"/>
        </w:rPr>
        <w:t>3、</w:t>
      </w:r>
      <w:r>
        <w:rPr>
          <w:rFonts w:hint="eastAsia" w:ascii="宋体" w:hAnsi="宋体" w:eastAsia="宋体" w:cs="宋体"/>
          <w:b w:val="0"/>
          <w:bCs/>
          <w:color w:val="auto"/>
          <w:sz w:val="21"/>
          <w:szCs w:val="21"/>
        </w:rPr>
        <w:t>相关证明材料的产品名称与招标技术要求的货物名称不一致的，需提供为同种产品的说明；若名称不一致又未提供说明的，由评审委员会判定是否符合文件要求。</w:t>
      </w:r>
    </w:p>
    <w:tbl>
      <w:tblPr>
        <w:tblStyle w:val="43"/>
        <w:tblW w:w="829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83"/>
        <w:gridCol w:w="1326"/>
        <w:gridCol w:w="62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序号</w:t>
            </w:r>
          </w:p>
        </w:tc>
        <w:tc>
          <w:tcPr>
            <w:tcW w:w="13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名称</w:t>
            </w:r>
          </w:p>
        </w:tc>
        <w:tc>
          <w:tcPr>
            <w:tcW w:w="62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参数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云一体机</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1、硬件配置：2U机架式服务器，配置2颗</w:t>
            </w:r>
            <w:commentRangeStart w:id="6"/>
            <w:r>
              <w:rPr>
                <w:rFonts w:hint="eastAsia" w:ascii="宋体" w:hAnsi="宋体" w:eastAsia="宋体" w:cs="宋体"/>
                <w:i w:val="0"/>
                <w:iCs w:val="0"/>
                <w:color w:val="000000"/>
                <w:kern w:val="0"/>
                <w:sz w:val="21"/>
                <w:szCs w:val="21"/>
                <w:u w:val="none"/>
                <w:lang w:val="en-US" w:eastAsia="zh-CN" w:bidi="ar"/>
              </w:rPr>
              <w:t>Gold 6326</w:t>
            </w:r>
            <w:commentRangeEnd w:id="6"/>
            <w:r>
              <w:commentReference w:id="6"/>
            </w:r>
            <w:r>
              <w:rPr>
                <w:rFonts w:hint="eastAsia" w:ascii="宋体" w:hAnsi="宋体" w:eastAsia="宋体" w:cs="宋体"/>
                <w:i w:val="0"/>
                <w:iCs w:val="0"/>
                <w:color w:val="000000"/>
                <w:kern w:val="0"/>
                <w:sz w:val="21"/>
                <w:szCs w:val="21"/>
                <w:u w:val="none"/>
                <w:lang w:val="en-US" w:eastAsia="zh-CN" w:bidi="ar"/>
              </w:rPr>
              <w:t xml:space="preserve"> </w:t>
            </w:r>
            <w:ins w:id="36" w:author="Administrator" w:date="2023-06-26T12:17:25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2.9GHZ CPU（16C），CPU核数≥2，内存≥16*32G、万兆光口≥2个、千兆电口≥4个、冗余双电源。系统盘不低于2块240G SSD硬盘、缓存盘不低于2块960G SSD硬盘，数据盘不少于4块4T的SATA硬盘。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2、为确保业务连续性，虚拟化平台需支持平滑滚动升级，支持群集不停机情况下的服务器逐台升级，升级时将自动迁移虚拟机至其他主机，不影响业务运行。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▲3、在多应用办公场景下，可针对当下使用频率较高的软件做进程加速，管理员也可自定义需做进程加速应用，以保障应用使用体验。（提供功能配置截图）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4、为了提高使用体验，所投产品需支持视频重定向技术，视频文件不在服务器解码，直接重定向到终端本地解码，提升播放体验，能够兼容Media Player等多种本地播放器。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5、为了提高使用体验，同PC访问一致开关机体验，需支持终端接入时可视化启动、关机过程，用户查看启动/关机时出现异常情况（如开机打补丁画面，卡死等），便于用户进一步处理，提升用户开关机体验，从一定程度降低管理员维护工作量。（需提供产品截图证明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6、为了提高维护效率，所投产品需支持在无需安装其他软件的情况下，管理员可以远程协助维护虚拟机，即管理员在云控制端中可以直接向需要协助的用户发起远程协助，需支持虚拟和虚拟应用。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7、便于用户了解运行状态，性能状态等，提供内置运维工具，可查看运行状态，VDI版本信息，客户端实时带宽/流量/网络时延等，采用的网络协议，传输优化策略，虚拟机资源使用状态、操作系统版本、显示分辨率、连接状态等信息。（需提供产品截图证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▲8、为了保障带宽不会被某个用户抢占，所投产品需支持设置终端流量，可设置USB映射、磁盘映射及剪切板的上下行带宽，以避免带宽被抢占，优先保证用户体验。（需提供产品截图证明）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FF0000"/>
                <w:kern w:val="0"/>
                <w:sz w:val="21"/>
                <w:szCs w:val="21"/>
                <w:u w:val="none"/>
                <w:lang w:val="en-US" w:eastAsia="zh-CN" w:bidi="ar"/>
              </w:rPr>
              <w:t>▲9、国产品牌，要求计算虚拟化软件、存储虚拟化软件、虚拟化管理接入软件同一品牌且完全自主研发，并提供相应的计算机软件著作权登记证书。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云控制器</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为提升云接入性能及稳定性，需配备硬件控制器，支持协议代理远程访问功能（无需购置额外设备或组件）、控制器不依赖于第三方系统和数据库、性能需能满足不低于1000个用户的接入与策略管理，并需与云终端、云一体机同一品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云桌面接入授权软件</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提供</w:t>
            </w:r>
            <w:ins w:id="37" w:author="Administrator" w:date="2023-06-26T12:24:00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400个VDI并发用户连接授权，支持发布专有桌面、还原桌面（包括池化桌面）、共享桌面、远程应用和TCI终端</w:t>
            </w:r>
            <w:commentRangeStart w:id="7"/>
            <w:r>
              <w:rPr>
                <w:rFonts w:hint="eastAsia" w:ascii="宋体" w:hAnsi="宋体" w:eastAsia="宋体" w:cs="宋体"/>
                <w:i w:val="0"/>
                <w:iCs w:val="0"/>
                <w:color w:val="000000"/>
                <w:kern w:val="0"/>
                <w:sz w:val="21"/>
                <w:szCs w:val="21"/>
                <w:u w:val="none"/>
                <w:lang w:val="en-US" w:eastAsia="zh-CN" w:bidi="ar"/>
              </w:rPr>
              <w:t>至少</w:t>
            </w:r>
            <w:commentRangeEnd w:id="7"/>
            <w:r>
              <w:commentReference w:id="7"/>
            </w:r>
            <w:r>
              <w:rPr>
                <w:rFonts w:hint="eastAsia" w:ascii="宋体" w:hAnsi="宋体" w:eastAsia="宋体" w:cs="宋体"/>
                <w:i w:val="0"/>
                <w:iCs w:val="0"/>
                <w:color w:val="000000"/>
                <w:kern w:val="0"/>
                <w:sz w:val="21"/>
                <w:szCs w:val="21"/>
                <w:u w:val="none"/>
                <w:lang w:val="en-US" w:eastAsia="zh-CN" w:bidi="ar"/>
              </w:rPr>
              <w:t>6种桌面资源，满足不同场景的应用需求。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智能教学白板</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 整机</w:t>
            </w:r>
            <w:commentRangeStart w:id="8"/>
            <w:r>
              <w:rPr>
                <w:rFonts w:hint="eastAsia" w:ascii="宋体" w:hAnsi="宋体" w:eastAsia="宋体" w:cs="宋体"/>
                <w:i w:val="0"/>
                <w:iCs w:val="0"/>
                <w:color w:val="000000"/>
                <w:kern w:val="0"/>
                <w:sz w:val="21"/>
                <w:szCs w:val="21"/>
                <w:u w:val="none"/>
                <w:lang w:val="en-US" w:eastAsia="zh-CN" w:bidi="ar"/>
              </w:rPr>
              <w:t>须</w:t>
            </w:r>
            <w:commentRangeEnd w:id="8"/>
            <w:r>
              <w:commentReference w:id="8"/>
            </w:r>
            <w:r>
              <w:rPr>
                <w:rFonts w:hint="eastAsia" w:ascii="宋体" w:hAnsi="宋体" w:eastAsia="宋体" w:cs="宋体"/>
                <w:i w:val="0"/>
                <w:iCs w:val="0"/>
                <w:color w:val="000000"/>
                <w:kern w:val="0"/>
                <w:sz w:val="21"/>
                <w:szCs w:val="21"/>
                <w:u w:val="none"/>
                <w:lang w:val="en-US" w:eastAsia="zh-CN" w:bidi="ar"/>
              </w:rPr>
              <w:t>采用一体化设计，集成触摸显示屏、扬声器等部件。采用窄边框铝合金机身，</w:t>
            </w:r>
            <w:commentRangeStart w:id="9"/>
            <w:r>
              <w:rPr>
                <w:rFonts w:hint="eastAsia" w:ascii="宋体" w:hAnsi="宋体" w:eastAsia="宋体" w:cs="宋体"/>
                <w:i w:val="0"/>
                <w:iCs w:val="0"/>
                <w:color w:val="000000"/>
                <w:kern w:val="0"/>
                <w:sz w:val="21"/>
                <w:szCs w:val="21"/>
                <w:u w:val="none"/>
                <w:lang w:val="en-US" w:eastAsia="zh-CN" w:bidi="ar"/>
              </w:rPr>
              <w:t>外观整洁</w:t>
            </w:r>
            <w:commentRangeEnd w:id="9"/>
            <w:r>
              <w:commentReference w:id="9"/>
            </w:r>
            <w:r>
              <w:rPr>
                <w:rFonts w:hint="eastAsia" w:ascii="宋体" w:hAnsi="宋体" w:eastAsia="宋体" w:cs="宋体"/>
                <w:i w:val="0"/>
                <w:iCs w:val="0"/>
                <w:color w:val="000000"/>
                <w:kern w:val="0"/>
                <w:sz w:val="21"/>
                <w:szCs w:val="21"/>
                <w:u w:val="none"/>
                <w:lang w:val="en-US" w:eastAsia="zh-CN" w:bidi="ar"/>
              </w:rPr>
              <w:t>。支持固定式、移动式支架，方便快速部署。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 整机屏幕采用</w:t>
            </w:r>
            <w:ins w:id="38" w:author="Administrator" w:date="2023-06-26T12:18:27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86英寸超高清LED 液晶显示屏，屏幕分辨率不低于3840*2160。显示比例16:9，可视角度≥178°，亮度≥300cd/m2。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3. </w:t>
            </w:r>
            <w:commentRangeStart w:id="10"/>
            <w:r>
              <w:rPr>
                <w:rFonts w:hint="eastAsia" w:ascii="宋体" w:hAnsi="宋体" w:eastAsia="宋体" w:cs="宋体"/>
                <w:i w:val="0"/>
                <w:iCs w:val="0"/>
                <w:color w:val="000000"/>
                <w:kern w:val="0"/>
                <w:sz w:val="21"/>
                <w:szCs w:val="21"/>
                <w:u w:val="none"/>
                <w:lang w:val="en-US" w:eastAsia="zh-CN" w:bidi="ar"/>
              </w:rPr>
              <w:t>须</w:t>
            </w:r>
            <w:commentRangeEnd w:id="10"/>
            <w:r>
              <w:commentReference w:id="10"/>
            </w:r>
            <w:r>
              <w:rPr>
                <w:rFonts w:hint="eastAsia" w:ascii="宋体" w:hAnsi="宋体" w:eastAsia="宋体" w:cs="宋体"/>
                <w:i w:val="0"/>
                <w:iCs w:val="0"/>
                <w:color w:val="000000"/>
                <w:kern w:val="0"/>
                <w:sz w:val="21"/>
                <w:szCs w:val="21"/>
                <w:u w:val="none"/>
                <w:lang w:val="en-US" w:eastAsia="zh-CN" w:bidi="ar"/>
              </w:rPr>
              <w:t>支持内置本地白板功能，可实现手写、绘制、擦除、标注、白板缩放/锁定等功能；书写延时不大25ms。提供不少于2只配套磁吸式触控笔。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 整机采用零贴合技术，钢化玻璃和液晶显示层间隙＜1mm，画面显示更加清晰通透、可视角度更广。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 支持背光源降低有害蓝光峰值，护眼不偏色，可有效保护师生视力。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6. </w:t>
            </w:r>
            <w:commentRangeStart w:id="11"/>
            <w:r>
              <w:rPr>
                <w:rFonts w:hint="eastAsia" w:ascii="宋体" w:hAnsi="宋体" w:eastAsia="宋体" w:cs="宋体"/>
                <w:i w:val="0"/>
                <w:iCs w:val="0"/>
                <w:color w:val="000000"/>
                <w:kern w:val="0"/>
                <w:sz w:val="21"/>
                <w:szCs w:val="21"/>
                <w:u w:val="none"/>
                <w:lang w:val="en-US" w:eastAsia="zh-CN" w:bidi="ar"/>
              </w:rPr>
              <w:t>为方便日常投屏使用，</w:t>
            </w:r>
            <w:commentRangeEnd w:id="11"/>
            <w:r>
              <w:commentReference w:id="11"/>
            </w:r>
            <w:commentRangeStart w:id="12"/>
            <w:r>
              <w:rPr>
                <w:rFonts w:hint="eastAsia" w:ascii="宋体" w:hAnsi="宋体" w:eastAsia="宋体" w:cs="宋体"/>
                <w:i w:val="0"/>
                <w:iCs w:val="0"/>
                <w:color w:val="000000"/>
                <w:kern w:val="0"/>
                <w:sz w:val="21"/>
                <w:szCs w:val="21"/>
                <w:u w:val="none"/>
                <w:lang w:val="en-US" w:eastAsia="zh-CN" w:bidi="ar"/>
              </w:rPr>
              <w:t>须</w:t>
            </w:r>
            <w:commentRangeEnd w:id="12"/>
            <w:r>
              <w:commentReference w:id="12"/>
            </w:r>
            <w:r>
              <w:rPr>
                <w:rFonts w:hint="eastAsia" w:ascii="宋体" w:hAnsi="宋体" w:eastAsia="宋体" w:cs="宋体"/>
                <w:i w:val="0"/>
                <w:iCs w:val="0"/>
                <w:color w:val="000000"/>
                <w:kern w:val="0"/>
                <w:sz w:val="21"/>
                <w:szCs w:val="21"/>
                <w:u w:val="none"/>
                <w:lang w:val="en-US" w:eastAsia="zh-CN" w:bidi="ar"/>
              </w:rPr>
              <w:t xml:space="preserve">支持多种投屏方式，须包括但不限于APP投屏、智慧投屏器等方式。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 实现Windows和Android双系统上网；可提供网络无线热点，供教师设备连接使用；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8. </w:t>
            </w:r>
            <w:commentRangeStart w:id="13"/>
            <w:r>
              <w:rPr>
                <w:rFonts w:hint="eastAsia" w:ascii="宋体" w:hAnsi="宋体" w:eastAsia="宋体" w:cs="宋体"/>
                <w:i w:val="0"/>
                <w:iCs w:val="0"/>
                <w:color w:val="000000"/>
                <w:kern w:val="0"/>
                <w:sz w:val="21"/>
                <w:szCs w:val="21"/>
                <w:u w:val="none"/>
                <w:lang w:val="en-US" w:eastAsia="zh-CN" w:bidi="ar"/>
              </w:rPr>
              <w:t>须</w:t>
            </w:r>
            <w:commentRangeEnd w:id="13"/>
            <w:r>
              <w:commentReference w:id="13"/>
            </w:r>
            <w:r>
              <w:rPr>
                <w:rFonts w:hint="eastAsia" w:ascii="宋体" w:hAnsi="宋体" w:eastAsia="宋体" w:cs="宋体"/>
                <w:i w:val="0"/>
                <w:iCs w:val="0"/>
                <w:color w:val="000000"/>
                <w:kern w:val="0"/>
                <w:sz w:val="21"/>
                <w:szCs w:val="21"/>
                <w:u w:val="none"/>
                <w:lang w:val="en-US" w:eastAsia="zh-CN" w:bidi="ar"/>
              </w:rPr>
              <w:t>支持整机内置Android系统及外接OPS电脑，方便不同教学场景下的使用。内置系统版本不低于Android 9.0，内存不低于4GB，存储空间不低于32GB。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 整机接口在无转接情况下须满足：HDMI≥2、3.5MM≥1、USB Type-A≥2、USB Type-B≥1、USB Type-C≥1、RJ45≥1、COM≥1。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10. </w:t>
            </w:r>
            <w:commentRangeStart w:id="14"/>
            <w:r>
              <w:rPr>
                <w:rFonts w:hint="eastAsia" w:ascii="宋体" w:hAnsi="宋体" w:eastAsia="宋体" w:cs="宋体"/>
                <w:i w:val="0"/>
                <w:iCs w:val="0"/>
                <w:color w:val="000000"/>
                <w:kern w:val="0"/>
                <w:sz w:val="21"/>
                <w:szCs w:val="21"/>
                <w:u w:val="none"/>
                <w:lang w:val="en-US" w:eastAsia="zh-CN" w:bidi="ar"/>
              </w:rPr>
              <w:t>须</w:t>
            </w:r>
            <w:commentRangeEnd w:id="14"/>
            <w:r>
              <w:commentReference w:id="14"/>
            </w:r>
            <w:r>
              <w:rPr>
                <w:rFonts w:hint="eastAsia" w:ascii="宋体" w:hAnsi="宋体" w:eastAsia="宋体" w:cs="宋体"/>
                <w:i w:val="0"/>
                <w:iCs w:val="0"/>
                <w:color w:val="000000"/>
                <w:kern w:val="0"/>
                <w:sz w:val="21"/>
                <w:szCs w:val="21"/>
                <w:u w:val="none"/>
                <w:lang w:val="en-US" w:eastAsia="zh-CN" w:bidi="ar"/>
              </w:rPr>
              <w:t>采用国内先进的触控技术，手指轻触式多点触控体验（≥20点触控）；支持多点书写技术：使用配套触控笔在电子白板书写时，支持笔锋效果</w:t>
            </w:r>
            <w:commentRangeStart w:id="15"/>
            <w:r>
              <w:rPr>
                <w:rFonts w:hint="eastAsia" w:ascii="宋体" w:hAnsi="宋体" w:eastAsia="宋体" w:cs="宋体"/>
                <w:i w:val="0"/>
                <w:iCs w:val="0"/>
                <w:color w:val="000000"/>
                <w:kern w:val="0"/>
                <w:sz w:val="21"/>
                <w:szCs w:val="21"/>
                <w:u w:val="none"/>
                <w:lang w:val="en-US" w:eastAsia="zh-CN" w:bidi="ar"/>
              </w:rPr>
              <w:t>，从而获得逼真的书写体验</w:t>
            </w:r>
            <w:commentRangeEnd w:id="15"/>
            <w:r>
              <w:commentReference w:id="15"/>
            </w:r>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OPS电脑</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eastAsia="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1、CPU :</w:t>
            </w:r>
            <w:commentRangeStart w:id="16"/>
            <w:r>
              <w:rPr>
                <w:rFonts w:hint="eastAsia" w:ascii="宋体" w:hAnsi="宋体" w:eastAsia="宋体" w:cs="宋体"/>
                <w:i w:val="0"/>
                <w:iCs w:val="0"/>
                <w:color w:val="000000"/>
                <w:kern w:val="0"/>
                <w:sz w:val="21"/>
                <w:szCs w:val="21"/>
                <w:u w:val="none"/>
                <w:lang w:val="en-US" w:eastAsia="zh-CN" w:bidi="ar"/>
              </w:rPr>
              <w:t>Intel® Coffeelake U SOC 8259U</w:t>
            </w:r>
            <w:commentRangeEnd w:id="16"/>
            <w:r>
              <w:commentReference w:id="16"/>
            </w:r>
            <w:r>
              <w:rPr>
                <w:rFonts w:hint="eastAsia" w:ascii="宋体" w:hAnsi="宋体" w:eastAsia="宋体" w:cs="宋体"/>
                <w:i w:val="0"/>
                <w:iCs w:val="0"/>
                <w:color w:val="000000"/>
                <w:kern w:val="0"/>
                <w:sz w:val="21"/>
                <w:szCs w:val="21"/>
                <w:u w:val="none"/>
                <w:lang w:val="en-US" w:eastAsia="zh-CN" w:bidi="ar"/>
              </w:rPr>
              <w:t>内存:</w:t>
            </w:r>
            <w:ins w:id="39" w:author="Administrator" w:date="2023-06-26T12:19:42Z">
              <w:r>
                <w:rPr>
                  <w:rFonts w:hint="eastAsia" w:ascii="宋体" w:hAnsi="宋体" w:cs="宋体"/>
                  <w:i w:val="0"/>
                  <w:iCs w:val="0"/>
                  <w:color w:val="000000"/>
                  <w:kern w:val="0"/>
                  <w:sz w:val="21"/>
                  <w:szCs w:val="21"/>
                  <w:u w:val="none"/>
                  <w:lang w:val="en-US" w:eastAsia="zh-CN" w:bidi="ar"/>
                </w:rPr>
                <w:t>不低</w:t>
              </w:r>
            </w:ins>
            <w:ins w:id="40" w:author="Administrator" w:date="2023-06-26T12:19:37Z">
              <w:r>
                <w:rPr>
                  <w:rFonts w:hint="eastAsia" w:ascii="宋体" w:hAnsi="宋体" w:cs="宋体"/>
                  <w:i w:val="0"/>
                  <w:iCs w:val="0"/>
                  <w:color w:val="000000"/>
                  <w:kern w:val="0"/>
                  <w:sz w:val="21"/>
                  <w:szCs w:val="21"/>
                  <w:u w:val="none"/>
                  <w:lang w:val="en-US" w:eastAsia="zh-CN" w:bidi="ar"/>
                </w:rPr>
                <w:t>于</w:t>
              </w:r>
            </w:ins>
            <w:r>
              <w:rPr>
                <w:rFonts w:hint="eastAsia" w:ascii="宋体" w:hAnsi="宋体" w:eastAsia="宋体" w:cs="宋体"/>
                <w:i w:val="0"/>
                <w:iCs w:val="0"/>
                <w:color w:val="000000"/>
                <w:kern w:val="0"/>
                <w:sz w:val="21"/>
                <w:szCs w:val="21"/>
                <w:u w:val="none"/>
                <w:lang w:val="en-US" w:eastAsia="zh-CN" w:bidi="ar"/>
              </w:rPr>
              <w:t>8G/SSD：</w:t>
            </w:r>
            <w:ins w:id="41" w:author="Administrator" w:date="2023-06-26T12:19:47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256G</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WIFI支持802.11 a/b/g/n/e/ac，支持Wifi AP+Station同时使用（2.4G&amp;5G），支持Bluetooth4.0及以上，支持wifi和蓝牙可以同时使用。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2、独立非外扩展的电脑接口:1 x USB2.0 Type-C , 2 x USB 2.0 ，4 x USB 3.0/1 x HDMI /1 x RJ45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3、支持</w:t>
            </w:r>
            <w:ins w:id="42" w:author="Administrator" w:date="2023-06-26T12:25:29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4K60HZ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commentRangeStart w:id="17"/>
            <w:r>
              <w:rPr>
                <w:rFonts w:hint="eastAsia" w:ascii="宋体" w:hAnsi="宋体" w:eastAsia="宋体" w:cs="宋体"/>
                <w:i w:val="0"/>
                <w:iCs w:val="0"/>
                <w:color w:val="FF0000"/>
                <w:kern w:val="0"/>
                <w:sz w:val="21"/>
                <w:szCs w:val="21"/>
                <w:u w:val="none"/>
                <w:lang w:val="en-US" w:eastAsia="zh-CN" w:bidi="ar"/>
              </w:rPr>
              <w:t>★4、</w:t>
            </w:r>
            <w:r>
              <w:rPr>
                <w:rFonts w:hint="eastAsia" w:ascii="宋体" w:hAnsi="宋体" w:cs="宋体"/>
                <w:i w:val="0"/>
                <w:iCs w:val="0"/>
                <w:color w:val="FF0000"/>
                <w:kern w:val="0"/>
                <w:sz w:val="21"/>
                <w:szCs w:val="21"/>
                <w:u w:val="none"/>
                <w:lang w:val="en-US" w:eastAsia="zh-CN" w:bidi="ar"/>
              </w:rPr>
              <w:t>投标时提供所投产品获得的国家确定的认证机构出具的处于有效期内的节能产品认证证书</w:t>
            </w:r>
            <w:commentRangeEnd w:id="17"/>
            <w:r>
              <w:commentReference w:id="17"/>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教学软件</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1、支持提供基于原生 ppt 与 wps 的备课助手插件；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2、支持一键调取云端、校本、个人网盘内的教学资源与内容资源模块内的教学资源；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3、支持提供多类型教学设计模板与课堂活动设计模板。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4、支持平面图形、立体图形、尺规、量角器、函数工具、英文词典、数学动图、诗词卡片、仿真实验等学科工具；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5、支持提供小学（数学、科学）与中学（数、理、化、生、地）学段配套的科学可视化素材资源。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万向推拉黑板</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1、横向移动可根据用户需求确定两块书写板的推拉距离；纵向移动的幅度≥400mm，由此构成上下左右四个方向旋转。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2、横向滑轨与书写板上下边框采用连体结构；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3、横向装置：轨道壁厚≥1.4mm，滑轮为赛尼纶胶轮，内置高精度轴承，灵活耐磨不生锈。轨道的两端配置减震橡胶装置。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4、纵向装置：传动装置安装在上梁型材内，以赛尼纶轮、滑轮为轴，采用钢丝绳传动，内配置减震装置。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5、上下升降幅度、左右推拉幅度可调可控。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云课堂教学管理软件</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1、支持屏屏和视频广播，广播画面不需要经过学生虚拟机，可从教师机直接推送到云终端，这样不仅能够提供更流畅的屏幕广播和学生演示效果，而且能够有效节省广播流量；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2、访问控制：程序限制：通过各种策略的应用，可防止学生在教学过程中打游戏，或使用QQ，MSN等聊天工具；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3、小组讨论：教师可以创建多个小组进行讨论活动，并可任意选择分组加入讨论活动。同组师生支持多种方式进行交流，包括文字，表情，图片等；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作业提交：学生把做好的作业直接提交到教师机，方便教师批改作业要收取的麻烦。通过特殊设置，学生提交作业时必需经过教师审批通过后才可提交，教师可以选择接收和拒绝学生提交的文件。并且教师可以限制学生提交文件的数目和大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5、网络快照：教师可以在监控学生的时候，对学生画面拍快照，保存学生画面的截图；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6、上网限制：设定学生访问网站的黑名单或白名单，对学生可以访问的Internet站点进行管理。支持多浏览器限制，如QQ、IE、谷歌、360、遨游等浏览器；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7、图标监看：班级模型中可以显示学生机桌面的缩图。以定期更新，更新的快慢可由教师机程序定制，缩图显示大小也可自由设定；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8、防杀进程：为安全起见，学生端程序运行后，防止学生通过任务管理器结束学生端程序进程来逃脱教师控制；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9、自动锁屏：支持断线保护自动锁屏技术，通过网卡的是否激活来锁定屏幕，避免学生拔掉网线违反纪律；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10、远程设置：远程设置学生桌面主题、桌面背景、屏幕保护方案、学生的频道号和音量、学生的卸载密码，是否启用进程保护，断线锁屏，热键退出等；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教师云终端</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1、</w:t>
            </w:r>
            <w:r>
              <w:rPr>
                <w:rFonts w:hint="eastAsia" w:ascii="宋体" w:hAnsi="宋体" w:eastAsia="宋体" w:cs="宋体"/>
                <w:i w:val="0"/>
                <w:iCs w:val="0"/>
                <w:color w:val="000000"/>
                <w:kern w:val="0"/>
                <w:sz w:val="21"/>
                <w:szCs w:val="21"/>
                <w:u w:val="none"/>
                <w:lang w:val="en-US" w:eastAsia="zh-CN" w:bidi="ar"/>
              </w:rPr>
              <w:t>硬件参数：CPU：</w:t>
            </w:r>
            <w:ins w:id="43" w:author="Administrator" w:date="2023-06-26T12:26:20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4核/8线程/3.6GHz，睿频</w:t>
            </w:r>
            <w:ins w:id="44" w:author="Administrator" w:date="2023-06-26T12:26:22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4.3GHz，内存：</w:t>
            </w:r>
            <w:ins w:id="45" w:author="Administrator" w:date="2023-06-26T12:26:24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8G 存储盘：</w:t>
            </w:r>
            <w:ins w:id="46" w:author="Administrator" w:date="2023-06-26T12:26:26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128G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功能描述：通过端到端的软件部署，可以实现灵活的集中管理，同时赋予终端原生的本地计算能力、离线操作和强大的外设兼容性进而提供了个性化云计算体验，使用户摆脱了硬件与网络的束缚，可以在不同终端之间实现计算环境的灵活迁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w:t>
            </w:r>
            <w:ins w:id="47" w:author="Administrator" w:date="2023-06-26T12:27:29Z">
              <w:r>
                <w:rPr>
                  <w:rFonts w:hint="eastAsia" w:ascii="宋体" w:hAnsi="宋体" w:cs="宋体"/>
                  <w:i w:val="0"/>
                  <w:iCs w:val="0"/>
                  <w:color w:val="000000"/>
                  <w:kern w:val="0"/>
                  <w:sz w:val="21"/>
                  <w:szCs w:val="21"/>
                  <w:u w:val="none"/>
                  <w:lang w:val="en-US" w:eastAsia="zh-CN" w:bidi="ar"/>
                </w:rPr>
                <w:t>支持</w:t>
              </w:r>
            </w:ins>
            <w:r>
              <w:rPr>
                <w:rFonts w:hint="eastAsia" w:ascii="宋体" w:hAnsi="宋体" w:eastAsia="宋体" w:cs="宋体"/>
                <w:i w:val="0"/>
                <w:iCs w:val="0"/>
                <w:color w:val="000000"/>
                <w:kern w:val="0"/>
                <w:sz w:val="21"/>
                <w:szCs w:val="21"/>
                <w:u w:val="none"/>
                <w:lang w:val="en-US" w:eastAsia="zh-CN" w:bidi="ar"/>
              </w:rPr>
              <w:t>深信服TCI接入授权，按照并发用户授权；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commentRangeStart w:id="18"/>
            <w:r>
              <w:rPr>
                <w:rFonts w:hint="eastAsia" w:ascii="宋体" w:hAnsi="宋体" w:eastAsia="宋体" w:cs="宋体"/>
                <w:i w:val="0"/>
                <w:iCs w:val="0"/>
                <w:color w:val="FF0000"/>
                <w:kern w:val="0"/>
                <w:sz w:val="21"/>
                <w:szCs w:val="21"/>
                <w:u w:val="none"/>
                <w:lang w:val="en-US" w:eastAsia="zh-CN" w:bidi="ar"/>
              </w:rPr>
              <w:t>★4、</w:t>
            </w:r>
            <w:r>
              <w:rPr>
                <w:rFonts w:hint="eastAsia" w:ascii="宋体" w:hAnsi="宋体" w:cs="宋体"/>
                <w:i w:val="0"/>
                <w:iCs w:val="0"/>
                <w:color w:val="FF0000"/>
                <w:kern w:val="0"/>
                <w:sz w:val="21"/>
                <w:szCs w:val="21"/>
                <w:u w:val="none"/>
                <w:lang w:val="en-US" w:eastAsia="zh-CN" w:bidi="ar"/>
              </w:rPr>
              <w:t>投标时提供所投产品获得的国家确定的认证机构出具的处于有效期内的节能产品认证证书</w:t>
            </w:r>
            <w:commentRangeEnd w:id="18"/>
            <w:r>
              <w:commentReference w:id="18"/>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学生云终端</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sz w:val="21"/>
                <w:szCs w:val="21"/>
              </w:rPr>
            </w:pPr>
            <w:r>
              <w:rPr>
                <w:rFonts w:hint="eastAsia" w:ascii="宋体" w:hAnsi="宋体" w:eastAsia="宋体" w:cs="宋体"/>
                <w:i w:val="0"/>
                <w:iCs w:val="0"/>
                <w:color w:val="000000"/>
                <w:kern w:val="0"/>
                <w:sz w:val="21"/>
                <w:szCs w:val="21"/>
                <w:u w:val="none"/>
                <w:lang w:val="en-US" w:eastAsia="zh-CN" w:bidi="ar"/>
              </w:rPr>
              <w:t>1、硬件参数：CPU：</w:t>
            </w:r>
            <w:ins w:id="48" w:author="Administrator" w:date="2023-06-26T12:27:32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4核/4线程/2.0GHz，睿频</w:t>
            </w:r>
            <w:ins w:id="49" w:author="Administrator" w:date="2023-06-26T12:27:34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2.9GHz；内存：标配</w:t>
            </w:r>
            <w:ins w:id="50" w:author="Administrator" w:date="2023-06-26T12:27:36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4G；存储盘：</w:t>
            </w:r>
            <w:ins w:id="51" w:author="Administrator" w:date="2023-06-26T12:27:38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128G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功能描述：通过端到端的软件部署，可以实现灵活的集中管理，同时赋予终端原生的本地计算能力、离线操作和强大的外设兼容性进而提供了个性化云计算体验，使用户摆脱了硬件与网络的束缚，可以在不同终端之间实现计算环境的灵活迁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3、含深信服TCI接入授权，按照并发用户授权；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commentRangeStart w:id="19"/>
            <w:r>
              <w:rPr>
                <w:rFonts w:hint="eastAsia" w:ascii="宋体" w:hAnsi="宋体" w:eastAsia="宋体" w:cs="宋体"/>
                <w:i w:val="0"/>
                <w:iCs w:val="0"/>
                <w:color w:val="FF0000"/>
                <w:kern w:val="0"/>
                <w:sz w:val="21"/>
                <w:szCs w:val="21"/>
                <w:u w:val="none"/>
                <w:lang w:val="en-US" w:eastAsia="zh-CN" w:bidi="ar"/>
              </w:rPr>
              <w:t>★4、</w:t>
            </w:r>
            <w:r>
              <w:rPr>
                <w:rFonts w:hint="eastAsia" w:ascii="宋体" w:hAnsi="宋体" w:cs="宋体"/>
                <w:i w:val="0"/>
                <w:iCs w:val="0"/>
                <w:color w:val="FF0000"/>
                <w:kern w:val="0"/>
                <w:sz w:val="21"/>
                <w:szCs w:val="21"/>
                <w:u w:val="none"/>
                <w:lang w:val="en-US" w:eastAsia="zh-CN" w:bidi="ar"/>
              </w:rPr>
              <w:t>投标时提供所投产品获得的国家确定的认证机构出具的处于有效期内的节能产品认证证书</w:t>
            </w:r>
            <w:commentRangeEnd w:id="19"/>
            <w:r>
              <w:commentReference w:id="19"/>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键鼠</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有线鼠标（黑色），有线键盘 （黑色）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学生液晶显示器</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ins w:id="52" w:author="Administrator" w:date="2023-06-26T12:28:46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21.5寸显示器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commentRangeStart w:id="20"/>
            <w:r>
              <w:rPr>
                <w:rFonts w:hint="eastAsia" w:ascii="宋体" w:hAnsi="宋体" w:eastAsia="宋体" w:cs="宋体"/>
                <w:i w:val="0"/>
                <w:iCs w:val="0"/>
                <w:color w:val="FF0000"/>
                <w:kern w:val="0"/>
                <w:sz w:val="21"/>
                <w:szCs w:val="21"/>
                <w:u w:val="none"/>
                <w:lang w:val="en-US" w:eastAsia="zh-CN" w:bidi="ar"/>
              </w:rPr>
              <w:t>★2、</w:t>
            </w:r>
            <w:r>
              <w:rPr>
                <w:rFonts w:hint="eastAsia" w:ascii="宋体" w:hAnsi="宋体" w:cs="宋体"/>
                <w:i w:val="0"/>
                <w:iCs w:val="0"/>
                <w:color w:val="FF0000"/>
                <w:kern w:val="0"/>
                <w:sz w:val="21"/>
                <w:szCs w:val="21"/>
                <w:u w:val="none"/>
                <w:lang w:val="en-US" w:eastAsia="zh-CN" w:bidi="ar"/>
              </w:rPr>
              <w:t>投标时提供所投产品获得的国家确定的认证机构出具的处于有效期内的节能产品认证证书</w:t>
            </w:r>
            <w:commentRangeEnd w:id="20"/>
            <w:r>
              <w:commentReference w:id="20"/>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教师液晶显示器</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ins w:id="53" w:author="Administrator" w:date="2023-06-26T12:28:48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24寸显示器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FF0000"/>
                <w:kern w:val="0"/>
                <w:sz w:val="21"/>
                <w:szCs w:val="21"/>
                <w:u w:val="none"/>
                <w:lang w:val="en-US" w:eastAsia="zh-CN" w:bidi="ar"/>
              </w:rPr>
            </w:pPr>
            <w:commentRangeStart w:id="21"/>
            <w:r>
              <w:rPr>
                <w:rFonts w:hint="eastAsia" w:ascii="宋体" w:hAnsi="宋体" w:eastAsia="宋体" w:cs="宋体"/>
                <w:i w:val="0"/>
                <w:iCs w:val="0"/>
                <w:color w:val="FF0000"/>
                <w:kern w:val="0"/>
                <w:sz w:val="21"/>
                <w:szCs w:val="21"/>
                <w:u w:val="none"/>
                <w:lang w:val="en-US" w:eastAsia="zh-CN" w:bidi="ar"/>
              </w:rPr>
              <w:t>★2、</w:t>
            </w:r>
            <w:r>
              <w:rPr>
                <w:rFonts w:hint="eastAsia" w:ascii="宋体" w:hAnsi="宋体" w:cs="宋体"/>
                <w:i w:val="0"/>
                <w:iCs w:val="0"/>
                <w:color w:val="FF0000"/>
                <w:kern w:val="0"/>
                <w:sz w:val="21"/>
                <w:szCs w:val="21"/>
                <w:u w:val="none"/>
                <w:lang w:val="en-US" w:eastAsia="zh-CN" w:bidi="ar"/>
              </w:rPr>
              <w:t>投标时提供所投产品获得的国家确定的认证机构出具的处于有效期内的节能产品认证证书</w:t>
            </w:r>
            <w:commentRangeEnd w:id="21"/>
            <w:r>
              <w:commentReference w:id="21"/>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电动升降学生桌椅</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1、升降屏风基础</w:t>
            </w:r>
            <w:commentRangeStart w:id="22"/>
            <w:r>
              <w:rPr>
                <w:rFonts w:hint="eastAsia" w:ascii="宋体" w:hAnsi="宋体" w:eastAsia="宋体" w:cs="宋体"/>
                <w:i w:val="0"/>
                <w:iCs w:val="0"/>
                <w:color w:val="000000"/>
                <w:kern w:val="0"/>
                <w:sz w:val="21"/>
                <w:szCs w:val="21"/>
                <w:u w:val="none"/>
                <w:lang w:val="en-US" w:eastAsia="zh-CN" w:bidi="ar"/>
              </w:rPr>
              <w:t>高度880mm、桌面高750mm，屏风考试时升起高度1230mm</w:t>
            </w:r>
            <w:commentRangeEnd w:id="22"/>
            <w:r>
              <w:commentReference w:id="22"/>
            </w:r>
            <w:r>
              <w:rPr>
                <w:rFonts w:hint="eastAsia" w:ascii="宋体" w:hAnsi="宋体" w:eastAsia="宋体" w:cs="宋体"/>
                <w:i w:val="0"/>
                <w:iCs w:val="0"/>
                <w:color w:val="000000"/>
                <w:kern w:val="0"/>
                <w:sz w:val="21"/>
                <w:szCs w:val="21"/>
                <w:u w:val="none"/>
                <w:lang w:val="en-US" w:eastAsia="zh-CN" w:bidi="ar"/>
              </w:rPr>
              <w:t>。形成独立空间，起到良好的隔音隔断效果，确保能最大程度降低相邻学生之间考试时的互相干扰和影响.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2、桌体及升降板采用</w:t>
            </w:r>
            <w:commentRangeStart w:id="23"/>
            <w:r>
              <w:rPr>
                <w:rFonts w:hint="eastAsia" w:ascii="宋体" w:hAnsi="宋体" w:eastAsia="宋体" w:cs="宋体"/>
                <w:i w:val="0"/>
                <w:iCs w:val="0"/>
                <w:color w:val="000000"/>
                <w:kern w:val="0"/>
                <w:sz w:val="21"/>
                <w:szCs w:val="21"/>
                <w:u w:val="none"/>
                <w:lang w:val="en-US" w:eastAsia="zh-CN" w:bidi="ar"/>
              </w:rPr>
              <w:t>15-16mm</w:t>
            </w:r>
            <w:commentRangeEnd w:id="23"/>
            <w:r>
              <w:commentReference w:id="23"/>
            </w:r>
            <w:r>
              <w:rPr>
                <w:rFonts w:hint="eastAsia" w:ascii="宋体" w:hAnsi="宋体" w:eastAsia="宋体" w:cs="宋体"/>
                <w:i w:val="0"/>
                <w:iCs w:val="0"/>
                <w:color w:val="000000"/>
                <w:kern w:val="0"/>
                <w:sz w:val="21"/>
                <w:szCs w:val="21"/>
                <w:u w:val="none"/>
                <w:lang w:val="en-US" w:eastAsia="zh-CN" w:bidi="ar"/>
              </w:rPr>
              <w:t>三聚氰胺板，桌面采用</w:t>
            </w:r>
            <w:commentRangeStart w:id="24"/>
            <w:r>
              <w:rPr>
                <w:rFonts w:hint="eastAsia" w:ascii="宋体" w:hAnsi="宋体" w:eastAsia="宋体" w:cs="宋体"/>
                <w:i w:val="0"/>
                <w:iCs w:val="0"/>
                <w:color w:val="000000"/>
                <w:kern w:val="0"/>
                <w:sz w:val="21"/>
                <w:szCs w:val="21"/>
                <w:u w:val="none"/>
                <w:lang w:val="en-US" w:eastAsia="zh-CN" w:bidi="ar"/>
              </w:rPr>
              <w:t>25mm厚</w:t>
            </w:r>
            <w:commentRangeEnd w:id="24"/>
            <w:r>
              <w:commentReference w:id="24"/>
            </w:r>
            <w:r>
              <w:rPr>
                <w:rFonts w:hint="eastAsia" w:ascii="宋体" w:hAnsi="宋体" w:eastAsia="宋体" w:cs="宋体"/>
                <w:i w:val="0"/>
                <w:iCs w:val="0"/>
                <w:color w:val="000000"/>
                <w:kern w:val="0"/>
                <w:sz w:val="21"/>
                <w:szCs w:val="21"/>
                <w:u w:val="none"/>
                <w:lang w:val="en-US" w:eastAsia="zh-CN" w:bidi="ar"/>
              </w:rPr>
              <w:t>三聚氰胺板材（可定制桌面贴防火板饰面，边缘做鸭嘴边造型）。色泽均匀，板面结实、无刺激性气味，板材优于国家及相关行业环保标准。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3、升降板两边间隙采用毛条遮挡，防止异物掉入卡座，阻碍升降板正常升降。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升降屏风采用一体成形铝合金型材整体包边，安装完成可整体移动，调整卡座的横竖对齐，板材不易受潮变形更加稳固；桌体采用铝材插接方式连接，所有外表不漏螺丝钉或尖锐五金件，确保使用身体不被划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升降传动系统：升降系统采用中央控制、传动平稳、结构简单的同步升降装置，包括中央控制系统、主机、副机。电机受中央控制系统数字信号控制，电机带动涡轮转动，涡轮通过传动轴驱动伞齿，伞齿连接齿轮齿条，传动所有配件均为独立开模模具件，从而达到同步平稳驱动屏风升降的功能。升降系统特点：a、结构简单，体积小便于安装，成本低，b、维护方便，c、行程及高度精准控制，d、过载保护，e、升降静音设计，f、使用寿命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w:t>
            </w:r>
            <w:commentRangeStart w:id="25"/>
            <w:r>
              <w:rPr>
                <w:rFonts w:hint="eastAsia" w:ascii="宋体" w:hAnsi="宋体" w:eastAsia="宋体" w:cs="宋体"/>
                <w:i w:val="0"/>
                <w:iCs w:val="0"/>
                <w:color w:val="000000"/>
                <w:kern w:val="0"/>
                <w:sz w:val="21"/>
                <w:szCs w:val="21"/>
                <w:u w:val="none"/>
                <w:lang w:val="en-US" w:eastAsia="zh-CN" w:bidi="ar"/>
              </w:rPr>
              <w:t>传动结构设计先进合理</w:t>
            </w:r>
            <w:commentRangeEnd w:id="25"/>
            <w:r>
              <w:commentReference w:id="25"/>
            </w:r>
            <w:r>
              <w:rPr>
                <w:rFonts w:hint="eastAsia" w:ascii="宋体" w:hAnsi="宋体" w:eastAsia="宋体" w:cs="宋体"/>
                <w:i w:val="0"/>
                <w:iCs w:val="0"/>
                <w:color w:val="000000"/>
                <w:kern w:val="0"/>
                <w:sz w:val="21"/>
                <w:szCs w:val="21"/>
                <w:u w:val="none"/>
                <w:lang w:val="en-US" w:eastAsia="zh-CN" w:bidi="ar"/>
              </w:rPr>
              <w:t>，传动杆及所有可动部分均隐藏于屏风内腔，</w:t>
            </w:r>
            <w:commentRangeStart w:id="26"/>
            <w:r>
              <w:rPr>
                <w:rFonts w:hint="eastAsia" w:ascii="宋体" w:hAnsi="宋体" w:eastAsia="宋体" w:cs="宋体"/>
                <w:i w:val="0"/>
                <w:iCs w:val="0"/>
                <w:color w:val="000000"/>
                <w:kern w:val="0"/>
                <w:sz w:val="21"/>
                <w:szCs w:val="21"/>
                <w:u w:val="none"/>
                <w:lang w:val="en-US" w:eastAsia="zh-CN" w:bidi="ar"/>
              </w:rPr>
              <w:t>保证学生使用安全可靠</w:t>
            </w:r>
            <w:commentRangeEnd w:id="26"/>
            <w:r>
              <w:commentReference w:id="26"/>
            </w:r>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7、行程控制方式：霍尔信号精准控制；升降控制方式：手控、中控、遥控多种控制方式。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8、内置动力电机：额定电压：24VDC弱电安全电压，控制盒电源额定输出功率</w:t>
            </w:r>
            <w:ins w:id="54" w:author="Administrator" w:date="2023-06-26T12:31:39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60瓦，最大推力：</w:t>
            </w:r>
            <w:ins w:id="55" w:author="Administrator" w:date="2023-06-26T12:31:35Z">
              <w:r>
                <w:rPr>
                  <w:rFonts w:hint="eastAsia" w:ascii="宋体" w:hAnsi="宋体" w:cs="宋体"/>
                  <w:i w:val="0"/>
                  <w:iCs w:val="0"/>
                  <w:color w:val="000000"/>
                  <w:kern w:val="0"/>
                  <w:sz w:val="21"/>
                  <w:szCs w:val="21"/>
                  <w:u w:val="none"/>
                  <w:lang w:val="en-US" w:eastAsia="zh-CN" w:bidi="ar"/>
                </w:rPr>
                <w:t>不低</w:t>
              </w:r>
            </w:ins>
            <w:ins w:id="56" w:author="Administrator" w:date="2023-06-26T12:31:36Z">
              <w:r>
                <w:rPr>
                  <w:rFonts w:hint="eastAsia" w:ascii="宋体" w:hAnsi="宋体" w:cs="宋体"/>
                  <w:i w:val="0"/>
                  <w:iCs w:val="0"/>
                  <w:color w:val="000000"/>
                  <w:kern w:val="0"/>
                  <w:sz w:val="21"/>
                  <w:szCs w:val="21"/>
                  <w:u w:val="none"/>
                  <w:lang w:val="en-US" w:eastAsia="zh-CN" w:bidi="ar"/>
                </w:rPr>
                <w:t>于</w:t>
              </w:r>
            </w:ins>
            <w:r>
              <w:rPr>
                <w:rFonts w:hint="eastAsia" w:ascii="宋体" w:hAnsi="宋体" w:eastAsia="宋体" w:cs="宋体"/>
                <w:i w:val="0"/>
                <w:iCs w:val="0"/>
                <w:color w:val="000000"/>
                <w:kern w:val="0"/>
                <w:sz w:val="21"/>
                <w:szCs w:val="21"/>
                <w:u w:val="none"/>
                <w:lang w:val="en-US" w:eastAsia="zh-CN" w:bidi="ar"/>
              </w:rPr>
              <w:t>800N   使用寿命：&gt;10000次（&gt;10000times）工作循环：10%；噪音测试距离：</w:t>
            </w:r>
            <w:ins w:id="57" w:author="Administrator" w:date="2023-06-26T12:31:46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30cm，噪音应≤50db。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老师讲桌椅</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规格：≥W1150mm*D780mm*H1000mm；讲桌主体材料采用</w:t>
            </w:r>
            <w:commentRangeStart w:id="27"/>
            <w:r>
              <w:rPr>
                <w:rFonts w:hint="eastAsia" w:ascii="宋体" w:hAnsi="宋体" w:eastAsia="宋体" w:cs="宋体"/>
                <w:i w:val="0"/>
                <w:iCs w:val="0"/>
                <w:color w:val="000000"/>
                <w:kern w:val="0"/>
                <w:sz w:val="21"/>
                <w:szCs w:val="21"/>
                <w:u w:val="none"/>
                <w:lang w:val="en-US" w:eastAsia="zh-CN" w:bidi="ar"/>
              </w:rPr>
              <w:t>1.0-1.5mm</w:t>
            </w:r>
            <w:commentRangeEnd w:id="27"/>
            <w:r>
              <w:commentReference w:id="27"/>
            </w:r>
            <w:r>
              <w:rPr>
                <w:rFonts w:hint="eastAsia" w:ascii="宋体" w:hAnsi="宋体" w:eastAsia="宋体" w:cs="宋体"/>
                <w:i w:val="0"/>
                <w:iCs w:val="0"/>
                <w:color w:val="000000"/>
                <w:kern w:val="0"/>
                <w:sz w:val="21"/>
                <w:szCs w:val="21"/>
                <w:u w:val="none"/>
                <w:lang w:val="en-US" w:eastAsia="zh-CN" w:bidi="ar"/>
              </w:rPr>
              <w:t>冷轧钢板。讲桌采用钢木结合构造，桌体上部分采用圆弧设计。讲台整体设计符合人体力学原理，提供左右</w:t>
            </w:r>
            <w:commentRangeStart w:id="28"/>
            <w:r>
              <w:rPr>
                <w:rFonts w:hint="eastAsia" w:ascii="宋体" w:hAnsi="宋体" w:eastAsia="宋体" w:cs="宋体"/>
                <w:i w:val="0"/>
                <w:iCs w:val="0"/>
                <w:color w:val="000000"/>
                <w:kern w:val="0"/>
                <w:sz w:val="21"/>
                <w:szCs w:val="21"/>
                <w:u w:val="none"/>
                <w:lang w:val="en-US" w:eastAsia="zh-CN" w:bidi="ar"/>
              </w:rPr>
              <w:t>海南</w:t>
            </w:r>
            <w:commentRangeEnd w:id="28"/>
            <w:r>
              <w:commentReference w:id="28"/>
            </w:r>
            <w:r>
              <w:rPr>
                <w:rFonts w:hint="eastAsia" w:ascii="宋体" w:hAnsi="宋体" w:eastAsia="宋体" w:cs="宋体"/>
                <w:i w:val="0"/>
                <w:iCs w:val="0"/>
                <w:color w:val="000000"/>
                <w:kern w:val="0"/>
                <w:sz w:val="21"/>
                <w:szCs w:val="21"/>
                <w:u w:val="none"/>
                <w:lang w:val="en-US" w:eastAsia="zh-CN" w:bidi="ar"/>
              </w:rPr>
              <w:t>橡木实木扶手，供使用者扶用。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机柜</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42U机柜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17</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耳麦</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头戴式专业听说练习耳麦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课堂桌面云服务器</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1、</w:t>
            </w:r>
            <w:r>
              <w:rPr>
                <w:rFonts w:hint="eastAsia" w:ascii="宋体" w:hAnsi="宋体" w:eastAsia="宋体" w:cs="宋体"/>
                <w:i w:val="0"/>
                <w:iCs w:val="0"/>
                <w:color w:val="000000"/>
                <w:kern w:val="0"/>
                <w:sz w:val="21"/>
                <w:szCs w:val="21"/>
                <w:u w:val="none"/>
                <w:lang w:val="en-US" w:eastAsia="zh-CN" w:bidi="ar"/>
              </w:rPr>
              <w:t>硬件配置：2U机架式服务器，配置</w:t>
            </w:r>
            <w:ins w:id="58" w:author="Administrator" w:date="2023-06-26T12:32:34Z">
              <w:r>
                <w:rPr>
                  <w:rFonts w:hint="eastAsia" w:ascii="宋体" w:hAnsi="宋体" w:cs="宋体"/>
                  <w:i w:val="0"/>
                  <w:iCs w:val="0"/>
                  <w:color w:val="000000"/>
                  <w:kern w:val="0"/>
                  <w:sz w:val="21"/>
                  <w:szCs w:val="21"/>
                  <w:u w:val="none"/>
                  <w:lang w:val="en-US" w:eastAsia="zh-CN" w:bidi="ar"/>
                </w:rPr>
                <w:t>不</w:t>
              </w:r>
            </w:ins>
            <w:ins w:id="59" w:author="Administrator" w:date="2023-06-26T12:32:41Z">
              <w:r>
                <w:rPr>
                  <w:rFonts w:hint="eastAsia" w:ascii="宋体" w:hAnsi="宋体" w:cs="宋体"/>
                  <w:i w:val="0"/>
                  <w:iCs w:val="0"/>
                  <w:color w:val="000000"/>
                  <w:kern w:val="0"/>
                  <w:sz w:val="21"/>
                  <w:szCs w:val="21"/>
                  <w:u w:val="none"/>
                  <w:lang w:val="en-US" w:eastAsia="zh-CN" w:bidi="ar"/>
                </w:rPr>
                <w:t>少</w:t>
              </w:r>
            </w:ins>
            <w:ins w:id="60" w:author="Administrator" w:date="2023-06-26T12:32:34Z">
              <w:r>
                <w:rPr>
                  <w:rFonts w:hint="eastAsia" w:ascii="宋体" w:hAnsi="宋体" w:cs="宋体"/>
                  <w:i w:val="0"/>
                  <w:iCs w:val="0"/>
                  <w:color w:val="000000"/>
                  <w:kern w:val="0"/>
                  <w:sz w:val="21"/>
                  <w:szCs w:val="21"/>
                  <w:u w:val="none"/>
                  <w:lang w:val="en-US" w:eastAsia="zh-CN" w:bidi="ar"/>
                </w:rPr>
                <w:t>于</w:t>
              </w:r>
            </w:ins>
            <w:r>
              <w:rPr>
                <w:rFonts w:hint="eastAsia" w:ascii="宋体" w:hAnsi="宋体" w:eastAsia="宋体" w:cs="宋体"/>
                <w:i w:val="0"/>
                <w:iCs w:val="0"/>
                <w:color w:val="000000"/>
                <w:kern w:val="0"/>
                <w:sz w:val="21"/>
                <w:szCs w:val="21"/>
                <w:u w:val="none"/>
                <w:lang w:val="en-US" w:eastAsia="zh-CN" w:bidi="ar"/>
              </w:rPr>
              <w:t>2颗</w:t>
            </w:r>
            <w:commentRangeStart w:id="29"/>
            <w:r>
              <w:rPr>
                <w:rFonts w:hint="eastAsia" w:ascii="宋体" w:hAnsi="宋体" w:eastAsia="宋体" w:cs="宋体"/>
                <w:i w:val="0"/>
                <w:iCs w:val="0"/>
                <w:color w:val="000000"/>
                <w:kern w:val="0"/>
                <w:sz w:val="21"/>
                <w:szCs w:val="21"/>
                <w:u w:val="none"/>
                <w:lang w:val="en-US" w:eastAsia="zh-CN" w:bidi="ar"/>
              </w:rPr>
              <w:t>Gold 6326 2.9GHZ</w:t>
            </w:r>
            <w:commentRangeEnd w:id="29"/>
            <w:r>
              <w:commentReference w:id="29"/>
            </w:r>
            <w:r>
              <w:rPr>
                <w:rFonts w:hint="eastAsia" w:ascii="宋体" w:hAnsi="宋体" w:eastAsia="宋体" w:cs="宋体"/>
                <w:i w:val="0"/>
                <w:iCs w:val="0"/>
                <w:color w:val="000000"/>
                <w:kern w:val="0"/>
                <w:sz w:val="21"/>
                <w:szCs w:val="21"/>
                <w:u w:val="none"/>
                <w:lang w:val="en-US" w:eastAsia="zh-CN" w:bidi="ar"/>
              </w:rPr>
              <w:t xml:space="preserve"> CPU（16C），CPU核数≥2，内存≥16*32G、万兆光口≥2个、千兆电口≥4个、冗余双电源。系统盘不低于2块240G SSD硬盘、缓存盘不低于2块960G SSD硬盘，数据盘不少于4块4T的SATA硬盘。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要求服务器</w:t>
            </w:r>
            <w:commentRangeStart w:id="30"/>
            <w:r>
              <w:rPr>
                <w:rFonts w:hint="eastAsia" w:ascii="宋体" w:hAnsi="宋体" w:eastAsia="宋体" w:cs="宋体"/>
                <w:i w:val="0"/>
                <w:iCs w:val="0"/>
                <w:color w:val="000000"/>
                <w:kern w:val="0"/>
                <w:sz w:val="21"/>
                <w:szCs w:val="21"/>
                <w:u w:val="none"/>
                <w:lang w:val="en-US" w:eastAsia="zh-CN" w:bidi="ar"/>
              </w:rPr>
              <w:t>必须</w:t>
            </w:r>
            <w:commentRangeEnd w:id="30"/>
            <w:r>
              <w:commentReference w:id="30"/>
            </w:r>
            <w:r>
              <w:rPr>
                <w:rFonts w:hint="eastAsia" w:ascii="宋体" w:hAnsi="宋体" w:eastAsia="宋体" w:cs="宋体"/>
                <w:i w:val="0"/>
                <w:iCs w:val="0"/>
                <w:color w:val="000000"/>
                <w:kern w:val="0"/>
                <w:sz w:val="21"/>
                <w:szCs w:val="21"/>
                <w:u w:val="none"/>
                <w:lang w:val="en-US" w:eastAsia="zh-CN" w:bidi="ar"/>
              </w:rPr>
              <w:t>配备存储虚拟化软件模块，并不限制存储容量，提供低成本、高可靠的存储方案；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3</w:t>
            </w:r>
            <w:r>
              <w:rPr>
                <w:rFonts w:hint="eastAsia" w:ascii="宋体" w:hAnsi="宋体" w:eastAsia="宋体" w:cs="宋体"/>
                <w:i w:val="0"/>
                <w:iCs w:val="0"/>
                <w:color w:val="000000"/>
                <w:kern w:val="0"/>
                <w:sz w:val="21"/>
                <w:szCs w:val="21"/>
                <w:u w:val="none"/>
                <w:lang w:val="en-US" w:eastAsia="zh-CN" w:bidi="ar"/>
              </w:rPr>
              <w:t>、支持虚拟机集中备份与恢复，可按需选择多个虚拟机或全部虚拟机备份至外置服务器，支持设置备份策略，实现全自动化备份；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4</w:t>
            </w:r>
            <w:r>
              <w:rPr>
                <w:rFonts w:hint="eastAsia" w:ascii="宋体" w:hAnsi="宋体" w:eastAsia="宋体" w:cs="宋体"/>
                <w:i w:val="0"/>
                <w:iCs w:val="0"/>
                <w:color w:val="000000"/>
                <w:kern w:val="0"/>
                <w:sz w:val="21"/>
                <w:szCs w:val="21"/>
                <w:u w:val="none"/>
                <w:lang w:val="en-US" w:eastAsia="zh-CN" w:bidi="ar"/>
              </w:rPr>
              <w:t>、支持数据冗余副本技术，每份数据同时写入多台服务器，每次数据变化时自动实时同步，确保磁盘或服务器故障，数据不丢失；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5</w:t>
            </w:r>
            <w:r>
              <w:rPr>
                <w:rFonts w:hint="eastAsia" w:ascii="宋体" w:hAnsi="宋体" w:eastAsia="宋体" w:cs="宋体"/>
                <w:i w:val="0"/>
                <w:iCs w:val="0"/>
                <w:color w:val="000000"/>
                <w:kern w:val="0"/>
                <w:sz w:val="21"/>
                <w:szCs w:val="21"/>
                <w:u w:val="none"/>
                <w:lang w:val="en-US" w:eastAsia="zh-CN" w:bidi="ar"/>
              </w:rPr>
              <w:t>、支持全局热备盘技术，管理员可配置在集群中保留多块磁盘作为热备盘，分布在不同主机上，当任何一台主机的任意一块硬盘出现故障后，会自动选择其中1块热备盘进行替换和重建；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6</w:t>
            </w:r>
            <w:r>
              <w:rPr>
                <w:rFonts w:hint="eastAsia" w:ascii="宋体" w:hAnsi="宋体" w:eastAsia="宋体" w:cs="宋体"/>
                <w:i w:val="0"/>
                <w:iCs w:val="0"/>
                <w:color w:val="000000"/>
                <w:kern w:val="0"/>
                <w:sz w:val="21"/>
                <w:szCs w:val="21"/>
                <w:u w:val="none"/>
                <w:lang w:val="en-US" w:eastAsia="zh-CN" w:bidi="ar"/>
              </w:rPr>
              <w:t>、为了满足多种场景的桌面使用需求，所投产品需支持可选择不同的主机建立多个存储分卷，满足不同桌面业务的IO、性能隔离需求；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UPS电源</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20KVA,可三进三除,或三进单出或单进单出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ATHB蓄电池</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放电</w:t>
            </w:r>
            <w:ins w:id="61" w:author="Administrator" w:date="2023-06-26T12:33:31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2小时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21</w:t>
            </w:r>
          </w:p>
        </w:tc>
        <w:tc>
          <w:tcPr>
            <w:tcW w:w="13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电池柜</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60" w:lineRule="auto"/>
              <w:jc w:val="left"/>
              <w:rPr>
                <w:rFonts w:hint="default" w:ascii="宋体" w:hAnsi="宋体" w:eastAsia="宋体" w:cs="宋体"/>
                <w:i w:val="0"/>
                <w:iCs w:val="0"/>
                <w:color w:val="000000"/>
                <w:sz w:val="21"/>
                <w:szCs w:val="21"/>
                <w:u w:val="none"/>
                <w:lang w:val="en-US" w:eastAsia="zh-CN"/>
              </w:rPr>
            </w:pPr>
            <w:r>
              <w:rPr>
                <w:rFonts w:hint="eastAsia" w:ascii="宋体" w:hAnsi="宋体" w:cs="宋体"/>
                <w:i w:val="0"/>
                <w:iCs w:val="0"/>
                <w:color w:val="000000"/>
                <w:sz w:val="21"/>
                <w:szCs w:val="21"/>
                <w:u w:val="none"/>
                <w:lang w:val="en-US" w:eastAsia="zh-CN"/>
              </w:rPr>
              <w:t>与系统相配套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r>
              <w:rPr>
                <w:rFonts w:hint="eastAsia" w:ascii="宋体" w:hAnsi="宋体" w:cs="宋体"/>
                <w:i w:val="0"/>
                <w:iCs w:val="0"/>
                <w:color w:val="000000"/>
                <w:kern w:val="0"/>
                <w:sz w:val="21"/>
                <w:szCs w:val="21"/>
                <w:u w:val="none"/>
                <w:lang w:val="en-US" w:eastAsia="zh-CN" w:bidi="ar"/>
              </w:rPr>
              <w:t>2</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4K录播一体机</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1.为保证系统的安全稳定，要求录播主机必须采用DSP纯硬件设计架构，内置嵌入式Linux操作系统，支持7*24小时工作。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2.要求录播一体机支持4K合成HDMI输出,支持RTSP/SIP多协议互动,支持POC摄像机接入。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3.为保证设备的稳定性，录播主机内置录制、直播、点播、互动、导播管理、存储、切换、视音频编码等功能。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4.要求设备高度≤1U，采用≤24V供电。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5.为便于进行基本参数的快速设置并及时了解设备的工作状态，要求主机前面板配置≥2.2英寸液晶显示屏和≥6个操作按键。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6.要求支持≥5路高清SDI输入接口，支持≥2路HDMI输入接口，≥1路VGA输入接口，≥1路YPBPR输入接口。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7.要求支持≥3路高清视频输出接口,其中≥2路HDMI输出， ≥1路VGA输出。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8.要求支持≥2路幻象电源麦克风接入，≥3路立体声线路接入。≥4路线路输出，其中≥1路为3.5mm本地耳机监听接口。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9.要求支持≥8路RJ45控制接口，控制接口兼容RS232、RS422控制协议。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10.为了便于录播主机连接鼠标、键盘进行导播控制以及主机连接U盘进行课程视频的下载，要求录播主机前置USB接口≥4路，其中支持≥2路USB 2.0和≥1路USB 3.0接口。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11.网络接口：≥1路RJ45 LAN接口。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12.存储：标配≥2TB硬盘，可实现≥7路码流实时存储能力，在设备网页及设备输出导播界面中具备对单个视频文件查看、下载、与删除等功能。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13.要求支持≥5路SDI接口均支持POC摄像机接入，支持≥5路SDI信号检测指示灯，支持自动检测到POC摄像机后指示灯亮。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r>
              <w:rPr>
                <w:rFonts w:hint="eastAsia" w:ascii="宋体" w:hAnsi="宋体" w:cs="宋体"/>
                <w:i w:val="0"/>
                <w:iCs w:val="0"/>
                <w:color w:val="000000"/>
                <w:kern w:val="0"/>
                <w:sz w:val="21"/>
                <w:szCs w:val="21"/>
                <w:u w:val="none"/>
                <w:lang w:val="en-US" w:eastAsia="zh-CN" w:bidi="ar"/>
              </w:rPr>
              <w:t>3</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嵌入式录播系统</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1.为确保系统可靠性，要求采用嵌入式Linux操作系统设计，拒绝Windows系统。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2.要求支持网络导播与本地导播两种导播方式。无需安装任何插件即可兼容IE、火狐、搜狗等主流浏览器，本地导播支持直接外接显示器进行操作。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3.要求支持直播、录制、导播、点播以及系统设置等功能。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4.要求具有视频预监功能，支持≥9路高清视频的实时预览显示。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5.视频编码格式：支持H.264视频编码，录制视频格式支持MP4。视频编码码流最小≤32Kbps、最大≥16Mbps，视频编码码流支持≥19档调节。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6.要求支持AAC音频编码，音频采样率</w:t>
            </w:r>
            <w:commentRangeStart w:id="31"/>
            <w:r>
              <w:rPr>
                <w:rFonts w:hint="eastAsia" w:ascii="宋体" w:hAnsi="宋体" w:eastAsia="宋体" w:cs="宋体"/>
                <w:i w:val="0"/>
                <w:iCs w:val="0"/>
                <w:color w:val="000000"/>
                <w:kern w:val="0"/>
                <w:sz w:val="21"/>
                <w:szCs w:val="21"/>
                <w:u w:val="none"/>
                <w:lang w:val="en-US" w:eastAsia="zh-CN" w:bidi="ar"/>
              </w:rPr>
              <w:t>至少</w:t>
            </w:r>
            <w:commentRangeEnd w:id="31"/>
            <w:r>
              <w:commentReference w:id="31"/>
            </w:r>
            <w:r>
              <w:rPr>
                <w:rFonts w:hint="eastAsia" w:ascii="宋体" w:hAnsi="宋体" w:eastAsia="宋体" w:cs="宋体"/>
                <w:i w:val="0"/>
                <w:iCs w:val="0"/>
                <w:color w:val="000000"/>
                <w:kern w:val="0"/>
                <w:sz w:val="21"/>
                <w:szCs w:val="21"/>
                <w:u w:val="none"/>
                <w:lang w:val="en-US" w:eastAsia="zh-CN" w:bidi="ar"/>
              </w:rPr>
              <w:t>支持8KHz、16KHz、32KHz、48KHz等。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7.要求支持≥1+6路1080P@30Hz音视频独立编码（1路主播视频+6路通道视频），支持独立保存≥7路视频。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8.要求至少支持TCP/UDP/RTSP/RTMP/SIP等协议。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9.要求支持多码流录制功能，支持对视频文件进行点播回放以及拖拽播放进度条播放。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10.要求内置≥4点MCU功能，无需单独配置MCU主机。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11.支持通话带宽设置功能，可根据网络情况选择多种分辨率及码流进行互动。设备支持SIP协议，可直接向SIP服务器进行注册，并具有NAT穿透功能。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12.要求支持手动导播与自动导播的无缝切换，既支持手动录制，又支持录播系统与全自动跟踪系统的无缝对接。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13.要求支持多种画面布局设置，本地导播界面下可直接通过鼠标拖动通道画面即可实现多分屏布局显示画面的替换。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14.要求支持视频画面叠加与组合，支持双分屏、三分屏、四分屏以及自定义画面布局，支持渐变、淡入淡出、开门、关门、睁眼、闭眼等≥12路切换特效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15.要求主界面可以显示录制信息，包括录制时间、视频信息、地址及硬盘容量等。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16.要求系统支持预置位设置功能，每路摄像机支持≥8个预置位设置，支持在画面调整完成之后手动点击鼠标拖动画面到预置位数字按钮处实现预置位保存。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17.要求本地导播系统界面可以提供虚拟软键盘，无需外接键盘即可进行中英文输入。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18.要求支持录制单个文件和限时自动分割录制功能，支持自定义限时自动分割时长。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19.要求支持在导播过程中添加字幕，支持设置≥8条预设字幕，本地导播界面下支持通过鼠标拖拽设置字幕显示位置。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20.要求系统支持添加台标、自定义台标显示位置，本地导播界面下支持通过鼠标拖拽设置台标显示位置。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21.要求支持自动修复功能。课程录制过程中，支持对设备异常断电、宕机造成的视频文件损坏进行自动修复。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r>
              <w:rPr>
                <w:rFonts w:hint="eastAsia" w:ascii="宋体" w:hAnsi="宋体" w:cs="宋体"/>
                <w:i w:val="0"/>
                <w:iCs w:val="0"/>
                <w:color w:val="000000"/>
                <w:kern w:val="0"/>
                <w:sz w:val="21"/>
                <w:szCs w:val="21"/>
                <w:u w:val="none"/>
                <w:lang w:val="en-US" w:eastAsia="zh-CN" w:bidi="ar"/>
              </w:rPr>
              <w:t>4</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高清云台摄像机</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1.图像传感器：1/2.8英寸 逐行扫描CMOS, 214万像素。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2.焦距： </w:t>
            </w:r>
            <w:commentRangeStart w:id="32"/>
            <w:r>
              <w:rPr>
                <w:rFonts w:hint="eastAsia" w:ascii="宋体" w:hAnsi="宋体" w:eastAsia="宋体" w:cs="宋体"/>
                <w:i w:val="0"/>
                <w:iCs w:val="0"/>
                <w:color w:val="000000"/>
                <w:kern w:val="0"/>
                <w:sz w:val="21"/>
                <w:szCs w:val="21"/>
                <w:u w:val="none"/>
                <w:lang w:val="en-US" w:eastAsia="zh-CN" w:bidi="ar"/>
              </w:rPr>
              <w:t>f=4.7~94.0mm</w:t>
            </w:r>
            <w:ins w:id="62" w:author="Administrator" w:date="2023-06-26T12:34:48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t>；光圈： F1.6 – F3.5</w:t>
            </w:r>
            <w:ins w:id="63" w:author="Administrator" w:date="2023-06-26T12:34:28Z">
              <w:r>
                <w:rPr>
                  <w:rFonts w:hint="eastAsia" w:ascii="宋体" w:hAnsi="宋体" w:cs="宋体"/>
                  <w:i w:val="0"/>
                  <w:iCs w:val="0"/>
                  <w:color w:val="000000"/>
                  <w:kern w:val="0"/>
                  <w:sz w:val="21"/>
                  <w:szCs w:val="21"/>
                  <w:u w:val="none"/>
                  <w:lang w:val="en-US" w:eastAsia="zh-CN" w:bidi="ar"/>
                </w:rPr>
                <w:t>（</w:t>
              </w:r>
            </w:ins>
            <w:ins w:id="64" w:author="Administrator" w:date="2023-06-26T12:34:30Z">
              <w:r>
                <w:rPr>
                  <w:rFonts w:hint="eastAsia" w:ascii="宋体" w:hAnsi="宋体" w:cs="宋体"/>
                  <w:i w:val="0"/>
                  <w:iCs w:val="0"/>
                  <w:color w:val="000000"/>
                  <w:kern w:val="0"/>
                  <w:sz w:val="21"/>
                  <w:szCs w:val="21"/>
                  <w:u w:val="none"/>
                  <w:lang w:val="en-US" w:eastAsia="zh-CN" w:bidi="ar"/>
                </w:rPr>
                <w:t>若不在</w:t>
              </w:r>
            </w:ins>
            <w:ins w:id="65" w:author="Administrator" w:date="2023-06-26T12:34:32Z">
              <w:r>
                <w:rPr>
                  <w:rFonts w:hint="eastAsia" w:ascii="宋体" w:hAnsi="宋体" w:cs="宋体"/>
                  <w:i w:val="0"/>
                  <w:iCs w:val="0"/>
                  <w:color w:val="000000"/>
                  <w:kern w:val="0"/>
                  <w:sz w:val="21"/>
                  <w:szCs w:val="21"/>
                  <w:u w:val="none"/>
                  <w:lang w:val="en-US" w:eastAsia="zh-CN" w:bidi="ar"/>
                </w:rPr>
                <w:t>此</w:t>
              </w:r>
            </w:ins>
            <w:ins w:id="66" w:author="Administrator" w:date="2023-06-26T12:34:34Z">
              <w:r>
                <w:rPr>
                  <w:rFonts w:hint="eastAsia" w:ascii="宋体" w:hAnsi="宋体" w:cs="宋体"/>
                  <w:i w:val="0"/>
                  <w:iCs w:val="0"/>
                  <w:color w:val="000000"/>
                  <w:kern w:val="0"/>
                  <w:sz w:val="21"/>
                  <w:szCs w:val="21"/>
                  <w:u w:val="none"/>
                  <w:lang w:val="en-US" w:eastAsia="zh-CN" w:bidi="ar"/>
                </w:rPr>
                <w:t>区间</w:t>
              </w:r>
            </w:ins>
            <w:ins w:id="67" w:author="Administrator" w:date="2023-06-26T12:34:35Z">
              <w:r>
                <w:rPr>
                  <w:rFonts w:hint="eastAsia" w:ascii="宋体" w:hAnsi="宋体" w:cs="宋体"/>
                  <w:i w:val="0"/>
                  <w:iCs w:val="0"/>
                  <w:color w:val="000000"/>
                  <w:kern w:val="0"/>
                  <w:sz w:val="21"/>
                  <w:szCs w:val="21"/>
                  <w:u w:val="none"/>
                  <w:lang w:val="en-US" w:eastAsia="zh-CN" w:bidi="ar"/>
                </w:rPr>
                <w:t>范围，</w:t>
              </w:r>
            </w:ins>
            <w:ins w:id="68" w:author="Administrator" w:date="2023-06-26T12:34:38Z">
              <w:r>
                <w:rPr>
                  <w:rFonts w:hint="eastAsia" w:ascii="宋体" w:hAnsi="宋体" w:cs="宋体"/>
                  <w:i w:val="0"/>
                  <w:iCs w:val="0"/>
                  <w:color w:val="000000"/>
                  <w:kern w:val="0"/>
                  <w:sz w:val="21"/>
                  <w:szCs w:val="21"/>
                  <w:u w:val="none"/>
                  <w:lang w:val="en-US" w:eastAsia="zh-CN" w:bidi="ar"/>
                </w:rPr>
                <w:t>则至少包含</w:t>
              </w:r>
            </w:ins>
            <w:ins w:id="69" w:author="Administrator" w:date="2023-06-26T12:34:39Z">
              <w:r>
                <w:rPr>
                  <w:rFonts w:hint="eastAsia" w:ascii="宋体" w:hAnsi="宋体" w:cs="宋体"/>
                  <w:i w:val="0"/>
                  <w:iCs w:val="0"/>
                  <w:color w:val="000000"/>
                  <w:kern w:val="0"/>
                  <w:sz w:val="21"/>
                  <w:szCs w:val="21"/>
                  <w:u w:val="none"/>
                  <w:lang w:val="en-US" w:eastAsia="zh-CN" w:bidi="ar"/>
                </w:rPr>
                <w:t>最大值</w:t>
              </w:r>
            </w:ins>
            <w:ins w:id="70" w:author="Administrator" w:date="2023-06-26T12:34:42Z">
              <w:r>
                <w:rPr>
                  <w:rFonts w:hint="eastAsia" w:ascii="宋体" w:hAnsi="宋体" w:cs="宋体"/>
                  <w:i w:val="0"/>
                  <w:iCs w:val="0"/>
                  <w:color w:val="000000"/>
                  <w:kern w:val="0"/>
                  <w:sz w:val="21"/>
                  <w:szCs w:val="21"/>
                  <w:u w:val="none"/>
                  <w:lang w:val="en-US" w:eastAsia="zh-CN" w:bidi="ar"/>
                </w:rPr>
                <w:t>和</w:t>
              </w:r>
            </w:ins>
            <w:ins w:id="71" w:author="Administrator" w:date="2023-06-26T12:34:43Z">
              <w:r>
                <w:rPr>
                  <w:rFonts w:hint="eastAsia" w:ascii="宋体" w:hAnsi="宋体" w:cs="宋体"/>
                  <w:i w:val="0"/>
                  <w:iCs w:val="0"/>
                  <w:color w:val="000000"/>
                  <w:kern w:val="0"/>
                  <w:sz w:val="21"/>
                  <w:szCs w:val="21"/>
                  <w:u w:val="none"/>
                  <w:lang w:val="en-US" w:eastAsia="zh-CN" w:bidi="ar"/>
                </w:rPr>
                <w:t>最小</w:t>
              </w:r>
            </w:ins>
            <w:ins w:id="72" w:author="Administrator" w:date="2023-06-26T12:34:44Z">
              <w:r>
                <w:rPr>
                  <w:rFonts w:hint="eastAsia" w:ascii="宋体" w:hAnsi="宋体" w:cs="宋体"/>
                  <w:i w:val="0"/>
                  <w:iCs w:val="0"/>
                  <w:color w:val="000000"/>
                  <w:kern w:val="0"/>
                  <w:sz w:val="21"/>
                  <w:szCs w:val="21"/>
                  <w:u w:val="none"/>
                  <w:lang w:val="en-US" w:eastAsia="zh-CN" w:bidi="ar"/>
                </w:rPr>
                <w:t>值</w:t>
              </w:r>
            </w:ins>
            <w:ins w:id="73" w:author="Administrator" w:date="2023-06-26T12:34:28Z">
              <w:r>
                <w:rPr>
                  <w:rFonts w:hint="eastAsia" w:ascii="宋体" w:hAnsi="宋体" w:cs="宋体"/>
                  <w:i w:val="0"/>
                  <w:iCs w:val="0"/>
                  <w:color w:val="000000"/>
                  <w:kern w:val="0"/>
                  <w:sz w:val="21"/>
                  <w:szCs w:val="21"/>
                  <w:u w:val="none"/>
                  <w:lang w:val="en-US" w:eastAsia="zh-CN" w:bidi="ar"/>
                </w:rPr>
                <w:t>）</w:t>
              </w:r>
            </w:ins>
            <w:r>
              <w:rPr>
                <w:rFonts w:hint="eastAsia" w:ascii="宋体" w:hAnsi="宋体" w:eastAsia="宋体" w:cs="宋体"/>
                <w:i w:val="0"/>
                <w:iCs w:val="0"/>
                <w:color w:val="000000"/>
                <w:kern w:val="0"/>
                <w:sz w:val="21"/>
                <w:szCs w:val="21"/>
                <w:u w:val="none"/>
                <w:lang w:val="en-US" w:eastAsia="zh-CN" w:bidi="ar"/>
              </w:rPr>
              <w:t xml:space="preserve">；光学变焦： </w:t>
            </w:r>
            <w:ins w:id="74" w:author="Administrator" w:date="2023-06-26T12:34:53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 xml:space="preserve">20倍；数字变焦： </w:t>
            </w:r>
            <w:ins w:id="75" w:author="Administrator" w:date="2023-06-26T12:34:55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12倍。</w:t>
            </w:r>
            <w:commentRangeEnd w:id="32"/>
            <w:r>
              <w:commentReference w:id="32"/>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3.视场角： 59.5° - 2.9°</w:t>
            </w:r>
            <w:ins w:id="76" w:author="Administrator" w:date="2023-06-26T12:35:04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t>。水平范围： -170°~+170°</w:t>
            </w:r>
            <w:ins w:id="77" w:author="Administrator" w:date="2023-06-26T12:35:06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t>；垂直范围： -30°~+90°</w:t>
            </w:r>
            <w:ins w:id="78" w:author="Administrator" w:date="2023-06-26T12:35:08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t>；水平转动速度： 0.1°~120°/ 秒</w:t>
            </w:r>
            <w:ins w:id="79" w:author="Administrator" w:date="2023-06-26T12:35:11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t>；垂直转动速度： 0.1°~80°/秒</w:t>
            </w:r>
            <w:ins w:id="80" w:author="Administrator" w:date="2023-06-26T12:35:12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4.聚焦系统：支持自动、手动、一键触发、PTZ触发。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5.快门速度： 1/1-1/10,000秒。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6.增益：支持自动/手动。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7.白平衡：支持自动、室内、室外、一键触发、手动、自动跟踪、钠灯、日光灯模式。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8.曝光控制：支持自动、手动、快门优先、光圈优先、智能。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9.信噪比：50dB。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10.数字降噪：支持2D/3D。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11. 支持背光补偿、宽动态。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12.预置点数目：</w:t>
            </w:r>
            <w:ins w:id="81" w:author="Administrator" w:date="2023-06-26T12:35:19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256个。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13.SDI输出：视频格式1080P60、1080I60、1080P30、720P60、1080P50、1080I50、1080P25、720P50。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14.网络：分辨率最高支持1920×1080@60fps；视频压缩支持H.265、H.264；音频压缩支持AAC；网络协议支持HTTP、TCP、UDP、RTSP、RTMP、ONVIF。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15. 支持双码流。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16.接口：视频输出</w:t>
            </w:r>
            <w:ins w:id="82" w:author="Administrator" w:date="2023-06-26T12:35:31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1路3G-SDI接口，</w:t>
            </w:r>
            <w:ins w:id="83" w:author="Administrator" w:date="2023-06-26T12:35:33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1路HDMI接口；音频接口</w:t>
            </w:r>
            <w:ins w:id="84" w:author="Administrator" w:date="2023-06-26T12:35:34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 LINE IN，</w:t>
            </w:r>
            <w:ins w:id="85" w:author="Administrator" w:date="2023-06-26T12:35:36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1路LINE OUT；网络接口：</w:t>
            </w:r>
            <w:ins w:id="86" w:author="Administrator" w:date="2023-06-26T12:35:38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 xml:space="preserve">1路10M/100M自适应以太网接口； </w:t>
            </w:r>
            <w:ins w:id="87" w:author="Administrator" w:date="2023-06-26T12:35:40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1路USB接口。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17．支持支持TF卡本地存储，最大</w:t>
            </w:r>
            <w:ins w:id="88" w:author="Administrator" w:date="2023-06-26T12:35:54Z">
              <w:r>
                <w:rPr>
                  <w:rFonts w:hint="eastAsia" w:ascii="宋体" w:hAnsi="宋体" w:cs="宋体"/>
                  <w:i w:val="0"/>
                  <w:iCs w:val="0"/>
                  <w:color w:val="000000"/>
                  <w:kern w:val="0"/>
                  <w:sz w:val="21"/>
                  <w:szCs w:val="21"/>
                  <w:u w:val="none"/>
                  <w:lang w:val="en-US" w:eastAsia="zh-CN" w:bidi="ar"/>
                </w:rPr>
                <w:t>支持</w:t>
              </w:r>
            </w:ins>
            <w:ins w:id="89" w:author="Administrator" w:date="2023-06-26T12:35:56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64G。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18.控制接口：</w:t>
            </w:r>
            <w:ins w:id="90" w:author="Administrator" w:date="2023-06-26T12:35:59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1路RS-232 IN，</w:t>
            </w:r>
            <w:ins w:id="91" w:author="Administrator" w:date="2023-06-26T12:36:07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1路RS-232 OUT，</w:t>
            </w:r>
            <w:ins w:id="92" w:author="Administrator" w:date="2023-06-26T12:36:10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1路RS-485。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19.电源：DC12V。</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20.功耗：</w:t>
            </w:r>
            <w:ins w:id="93" w:author="Administrator" w:date="2023-06-26T12:36:28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20W。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r>
              <w:rPr>
                <w:rFonts w:hint="eastAsia" w:ascii="宋体" w:hAnsi="宋体" w:cs="宋体"/>
                <w:i w:val="0"/>
                <w:iCs w:val="0"/>
                <w:color w:val="000000"/>
                <w:kern w:val="0"/>
                <w:sz w:val="21"/>
                <w:szCs w:val="21"/>
                <w:u w:val="none"/>
                <w:lang w:val="en-US" w:eastAsia="zh-CN" w:bidi="ar"/>
              </w:rPr>
              <w:t>5</w:t>
            </w:r>
          </w:p>
        </w:tc>
        <w:tc>
          <w:tcPr>
            <w:tcW w:w="1326" w:type="dxa"/>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指向性话筒</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1.单体: 背极式驻极体</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2.指向性: 心型指向/超心型指向</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3.频率响应: 50Hz-16kHz</w:t>
            </w:r>
            <w:ins w:id="94" w:author="Administrator" w:date="2023-06-26T12:36:40Z">
              <w:r>
                <w:rPr>
                  <w:rFonts w:hint="eastAsia" w:ascii="宋体" w:hAnsi="宋体" w:cs="宋体"/>
                  <w:i w:val="0"/>
                  <w:iCs w:val="0"/>
                  <w:color w:val="000000"/>
                  <w:kern w:val="0"/>
                  <w:sz w:val="21"/>
                  <w:szCs w:val="21"/>
                  <w:u w:val="none"/>
                  <w:lang w:val="en-US" w:eastAsia="zh-CN" w:bidi="ar"/>
                </w:rPr>
                <w:t>（若不在此区间范围，则至少包含最大值和最小值）</w:t>
              </w:r>
            </w:ins>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4.灵敏度: -45dB±2dB (0dB=1V/Pa at 1kHz)  灵敏度高，失真小，动态范围大</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5.输出阻抗: </w:t>
            </w:r>
            <w:commentRangeStart w:id="33"/>
            <w:r>
              <w:rPr>
                <w:rFonts w:hint="eastAsia" w:ascii="宋体" w:hAnsi="宋体" w:eastAsia="宋体" w:cs="宋体"/>
                <w:i w:val="0"/>
                <w:iCs w:val="0"/>
                <w:color w:val="000000"/>
                <w:kern w:val="0"/>
                <w:sz w:val="21"/>
                <w:szCs w:val="21"/>
                <w:u w:val="none"/>
                <w:lang w:val="en-US" w:eastAsia="zh-CN" w:bidi="ar"/>
              </w:rPr>
              <w:t>500Ω / 1600Ω±30% (at 1kHz)</w:t>
            </w:r>
            <w:commentRangeEnd w:id="33"/>
            <w:r>
              <w:commentReference w:id="33"/>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6.负载阻抗: </w:t>
            </w:r>
            <w:commentRangeStart w:id="34"/>
            <w:r>
              <w:rPr>
                <w:rFonts w:hint="eastAsia" w:ascii="宋体" w:hAnsi="宋体" w:eastAsia="宋体" w:cs="宋体"/>
                <w:i w:val="0"/>
                <w:iCs w:val="0"/>
                <w:color w:val="000000"/>
                <w:kern w:val="0"/>
                <w:sz w:val="21"/>
                <w:szCs w:val="21"/>
                <w:u w:val="none"/>
                <w:lang w:val="en-US" w:eastAsia="zh-CN" w:bidi="ar"/>
              </w:rPr>
              <w:t>1000Ω</w:t>
            </w:r>
            <w:commentRangeEnd w:id="34"/>
            <w:r>
              <w:commentReference w:id="34"/>
            </w:r>
            <w:r>
              <w:rPr>
                <w:rFonts w:hint="eastAsia" w:ascii="宋体" w:hAnsi="宋体" w:eastAsia="宋体" w:cs="宋体"/>
                <w:i w:val="0"/>
                <w:iCs w:val="0"/>
                <w:color w:val="000000"/>
                <w:kern w:val="0"/>
                <w:sz w:val="21"/>
                <w:szCs w:val="21"/>
                <w:u w:val="none"/>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7.使用电压: 48V幻象电源</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8.单体尺寸: Ø22 x 278mm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9.清晰的人声拾音</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10.幻象电源供电方式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11.内置晶体管放大器</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12.配弹簧传输线</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13.连接端：XLR三针公卡侬；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rPr>
            </w:pPr>
            <w:r>
              <w:rPr>
                <w:rFonts w:hint="eastAsia" w:ascii="宋体" w:hAnsi="宋体" w:cs="宋体"/>
                <w:i w:val="0"/>
                <w:iCs w:val="0"/>
                <w:color w:val="000000"/>
                <w:kern w:val="0"/>
                <w:sz w:val="21"/>
                <w:szCs w:val="21"/>
                <w:u w:val="none"/>
                <w:lang w:val="en-US" w:eastAsia="zh-CN" w:bidi="ar"/>
              </w:rPr>
              <w:t>26</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数字音频矩阵</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cs="宋体"/>
                <w:i w:val="0"/>
                <w:iCs w:val="0"/>
                <w:color w:val="000000"/>
                <w:kern w:val="0"/>
                <w:sz w:val="21"/>
                <w:szCs w:val="21"/>
                <w:u w:val="none"/>
                <w:lang w:val="en-US" w:eastAsia="zh-CN" w:bidi="ar"/>
              </w:rPr>
              <w:t>1.</w:t>
            </w:r>
            <w:r>
              <w:rPr>
                <w:rFonts w:hint="eastAsia" w:ascii="宋体" w:hAnsi="宋体" w:eastAsia="宋体" w:cs="宋体"/>
                <w:i w:val="0"/>
                <w:iCs w:val="0"/>
                <w:color w:val="000000"/>
                <w:kern w:val="0"/>
                <w:sz w:val="21"/>
                <w:szCs w:val="21"/>
                <w:u w:val="none"/>
                <w:lang w:val="en-US" w:eastAsia="zh-CN" w:bidi="ar"/>
              </w:rPr>
              <w:t>音频矩阵集成了语音激励、动态自适应噪声消除以及自适应反馈消除等功能,采用语音信号处理专用的高速浮点</w:t>
            </w:r>
            <w:commentRangeStart w:id="35"/>
            <w:r>
              <w:rPr>
                <w:rFonts w:hint="eastAsia" w:ascii="宋体" w:hAnsi="宋体" w:eastAsia="宋体" w:cs="宋体"/>
                <w:i w:val="0"/>
                <w:iCs w:val="0"/>
                <w:color w:val="000000"/>
                <w:kern w:val="0"/>
                <w:sz w:val="21"/>
                <w:szCs w:val="21"/>
                <w:u w:val="none"/>
                <w:lang w:val="en-US" w:eastAsia="zh-CN" w:bidi="ar"/>
              </w:rPr>
              <w:t>DSP处理芯片和业界领先的智能算法</w:t>
            </w:r>
            <w:commentRangeEnd w:id="35"/>
            <w:r>
              <w:commentReference w:id="35"/>
            </w:r>
            <w:r>
              <w:rPr>
                <w:rFonts w:hint="eastAsia" w:ascii="宋体" w:hAnsi="宋体" w:eastAsia="宋体" w:cs="宋体"/>
                <w:i w:val="0"/>
                <w:iCs w:val="0"/>
                <w:color w:val="000000"/>
                <w:kern w:val="0"/>
                <w:sz w:val="21"/>
                <w:szCs w:val="21"/>
                <w:u w:val="none"/>
                <w:lang w:val="en-US" w:eastAsia="zh-CN" w:bidi="ar"/>
              </w:rPr>
              <w:t>,能同时接入</w:t>
            </w:r>
            <w:ins w:id="95" w:author="Administrator" w:date="2023-06-26T12:36:59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8个麦克风, 并为麦克风提供48V幻象供电,采用PC软件通过网络对设备参数进行调节。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w:t>
            </w:r>
            <w:r>
              <w:rPr>
                <w:rFonts w:hint="eastAsia" w:ascii="宋体" w:hAnsi="宋体" w:eastAsia="宋体" w:cs="宋体"/>
                <w:i w:val="0"/>
                <w:iCs w:val="0"/>
                <w:color w:val="000000"/>
                <w:kern w:val="0"/>
                <w:sz w:val="21"/>
                <w:szCs w:val="21"/>
                <w:u w:val="none"/>
                <w:lang w:val="en-US" w:eastAsia="zh-CN" w:bidi="ar"/>
              </w:rPr>
              <w:t>.自带操作软件，直观、图形化软件控制界面。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3</w:t>
            </w:r>
            <w:r>
              <w:rPr>
                <w:rFonts w:hint="eastAsia" w:ascii="宋体" w:hAnsi="宋体" w:eastAsia="宋体" w:cs="宋体"/>
                <w:i w:val="0"/>
                <w:iCs w:val="0"/>
                <w:color w:val="000000"/>
                <w:kern w:val="0"/>
                <w:sz w:val="21"/>
                <w:szCs w:val="21"/>
                <w:u w:val="none"/>
                <w:lang w:val="en-US" w:eastAsia="zh-CN" w:bidi="ar"/>
              </w:rPr>
              <w:t>.音频输入：支持</w:t>
            </w:r>
            <w:ins w:id="96" w:author="Administrator" w:date="2023-06-26T12:37:12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8路话筒/线路输入，</w:t>
            </w:r>
            <w:ins w:id="97" w:author="Administrator" w:date="2023-06-26T12:37:13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4路立体声输入。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4</w:t>
            </w:r>
            <w:r>
              <w:rPr>
                <w:rFonts w:hint="eastAsia" w:ascii="宋体" w:hAnsi="宋体" w:eastAsia="宋体" w:cs="宋体"/>
                <w:i w:val="0"/>
                <w:iCs w:val="0"/>
                <w:color w:val="000000"/>
                <w:kern w:val="0"/>
                <w:sz w:val="21"/>
                <w:szCs w:val="21"/>
                <w:u w:val="none"/>
                <w:lang w:val="en-US" w:eastAsia="zh-CN" w:bidi="ar"/>
              </w:rPr>
              <w:t>.音频输出：</w:t>
            </w:r>
            <w:ins w:id="98" w:author="Administrator" w:date="2023-06-26T12:37:15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4路线路输出。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5</w:t>
            </w:r>
            <w:r>
              <w:rPr>
                <w:rFonts w:hint="eastAsia" w:ascii="宋体" w:hAnsi="宋体" w:eastAsia="宋体" w:cs="宋体"/>
                <w:i w:val="0"/>
                <w:iCs w:val="0"/>
                <w:color w:val="000000"/>
                <w:kern w:val="0"/>
                <w:sz w:val="21"/>
                <w:szCs w:val="21"/>
                <w:u w:val="none"/>
                <w:lang w:val="en-US" w:eastAsia="zh-CN" w:bidi="ar"/>
              </w:rPr>
              <w:t>.采样率：48kHz，A/D、D/A转换。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6</w:t>
            </w:r>
            <w:r>
              <w:rPr>
                <w:rFonts w:hint="eastAsia" w:ascii="宋体" w:hAnsi="宋体" w:eastAsia="宋体" w:cs="宋体"/>
                <w:i w:val="0"/>
                <w:iCs w:val="0"/>
                <w:color w:val="000000"/>
                <w:kern w:val="0"/>
                <w:sz w:val="21"/>
                <w:szCs w:val="21"/>
                <w:u w:val="none"/>
                <w:lang w:val="en-US" w:eastAsia="zh-CN" w:bidi="ar"/>
              </w:rPr>
              <w:t>.</w:t>
            </w:r>
            <w:commentRangeStart w:id="36"/>
            <w:r>
              <w:rPr>
                <w:rFonts w:hint="eastAsia" w:ascii="宋体" w:hAnsi="宋体" w:eastAsia="宋体" w:cs="宋体"/>
                <w:i w:val="0"/>
                <w:iCs w:val="0"/>
                <w:color w:val="000000"/>
                <w:kern w:val="0"/>
                <w:sz w:val="21"/>
                <w:szCs w:val="21"/>
                <w:u w:val="none"/>
                <w:lang w:val="en-US" w:eastAsia="zh-CN" w:bidi="ar"/>
              </w:rPr>
              <w:t>采用高速DSP处理芯片。</w:t>
            </w:r>
            <w:commentRangeEnd w:id="36"/>
            <w:r>
              <w:commentReference w:id="36"/>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7</w:t>
            </w:r>
            <w:r>
              <w:rPr>
                <w:rFonts w:hint="eastAsia" w:ascii="宋体" w:hAnsi="宋体" w:eastAsia="宋体" w:cs="宋体"/>
                <w:i w:val="0"/>
                <w:iCs w:val="0"/>
                <w:color w:val="000000"/>
                <w:kern w:val="0"/>
                <w:sz w:val="21"/>
                <w:szCs w:val="21"/>
                <w:u w:val="none"/>
                <w:lang w:val="en-US" w:eastAsia="zh-CN" w:bidi="ar"/>
              </w:rPr>
              <w:t>.智能自动增益控制（AGC）：自动提升和压缩话筒音量，使之以恒定的电平输出。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8</w:t>
            </w:r>
            <w:r>
              <w:rPr>
                <w:rFonts w:hint="eastAsia" w:ascii="宋体" w:hAnsi="宋体" w:eastAsia="宋体" w:cs="宋体"/>
                <w:i w:val="0"/>
                <w:iCs w:val="0"/>
                <w:color w:val="000000"/>
                <w:kern w:val="0"/>
                <w:sz w:val="21"/>
                <w:szCs w:val="21"/>
                <w:u w:val="none"/>
                <w:lang w:val="en-US" w:eastAsia="zh-CN" w:bidi="ar"/>
              </w:rPr>
              <w:t>.全功能矩阵混音功能。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9</w:t>
            </w:r>
            <w:r>
              <w:rPr>
                <w:rFonts w:hint="eastAsia" w:ascii="宋体" w:hAnsi="宋体" w:eastAsia="宋体" w:cs="宋体"/>
                <w:i w:val="0"/>
                <w:iCs w:val="0"/>
                <w:color w:val="000000"/>
                <w:kern w:val="0"/>
                <w:sz w:val="21"/>
                <w:szCs w:val="21"/>
                <w:u w:val="none"/>
                <w:lang w:val="en-US" w:eastAsia="zh-CN" w:bidi="ar"/>
              </w:rPr>
              <w:t>.保证系统稳定性及兼容性，与4k录播一体机为同一品牌。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rPr>
            </w:pPr>
            <w:r>
              <w:rPr>
                <w:rFonts w:hint="eastAsia" w:ascii="宋体" w:hAnsi="宋体" w:cs="宋体"/>
                <w:i w:val="0"/>
                <w:iCs w:val="0"/>
                <w:color w:val="000000"/>
                <w:kern w:val="0"/>
                <w:sz w:val="21"/>
                <w:szCs w:val="21"/>
                <w:u w:val="none"/>
                <w:lang w:val="en-US" w:eastAsia="zh-CN" w:bidi="ar"/>
              </w:rPr>
              <w:t>27</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无线话筒（带领夹）</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产品类型 无线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频率范围 60-13000Hz </w:t>
            </w:r>
            <w:ins w:id="99" w:author="Administrator" w:date="2023-06-26T12:37:32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信噪比</w:t>
            </w:r>
            <w:commentRangeStart w:id="37"/>
            <w:r>
              <w:rPr>
                <w:rFonts w:hint="eastAsia" w:ascii="宋体" w:hAnsi="宋体" w:eastAsia="宋体" w:cs="宋体"/>
                <w:i w:val="0"/>
                <w:iCs w:val="0"/>
                <w:color w:val="000000"/>
                <w:kern w:val="0"/>
                <w:sz w:val="21"/>
                <w:szCs w:val="21"/>
                <w:u w:val="none"/>
                <w:lang w:val="en-US" w:eastAsia="zh-CN" w:bidi="ar"/>
              </w:rPr>
              <w:t xml:space="preserve"> 70dB </w:t>
            </w:r>
            <w:commentRangeEnd w:id="37"/>
            <w:r>
              <w:commentReference w:id="37"/>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发射功率：</w:t>
            </w:r>
            <w:commentRangeStart w:id="38"/>
            <w:r>
              <w:rPr>
                <w:rFonts w:hint="eastAsia" w:ascii="宋体" w:hAnsi="宋体" w:eastAsia="宋体" w:cs="宋体"/>
                <w:i w:val="0"/>
                <w:iCs w:val="0"/>
                <w:color w:val="000000"/>
                <w:kern w:val="0"/>
                <w:sz w:val="21"/>
                <w:szCs w:val="21"/>
                <w:u w:val="none"/>
                <w:lang w:val="en-US" w:eastAsia="zh-CN" w:bidi="ar"/>
              </w:rPr>
              <w:t>10mW</w:t>
            </w:r>
            <w:commentRangeEnd w:id="38"/>
            <w:r>
              <w:commentReference w:id="38"/>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发射器供电：</w:t>
            </w:r>
            <w:commentRangeStart w:id="39"/>
            <w:r>
              <w:rPr>
                <w:rFonts w:hint="eastAsia" w:ascii="宋体" w:hAnsi="宋体" w:eastAsia="宋体" w:cs="宋体"/>
                <w:i w:val="0"/>
                <w:iCs w:val="0"/>
                <w:color w:val="000000"/>
                <w:kern w:val="0"/>
                <w:sz w:val="21"/>
                <w:szCs w:val="21"/>
                <w:u w:val="none"/>
                <w:lang w:val="en-US" w:eastAsia="zh-CN" w:bidi="ar"/>
              </w:rPr>
              <w:t>1.5V电池</w:t>
            </w:r>
            <w:commentRangeEnd w:id="39"/>
            <w:r>
              <w:commentReference w:id="39"/>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频率范围：220MHz-270MHz</w:t>
            </w:r>
            <w:ins w:id="100" w:author="Administrator" w:date="2023-06-26T12:37:39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接收机供电：外接DC 9V/300mA电源适配器                                                                                                                              通道数: 单通道</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频率响应: 60Hz-13kHz</w:t>
            </w:r>
            <w:ins w:id="101" w:author="Administrator" w:date="2023-06-26T12:37:41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最大调制度: ±15kHz</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频率稳定度: ±0.005%</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输出方式: 非平衡式输出</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产品特点：                                                                                                                                                                                           1、使用VHF 220MHz-270MHz</w:t>
            </w:r>
            <w:ins w:id="102" w:author="Administrator" w:date="2023-06-26T12:37:44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t>频段，避免干扰频率</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2、采用低电压设计，电池电压低到4V仍可工作</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3、特设手持麦克风开关噪声冲击波消除电路</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4、设有防止反馈啸叫功能，能有效减小回受啸叫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rPr>
            </w:pPr>
            <w:r>
              <w:rPr>
                <w:rFonts w:hint="eastAsia" w:ascii="宋体" w:hAnsi="宋体" w:cs="宋体"/>
                <w:i w:val="0"/>
                <w:iCs w:val="0"/>
                <w:color w:val="000000"/>
                <w:kern w:val="0"/>
                <w:sz w:val="21"/>
                <w:szCs w:val="21"/>
                <w:u w:val="none"/>
                <w:lang w:val="en-US" w:eastAsia="zh-CN" w:bidi="ar"/>
              </w:rPr>
              <w:t>28</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功放</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1.线路输入灵敏度：-10dB</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2.话筒输入灵敏度：-34dB</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3.频率响应：20Hz~20KHz（+1 ~ -4dB）</w:t>
            </w:r>
            <w:ins w:id="103" w:author="Administrator" w:date="2023-06-26T12:37:47Z">
              <w:r>
                <w:rPr>
                  <w:rFonts w:hint="eastAsia" w:ascii="宋体" w:hAnsi="宋体" w:cs="宋体"/>
                  <w:i w:val="0"/>
                  <w:iCs w:val="0"/>
                  <w:color w:val="000000"/>
                  <w:kern w:val="0"/>
                  <w:sz w:val="21"/>
                  <w:szCs w:val="21"/>
                  <w:u w:val="none"/>
                  <w:lang w:val="en-US" w:eastAsia="zh-CN" w:bidi="ar"/>
                </w:rPr>
                <w:t>（若不在此区间范围，则至少包含最大值和最小值）</w:t>
              </w:r>
            </w:ins>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4.额度输出功率：2×60W</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5.信噪比：</w:t>
            </w:r>
            <w:commentRangeStart w:id="40"/>
            <w:r>
              <w:rPr>
                <w:rFonts w:hint="eastAsia" w:ascii="宋体" w:hAnsi="宋体" w:eastAsia="宋体" w:cs="宋体"/>
                <w:i w:val="0"/>
                <w:iCs w:val="0"/>
                <w:color w:val="000000"/>
                <w:kern w:val="0"/>
                <w:sz w:val="21"/>
                <w:szCs w:val="21"/>
                <w:u w:val="none"/>
                <w:lang w:val="en-US" w:eastAsia="zh-CN" w:bidi="ar"/>
              </w:rPr>
              <w:t>80dB</w:t>
            </w:r>
            <w:commentRangeEnd w:id="40"/>
            <w:r>
              <w:commentReference w:id="40"/>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6.失真度：</w:t>
            </w:r>
            <w:commentRangeStart w:id="41"/>
            <w:r>
              <w:rPr>
                <w:rFonts w:hint="eastAsia" w:ascii="宋体" w:hAnsi="宋体" w:eastAsia="宋体" w:cs="宋体"/>
                <w:i w:val="0"/>
                <w:iCs w:val="0"/>
                <w:color w:val="000000"/>
                <w:kern w:val="0"/>
                <w:sz w:val="21"/>
                <w:szCs w:val="21"/>
                <w:u w:val="none"/>
                <w:lang w:val="en-US" w:eastAsia="zh-CN" w:bidi="ar"/>
              </w:rPr>
              <w:t>0.8％</w:t>
            </w:r>
            <w:commentRangeEnd w:id="41"/>
            <w:r>
              <w:commentReference w:id="41"/>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7.额定电源电压：交流220V/50Hz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rPr>
            </w:pPr>
            <w:r>
              <w:rPr>
                <w:rFonts w:hint="eastAsia" w:ascii="宋体" w:hAnsi="宋体" w:cs="宋体"/>
                <w:i w:val="0"/>
                <w:iCs w:val="0"/>
                <w:color w:val="000000"/>
                <w:kern w:val="0"/>
                <w:sz w:val="21"/>
                <w:szCs w:val="21"/>
                <w:u w:val="none"/>
                <w:lang w:val="en-US" w:eastAsia="zh-CN" w:bidi="ar"/>
              </w:rPr>
              <w:t>29</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音箱</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commentRangeStart w:id="42"/>
            <w:r>
              <w:rPr>
                <w:rFonts w:hint="eastAsia" w:ascii="宋体" w:hAnsi="宋体" w:eastAsia="宋体" w:cs="宋体"/>
                <w:i w:val="0"/>
                <w:iCs w:val="0"/>
                <w:color w:val="000000"/>
                <w:kern w:val="0"/>
                <w:sz w:val="21"/>
                <w:szCs w:val="21"/>
                <w:u w:val="none"/>
                <w:lang w:val="en-US" w:eastAsia="zh-CN" w:bidi="ar"/>
              </w:rPr>
              <w:t xml:space="preserve">1、额定/峰值功率：     60W/120W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2、额定阻抗：             8Ω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3、特性灵敏度：           88dB /w/m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4、输出声压级：           113dB/W/m(Continues)， 120dB/W/m(Peak)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5、额定频率范围（-3dB）： 80Hz－18KHz                                                                                                             6、辐射角度（H×V）：     90°×50°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7、扬声器单元：           LF：6.5"×1，HF：2"×1</w:t>
            </w:r>
            <w:commentRangeEnd w:id="42"/>
            <w:r>
              <w:commentReference w:id="42"/>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r>
              <w:rPr>
                <w:rFonts w:hint="eastAsia" w:ascii="宋体" w:hAnsi="宋体" w:cs="宋体"/>
                <w:i w:val="0"/>
                <w:iCs w:val="0"/>
                <w:color w:val="000000"/>
                <w:kern w:val="0"/>
                <w:sz w:val="21"/>
                <w:szCs w:val="21"/>
                <w:u w:val="none"/>
                <w:lang w:val="en-US" w:eastAsia="zh-CN" w:bidi="ar"/>
              </w:rPr>
              <w:t>0</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图像跟踪一体机</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1.为确保设备稳定运行，图像跟踪一体机为独立设备，专机专用。拒绝采用录播主机与跟踪主机一体化设计方式、双目摄像机跟踪方式、电子云镜摄像机跟踪方式等。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2.应集教师跟踪，学生定位，板书定位，导播切换策略于一体。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3.采用图像跟踪技术，辅助定位摄像机安装高度不低于2.2米，以防学生损坏。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4.视频输入接口：</w:t>
            </w:r>
            <w:ins w:id="104" w:author="Administrator" w:date="2023-06-26T12:38:40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4路SDI接口。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5.云台控制口：</w:t>
            </w:r>
            <w:ins w:id="105" w:author="Administrator" w:date="2023-06-26T12:38:42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4路RS-232复用云台控制端口(PTZ)。</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6.通讯端口：</w:t>
            </w:r>
            <w:ins w:id="106" w:author="Administrator" w:date="2023-06-26T12:38:44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1路console接口。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7.网络接口：</w:t>
            </w:r>
            <w:ins w:id="107" w:author="Administrator" w:date="2023-06-26T12:38:46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2路千兆网络接口。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8.支持</w:t>
            </w:r>
            <w:ins w:id="108" w:author="Administrator" w:date="2023-06-26T12:38:49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4路USB接口。</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9.音频接口：</w:t>
            </w:r>
            <w:ins w:id="109" w:author="Administrator" w:date="2023-06-26T12:38:50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1路LINE IN，</w:t>
            </w:r>
            <w:ins w:id="110" w:author="Administrator" w:date="2023-06-26T12:38:51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1路LINE OUT。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10.图像跟踪一体机采用12V供电。</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11.为保证系统稳定性及兼容性，与4K录播一体机为同一品牌。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r>
              <w:rPr>
                <w:rFonts w:hint="eastAsia" w:ascii="宋体" w:hAnsi="宋体" w:cs="宋体"/>
                <w:i w:val="0"/>
                <w:iCs w:val="0"/>
                <w:color w:val="000000"/>
                <w:kern w:val="0"/>
                <w:sz w:val="21"/>
                <w:szCs w:val="21"/>
                <w:u w:val="none"/>
                <w:lang w:val="en-US" w:eastAsia="zh-CN" w:bidi="ar"/>
              </w:rPr>
              <w:t>1</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图像跟踪系统</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1.系统可实现教师移动时摄像机自动跟踪。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2.系统可实现学生起立时摄像机自动定位。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3.系统实现跟踪系统根据教师电脑的屏幕图像变化，自动切换VGA图像到主播画面。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4.采用全自动智能拟人化拍摄，教师、学生无需佩戴任何跟踪设备，整个跟踪拍摄过程无需人工干预。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5.多模块智能分析系统：系统实现对教师区、学生区、板书区等多个应用场景进行模块化智能分析，并控制摄像设备进行自动化拟人摄像。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w:t>
            </w:r>
            <w:commentRangeStart w:id="43"/>
            <w:r>
              <w:rPr>
                <w:rFonts w:hint="eastAsia" w:ascii="宋体" w:hAnsi="宋体" w:eastAsia="宋体" w:cs="宋体"/>
                <w:i w:val="0"/>
                <w:iCs w:val="0"/>
                <w:color w:val="000000"/>
                <w:kern w:val="0"/>
                <w:sz w:val="21"/>
                <w:szCs w:val="21"/>
                <w:u w:val="none"/>
                <w:lang w:val="en-US" w:eastAsia="zh-CN" w:bidi="ar"/>
              </w:rPr>
              <w:t>先进的</w:t>
            </w:r>
            <w:commentRangeEnd w:id="43"/>
            <w:r>
              <w:commentReference w:id="43"/>
            </w:r>
            <w:r>
              <w:rPr>
                <w:rFonts w:hint="eastAsia" w:ascii="宋体" w:hAnsi="宋体" w:eastAsia="宋体" w:cs="宋体"/>
                <w:i w:val="0"/>
                <w:iCs w:val="0"/>
                <w:color w:val="000000"/>
                <w:kern w:val="0"/>
                <w:sz w:val="21"/>
                <w:szCs w:val="21"/>
                <w:u w:val="none"/>
                <w:lang w:val="en-US" w:eastAsia="zh-CN" w:bidi="ar"/>
              </w:rPr>
              <w:t>全面防抖动技术；在教师特写景位，完全屏蔽教师肢体动作造成的镜头晃动。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7.为满足学校师生以及督导、教研人员的各种观看习惯与，应支持教师检测跟踪功能，并具备跟踪拍摄和切换拍摄两种模式，并支持两种模式之间一键切换。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8.支持抗干扰模式，可根据现场情况人工添加屏蔽区域，避免其他活动对正常教学产生影响，适用于复杂教室环境和授课过程。为保证灵活性，支持</w:t>
            </w:r>
            <w:ins w:id="111" w:author="Administrator" w:date="2023-06-26T12:39:02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15路不规则屏蔽区域添加功能。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9.支持切换规则定制，精确调整切换时间。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10.支持教师人脸检测，兼容教师身高自适应功能，使教师镜头始终处于拍摄的合适位置，保证合理构图。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11.支持web界面访问，远程操控跟踪系统。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12.开放http协议请求，便于整合管理平台。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13.板书摄像机采用伴随式跟踪方式，教师写板书实时跟踪拍摄，拒绝采用枪机固定拍摄。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14.支持学生巡视定位功能，可以全自动扫视每个学生的特写镜头；配合录播一体机可以实现学生随堂视频录制，方便教师课后了解学生学习状态。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15.便于未来教室、翻转课堂等新的教学模式的应用，系统支持扩展操作台、板书检测、学生巡视全自动跟踪定位拍摄等模式设置。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16.系统应集成教师人脸识别身份认证系统，具有人脸识别功能，可以添加特写视频流，设置云台摄像机景位，系统可以根据教师身高调整景位。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17.系统应集成教师人脸识别身份认证系统，具有人脸识别功能，身份认证教师用户添加，教师站在画面内系统进行人脸检测后，添加相应的教师名称。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r>
              <w:rPr>
                <w:rFonts w:hint="eastAsia" w:ascii="宋体" w:hAnsi="宋体" w:cs="宋体"/>
                <w:i w:val="0"/>
                <w:iCs w:val="0"/>
                <w:color w:val="000000"/>
                <w:kern w:val="0"/>
                <w:sz w:val="21"/>
                <w:szCs w:val="21"/>
                <w:u w:val="none"/>
                <w:lang w:val="en-US" w:eastAsia="zh-CN" w:bidi="ar"/>
              </w:rPr>
              <w:t>2</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跟踪半球</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commentRangeStart w:id="44"/>
            <w:r>
              <w:rPr>
                <w:rFonts w:hint="eastAsia" w:ascii="宋体" w:hAnsi="宋体" w:eastAsia="宋体" w:cs="宋体"/>
                <w:i w:val="0"/>
                <w:iCs w:val="0"/>
                <w:color w:val="000000"/>
                <w:kern w:val="0"/>
                <w:sz w:val="21"/>
                <w:szCs w:val="21"/>
                <w:u w:val="none"/>
                <w:lang w:val="en-US" w:eastAsia="zh-CN" w:bidi="ar"/>
              </w:rPr>
              <w:t>1．图像传感器：1/3超级CMOS，像素： PAL:648(H)*512(V)； NTSC:510(H)*492(V)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2．清晰度： 600TVL</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3．最低照度：0 .5LUX/F1.2</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4．信噪比：48db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5．信号制式：PAL/NTSC</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6．同步系统：内同步</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7．快门速度：1/50 (1/60) ~1/100, 000 sec</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8．视频输出：BNG1.0VP-P/75Ω</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9．电源：DC12V</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10．镜头：2.8MM</w:t>
            </w:r>
            <w:commentRangeEnd w:id="44"/>
            <w:r>
              <w:commentReference w:id="44"/>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r>
              <w:rPr>
                <w:rFonts w:hint="eastAsia" w:ascii="宋体" w:hAnsi="宋体" w:cs="宋体"/>
                <w:i w:val="0"/>
                <w:iCs w:val="0"/>
                <w:color w:val="000000"/>
                <w:kern w:val="0"/>
                <w:sz w:val="21"/>
                <w:szCs w:val="21"/>
                <w:u w:val="none"/>
                <w:lang w:val="en-US" w:eastAsia="zh-CN" w:bidi="ar"/>
              </w:rPr>
              <w:t>3</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桌面式触摸面板</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1.采用</w:t>
            </w:r>
            <w:ins w:id="112" w:author="Administrator" w:date="2023-06-26T12:39:17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7英寸触摸式控制面板，采用</w:t>
            </w:r>
            <w:ins w:id="113" w:author="Administrator" w:date="2023-06-26T12:39:19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 xml:space="preserve">6位真彩色RGB显示(64K色)，一键式控制，与录播和时序电源控制器配套使用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2.支持控制录播系统的录制、暂停、停止、VGA锁定、手自动切换等操作；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3.支持对录播系统进行台标与字幕的显示控制；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4.支持预览通道选择，以及画面布局切换，通过中控即可进行画中画、师生对话、三分屏等画面布局的选择；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5.支持一键开启，与一键关闭的操作；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6.支持对摄像机进行预置位选择；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r>
              <w:rPr>
                <w:rFonts w:hint="eastAsia" w:ascii="宋体" w:hAnsi="宋体" w:cs="宋体"/>
                <w:i w:val="0"/>
                <w:iCs w:val="0"/>
                <w:color w:val="000000"/>
                <w:kern w:val="0"/>
                <w:sz w:val="21"/>
                <w:szCs w:val="21"/>
                <w:u w:val="none"/>
                <w:lang w:val="en-US" w:eastAsia="zh-CN" w:bidi="ar"/>
              </w:rPr>
              <w:t>4</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组合式键盘</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1.系统采用积木式拼接结构，集导播界面显示、三维控制摇杆、切换键盘于一体，根据不同需求可灵活拼接。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2.为便于导播控制，键盘内置</w:t>
            </w:r>
            <w:ins w:id="114" w:author="Administrator" w:date="2023-06-26T12:39:24Z">
              <w:r>
                <w:rPr>
                  <w:rFonts w:hint="eastAsia" w:ascii="宋体" w:hAnsi="宋体" w:cs="宋体"/>
                  <w:i w:val="0"/>
                  <w:iCs w:val="0"/>
                  <w:color w:val="000000"/>
                  <w:kern w:val="0"/>
                  <w:sz w:val="21"/>
                  <w:szCs w:val="21"/>
                  <w:u w:val="none"/>
                  <w:lang w:val="en-US" w:eastAsia="zh-CN" w:bidi="ar"/>
                </w:rPr>
                <w:t>不</w:t>
              </w:r>
            </w:ins>
            <w:ins w:id="115" w:author="Administrator" w:date="2023-06-26T12:39:28Z">
              <w:r>
                <w:rPr>
                  <w:rFonts w:hint="eastAsia" w:ascii="宋体" w:hAnsi="宋体" w:cs="宋体"/>
                  <w:i w:val="0"/>
                  <w:iCs w:val="0"/>
                  <w:color w:val="000000"/>
                  <w:kern w:val="0"/>
                  <w:sz w:val="21"/>
                  <w:szCs w:val="21"/>
                  <w:u w:val="none"/>
                  <w:lang w:val="en-US" w:eastAsia="zh-CN" w:bidi="ar"/>
                </w:rPr>
                <w:t>低</w:t>
              </w:r>
            </w:ins>
            <w:ins w:id="116" w:author="Administrator" w:date="2023-06-26T12:39:24Z">
              <w:r>
                <w:rPr>
                  <w:rFonts w:hint="eastAsia" w:ascii="宋体" w:hAnsi="宋体" w:cs="宋体"/>
                  <w:i w:val="0"/>
                  <w:iCs w:val="0"/>
                  <w:color w:val="000000"/>
                  <w:kern w:val="0"/>
                  <w:sz w:val="21"/>
                  <w:szCs w:val="21"/>
                  <w:u w:val="none"/>
                  <w:lang w:val="en-US" w:eastAsia="zh-CN" w:bidi="ar"/>
                </w:rPr>
                <w:t>于</w:t>
              </w:r>
            </w:ins>
            <w:r>
              <w:rPr>
                <w:rFonts w:hint="eastAsia" w:ascii="宋体" w:hAnsi="宋体" w:eastAsia="宋体" w:cs="宋体"/>
                <w:i w:val="0"/>
                <w:iCs w:val="0"/>
                <w:color w:val="000000"/>
                <w:kern w:val="0"/>
                <w:sz w:val="21"/>
                <w:szCs w:val="21"/>
                <w:u w:val="none"/>
                <w:lang w:val="en-US" w:eastAsia="zh-CN" w:bidi="ar"/>
              </w:rPr>
              <w:t>10英寸液晶触摸显示屏，可实时显示本地导播预监画面（拒绝采用IE远程导播方式），并实现一键式触摸控制视频切换、开始录制、停止录制、直播控制、画面布局等导播功能。可单独使用，完成导播控制。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3.支持直播 按键</w:t>
            </w:r>
            <w:ins w:id="117" w:author="Administrator" w:date="2023-06-26T12:39:31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6个；备播 按键</w:t>
            </w:r>
            <w:ins w:id="118" w:author="Administrator" w:date="2023-06-26T12:39:33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6个；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4.支持画面布局、台标按键</w:t>
            </w:r>
            <w:ins w:id="119" w:author="Administrator" w:date="2023-06-26T12:39:34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5个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5.录制导播功能按键</w:t>
            </w:r>
            <w:ins w:id="120" w:author="Administrator" w:date="2023-06-26T12:39:35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6个，包括：开始、暂停、停止、自动、手动、VGA锁定等。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6.配有控制摇杆，可快速控制摄像机画面的上下左右、推拉摇移。并可锁定焦距防止误操作；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7.可通过切换杆对主备播画面进行切换；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8.可通过CUT切换按键进行无特效切换；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9.可通过TAKE切换按键进行特效切换；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10.支持快速调用摄像机预置位设置与调用，最高支持255个；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11.支持不同波特率及地址位调节，用于控制摄像机；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12.具备声音大小调节功能。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13.接口：RS 232</w:t>
            </w:r>
            <w:del w:id="121" w:author="Administrator" w:date="2023-06-26T12:39:42Z">
              <w:r>
                <w:rPr>
                  <w:rFonts w:hint="eastAsia" w:ascii="宋体" w:hAnsi="宋体" w:eastAsia="宋体" w:cs="宋体"/>
                  <w:i w:val="0"/>
                  <w:iCs w:val="0"/>
                  <w:color w:val="000000"/>
                  <w:kern w:val="0"/>
                  <w:sz w:val="21"/>
                  <w:szCs w:val="21"/>
                  <w:u w:val="none"/>
                  <w:lang w:val="en-US" w:eastAsia="zh-CN" w:bidi="ar"/>
                </w:rPr>
                <w:delText>*</w:delText>
              </w:r>
            </w:del>
            <w:ins w:id="122" w:author="Administrator" w:date="2023-06-26T12:39:42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w:t>
            </w:r>
            <w:ins w:id="123" w:author="Administrator" w:date="2023-06-26T12:39:44Z">
              <w:r>
                <w:rPr>
                  <w:rFonts w:hint="eastAsia" w:ascii="宋体" w:hAnsi="宋体" w:cs="宋体"/>
                  <w:i w:val="0"/>
                  <w:iCs w:val="0"/>
                  <w:color w:val="000000"/>
                  <w:kern w:val="0"/>
                  <w:sz w:val="21"/>
                  <w:szCs w:val="21"/>
                  <w:u w:val="none"/>
                  <w:lang w:val="en-US" w:eastAsia="zh-CN" w:bidi="ar"/>
                </w:rPr>
                <w:t>个</w:t>
              </w:r>
            </w:ins>
            <w:r>
              <w:rPr>
                <w:rFonts w:hint="eastAsia" w:ascii="宋体" w:hAnsi="宋体" w:eastAsia="宋体" w:cs="宋体"/>
                <w:i w:val="0"/>
                <w:iCs w:val="0"/>
                <w:color w:val="000000"/>
                <w:kern w:val="0"/>
                <w:sz w:val="21"/>
                <w:szCs w:val="21"/>
                <w:u w:val="none"/>
                <w:lang w:val="en-US" w:eastAsia="zh-CN" w:bidi="ar"/>
              </w:rPr>
              <w:t>、VGA</w:t>
            </w:r>
            <w:del w:id="124" w:author="Administrator" w:date="2023-06-26T12:39:46Z">
              <w:r>
                <w:rPr>
                  <w:rFonts w:hint="eastAsia" w:ascii="宋体" w:hAnsi="宋体" w:eastAsia="宋体" w:cs="宋体"/>
                  <w:i w:val="0"/>
                  <w:iCs w:val="0"/>
                  <w:color w:val="000000"/>
                  <w:kern w:val="0"/>
                  <w:sz w:val="21"/>
                  <w:szCs w:val="21"/>
                  <w:u w:val="none"/>
                  <w:lang w:val="en-US" w:eastAsia="zh-CN" w:bidi="ar"/>
                </w:rPr>
                <w:delText>*</w:delText>
              </w:r>
            </w:del>
            <w:ins w:id="125" w:author="Administrator" w:date="2023-06-26T12:39:46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w:t>
            </w:r>
            <w:ins w:id="126" w:author="Administrator" w:date="2023-06-26T12:39:52Z">
              <w:r>
                <w:rPr>
                  <w:rFonts w:hint="eastAsia" w:ascii="宋体" w:hAnsi="宋体" w:cs="宋体"/>
                  <w:i w:val="0"/>
                  <w:iCs w:val="0"/>
                  <w:color w:val="000000"/>
                  <w:kern w:val="0"/>
                  <w:sz w:val="21"/>
                  <w:szCs w:val="21"/>
                  <w:u w:val="none"/>
                  <w:lang w:val="en-US" w:eastAsia="zh-CN" w:bidi="ar"/>
                </w:rPr>
                <w:t>个</w:t>
              </w:r>
            </w:ins>
            <w:r>
              <w:rPr>
                <w:rFonts w:hint="eastAsia" w:ascii="宋体" w:hAnsi="宋体" w:eastAsia="宋体" w:cs="宋体"/>
                <w:i w:val="0"/>
                <w:iCs w:val="0"/>
                <w:color w:val="000000"/>
                <w:kern w:val="0"/>
                <w:sz w:val="21"/>
                <w:szCs w:val="21"/>
                <w:u w:val="none"/>
                <w:lang w:val="en-US" w:eastAsia="zh-CN" w:bidi="ar"/>
              </w:rPr>
              <w:t>、USB</w:t>
            </w:r>
            <w:del w:id="127" w:author="Administrator" w:date="2023-06-26T12:39:54Z">
              <w:r>
                <w:rPr>
                  <w:rFonts w:hint="eastAsia" w:ascii="宋体" w:hAnsi="宋体" w:eastAsia="宋体" w:cs="宋体"/>
                  <w:i w:val="0"/>
                  <w:iCs w:val="0"/>
                  <w:color w:val="000000"/>
                  <w:kern w:val="0"/>
                  <w:sz w:val="21"/>
                  <w:szCs w:val="21"/>
                  <w:u w:val="none"/>
                  <w:lang w:val="en-US" w:eastAsia="zh-CN" w:bidi="ar"/>
                </w:rPr>
                <w:delText>*</w:delText>
              </w:r>
            </w:del>
            <w:ins w:id="128" w:author="Administrator" w:date="2023-06-26T12:39:54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3</w:t>
            </w:r>
            <w:ins w:id="129" w:author="Administrator" w:date="2023-06-26T12:39:56Z">
              <w:r>
                <w:rPr>
                  <w:rFonts w:hint="eastAsia" w:ascii="宋体" w:hAnsi="宋体" w:cs="宋体"/>
                  <w:i w:val="0"/>
                  <w:iCs w:val="0"/>
                  <w:color w:val="000000"/>
                  <w:kern w:val="0"/>
                  <w:sz w:val="21"/>
                  <w:szCs w:val="21"/>
                  <w:u w:val="none"/>
                  <w:lang w:val="en-US" w:eastAsia="zh-CN" w:bidi="ar"/>
                </w:rPr>
                <w:t>个</w:t>
              </w:r>
            </w:ins>
            <w:r>
              <w:rPr>
                <w:rFonts w:hint="eastAsia" w:ascii="宋体" w:hAnsi="宋体" w:eastAsia="宋体" w:cs="宋体"/>
                <w:i w:val="0"/>
                <w:iCs w:val="0"/>
                <w:color w:val="000000"/>
                <w:kern w:val="0"/>
                <w:sz w:val="21"/>
                <w:szCs w:val="21"/>
                <w:u w:val="none"/>
                <w:lang w:val="en-US" w:eastAsia="zh-CN" w:bidi="ar"/>
              </w:rPr>
              <w:t>、RJ45</w:t>
            </w:r>
            <w:del w:id="130" w:author="Administrator" w:date="2023-06-26T12:40:00Z">
              <w:r>
                <w:rPr>
                  <w:rFonts w:hint="eastAsia" w:ascii="宋体" w:hAnsi="宋体" w:eastAsia="宋体" w:cs="宋体"/>
                  <w:i w:val="0"/>
                  <w:iCs w:val="0"/>
                  <w:color w:val="000000"/>
                  <w:kern w:val="0"/>
                  <w:sz w:val="21"/>
                  <w:szCs w:val="21"/>
                  <w:u w:val="none"/>
                  <w:lang w:val="en-US" w:eastAsia="zh-CN" w:bidi="ar"/>
                </w:rPr>
                <w:delText>*</w:delText>
              </w:r>
            </w:del>
            <w:ins w:id="131" w:author="Administrator" w:date="2023-06-26T12:40:00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w:t>
            </w:r>
            <w:ins w:id="132" w:author="Administrator" w:date="2023-06-26T12:40:01Z">
              <w:r>
                <w:rPr>
                  <w:rFonts w:hint="eastAsia" w:ascii="宋体" w:hAnsi="宋体" w:cs="宋体"/>
                  <w:i w:val="0"/>
                  <w:iCs w:val="0"/>
                  <w:color w:val="000000"/>
                  <w:kern w:val="0"/>
                  <w:sz w:val="21"/>
                  <w:szCs w:val="21"/>
                  <w:u w:val="none"/>
                  <w:lang w:val="en-US" w:eastAsia="zh-CN" w:bidi="ar"/>
                </w:rPr>
                <w:t>个</w:t>
              </w:r>
            </w:ins>
            <w:r>
              <w:rPr>
                <w:rFonts w:hint="eastAsia" w:ascii="宋体" w:hAnsi="宋体" w:eastAsia="宋体" w:cs="宋体"/>
                <w:i w:val="0"/>
                <w:iCs w:val="0"/>
                <w:color w:val="000000"/>
                <w:kern w:val="0"/>
                <w:sz w:val="21"/>
                <w:szCs w:val="21"/>
                <w:u w:val="none"/>
                <w:lang w:val="en-US" w:eastAsia="zh-CN" w:bidi="ar"/>
              </w:rPr>
              <w:t>、供电插座</w:t>
            </w:r>
            <w:del w:id="133" w:author="Administrator" w:date="2023-06-26T12:40:04Z">
              <w:r>
                <w:rPr>
                  <w:rFonts w:hint="eastAsia" w:ascii="宋体" w:hAnsi="宋体" w:eastAsia="宋体" w:cs="宋体"/>
                  <w:i w:val="0"/>
                  <w:iCs w:val="0"/>
                  <w:color w:val="000000"/>
                  <w:kern w:val="0"/>
                  <w:sz w:val="21"/>
                  <w:szCs w:val="21"/>
                  <w:u w:val="none"/>
                  <w:lang w:val="en-US" w:eastAsia="zh-CN" w:bidi="ar"/>
                </w:rPr>
                <w:delText>*</w:delText>
              </w:r>
            </w:del>
            <w:ins w:id="134" w:author="Administrator" w:date="2023-06-26T12:40:04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w:t>
            </w:r>
            <w:ins w:id="135" w:author="Administrator" w:date="2023-06-26T12:40:05Z">
              <w:r>
                <w:rPr>
                  <w:rFonts w:hint="eastAsia" w:ascii="宋体" w:hAnsi="宋体" w:cs="宋体"/>
                  <w:i w:val="0"/>
                  <w:iCs w:val="0"/>
                  <w:color w:val="000000"/>
                  <w:kern w:val="0"/>
                  <w:sz w:val="21"/>
                  <w:szCs w:val="21"/>
                  <w:u w:val="none"/>
                  <w:lang w:val="en-US" w:eastAsia="zh-CN" w:bidi="ar"/>
                </w:rPr>
                <w:t>个</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r>
              <w:rPr>
                <w:rFonts w:hint="eastAsia" w:ascii="宋体" w:hAnsi="宋体" w:cs="宋体"/>
                <w:i w:val="0"/>
                <w:iCs w:val="0"/>
                <w:color w:val="000000"/>
                <w:kern w:val="0"/>
                <w:sz w:val="21"/>
                <w:szCs w:val="21"/>
                <w:u w:val="none"/>
                <w:lang w:val="en-US" w:eastAsia="zh-CN" w:bidi="ar"/>
              </w:rPr>
              <w:t>5</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时序电源控制器</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1.单路功率15A 220V/AC。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2.最大功率</w:t>
            </w:r>
            <w:ins w:id="136" w:author="Administrator" w:date="2023-06-26T12:40:09Z">
              <w:r>
                <w:rPr>
                  <w:rFonts w:hint="eastAsia" w:ascii="宋体" w:hAnsi="宋体" w:cs="宋体"/>
                  <w:i w:val="0"/>
                  <w:iCs w:val="0"/>
                  <w:color w:val="000000"/>
                  <w:kern w:val="0"/>
                  <w:sz w:val="21"/>
                  <w:szCs w:val="21"/>
                  <w:u w:val="none"/>
                  <w:lang w:val="en-US" w:eastAsia="zh-CN" w:bidi="ar"/>
                </w:rPr>
                <w:t>不</w:t>
              </w:r>
            </w:ins>
            <w:ins w:id="137" w:author="Administrator" w:date="2023-06-26T12:40:13Z">
              <w:r>
                <w:rPr>
                  <w:rFonts w:hint="eastAsia" w:ascii="宋体" w:hAnsi="宋体" w:cs="宋体"/>
                  <w:i w:val="0"/>
                  <w:iCs w:val="0"/>
                  <w:color w:val="000000"/>
                  <w:kern w:val="0"/>
                  <w:sz w:val="21"/>
                  <w:szCs w:val="21"/>
                  <w:u w:val="none"/>
                  <w:lang w:val="en-US" w:eastAsia="zh-CN" w:bidi="ar"/>
                </w:rPr>
                <w:t>低</w:t>
              </w:r>
            </w:ins>
            <w:ins w:id="138" w:author="Administrator" w:date="2023-06-26T12:40:09Z">
              <w:r>
                <w:rPr>
                  <w:rFonts w:hint="eastAsia" w:ascii="宋体" w:hAnsi="宋体" w:cs="宋体"/>
                  <w:i w:val="0"/>
                  <w:iCs w:val="0"/>
                  <w:color w:val="000000"/>
                  <w:kern w:val="0"/>
                  <w:sz w:val="21"/>
                  <w:szCs w:val="21"/>
                  <w:u w:val="none"/>
                  <w:lang w:val="en-US" w:eastAsia="zh-CN" w:bidi="ar"/>
                </w:rPr>
                <w:t>于</w:t>
              </w:r>
            </w:ins>
            <w:r>
              <w:rPr>
                <w:rFonts w:hint="eastAsia" w:ascii="宋体" w:hAnsi="宋体" w:eastAsia="宋体" w:cs="宋体"/>
                <w:i w:val="0"/>
                <w:iCs w:val="0"/>
                <w:color w:val="000000"/>
                <w:kern w:val="0"/>
                <w:sz w:val="21"/>
                <w:szCs w:val="21"/>
                <w:u w:val="none"/>
                <w:lang w:val="en-US" w:eastAsia="zh-CN" w:bidi="ar"/>
              </w:rPr>
              <w:t>30A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3.电源接口：具有</w:t>
            </w:r>
            <w:ins w:id="139" w:author="Administrator" w:date="2023-06-26T12:40:15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8路万能电源插座，独立继电器控制，每路均带供电源状态指示灯。</w:t>
            </w:r>
            <w:ins w:id="140" w:author="Administrator" w:date="2023-06-26T12:40:17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1路LOOP OUT,</w:t>
            </w:r>
            <w:del w:id="141" w:author="Administrator" w:date="2023-06-26T12:40:20Z">
              <w:r>
                <w:rPr>
                  <w:rFonts w:hint="eastAsia" w:ascii="宋体" w:hAnsi="宋体" w:eastAsia="宋体" w:cs="宋体"/>
                  <w:i w:val="0"/>
                  <w:iCs w:val="0"/>
                  <w:color w:val="000000"/>
                  <w:kern w:val="0"/>
                  <w:sz w:val="21"/>
                  <w:szCs w:val="21"/>
                  <w:u w:val="none"/>
                  <w:lang w:val="en-US" w:eastAsia="zh-CN" w:bidi="ar"/>
                </w:rPr>
                <w:delText xml:space="preserve"> </w:delText>
              </w:r>
            </w:del>
            <w:ins w:id="142" w:author="Administrator" w:date="2023-06-26T12:40:20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1路INPUT。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4.控制接口：具有RS232 in</w:t>
            </w:r>
            <w:del w:id="143" w:author="Administrator" w:date="2023-06-26T12:40:24Z">
              <w:r>
                <w:rPr>
                  <w:rFonts w:hint="eastAsia" w:ascii="宋体" w:hAnsi="宋体" w:eastAsia="宋体" w:cs="宋体"/>
                  <w:i w:val="0"/>
                  <w:iCs w:val="0"/>
                  <w:color w:val="000000"/>
                  <w:kern w:val="0"/>
                  <w:sz w:val="21"/>
                  <w:szCs w:val="21"/>
                  <w:u w:val="none"/>
                  <w:lang w:val="en-US" w:eastAsia="zh-CN" w:bidi="ar"/>
                </w:rPr>
                <w:delText>*</w:delText>
              </w:r>
            </w:del>
            <w:ins w:id="144" w:author="Administrator" w:date="2023-06-26T12:40:24Z">
              <w:r>
                <w:rPr>
                  <w:rFonts w:hint="eastAsia" w:ascii="宋体" w:hAnsi="宋体" w:cs="宋体"/>
                  <w:i w:val="0"/>
                  <w:iCs w:val="0"/>
                  <w:color w:val="000000"/>
                  <w:kern w:val="0"/>
                  <w:sz w:val="21"/>
                  <w:szCs w:val="21"/>
                  <w:u w:val="none"/>
                  <w:lang w:val="en-US" w:eastAsia="zh-CN" w:bidi="ar"/>
                </w:rPr>
                <w:t>不</w:t>
              </w:r>
            </w:ins>
            <w:ins w:id="145" w:author="Administrator" w:date="2023-06-26T12:40:29Z">
              <w:r>
                <w:rPr>
                  <w:rFonts w:hint="eastAsia" w:ascii="宋体" w:hAnsi="宋体" w:cs="宋体"/>
                  <w:i w:val="0"/>
                  <w:iCs w:val="0"/>
                  <w:color w:val="000000"/>
                  <w:kern w:val="0"/>
                  <w:sz w:val="21"/>
                  <w:szCs w:val="21"/>
                  <w:u w:val="none"/>
                  <w:lang w:val="en-US" w:eastAsia="zh-CN" w:bidi="ar"/>
                </w:rPr>
                <w:t>少</w:t>
              </w:r>
            </w:ins>
            <w:ins w:id="146" w:author="Administrator" w:date="2023-06-26T12:40:24Z">
              <w:r>
                <w:rPr>
                  <w:rFonts w:hint="eastAsia" w:ascii="宋体" w:hAnsi="宋体" w:cs="宋体"/>
                  <w:i w:val="0"/>
                  <w:iCs w:val="0"/>
                  <w:color w:val="000000"/>
                  <w:kern w:val="0"/>
                  <w:sz w:val="21"/>
                  <w:szCs w:val="21"/>
                  <w:u w:val="none"/>
                  <w:lang w:val="en-US" w:eastAsia="zh-CN" w:bidi="ar"/>
                </w:rPr>
                <w:t>于</w:t>
              </w:r>
            </w:ins>
            <w:r>
              <w:rPr>
                <w:rFonts w:hint="eastAsia" w:ascii="宋体" w:hAnsi="宋体" w:eastAsia="宋体" w:cs="宋体"/>
                <w:i w:val="0"/>
                <w:iCs w:val="0"/>
                <w:color w:val="000000"/>
                <w:kern w:val="0"/>
                <w:sz w:val="21"/>
                <w:szCs w:val="21"/>
                <w:u w:val="none"/>
                <w:lang w:val="en-US" w:eastAsia="zh-CN" w:bidi="ar"/>
              </w:rPr>
              <w:t>1</w:t>
            </w:r>
            <w:ins w:id="147" w:author="Administrator" w:date="2023-06-26T12:40:27Z">
              <w:r>
                <w:rPr>
                  <w:rFonts w:hint="eastAsia" w:ascii="宋体" w:hAnsi="宋体" w:cs="宋体"/>
                  <w:i w:val="0"/>
                  <w:iCs w:val="0"/>
                  <w:color w:val="000000"/>
                  <w:kern w:val="0"/>
                  <w:sz w:val="21"/>
                  <w:szCs w:val="21"/>
                  <w:u w:val="none"/>
                  <w:lang w:val="en-US" w:eastAsia="zh-CN" w:bidi="ar"/>
                </w:rPr>
                <w:t>个</w:t>
              </w:r>
            </w:ins>
            <w:r>
              <w:rPr>
                <w:rFonts w:hint="eastAsia" w:ascii="宋体" w:hAnsi="宋体" w:eastAsia="宋体" w:cs="宋体"/>
                <w:i w:val="0"/>
                <w:iCs w:val="0"/>
                <w:color w:val="000000"/>
                <w:kern w:val="0"/>
                <w:sz w:val="21"/>
                <w:szCs w:val="21"/>
                <w:u w:val="none"/>
                <w:lang w:val="en-US" w:eastAsia="zh-CN" w:bidi="ar"/>
              </w:rPr>
              <w:t xml:space="preserve">，RS232 in </w:t>
            </w:r>
            <w:del w:id="148" w:author="Administrator" w:date="2023-06-26T12:40:32Z">
              <w:r>
                <w:rPr>
                  <w:rFonts w:hint="eastAsia" w:ascii="宋体" w:hAnsi="宋体" w:eastAsia="宋体" w:cs="宋体"/>
                  <w:i w:val="0"/>
                  <w:iCs w:val="0"/>
                  <w:color w:val="000000"/>
                  <w:kern w:val="0"/>
                  <w:sz w:val="21"/>
                  <w:szCs w:val="21"/>
                  <w:u w:val="none"/>
                  <w:lang w:val="en-US" w:eastAsia="zh-CN" w:bidi="ar"/>
                </w:rPr>
                <w:delText>*</w:delText>
              </w:r>
            </w:del>
            <w:ins w:id="149" w:author="Administrator" w:date="2023-06-26T12:40:32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w:t>
            </w:r>
            <w:ins w:id="150" w:author="Administrator" w:date="2023-06-26T12:40:34Z">
              <w:r>
                <w:rPr>
                  <w:rFonts w:hint="eastAsia" w:ascii="宋体" w:hAnsi="宋体" w:cs="宋体"/>
                  <w:i w:val="0"/>
                  <w:iCs w:val="0"/>
                  <w:color w:val="000000"/>
                  <w:kern w:val="0"/>
                  <w:sz w:val="21"/>
                  <w:szCs w:val="21"/>
                  <w:u w:val="none"/>
                  <w:lang w:val="en-US" w:eastAsia="zh-CN" w:bidi="ar"/>
                </w:rPr>
                <w:t>个</w:t>
              </w:r>
            </w:ins>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5.支持</w:t>
            </w:r>
            <w:ins w:id="151" w:author="Administrator" w:date="2023-06-26T12:40:41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3种开关方式，包括手动开关、电脑软件、RS232等。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6.采用金属外壳，机架式安装。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7.为保证系统稳定性及兼容性，与4K录播一体机为同一品牌。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rPr>
            </w:pPr>
            <w:r>
              <w:rPr>
                <w:rFonts w:hint="eastAsia" w:ascii="宋体" w:hAnsi="宋体" w:cs="宋体"/>
                <w:i w:val="0"/>
                <w:iCs w:val="0"/>
                <w:color w:val="000000"/>
                <w:kern w:val="0"/>
                <w:sz w:val="21"/>
                <w:szCs w:val="21"/>
                <w:u w:val="none"/>
                <w:lang w:val="en-US" w:eastAsia="zh-CN" w:bidi="ar"/>
              </w:rPr>
              <w:t>36</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LED时钟</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教室后方配备</w:t>
            </w:r>
            <w:ins w:id="152" w:author="Administrator" w:date="2023-06-26T12:40:44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1.2M长超薄LED屏。实现与录播一体机、桌面式触摸面板相结合，当老师按中控上开始录制键时，时钟从0开始计时，提醒录制时间。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rPr>
            </w:pPr>
            <w:r>
              <w:rPr>
                <w:rFonts w:hint="eastAsia" w:ascii="宋体" w:hAnsi="宋体" w:cs="宋体"/>
                <w:i w:val="0"/>
                <w:iCs w:val="0"/>
                <w:color w:val="000000"/>
                <w:kern w:val="0"/>
                <w:sz w:val="21"/>
                <w:szCs w:val="21"/>
                <w:u w:val="none"/>
                <w:lang w:val="en-US" w:eastAsia="zh-CN" w:bidi="ar"/>
              </w:rPr>
              <w:t>37</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预监电视</w:t>
            </w:r>
          </w:p>
        </w:tc>
        <w:tc>
          <w:tcPr>
            <w:tcW w:w="6286"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42英寸侧墙安装预监电视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rPr>
            </w:pPr>
            <w:r>
              <w:rPr>
                <w:rFonts w:hint="eastAsia" w:ascii="宋体" w:hAnsi="宋体" w:cs="宋体"/>
                <w:i w:val="0"/>
                <w:iCs w:val="0"/>
                <w:color w:val="000000"/>
                <w:kern w:val="0"/>
                <w:sz w:val="21"/>
                <w:szCs w:val="21"/>
                <w:u w:val="none"/>
                <w:lang w:val="en-US" w:eastAsia="zh-CN" w:bidi="ar"/>
              </w:rPr>
              <w:t>38</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导播终端</w:t>
            </w: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sz w:val="21"/>
                <w:szCs w:val="21"/>
              </w:rPr>
            </w:pPr>
            <w:r>
              <w:rPr>
                <w:rFonts w:hint="eastAsia" w:ascii="宋体" w:hAnsi="宋体" w:eastAsia="宋体" w:cs="宋体"/>
                <w:i w:val="0"/>
                <w:iCs w:val="0"/>
                <w:color w:val="000000"/>
                <w:kern w:val="0"/>
                <w:sz w:val="21"/>
                <w:szCs w:val="21"/>
                <w:u w:val="none"/>
                <w:lang w:val="en-US" w:eastAsia="zh-CN" w:bidi="ar"/>
              </w:rPr>
              <w:t>1、CPU：</w:t>
            </w:r>
            <w:commentRangeStart w:id="45"/>
            <w:r>
              <w:rPr>
                <w:rFonts w:hint="eastAsia" w:ascii="宋体" w:hAnsi="宋体" w:eastAsia="宋体" w:cs="宋体"/>
                <w:i w:val="0"/>
                <w:iCs w:val="0"/>
                <w:color w:val="000000"/>
                <w:kern w:val="0"/>
                <w:sz w:val="21"/>
                <w:szCs w:val="21"/>
                <w:u w:val="none"/>
                <w:lang w:val="en-US" w:eastAsia="zh-CN" w:bidi="ar"/>
              </w:rPr>
              <w:t>I5</w:t>
            </w:r>
            <w:commentRangeEnd w:id="45"/>
            <w:r>
              <w:commentReference w:id="45"/>
            </w:r>
            <w:r>
              <w:rPr>
                <w:rFonts w:hint="eastAsia" w:ascii="宋体" w:hAnsi="宋体" w:eastAsia="宋体" w:cs="宋体"/>
                <w:i w:val="0"/>
                <w:iCs w:val="0"/>
                <w:color w:val="000000"/>
                <w:kern w:val="0"/>
                <w:sz w:val="21"/>
                <w:szCs w:val="21"/>
                <w:u w:val="none"/>
                <w:lang w:val="en-US" w:eastAsia="zh-CN" w:bidi="ar"/>
              </w:rPr>
              <w:t>，</w:t>
            </w:r>
            <w:ins w:id="153" w:author="Administrator" w:date="2023-06-26T12:40:56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8G内存，</w:t>
            </w:r>
            <w:ins w:id="154" w:author="Administrator" w:date="2023-06-26T12:40:58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500G硬盘，带</w:t>
            </w:r>
            <w:ins w:id="155" w:author="Administrator" w:date="2023-06-26T12:41:00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21.5寸显示器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FF0000"/>
                <w:kern w:val="0"/>
                <w:sz w:val="21"/>
                <w:szCs w:val="21"/>
                <w:u w:val="none"/>
                <w:lang w:val="en-US" w:eastAsia="zh-CN" w:bidi="ar"/>
              </w:rPr>
            </w:pPr>
            <w:commentRangeStart w:id="46"/>
            <w:r>
              <w:rPr>
                <w:rFonts w:hint="eastAsia" w:ascii="宋体" w:hAnsi="宋体" w:eastAsia="宋体" w:cs="宋体"/>
                <w:i w:val="0"/>
                <w:iCs w:val="0"/>
                <w:color w:val="FF0000"/>
                <w:kern w:val="0"/>
                <w:sz w:val="21"/>
                <w:szCs w:val="21"/>
                <w:u w:val="none"/>
                <w:lang w:val="en-US" w:eastAsia="zh-CN" w:bidi="ar"/>
              </w:rPr>
              <w:t>★2、</w:t>
            </w:r>
            <w:r>
              <w:rPr>
                <w:rFonts w:hint="eastAsia" w:ascii="宋体" w:hAnsi="宋体" w:cs="宋体"/>
                <w:i w:val="0"/>
                <w:iCs w:val="0"/>
                <w:color w:val="FF0000"/>
                <w:kern w:val="0"/>
                <w:sz w:val="21"/>
                <w:szCs w:val="21"/>
                <w:u w:val="none"/>
                <w:lang w:val="en-US" w:eastAsia="zh-CN" w:bidi="ar"/>
              </w:rPr>
              <w:t>投标时提供所投产品获得的国家确定的认证机构出具的处于有效期内的节能产品认证证书</w:t>
            </w:r>
            <w:commentRangeEnd w:id="46"/>
            <w:r>
              <w:commentReference w:id="46"/>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rPr>
            </w:pPr>
            <w:r>
              <w:rPr>
                <w:rFonts w:hint="eastAsia" w:ascii="宋体" w:hAnsi="宋体" w:cs="宋体"/>
                <w:i w:val="0"/>
                <w:iCs w:val="0"/>
                <w:color w:val="000000"/>
                <w:kern w:val="0"/>
                <w:sz w:val="21"/>
                <w:szCs w:val="21"/>
                <w:u w:val="none"/>
                <w:lang w:val="en-US" w:eastAsia="zh-CN" w:bidi="ar"/>
              </w:rPr>
              <w:t>39</w:t>
            </w:r>
          </w:p>
        </w:tc>
        <w:tc>
          <w:tcPr>
            <w:tcW w:w="1326" w:type="dxa"/>
            <w:vMerge w:val="restar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资源管理平台</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1.个人空间系统：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为了给每位学生创造个性化的学习环境，平台系统可在用户注册完毕后自动分配专属个人空间，个人空间内提供个人主页，课程管理，教室管理，统计信息等模块功能。个人主页内含我的网盘模块、我的问答模块以及个人资料管理模块，在我的网盘内包含个人上传资源、公共资源等。同时支持课件视频的上传、下载；在我的问答内可以显示个人在平台上的所有提问和所有回答。在个人资料管理模块内支持对个人信息的编辑修改，个人头像不仅支持上传本地图片，也支持通过摄像头进行拍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sz w:val="21"/>
                <w:szCs w:val="21"/>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2.在线编辑系统：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(1)提供在线非编功能（非下载视频进行离线编辑，而是直接通过浏览器进行视频编辑）：平台可以实现对教学视频进行格式转换、视频截取、视频合并、字幕编辑、台标添加等非编操作；</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(2)为了适应不同的观看需求，平台支持资源模式的在线编辑功能（非下载视频进行离线编辑，而是直接通过浏览器进行视频编辑），用户可以自定义选取三路视频进行简单的资源模式课件的编辑。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3.教研管理系统：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(1)网络教研：平台支持网络教研功能，可随时组织教研人员对上课视频进行教研，教研组人员可随时登陆平台进行评论打分，支持自定义打分规则。</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(2)教研互动的创建由用户提出申请，包括教研课件的上传、教学课件、教研组成员的设置以及针对性的评价方案的编写。最终由管理员负责审核发布。</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(3)为了适应不同学校，不同学科的教研活动。可以预设多种不同的评估方案。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4.数据统计系统：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平台支持对每个课件点播次数的统计，直观呈现最近一次点播的时间以及IP地址。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5.权限管理系统：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提供统一身份管理、统一认证管理和统一用户权限管理。管理员统一对区域内的注册用户进行统一的注册与权限的分配管理。系统根据用户所属角色自动对应相应规则，即不同的用户有不同的访问权限，便于分组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6.流媒体直播系统：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平台支持大规模网络直播，支持在直播过程中进行提问、评论打分、线上互动等功能并与直播画面在同一界面显示。采用标准的RTMP协议，用户无需额外安装任何插件，通过浏览器访问相应地址即可观看视频直播。</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(2)在直播过程中观看者可以实时进行类似QQ模式的在线互动。同时可以针对不同的内容进行提问与评论。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7、流媒体点播系统：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(1)根据用户角色显示不同课程资源列表，支持按照科目、班级、主讲人等条件进行视频筛选，支持按照课程名、教师等条件进行定向检索。</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(2)点播课程直接关联对应的课件资源，无需安装任何插件。</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(3)点播视频时即可直接展现教学行为分析数据。统计数据简单，直观，明了。</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(4)图像行为分析：实行量化评估，并采用国际国内较为成熟的弗兰德斯行为分析自动获取课堂视频的教学行为数据，形成饼图及曲线数据图表，为评课专家的教学行为分析提供客观数据；</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(5)多终端访问：支持windows、IOS、Android等跨平台访问，支持二维码扫描进行直播、点播功能。</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(6)支持多种评论方式：文字点评、星级点评、断点点评（任意选取视频某一时间点进行评论）、文字实时互动交流、语音点评等。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8.后台管理系统：</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(1)一键置灰功能：当国家在特殊日子，如追悼日，纪念日时，可以配合国家和教育局的倡导，可以一键让资源平台页面变成灰色，支持将所有按键失效并后期可一键恢复。</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(2)自动课表：平台可导入课表；随堂实录：平台支持随堂实录功能，根据自动课表所录制的课程可自动发布到前台供师生点播观看。</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(3)平台在个人主页部门具有个人问答模块，问答模块将此人的所有提问与所有回答进行呈现。</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 (4)为了有效防止不当言论，平台支持关键词管理功能，可手动设置替换的关键词以及替换内容。 </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(5)为了便于区域平台的融合共享，系统具有联校管理功能模块。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(6)强制播放功能：点播视频时可以插入设定视频片段，可以在观看时强制播放该段视频，便于学校统一播放和管理。</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(7)自动课表：平台可导入课表，可自动按照课表进行录制并自动上传。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23" w:hRule="atLeast"/>
        </w:trPr>
        <w:tc>
          <w:tcPr>
            <w:tcW w:w="683"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9.教务管理功能：</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(1)支持用户的初始化导入、用户组管理、用户权限管理，为教师、学生提供注册、个人信息管理等服务。</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(2)优秀视频展示与评价：展示校内优质的教学视频，并可按照学科、年级、主讲人等关键字进行搜索操作。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 w:hRule="atLeast"/>
        </w:trPr>
        <w:tc>
          <w:tcPr>
            <w:tcW w:w="683"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1326" w:type="dxa"/>
            <w:vMerge w:val="continue"/>
            <w:tcBorders>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10.校长评估功能：</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可以为教研组提供实时的监看校内所有的高清录播教室的授课情况，利用网络教研开展教学督导工作，强化教育教学管理，加强教学质量监控，提高教师教学水平。</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(1)支持用户对所有录播课室进行管理。能同时浏览多路录播课室的直播图像，可有选择地同时浏览监看每一路信号。</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(2)支持从树状课室列表中监视录播课室系统的开机状况，同时可通过远程方式对每个录播课室系统进行录制管理、摄像机控制等远程操作。</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(3)可查看每个录播课室中的每一路信号，进行自由切换以及视频录制功能。</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对于不同用户可以划分不同权限范围。管理员拥有所有权限，可添加普通用户，设置用户操作权限。普通用户，包括教学督导、教研员、领导可实现权限范围内的浏览操作，不同角色有适应相关应用的操作界面。</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(5)支持查看服务器状态，包含正在直播数，正在录制数以及可用数。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default" w:ascii="宋体" w:hAnsi="宋体" w:eastAsia="宋体" w:cs="宋体"/>
                <w:i w:val="0"/>
                <w:iCs w:val="0"/>
                <w:color w:val="000000"/>
                <w:sz w:val="21"/>
                <w:szCs w:val="21"/>
                <w:u w:val="none"/>
                <w:lang w:val="en-US"/>
              </w:rPr>
            </w:pPr>
            <w:r>
              <w:rPr>
                <w:rFonts w:hint="eastAsia" w:ascii="宋体" w:hAnsi="宋体" w:cs="宋体"/>
                <w:i w:val="0"/>
                <w:iCs w:val="0"/>
                <w:color w:val="000000"/>
                <w:kern w:val="0"/>
                <w:sz w:val="21"/>
                <w:szCs w:val="21"/>
                <w:u w:val="none"/>
                <w:lang w:val="en-US" w:eastAsia="zh-CN" w:bidi="ar"/>
              </w:rPr>
              <w:t>40</w:t>
            </w:r>
          </w:p>
        </w:tc>
        <w:tc>
          <w:tcPr>
            <w:tcW w:w="132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服务器</w:t>
            </w:r>
          </w:p>
        </w:tc>
        <w:tc>
          <w:tcPr>
            <w:tcW w:w="6286" w:type="dxa"/>
            <w:tcBorders>
              <w:top w:val="single" w:color="000000" w:sz="4" w:space="0"/>
              <w:left w:val="single" w:color="000000" w:sz="4" w:space="0"/>
              <w:bottom w:val="single" w:color="000000" w:sz="4" w:space="0"/>
              <w:right w:val="single" w:color="000000" w:sz="4" w:space="0"/>
            </w:tcBorders>
            <w:shd w:val="clear" w:color="auto" w:fill="FFFFFF"/>
            <w:vAlign w:val="top"/>
          </w:tcPr>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top"/>
              <w:rPr>
                <w:rFonts w:hint="eastAsia" w:ascii="宋体" w:hAnsi="宋体" w:eastAsia="宋体" w:cs="宋体"/>
                <w:i w:val="0"/>
                <w:iCs w:val="0"/>
                <w:color w:val="000000"/>
                <w:sz w:val="21"/>
                <w:szCs w:val="21"/>
                <w:u w:val="none"/>
              </w:rPr>
            </w:pPr>
            <w:commentRangeStart w:id="47"/>
            <w:r>
              <w:rPr>
                <w:rFonts w:hint="eastAsia" w:ascii="宋体" w:hAnsi="宋体" w:eastAsia="宋体" w:cs="宋体"/>
                <w:i w:val="0"/>
                <w:iCs w:val="0"/>
                <w:color w:val="000000"/>
                <w:kern w:val="0"/>
                <w:sz w:val="21"/>
                <w:szCs w:val="21"/>
                <w:u w:val="none"/>
                <w:lang w:val="en-US" w:eastAsia="zh-CN" w:bidi="ar"/>
              </w:rPr>
              <w:t xml:space="preserve">1.结构:1U机架式  </w:t>
            </w:r>
            <w:commentRangeStart w:id="48"/>
            <w:r>
              <w:rPr>
                <w:rFonts w:hint="eastAsia" w:ascii="宋体" w:hAnsi="宋体" w:eastAsia="宋体" w:cs="宋体"/>
                <w:i w:val="0"/>
                <w:iCs w:val="0"/>
                <w:color w:val="000000"/>
                <w:kern w:val="0"/>
                <w:sz w:val="21"/>
                <w:szCs w:val="21"/>
                <w:u w:val="none"/>
                <w:lang w:val="en-US" w:eastAsia="zh-CN" w:bidi="ar"/>
              </w:rPr>
              <w:t>长度650mm*宽428mm*高45mm</w:t>
            </w:r>
            <w:commentRangeEnd w:id="48"/>
            <w:r>
              <w:commentReference w:id="48"/>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2.CPU类型</w:t>
            </w:r>
            <w:commentRangeStart w:id="49"/>
            <w:r>
              <w:rPr>
                <w:rFonts w:hint="eastAsia" w:ascii="宋体" w:hAnsi="宋体" w:eastAsia="宋体" w:cs="宋体"/>
                <w:i w:val="0"/>
                <w:iCs w:val="0"/>
                <w:color w:val="000000"/>
                <w:kern w:val="0"/>
                <w:sz w:val="21"/>
                <w:szCs w:val="21"/>
                <w:u w:val="none"/>
                <w:lang w:val="en-US" w:eastAsia="zh-CN" w:bidi="ar"/>
              </w:rPr>
              <w:t>:六核Intel Xeon E5 2620 V3处理器</w:t>
            </w:r>
            <w:commentRangeEnd w:id="49"/>
            <w:r>
              <w:commentReference w:id="49"/>
            </w:r>
            <w:r>
              <w:rPr>
                <w:rFonts w:hint="eastAsia" w:ascii="宋体" w:hAnsi="宋体" w:eastAsia="宋体" w:cs="宋体"/>
                <w:i w:val="0"/>
                <w:iCs w:val="0"/>
                <w:color w:val="000000"/>
                <w:kern w:val="0"/>
                <w:sz w:val="21"/>
                <w:szCs w:val="21"/>
                <w:u w:val="none"/>
                <w:lang w:val="en-US" w:eastAsia="zh-CN" w:bidi="ar"/>
              </w:rPr>
              <w:t xml:space="preserve"> 主频</w:t>
            </w:r>
            <w:ins w:id="156" w:author="Administrator" w:date="2023-06-26T12:41:27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2.4GHz</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3.处理器描述:</w:t>
            </w:r>
            <w:commentRangeStart w:id="50"/>
            <w:r>
              <w:rPr>
                <w:rFonts w:hint="eastAsia" w:ascii="宋体" w:hAnsi="宋体" w:eastAsia="宋体" w:cs="宋体"/>
                <w:i w:val="0"/>
                <w:iCs w:val="0"/>
                <w:color w:val="000000"/>
                <w:kern w:val="0"/>
                <w:sz w:val="21"/>
                <w:szCs w:val="21"/>
                <w:u w:val="none"/>
                <w:lang w:val="en-US" w:eastAsia="zh-CN" w:bidi="ar"/>
              </w:rPr>
              <w:t>六核Intel Xeon</w:t>
            </w:r>
            <w:commentRangeEnd w:id="50"/>
            <w:r>
              <w:commentReference w:id="50"/>
            </w:r>
            <w:r>
              <w:rPr>
                <w:rFonts w:hint="eastAsia" w:ascii="宋体" w:hAnsi="宋体" w:eastAsia="宋体" w:cs="宋体"/>
                <w:i w:val="0"/>
                <w:iCs w:val="0"/>
                <w:color w:val="000000"/>
                <w:kern w:val="0"/>
                <w:sz w:val="21"/>
                <w:szCs w:val="21"/>
                <w:u w:val="none"/>
                <w:lang w:val="en-US" w:eastAsia="zh-CN" w:bidi="ar"/>
              </w:rPr>
              <w:t>，</w:t>
            </w:r>
            <w:ins w:id="157" w:author="Administrator" w:date="2023-06-26T12:41:38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12线程</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4.支持CPU个数:支持</w:t>
            </w:r>
            <w:ins w:id="158" w:author="Administrator" w:date="2023-06-26T12:41:46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2颗，标配</w:t>
            </w:r>
            <w:ins w:id="159" w:author="Administrator" w:date="2023-06-26T12:41:44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1颗</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5.CPU缓存:</w:t>
            </w:r>
            <w:ins w:id="160" w:author="Administrator" w:date="2023-06-26T12:41:52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 xml:space="preserve">15MB L3 Cache, </w:t>
            </w:r>
            <w:ins w:id="161" w:author="Administrator" w:date="2023-06-26T12:41:54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85W</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6.芯片组：芯片组</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7.网络接口：</w:t>
            </w:r>
            <w:ins w:id="162" w:author="Administrator" w:date="2023-06-26T12:41:56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1Gb以太网适配器；</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8.内存类型：DIMM4 UDIMM  RECC</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9.内存大小：</w:t>
            </w:r>
            <w:ins w:id="163" w:author="Administrator" w:date="2023-06-26T12:41:58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16GB，最大支持</w:t>
            </w:r>
            <w:ins w:id="164" w:author="Administrator" w:date="2023-06-26T12:42:00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128G内存</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10.内存插槽数：</w:t>
            </w:r>
            <w:ins w:id="165" w:author="Administrator" w:date="2023-06-26T12:42:02Z">
              <w:r>
                <w:rPr>
                  <w:rFonts w:hint="eastAsia" w:ascii="宋体" w:hAnsi="宋体" w:cs="宋体"/>
                  <w:i w:val="0"/>
                  <w:iCs w:val="0"/>
                  <w:color w:val="000000"/>
                  <w:kern w:val="0"/>
                  <w:sz w:val="21"/>
                  <w:szCs w:val="21"/>
                  <w:u w:val="none"/>
                  <w:lang w:val="en-US" w:eastAsia="zh-CN" w:bidi="ar"/>
                </w:rPr>
                <w:t>不少于</w:t>
              </w:r>
            </w:ins>
            <w:r>
              <w:rPr>
                <w:rFonts w:hint="eastAsia" w:ascii="宋体" w:hAnsi="宋体" w:eastAsia="宋体" w:cs="宋体"/>
                <w:i w:val="0"/>
                <w:iCs w:val="0"/>
                <w:color w:val="000000"/>
                <w:kern w:val="0"/>
                <w:sz w:val="21"/>
                <w:szCs w:val="21"/>
                <w:u w:val="none"/>
                <w:lang w:val="en-US" w:eastAsia="zh-CN" w:bidi="ar"/>
              </w:rPr>
              <w:t>8个内存插槽</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11.硬盘容量：</w:t>
            </w:r>
            <w:ins w:id="166" w:author="Administrator" w:date="2023-06-26T12:42:03Z">
              <w:r>
                <w:rPr>
                  <w:rFonts w:hint="eastAsia" w:ascii="宋体" w:hAnsi="宋体" w:cs="宋体"/>
                  <w:i w:val="0"/>
                  <w:iCs w:val="0"/>
                  <w:color w:val="000000"/>
                  <w:kern w:val="0"/>
                  <w:sz w:val="21"/>
                  <w:szCs w:val="21"/>
                  <w:u w:val="none"/>
                  <w:lang w:val="en-US" w:eastAsia="zh-CN" w:bidi="ar"/>
                </w:rPr>
                <w:t>不低于</w:t>
              </w:r>
            </w:ins>
            <w:r>
              <w:rPr>
                <w:rFonts w:hint="eastAsia" w:ascii="宋体" w:hAnsi="宋体" w:eastAsia="宋体" w:cs="宋体"/>
                <w:i w:val="0"/>
                <w:iCs w:val="0"/>
                <w:color w:val="000000"/>
                <w:kern w:val="0"/>
                <w:sz w:val="21"/>
                <w:szCs w:val="21"/>
                <w:u w:val="none"/>
                <w:lang w:val="en-US" w:eastAsia="zh-CN" w:bidi="ar"/>
              </w:rPr>
              <w:t>4TB</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12.硬盘类型：SATA3.5寸非热插拔企业级硬盘</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eastAsia="宋体" w:cs="宋体"/>
                <w:i w:val="0"/>
                <w:iCs w:val="0"/>
                <w:color w:val="000000"/>
                <w:kern w:val="0"/>
                <w:sz w:val="21"/>
                <w:szCs w:val="21"/>
                <w:u w:val="none"/>
                <w:lang w:val="en-US" w:eastAsia="zh-CN" w:bidi="ar"/>
              </w:rPr>
              <w:t xml:space="preserve">13.电源： </w:t>
            </w:r>
            <w:commentRangeStart w:id="51"/>
            <w:r>
              <w:rPr>
                <w:rFonts w:hint="eastAsia" w:ascii="宋体" w:hAnsi="宋体" w:eastAsia="宋体" w:cs="宋体"/>
                <w:i w:val="0"/>
                <w:iCs w:val="0"/>
                <w:color w:val="000000"/>
                <w:kern w:val="0"/>
                <w:sz w:val="21"/>
                <w:szCs w:val="21"/>
                <w:u w:val="none"/>
                <w:lang w:val="en-US" w:eastAsia="zh-CN" w:bidi="ar"/>
              </w:rPr>
              <w:t>全汉</w:t>
            </w:r>
            <w:commentRangeEnd w:id="51"/>
            <w:r>
              <w:commentReference w:id="51"/>
            </w:r>
            <w:r>
              <w:rPr>
                <w:rFonts w:hint="eastAsia" w:ascii="宋体" w:hAnsi="宋体" w:eastAsia="宋体" w:cs="宋体"/>
                <w:i w:val="0"/>
                <w:iCs w:val="0"/>
                <w:color w:val="000000"/>
                <w:kern w:val="0"/>
                <w:sz w:val="21"/>
                <w:szCs w:val="21"/>
                <w:u w:val="none"/>
                <w:lang w:val="en-US" w:eastAsia="zh-CN" w:bidi="ar"/>
              </w:rPr>
              <w:t>300W工业级电源</w:t>
            </w:r>
            <w:commentRangeEnd w:id="47"/>
            <w:r>
              <w:commentReference w:id="47"/>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23"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r>
              <w:rPr>
                <w:rFonts w:hint="eastAsia" w:ascii="宋体" w:hAnsi="宋体" w:cs="宋体"/>
                <w:i w:val="0"/>
                <w:iCs w:val="0"/>
                <w:color w:val="000000"/>
                <w:kern w:val="0"/>
                <w:sz w:val="21"/>
                <w:szCs w:val="21"/>
                <w:u w:val="none"/>
                <w:lang w:val="en-US" w:eastAsia="zh-CN" w:bidi="ar"/>
              </w:rPr>
              <w:t>1</w:t>
            </w:r>
          </w:p>
        </w:tc>
        <w:tc>
          <w:tcPr>
            <w:tcW w:w="13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系统集成及施工</w:t>
            </w:r>
          </w:p>
        </w:tc>
        <w:tc>
          <w:tcPr>
            <w:tcW w:w="628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国标</w:t>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五、商务要求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szCs w:val="21"/>
          <w:highlight w:val="none"/>
        </w:rPr>
        <w:t>说明：</w:t>
      </w:r>
      <w:r>
        <w:rPr>
          <w:rFonts w:hint="eastAsia" w:ascii="宋体" w:hAnsi="宋体" w:eastAsia="宋体" w:cs="宋体"/>
          <w:b/>
          <w:highlight w:val="none"/>
        </w:rPr>
        <w:t>1、评分时，如对一项招标商务要求（以划分框为准）中的内容存在两处（或以上）负偏离的，在评分时只作一项负偏离扣分。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2、带“★”指标项为实质性条款，如出现负偏离，将被视为未实质性满足招标文件要求作投标无效处理；带“</w:t>
      </w:r>
      <w:r>
        <w:rPr>
          <w:rFonts w:hint="eastAsia" w:ascii="宋体" w:hAnsi="宋体" w:eastAsia="宋体" w:cs="宋体"/>
          <w:highlight w:val="none"/>
        </w:rPr>
        <w:t>▲</w:t>
      </w:r>
      <w:r>
        <w:rPr>
          <w:rFonts w:hint="eastAsia" w:ascii="宋体" w:hAnsi="宋体" w:eastAsia="宋体" w:cs="宋体"/>
          <w:b/>
          <w:szCs w:val="21"/>
          <w:highlight w:val="none"/>
        </w:rPr>
        <w:t>”指标项为重要参数，负偏离时依相关评分准则内容作重点扣分处理。</w:t>
      </w:r>
    </w:p>
    <w:tbl>
      <w:tblPr>
        <w:tblStyle w:val="43"/>
        <w:tblW w:w="847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5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60" w:type="dxa"/>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序号</w:t>
            </w:r>
          </w:p>
        </w:tc>
        <w:tc>
          <w:tcPr>
            <w:tcW w:w="1620" w:type="dxa"/>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目录</w:t>
            </w:r>
          </w:p>
        </w:tc>
        <w:tc>
          <w:tcPr>
            <w:tcW w:w="5594" w:type="dxa"/>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招标商务需求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r>
              <w:rPr>
                <w:rFonts w:hint="eastAsia" w:ascii="宋体" w:hAnsi="宋体" w:eastAsia="宋体" w:cs="宋体"/>
                <w:b/>
                <w:sz w:val="21"/>
                <w:szCs w:val="21"/>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260" w:type="dxa"/>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1</w:t>
            </w:r>
          </w:p>
        </w:tc>
        <w:tc>
          <w:tcPr>
            <w:tcW w:w="1620" w:type="dxa"/>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免费保修期</w:t>
            </w: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r>
              <w:rPr>
                <w:rFonts w:hint="eastAsia" w:ascii="宋体" w:hAnsi="宋体" w:eastAsia="宋体" w:cs="宋体"/>
                <w:sz w:val="21"/>
                <w:szCs w:val="21"/>
              </w:rPr>
              <w:t>★</w:t>
            </w:r>
            <w:r>
              <w:rPr>
                <w:rFonts w:hint="eastAsia" w:ascii="宋体" w:hAnsi="宋体" w:eastAsia="宋体" w:cs="宋体"/>
                <w:bCs/>
                <w:sz w:val="21"/>
                <w:szCs w:val="21"/>
              </w:rPr>
              <w:t>货物免费保修期</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highlight w:val="yellow"/>
                <w:u w:val="single"/>
                <w:lang w:val="en-US" w:eastAsia="zh-CN"/>
              </w:rPr>
              <w:t>2</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rPr>
              <w:t>年，时间自最终验收合格并交付使用之日起计算。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260" w:type="dxa"/>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2</w:t>
            </w: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维修响应及故障解决时间</w:t>
            </w: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r>
              <w:rPr>
                <w:rFonts w:hint="eastAsia" w:ascii="宋体" w:hAnsi="宋体" w:eastAsia="宋体" w:cs="宋体"/>
                <w:bCs/>
                <w:sz w:val="21"/>
                <w:szCs w:val="21"/>
              </w:rPr>
              <w:t>在保修期内，一旦发生质量问题，投标人保证在接到通知24小时内赶到现场进行修理或更换。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r>
              <w:rPr>
                <w:rFonts w:hint="eastAsia" w:ascii="宋体" w:hAnsi="宋体" w:eastAsia="宋体" w:cs="宋体"/>
                <w:b/>
                <w:sz w:val="21"/>
                <w:szCs w:val="21"/>
              </w:rPr>
              <w:t>（二）免费保修期外售后服务要求（可选）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r>
              <w:rPr>
                <w:rFonts w:hint="eastAsia" w:ascii="宋体" w:hAnsi="宋体" w:eastAsia="宋体" w:cs="宋体"/>
                <w:b/>
                <w:sz w:val="21"/>
                <w:szCs w:val="21"/>
              </w:rPr>
              <w:t>（二）免费保修期外售后服务要求（可选）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1</w:t>
            </w:r>
          </w:p>
        </w:tc>
        <w:tc>
          <w:tcPr>
            <w:tcW w:w="162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rPr>
            </w:pPr>
            <w:r>
              <w:rPr>
                <w:rFonts w:hint="eastAsia" w:ascii="宋体" w:hAnsi="宋体" w:eastAsia="宋体" w:cs="宋体"/>
                <w:sz w:val="21"/>
                <w:szCs w:val="21"/>
              </w:rPr>
              <w:t>关于维修响应</w:t>
            </w:r>
          </w:p>
        </w:tc>
        <w:tc>
          <w:tcPr>
            <w:tcW w:w="5594"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rPr>
            </w:pPr>
            <w:r>
              <w:rPr>
                <w:rFonts w:hint="eastAsia" w:ascii="宋体" w:hAnsi="宋体" w:eastAsia="宋体" w:cs="宋体"/>
                <w:sz w:val="21"/>
                <w:szCs w:val="21"/>
              </w:rPr>
              <w:t>在免费保修期外，一旦发生质量问题，投标人保证在接到通知24小时内赶到现场进行修理或更换。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2</w:t>
            </w:r>
          </w:p>
        </w:tc>
        <w:tc>
          <w:tcPr>
            <w:tcW w:w="162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rPr>
            </w:pPr>
            <w:r>
              <w:rPr>
                <w:rFonts w:hint="eastAsia" w:ascii="宋体" w:hAnsi="宋体" w:eastAsia="宋体" w:cs="宋体"/>
                <w:sz w:val="21"/>
                <w:szCs w:val="21"/>
              </w:rPr>
              <w:t>关于收费</w:t>
            </w:r>
          </w:p>
        </w:tc>
        <w:tc>
          <w:tcPr>
            <w:tcW w:w="5594"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rPr>
            </w:pPr>
            <w:r>
              <w:rPr>
                <w:rFonts w:hint="eastAsia" w:ascii="宋体" w:hAnsi="宋体" w:eastAsia="宋体" w:cs="宋体"/>
                <w:bCs/>
                <w:sz w:val="21"/>
                <w:szCs w:val="21"/>
              </w:rPr>
              <w:t>★</w:t>
            </w:r>
            <w:r>
              <w:rPr>
                <w:rFonts w:hint="eastAsia" w:ascii="宋体" w:hAnsi="宋体" w:eastAsia="宋体" w:cs="宋体"/>
                <w:sz w:val="21"/>
                <w:szCs w:val="21"/>
                <w:highlight w:val="yellow"/>
              </w:rPr>
              <w:t>在免费保修期外，</w:t>
            </w:r>
            <w:r>
              <w:rPr>
                <w:rFonts w:hint="eastAsia" w:ascii="宋体" w:hAnsi="宋体" w:eastAsia="宋体" w:cs="宋体"/>
                <w:color w:val="000000"/>
                <w:sz w:val="21"/>
                <w:szCs w:val="21"/>
                <w:highlight w:val="yellow"/>
              </w:rPr>
              <w:t>投标人必须继续支持维修，免收上门服务费，并按成本价标准收取零配件费用。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474" w:type="dxa"/>
            <w:gridSpan w:val="3"/>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r>
              <w:rPr>
                <w:rFonts w:hint="eastAsia" w:ascii="宋体" w:hAnsi="宋体" w:eastAsia="宋体" w:cs="宋体"/>
                <w:b/>
                <w:sz w:val="21"/>
                <w:szCs w:val="21"/>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1</w:t>
            </w:r>
          </w:p>
        </w:tc>
        <w:tc>
          <w:tcPr>
            <w:tcW w:w="162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关于交货</w:t>
            </w: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bCs/>
                <w:sz w:val="21"/>
                <w:szCs w:val="21"/>
              </w:rPr>
              <w:t>1.1</w:t>
            </w:r>
            <w:r>
              <w:rPr>
                <w:rFonts w:hint="eastAsia" w:ascii="宋体" w:hAnsi="宋体" w:eastAsia="宋体" w:cs="宋体"/>
                <w:sz w:val="21"/>
                <w:szCs w:val="21"/>
              </w:rPr>
              <w:t xml:space="preserve">★交货期 </w:t>
            </w:r>
            <w:r>
              <w:rPr>
                <w:rFonts w:hint="eastAsia" w:ascii="宋体" w:hAnsi="宋体" w:eastAsia="宋体" w:cs="宋体"/>
                <w:sz w:val="21"/>
                <w:szCs w:val="21"/>
                <w:u w:val="single"/>
              </w:rPr>
              <w:t xml:space="preserve"> </w:t>
            </w:r>
            <w:r>
              <w:rPr>
                <w:rFonts w:hint="eastAsia" w:ascii="宋体" w:hAnsi="宋体" w:eastAsia="宋体" w:cs="宋体"/>
                <w:sz w:val="21"/>
                <w:szCs w:val="21"/>
                <w:highlight w:val="yellow"/>
                <w:u w:val="single"/>
                <w:lang w:val="en-US" w:eastAsia="zh-CN"/>
              </w:rPr>
              <w:t>30</w:t>
            </w:r>
            <w:r>
              <w:rPr>
                <w:rFonts w:hint="eastAsia" w:ascii="宋体" w:hAnsi="宋体" w:eastAsia="宋体" w:cs="宋体"/>
                <w:sz w:val="21"/>
                <w:szCs w:val="21"/>
                <w:u w:val="single"/>
              </w:rPr>
              <w:t xml:space="preserve"> </w:t>
            </w:r>
            <w:r>
              <w:rPr>
                <w:rFonts w:hint="eastAsia" w:ascii="宋体" w:hAnsi="宋体" w:eastAsia="宋体" w:cs="宋体"/>
                <w:sz w:val="21"/>
                <w:szCs w:val="21"/>
              </w:rPr>
              <w:t>天（日历日）。</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r>
              <w:rPr>
                <w:rFonts w:hint="eastAsia" w:ascii="宋体" w:hAnsi="宋体" w:eastAsia="宋体" w:cs="宋体"/>
                <w:b/>
                <w:sz w:val="21"/>
                <w:szCs w:val="21"/>
              </w:rPr>
              <w:t>交货期说明：自合同签订日起。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26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p>
        </w:tc>
        <w:tc>
          <w:tcPr>
            <w:tcW w:w="162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 w:val="21"/>
                <w:szCs w:val="21"/>
              </w:rPr>
            </w:pP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1.2投标人必须承担设备运输、安装调试、验收检测和提供设备操作说明书、图纸等其他类似的义务。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r>
              <w:rPr>
                <w:rFonts w:hint="eastAsia" w:ascii="宋体" w:hAnsi="宋体" w:eastAsia="宋体" w:cs="宋体"/>
                <w:b/>
                <w:sz w:val="21"/>
                <w:szCs w:val="21"/>
              </w:rPr>
              <w:t>2</w:t>
            </w:r>
          </w:p>
        </w:tc>
        <w:tc>
          <w:tcPr>
            <w:tcW w:w="162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 w:val="21"/>
                <w:szCs w:val="21"/>
              </w:rPr>
            </w:pPr>
            <w:r>
              <w:rPr>
                <w:rFonts w:hint="eastAsia" w:ascii="宋体" w:hAnsi="宋体" w:eastAsia="宋体" w:cs="宋体"/>
                <w:sz w:val="21"/>
                <w:szCs w:val="21"/>
              </w:rPr>
              <w:t>关于验收</w:t>
            </w: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2.1投标人货物经过双方检验认可后，签署验收报告，产品保修期自验收合格之日起算，由投标人提供产品保修文件。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sz w:val="21"/>
                <w:szCs w:val="21"/>
              </w:rPr>
            </w:pPr>
          </w:p>
        </w:tc>
        <w:tc>
          <w:tcPr>
            <w:tcW w:w="162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2.2当满足以下条件时，采购人才向中标人签发货物验收报告：</w:t>
            </w:r>
          </w:p>
          <w:p>
            <w:pPr>
              <w:keepNext w:val="0"/>
              <w:keepLines w:val="0"/>
              <w:pageBreakBefore w:val="0"/>
              <w:widowControl w:val="0"/>
              <w:tabs>
                <w:tab w:val="left" w:pos="1260"/>
              </w:tabs>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a、中标人已按照合同规定提供了全部产品及完整的技术资料。</w:t>
            </w:r>
          </w:p>
          <w:p>
            <w:pPr>
              <w:keepNext w:val="0"/>
              <w:keepLines w:val="0"/>
              <w:pageBreakBefore w:val="0"/>
              <w:widowControl w:val="0"/>
              <w:tabs>
                <w:tab w:val="left" w:pos="1260"/>
              </w:tabs>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b、货物符合招标文件技术规格书的要求，性能满足要求。</w:t>
            </w:r>
          </w:p>
          <w:p>
            <w:pPr>
              <w:keepNext w:val="0"/>
              <w:keepLines w:val="0"/>
              <w:pageBreakBefore w:val="0"/>
              <w:widowControl w:val="0"/>
              <w:tabs>
                <w:tab w:val="left" w:pos="1260"/>
              </w:tabs>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c、货物具备产品合格证。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3</w:t>
            </w:r>
          </w:p>
        </w:tc>
        <w:tc>
          <w:tcPr>
            <w:tcW w:w="162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违约责任</w:t>
            </w: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r>
              <w:rPr>
                <w:rFonts w:hint="eastAsia" w:ascii="宋体" w:hAnsi="宋体" w:eastAsia="宋体" w:cs="宋体"/>
                <w:sz w:val="21"/>
                <w:szCs w:val="21"/>
              </w:rPr>
              <w:t>3.1如中标人未按照投标文件中承诺的时间交货或提供服务，中标人应承担延期交货和延期服务的违约责任，并赔偿采购人因此造成的实际经济损失。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162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3.2中标人所交设备的品种、型号、规格、质量、功能、技术参数等方面不能实质性满足招标文件要求的，采购人有权拒绝收货，中标人向采购人偿付项目采购金额</w:t>
            </w:r>
            <w:r>
              <w:rPr>
                <w:rFonts w:hint="eastAsia" w:ascii="宋体" w:hAnsi="宋体" w:eastAsia="宋体" w:cs="宋体"/>
                <w:bCs/>
                <w:sz w:val="21"/>
                <w:szCs w:val="21"/>
                <w:highlight w:val="yellow"/>
              </w:rPr>
              <w:t>【</w:t>
            </w:r>
            <w:r>
              <w:rPr>
                <w:rFonts w:hint="eastAsia" w:ascii="宋体" w:hAnsi="宋体" w:eastAsia="宋体" w:cs="宋体"/>
                <w:bCs/>
                <w:sz w:val="21"/>
                <w:szCs w:val="21"/>
                <w:highlight w:val="yellow"/>
                <w:lang w:val="en-US" w:eastAsia="zh-CN"/>
              </w:rPr>
              <w:t>10</w:t>
            </w:r>
            <w:r>
              <w:rPr>
                <w:rFonts w:hint="eastAsia" w:ascii="宋体" w:hAnsi="宋体" w:eastAsia="宋体" w:cs="宋体"/>
                <w:bCs/>
                <w:sz w:val="21"/>
                <w:szCs w:val="21"/>
                <w:highlight w:val="yellow"/>
              </w:rPr>
              <w:t xml:space="preserve">】% </w:t>
            </w:r>
            <w:r>
              <w:rPr>
                <w:rFonts w:hint="eastAsia" w:ascii="宋体" w:hAnsi="宋体" w:eastAsia="宋体" w:cs="宋体"/>
                <w:bCs/>
                <w:sz w:val="21"/>
                <w:szCs w:val="21"/>
              </w:rPr>
              <w:t xml:space="preserve">的违约金；造成严重后果的，根据《深圳经济特区政府采购条例》第五十七条第（二）款规定，由主管部门对中标人进行处罚。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162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r>
              <w:rPr>
                <w:rFonts w:hint="eastAsia" w:ascii="宋体" w:hAnsi="宋体" w:eastAsia="宋体" w:cs="宋体"/>
                <w:bCs/>
                <w:sz w:val="21"/>
                <w:szCs w:val="21"/>
              </w:rPr>
              <w:t>3.3中标人不能交付设备的，中标人向采购人偿付项目采购金额</w:t>
            </w:r>
            <w:r>
              <w:rPr>
                <w:rFonts w:hint="eastAsia" w:ascii="宋体" w:hAnsi="宋体" w:eastAsia="宋体" w:cs="宋体"/>
                <w:bCs/>
                <w:sz w:val="21"/>
                <w:szCs w:val="21"/>
                <w:highlight w:val="yellow"/>
              </w:rPr>
              <w:t>【</w:t>
            </w:r>
            <w:r>
              <w:rPr>
                <w:rFonts w:hint="eastAsia" w:ascii="宋体" w:hAnsi="宋体" w:eastAsia="宋体" w:cs="宋体"/>
                <w:bCs/>
                <w:sz w:val="21"/>
                <w:szCs w:val="21"/>
                <w:highlight w:val="yellow"/>
                <w:lang w:val="en-US" w:eastAsia="zh-CN"/>
              </w:rPr>
              <w:t>20</w:t>
            </w:r>
            <w:r>
              <w:rPr>
                <w:rFonts w:hint="eastAsia" w:ascii="宋体" w:hAnsi="宋体" w:eastAsia="宋体" w:cs="宋体"/>
                <w:bCs/>
                <w:sz w:val="21"/>
                <w:szCs w:val="21"/>
                <w:highlight w:val="yellow"/>
              </w:rPr>
              <w:t xml:space="preserve">】% </w:t>
            </w:r>
            <w:r>
              <w:rPr>
                <w:rFonts w:hint="eastAsia" w:ascii="宋体" w:hAnsi="宋体" w:eastAsia="宋体" w:cs="宋体"/>
                <w:bCs/>
                <w:sz w:val="21"/>
                <w:szCs w:val="21"/>
              </w:rPr>
              <w:t xml:space="preserve">的违约金并按主管部门相关规定处理。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162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r>
              <w:rPr>
                <w:rFonts w:hint="eastAsia" w:ascii="宋体" w:hAnsi="宋体" w:eastAsia="宋体" w:cs="宋体"/>
                <w:bCs/>
                <w:sz w:val="21"/>
                <w:szCs w:val="21"/>
              </w:rPr>
              <w:t>3.4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162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Cs/>
                <w:sz w:val="21"/>
                <w:szCs w:val="21"/>
              </w:rPr>
            </w:pPr>
          </w:p>
        </w:tc>
        <w:tc>
          <w:tcPr>
            <w:tcW w:w="5594" w:type="dxa"/>
            <w:noWrap w:val="0"/>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r>
              <w:rPr>
                <w:rFonts w:hint="eastAsia" w:ascii="宋体" w:hAnsi="宋体" w:eastAsia="宋体" w:cs="宋体"/>
                <w:bCs/>
                <w:sz w:val="21"/>
                <w:szCs w:val="21"/>
              </w:rPr>
              <w:t>3.5中标人在承担上述一项或多项违约责任后，仍应继续履行合同规定的义务（采购人解除合同的除外）。采购人未能及时追究中标人的任何一项违约责任并不表明采购人放弃追究中标人该项或其他违约责任。</w:t>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六、其他重要条款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Cs/>
          <w:szCs w:val="21"/>
          <w:highlight w:val="none"/>
        </w:rPr>
        <w:t>2、投标人应充分了解项目的位置、情况、道路及任何其它足以影响投标报价的情况，任何因忽视或误解项目情况而导致的索赔或服务期限延长申请将不获批准。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3、投标人不得期望通过索赔等方式获取补偿，否则，除可能遭到拒绝外，还可能将被作为不良行为记录在案，并可能影响其以后参加政府采购的项目投标。各投标人在投标报价时，应充分考虑投标报价的风险。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5、除政府采购合同继续履行将损害国家利益和社会公共利益外，双方当事人不得擅自变更、中止或者终止合同。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szCs w:val="21"/>
          <w:highlight w:val="none"/>
        </w:rPr>
        <w:t>6、“信用中国”、“中国政府采购网”、“深圳信用网”以及“深圳市政府采购监管网”为供应商信用信息的查询渠道，相关信息以开标当日的查询结果为准。</w:t>
      </w:r>
    </w:p>
    <w:p>
      <w:pPr>
        <w:pageBreakBefore w:val="0"/>
        <w:kinsoku/>
        <w:overflowPunct/>
        <w:topLinePunct w:val="0"/>
        <w:autoSpaceDE/>
        <w:autoSpaceDN/>
        <w:bidi w:val="0"/>
        <w:spacing w:line="360" w:lineRule="auto"/>
        <w:ind w:left="0" w:firstLine="0" w:firstLineChars="0"/>
        <w:rPr>
          <w:rFonts w:hint="eastAsia" w:ascii="宋体" w:hAnsi="宋体" w:eastAsia="宋体" w:cs="宋体"/>
          <w:kern w:val="2"/>
          <w:highlight w:val="none"/>
        </w:rPr>
      </w:pPr>
      <w:r>
        <w:rPr>
          <w:rFonts w:hint="eastAsia" w:ascii="宋体" w:hAnsi="宋体" w:eastAsia="宋体" w:cs="宋体"/>
          <w:kern w:val="2"/>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kern w:val="2"/>
          <w:highlight w:val="none"/>
        </w:rPr>
      </w:pPr>
      <w:r>
        <w:rPr>
          <w:rFonts w:hint="eastAsia" w:ascii="宋体" w:hAnsi="宋体" w:eastAsia="宋体" w:cs="宋体"/>
          <w:b/>
          <w:bCs/>
          <w:kern w:val="2"/>
          <w:highlight w:val="none"/>
        </w:rPr>
        <w:t>第四章  投标文件组成要求及格式</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Style w:val="58"/>
          <w:rFonts w:hint="eastAsia" w:ascii="宋体" w:hAnsi="宋体" w:eastAsia="宋体" w:cs="宋体"/>
          <w:sz w:val="24"/>
          <w:highlight w:val="none"/>
        </w:rPr>
      </w:pPr>
      <w:r>
        <w:rPr>
          <w:rStyle w:val="58"/>
          <w:rFonts w:hint="eastAsia" w:ascii="宋体" w:hAnsi="宋体" w:eastAsia="宋体" w:cs="宋体"/>
          <w:sz w:val="24"/>
          <w:highlight w:val="none"/>
        </w:rPr>
        <w:t>特别提醒：</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投标文件正文（信息公开部分）必须编制于“投标书目录”，投标文件附件（非信息公开部分）必须编制于“投标书附件”，如下图所示。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lang w:eastAsia="zh-CN"/>
        </w:rPr>
        <w:drawing>
          <wp:inline distT="0" distB="0" distL="114300" distR="114300">
            <wp:extent cx="5276850" cy="4109085"/>
            <wp:effectExtent l="0" t="0" r="0" b="571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8"/>
                    <a:stretch>
                      <a:fillRect/>
                    </a:stretch>
                  </pic:blipFill>
                  <pic:spPr>
                    <a:xfrm>
                      <a:off x="0" y="0"/>
                      <a:ext cx="5276850" cy="410908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4"/>
          <w:highlight w:val="none"/>
        </w:rPr>
      </w:pPr>
      <w:r>
        <w:rPr>
          <w:rFonts w:hint="eastAsia" w:ascii="宋体" w:hAnsi="宋体" w:eastAsia="宋体" w:cs="宋体"/>
          <w:sz w:val="24"/>
          <w:highlight w:val="none"/>
        </w:rPr>
        <w:t>我司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pageBreakBefore w:val="0"/>
        <w:kinsoku/>
        <w:overflowPunct/>
        <w:topLinePunct w:val="0"/>
        <w:autoSpaceDE/>
        <w:autoSpaceDN/>
        <w:bidi w:val="0"/>
        <w:spacing w:line="360" w:lineRule="auto"/>
        <w:ind w:left="0" w:firstLine="0" w:firstLineChars="0"/>
        <w:rPr>
          <w:rStyle w:val="58"/>
          <w:rFonts w:hint="eastAsia" w:ascii="宋体" w:hAnsi="宋体" w:eastAsia="宋体" w:cs="宋体"/>
          <w:sz w:val="28"/>
          <w:szCs w:val="28"/>
          <w:highlight w:val="none"/>
        </w:rPr>
      </w:pPr>
      <w:r>
        <w:rPr>
          <w:rStyle w:val="58"/>
          <w:rFonts w:hint="eastAsia" w:ascii="宋体" w:hAnsi="宋体" w:eastAsia="宋体" w:cs="宋体"/>
          <w:sz w:val="28"/>
          <w:szCs w:val="28"/>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0"/>
        <w:rPr>
          <w:rStyle w:val="58"/>
          <w:rFonts w:hint="eastAsia" w:ascii="宋体" w:hAnsi="宋体" w:eastAsia="宋体" w:cs="宋体"/>
          <w:sz w:val="28"/>
          <w:szCs w:val="28"/>
          <w:highlight w:val="none"/>
        </w:rPr>
      </w:pPr>
      <w:r>
        <w:rPr>
          <w:rStyle w:val="58"/>
          <w:rFonts w:hint="eastAsia" w:ascii="宋体" w:hAnsi="宋体" w:eastAsia="宋体" w:cs="宋体"/>
          <w:sz w:val="28"/>
          <w:szCs w:val="28"/>
          <w:highlight w:val="none"/>
        </w:rPr>
        <w:t>投标文件组成</w:t>
      </w:r>
      <w:r>
        <w:rPr>
          <w:rStyle w:val="58"/>
          <w:rFonts w:hint="eastAsia" w:ascii="宋体" w:hAnsi="宋体" w:eastAsia="宋体" w:cs="宋体"/>
          <w:color w:val="FF0000"/>
          <w:sz w:val="28"/>
          <w:szCs w:val="28"/>
          <w:highlight w:val="none"/>
          <w:lang w:eastAsia="zh-CN"/>
        </w:rPr>
        <w:t>【与投标文件节点对应】</w:t>
      </w:r>
      <w:r>
        <w:rPr>
          <w:rStyle w:val="58"/>
          <w:rFonts w:hint="eastAsia" w:ascii="宋体" w:hAnsi="宋体" w:eastAsia="宋体" w:cs="宋体"/>
          <w:sz w:val="28"/>
          <w:szCs w:val="28"/>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bookmarkStart w:id="46" w:name="_Hlk72257253"/>
      <w:r>
        <w:rPr>
          <w:rFonts w:hint="eastAsia" w:ascii="宋体" w:hAnsi="宋体" w:eastAsia="宋体" w:cs="宋体"/>
          <w:sz w:val="21"/>
          <w:szCs w:val="21"/>
          <w:highlight w:val="none"/>
        </w:rPr>
        <w:t>1.投标文件正文</w:t>
      </w:r>
      <w:r>
        <w:rPr>
          <w:rFonts w:hint="eastAsia" w:ascii="宋体" w:hAnsi="宋体" w:eastAsia="宋体" w:cs="宋体"/>
          <w:b/>
          <w:color w:val="FF0000"/>
          <w:sz w:val="21"/>
          <w:szCs w:val="21"/>
          <w:highlight w:val="none"/>
        </w:rPr>
        <w:t>（信息公开部分）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w:t>
      </w:r>
      <w:bookmarkStart w:id="47" w:name="_Hlk72070784"/>
      <w:r>
        <w:rPr>
          <w:rFonts w:hint="eastAsia" w:ascii="宋体" w:hAnsi="宋体" w:eastAsia="宋体" w:cs="宋体"/>
          <w:sz w:val="21"/>
          <w:szCs w:val="21"/>
          <w:highlight w:val="none"/>
        </w:rPr>
        <w:t>投标函</w:t>
      </w:r>
      <w:bookmarkEnd w:id="4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w:t>
      </w:r>
      <w:bookmarkStart w:id="48" w:name="_Hlk72062521"/>
      <w:r>
        <w:rPr>
          <w:rFonts w:hint="eastAsia" w:ascii="宋体" w:hAnsi="宋体" w:eastAsia="宋体" w:cs="宋体"/>
          <w:sz w:val="21"/>
          <w:szCs w:val="21"/>
          <w:highlight w:val="none"/>
        </w:rPr>
        <w:t>政府采购投标及履约承诺函</w:t>
      </w:r>
      <w:bookmarkEnd w:id="48"/>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49" w:name="_Hlk72257201"/>
      <w:r>
        <w:rPr>
          <w:rFonts w:hint="eastAsia" w:ascii="宋体" w:hAnsi="宋体" w:eastAsia="宋体" w:cs="宋体"/>
          <w:sz w:val="21"/>
          <w:szCs w:val="21"/>
          <w:highlight w:val="none"/>
        </w:rPr>
        <w:t>（4）项目详细报价</w:t>
      </w:r>
    </w:p>
    <w:bookmarkEnd w:id="49"/>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commentRangeStart w:id="52"/>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综合实力部分相关的证明材料（包括与供应商相关的业绩证明、认证证书、获奖证书、知识产权证书等证明材料）</w:t>
      </w:r>
      <w:commentRangeEnd w:id="52"/>
      <w:r>
        <w:rPr>
          <w:rFonts w:hint="eastAsia" w:ascii="宋体" w:hAnsi="宋体" w:eastAsia="宋体" w:cs="宋体"/>
          <w:highlight w:val="none"/>
        </w:rPr>
        <w:commentReference w:id="52"/>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2.投标文件附件</w:t>
      </w:r>
      <w:r>
        <w:rPr>
          <w:rFonts w:hint="eastAsia" w:ascii="宋体" w:hAnsi="宋体" w:eastAsia="宋体" w:cs="宋体"/>
          <w:b/>
          <w:color w:val="FF0000"/>
          <w:sz w:val="21"/>
          <w:szCs w:val="21"/>
          <w:highlight w:val="none"/>
        </w:rPr>
        <w:t>（信息不公开部分）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（1）法定代表人（负责人）证明书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lang w:val="en-US"/>
        </w:rPr>
      </w:pPr>
      <w:commentRangeStart w:id="53"/>
      <w:r>
        <w:rPr>
          <w:rFonts w:hint="eastAsia" w:ascii="宋体" w:hAnsi="宋体" w:eastAsia="宋体" w:cs="宋体"/>
          <w:szCs w:val="21"/>
          <w:highlight w:val="none"/>
        </w:rPr>
        <w:t>（3）</w:t>
      </w:r>
      <w:r>
        <w:rPr>
          <w:rFonts w:hint="eastAsia" w:ascii="宋体" w:hAnsi="宋体" w:eastAsia="宋体" w:cs="宋体"/>
          <w:szCs w:val="21"/>
          <w:highlight w:val="none"/>
          <w:lang w:val="en-US"/>
        </w:rPr>
        <w:t>政府采购违法行为风险知悉确认书</w:t>
      </w:r>
      <w:commentRangeEnd w:id="53"/>
      <w:r>
        <w:commentReference w:id="53"/>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Cs w:val="21"/>
          <w:highlight w:val="none"/>
        </w:rPr>
        <w:t>（</w:t>
      </w:r>
      <w:r>
        <w:rPr>
          <w:rFonts w:hint="eastAsia" w:ascii="宋体" w:hAnsi="宋体" w:cs="宋体"/>
          <w:szCs w:val="21"/>
          <w:highlight w:val="none"/>
          <w:lang w:val="en-US" w:eastAsia="zh-CN"/>
        </w:rPr>
        <w:t>4</w:t>
      </w:r>
      <w:r>
        <w:rPr>
          <w:rFonts w:hint="eastAsia" w:ascii="宋体" w:hAnsi="宋体" w:eastAsia="宋体" w:cs="宋体"/>
          <w:szCs w:val="21"/>
          <w:highlight w:val="none"/>
        </w:rPr>
        <w:t>）</w:t>
      </w:r>
      <w:r>
        <w:rPr>
          <w:rFonts w:hint="eastAsia" w:ascii="宋体" w:hAnsi="宋体" w:eastAsia="宋体" w:cs="宋体"/>
          <w:szCs w:val="21"/>
          <w:highlight w:val="none"/>
          <w:lang w:val="en-US"/>
        </w:rPr>
        <w:t>实质性条款响应情况表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）技术要求偏离表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6</w:t>
      </w:r>
      <w:r>
        <w:rPr>
          <w:rFonts w:hint="eastAsia" w:ascii="宋体" w:hAnsi="宋体" w:eastAsia="宋体" w:cs="宋体"/>
          <w:sz w:val="21"/>
          <w:szCs w:val="21"/>
          <w:highlight w:val="none"/>
        </w:rPr>
        <w:t>）商务要求偏离表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7</w:t>
      </w:r>
      <w:r>
        <w:rPr>
          <w:rFonts w:hint="eastAsia" w:ascii="宋体" w:hAnsi="宋体" w:eastAsia="宋体" w:cs="宋体"/>
          <w:sz w:val="21"/>
          <w:szCs w:val="21"/>
          <w:highlight w:val="none"/>
        </w:rPr>
        <w:t>）项目实施方案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（*）投标人认为需要加以说明的其他内容</w:t>
      </w:r>
    </w:p>
    <w:bookmarkEnd w:id="46"/>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bookmarkStart w:id="50" w:name="_Hlk72257771"/>
      <w:r>
        <w:rPr>
          <w:rFonts w:hint="eastAsia" w:ascii="宋体" w:hAnsi="宋体" w:eastAsia="宋体" w:cs="宋体"/>
          <w:b/>
          <w:sz w:val="21"/>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1.本项目为网上电子投标项目，投标文件不需法人或授权委托人另行签字，无需加盖单位公章，招标文件专用条款另有规定的除外。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bookmarkStart w:id="51" w:name="_Hlk72263559"/>
      <w:r>
        <w:rPr>
          <w:rFonts w:hint="eastAsia" w:ascii="宋体" w:hAnsi="宋体" w:eastAsia="宋体" w:cs="宋体"/>
          <w:b/>
          <w:sz w:val="21"/>
          <w:szCs w:val="21"/>
          <w:highlight w:val="none"/>
        </w:rPr>
        <w:t>2.关于填写“开标一览表”的说明：“开标一览表”中除“投标总价”外，其他信息不作评审依据。</w:t>
      </w:r>
      <w:bookmarkEnd w:id="50"/>
      <w:bookmarkEnd w:id="51"/>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t>投标文件正文（信息公开部分）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一、投标函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2" w:name="_Hlk72257506"/>
      <w:r>
        <w:rPr>
          <w:rFonts w:hint="eastAsia" w:ascii="宋体" w:hAnsi="宋体" w:eastAsia="宋体" w:cs="宋体"/>
          <w:szCs w:val="21"/>
          <w:highlight w:val="none"/>
        </w:rPr>
        <w:t>致：</w:t>
      </w:r>
      <w:r>
        <w:rPr>
          <w:rFonts w:hint="eastAsia" w:ascii="宋体" w:hAnsi="宋体" w:eastAsia="宋体" w:cs="宋体"/>
          <w:color w:val="FF0000"/>
          <w:szCs w:val="21"/>
          <w:highlight w:val="none"/>
          <w:u w:val="single"/>
        </w:rPr>
        <w:t>深圳公共资源交易中心</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3" w:name="_Hlk73818812"/>
      <w:r>
        <w:rPr>
          <w:rFonts w:hint="eastAsia" w:ascii="宋体" w:hAnsi="宋体" w:eastAsia="宋体" w:cs="宋体"/>
          <w:szCs w:val="21"/>
          <w:highlight w:val="none"/>
        </w:rPr>
        <w:t>1、根据已收到贵单位的项目编号为</w:t>
      </w:r>
      <w:commentRangeStart w:id="54"/>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（项目编号）</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的</w:t>
      </w:r>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（项目名称）</w:t>
      </w:r>
      <w:r>
        <w:rPr>
          <w:rFonts w:hint="eastAsia" w:ascii="宋体" w:hAnsi="宋体" w:eastAsia="宋体" w:cs="宋体"/>
          <w:szCs w:val="21"/>
          <w:highlight w:val="none"/>
          <w:u w:val="single"/>
        </w:rPr>
        <w:t xml:space="preserve"> </w:t>
      </w:r>
      <w:commentRangeEnd w:id="54"/>
      <w:r>
        <w:commentReference w:id="54"/>
      </w:r>
      <w:r>
        <w:rPr>
          <w:rFonts w:hint="eastAsia" w:ascii="宋体" w:hAnsi="宋体" w:eastAsia="宋体" w:cs="宋体"/>
          <w:szCs w:val="21"/>
          <w:highlight w:val="none"/>
        </w:rPr>
        <w:t>项目的招标文件，遵照《深圳经济特区政府采购条例》和《深圳网上政府采购管理暂行办法》等有关规定，我单位经研究上述招标文件的专用条款及通用条款后，</w:t>
      </w:r>
      <w:bookmarkStart w:id="54" w:name="_Hlk72263588"/>
      <w:r>
        <w:rPr>
          <w:rFonts w:hint="eastAsia" w:ascii="宋体" w:hAnsi="宋体" w:eastAsia="宋体" w:cs="宋体"/>
          <w:szCs w:val="21"/>
          <w:highlight w:val="none"/>
        </w:rPr>
        <w:t>愿意按照招标文件要求承包上述项目并修补其任何缺陷。</w:t>
      </w:r>
      <w:bookmarkEnd w:id="54"/>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bookmarkStart w:id="55" w:name="_Hlk73819847"/>
      <w:r>
        <w:rPr>
          <w:rFonts w:hint="eastAsia" w:ascii="宋体" w:hAnsi="宋体" w:eastAsia="宋体" w:cs="宋体"/>
          <w:szCs w:val="21"/>
          <w:highlight w:val="none"/>
        </w:rPr>
        <w:t>投标价格见投标书编制软件中《开标一览表》中填写的投标总价。</w:t>
      </w:r>
      <w:bookmarkEnd w:id="55"/>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3、如果我单位中标，我单位将按照招标文件的要求足额提交履约担保。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4、我单位同意所递交的投标文件在“对通用条款的补充内容”中明确的投标有效期内有效，在此期间内我单位的投标有可能中标，我方将受此约束。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5、除非另外达成协议并生效，贵单位的中标通知书和本投标文件将构成合同的重要内容。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6、我单位理解贵单位将不受必须接受所收到的最低报价或其它任何投标文件的约束。</w:t>
      </w:r>
      <w:bookmarkEnd w:id="53"/>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投标人：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单位地址：</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法定代表人（负责人）或其委托代理人：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邮政编码：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传真：</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开户银行名称：</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开户银行账号：</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开户银行地址：</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开户银行电话：</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Cs w:val="21"/>
          <w:highlight w:val="none"/>
        </w:rPr>
        <w:t>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r>
        <w:rPr>
          <w:rFonts w:hint="eastAsia" w:ascii="宋体" w:hAnsi="宋体" w:eastAsia="宋体" w:cs="宋体"/>
          <w:sz w:val="24"/>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bookmarkEnd w:id="52"/>
    <w:p>
      <w:pPr>
        <w:rPr>
          <w:rFonts w:hint="eastAsia" w:ascii="宋体" w:hAnsi="宋体" w:eastAsia="宋体" w:cs="宋体"/>
          <w:b w:val="0"/>
          <w:sz w:val="24"/>
          <w:highlight w:val="none"/>
        </w:rPr>
      </w:pPr>
      <w:r>
        <w:rPr>
          <w:rFonts w:hint="eastAsia" w:ascii="宋体" w:hAnsi="宋体" w:eastAsia="宋体" w:cs="宋体"/>
          <w:b w:val="0"/>
          <w:sz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二、政府采购投标及履约承诺函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Cs w:val="21"/>
          <w:highlight w:val="none"/>
        </w:rPr>
      </w:pPr>
      <w:bookmarkStart w:id="56" w:name="_Hlk72257530"/>
      <w:r>
        <w:rPr>
          <w:rFonts w:hint="eastAsia" w:ascii="宋体" w:hAnsi="宋体" w:eastAsia="宋体" w:cs="宋体"/>
          <w:color w:val="FF0000"/>
          <w:szCs w:val="21"/>
          <w:highlight w:val="none"/>
        </w:rPr>
        <w:t>致：</w:t>
      </w:r>
      <w:r>
        <w:rPr>
          <w:rFonts w:hint="eastAsia" w:ascii="宋体" w:hAnsi="宋体" w:eastAsia="宋体" w:cs="宋体"/>
          <w:color w:val="FF0000"/>
          <w:szCs w:val="21"/>
          <w:highlight w:val="none"/>
          <w:u w:val="single"/>
        </w:rPr>
        <w:t>深圳公共资源交易中心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我单位承诺：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1.我单位本招标项目所提供的货物或服务未侵犯知识产权。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2.我单位参与本项目投标前三年内，在经营活动中没有重大违法记录。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3.我单位参与本项目</w:t>
      </w:r>
      <w:r>
        <w:rPr>
          <w:rFonts w:hint="eastAsia" w:ascii="宋体" w:hAnsi="宋体" w:eastAsia="宋体" w:cs="宋体"/>
          <w:highlight w:val="none"/>
        </w:rPr>
        <w:t>政府采购活动时不存在被有关部门禁止参与政府采购活动且在有效期内的情况。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4.我单位具备《中华人民共和国政府采购法》第二十二条第一款规定的六项条件。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5.我单位</w:t>
      </w:r>
      <w:r>
        <w:rPr>
          <w:rFonts w:hint="eastAsia" w:ascii="宋体" w:hAnsi="宋体" w:eastAsia="宋体" w:cs="宋体"/>
          <w:highlight w:val="none"/>
        </w:rPr>
        <w:t>未被列入失信被执行人、重大税收违法案件当事人名单、政府采购严重违法失信行为记录名单。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6.</w:t>
      </w:r>
      <w:bookmarkStart w:id="57" w:name="_Hlk72587269"/>
      <w:bookmarkStart w:id="58" w:name="_Hlk72587299"/>
      <w:r>
        <w:rPr>
          <w:rFonts w:hint="eastAsia" w:ascii="宋体" w:hAnsi="宋体" w:eastAsia="宋体" w:cs="宋体"/>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7"/>
      <w:r>
        <w:rPr>
          <w:rFonts w:hint="eastAsia" w:ascii="宋体" w:hAnsi="宋体" w:eastAsia="宋体" w:cs="宋体"/>
          <w:szCs w:val="21"/>
          <w:highlight w:val="none"/>
        </w:rPr>
        <w:t>。</w:t>
      </w:r>
    </w:p>
    <w:bookmarkEnd w:id="58"/>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9.我单位承诺中标后项目不转包，未经采购人同意不进行分包。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Cs w:val="21"/>
          <w:highlight w:val="none"/>
        </w:rPr>
        <w:t>10.</w:t>
      </w:r>
      <w:r>
        <w:rPr>
          <w:rFonts w:hint="eastAsia" w:ascii="宋体" w:hAnsi="宋体" w:eastAsia="宋体" w:cs="宋体"/>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11.我单位保证，若所投货物涉及《财政部生态环境部关于印发节能产品政府采购品目清单的通知》（财库〔2019〕19号）列明的政府采购强制产品，则所投该产品符合节能产品的认证要求。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lang w:val="en-US" w:eastAsia="zh-CN"/>
        </w:rPr>
        <w:t>12.我单位承诺，</w:t>
      </w:r>
      <w:r>
        <w:rPr>
          <w:rFonts w:hint="eastAsia" w:ascii="宋体" w:hAnsi="宋体" w:eastAsia="宋体" w:cs="宋体"/>
          <w:highlight w:val="none"/>
          <w:lang w:eastAsia="zh-CN"/>
        </w:rPr>
        <w:t>符合</w:t>
      </w:r>
      <w:r>
        <w:rPr>
          <w:rFonts w:hint="eastAsia" w:ascii="宋体" w:hAnsi="宋体" w:eastAsia="宋体" w:cs="宋体"/>
          <w:highlight w:val="none"/>
        </w:rPr>
        <w:t>《中华人民共和国政府采购法实施条例》第十八条第一款规定，</w:t>
      </w:r>
      <w:r>
        <w:rPr>
          <w:rFonts w:hint="eastAsia" w:ascii="宋体" w:hAnsi="宋体" w:eastAsia="宋体" w:cs="宋体"/>
          <w:highlight w:val="none"/>
          <w:lang w:eastAsia="zh-CN"/>
        </w:rPr>
        <w:t>不存在我</w:t>
      </w:r>
      <w:r>
        <w:rPr>
          <w:rFonts w:hint="eastAsia" w:ascii="宋体" w:hAnsi="宋体" w:eastAsia="宋体" w:cs="宋体"/>
          <w:highlight w:val="none"/>
        </w:rPr>
        <w:t>单位</w:t>
      </w:r>
      <w:r>
        <w:rPr>
          <w:rFonts w:hint="eastAsia" w:ascii="宋体" w:hAnsi="宋体" w:eastAsia="宋体" w:cs="宋体"/>
          <w:highlight w:val="none"/>
          <w:lang w:eastAsia="zh-CN"/>
        </w:rPr>
        <w:t>与其他供应商的</w:t>
      </w:r>
      <w:r>
        <w:rPr>
          <w:rFonts w:hint="eastAsia" w:ascii="宋体" w:hAnsi="宋体" w:eastAsia="宋体" w:cs="宋体"/>
          <w:highlight w:val="none"/>
        </w:rPr>
        <w:t>负责人</w:t>
      </w:r>
      <w:r>
        <w:rPr>
          <w:rFonts w:hint="eastAsia" w:ascii="宋体" w:hAnsi="宋体" w:eastAsia="宋体" w:cs="宋体"/>
          <w:highlight w:val="none"/>
          <w:lang w:eastAsia="zh-CN"/>
        </w:rPr>
        <w:t>为</w:t>
      </w:r>
      <w:r>
        <w:rPr>
          <w:rFonts w:hint="eastAsia" w:ascii="宋体" w:hAnsi="宋体" w:eastAsia="宋体" w:cs="宋体"/>
          <w:highlight w:val="none"/>
        </w:rPr>
        <w:t>同一人或者存在直接控股、管理关系的</w:t>
      </w:r>
      <w:r>
        <w:rPr>
          <w:rFonts w:hint="eastAsia" w:ascii="宋体" w:hAnsi="宋体" w:eastAsia="宋体" w:cs="宋体"/>
          <w:highlight w:val="none"/>
          <w:lang w:eastAsia="zh-CN"/>
        </w:rPr>
        <w:t>情况</w:t>
      </w:r>
      <w:r>
        <w:rPr>
          <w:rFonts w:hint="eastAsia" w:ascii="宋体" w:hAnsi="宋体" w:eastAsia="宋体" w:cs="宋体"/>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val="en-US" w:eastAsia="zh-CN"/>
        </w:rPr>
      </w:pPr>
      <w:commentRangeStart w:id="55"/>
      <w:r>
        <w:rPr>
          <w:rFonts w:hint="eastAsia" w:ascii="宋体" w:hAnsi="宋体" w:eastAsia="宋体" w:cs="宋体"/>
          <w:highlight w:val="none"/>
          <w:lang w:val="en-US" w:eastAsia="zh-CN"/>
        </w:rPr>
        <w:t>13.所投标（响应）的货物、工程或服务，不存在侵犯知识产权的情况；已知悉并同意中标（成交）结果信息公示（公开）的内容。</w:t>
      </w:r>
      <w:commentRangeEnd w:id="55"/>
      <w:r>
        <w:rPr>
          <w:rFonts w:hint="eastAsia" w:ascii="宋体" w:hAnsi="宋体" w:eastAsia="宋体" w:cs="宋体"/>
          <w:highlight w:val="none"/>
        </w:rPr>
        <w:commentReference w:id="55"/>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以上承诺，如有违反，愿依照国家相关法律法规处理，并承担由此给采购人带来的损失。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FF0000"/>
          <w:highlight w:val="none"/>
        </w:rPr>
      </w:pPr>
      <w:r>
        <w:rPr>
          <w:rFonts w:hint="eastAsia" w:ascii="宋体" w:hAnsi="宋体" w:eastAsia="宋体" w:cs="宋体"/>
          <w:color w:val="FF0000"/>
          <w:szCs w:val="21"/>
          <w:highlight w:val="none"/>
          <w:lang w:val="en-US" w:eastAsia="zh-CN"/>
        </w:rPr>
        <w:t xml:space="preserve">                 </w:t>
      </w:r>
      <w:r>
        <w:rPr>
          <w:rFonts w:hint="eastAsia" w:ascii="宋体" w:hAnsi="宋体" w:eastAsia="宋体" w:cs="宋体"/>
          <w:color w:val="FF0000"/>
          <w:szCs w:val="21"/>
          <w:highlight w:val="none"/>
        </w:rPr>
        <w:t>投标人：</w:t>
      </w:r>
      <w:r>
        <w:rPr>
          <w:rFonts w:hint="eastAsia" w:ascii="宋体" w:hAnsi="宋体" w:eastAsia="宋体" w:cs="宋体"/>
          <w:color w:val="FF0000"/>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Cs w:val="21"/>
          <w:highlight w:val="none"/>
        </w:rPr>
      </w:pPr>
      <w:r>
        <w:rPr>
          <w:rFonts w:hint="eastAsia" w:ascii="宋体" w:hAnsi="宋体" w:eastAsia="宋体" w:cs="宋体"/>
          <w:color w:val="FF0000"/>
          <w:szCs w:val="21"/>
          <w:highlight w:val="none"/>
        </w:rPr>
        <w:t xml:space="preserve">                                              日期：</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年</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月</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日</w:t>
      </w:r>
    </w:p>
    <w:bookmarkEnd w:id="56"/>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p>
    <w:p>
      <w:pPr>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t>三、投标人情况及资格证明文件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59" w:name="_Hlk72257590"/>
      <w:r>
        <w:rPr>
          <w:rFonts w:hint="eastAsia" w:ascii="宋体" w:hAnsi="宋体" w:eastAsia="宋体" w:cs="宋体"/>
          <w:bCs/>
          <w:kern w:val="0"/>
          <w:sz w:val="24"/>
          <w:szCs w:val="32"/>
          <w:highlight w:val="none"/>
        </w:rPr>
        <w:t>（一）投标人资格证明文件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highlight w:val="none"/>
        </w:rPr>
      </w:pPr>
      <w:r>
        <w:rPr>
          <w:rFonts w:hint="eastAsia" w:ascii="宋体" w:hAnsi="宋体" w:eastAsia="宋体" w:cs="宋体"/>
          <w:b/>
          <w:bCs/>
          <w:color w:val="FF0000"/>
          <w:highlight w:val="none"/>
        </w:rPr>
        <w:t>（特别提示：投标人须按本招标文件第一册第一章招标公告 “申请人的资格要求”（即投标人资格要求）提供相关的资格证明资料，未提供或提供不完整、不符合要求的，将作投标无效处理。）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60" w:name="_Hlk72257908"/>
      <w:r>
        <w:rPr>
          <w:rFonts w:hint="eastAsia" w:ascii="宋体" w:hAnsi="宋体" w:eastAsia="宋体" w:cs="宋体"/>
          <w:bCs/>
          <w:kern w:val="0"/>
          <w:sz w:val="24"/>
          <w:szCs w:val="32"/>
          <w:highlight w:val="none"/>
        </w:rPr>
        <w:t>（二）中小企业声明函、残疾人福利性单位声明函及监狱企业声明函</w:t>
      </w:r>
    </w:p>
    <w:bookmarkEnd w:id="59"/>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填写指引：</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color w:val="FF0000"/>
          <w:szCs w:val="21"/>
          <w:highlight w:val="none"/>
        </w:rPr>
      </w:pPr>
      <w:r>
        <w:rPr>
          <w:rFonts w:hint="eastAsia" w:ascii="宋体" w:hAnsi="宋体" w:eastAsia="宋体" w:cs="宋体"/>
          <w:b/>
          <w:bCs/>
          <w:color w:val="FF0000"/>
          <w:szCs w:val="21"/>
          <w:highlight w:val="none"/>
        </w:rPr>
        <w:t>1、该部分内容由投标人根据自身实际情况填写，不符合要求的投标人可以不填写或直接删除相应的声明函（关于视同中小企业的其他主体（如民办非企、社会组织团体等）请遵照《财政部《政府采购促进中小企业发展管理办法》（财库〔2020〕46号）》第二十三条 “关于视同中小企业的其他主体的政府采购扶持政策，由财政部会同有关部门另行规定”谨慎填写！）。投标人提供的声明函不属实的，属于提供虚假资料谋取中标，依照《中华人民共和国政府采购法》等国家有关规定追究相应责任。</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color w:val="FF0000"/>
          <w:szCs w:val="21"/>
          <w:highlight w:val="none"/>
        </w:rPr>
      </w:pPr>
      <w:r>
        <w:rPr>
          <w:rFonts w:hint="eastAsia" w:ascii="宋体" w:hAnsi="宋体" w:eastAsia="宋体" w:cs="宋体"/>
          <w:color w:val="FF0000"/>
          <w:szCs w:val="21"/>
          <w:highlight w:val="none"/>
        </w:rPr>
        <w:t>2、该部分内容填写需要参考的相关文件：(1)财政部《政府采购促进中小企业发展管理办法》（财库〔2020〕46号）；(2)</w:t>
      </w:r>
      <w:bookmarkStart w:id="61" w:name="_Hlk71925120"/>
      <w:r>
        <w:rPr>
          <w:rFonts w:hint="eastAsia" w:ascii="宋体" w:hAnsi="宋体" w:eastAsia="宋体" w:cs="宋体"/>
          <w:color w:val="FF0000"/>
          <w:szCs w:val="21"/>
          <w:highlight w:val="none"/>
        </w:rPr>
        <w:t>《工业和信息化部、国家统计局、国家发展和改革委员会、财政部关于印发中小企业划型标准规定的通知》（工信部联企业〔2011〕300 号</w:t>
      </w:r>
      <w:bookmarkEnd w:id="61"/>
      <w:r>
        <w:rPr>
          <w:rFonts w:hint="eastAsia" w:ascii="宋体" w:hAnsi="宋体" w:eastAsia="宋体" w:cs="宋体"/>
          <w:color w:val="FF0000"/>
          <w:szCs w:val="21"/>
          <w:highlight w:val="none"/>
        </w:rPr>
        <w:t>，以下简称300号文）。</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3、请依照提供的格式和内容填写声明函，不要随意变更格式；声明函不需要盖章或签字；</w:t>
      </w:r>
      <w:r>
        <w:rPr>
          <w:rFonts w:hint="eastAsia" w:ascii="宋体" w:hAnsi="宋体" w:eastAsia="宋体" w:cs="宋体"/>
          <w:color w:val="FF0000"/>
          <w:szCs w:val="21"/>
          <w:highlight w:val="none"/>
        </w:rPr>
        <w:t>满足多项优惠政策的投标人，不重复享受多项价格扣除政策。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4、声明函具体填写要求：</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（1）声明是中小企业须填写《中小企业声明函》的以下内容：</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第一处，在“单位名称”下划线处如实填写采购人名称（深圳公共资源交易中心不是本项目的采购人，而是组织实施机构）；</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第二处，在“项目名称”下划线处如实填写采购项目名称；</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第四处，在“招标文件中明确的所属行业”下划线处填写采购标的对应的中小企业划分标准所属行业（所属行业可在招标文件第一册第二章“对通用条款的补充内容及其他关键信息”章节查看）；</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（2）声明是残疾人福利性单位须填写《残疾人福利性单位声明函》的相关内容，具体参照以上《中小企业声明函》填写要求执行。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（3）声明是监狱企业须填写《监狱企业声明函》的三项内容（填写位置的字体已加粗），具体参照以上《中小企业声明函》填写要求执行。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color w:val="FF0000"/>
          <w:kern w:val="0"/>
          <w:szCs w:val="21"/>
          <w:highlight w:val="none"/>
        </w:rPr>
        <w:t>5、声明函的有效性最终由评审委员会判定；如评审委员会判定声明函无效，相关供应商不享受</w:t>
      </w:r>
      <w:r>
        <w:rPr>
          <w:rFonts w:hint="eastAsia" w:ascii="宋体" w:hAnsi="宋体" w:eastAsia="宋体" w:cs="宋体"/>
          <w:color w:val="FF0000"/>
          <w:szCs w:val="21"/>
          <w:highlight w:val="none"/>
        </w:rPr>
        <w:t>价格扣除</w:t>
      </w:r>
      <w:r>
        <w:rPr>
          <w:rFonts w:hint="eastAsia" w:ascii="宋体" w:hAnsi="宋体" w:eastAsia="宋体" w:cs="宋体"/>
          <w:bCs/>
          <w:color w:val="FF0000"/>
          <w:kern w:val="0"/>
          <w:szCs w:val="21"/>
          <w:highlight w:val="none"/>
        </w:rPr>
        <w:t>（但不作投标无效处理）。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jc w:val="center"/>
        <w:outlineLvl w:val="3"/>
        <w:rPr>
          <w:rFonts w:hint="eastAsia" w:ascii="宋体" w:hAnsi="宋体" w:eastAsia="宋体" w:cs="宋体"/>
          <w:szCs w:val="21"/>
          <w:highlight w:val="none"/>
        </w:rPr>
      </w:pPr>
      <w:r>
        <w:rPr>
          <w:rFonts w:hint="eastAsia" w:ascii="宋体" w:hAnsi="宋体" w:eastAsia="宋体" w:cs="宋体"/>
          <w:b/>
          <w:sz w:val="24"/>
          <w:highlight w:val="none"/>
        </w:rPr>
        <w:t>1、</w:t>
      </w:r>
      <w:bookmarkStart w:id="62" w:name="_Hlk73562275"/>
      <w:r>
        <w:rPr>
          <w:rFonts w:hint="eastAsia" w:ascii="宋体" w:hAnsi="宋体" w:eastAsia="宋体" w:cs="宋体"/>
          <w:b/>
          <w:sz w:val="24"/>
          <w:highlight w:val="none"/>
        </w:rPr>
        <w:t>中小企业声明函（货物）</w:t>
      </w:r>
      <w:r>
        <w:rPr>
          <w:rFonts w:hint="eastAsia" w:ascii="宋体" w:hAnsi="宋体" w:eastAsia="宋体" w:cs="宋体"/>
          <w:b/>
          <w:sz w:val="24"/>
          <w:highlight w:val="none"/>
        </w:rPr>
        <w:commentReference w:id="56"/>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本公司（联合体）郑重声明，根据《政府采购促进中小企业发展管理办法》（财库﹝2020﹞46 号）的规定，本公司（联合体）参加</w:t>
      </w:r>
      <w:r>
        <w:rPr>
          <w:rFonts w:hint="eastAsia" w:ascii="宋体" w:hAnsi="宋体" w:eastAsia="宋体" w:cs="宋体"/>
          <w:b w:val="0"/>
          <w:bCs w:val="0"/>
          <w:kern w:val="2"/>
          <w:sz w:val="21"/>
          <w:szCs w:val="24"/>
          <w:highlight w:val="none"/>
          <w:u w:val="single"/>
          <w:lang w:val="en-US" w:eastAsia="zh-CN" w:bidi="ar-SA"/>
        </w:rPr>
        <w:t>（单位名称）</w:t>
      </w:r>
      <w:r>
        <w:rPr>
          <w:rFonts w:hint="eastAsia" w:ascii="宋体" w:hAnsi="宋体" w:eastAsia="宋体" w:cs="宋体"/>
          <w:b w:val="0"/>
          <w:bCs w:val="0"/>
          <w:kern w:val="2"/>
          <w:sz w:val="21"/>
          <w:szCs w:val="24"/>
          <w:highlight w:val="none"/>
          <w:lang w:val="en-US" w:eastAsia="zh-CN" w:bidi="ar-SA"/>
        </w:rPr>
        <w:t>的</w:t>
      </w:r>
      <w:r>
        <w:rPr>
          <w:rFonts w:hint="eastAsia" w:ascii="宋体" w:hAnsi="宋体" w:eastAsia="宋体" w:cs="宋体"/>
          <w:b w:val="0"/>
          <w:bCs w:val="0"/>
          <w:kern w:val="2"/>
          <w:sz w:val="21"/>
          <w:szCs w:val="24"/>
          <w:highlight w:val="none"/>
          <w:u w:val="single"/>
          <w:lang w:val="en-US" w:eastAsia="zh-CN" w:bidi="ar-SA"/>
        </w:rPr>
        <w:t>（项目名称）</w:t>
      </w:r>
      <w:r>
        <w:rPr>
          <w:rFonts w:hint="eastAsia" w:ascii="宋体" w:hAnsi="宋体" w:eastAsia="宋体" w:cs="宋体"/>
          <w:b w:val="0"/>
          <w:bCs w:val="0"/>
          <w:kern w:val="2"/>
          <w:sz w:val="21"/>
          <w:szCs w:val="24"/>
          <w:highlight w:val="none"/>
          <w:lang w:val="en-US" w:eastAsia="zh-CN" w:bidi="ar-SA"/>
        </w:rPr>
        <w:t>采购活动，提供的货物全部由符合政策要求的中小企业制造。相关企业（含联合体中的中小企业、签订分包意向协议的中小企业）的具体情况如下：</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1. </w:t>
      </w:r>
      <w:r>
        <w:rPr>
          <w:rFonts w:hint="eastAsia" w:ascii="宋体" w:hAnsi="宋体" w:eastAsia="宋体" w:cs="宋体"/>
          <w:b w:val="0"/>
          <w:bCs w:val="0"/>
          <w:kern w:val="2"/>
          <w:sz w:val="21"/>
          <w:szCs w:val="24"/>
          <w:highlight w:val="none"/>
          <w:u w:val="single"/>
          <w:lang w:val="en-US" w:eastAsia="zh-CN" w:bidi="ar-SA"/>
        </w:rPr>
        <w:t xml:space="preserve">（标的名称） </w:t>
      </w:r>
      <w:r>
        <w:rPr>
          <w:rFonts w:hint="eastAsia" w:ascii="宋体" w:hAnsi="宋体" w:eastAsia="宋体" w:cs="宋体"/>
          <w:b w:val="0"/>
          <w:bCs w:val="0"/>
          <w:kern w:val="2"/>
          <w:sz w:val="21"/>
          <w:szCs w:val="24"/>
          <w:highlight w:val="none"/>
          <w:lang w:val="en-US" w:eastAsia="zh-CN" w:bidi="ar-SA"/>
        </w:rPr>
        <w:t>，属于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 xml:space="preserve"> 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 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u w:val="single"/>
          <w:lang w:val="en-US" w:eastAsia="zh-CN" w:bidi="ar-SA"/>
        </w:rPr>
        <w:t>（标的名称）</w:t>
      </w:r>
      <w:r>
        <w:rPr>
          <w:rFonts w:hint="eastAsia" w:ascii="宋体" w:hAnsi="宋体" w:eastAsia="宋体" w:cs="宋体"/>
          <w:b w:val="0"/>
          <w:bCs w:val="0"/>
          <w:kern w:val="2"/>
          <w:sz w:val="21"/>
          <w:szCs w:val="24"/>
          <w:highlight w:val="none"/>
          <w:lang w:val="en-US" w:eastAsia="zh-CN" w:bidi="ar-SA"/>
        </w:rPr>
        <w:t xml:space="preserve"> ，属于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 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 </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以上企业，不属于大企业的分支机构，不存在控股股东为大企业的情形，也不存在与大企业的负责人为同一人的情形。</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本企业对上述声明内容的真实性负责。如有虚假，将依法承担相应责任。</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注： 从业人员、营业收入、资产总额填报上一年度数据，无上一年度数据的新成立企业可不填报。</w:t>
      </w:r>
    </w:p>
    <w:p>
      <w:pPr>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r>
        <w:rPr>
          <w:rFonts w:hint="eastAsia" w:ascii="宋体" w:hAnsi="宋体" w:eastAsia="宋体" w:cs="宋体"/>
          <w:highlight w:val="none"/>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2"/>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2、残疾人福利性单位声明函（货物类）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本投标人郑重声明，根据《财政部民政部中国残疾人联合会关于促进残疾人就业政府采购政策的通知》（财库〔2017〕141 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采购活动，提供的货物全部由符合政策要求的残疾人福利性单位制造。相关残疾人福利性单位的具体情况如下：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63" w:name="_Hlk73562331"/>
      <w:bookmarkStart w:id="64" w:name="_Hlk73562245"/>
      <w:r>
        <w:rPr>
          <w:rFonts w:hint="eastAsia" w:ascii="宋体" w:hAnsi="宋体" w:eastAsia="宋体" w:cs="宋体"/>
          <w:highlight w:val="none"/>
        </w:rPr>
        <w:t>本投标人已知悉《财政部民政部中国残疾人联合会关于促进残疾人就业政府采购政策的通知》（财库〔2017〕141 号）的规定，承诺提供的声明函内容是真实的，如提供声明函内容不实，则依法追究相关法律责任。</w:t>
      </w:r>
      <w:bookmarkEnd w:id="63"/>
    </w:p>
    <w:bookmarkEnd w:id="64"/>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3、监狱企业声明函【货物类，提供监狱企业货物的供应商如需享受优惠政策，还须另行提供省级以上监狱管理局、戒毒管理局（含新疆生产建设兵团）出具的监狱企业证明文件】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本投标人郑重声明，根据《财政部司法部关于政府采购支持监狱企业发展有关问题的通知》（财库〔2014〕68号）的规定，本投标人参加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采购活动，提供的货物全部由符合政策要求的监狱企业制造。相关监狱企业的具体情况如下：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本投标人对上述声明内容的真实性负责。如有虚假，将依法承担相应责任。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附：省级以上监狱管理局、戒毒管理局（含新疆生产建设兵团）出具的监狱企业证明文件。</w:t>
      </w:r>
    </w:p>
    <w:bookmarkEnd w:id="60"/>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bookmarkStart w:id="65" w:name="_Hlk72259976"/>
      <w:r>
        <w:rPr>
          <w:rFonts w:hint="eastAsia" w:ascii="宋体" w:hAnsi="宋体" w:eastAsia="宋体" w:cs="宋体"/>
          <w:b w:val="0"/>
          <w:sz w:val="24"/>
          <w:szCs w:val="24"/>
          <w:highlight w:val="none"/>
        </w:rPr>
        <w:t>四、项目详细报价</w:t>
      </w: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（一）分项报价表</w:t>
      </w:r>
    </w:p>
    <w:tbl>
      <w:tblPr>
        <w:tblStyle w:val="43"/>
        <w:tblpPr w:leftFromText="180" w:rightFromText="180" w:vertAnchor="text" w:horzAnchor="margin" w:tblpY="173"/>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655"/>
        <w:gridCol w:w="2267"/>
        <w:gridCol w:w="780"/>
        <w:gridCol w:w="680"/>
        <w:gridCol w:w="807"/>
        <w:gridCol w:w="513"/>
        <w:gridCol w:w="413"/>
        <w:gridCol w:w="634"/>
        <w:gridCol w:w="626"/>
        <w:gridCol w:w="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序号</w:t>
            </w:r>
          </w:p>
        </w:tc>
        <w:tc>
          <w:tcPr>
            <w:tcW w:w="65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采购计划编号</w:t>
            </w: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货物名称</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规格/品牌/型号</w:t>
            </w: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
                <w:color w:val="FF0000"/>
                <w:szCs w:val="21"/>
                <w:highlight w:val="none"/>
              </w:rPr>
              <w:t>原产地</w:t>
            </w: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制造商名称</w:t>
            </w: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数量</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单位</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单价(元)</w:t>
            </w: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合价(元)</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财政预算限额（元）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1</w:t>
            </w:r>
          </w:p>
        </w:tc>
        <w:tc>
          <w:tcPr>
            <w:tcW w:w="655"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 xml:space="preserve">PLAN-2021*** </w:t>
            </w: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***（填写相关内容）</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r>
              <w:rPr>
                <w:rFonts w:hint="eastAsia" w:ascii="宋体" w:hAnsi="宋体" w:eastAsia="宋体" w:cs="宋体"/>
                <w:bCs/>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2</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3</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4</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5</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81" w:type="dxa"/>
            <w:gridSpan w:val="11"/>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合计（即投标总价；币种：人民币；单位：元） 小写：           大写：</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注：1.本表可按同样格式扩展。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2. 如所投货物属于定制类的非量产货物或无具体品牌、型号的货物，可以在“规格/品牌/型号”一栏仅填写规格信息而不填写品牌、型号等信息（品牌、型号信息用“定制”描述即可）；</w:t>
      </w:r>
      <w:bookmarkStart w:id="66" w:name="_Hlk73646428"/>
      <w:r>
        <w:rPr>
          <w:rFonts w:hint="eastAsia" w:ascii="宋体" w:hAnsi="宋体" w:eastAsia="宋体" w:cs="宋体"/>
          <w:b/>
          <w:sz w:val="21"/>
          <w:szCs w:val="21"/>
          <w:highlight w:val="none"/>
        </w:rPr>
        <w:t>此类填写错误（所投货物为定制类的非量产货物但供应商却错误填报了品牌、型号）的不利后果由供应商承担，经评审委员会认定，在使用综合评分法的项目中一项此类填写错误将按照一项招标技术要求负偏离作处理。</w:t>
      </w:r>
      <w:bookmarkEnd w:id="6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3.</w:t>
      </w:r>
      <w:bookmarkStart w:id="67" w:name="_Hlk72074795"/>
      <w:r>
        <w:rPr>
          <w:rFonts w:hint="eastAsia" w:ascii="宋体" w:hAnsi="宋体" w:eastAsia="宋体" w:cs="宋体"/>
          <w:b/>
          <w:sz w:val="21"/>
          <w:szCs w:val="21"/>
          <w:highlight w:val="none"/>
        </w:rPr>
        <w:t>“原产地”是指该货物的实际生产加工地，而非品牌总公司所在地</w:t>
      </w:r>
      <w:bookmarkEnd w:id="67"/>
      <w:r>
        <w:rPr>
          <w:rFonts w:hint="eastAsia" w:ascii="宋体" w:hAnsi="宋体" w:eastAsia="宋体" w:cs="宋体"/>
          <w:b/>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4.所投货物均应填写制造商名称。</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5.以上分项报价表的投标总价应当与开标一览表的投标总价一致。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6.单价、合价和投标总价为包干价，即三者均应包含货物的价款、包装、运输、装卸、安装、调试、技术指导、培训、咨询、服务、保险、税费、检测、验收合格交付使用之前以及技术和售后服务等其他各项有关费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7.所有价格应按“招标文件”中规定的货币单位填写；投标总价应为以上各分项价格之和；投标总价和项目报价表中单个采购预算条目报价均不得超过对应的财政预算限额，否则将导致投标无效。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（二）核心产品品牌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我单位所投核心产品的品牌为：</w:t>
      </w:r>
      <w:r>
        <w:rPr>
          <w:rFonts w:hint="eastAsia" w:ascii="宋体" w:hAnsi="宋体" w:eastAsia="宋体" w:cs="宋体"/>
          <w:b/>
          <w:sz w:val="24"/>
          <w:highlight w:val="none"/>
          <w:u w:val="single"/>
        </w:rPr>
        <w:t xml:space="preserve">               </w:t>
      </w:r>
      <w:r>
        <w:rPr>
          <w:rFonts w:hint="eastAsia" w:ascii="宋体" w:hAnsi="宋体" w:eastAsia="宋体" w:cs="宋体"/>
          <w:b/>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备注：招标文件未列明核心产品的，无需填写该项。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（三）可选配件报价清单（不包括在总报价内）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注：格式可以参照《（一）分项报价表》表格，并提供相应的品牌/规格/型号、原产地、制造商信息（没有品牌、型号的，用“定制”描述即可）、单价等详细信息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（四）</w:t>
      </w:r>
      <w:bookmarkStart w:id="68" w:name="_Hlk72073235"/>
      <w:r>
        <w:rPr>
          <w:rFonts w:hint="eastAsia" w:ascii="宋体" w:hAnsi="宋体" w:eastAsia="宋体" w:cs="宋体"/>
          <w:b/>
          <w:sz w:val="24"/>
          <w:highlight w:val="none"/>
        </w:rPr>
        <w:t>投标人认为需要涉及的其他内容报价清单</w:t>
      </w:r>
      <w:bookmarkEnd w:id="68"/>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bookmarkStart w:id="69" w:name="_Hlk72260501"/>
      <w:r>
        <w:rPr>
          <w:rFonts w:hint="eastAsia" w:ascii="宋体" w:hAnsi="宋体" w:eastAsia="宋体" w:cs="宋体"/>
          <w:highlight w:val="none"/>
        </w:rPr>
        <w:t>………………</w:t>
      </w:r>
      <w:bookmarkEnd w:id="69"/>
      <w:r>
        <w:rPr>
          <w:rFonts w:hint="eastAsia" w:ascii="宋体" w:hAnsi="宋体" w:eastAsia="宋体" w:cs="宋体"/>
          <w:highlight w:val="none"/>
        </w:rPr>
        <w:t>（根据项目具体情况增加与综合实力评审相关的节点）………………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color w:val="FF0000"/>
          <w:sz w:val="24"/>
          <w:highlight w:val="none"/>
        </w:rPr>
      </w:pPr>
      <w:r>
        <w:rPr>
          <w:rFonts w:hint="eastAsia" w:ascii="宋体" w:hAnsi="宋体" w:eastAsia="宋体" w:cs="宋体"/>
          <w:b/>
          <w:color w:val="FF0000"/>
          <w:sz w:val="24"/>
          <w:highlight w:val="none"/>
        </w:rPr>
        <w:t>（信息公开部分的内容到此为止！以下为信息不公开部分。）</w:t>
      </w:r>
    </w:p>
    <w:bookmarkEnd w:id="65"/>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bookmarkStart w:id="70" w:name="_Hlk72260530"/>
      <w:r>
        <w:rPr>
          <w:rFonts w:hint="eastAsia" w:ascii="宋体" w:hAnsi="宋体" w:eastAsia="宋体" w:cs="宋体"/>
          <w:b/>
          <w:color w:val="FF0000"/>
          <w:sz w:val="28"/>
          <w:szCs w:val="28"/>
          <w:highlight w:val="none"/>
        </w:rPr>
        <w:t>投标文件附件（信息不公开部分）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w:t>
      </w:r>
      <w:bookmarkStart w:id="71" w:name="_Hlk72092499"/>
      <w:r>
        <w:rPr>
          <w:rFonts w:hint="eastAsia" w:ascii="宋体" w:hAnsi="宋体" w:eastAsia="宋体" w:cs="宋体"/>
          <w:b w:val="0"/>
          <w:sz w:val="24"/>
          <w:highlight w:val="none"/>
        </w:rPr>
        <w:t>法定代表人（负责人）证明书</w:t>
      </w:r>
      <w:bookmarkEnd w:id="71"/>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同志，现任我单位</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职务，为法定代表人（负责人），特此证明。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说明：1、法定代表人为投标人（企业事业单位、国家机关、社会团体）的主要行政负责人。</w:t>
      </w:r>
    </w:p>
    <w:p>
      <w:pPr>
        <w:pageBreakBefore w:val="0"/>
        <w:numPr>
          <w:ilvl w:val="0"/>
          <w:numId w:val="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内容必须填写真实、清楚，涂改无效，不得转让、买卖。</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附： 请提供法定代表人身份证扫描件（正反两面）</w:t>
      </w:r>
    </w:p>
    <w:p>
      <w:pPr>
        <w:pStyle w:val="2"/>
        <w:pageBreakBefore w:val="0"/>
        <w:numPr>
          <w:ilvl w:val="0"/>
          <w:numId w:val="0"/>
        </w:numPr>
        <w:kinsoku/>
        <w:overflowPunct/>
        <w:topLinePunct w:val="0"/>
        <w:autoSpaceDE/>
        <w:autoSpaceDN/>
        <w:bidi w:val="0"/>
        <w:spacing w:line="360" w:lineRule="auto"/>
        <w:ind w:left="0" w:leftChars="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本授权委托书声明：我</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（姓名）系</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（投标人名称）的法定代表人（负责人），现授权委托</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（姓名）为我单位签署本项目已递交的投标文件的法定代表人（负责人）的授权委托代理人，代理人全权代表我所签署的本项目已递交的投标文件内容我均承认。</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代理人无转委托权，特此委托。</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联系电话：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手机：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身份证号码：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授权委托日期：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月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附： 请提供代理人身份证扫描件（正反两面）；港澳台居民可提供来往通行证扫描件；非中国国籍管辖范围人员，可提供公安部门认可的身份证明材料扫描件。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Style w:val="2"/>
        <w:rPr>
          <w:rFonts w:hint="eastAsia" w:ascii="宋体" w:hAnsi="宋体" w:eastAsia="宋体" w:cs="宋体"/>
          <w:b/>
          <w:szCs w:val="21"/>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三、</w:t>
      </w:r>
      <w:commentRangeStart w:id="57"/>
      <w:r>
        <w:rPr>
          <w:rFonts w:hint="eastAsia" w:ascii="宋体" w:hAnsi="宋体" w:eastAsia="宋体" w:cs="宋体"/>
          <w:b w:val="0"/>
          <w:sz w:val="24"/>
          <w:highlight w:val="none"/>
        </w:rPr>
        <w:t>政府采购违法行为风险知悉确认书</w:t>
      </w:r>
      <w:commentRangeEnd w:id="57"/>
      <w:r>
        <w:commentReference w:id="57"/>
      </w:r>
    </w:p>
    <w:p>
      <w:pPr>
        <w:pStyle w:val="5"/>
        <w:pageBreakBefore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center"/>
        <w:textAlignment w:val="auto"/>
        <w:rPr>
          <w:rFonts w:hint="eastAsia" w:ascii="宋体" w:hAnsi="宋体" w:eastAsia="宋体" w:cs="宋体"/>
          <w:b w:val="0"/>
          <w:kern w:val="0"/>
          <w:sz w:val="21"/>
          <w:szCs w:val="21"/>
          <w:highlight w:val="none"/>
        </w:rPr>
      </w:pPr>
    </w:p>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政府采购违法行为风险知悉确认书</w:t>
      </w:r>
    </w:p>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b/>
          <w:bCs/>
          <w:sz w:val="21"/>
          <w:szCs w:val="21"/>
        </w:rPr>
      </w:pP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本公司在投标前已充分知悉以下情形为参与政府采购活动时的重大风险事项，并承诺已对下述风险提示事项重点排查，做到严谨、诚信、依法依规参与政府采购活动。</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一、本公司已充分知悉“隐瞒真实情况，提供虚假资料”的法定情形，相关情形包括但不限于：</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（一）通过转让或者租借等方式从其他单位获取资格或者资质证书投标的。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（二）由其他单位或者其他单位负责人在投标供应商编制的投标文件上加盖印章或者签字的。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（三）项目负责人或者主要技术人员不是本单位人员的。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（四）投标保证金不是从投标供应商基本账户转出的。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（五）其他隐瞒真实情况、提供虚假资料的行为。</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二、本公司已充分知悉“与其他采购参加人串通投标”的法定情形，相关情形包括但不限于：</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（一）投标供应商之间相互约定给予未中标的供应商利益补偿。</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（二）不同投标供应商的法定代表人、主要经营负责人、项目投标授权代表人、项目负责人、主要技术人员为同一人、属同一单位或者在同一单位缴纳社会保险。</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（三）不同投标供应商的投标文件由同一单位或者同一人编制，或者由同一人分阶段参与编制的。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（四）不同投标供应商的投标文件或部分投标文件相互混装。</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（五）不同投标供应商的投标文件内容存在非正常一致。</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（六）由同一单位工作人员为两家以上（含两家）供应商进行同一项投标活动的。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（七）不同投标人的投标报价呈规律性差异。</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（八）不同投标人的投标保证金从同一单位或者个人的账户转出。</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（九）主管部门依照法律、法规认定的其他情形。</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bCs/>
          <w:sz w:val="21"/>
          <w:szCs w:val="21"/>
        </w:rPr>
      </w:pPr>
      <w:r>
        <w:rPr>
          <w:rFonts w:hint="eastAsia" w:ascii="宋体" w:hAnsi="宋体" w:eastAsia="宋体" w:cs="宋体"/>
          <w:b/>
          <w:bCs/>
          <w:sz w:val="21"/>
          <w:szCs w:val="21"/>
        </w:rPr>
        <w:t>三、本公司已充分知悉下列情形所对应的法律风险，并在投标前已对相关风险事项进行排查。</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一）对于从其他主体获取的投标资料，供应商应审慎核查，确保投标资料的真实性。如主管部门查实投标文件中存在虚假资料的，无论相关资料是否由第三方或本公司员工提供，均不影响主管部门对供应商存在“隐瞒真实情况，提供虚假资料”违法行为的认定。</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（二）对于涉及国家机关出具的公文、证件、证明材料等文件，一旦涉嫌虚假，经查实，主管部门将依法从严处理，并移送有关部门追究法律责任；涉嫌犯罪的，主管部门将一并移送司法机关追究法律责任。</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（三）对于涉及安全生产、特种作业、抢险救灾、防疫等政府采购项目，供应商实施提供虚假资料、串通投标等违法行为的，主管部门将依法从严处理。</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（六）单位负责人为同一人或者存在直接控股、管理关系的不同供应商，不得参加同一合同项下的政府采购活动。相关情形如查实，依法作投标无效处理；涉嫌串通投标等违法行为的，主管部门将依法调查处理。</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四、本公司已充分知悉政府采购违法、违规行为的法律后果。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以下文字请投标供应商抄写并确认：“本公司已仔细阅读《政府采购违法行为风险知悉确认书》，充分知悉违法行为的法律后果，并承诺将严谨、诚信、依法依规参与政府采购活动”。</w:t>
      </w:r>
      <w:r>
        <w:rPr>
          <w:rFonts w:hint="eastAsia" w:ascii="宋体" w:hAnsi="宋体" w:eastAsia="宋体" w:cs="宋体"/>
          <w:sz w:val="21"/>
          <w:szCs w:val="21"/>
          <w:u w:val="single"/>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r>
        <w:rPr>
          <w:rFonts w:hint="eastAsia" w:ascii="宋体" w:hAnsi="宋体" w:eastAsia="宋体" w:cs="宋体"/>
          <w:sz w:val="21"/>
          <w:szCs w:val="21"/>
          <w:u w:val="thick"/>
          <w:lang w:val="en-US" w:eastAsia="zh-CN"/>
        </w:rPr>
        <w:t xml:space="preserve"> </w:t>
      </w:r>
    </w:p>
    <w:tbl>
      <w:tblPr>
        <w:tblStyle w:val="44"/>
        <w:tblW w:w="8529"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vertAlign w:val="baseline"/>
                <w:lang w:val="en-US" w:eastAsia="zh-CN"/>
              </w:rPr>
            </w:pPr>
          </w:p>
        </w:tc>
      </w:tr>
    </w:tbl>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sz w:val="21"/>
          <w:szCs w:val="21"/>
          <w:u w:val="thick"/>
          <w:lang w:val="en-US" w:eastAsia="zh-CN"/>
        </w:rPr>
      </w:pPr>
    </w:p>
    <w:p>
      <w:pPr>
        <w:keepNext w:val="0"/>
        <w:keepLines w:val="0"/>
        <w:pageBreakBefore w:val="0"/>
        <w:kinsoku/>
        <w:wordWrap/>
        <w:overflowPunct/>
        <w:topLinePunct w:val="0"/>
        <w:autoSpaceDE/>
        <w:autoSpaceDN/>
        <w:bidi w:val="0"/>
        <w:adjustRightInd/>
        <w:snapToGrid/>
        <w:spacing w:line="360" w:lineRule="auto"/>
        <w:ind w:firstLine="0" w:firstLineChars="0"/>
        <w:jc w:val="right"/>
        <w:textAlignment w:val="auto"/>
        <w:rPr>
          <w:rFonts w:hint="eastAsia" w:ascii="宋体" w:hAnsi="宋体" w:eastAsia="宋体" w:cs="宋体"/>
          <w:sz w:val="21"/>
          <w:szCs w:val="21"/>
        </w:rPr>
      </w:pPr>
      <w:r>
        <w:rPr>
          <w:rFonts w:hint="eastAsia" w:ascii="宋体" w:hAnsi="宋体" w:eastAsia="宋体" w:cs="宋体"/>
          <w:sz w:val="21"/>
          <w:szCs w:val="21"/>
        </w:rPr>
        <w:t>负责人/投标授权代表签名：</w:t>
      </w:r>
    </w:p>
    <w:p>
      <w:pPr>
        <w:keepNext w:val="0"/>
        <w:keepLines w:val="0"/>
        <w:pageBreakBefore w:val="0"/>
        <w:kinsoku/>
        <w:wordWrap/>
        <w:overflowPunct/>
        <w:topLinePunct w:val="0"/>
        <w:autoSpaceDE/>
        <w:autoSpaceDN/>
        <w:bidi w:val="0"/>
        <w:adjustRightInd/>
        <w:snapToGrid/>
        <w:spacing w:line="360" w:lineRule="auto"/>
        <w:ind w:firstLine="0" w:firstLineChars="0"/>
        <w:jc w:val="right"/>
        <w:textAlignment w:val="auto"/>
        <w:rPr>
          <w:rFonts w:hint="eastAsia" w:ascii="宋体" w:hAnsi="宋体" w:eastAsia="宋体" w:cs="宋体"/>
          <w:sz w:val="21"/>
          <w:szCs w:val="21"/>
        </w:rPr>
      </w:pPr>
      <w:r>
        <w:rPr>
          <w:rFonts w:hint="eastAsia" w:ascii="宋体" w:hAnsi="宋体" w:eastAsia="宋体" w:cs="宋体"/>
          <w:sz w:val="21"/>
          <w:szCs w:val="21"/>
        </w:rPr>
        <w:t>知悉人（公章）：</w:t>
      </w:r>
    </w:p>
    <w:p>
      <w:pPr>
        <w:keepNext w:val="0"/>
        <w:keepLines w:val="0"/>
        <w:pageBreakBefore w:val="0"/>
        <w:kinsoku/>
        <w:wordWrap/>
        <w:overflowPunct/>
        <w:topLinePunct w:val="0"/>
        <w:autoSpaceDE/>
        <w:autoSpaceDN/>
        <w:bidi w:val="0"/>
        <w:adjustRightInd/>
        <w:snapToGrid/>
        <w:spacing w:line="360" w:lineRule="auto"/>
        <w:ind w:firstLine="0" w:firstLineChars="0"/>
        <w:jc w:val="right"/>
        <w:textAlignment w:val="auto"/>
        <w:rPr>
          <w:rFonts w:hint="eastAsia" w:ascii="宋体" w:hAnsi="宋体" w:eastAsia="宋体" w:cs="宋体"/>
          <w:sz w:val="21"/>
          <w:szCs w:val="21"/>
          <w:lang w:eastAsia="zh-CN"/>
        </w:rPr>
      </w:pPr>
      <w:r>
        <w:rPr>
          <w:rFonts w:hint="eastAsia" w:ascii="宋体" w:hAnsi="宋体" w:eastAsia="宋体" w:cs="宋体"/>
          <w:sz w:val="21"/>
          <w:szCs w:val="21"/>
        </w:rPr>
        <w:t>日期</w:t>
      </w:r>
      <w:r>
        <w:rPr>
          <w:rFonts w:hint="eastAsia" w:ascii="宋体" w:hAnsi="宋体" w:eastAsia="宋体" w:cs="宋体"/>
          <w:sz w:val="21"/>
          <w:szCs w:val="21"/>
          <w:lang w:eastAsia="zh-CN"/>
        </w:rPr>
        <w:t>：</w:t>
      </w:r>
    </w:p>
    <w:p>
      <w:pPr>
        <w:pageBreakBefore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1"/>
          <w:szCs w:val="21"/>
          <w:lang w:eastAsia="zh-CN"/>
        </w:rPr>
      </w:pPr>
    </w:p>
    <w:p>
      <w:pPr>
        <w:pageBreakBefore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1"/>
          <w:szCs w:val="21"/>
          <w:lang w:eastAsia="zh-CN"/>
        </w:rPr>
      </w:pPr>
      <w:commentRangeStart w:id="58"/>
      <w:r>
        <w:rPr>
          <w:rFonts w:hint="eastAsia" w:ascii="宋体" w:hAnsi="宋体" w:eastAsia="宋体" w:cs="宋体"/>
          <w:sz w:val="21"/>
          <w:szCs w:val="21"/>
          <w:lang w:eastAsia="zh-CN"/>
        </w:rPr>
        <w:t>注：根据《深圳市财政局关于采购文件增加风险告知有关事项的通知》（深财购〔2022〕22 号），该风险知悉确认书用于对供应商违法行为的警示，不作为供应商资格性审查及符合性审查条件。</w:t>
      </w:r>
      <w:commentRangeEnd w:id="58"/>
      <w:r>
        <w:rPr>
          <w:rFonts w:hint="eastAsia" w:ascii="宋体" w:hAnsi="宋体" w:eastAsia="宋体" w:cs="宋体"/>
          <w:sz w:val="21"/>
          <w:szCs w:val="21"/>
        </w:rPr>
        <w:commentReference w:id="58"/>
      </w:r>
    </w:p>
    <w:p>
      <w:pPr>
        <w:rPr>
          <w:rFonts w:hint="eastAsia"/>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default" w:ascii="宋体" w:hAnsi="宋体" w:eastAsia="宋体" w:cs="宋体"/>
          <w:b w:val="0"/>
          <w:kern w:val="0"/>
          <w:sz w:val="24"/>
          <w:szCs w:val="24"/>
          <w:highlight w:val="none"/>
          <w:lang w:val="en-US" w:eastAsia="zh-CN"/>
        </w:rPr>
      </w:pPr>
      <w:r>
        <w:rPr>
          <w:rFonts w:hint="eastAsia" w:cs="宋体"/>
          <w:b w:val="0"/>
          <w:kern w:val="0"/>
          <w:sz w:val="24"/>
          <w:szCs w:val="24"/>
          <w:highlight w:val="none"/>
          <w:lang w:eastAsia="zh-CN"/>
        </w:rPr>
        <w:t>四</w:t>
      </w:r>
      <w:r>
        <w:rPr>
          <w:rFonts w:hint="eastAsia" w:ascii="宋体" w:hAnsi="宋体" w:eastAsia="宋体" w:cs="宋体"/>
          <w:b w:val="0"/>
          <w:kern w:val="0"/>
          <w:sz w:val="24"/>
          <w:szCs w:val="24"/>
          <w:highlight w:val="none"/>
        </w:rPr>
        <w:t>、</w:t>
      </w:r>
      <w:bookmarkStart w:id="72" w:name="_Hlk72092634"/>
      <w:r>
        <w:rPr>
          <w:rFonts w:hint="eastAsia" w:ascii="宋体" w:hAnsi="宋体" w:eastAsia="宋体" w:cs="宋体"/>
          <w:b w:val="0"/>
          <w:kern w:val="0"/>
          <w:sz w:val="24"/>
          <w:szCs w:val="24"/>
          <w:highlight w:val="none"/>
        </w:rPr>
        <w:t>实质性条款响应情况表</w:t>
      </w:r>
      <w:bookmarkEnd w:id="72"/>
      <w:r>
        <w:rPr>
          <w:rFonts w:hint="eastAsia" w:cs="宋体"/>
          <w:b w:val="0"/>
          <w:kern w:val="0"/>
          <w:sz w:val="24"/>
          <w:szCs w:val="24"/>
          <w:highlight w:val="none"/>
          <w:lang w:val="en-US" w:eastAsia="zh-CN"/>
        </w:rPr>
        <w:t xml:space="preserve">    </w:t>
      </w:r>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bookmarkStart w:id="73" w:name="_Hlk72092651"/>
            <w:r>
              <w:rPr>
                <w:rFonts w:hint="eastAsia" w:ascii="宋体" w:hAnsi="宋体" w:eastAsia="宋体" w:cs="宋体"/>
                <w:kern w:val="0"/>
                <w:szCs w:val="21"/>
                <w:highlight w:val="none"/>
              </w:rPr>
              <w:t>序号</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实质性条款具体内容</w:t>
            </w:r>
          </w:p>
        </w:tc>
        <w:tc>
          <w:tcPr>
            <w:tcW w:w="1588"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投标响应</w:t>
            </w:r>
          </w:p>
        </w:tc>
        <w:tc>
          <w:tcPr>
            <w:tcW w:w="1842"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偏离情况</w:t>
            </w:r>
          </w:p>
        </w:tc>
        <w:tc>
          <w:tcPr>
            <w:tcW w:w="1418"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说明</w:t>
            </w:r>
          </w:p>
        </w:tc>
      </w:tr>
      <w:bookmarkEnd w:id="73"/>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1</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（填写相关内容）</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2</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（填写相关内容）</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3</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注：1. 上表所列各项均为不可负偏离条款。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2.“投标响应”一栏应当详细填写投标人自身响应情况，而不能不合理照搬照抄招实质性条款具体内容。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3.“偏离情况”一栏应填写“正偏离”、“负偏离”或“无偏离”，</w:t>
      </w:r>
      <w:r>
        <w:rPr>
          <w:rFonts w:hint="eastAsia" w:ascii="宋体" w:hAnsi="宋体" w:eastAsia="宋体" w:cs="宋体"/>
          <w:b/>
          <w:sz w:val="24"/>
          <w:highlight w:val="none"/>
        </w:rPr>
        <w:t>“正偏离”表示“投标响应优于实质性条款具体内容要求”，“负偏离”表示“投标响应不满足实质性条款具体内容要求”，“无偏离”表示“投标响应与实质性条款具体内容要求一致”。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4.评审委员会有权对投标响应情况作出判断（作出评审结论）。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5.实质性响应条款“投标响应情况”与投标文件其它内容冲突的，以实质性响应条款“投标响应情况”为准。</w:t>
      </w:r>
      <w:bookmarkEnd w:id="70"/>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b w:val="0"/>
          <w:sz w:val="24"/>
          <w:szCs w:val="24"/>
          <w:highlight w:val="none"/>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4605"/>
        <w:gridCol w:w="1575"/>
        <w:gridCol w:w="812"/>
        <w:gridCol w:w="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序号</w:t>
            </w:r>
          </w:p>
        </w:tc>
        <w:tc>
          <w:tcPr>
            <w:tcW w:w="77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货物名称</w:t>
            </w:r>
          </w:p>
        </w:tc>
        <w:tc>
          <w:tcPr>
            <w:tcW w:w="460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招标技术要求</w:t>
            </w:r>
          </w:p>
        </w:tc>
        <w:tc>
          <w:tcPr>
            <w:tcW w:w="157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lang w:val="en-US" w:eastAsia="zh-CN"/>
                <w14:textFill>
                  <w14:solidFill>
                    <w14:schemeClr w14:val="tx1"/>
                  </w14:solidFill>
                </w14:textFill>
              </w:rPr>
            </w:pPr>
            <w:r>
              <w:rPr>
                <w:rFonts w:hint="eastAsia" w:ascii="宋体" w:hAnsi="宋体" w:eastAsia="宋体" w:cs="宋体"/>
                <w:sz w:val="24"/>
                <w:highlight w:val="none"/>
              </w:rPr>
              <w:t>投标技术</w:t>
            </w:r>
            <w:r>
              <w:rPr>
                <w:rFonts w:hint="eastAsia" w:ascii="宋体" w:hAnsi="宋体" w:eastAsia="宋体" w:cs="宋体"/>
                <w:sz w:val="24"/>
                <w:highlight w:val="none"/>
                <w:lang w:eastAsia="zh-CN"/>
              </w:rPr>
              <w:t>响应规格</w:t>
            </w:r>
          </w:p>
        </w:tc>
        <w:tc>
          <w:tcPr>
            <w:tcW w:w="81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偏离情况</w:t>
            </w:r>
          </w:p>
        </w:tc>
        <w:tc>
          <w:tcPr>
            <w:tcW w:w="5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w:t>
            </w:r>
          </w:p>
        </w:tc>
        <w:tc>
          <w:tcPr>
            <w:tcW w:w="772"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***设备</w:t>
            </w: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w:t>
            </w:r>
          </w:p>
        </w:tc>
        <w:tc>
          <w:tcPr>
            <w:tcW w:w="772"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**设备</w:t>
            </w: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bookmarkStart w:id="74" w:name="_Hlk72095977"/>
      <w:r>
        <w:rPr>
          <w:rFonts w:hint="eastAsia" w:ascii="宋体" w:hAnsi="宋体" w:eastAsia="宋体" w:cs="宋体"/>
          <w:sz w:val="24"/>
          <w:highlight w:val="none"/>
        </w:rPr>
        <w:t>证明资料【如有的话，提供的证明资料应统一编号（排序），格式自定】</w:t>
      </w:r>
      <w:bookmarkEnd w:id="74"/>
      <w:r>
        <w:rPr>
          <w:rFonts w:hint="eastAsia" w:ascii="宋体" w:hAnsi="宋体" w:eastAsia="宋体" w:cs="宋体"/>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《技术要求偏离表》编制指引：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1、技术要求偏离表的序号、货物名称、招标技术要求等栏目</w:t>
      </w:r>
      <w:bookmarkStart w:id="75" w:name="_Hlk72094407"/>
      <w:r>
        <w:rPr>
          <w:rFonts w:hint="eastAsia" w:ascii="宋体" w:hAnsi="宋体" w:eastAsia="宋体" w:cs="宋体"/>
          <w:b/>
          <w:sz w:val="24"/>
          <w:highlight w:val="none"/>
        </w:rPr>
        <w:t>对应“用户需求书”中的“技术要求”章节</w:t>
      </w:r>
      <w:bookmarkEnd w:id="75"/>
      <w:r>
        <w:rPr>
          <w:rFonts w:hint="eastAsia" w:ascii="宋体" w:hAnsi="宋体" w:eastAsia="宋体" w:cs="宋体"/>
          <w:b/>
          <w:sz w:val="24"/>
          <w:highlight w:val="none"/>
        </w:rPr>
        <w:t>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2、“投标技术响应规格”一栏必须一一对照“招标技术要求”，详细填写投标人自身投标货物的具体参数，而不能不合理照搬照抄招标文件的技术要求，以体现具体响应情况。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3、</w:t>
      </w:r>
      <w:bookmarkStart w:id="76" w:name="_Hlk72158270"/>
      <w:r>
        <w:rPr>
          <w:rFonts w:hint="eastAsia" w:ascii="宋体" w:hAnsi="宋体" w:eastAsia="宋体" w:cs="宋体"/>
          <w:b/>
          <w:sz w:val="24"/>
          <w:highlight w:val="none"/>
        </w:rPr>
        <w:t>“偏离情况”</w:t>
      </w:r>
      <w:bookmarkEnd w:id="76"/>
      <w:r>
        <w:rPr>
          <w:rFonts w:hint="eastAsia" w:ascii="宋体" w:hAnsi="宋体" w:eastAsia="宋体" w:cs="宋体"/>
          <w:b/>
          <w:sz w:val="24"/>
          <w:highlight w:val="none"/>
        </w:rPr>
        <w:t>一栏填写如实填写“正偏离”、“负偏离”或“无偏离”，其中：</w:t>
      </w:r>
      <w:bookmarkStart w:id="77" w:name="_Hlk72093866"/>
      <w:r>
        <w:rPr>
          <w:rFonts w:hint="eastAsia" w:ascii="宋体" w:hAnsi="宋体" w:eastAsia="宋体" w:cs="宋体"/>
          <w:b/>
          <w:sz w:val="24"/>
          <w:highlight w:val="none"/>
        </w:rPr>
        <w:t>“正偏离”表示“投标响应优于招标技术要求”，“负偏离”表示“投标响应不满足招标技术要求”，“无偏离”表示“投标响应与招标技术要求一致”</w:t>
      </w:r>
      <w:bookmarkEnd w:id="77"/>
      <w:r>
        <w:rPr>
          <w:rFonts w:hint="eastAsia" w:ascii="宋体" w:hAnsi="宋体" w:eastAsia="宋体" w:cs="宋体"/>
          <w:b/>
          <w:sz w:val="24"/>
          <w:highlight w:val="none"/>
        </w:rPr>
        <w:t>。“投标技术响应规格”对比“招标技术要求”存在响应不全（包括未响应整项招标技术要求或者未响应一项招标技术要求的部分内容），均视为“负偏离”。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4、未要求提供证明资料的招标技术要求，可以不提供证明资料（如实响应即可）。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5、</w:t>
      </w:r>
      <w:bookmarkStart w:id="78" w:name="_Hlk72096106"/>
      <w:r>
        <w:rPr>
          <w:rFonts w:hint="eastAsia" w:ascii="宋体" w:hAnsi="宋体" w:eastAsia="宋体" w:cs="宋体"/>
          <w:b/>
          <w:sz w:val="24"/>
          <w:highlight w:val="none"/>
        </w:rPr>
        <w:t>证明资料条款响应要求</w:t>
      </w:r>
      <w:bookmarkEnd w:id="78"/>
      <w:r>
        <w:rPr>
          <w:rFonts w:hint="eastAsia" w:ascii="宋体" w:hAnsi="宋体" w:eastAsia="宋体" w:cs="宋体"/>
          <w:b/>
          <w:sz w:val="24"/>
          <w:highlight w:val="none"/>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9" w:name="_Hlk73558782"/>
      <w:r>
        <w:rPr>
          <w:rFonts w:hint="eastAsia" w:ascii="宋体" w:hAnsi="宋体" w:eastAsia="宋体" w:cs="宋体"/>
          <w:b/>
          <w:sz w:val="24"/>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0" w:name="_Hlk73558164"/>
      <w:r>
        <w:rPr>
          <w:rFonts w:hint="eastAsia" w:ascii="宋体" w:hAnsi="宋体" w:eastAsia="宋体" w:cs="宋体"/>
          <w:b/>
          <w:sz w:val="24"/>
          <w:highlight w:val="none"/>
        </w:rPr>
        <w:t>且投标人在“偏离情况”一栏响应为“正偏离”或“无偏离”的，经评审委员会认定，将判定为负偏离。</w:t>
      </w:r>
      <w:bookmarkEnd w:id="79"/>
      <w:bookmarkEnd w:id="80"/>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6、</w:t>
      </w:r>
      <w:bookmarkStart w:id="81" w:name="_Hlk72096137"/>
      <w:r>
        <w:rPr>
          <w:rFonts w:hint="eastAsia" w:ascii="宋体" w:hAnsi="宋体" w:eastAsia="宋体" w:cs="宋体"/>
          <w:b/>
          <w:sz w:val="24"/>
          <w:highlight w:val="none"/>
        </w:rPr>
        <w:t>表后“证明资料”部分内容的编制</w:t>
      </w:r>
      <w:bookmarkEnd w:id="81"/>
      <w:r>
        <w:rPr>
          <w:rFonts w:hint="eastAsia" w:ascii="宋体" w:hAnsi="宋体" w:eastAsia="宋体" w:cs="宋体"/>
          <w:b/>
          <w:sz w:val="24"/>
          <w:highlight w:val="none"/>
        </w:rPr>
        <w:t>：提供的所有证明资料应当统一编号（排序），且证明资料的编号（顺序）、数量和名称（形式）均应与“说明”一栏所填内容保持一致（一一对应），以便评审委员会查看。</w:t>
      </w:r>
      <w:bookmarkStart w:id="82" w:name="_Hlk73558180"/>
      <w:r>
        <w:rPr>
          <w:rFonts w:hint="eastAsia" w:ascii="宋体" w:hAnsi="宋体" w:eastAsia="宋体" w:cs="宋体"/>
          <w:b/>
          <w:sz w:val="24"/>
          <w:highlight w:val="none"/>
        </w:rPr>
        <w:t>未按照招标文件要求在表后放置证明材料的供应商将承担不利后果，经评审委员会认定，相关技术要求将判定为负偏离。</w:t>
      </w:r>
      <w:bookmarkEnd w:id="82"/>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7、</w:t>
      </w:r>
      <w:bookmarkStart w:id="83" w:name="_Hlk72096176"/>
      <w:r>
        <w:rPr>
          <w:rFonts w:hint="eastAsia" w:ascii="宋体" w:hAnsi="宋体" w:eastAsia="宋体" w:cs="宋体"/>
          <w:b/>
          <w:sz w:val="24"/>
          <w:highlight w:val="none"/>
        </w:rPr>
        <w:t>证明资料的形式及其它具体要求</w:t>
      </w:r>
      <w:bookmarkEnd w:id="83"/>
      <w:r>
        <w:rPr>
          <w:rFonts w:hint="eastAsia" w:ascii="宋体" w:hAnsi="宋体" w:eastAsia="宋体" w:cs="宋体"/>
          <w:b/>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（1）除照片、图片（截图）及不需加盖公章的文字说明（技术说明）外，其它证明资料均要求为原件扫描件；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我国政府机构出具的产品检验和核准证件应为证件正面、背面和附件标注的全部具体内容；产品检验和核准证件的尺寸和清晰度应该能够在电脑上被阅读、识别和判断；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其它证明资料的形式要求参照以上要求执行；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（4）证明资料均要求原件备查。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8、其它注意事项：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（1）评审委员会有权对投标人的响应情况作出判断（评审结论）；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w:t>
      </w:r>
      <w:bookmarkStart w:id="84" w:name="_Hlk72158213"/>
      <w:r>
        <w:rPr>
          <w:rFonts w:hint="eastAsia" w:ascii="宋体" w:hAnsi="宋体" w:eastAsia="宋体" w:cs="宋体"/>
          <w:b/>
          <w:sz w:val="24"/>
          <w:highlight w:val="none"/>
        </w:rPr>
        <w:t>评审委员会有权对以谋取中标为目的的技术规格模糊响应（如有意不合理照搬照抄招标文件的技术要求）或虚假响应予以认定，并视情况经政府集中采购机构报主管部门进行处理。</w:t>
      </w:r>
      <w:bookmarkEnd w:id="84"/>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b w:val="0"/>
          <w:bCs w:val="0"/>
          <w:sz w:val="24"/>
          <w:szCs w:val="20"/>
          <w:highlight w:val="none"/>
        </w:rPr>
        <w:t>五、商务要求偏离表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2994"/>
        <w:gridCol w:w="2363"/>
        <w:gridCol w:w="1176"/>
        <w:gridCol w:w="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序号</w:t>
            </w:r>
          </w:p>
        </w:tc>
        <w:tc>
          <w:tcPr>
            <w:tcW w:w="140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
                <w:highlight w:val="none"/>
              </w:rPr>
              <w:t>商务需求项</w:t>
            </w:r>
          </w:p>
        </w:tc>
        <w:tc>
          <w:tcPr>
            <w:tcW w:w="299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招标商务要求</w:t>
            </w:r>
          </w:p>
        </w:tc>
        <w:tc>
          <w:tcPr>
            <w:tcW w:w="236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投标商务响应</w:t>
            </w:r>
          </w:p>
        </w:tc>
        <w:tc>
          <w:tcPr>
            <w:tcW w:w="117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highlight w:val="none"/>
              </w:rPr>
              <w:t>偏离情况</w:t>
            </w:r>
          </w:p>
        </w:tc>
        <w:tc>
          <w:tcPr>
            <w:tcW w:w="54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1</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Cs/>
                <w:szCs w:val="21"/>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2</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
                <w:highlight w:val="none"/>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highlight w:val="none"/>
              </w:rPr>
              <w:t>1</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《商务要求偏离表》编制指引：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1、商务要求偏离表的序号、商务需求项、招标商务要求等栏目对应“用户需求书”中的“商务要求”章节相关内容。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2、“投标商务响应”一栏必须一一对照“招标商务要求”，详细填写自身响应情况，而不能不合理照搬照抄招标文件的商务要求，以体现具体响应情况。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r>
        <w:rPr>
          <w:rFonts w:hint="eastAsia" w:ascii="宋体" w:hAnsi="宋体" w:eastAsia="宋体" w:cs="宋体"/>
          <w:b/>
          <w:sz w:val="24"/>
          <w:highlight w:val="none"/>
        </w:rPr>
        <w:t>3、“偏离情况”一栏填写如实填写“正偏离”、“负偏离”或“无偏离”，其中：“正偏离”表示“投标响应优于招标商务要求”，“负偏离”表示“投标响应不满足招标商务要求”，“无偏离”表示“投标响应与招标商务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b/>
          <w:sz w:val="24"/>
          <w:highlight w:val="none"/>
        </w:rPr>
        <w:t>“投标商务响应”对比“招标商务要求”存在响应不全（包括未响应整项招标商务要求或者未响应一项招标商务要求的部分内容），均视为“负偏离”。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bookmarkStart w:id="85" w:name="_Hlk72260576"/>
      <w:r>
        <w:rPr>
          <w:rFonts w:hint="eastAsia" w:ascii="宋体" w:hAnsi="宋体" w:eastAsia="宋体" w:cs="宋体"/>
          <w:b w:val="0"/>
          <w:sz w:val="24"/>
          <w:szCs w:val="24"/>
          <w:highlight w:val="none"/>
        </w:rPr>
        <w:t>六、项目实施方案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主要内容应包括</w:t>
      </w:r>
      <w:r>
        <w:rPr>
          <w:rFonts w:hint="eastAsia" w:ascii="宋体" w:hAnsi="宋体" w:eastAsia="宋体" w:cs="宋体"/>
          <w:color w:val="FF0000"/>
          <w:sz w:val="24"/>
          <w:highlight w:val="none"/>
        </w:rPr>
        <w:t>(根据项目实际情况适当调整内容)</w:t>
      </w:r>
      <w:r>
        <w:rPr>
          <w:rFonts w:hint="eastAsia" w:ascii="宋体" w:hAnsi="宋体" w:eastAsia="宋体" w:cs="宋体"/>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1、项目实施方案、维修维护方案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2、其他相关配套措施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3、实施进度表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 w:val="24"/>
          <w:highlight w:val="none"/>
        </w:rPr>
      </w:pPr>
      <w:r>
        <w:rPr>
          <w:rFonts w:hint="eastAsia" w:ascii="宋体" w:hAnsi="宋体" w:eastAsia="宋体" w:cs="宋体"/>
          <w:b/>
          <w:bCs/>
          <w:color w:val="FF0000"/>
          <w:sz w:val="24"/>
          <w:highlight w:val="none"/>
        </w:rPr>
        <w:t>（备注：该部分须与投标文件其他部分内容应当相呼应，不得前后矛盾。）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highlight w:val="none"/>
        </w:rPr>
        <w:t xml:space="preserve">  </w:t>
      </w:r>
      <w:bookmarkStart w:id="86" w:name="_Hlk72588611"/>
      <w:bookmarkStart w:id="87" w:name="_Hlk72260843"/>
      <w:r>
        <w:rPr>
          <w:rFonts w:hint="eastAsia" w:ascii="宋体" w:hAnsi="宋体" w:eastAsia="宋体" w:cs="宋体"/>
          <w:highlight w:val="none"/>
        </w:rPr>
        <w:t>………………</w:t>
      </w:r>
      <w:bookmarkEnd w:id="86"/>
      <w:r>
        <w:rPr>
          <w:rFonts w:hint="eastAsia" w:ascii="宋体" w:hAnsi="宋体" w:eastAsia="宋体" w:cs="宋体"/>
          <w:highlight w:val="none"/>
        </w:rPr>
        <w:t>（根据项目具体情况增加与技术、商务评审相关的节点）</w:t>
      </w:r>
      <w:bookmarkEnd w:id="87"/>
      <w:r>
        <w:rPr>
          <w:rFonts w:hint="eastAsia" w:ascii="宋体" w:hAnsi="宋体" w:eastAsia="宋体" w:cs="宋体"/>
          <w:highlight w:val="none"/>
        </w:rPr>
        <w:t>………………</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highlight w:val="none"/>
        </w:rPr>
      </w:pPr>
      <w:r>
        <w:rPr>
          <w:rFonts w:hint="eastAsia" w:ascii="宋体" w:hAnsi="宋体" w:eastAsia="宋体" w:cs="宋体"/>
          <w:b w:val="0"/>
          <w:bCs w:val="0"/>
          <w:sz w:val="24"/>
          <w:szCs w:val="20"/>
          <w:highlight w:val="none"/>
        </w:rPr>
        <w:t>***、</w:t>
      </w:r>
      <w:bookmarkStart w:id="88" w:name="_Hlk72062872"/>
      <w:r>
        <w:rPr>
          <w:rFonts w:hint="eastAsia" w:ascii="宋体" w:hAnsi="宋体" w:eastAsia="宋体" w:cs="宋体"/>
          <w:b w:val="0"/>
          <w:bCs w:val="0"/>
          <w:sz w:val="24"/>
          <w:szCs w:val="20"/>
          <w:highlight w:val="none"/>
        </w:rPr>
        <w:t>投标人认为需要加以说明的其他内容</w:t>
      </w:r>
      <w:bookmarkEnd w:id="88"/>
    </w:p>
    <w:bookmarkEnd w:id="85"/>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rPr>
          <w:rFonts w:hint="eastAsia" w:ascii="宋体" w:hAnsi="宋体" w:eastAsia="宋体" w:cs="宋体"/>
          <w:highlight w:val="none"/>
        </w:rPr>
      </w:pPr>
      <w:r>
        <w:rPr>
          <w:rFonts w:hint="eastAsia" w:ascii="宋体" w:hAnsi="宋体" w:eastAsia="宋体" w:cs="宋体"/>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 xml:space="preserve">第五章 </w:t>
      </w:r>
      <w:commentRangeStart w:id="59"/>
      <w:r>
        <w:rPr>
          <w:rFonts w:hint="eastAsia" w:ascii="宋体" w:hAnsi="宋体" w:eastAsia="宋体" w:cs="宋体"/>
          <w:highlight w:val="none"/>
        </w:rPr>
        <w:t xml:space="preserve"> 合同条款及格式</w:t>
      </w:r>
      <w:commentRangeEnd w:id="59"/>
      <w:r>
        <w:commentReference w:id="59"/>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0"/>
        <w:rPr>
          <w:rFonts w:hint="eastAsia" w:ascii="宋体" w:hAnsi="宋体" w:eastAsia="宋体" w:cs="宋体"/>
          <w:highlight w:val="none"/>
        </w:rPr>
      </w:pPr>
      <w:bookmarkStart w:id="89" w:name="_Hlk72574405"/>
      <w:bookmarkStart w:id="90" w:name="_Hlk72260917"/>
      <w:r>
        <w:rPr>
          <w:rFonts w:hint="eastAsia" w:ascii="宋体" w:hAnsi="宋体" w:eastAsia="宋体" w:cs="宋体"/>
          <w:b/>
          <w:sz w:val="24"/>
          <w:highlight w:val="none"/>
        </w:rPr>
        <w:t>（仅供参考，具体以项目需求及采购结果为准）</w:t>
      </w:r>
      <w:bookmarkEnd w:id="89"/>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甲方：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bookmarkStart w:id="91" w:name="_Hlk75014453"/>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val="0"/>
          <w:bCs w:val="0"/>
          <w:szCs w:val="21"/>
          <w:highlight w:val="none"/>
        </w:rPr>
        <w:t>联系电话：</w:t>
      </w:r>
      <w:bookmarkEnd w:id="91"/>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乙方：                      </w:t>
      </w:r>
      <w:bookmarkEnd w:id="90"/>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val="0"/>
          <w:bCs w:val="0"/>
          <w:szCs w:val="21"/>
          <w:highlight w:val="none"/>
        </w:rPr>
        <w:t>联系电话：</w:t>
      </w:r>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bookmarkStart w:id="92" w:name="_Hlk72574434"/>
      <w:r>
        <w:rPr>
          <w:rFonts w:hint="eastAsia" w:ascii="宋体" w:hAnsi="宋体" w:eastAsia="宋体" w:cs="宋体"/>
          <w:szCs w:val="21"/>
          <w:highlight w:val="none"/>
        </w:rPr>
        <w:t>根据深圳公共资源交易中心（深圳交易集团有限公司***分公司）</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号项目结果，***单位为中标人。</w:t>
      </w:r>
      <w:bookmarkEnd w:id="92"/>
      <w:r>
        <w:rPr>
          <w:rFonts w:hint="eastAsia" w:ascii="宋体" w:hAnsi="宋体" w:eastAsia="宋体" w:cs="宋体"/>
          <w:szCs w:val="21"/>
          <w:highlight w:val="none"/>
        </w:rPr>
        <w:t>按照《中华人民共和国民法典》（第三编 合同）和《深圳经济特区政府采购条例》，经深圳市</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（以下简称甲方）和</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单位（以下简称乙方）协商，达成以下合同条款：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第一条  合同标的</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乙方根据甲方需求提供下列货物：</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货物名称、规格及数量详见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第二条  合同价款</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本合同项下总价款为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（大写）人民币，分项价款详见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。本合同总价款已包括乙方为履行本合同义务所发生的一切费用，系固定不变价格，且不随通货膨胀的影响而波动。</w:t>
      </w:r>
    </w:p>
    <w:p>
      <w:pPr>
        <w:pageBreakBefore w:val="0"/>
        <w:numPr>
          <w:ilvl w:val="0"/>
          <w:numId w:val="9"/>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 xml:space="preserve"> </w:t>
      </w:r>
      <w:r>
        <w:rPr>
          <w:rFonts w:hint="eastAsia" w:ascii="宋体" w:hAnsi="宋体" w:eastAsia="宋体" w:cs="宋体"/>
          <w:b/>
          <w:szCs w:val="21"/>
          <w:highlight w:val="none"/>
          <w:lang w:val="en-US" w:eastAsia="zh-CN"/>
        </w:rPr>
        <w:t>履行时间（期限）及地点</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sz w:val="21"/>
          <w:szCs w:val="21"/>
          <w:highlight w:val="none"/>
        </w:rPr>
        <w:t>履约时间</w:t>
      </w:r>
      <w:r>
        <w:rPr>
          <w:rFonts w:hint="eastAsia" w:ascii="宋体" w:hAnsi="宋体" w:eastAsia="宋体" w:cs="宋体"/>
          <w:b w:val="0"/>
          <w:sz w:val="21"/>
          <w:szCs w:val="21"/>
          <w:highlight w:val="none"/>
          <w:lang w:eastAsia="zh-CN"/>
        </w:rPr>
        <w:t>（期限）</w:t>
      </w:r>
      <w:r>
        <w:rPr>
          <w:rFonts w:hint="eastAsia" w:ascii="宋体" w:hAnsi="宋体" w:eastAsia="宋体" w:cs="宋体"/>
          <w:b w:val="0"/>
          <w:sz w:val="21"/>
          <w:szCs w:val="21"/>
          <w:highlight w:val="none"/>
        </w:rPr>
        <w:t>：</w:t>
      </w:r>
      <w:r>
        <w:rPr>
          <w:rFonts w:hint="eastAsia" w:ascii="宋体" w:hAnsi="宋体" w:eastAsia="宋体" w:cs="宋体"/>
          <w:b w:val="0"/>
          <w:bCs/>
          <w:szCs w:val="21"/>
          <w:highlight w:val="none"/>
        </w:rPr>
        <w:t>乙方应于本合同签订之日其   日内将符合要求的产品向甲方交付（含安装调试），但乙方交付前应向书面通知甲方并征得甲方同意。</w:t>
      </w:r>
    </w:p>
    <w:p>
      <w:pPr>
        <w:pStyle w:val="2"/>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 w:val="0"/>
          <w:sz w:val="21"/>
          <w:szCs w:val="21"/>
          <w:highlight w:val="none"/>
        </w:rPr>
        <w:t>履约地点：</w:t>
      </w:r>
      <w:r>
        <w:rPr>
          <w:rFonts w:hint="eastAsia" w:ascii="宋体" w:hAnsi="宋体" w:eastAsia="宋体" w:cs="宋体"/>
          <w:b w:val="0"/>
          <w:sz w:val="21"/>
          <w:szCs w:val="21"/>
          <w:highlight w:val="none"/>
          <w:u w:val="single"/>
        </w:rPr>
        <w:t xml:space="preserve">            </w:t>
      </w:r>
      <w:r>
        <w:rPr>
          <w:rFonts w:hint="eastAsia" w:ascii="宋体" w:hAnsi="宋体" w:eastAsia="宋体" w:cs="宋体"/>
          <w:b w:val="0"/>
          <w:sz w:val="21"/>
          <w:szCs w:val="21"/>
          <w:highlight w:val="none"/>
        </w:rPr>
        <w:t>。</w:t>
      </w:r>
    </w:p>
    <w:p>
      <w:pPr>
        <w:pageBreakBefore w:val="0"/>
        <w:numPr>
          <w:ilvl w:val="0"/>
          <w:numId w:val="9"/>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权利保证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五</w:t>
      </w:r>
      <w:r>
        <w:rPr>
          <w:rFonts w:hint="eastAsia" w:ascii="宋体" w:hAnsi="宋体" w:eastAsia="宋体" w:cs="宋体"/>
          <w:b/>
          <w:szCs w:val="21"/>
          <w:highlight w:val="none"/>
        </w:rPr>
        <w:t>条  质量保证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1、乙方所提供的货物的技术规格符合招标文件规定的技术规格，货物符合中华人民共和国的设计和制造生产标准或行业标准。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2、乙方应保证货物是全新、未使用过的原装合格正品（包括零部件），并完全符合甲方要求的质量、规格和性能的要求。如货物安装或配置了软件的，乙方保证相关软件均为正版软件。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szCs w:val="21"/>
          <w:highlight w:val="none"/>
        </w:rPr>
      </w:pPr>
      <w:r>
        <w:rPr>
          <w:rFonts w:hint="eastAsia" w:ascii="宋体" w:hAnsi="宋体" w:eastAsia="宋体" w:cs="宋体"/>
          <w:szCs w:val="21"/>
          <w:highlight w:val="none"/>
        </w:rPr>
        <w:t>3、乙方保证交货时一并提供货物的质量合格凭证或文件。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六</w:t>
      </w:r>
      <w:r>
        <w:rPr>
          <w:rFonts w:hint="eastAsia" w:ascii="宋体" w:hAnsi="宋体" w:eastAsia="宋体" w:cs="宋体"/>
          <w:b/>
          <w:szCs w:val="21"/>
          <w:highlight w:val="none"/>
        </w:rPr>
        <w:t>条  交货和验收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1、乙方应按照本合同或招投标文件规定的时间和方式向甲方交付货物，交货地点由甲方指定。因交货产生的费用由乙方自行承担。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2、乙方交付的货物应当完全符合招投标文件所规定的货物、数量、质量和规格要求。乙方提供的货物不符合招投标文件和合同规定的，甲方有权拒收货物，由此引起的风险，由乙方承担。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5、货物的所有权和灭失的风险自乙方将货物交付给甲方时转移。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七</w:t>
      </w:r>
      <w:r>
        <w:rPr>
          <w:rFonts w:hint="eastAsia" w:ascii="宋体" w:hAnsi="宋体" w:eastAsia="宋体" w:cs="宋体"/>
          <w:b/>
          <w:szCs w:val="21"/>
          <w:highlight w:val="none"/>
        </w:rPr>
        <w:t>条  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1、乙方应按照国家有关法律法规规章和“三包”规定和招标文件的要求及乙方在投标文件的相关承诺提供保修及其他服务。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保修期内，乙方负责对其提供的货物进行维修和系统维护，不再收取任何费用。所有货物保修服务方式均为乙方上门保修，即由乙方派员到货物使用现场维修，由此产生的一切费用均由乙方承担。保修期后的货物维护另行协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3、在甲方提出维修要求后，乙方应于  小时内响应，  小时维修到位，并在  小时内消除故障。消耗品和零配件供应及时，特殊情况下可提供备用机。</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lang w:val="en-US" w:eastAsia="zh-CN"/>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八</w:t>
      </w:r>
      <w:r>
        <w:rPr>
          <w:rFonts w:hint="eastAsia" w:ascii="宋体" w:hAnsi="宋体" w:eastAsia="宋体" w:cs="宋体"/>
          <w:b/>
          <w:szCs w:val="21"/>
          <w:highlight w:val="none"/>
        </w:rPr>
        <w:t>条</w:t>
      </w:r>
      <w:r>
        <w:rPr>
          <w:rFonts w:hint="eastAsia" w:ascii="宋体" w:hAnsi="宋体" w:eastAsia="宋体" w:cs="宋体"/>
          <w:b/>
          <w:szCs w:val="21"/>
          <w:highlight w:val="none"/>
          <w:lang w:val="en-US" w:eastAsia="zh-CN"/>
        </w:rPr>
        <w:t xml:space="preserve"> 保密条款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1</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乙方对在本合同履行中获取或者知悉甲方提供的资料、信息负有保密义务。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2</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val="0"/>
          <w:bCs/>
          <w:szCs w:val="21"/>
          <w:highlight w:val="none"/>
        </w:rPr>
        <w:t>3</w:t>
      </w:r>
      <w:r>
        <w:rPr>
          <w:rFonts w:hint="eastAsia" w:ascii="宋体" w:hAnsi="宋体" w:eastAsia="宋体" w:cs="宋体"/>
          <w:bCs/>
          <w:szCs w:val="21"/>
          <w:highlight w:val="none"/>
        </w:rPr>
        <w:t>、</w:t>
      </w:r>
      <w:r>
        <w:rPr>
          <w:rFonts w:hint="eastAsia" w:ascii="宋体" w:hAnsi="宋体" w:eastAsia="宋体" w:cs="宋体"/>
          <w:b w:val="0"/>
          <w:bCs/>
          <w:szCs w:val="21"/>
          <w:highlight w:val="none"/>
        </w:rPr>
        <w:t>保密期限自本协议签订生效之日起至保密信息被依法公开披露或成为公开信息之日止。合同中止、终止或者解除不视为免除保密义务，乙方仍应当承担保密义务。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 xml:space="preserve">第九条 </w:t>
      </w:r>
      <w:r>
        <w:rPr>
          <w:rFonts w:hint="eastAsia" w:ascii="宋体" w:hAnsi="宋体" w:eastAsia="宋体" w:cs="宋体"/>
          <w:b/>
          <w:szCs w:val="21"/>
          <w:highlight w:val="none"/>
        </w:rPr>
        <w:t xml:space="preserve"> 履约保证金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1、乙方应在签订本合同之日，向甲方或甲方指定的机构提交履约保证金_________元。</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2、如乙方未能履行合同规定的义务，甲方有权从履约保证金中取得补偿。</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3、甲方在乙方履行完毕本合同项下全部义务后______天内无息退还乙方。</w:t>
      </w:r>
    </w:p>
    <w:p>
      <w:pPr>
        <w:pageBreakBefore w:val="0"/>
        <w:numPr>
          <w:ilvl w:val="-1"/>
          <w:numId w:val="0"/>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第十条</w:t>
      </w:r>
      <w:r>
        <w:rPr>
          <w:rFonts w:hint="eastAsia" w:ascii="宋体" w:hAnsi="宋体" w:eastAsia="宋体" w:cs="宋体"/>
          <w:b/>
          <w:szCs w:val="21"/>
          <w:highlight w:val="none"/>
        </w:rPr>
        <w:t xml:space="preserve">  付款期限和方式</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u w:val="single"/>
        </w:rPr>
      </w:pP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十一</w:t>
      </w:r>
      <w:r>
        <w:rPr>
          <w:rFonts w:hint="eastAsia" w:ascii="宋体" w:hAnsi="宋体" w:eastAsia="宋体" w:cs="宋体"/>
          <w:b/>
          <w:szCs w:val="21"/>
          <w:highlight w:val="none"/>
        </w:rPr>
        <w:t>条 违约责任</w:t>
      </w: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１、甲方无正当理由拒收货物、拒付货物款的，由甲方向乙方偿付合同总价的【】%违约金。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２、甲方未按合同规定的期限向乙方支付货款的，每逾期1天甲方向乙方偿付欠款总额的【】‰滞纳金，但累计滞纳金总额不超过欠款总额的【】%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３、乙方逾期交付货物的，每逾期1天，乙方向甲方偿付逾期交货部分货款总额的【】‰的滞纳金。如乙方逾期交货达</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天，甲方有权解除合同，履约保证金不予退回，同时乙方应向甲方支付合同总价【】％的违约金。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w:t>
      </w:r>
      <w:r>
        <w:rPr>
          <w:rFonts w:hint="eastAsia" w:ascii="宋体" w:hAnsi="宋体" w:eastAsia="宋体" w:cs="宋体"/>
          <w:szCs w:val="21"/>
          <w:highlight w:val="none"/>
          <w:lang w:val="en-US" w:eastAsia="zh-CN"/>
        </w:rPr>
        <w:t>经甲方验收不合格的，</w:t>
      </w:r>
      <w:r>
        <w:rPr>
          <w:rFonts w:hint="eastAsia" w:ascii="宋体" w:hAnsi="宋体" w:eastAsia="宋体" w:cs="宋体"/>
          <w:szCs w:val="21"/>
          <w:highlight w:val="none"/>
        </w:rPr>
        <w:t>甲方有权拒收。乙方经修理或者更换后仍不合格的，甲方有权解除合同，要求乙方返还甲方已支付的合同款项，并有权要求乙方按合同总额【】％支付违约金。5、在乙方承诺的或国家规定的质量保证期内（取两者中最长的期限），如经乙方两次维修或更换，货物仍不能达到合同约定的质量标准，甲方有权退货，乙方应退回全部货款并赔偿甲方因此遭受的损失。</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6.</w:t>
      </w:r>
      <w:bookmarkStart w:id="93" w:name="_Hlk75014743"/>
      <w:r>
        <w:rPr>
          <w:rFonts w:hint="eastAsia" w:ascii="宋体" w:hAnsi="宋体" w:eastAsia="宋体" w:cs="宋体"/>
          <w:szCs w:val="21"/>
          <w:highlight w:val="none"/>
        </w:rPr>
        <w:t>乙方违反本合同约定的保密义务，甲方有权要求乙方按合同总额【】%支付违约金；造成不良影响或对甲方造成损失的，甲方有权要求乙方消除影响，承担赔偿责任，并有权解除合同。</w:t>
      </w:r>
      <w:bookmarkEnd w:id="93"/>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7、</w:t>
      </w:r>
      <w:bookmarkStart w:id="94" w:name="_Hlk75015079"/>
      <w:r>
        <w:rPr>
          <w:rFonts w:hint="eastAsia" w:ascii="宋体" w:hAnsi="宋体" w:eastAsia="宋体" w:cs="宋体"/>
          <w:szCs w:val="21"/>
          <w:highlight w:val="none"/>
        </w:rPr>
        <w:t>因乙方提供的产品受到侵权指控或者引发法律纠纷，影响甲方正常使用或者导致合同目的不能实现的，甲方有权要求乙方按合同总额【】%支付违约金，并有权解除合同。</w:t>
      </w:r>
      <w:bookmarkEnd w:id="94"/>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8</w:t>
      </w:r>
      <w:r>
        <w:rPr>
          <w:rFonts w:hint="eastAsia" w:ascii="宋体" w:hAnsi="宋体" w:eastAsia="宋体" w:cs="宋体"/>
          <w:szCs w:val="21"/>
          <w:highlight w:val="none"/>
        </w:rPr>
        <w:t>、乙方未履行本合同项下的其他义务或违反其在投标文件中的相关承诺的，应按合同总价款的【】%向甲方承担违约责任。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9</w:t>
      </w:r>
      <w:r>
        <w:rPr>
          <w:rFonts w:hint="eastAsia" w:ascii="宋体" w:hAnsi="宋体" w:eastAsia="宋体" w:cs="宋体"/>
          <w:szCs w:val="21"/>
          <w:highlight w:val="none"/>
        </w:rPr>
        <w:t>、乙方在承担上述一项或多项违约责任后，仍应继续履行合同规定的义务（甲方解除合同的除外）。甲方未能及时追究乙方的任何一项违约责任并不表明甲方放弃追究乙方该项或其他违约责任。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第十条    合同的变更和终止</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除</w:t>
      </w:r>
      <w:bookmarkStart w:id="95" w:name="_Hlk75015119"/>
      <w:r>
        <w:rPr>
          <w:rFonts w:hint="eastAsia" w:ascii="宋体" w:hAnsi="宋体" w:eastAsia="宋体" w:cs="宋体"/>
          <w:szCs w:val="21"/>
          <w:highlight w:val="none"/>
        </w:rPr>
        <w:t>《深圳经济特区政府采购条例》第40条、</w:t>
      </w:r>
      <w:bookmarkEnd w:id="95"/>
      <w:r>
        <w:rPr>
          <w:rFonts w:hint="eastAsia" w:ascii="宋体" w:hAnsi="宋体" w:eastAsia="宋体" w:cs="宋体"/>
          <w:szCs w:val="21"/>
          <w:highlight w:val="none"/>
        </w:rPr>
        <w:t>《中华人民共和国政府采购法》第</w:t>
      </w:r>
      <w:r>
        <w:rPr>
          <w:rFonts w:hint="eastAsia" w:ascii="宋体" w:hAnsi="宋体" w:eastAsia="宋体" w:cs="宋体"/>
          <w:szCs w:val="21"/>
          <w:highlight w:val="none"/>
          <w:lang w:val="en-US" w:eastAsia="zh-CN"/>
        </w:rPr>
        <w:t>50</w:t>
      </w:r>
      <w:r>
        <w:rPr>
          <w:rFonts w:hint="eastAsia" w:ascii="宋体" w:hAnsi="宋体" w:eastAsia="宋体" w:cs="宋体"/>
          <w:szCs w:val="21"/>
          <w:highlight w:val="none"/>
        </w:rPr>
        <w:t>条第二款规定或者主管部门另有政策规定的情形外，本合同一经签订，甲乙双方不得擅自变更、中止或终止合同。</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第十一条   争议的解决</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1、因货物的质量问题发生争议的，应当邀请国家认可的质量检测机构对货物质量进行鉴定。货物符合标准的，鉴定费由甲方承担；货物不符合质量标准的，鉴定费由乙方承担。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2、因履行本合同引起的或与本合同有关的争议，甲、乙双方应首先通过友好协商解决，如果协商不能解决争议，则向甲方所在地有管辖权的人民法院提起诉讼；</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第十二条   合同生效及其他</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1、下列文件均为本合同的组成部分：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号招标文件、答疑及补充通知；</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（2）乙方的投标文件；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（3）本合同执行中甲乙双方共同签署的补充与修正文件。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2、本合同一式</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份，甲、乙方双方各执</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份，具有同等法律效力。本合同自双方法定代表人（或授权代表）签字并盖章之日起生效。</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甲方（采购人）：   （盖章）       乙方（供应商）：    （盖章）</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 xml:space="preserve">法定代表人：                     法定代表人：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委托代理人：                     委托代理人：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szCs w:val="21"/>
          <w:highlight w:val="none"/>
        </w:rPr>
        <w:t>日期：   年     月    日         日期：   年     月    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6" w:name="_Hlk72439706"/>
      <w:r>
        <w:rPr>
          <w:rFonts w:hint="eastAsia" w:ascii="宋体" w:hAnsi="宋体" w:eastAsia="宋体" w:cs="宋体"/>
          <w:sz w:val="28"/>
          <w:szCs w:val="28"/>
          <w:highlight w:val="none"/>
        </w:rPr>
        <w:t>第二册  通用条款（公开招标）</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7" w:name="_Hlk72399513"/>
      <w:r>
        <w:rPr>
          <w:rFonts w:hint="eastAsia" w:ascii="宋体" w:hAnsi="宋体" w:eastAsia="宋体" w:cs="宋体"/>
          <w:sz w:val="28"/>
          <w:szCs w:val="28"/>
          <w:highlight w:val="none"/>
        </w:rPr>
        <w:t>总则</w:t>
      </w:r>
    </w:p>
    <w:bookmarkEnd w:id="97"/>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 通用条款说明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1.1政府集中采购机构发出招标文件通用条款版本，列出深圳市政府采购项目进行招标采购所适用的通用条款内容。如有需要，政府集中采购机构可以对通用条款的内容进行补充。</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1.2招标文件分为第一册“专用条款”和第二册“通用条款”。</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1.3“专用条款”是对本次采购项目的具体要求，包含招标公告、对通用条款的补充内容及其他关键信息、用户需求书、投标文件格式及附件、合同条款及格式等内容。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1.4“通用条款”是适用于政府采购公开招标项目的基础性条款，具有普遍性和通用性。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1.5 “专用条款”和“通用条款”表述不一致或有冲突时，以“专用条款”为准。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2．招标说明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本项目按照《深圳经济特区政府采购条例》、《深圳经济特区政府采购条例实施细则》及政府采购其他法律法规，通过公开招标方式确定中标供应商。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3．定义</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招标文件中下列术语应解释为：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3.1“采购人”：指利用财政性资金依法进行政府采购的国家机关、事业单位、团体组织；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3.2 “政府集中采购机构”</w:t>
      </w:r>
      <w:r>
        <w:rPr>
          <w:rFonts w:hint="eastAsia" w:ascii="宋体" w:hAnsi="宋体" w:eastAsia="宋体" w:cs="宋体"/>
          <w:sz w:val="21"/>
          <w:szCs w:val="21"/>
          <w:highlight w:val="none"/>
          <w:shd w:val="clear" w:color="auto" w:fill="FFFFFF"/>
        </w:rPr>
        <w:t>是指市政府设立的，组织实施政府采购项目，并对政府采购活动提供服务的专门机构；</w:t>
      </w:r>
      <w:r>
        <w:rPr>
          <w:rFonts w:hint="eastAsia" w:ascii="宋体" w:hAnsi="宋体" w:eastAsia="宋体" w:cs="宋体"/>
          <w:sz w:val="21"/>
          <w:szCs w:val="21"/>
          <w:highlight w:val="none"/>
        </w:rPr>
        <w:t>本文件所述的“政府集中采购机构”指</w:t>
      </w:r>
      <w:r>
        <w:rPr>
          <w:rFonts w:hint="eastAsia" w:ascii="宋体" w:hAnsi="宋体" w:eastAsia="宋体" w:cs="宋体"/>
          <w:b/>
          <w:bCs/>
          <w:color w:val="FF0000"/>
          <w:sz w:val="21"/>
          <w:szCs w:val="21"/>
          <w:highlight w:val="none"/>
        </w:rPr>
        <w:t>深圳公共资源交易中心</w:t>
      </w:r>
      <w:r>
        <w:rPr>
          <w:rFonts w:hint="eastAsia" w:ascii="宋体" w:hAnsi="宋体" w:eastAsia="宋体" w:cs="宋体"/>
          <w:b/>
          <w:bCs/>
          <w:color w:val="FF0000"/>
          <w:sz w:val="21"/>
          <w:szCs w:val="21"/>
          <w:highlight w:val="none"/>
          <w:lang w:eastAsia="zh-CN"/>
        </w:rPr>
        <w:t>（深圳交易集团有限公司龙华分公司）</w:t>
      </w:r>
      <w:r>
        <w:rPr>
          <w:rFonts w:hint="eastAsia" w:ascii="宋体" w:hAnsi="宋体" w:eastAsia="宋体" w:cs="宋体"/>
          <w:sz w:val="21"/>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3.3“投标人”，即供应商，指参加投标竞争并愿意按照招标文件要求向采购人提供货物、工程或者服务的依法成立的法人、其他组织或者自然人；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3.4“评审委员会”是依据《深圳经济特区政府采购条例》、《深圳经济特区政府采购条例实施细则》等有关规定组建的专门负责本次招标其评审工作的临时性机构；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3.5“日期”指公历日；</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3.6“合同”指由本次招标所产生的合同或合约文件；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3.7“电子投标文件”指利用</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Cs w:val="21"/>
          <w:highlight w:val="none"/>
        </w:rPr>
        <w:t>网站提供的</w:t>
      </w:r>
      <w:r>
        <w:rPr>
          <w:rFonts w:hint="eastAsia" w:ascii="宋体" w:hAnsi="宋体" w:eastAsia="宋体" w:cs="宋体"/>
          <w:highlight w:val="none"/>
        </w:rPr>
        <w:t>深圳智慧采购平台投标文件制作专用软件（以下简称：投标文件制作软件）制作并</w:t>
      </w:r>
      <w:r>
        <w:rPr>
          <w:rFonts w:hint="eastAsia" w:ascii="宋体" w:hAnsi="宋体" w:eastAsia="宋体" w:cs="宋体"/>
          <w:szCs w:val="21"/>
          <w:highlight w:val="none"/>
        </w:rPr>
        <w:t>加密的投标文件,适用于网上投标；（投标文件制作软件可从</w:t>
      </w:r>
      <w:r>
        <w:rPr>
          <w:rFonts w:hint="eastAsia" w:ascii="宋体" w:hAnsi="宋体" w:eastAsia="宋体" w:cs="宋体"/>
          <w:highlight w:val="none"/>
        </w:rPr>
        <w:t>“下载地址：http://zfcg.szggzy.com/TPBidder/DownLoad/深圳市智慧采购平台投标文件制作专用软件.zip”</w:t>
      </w:r>
      <w:r>
        <w:rPr>
          <w:rFonts w:hint="eastAsia" w:ascii="宋体" w:hAnsi="宋体" w:eastAsia="宋体" w:cs="宋体"/>
          <w:szCs w:val="21"/>
          <w:highlight w:val="none"/>
        </w:rPr>
        <w:t>下载）</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3.8“网上投标”指通过</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 w:val="21"/>
          <w:szCs w:val="21"/>
          <w:highlight w:val="none"/>
        </w:rPr>
        <w:t>网站上传电子投标文件；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3.9招标文件中的标题或题名仅起引导作用，而不应视为对招标文件内容的理解和解释。</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 政府采购供应商责任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4.1欢迎诚信、有实力和有社会责任心的供应商参与政府采购事业。</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4.2投标人应当遵循公平竞争的原则，不得恶意串通，不得妨碍其他投标人的竞争行为，不得损害采购人或者其他投标人的合法权益。如违反上述要求，经核实后，供应商的投标无效。</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5．投标人参加政府采购的条件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5.1投标人应在投标前到</w:t>
      </w:r>
      <w:r>
        <w:rPr>
          <w:rFonts w:hint="eastAsia" w:ascii="宋体" w:hAnsi="宋体" w:eastAsia="宋体" w:cs="宋体"/>
          <w:b/>
          <w:bCs/>
          <w:sz w:val="21"/>
          <w:szCs w:val="21"/>
          <w:highlight w:val="none"/>
        </w:rPr>
        <w:t>深圳公共资源交易中心（具体在深圳交易集团有限公司政府采购业务分公司进行办理）</w:t>
      </w:r>
      <w:r>
        <w:rPr>
          <w:rFonts w:hint="eastAsia" w:ascii="宋体" w:hAnsi="宋体" w:eastAsia="宋体" w:cs="宋体"/>
          <w:sz w:val="21"/>
          <w:szCs w:val="21"/>
          <w:highlight w:val="none"/>
        </w:rPr>
        <w:t>进行注册并办理电子密钥。</w:t>
      </w:r>
      <w:r>
        <w:rPr>
          <w:rFonts w:hint="eastAsia" w:ascii="宋体" w:hAnsi="宋体" w:eastAsia="宋体" w:cs="宋体"/>
          <w:szCs w:val="21"/>
          <w:highlight w:val="none"/>
        </w:rPr>
        <w:t>《</w:t>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"http://www.szzfcg.cn/viewer.do?id=2455258" \t "documentViewer2455258" </w:instrText>
      </w:r>
      <w:r>
        <w:rPr>
          <w:rFonts w:hint="eastAsia" w:ascii="宋体" w:hAnsi="宋体" w:eastAsia="宋体" w:cs="宋体"/>
          <w:highlight w:val="none"/>
        </w:rPr>
        <w:fldChar w:fldCharType="separate"/>
      </w:r>
      <w:r>
        <w:rPr>
          <w:rFonts w:hint="eastAsia" w:ascii="宋体" w:hAnsi="宋体" w:eastAsia="宋体" w:cs="宋体"/>
          <w:szCs w:val="21"/>
          <w:highlight w:val="none"/>
        </w:rPr>
        <w:t>供应商注册及电子密钥新申请指引</w:t>
      </w:r>
      <w:r>
        <w:rPr>
          <w:rFonts w:hint="eastAsia" w:ascii="宋体" w:hAnsi="宋体" w:eastAsia="宋体" w:cs="宋体"/>
          <w:highlight w:val="none"/>
        </w:rPr>
        <w:fldChar w:fldCharType="end"/>
      </w:r>
      <w:r>
        <w:rPr>
          <w:rFonts w:hint="eastAsia" w:ascii="宋体" w:hAnsi="宋体" w:eastAsia="宋体" w:cs="宋体"/>
          <w:szCs w:val="21"/>
          <w:highlight w:val="none"/>
        </w:rPr>
        <w:t>》详见</w:t>
      </w:r>
      <w:r>
        <w:rPr>
          <w:rFonts w:hint="eastAsia" w:ascii="宋体" w:hAnsi="宋体" w:eastAsia="宋体" w:cs="宋体"/>
          <w:highlight w:val="none"/>
        </w:rPr>
        <w:t>http://zfcg.szggzy.com/</w:t>
      </w:r>
      <w:r>
        <w:rPr>
          <w:rFonts w:hint="eastAsia" w:ascii="宋体" w:hAnsi="宋体" w:eastAsia="宋体" w:cs="宋体"/>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5.2投标人资格要求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参加本项目的投标人应具备的资格条件详见本项目招标公告中 “投标人资格要求”（即申请人的资格要求）的内容。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5.3联合体投标</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5.3.1　以下有关联合体投标的条款仅适用于允许投标人组成联合体投标的项目。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5.3.2  由两个或两个以上的自然人、法人或者其他组织可以组成一个联合体，以一个供应商的身份共同投标时，应符合以下原则：</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（1）投标联合体各方参加政府采购活动应当具备下列条件：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1、具有独立承担民事责任的能力；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2、有良好的商业信誉和健全的财务会计制度；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3、具有履行合同所必需的设备和专业技术能力；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4、有依法缴纳税收和社会保障资金的良好记录；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5、参加政府采购活动前三年内，在经营活动中没有重大违法记录；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6、参与本项目政府采购活动时不存在被有关部门禁止参与政府采购活动且在有效期内的情况；</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 xml:space="preserve">法律、行政法规规定的其他条件。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）在投标截止前，投标联合体各方均应注册成深圳市政府采购</w:t>
      </w:r>
      <w:r>
        <w:rPr>
          <w:rFonts w:hint="eastAsia" w:ascii="宋体" w:hAnsi="宋体" w:eastAsia="宋体" w:cs="宋体"/>
          <w:sz w:val="21"/>
          <w:szCs w:val="21"/>
          <w:highlight w:val="none"/>
          <w:lang w:eastAsia="zh-CN"/>
        </w:rPr>
        <w:t>注册</w:t>
      </w:r>
      <w:r>
        <w:rPr>
          <w:rFonts w:hint="eastAsia" w:ascii="宋体" w:hAnsi="宋体" w:eastAsia="宋体" w:cs="宋体"/>
          <w:sz w:val="21"/>
          <w:szCs w:val="21"/>
          <w:highlight w:val="none"/>
        </w:rPr>
        <w:t>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）联合体中有同类资质的供应商按照联合体分工承担相同工作的，应当按照资质等级较低的供应商确定资质等级；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）是否允许联合体参加投标，应当由采购人和采购代理机构根据项目的实际情况和潜在供应商的数量自主决定，如果决定接受联合体投标则应当在招标公告中明示；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）投标人的投标文件及中标后签署的合同协议对联合体各方均具法律约束力；</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）联合体各方应当签订联合体投标协议，明确约定各方拟承担的工作和责任，并将该协议随投标文件一并递交给政府集中采购机构；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）联合体中标后，联合体各方应当共同与采购人签订合同，就中标项目向采购人承担连带责任；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rPr>
        <w:t>）联合体的各方应当共同推荐一联合体投标授权代表方，由联合体各方提交一份授权书，证明其有资格代表联合体各方签署投标文件，该授权书作为投标文件的组成部分一并递交给政府集中采购机构</w:t>
      </w:r>
      <w:r>
        <w:rPr>
          <w:rFonts w:hint="eastAsia" w:ascii="宋体" w:hAnsi="宋体" w:eastAsia="宋体" w:cs="宋体"/>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9</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以联合体形式参加政府采购活动的，联合体各方不得再单独参加或者与其他供应商另外组成联合体参加同一合同项下的政府采购活动，出现上述情况者，其投标和与此有关联合体、总包单位的投标将被拒绝；</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）本通用条款中“投标人”一词亦指联合体各方，专用条款另有规定或说明的除外。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6．政策导向</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 w:val="21"/>
          <w:szCs w:val="21"/>
          <w:highlight w:val="none"/>
        </w:rPr>
      </w:pPr>
      <w:r>
        <w:rPr>
          <w:rFonts w:hint="eastAsia" w:ascii="宋体" w:hAnsi="宋体" w:eastAsia="宋体" w:cs="宋体"/>
          <w:b w:val="0"/>
          <w:bCs w:val="0"/>
          <w:sz w:val="21"/>
          <w:szCs w:val="21"/>
          <w:highlight w:val="none"/>
        </w:rPr>
        <w:t>6.1  政府采购扶持贫困地区、中小企业、监狱企业和残疾人福利性单位发展</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rPr>
        <w:t>根据《财政部 发展改革委 生态环境部 市场监管总局 关于调整优化节能产品、环境标志产品政府采购执行机制的通知》，自2019年4月1日起，对政府采购节能产品、环境标志产品实施品目清单管理。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6.2  本项目落实深圳市政府采购供应商诚信管理政策要求。</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6.</w:t>
      </w:r>
      <w:r>
        <w:rPr>
          <w:rFonts w:hint="eastAsia" w:ascii="宋体" w:hAnsi="宋体" w:eastAsia="宋体" w:cs="宋体"/>
          <w:b w:val="0"/>
          <w:bCs w:val="0"/>
          <w:sz w:val="21"/>
          <w:szCs w:val="21"/>
          <w:highlight w:val="none"/>
          <w:lang w:val="en-US" w:eastAsia="zh-CN"/>
        </w:rPr>
        <w:t xml:space="preserve">3  </w:t>
      </w:r>
      <w:r>
        <w:rPr>
          <w:rFonts w:hint="eastAsia" w:ascii="宋体" w:hAnsi="宋体" w:eastAsia="宋体" w:cs="宋体"/>
          <w:b w:val="0"/>
          <w:bCs w:val="0"/>
          <w:sz w:val="21"/>
          <w:szCs w:val="21"/>
          <w:highlight w:val="none"/>
        </w:rPr>
        <w:t>2014年起，政府部门、国有企业在进行设备或工程采购时，应在招标文件中明确要求工程机械、装卸机械满足国家现阶段非道路移动机械用柴油机排放标准，并鼓励使用LNG或电动工程机械、装卸机械。2015年起，政府部门、国有企业采购设备或工程项目中选用LNG或电动工程机械、装卸机械的比例不低于30%。</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 本项目若涉及采购货物，则合格的货物及相应服务应满足以下要求：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7.1  必须是全新、未使用过的原装合格正品（包括零部件），如安装或配置了软件的，须为正版软件。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7.2  国产的货物及其有关服务必须符合中华人民共和国的设计、制造生产标准及行业标准。招标公告有其他要求的，亦应符合其要求。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7.4  投标人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7.6  工期要求：投标人在投标时对其所投项目应提交交货进度、交货计划等，在合同规定的时间内完成项目实施工作。</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7.7  投标人必须承担的设备运输、安装调试、验收检测和提供设备操作说明书、图纸等其他相关及类似的义务。</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8．投标费用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不论投标结果如何，投标人应承担其编制投标文件与递交投标文件所涉及的一切费用。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9.2投标人及其人员经过采购人的允许，可以进入采购人的项目现场踏勘。若招标文件要求投标人于统一时间地点踏勘现场的，投标人应当按时前往。</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9.3采购人应当通过政府集中采购机构向投标人提供有关现场的书面资料和数据。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9.4任何人或任何组织在踏勘现场时向投标人提供的任何书面资料或口头承诺，未经政府集中采购机构在网上发布或书面通知，均作无效处理。政府集中采购机构对投标人由此而做出的推论、理解和结论概不负责。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9.5未参与踏勘现场不作为否定投标人资格的理由。</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10.2任何人或任何组织在标前会议时向投标人提供的任何书面资料或口头承诺，未经政府集中采购机构在网上发布或书面通知，均作无效处理。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10.3未参与标前会议不作为否定投标人资格的理由。</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11．招标文件的编制与组成</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11.1招标文件除以下内容外，政府集中采购机构在招标期间发出的澄清或修改等相关公告或通知内容，均是招标文件的组成部分，对投标人起约束作用；</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招标文件包括下列内容：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第一册  专用条款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招标公告</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对通用条款的补充内容及其他关键信息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用户需求书</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投标文件格式及附件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合同条款及格式</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第二册  通用条款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总则</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投标文件的编制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投标文件的递交</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开标</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第六章  评审要求</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第七章  评审程序及评审方法</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第八章  定标及公示</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第九章  公开招标失败的后续处理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第十章  合同的授予与备案</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第十一章  质疑处理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11.3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12．招标文件的澄清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12.1招标文件澄清的目的是澄清、解答投标人在查阅招标文件后或现场踏勘中可能提出的与投标有关的疑问或询问。</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12.2投标人如对招标文件内容有疑问，应当在招标公告规定的澄清（提问）截止时间前以网上提问的形式通过网上政府采购系统提交政府集中采购机构。</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13．招标文件的修改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13.1招标文件发出后，在投标截止日期前任何时候，确需要变更招标文件内容的，政府集中采购机构可主动或在解答投标人提出的澄清问题时对招标文件进行修改。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13.2招标文件的修改以书面形式（包括政府集中采购机构网站发布方式，如更正公告等）发送给所有投标人，招标文件的修改内容作为招标文件的组成部分，并具有约束力。</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14．投标文件的语言及度量单位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14.2 除技术规范另有规定外，投标文件使用的度量单位，均采用中华人民共和国法定计量单位。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15．投标文件的组成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具体内容在招标文件专用条款中进行规定。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16．投标文件格式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投标文件包括本通用条款第15条中规定的内容。如招标文件提供了投标文件格式，则</w:t>
      </w:r>
      <w:r>
        <w:rPr>
          <w:rFonts w:hint="eastAsia" w:ascii="宋体" w:hAnsi="宋体" w:eastAsia="宋体" w:cs="宋体"/>
          <w:b/>
          <w:bCs/>
          <w:sz w:val="21"/>
          <w:szCs w:val="21"/>
          <w:highlight w:val="none"/>
        </w:rPr>
        <w:t>投标人提交的投标文件应毫无例外地使用招标文件所提供的相应格式</w:t>
      </w:r>
      <w:r>
        <w:rPr>
          <w:rFonts w:hint="eastAsia" w:ascii="宋体" w:hAnsi="宋体" w:eastAsia="宋体" w:cs="宋体"/>
          <w:sz w:val="21"/>
          <w:szCs w:val="21"/>
          <w:highlight w:val="none"/>
        </w:rPr>
        <w:t>（表格均可按同样格式扩展）。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17．投标货币</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本项目的投标报价应以人民币计。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18．证明投标文件投标技术方案的合格性和符合招标文件规定的文件要求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18.1 投标人应提交证明文件，证明其投标技术方案项下的货物</w:t>
      </w:r>
      <w:r>
        <w:rPr>
          <w:rFonts w:hint="eastAsia" w:ascii="宋体" w:hAnsi="宋体" w:eastAsia="宋体" w:cs="宋体"/>
          <w:sz w:val="21"/>
          <w:szCs w:val="21"/>
          <w:highlight w:val="none"/>
          <w:lang w:eastAsia="zh-CN"/>
        </w:rPr>
        <w:t>、工程</w:t>
      </w:r>
      <w:r>
        <w:rPr>
          <w:rFonts w:hint="eastAsia" w:ascii="宋体" w:hAnsi="宋体" w:eastAsia="宋体" w:cs="宋体"/>
          <w:sz w:val="21"/>
          <w:szCs w:val="21"/>
          <w:highlight w:val="none"/>
        </w:rPr>
        <w:t>和服务的合格性符合招标文件规定。该投标技术方案及其证明文件均作为投标文件组成部分。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18.2.1主要技术指标和性能的详细说明。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18.2.2投标产品从采购人开始使用至招标文件中规定的周期内正常、连续地使用所必须的备件和专用工具清单，包括备件和专用工具的货源及现行价格。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清晰度要求能够使用电脑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18.3相关资料不符合18.2款要求的，评审委员会有权认定为投标技术方案不合格响应，其相关分数予以扣减或作投标无效处理。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满足要求，由评审委员会来评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18.5除非另有规定或说明，投标人对同一项目投标时，不得同时提供两套或两套以上的投标方案。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19．投标文件其他证明文件的要求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r>
        <w:rPr>
          <w:rFonts w:hint="eastAsia" w:ascii="宋体" w:hAnsi="宋体" w:eastAsia="宋体" w:cs="宋体"/>
          <w:sz w:val="21"/>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20．投标有效期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20.1 投标有效期为从投标截止之日算起的日历天数，具体见专用条款中投标有效期的天数要求。在此期限内，所有投标文件均保持有效。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20.3 中标供应商的投标文件有效期，截止于完成本招标文件规定的全部项目内容，并通过竣工验收及保修期结束。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21．关于投标保证金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21.1 </w:t>
      </w:r>
      <w:commentRangeStart w:id="60"/>
      <w:r>
        <w:rPr>
          <w:rFonts w:hint="eastAsia" w:ascii="宋体" w:hAnsi="宋体" w:eastAsia="宋体" w:cs="宋体"/>
          <w:sz w:val="21"/>
          <w:szCs w:val="21"/>
          <w:highlight w:val="none"/>
        </w:rPr>
        <w:t>根据《深圳市财政局关于调整政府采购投标（响应）保证金管理政策的通知》（深财购〔2021〕51号），明确对重大采购项目，即单个项目预算金额或打包采购项目预算总金额1000万元（含）以上的项目，或预算金额未达到1000万元但涉及民生、社会影响较大的项目，采购人可综合考虑项目情况、供应商资信状况、市场供需关系等自主选择是否收取投标（响应）保证金。本项目</w:t>
      </w:r>
      <w:r>
        <w:rPr>
          <w:rFonts w:hint="eastAsia" w:ascii="宋体" w:hAnsi="宋体" w:eastAsia="宋体" w:cs="宋体"/>
          <w:sz w:val="21"/>
          <w:szCs w:val="21"/>
          <w:highlight w:val="yellow"/>
        </w:rPr>
        <w:t>不收取</w:t>
      </w:r>
      <w:r>
        <w:rPr>
          <w:rFonts w:hint="eastAsia" w:ascii="宋体" w:hAnsi="宋体" w:eastAsia="宋体" w:cs="宋体"/>
          <w:sz w:val="21"/>
          <w:szCs w:val="21"/>
          <w:highlight w:val="none"/>
        </w:rPr>
        <w:t>投标保证金。允许供应商自主选择以支票、汇票、本票、保函等非现金形式缴纳或提交投标保证金。</w:t>
      </w:r>
      <w:commentRangeEnd w:id="60"/>
      <w:r>
        <w:rPr>
          <w:rFonts w:hint="eastAsia" w:ascii="宋体" w:hAnsi="宋体" w:eastAsia="宋体" w:cs="宋体"/>
        </w:rPr>
        <w:commentReference w:id="60"/>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22．投标人的替代方案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23．投标文件的制作要求</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TPBidder/DownLoad/深圳市智慧采购平台投标文件制作专用软件.zip】。</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23.2投标人在使用《投标文件制作软件》编制投标书时须注意：</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23.2.1导入《投标文件制作软件》的招标文件项目编号、包号应与以此制作的投标文件项目编号、包号一致。例如，不能将甲项目A包的招标书导入《投标文件制作软件》，制作乙项目B包的投标书。</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23.2.2不能用非本公司的电子密钥加密本公司的投标文件，或者用其它公司的登录用户上传本公司的投标文件。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23.2.3要求用《投标文件制作软件》编制投标书的包，不能用其它方式编制投标书。编制投标文件时，电脑须连通互联网。</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23.2.4投标文件不能带病毒。政府集中采购机构将用专业杀毒软件对投标文件进行病毒检测，如果这两种软件均报告发现病毒，则政府集中采购机构认为该投标文件带病毒。</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23.2.5完整填写“投标关键信息”，如下图所示：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备注：上述“开标一览表”中的“投标总价”将作为价格分计算依据；其它信息仅是对投标文件相关内容的概括性表述，不作为评审依据。</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23.2.6投标人在编辑投标文件时，</w:t>
      </w:r>
      <w:r>
        <w:rPr>
          <w:rFonts w:hint="eastAsia" w:ascii="宋体" w:hAnsi="宋体" w:eastAsia="宋体" w:cs="宋体"/>
          <w:b/>
          <w:highlight w:val="none"/>
        </w:rPr>
        <w:t>在投标文件目录中属于本节点内容的必须在本节点中填写，填写到其他节点或附件，</w:t>
      </w:r>
      <w:r>
        <w:rPr>
          <w:rFonts w:hint="eastAsia" w:ascii="宋体" w:hAnsi="宋体" w:eastAsia="宋体" w:cs="宋体"/>
          <w:highlight w:val="none"/>
        </w:rPr>
        <w:t>一切后果由供应商自行承担。</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23.2.7投标文件编写完成后，</w:t>
      </w:r>
      <w:r>
        <w:rPr>
          <w:rFonts w:hint="eastAsia" w:ascii="宋体" w:hAnsi="宋体" w:eastAsia="宋体" w:cs="宋体"/>
          <w:b/>
          <w:highlight w:val="none"/>
        </w:rPr>
        <w:t>必须用属于投标人的电子密钥进行加密，否则视同未盖公章，将导致投标文件无效。</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23.2.9如果开标时出现网络故障、技术故障，影响了政府采购活动，政府集中采购机构有权采取措施如延期、接受无法从网上上传的投标书等，以保障政府采购活动的公开、公平和公正。</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23.3电报、电话、传真形式的投标概不接受。</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23.4经投标人电子密钥加密的投标文件无须盖章或签字，</w:t>
      </w:r>
      <w:r>
        <w:rPr>
          <w:rFonts w:hint="eastAsia" w:ascii="宋体" w:hAnsi="宋体" w:eastAsia="宋体" w:cs="宋体"/>
          <w:highlight w:val="none"/>
        </w:rPr>
        <w:t>专用条款另有要求的除外。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b/>
          <w:highlight w:val="none"/>
        </w:rPr>
        <w:t>23.5</w:t>
      </w:r>
      <w:r>
        <w:rPr>
          <w:rFonts w:hint="eastAsia" w:ascii="宋体" w:hAnsi="宋体" w:eastAsia="宋体" w:cs="宋体"/>
          <w:highlight w:val="none"/>
        </w:rPr>
        <w:t xml:space="preserve"> 各类资格（资质）文件提供扫描件，专用条款另有要求的除外。</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24．投标文件的保密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在投标文件制作软件点击【生成标书】按钮进入【填写开标一览表界面】界面，在该界面填写完开标一览表信息后点击【确定】，进入投标文件生成环节。</w:t>
      </w:r>
      <w:r>
        <w:rPr>
          <w:rFonts w:hint="eastAsia" w:ascii="宋体" w:hAnsi="宋体" w:eastAsia="宋体" w:cs="宋体"/>
          <w:highlight w:val="none"/>
        </w:rPr>
        <w:drawing>
          <wp:inline distT="0" distB="0" distL="0" distR="0">
            <wp:extent cx="5278755" cy="2732405"/>
            <wp:effectExtent l="0" t="0" r="1714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投标文件制作软件会在投标文件生成过程中，提示用户输入密码，输入密码后对标文件自动进行加密。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24.2若采购项目出现延期情况：</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sz w:val="24"/>
          <w:highlight w:val="none"/>
        </w:rPr>
      </w:pPr>
      <w:r>
        <w:rPr>
          <w:rFonts w:hint="eastAsia" w:ascii="宋体" w:hAnsi="宋体" w:eastAsia="宋体" w:cs="宋体"/>
          <w:b/>
          <w:highlight w:val="none"/>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25．上传投标文件及投标截止日期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果确有困难，多次上传均告失败，请在投标截止时间之前携带加密后的电子投标文件送达至</w:t>
      </w:r>
      <w:r>
        <w:rPr>
          <w:rFonts w:hint="eastAsia" w:ascii="宋体" w:hAnsi="宋体" w:eastAsia="宋体" w:cs="宋体"/>
          <w:b/>
          <w:bCs/>
          <w:szCs w:val="21"/>
          <w:highlight w:val="none"/>
        </w:rPr>
        <w:t>深圳公共资源交易中心（深圳交易集团有限公司</w:t>
      </w:r>
      <w:r>
        <w:rPr>
          <w:rFonts w:hint="eastAsia" w:ascii="宋体" w:hAnsi="宋体" w:eastAsia="宋体" w:cs="宋体"/>
          <w:b/>
          <w:bCs/>
          <w:szCs w:val="21"/>
          <w:highlight w:val="none"/>
          <w:lang w:eastAsia="zh-CN"/>
        </w:rPr>
        <w:t>龙华</w:t>
      </w:r>
      <w:r>
        <w:rPr>
          <w:rFonts w:hint="eastAsia" w:ascii="宋体" w:hAnsi="宋体" w:eastAsia="宋体" w:cs="宋体"/>
          <w:b/>
          <w:bCs/>
          <w:szCs w:val="21"/>
          <w:highlight w:val="none"/>
        </w:rPr>
        <w:t>分公司）</w:t>
      </w:r>
      <w:r>
        <w:rPr>
          <w:rFonts w:hint="eastAsia" w:ascii="宋体" w:hAnsi="宋体" w:eastAsia="宋体" w:cs="宋体"/>
          <w:b/>
          <w:bCs/>
          <w:szCs w:val="21"/>
          <w:highlight w:val="none"/>
          <w:lang w:val="en-US" w:eastAsia="zh-CN"/>
        </w:rPr>
        <w:t>1102</w:t>
      </w:r>
      <w:r>
        <w:rPr>
          <w:rFonts w:hint="eastAsia" w:ascii="宋体" w:hAnsi="宋体" w:eastAsia="宋体" w:cs="宋体"/>
          <w:b/>
          <w:bCs/>
          <w:szCs w:val="21"/>
          <w:highlight w:val="none"/>
        </w:rPr>
        <w:t>室（地址：</w:t>
      </w:r>
      <w:r>
        <w:rPr>
          <w:rFonts w:hint="eastAsia" w:ascii="宋体" w:hAnsi="宋体" w:eastAsia="宋体" w:cs="宋体"/>
          <w:b/>
          <w:bCs/>
          <w:szCs w:val="21"/>
          <w:highlight w:val="none"/>
          <w:lang w:eastAsia="zh-CN"/>
        </w:rPr>
        <w:t>深圳市龙华区龙华街道国鸿大厦</w:t>
      </w:r>
      <w:r>
        <w:rPr>
          <w:rFonts w:hint="eastAsia" w:ascii="宋体" w:hAnsi="宋体" w:eastAsia="宋体" w:cs="宋体"/>
          <w:b/>
          <w:bCs/>
          <w:szCs w:val="21"/>
          <w:highlight w:val="none"/>
          <w:lang w:val="en-US" w:eastAsia="zh-CN"/>
        </w:rPr>
        <w:t>7栋A座11楼</w:t>
      </w:r>
      <w:r>
        <w:rPr>
          <w:rFonts w:hint="eastAsia" w:ascii="宋体" w:hAnsi="宋体" w:eastAsia="宋体" w:cs="宋体"/>
          <w:b/>
          <w:bCs/>
          <w:szCs w:val="21"/>
          <w:highlight w:val="none"/>
        </w:rPr>
        <w:t>），联系方式：</w:t>
      </w:r>
      <w:r>
        <w:rPr>
          <w:rFonts w:hint="eastAsia" w:ascii="宋体" w:hAnsi="宋体" w:eastAsia="宋体" w:cs="宋体"/>
          <w:b/>
          <w:bCs/>
          <w:szCs w:val="21"/>
          <w:highlight w:val="none"/>
          <w:lang w:val="en-US" w:eastAsia="zh-CN"/>
        </w:rPr>
        <w:t>0755-23338582</w:t>
      </w:r>
      <w:r>
        <w:rPr>
          <w:rFonts w:hint="eastAsia" w:ascii="宋体" w:hAnsi="宋体" w:eastAsia="宋体" w:cs="宋体"/>
          <w:b/>
          <w:bCs/>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25.3投标截止时间以后不得上传投标文件。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1"/>
          <w:szCs w:val="21"/>
          <w:highlight w:val="none"/>
        </w:rPr>
      </w:pPr>
      <w:r>
        <w:rPr>
          <w:rFonts w:hint="eastAsia" w:ascii="宋体" w:hAnsi="宋体" w:eastAsia="宋体" w:cs="宋体"/>
          <w:highlight w:val="none"/>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 样品、现场演示、方案讲解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26.1 样品、现场演示、方案讲解等事项在招标文件专用条款中进行规定。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98" w:name="_Hlk72428346"/>
      <w:r>
        <w:rPr>
          <w:rFonts w:hint="eastAsia" w:ascii="宋体" w:hAnsi="宋体" w:eastAsia="宋体" w:cs="宋体"/>
          <w:sz w:val="21"/>
          <w:szCs w:val="21"/>
          <w:highlight w:val="none"/>
        </w:rPr>
        <w:t>27．投标文件的修改和撤销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27.1投标方在提交投标文件后可对其投标文件进行修改并重新上传投标文件或在网上进行撤销投标的操作。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27.2投标截止时间以后不得修改投标文件。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27.3从投标截止期至投标人在投标文件中确定的投标有效期之间的这段时间内，投标人不得撤回其投标。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27.4政府集中采购机构不退还投标文件，专用条款另有规定的除外。</w:t>
      </w:r>
    </w:p>
    <w:bookmarkEnd w:id="98"/>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28．开标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29．评审委员会组成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29.1网上开标结束后召开评审会议，评审委员会由政府集中采购机构依法组建，负责评审活动。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的组成及行为规范执行《深圳经济特区政府采购条例实施细则》、《深圳市政府采购评标定标分离管理办法》，评审委员会由评审专家组成，人数为五人（含）以上的单数，重大项目人数为七人（含）以上的单数。评审专家从政府采购评审专家库中随机抽取。因行业或者技能等特殊要求，专家库中没有符合条件的可选专家，采购人可以自行推荐具有项目相关专业知识或技能的专家参与项目评审。采购人应当建立健全政府采购内控机制，按照内控程序自定评审专家。财政部门依法依规对评审专家及其评审活动进行监督管理。评定分离项目</w:t>
      </w:r>
      <w:r>
        <w:rPr>
          <w:rFonts w:hint="eastAsia" w:ascii="宋体" w:hAnsi="宋体" w:eastAsia="宋体" w:cs="宋体"/>
          <w:sz w:val="21"/>
          <w:szCs w:val="21"/>
          <w:highlight w:val="none"/>
          <w:lang w:eastAsia="zh-CN"/>
        </w:rPr>
        <w:t>评审委员会</w:t>
      </w:r>
      <w:r>
        <w:rPr>
          <w:rFonts w:hint="eastAsia" w:ascii="宋体" w:hAnsi="宋体" w:eastAsia="宋体" w:cs="宋体"/>
          <w:sz w:val="21"/>
          <w:szCs w:val="21"/>
          <w:highlight w:val="none"/>
        </w:rPr>
        <w:t>均由评审专家组成。评审专家一般是从深圳市政府采购评审专家库中随机抽取。采购人代表须持本单位签发的《评审授权书》参加评审。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29.2评审定标应当遵循公平、公正、科学、择优的原则。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29.3评审活动依法进行，任何单位和个人不得非法干预评标过程和结果。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29.4评审过程中不允许违背评标程序或采用招标文件未载明的评标方法或评标因素进行评标。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29.5 开标后，直到签订合同为止，凡属于对投标文件的审查、澄清、评价和比较的有关资料以及中标候选人的推荐情况、与评审有关的其他任何情况均严格保密（</w:t>
      </w:r>
      <w:r>
        <w:rPr>
          <w:rFonts w:hint="eastAsia" w:ascii="宋体" w:hAnsi="宋体" w:eastAsia="宋体" w:cs="宋体"/>
          <w:sz w:val="21"/>
          <w:szCs w:val="21"/>
          <w:highlight w:val="none"/>
        </w:rPr>
        <w:t>信息公开的内容除外</w:t>
      </w:r>
      <w:r>
        <w:rPr>
          <w:rFonts w:hint="eastAsia" w:ascii="宋体" w:hAnsi="宋体" w:eastAsia="宋体" w:cs="宋体"/>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30．向评审委员会提供的资料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30.1公开发布的招标文件，包括图纸、服务清单、答疑文件等；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30.2其他评标必须的资料。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30.3评审委员会应当认真研究招标文件，至少应了解熟悉以下内容：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（1）招标的目的；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（2）招标项目需求的范围和性质；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（3）招标文件规定的投标人的资格、财政预算限额、商务条款；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（4）招标文件规定的评标程序、评标方法和评标因素；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（5）招标文件所列示的资格性审查表及符合性审查表。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31．独立评审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31.1</w:t>
      </w:r>
      <w:r>
        <w:rPr>
          <w:rFonts w:hint="eastAsia" w:ascii="宋体" w:hAnsi="宋体" w:eastAsia="宋体" w:cs="宋体"/>
          <w:sz w:val="21"/>
          <w:szCs w:val="21"/>
          <w:highlight w:val="none"/>
        </w:rPr>
        <w:t>评审委员会</w:t>
      </w:r>
      <w:r>
        <w:rPr>
          <w:rFonts w:hint="eastAsia" w:ascii="宋体" w:hAnsi="宋体" w:eastAsia="宋体" w:cs="宋体"/>
          <w:bCs/>
          <w:sz w:val="21"/>
          <w:szCs w:val="21"/>
          <w:highlight w:val="none"/>
        </w:rPr>
        <w:t>成员的评标活动应当独立进行，并应遵循投标文件初审、澄清有关问题、比较与评价、确定中标供应商、编写评审报告的工作程序。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32．投标文件初审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32.1投标文件初审包括资格性审查和符合性审查。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资格性审查：依据法律法规和招标文件的规定，对投标文件中的资格证明等进行审查，以确定投标供应商是否具备投标资格。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符合性审查：依据招标文件的规定，对投标文件的有效性、完整性和对招标文件的响应程度进行审查，以确定是否满足符合性审查的要求。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32.2 投标文件初审内容请详见《资格性审查表》和《符合性审查表》部分。投标人若有一条审查不通过则按投标无效处理。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 投标文件初审中关于供应商家数的计算:</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确定，其他同品牌投标人不作为中标候选人。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32.3.3非单一产品采购项目，采购人应当根据采购项目技术构成、产品价格比重等合理确定核心产品，并在招标文件中载明。多家投标人提供的核心产品品牌相同的，按前两款规定处理。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32.4投标人投标文件作无效处理的情形，具体包括但不限于以下：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32.4.1不同投标人的投标文件由同一单位或者同一个人编制，或者由同一个人分阶段参与编制；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32.4.2不同投标人委托同一单位或者个人办理投标事宜；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32.4.3不同投标人的投标文件载明的项目管理成员或者联系人员为同一人；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32.4.4不同投标人的投标文件异常一致或者投标报价呈规律性差异；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32.4.5不同投标供应商的投标文件或部分投标文件相互混装；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32.4.6投标供应商之间相互约定给予未中标的供应商利益补偿；</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32.4.7不同投标供应商的法定代表人、主要经营负责人、项目投标授权代表人、项目负责人、主要技术人员为同一人、属同一单位或者同一单位缴纳社会保险；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32.4.8不同投标供应商的投标文件内容存在非正常一致；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32.4.9在同一单位工作人员为两家以上（含两家）供应商进行同一项投标活动；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32.4.10主管部门依照法律、法规认定的其他情形；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32.4.11不同投标人通过系统上传投标文件电子档，存在IP地址一致、文件制作机器码一致或文件创建标识码一致（以深圳政府采购智慧平台系统截图为准）。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32.5对不属于《资格性审查表》和《符合性审查表》所列的其他情形，除专用条款另有规定和32.4条款所列情形外，不得作为投标无效的理由。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33．澄清有关问题</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33.1对招标文件中描述有歧义或前后不一致的地方（不含招标文件存在歧义、重大缺陷导致评审工作无法进行的情况），评审委员会有权进行评判，但对同一条款的评判应适用于每个投标人。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33.2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33.3对于投标文件中含义不明确、同类问题表述不一致或者有明显文字和计算错误的内容，评审委员会应当以书面形式要求投标人作出必要的澄清、说明或者补正。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根据本通用条款第34条，凡属于评审委员会在评审中发现的算术错误进行核实的修改不在此列。</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34．错误的修正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投标文件报价出现前后不一致的，除专用条款另有规定外，按照下列规定修正：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34.1投标文件中开标一览表投标报价内容与投标文件中投标报价相应内容不一致的，以开标一览表为准；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34.2大写金额和小写金额不一致的，以大写金额为准；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34.3单价金额小数点或者百分比有明显错位，以开标一览表的总价为准，并修改单价；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34.4总价金额与按单价汇总金额不一致的，以单价金额计算结果为准。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34.5同时出现两种以上不一致的，按照前款规定的顺序修正。修正后的报价按照本通用条款33条的规定，经投标人确认后产生约束力，投标人不确认的，其投标无效。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35．投标文件的比较与评价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评审委员会成员对需要共同认定的事项存在争议的，应当按照少数服从多数的原则作出结论。持不同意见的评审委员会成员应当书面作出说明，否则视为无异议。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 实地考察或资料查验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36.1在评审过程中，评审委员会有权决定是否对本项目投标人进行实地考察或资料查验（原件）。投标人应随时做好接受实地考察或资料查验的准备。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37．评审方法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37.1.1最低价法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最低价法，是指完全满足招标文件实质性要求，按照报价由低到高的顺序，依据招标文件中规定的数量或者比例推荐候选中标供应商。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37.1.2综合评分法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sz w:val="21"/>
          <w:szCs w:val="21"/>
          <w:highlight w:val="none"/>
        </w:rPr>
        <w:t>综合评分法，是指在满足招标文件全部实质性要求的前提下，按照招标文件中规定的各项因素进行综合评审，评审总得分排名前列的投标人，作为推荐的候选中标供应商。</w:t>
      </w:r>
      <w:r>
        <w:rPr>
          <w:rFonts w:hint="eastAsia" w:ascii="宋体" w:hAnsi="宋体" w:eastAsia="宋体" w:cs="宋体"/>
          <w:bCs/>
          <w:color w:val="FF0000"/>
          <w:sz w:val="21"/>
          <w:szCs w:val="21"/>
          <w:highlight w:val="none"/>
        </w:rPr>
        <w:t xml:space="preserve">  </w:t>
      </w:r>
      <w:r>
        <w:rPr>
          <w:rFonts w:hint="eastAsia" w:ascii="宋体" w:hAnsi="宋体" w:eastAsia="宋体" w:cs="宋体"/>
          <w:bCs/>
          <w:sz w:val="21"/>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37.2 本项目采用的评审方法见本项目招标文件第一册“专用条款”的相关内容。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37.3重新评审的情形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kern w:val="0"/>
          <w:sz w:val="21"/>
          <w:szCs w:val="21"/>
          <w:highlight w:val="none"/>
        </w:rPr>
        <w:t>评审结果汇总完成后，除下列情形外，任何人不得修改评审结果：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37.3.1分值汇总计算错误的；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37.3.2分项评分超出评分标准范围的；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37.3.3评审委员会成员对客观评审因素评分不一致的；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37.3.4经评审委员会认定评分畸高、畸低的。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投标人对本条第一款情形提出质疑的，采购人或者采购代理机构可以组织原评审委员会进行重新评审，重新评审改变评审结果的，应当书面报告本级财政部门。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37.4重新组建评审委员会的情形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评审委员会或者其成员存在下列情形导致评审结果无效的，重新组建评审委员会进行评标，并书面报告本级财政部门：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37.4.1评审委员会组成不符合《政府采购货物和服务招标投标管理办法》规定的；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37.4.2有《政府采购货物和服务招标投标管理办法》第六十二条第一至五项情形的；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37.4.3评审委员会及其成员独立评标受到非法干预的；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37.4.4有政府采购法实施条例第七十五条规定的违法行为的。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有违法违规行为的原评审委员会成员不得参加重新组建的评审委员会。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38.1非评定分离项目定标方法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38.1.1评审委员会依据本项目招标文件所约定的评审方法进行评审和比较，向政府集中采购机构提交书面评审报告，并根据评审方法比较评价结果从优到劣进行排序，确定候选中标供应商。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38.1.2采用最低价法的，评审结果按投标报价由低到高顺序排列。投标报价相同的并列。投标文件满足招标文件全部实质性要求且投标报价最低的投标人为中标供应商。</w:t>
      </w:r>
      <w:r>
        <w:rPr>
          <w:rFonts w:hint="eastAsia" w:ascii="宋体" w:hAnsi="宋体" w:eastAsia="宋体" w:cs="宋体"/>
          <w:sz w:val="21"/>
          <w:szCs w:val="21"/>
          <w:highlight w:val="none"/>
          <w:lang w:eastAsia="zh-CN"/>
        </w:rPr>
        <w:t>出现</w:t>
      </w:r>
      <w:r>
        <w:rPr>
          <w:rFonts w:hint="eastAsia" w:ascii="宋体" w:hAnsi="宋体" w:eastAsia="宋体" w:cs="宋体"/>
          <w:sz w:val="21"/>
          <w:szCs w:val="21"/>
          <w:highlight w:val="none"/>
        </w:rPr>
        <w:t>投标报价相同的并列</w:t>
      </w:r>
      <w:r>
        <w:rPr>
          <w:rFonts w:hint="eastAsia" w:ascii="宋体" w:hAnsi="宋体" w:eastAsia="宋体" w:cs="宋体"/>
          <w:sz w:val="21"/>
          <w:szCs w:val="21"/>
          <w:highlight w:val="none"/>
          <w:lang w:eastAsia="zh-CN"/>
        </w:rPr>
        <w:t>情况时，</w:t>
      </w:r>
      <w:r>
        <w:rPr>
          <w:rFonts w:hint="eastAsia" w:ascii="宋体" w:hAnsi="宋体" w:eastAsia="宋体" w:cs="宋体"/>
          <w:b w:val="0"/>
          <w:bCs w:val="0"/>
          <w:kern w:val="2"/>
          <w:sz w:val="21"/>
          <w:szCs w:val="21"/>
          <w:highlight w:val="none"/>
          <w:lang w:val="en-US" w:eastAsia="zh-CN" w:bidi="ar-SA"/>
        </w:rPr>
        <w:t>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sz w:val="21"/>
          <w:szCs w:val="21"/>
          <w:highlight w:val="none"/>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出现得分且投标报价相同的并列情况时，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38.2.2 适用评定分离的政府采购项目，采用综合评分法评审。评审委员会按照评审结果，推荐三个合格的候选中标供应商。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38.2.3适用评定分离的政府采购项目，按照自定法确定中标供应商：自定法是指采购人组织定标委员会，由定标委员会在三家候选中标供应商中确定中标供应商。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38.2.4政府集中采购机构应当自评审结束之日起两个工作日内将候选中标供应商名单及其投标文件、评审报告送交采购人。采购人应当安排专人对定标过程进行书面记录，形成定标报告，作为采购文件的组成部分存档，并及时将定标结果反馈政府集中采购机构。具体定标程序及相关要求以按照《深圳市财政局关于印发〈深圳市政府采购评标定标分离管理办法〉的通知》（深财规【2020】1号）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说明：采购人及投标供应商应按照上述方法提前做好相关准备。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38.3</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专用条款另有规定的，按专用条款相关要求定标。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39．编写评审报告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40．中标公告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40.1为体现“公开、公平、公正”的原则，评审结束后经采购人确认（确定）评审结果，政府集中采购机构将在“深圳政府采购智慧平台（http://zfcg.szggzy.com/）”上发布中标结果公告。供应商如对评审结果有异议，可在发布公示日期起七个工作日内向政府集中采购机构提出。 监督电话：0755-</w:t>
      </w:r>
      <w:r>
        <w:rPr>
          <w:rFonts w:hint="eastAsia" w:ascii="宋体" w:hAnsi="宋体" w:eastAsia="宋体" w:cs="宋体"/>
          <w:sz w:val="21"/>
          <w:szCs w:val="21"/>
          <w:highlight w:val="none"/>
          <w:lang w:val="en-US" w:eastAsia="zh-CN"/>
        </w:rPr>
        <w:t>23338582</w:t>
      </w:r>
      <w:r>
        <w:rPr>
          <w:rFonts w:hint="eastAsia" w:ascii="宋体" w:hAnsi="宋体" w:eastAsia="宋体" w:cs="宋体"/>
          <w:sz w:val="21"/>
          <w:szCs w:val="21"/>
          <w:highlight w:val="none"/>
        </w:rPr>
        <w:t>。若在公示期内未提出质疑，则视为认同该评审结果。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40.2质疑、投诉供应商应保证质疑、投诉内容的真实性和可靠性，并承担相应的法律责任。41．中标通知书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41.1中标公告公布以后无异常的情况下,中标供应商和采购人可自行在“深圳政府采购智慧平台（http://zfcg.szggzy.com/）”上打印《数字中标通知书》（咨询电话：</w:t>
      </w:r>
      <w:r>
        <w:rPr>
          <w:rFonts w:hint="eastAsia" w:ascii="宋体" w:hAnsi="宋体" w:eastAsia="宋体" w:cs="宋体"/>
          <w:szCs w:val="21"/>
          <w:highlight w:val="none"/>
          <w:lang w:val="en-US" w:eastAsia="zh-CN"/>
        </w:rPr>
        <w:t>0755-23338582</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41.2中标通知书是合同的重要组成部分。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41.3因质疑投诉或其它原因导致项目结果变更或采购终止的，政府集中采购机构有权吊销中标通知书。</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42．公开招标失败的处理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42.1本项目公开招标过程中若由于投标截止后实际递交投标文件的供应商数量不足、经评审委员会评审对招标文件作实质响应的供应商不足等原因造成公开招标失败，可由政府集中采购机构重新组织采购。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42.2对公开招标失败的项目，评审委员会在出具该项目招标失败结论的同时，可以提出重新采购组织形式的建议，以及进一步完善招标文件的资格、技术、商务要求的修改建议。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42.3重新组织采购有以下两种组织形式：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（1）由政府集中采购机构重新组织公开招标；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（2）根据实际情况需要向同级财政部门提出非公开招标方式申请，经同级财政部门批准，公开招标失败采购项目可转为竞争性谈判或单一来源谈判方式采购。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42.4公开招标失败的采购项目重新组织公开招标，由政府集中采购机构重新按公开招标流程组织采购活动。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42.5公开招标失败的采购项目经同级财政部门批准转为竞争性谈判或单一来源谈判方式采购的，按规定要求组织政府采购工作。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合同的授予与备案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43．合同授予标准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本项目的合同将授予经本招标文件规定评审确定的中标</w:t>
      </w:r>
      <w:r>
        <w:rPr>
          <w:rFonts w:hint="eastAsia" w:ascii="宋体" w:hAnsi="宋体" w:eastAsia="宋体" w:cs="宋体"/>
          <w:sz w:val="21"/>
          <w:szCs w:val="21"/>
          <w:highlight w:val="none"/>
          <w:lang w:eastAsia="zh-CN"/>
        </w:rPr>
        <w:t>人</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44．接受和拒绝任何或所有投标的权力</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45．合同的签订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45.1中标人将于中标通知书发出之日起十个工作日内，按照采购文件（招标文件和投标文件等）内容与采购人签订政府采购合同；合同的实质性内容应当符合招标文件的规定；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45.2中标人如不按本通用条款第45.1款的规定与采购人签订合同，</w:t>
      </w:r>
      <w:r>
        <w:rPr>
          <w:rFonts w:hint="eastAsia" w:ascii="宋体" w:hAnsi="宋体" w:eastAsia="宋体" w:cs="宋体"/>
          <w:kern w:val="0"/>
          <w:sz w:val="21"/>
          <w:szCs w:val="21"/>
          <w:highlight w:val="none"/>
        </w:rPr>
        <w:t>情节严重的，由同级财政部门记入供应商诚信档案，予以通报</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45.3中标人应当按照合同约定履行义务，完成中标项目，不得将中标项目转让（转包）给他人。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46.1在签订项目合同的同时，中标人应按“对通用条款的补充内容”中规定的金额向采购人提交履约担保；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46.2，允许供应商自主选择以支票、汇票、本票、保函等非现金方式提交履约担保；中标人提交履约担保不是合同签订的前提条件，不要求中标人提供除法律、法规明确规定外的其他担保。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47. 合同备案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采购人与中标人应于合同签订之日起十日内，由采购人或委托中标人将采购合同副本抄送合同备案工作实施机构备案。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48. 合同变更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合同变更事宜按《深圳市财政局 深圳市政府采购中心关于进一步加强市本级政府采购合同备案管理工作的通知》（深财购〔2019〕43号）相关规定执行。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49. 项目验收</w:t>
      </w: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49.1采购人应当按照招标文件和合同规定的标准和方法，及时组织验收。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50. 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凡与政府采购活动有关的宣传或广告，若当中提及政府采购，必须事先将具体对外宣传方案报同级财政部门和政府集中采购机构，并征得其同意。对外市场宣传包括但不限于以下形式：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a.名片、宣传册、广告标语等；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b.案例介绍、推广等；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c.工作人员向其他消费群体宣传。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 供应商违法责任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（1）在采购活动中应当回避而未回避的；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（2）未按本条例规定签订、履行采购合同，造成严重后果的；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（3）隐瞒真实情况，提供虚假资料的；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（4）以非法手段排斥其他供应商参与竞争的；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（5）与其他采购参加人串通投标的；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（6）恶意投诉的；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（7）向采购项目相关人行贿或者提供其他不当利益的；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（8）阻碍、抗拒主管部门监督检查的；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（9）其他违反本条例规定的行为。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51.2 根据《深圳市财政局关于明确政府采购保证金管理工作的通知》（深财购[2019]42号）的要求，供应商在政府采购活动中出现《深圳经济特区政府采购条例实施细则》</w:t>
      </w:r>
      <w:commentRangeStart w:id="61"/>
      <w:r>
        <w:rPr>
          <w:rFonts w:hint="eastAsia" w:ascii="宋体" w:hAnsi="宋体" w:eastAsia="宋体" w:cs="宋体"/>
          <w:sz w:val="21"/>
          <w:szCs w:val="21"/>
          <w:highlight w:val="none"/>
        </w:rPr>
        <w:t>第八十条</w:t>
      </w:r>
      <w:commentRangeEnd w:id="61"/>
      <w:r>
        <w:commentReference w:id="61"/>
      </w:r>
      <w:r>
        <w:rPr>
          <w:rFonts w:hint="eastAsia" w:ascii="宋体" w:hAnsi="宋体" w:eastAsia="宋体" w:cs="宋体"/>
          <w:sz w:val="21"/>
          <w:szCs w:val="21"/>
          <w:highlight w:val="none"/>
        </w:rPr>
        <w:t>所列情形的，采购人或政府集中采购机构可将有关情况报同级财政部门，由财政部门根据实际情况记入供应商诚信档案，予以通报：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（1）投标截止后，撤销投标的；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（2）中标后无正当理由未在规定期限内签订合同的；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（3）将中标项目转让给他人、或者在投标文件中未说明且未经采购人、采购招标机构同意，将中标项目分包给他人的；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（4）拒绝履行合同义务的。</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质疑处理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52.质疑提出与答复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52.1提出质疑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参与政府采购活动的供应商认为自己的权益在采购活动中受到损害的，应当自知道或者应当知道其权益受到损害之日起七个工作日内向采购人、政府集中采购机构以书面形式提出质疑。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52.2法律依据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中华人民共和国政府采购法》、《中华人民共和国政府采购法实施条例》、《深圳经济特区政府采购条例》、《深圳经济特区政府采购条例实施细则》、《政府采购质疑和投诉办法》（财政部令第94号）和其他有关法律法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52.3质疑条件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52.3.1提出质疑的供应商应当是参与所质疑项目采购活动的供应商；以联合体形式参与的，质疑应当由组成联合体的所有成员共同提出；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52.3.3应提交书面质疑函，质疑函应当包括以下内容：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（1）供应商的名称（或者姓名）、地址、邮编、邮箱、联系人及联系电话；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（2）质疑项目的名称、编号；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（3）具体、明确的质疑对象、质疑事项和质疑请求；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（4）因质疑事项而受损害的权益；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（5）事实依据；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（6）必要的法律依据；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（7）提出质疑的日期。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供应商为自然人的，应当由本人签字；供应商为法人或者其他组织的，应当由法定代表人（负责人），或者其授权代理人签字或者盖章，并加盖公章。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52.4提交材料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52.5收文地点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地址：深圳公共资源交易中心（深圳交易集团有限公司</w:t>
      </w:r>
      <w:r>
        <w:rPr>
          <w:rFonts w:hint="eastAsia" w:ascii="宋体" w:hAnsi="宋体" w:eastAsia="宋体" w:cs="宋体"/>
          <w:b/>
          <w:bCs/>
          <w:sz w:val="21"/>
          <w:szCs w:val="21"/>
          <w:highlight w:val="none"/>
          <w:lang w:eastAsia="zh-CN"/>
        </w:rPr>
        <w:t>龙华</w:t>
      </w:r>
      <w:r>
        <w:rPr>
          <w:rFonts w:hint="eastAsia" w:ascii="宋体" w:hAnsi="宋体" w:eastAsia="宋体" w:cs="宋体"/>
          <w:b/>
          <w:bCs/>
          <w:sz w:val="21"/>
          <w:szCs w:val="21"/>
          <w:highlight w:val="none"/>
        </w:rPr>
        <w:t>分公司）</w:t>
      </w:r>
      <w:r>
        <w:rPr>
          <w:rFonts w:hint="eastAsia" w:ascii="宋体" w:hAnsi="宋体" w:eastAsia="宋体" w:cs="宋体"/>
          <w:b/>
          <w:bCs/>
          <w:sz w:val="21"/>
          <w:szCs w:val="21"/>
          <w:highlight w:val="none"/>
          <w:lang w:val="en-US" w:eastAsia="zh-CN"/>
        </w:rPr>
        <w:t>11</w:t>
      </w:r>
      <w:r>
        <w:rPr>
          <w:rFonts w:hint="eastAsia" w:ascii="宋体" w:hAnsi="宋体" w:eastAsia="宋体" w:cs="宋体"/>
          <w:b/>
          <w:bCs/>
          <w:sz w:val="21"/>
          <w:szCs w:val="21"/>
          <w:highlight w:val="none"/>
        </w:rPr>
        <w:t>楼</w:t>
      </w:r>
      <w:r>
        <w:rPr>
          <w:rFonts w:hint="eastAsia" w:ascii="宋体" w:hAnsi="宋体" w:eastAsia="宋体" w:cs="宋体"/>
          <w:b/>
          <w:bCs/>
          <w:sz w:val="21"/>
          <w:szCs w:val="21"/>
          <w:highlight w:val="none"/>
          <w:lang w:val="en-US" w:eastAsia="zh-CN"/>
        </w:rPr>
        <w:t>1102</w:t>
      </w:r>
      <w:r>
        <w:rPr>
          <w:rFonts w:hint="eastAsia" w:ascii="宋体" w:hAnsi="宋体" w:eastAsia="宋体" w:cs="宋体"/>
          <w:b/>
          <w:bCs/>
          <w:sz w:val="21"/>
          <w:szCs w:val="21"/>
          <w:highlight w:val="none"/>
        </w:rPr>
        <w:t>室（地址：</w:t>
      </w:r>
      <w:r>
        <w:rPr>
          <w:rFonts w:hint="eastAsia" w:ascii="宋体" w:hAnsi="宋体" w:eastAsia="宋体" w:cs="宋体"/>
          <w:b/>
          <w:bCs/>
          <w:sz w:val="21"/>
          <w:szCs w:val="21"/>
          <w:highlight w:val="none"/>
          <w:lang w:eastAsia="zh-CN"/>
        </w:rPr>
        <w:t>深圳市龙华区龙华街道国鸿大厦7栋A座</w:t>
      </w:r>
      <w:r>
        <w:rPr>
          <w:rFonts w:hint="eastAsia" w:ascii="宋体" w:hAnsi="宋体" w:eastAsia="宋体" w:cs="宋体"/>
          <w:b/>
          <w:bCs/>
          <w:sz w:val="21"/>
          <w:szCs w:val="21"/>
          <w:highlight w:val="none"/>
        </w:rPr>
        <w:t>），质疑咨询电话：0755-</w:t>
      </w:r>
      <w:r>
        <w:rPr>
          <w:rFonts w:hint="eastAsia" w:ascii="宋体" w:hAnsi="宋体" w:eastAsia="宋体" w:cs="宋体"/>
          <w:b/>
          <w:bCs/>
          <w:sz w:val="21"/>
          <w:szCs w:val="21"/>
          <w:highlight w:val="none"/>
          <w:lang w:val="en-US" w:eastAsia="zh-CN"/>
        </w:rPr>
        <w:t>23338582</w:t>
      </w:r>
      <w:r>
        <w:rPr>
          <w:rFonts w:hint="eastAsia" w:ascii="宋体" w:hAnsi="宋体" w:eastAsia="宋体" w:cs="宋体"/>
          <w:b/>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52.6收文办理程序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52.6.2供应商提交的质疑材料不符合质疑条件的，视情况处理：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供应商提交的质疑材料不全或者未按要求签字或者盖章的，政府集中采购机构应当一次性告知供应商需补正的内容和补正期限。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供应商提交的质疑存在下列情形之一的，不予受理：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（1）质疑主体不满足要求的；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（2）供应商自身权益未受到损害的；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（3）供应商未在法定质疑期限内提出质疑的；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（4）质疑材料不全或者未按要求签字或者盖章的情况下，要求补正后，逾期未补正或者补正后仍不符合规定的；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（5）其他不符合受理条件情形的。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质疑事项不予受理的，政府集中采购机构应当向供应商出具不符合质疑条件告知书。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52.7质疑答复时限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自收文之日起七个工作日内。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52.8投诉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对质疑答复不满意或者未在规定时间内答复的，提出质疑的供应商可以在答复期满后15个工作日内向同级财政部门投诉。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 质疑后续处理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53.1供应商质疑不成立，或者成立但未对中标、成交结果构成影响的，继续开展采购活动。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 END ----</w:t>
      </w:r>
      <w:bookmarkEnd w:id="96"/>
    </w:p>
    <w:sectPr>
      <w:headerReference r:id="rId5" w:type="first"/>
      <w:footerReference r:id="rId6" w:type="default"/>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3-06-26T12:12:34Z" w:initials="庄工">
    <w:p w14:paraId="61BB1DC1">
      <w:pPr>
        <w:pStyle w:val="17"/>
        <w:rPr>
          <w:rFonts w:hint="default" w:eastAsia="宋体"/>
          <w:lang w:val="en-US" w:eastAsia="zh-CN"/>
        </w:rPr>
      </w:pPr>
      <w:r>
        <w:rPr>
          <w:rFonts w:hint="eastAsia"/>
          <w:lang w:eastAsia="zh-CN"/>
        </w:rPr>
        <w:t>根据标书编制指引要求，建议降低主观分分值，客观部分建议修改为</w:t>
      </w:r>
      <w:r>
        <w:rPr>
          <w:rFonts w:hint="eastAsia"/>
          <w:lang w:val="en-US" w:eastAsia="zh-CN"/>
        </w:rPr>
        <w:t>80分，主观分最高加20分</w:t>
      </w:r>
    </w:p>
  </w:comment>
  <w:comment w:id="1" w:author="Administrator" w:date="2023-06-26T12:14:30Z" w:initials="庄工">
    <w:p w14:paraId="4EAA67BA">
      <w:pPr>
        <w:pStyle w:val="17"/>
        <w:rPr>
          <w:rFonts w:hint="default" w:eastAsia="宋体"/>
          <w:lang w:val="en-US" w:eastAsia="zh-CN"/>
        </w:rPr>
      </w:pPr>
      <w:r>
        <w:rPr>
          <w:rFonts w:hint="eastAsia"/>
          <w:lang w:eastAsia="zh-CN"/>
        </w:rPr>
        <w:t>共计</w:t>
      </w:r>
      <w:r>
        <w:rPr>
          <w:rFonts w:hint="eastAsia"/>
          <w:lang w:val="en-US" w:eastAsia="zh-CN"/>
        </w:rPr>
        <w:t>10项，建议修改为扣10分</w:t>
      </w:r>
    </w:p>
  </w:comment>
  <w:comment w:id="2" w:author="Administrator" w:date="2023-06-26T12:15:14Z" w:initials="庄工">
    <w:p w14:paraId="6EA72303">
      <w:pPr>
        <w:pStyle w:val="17"/>
        <w:rPr>
          <w:rFonts w:hint="eastAsia" w:eastAsia="宋体"/>
          <w:lang w:eastAsia="zh-CN"/>
        </w:rPr>
      </w:pPr>
      <w:r>
        <w:rPr>
          <w:rFonts w:hint="eastAsia"/>
          <w:lang w:eastAsia="zh-CN"/>
        </w:rPr>
        <w:t>范围较广，是否能细化，提高相关性</w:t>
      </w:r>
    </w:p>
  </w:comment>
  <w:comment w:id="3" w:author="Administrator" w:date="2022-07-13T09:35:45Z" w:initials="庄工">
    <w:p w14:paraId="1B324521">
      <w:pPr>
        <w:pStyle w:val="17"/>
      </w:pPr>
      <w:r>
        <w:rPr>
          <w:rFonts w:ascii="宋体" w:hAnsi="宋体" w:eastAsia="宋体" w:cs="宋体"/>
          <w:sz w:val="24"/>
          <w:szCs w:val="24"/>
        </w:rPr>
        <w:t>根据财政部《关于进一步加大政府采购支持中小企业力度的通知》（财库〔2022〕19号），自2022年7月1日起，对小微企业投标报价给予10%-20%的扣除（工程项目为3%-5%），对接受大中型企业与小微企业组成联合体或者允许大中型企业向一家或者多家小微企业分包的货物服务项目，联合协议或者分包意向协议约定小微企业的合同份额占到合同总金额的30%以上的，对联合体或者大中型企业的价格给予4%-6%的扣除（工程项目为1%-2%），由采购人根据项目特点、市场调查情况、竞争程度、利润率等情况，在规定幅度内，合理确定具体扣除比例。</w:t>
      </w:r>
      <w:r>
        <w:rPr>
          <w:rFonts w:ascii="宋体" w:hAnsi="宋体" w:eastAsia="宋体" w:cs="宋体"/>
          <w:sz w:val="24"/>
          <w:szCs w:val="24"/>
        </w:rPr>
        <w:br w:type="textWrapping"/>
      </w:r>
      <w:r>
        <w:rPr>
          <w:rFonts w:ascii="宋体" w:hAnsi="宋体" w:eastAsia="宋体" w:cs="宋体"/>
          <w:sz w:val="24"/>
          <w:szCs w:val="24"/>
        </w:rPr>
        <w:t>监狱企业和残疾人企业视同中小微企业，享受中小企业的政策优惠。</w:t>
      </w:r>
    </w:p>
  </w:comment>
  <w:comment w:id="4" w:author="Administrator" w:date="2022-07-13T10:10:15Z" w:initials="庄工">
    <w:p w14:paraId="26893B72">
      <w:pPr>
        <w:pStyle w:val="17"/>
        <w:rPr>
          <w:rFonts w:hint="eastAsia"/>
          <w:lang w:eastAsia="zh-CN"/>
        </w:rPr>
      </w:pPr>
      <w:r>
        <w:rPr>
          <w:rFonts w:hint="eastAsia"/>
          <w:lang w:eastAsia="zh-CN"/>
        </w:rPr>
        <w:t>请明确是什么行业</w:t>
      </w:r>
    </w:p>
    <w:p w14:paraId="272A282F">
      <w:pPr>
        <w:pStyle w:val="17"/>
        <w:rPr>
          <w:rFonts w:hint="eastAsia"/>
          <w:lang w:eastAsia="zh-CN"/>
        </w:rPr>
      </w:pPr>
      <w:r>
        <w:rPr>
          <w:rFonts w:hint="eastAsia"/>
          <w:lang w:eastAsia="zh-CN"/>
        </w:rPr>
        <w:t>选项（根据工信部认定文件，仅可以选择以下行业</w:t>
      </w:r>
      <w:r>
        <w:rPr>
          <w:rFonts w:hint="eastAsia"/>
          <w:lang w:val="en-US" w:eastAsia="zh-CN"/>
        </w:rPr>
        <w:t xml:space="preserve"> </w:t>
      </w:r>
      <w:r>
        <w:rPr>
          <w:rFonts w:hint="eastAsia"/>
          <w:lang w:eastAsia="zh-CN"/>
        </w:rPr>
        <w:t>）：</w:t>
      </w:r>
    </w:p>
    <w:p w14:paraId="4C7A7860">
      <w:pPr>
        <w:pStyle w:val="17"/>
        <w:rPr>
          <w:rFonts w:hint="eastAsia"/>
          <w:lang w:eastAsia="zh-CN"/>
        </w:rPr>
      </w:pPr>
      <w:r>
        <w:rPr>
          <w:rFonts w:hint="eastAsia"/>
          <w:lang w:val="en-US" w:eastAsia="zh-CN"/>
        </w:rPr>
        <w:t>1、</w:t>
      </w:r>
      <w:r>
        <w:rPr>
          <w:rFonts w:hint="eastAsia"/>
          <w:lang w:eastAsia="zh-CN"/>
        </w:rPr>
        <w:t>农、林、牧、渔业</w:t>
      </w:r>
    </w:p>
    <w:p w14:paraId="6D8F226B">
      <w:pPr>
        <w:pStyle w:val="17"/>
        <w:rPr>
          <w:rFonts w:hint="eastAsia"/>
          <w:lang w:eastAsia="zh-CN"/>
        </w:rPr>
      </w:pPr>
      <w:r>
        <w:rPr>
          <w:rFonts w:hint="eastAsia"/>
          <w:lang w:val="en-US" w:eastAsia="zh-CN"/>
        </w:rPr>
        <w:t>2、</w:t>
      </w:r>
      <w:r>
        <w:rPr>
          <w:rFonts w:hint="eastAsia"/>
          <w:lang w:eastAsia="zh-CN"/>
        </w:rPr>
        <w:t>工业</w:t>
      </w:r>
    </w:p>
    <w:p w14:paraId="4B751A2A">
      <w:pPr>
        <w:pStyle w:val="17"/>
        <w:rPr>
          <w:rFonts w:hint="eastAsia"/>
          <w:lang w:eastAsia="zh-CN"/>
        </w:rPr>
      </w:pPr>
      <w:r>
        <w:rPr>
          <w:rFonts w:hint="eastAsia"/>
          <w:lang w:val="en-US" w:eastAsia="zh-CN"/>
        </w:rPr>
        <w:t>3、</w:t>
      </w:r>
      <w:r>
        <w:rPr>
          <w:rFonts w:hint="eastAsia"/>
          <w:lang w:eastAsia="zh-CN"/>
        </w:rPr>
        <w:t>建筑业</w:t>
      </w:r>
    </w:p>
    <w:p w14:paraId="0A632EAE">
      <w:pPr>
        <w:pStyle w:val="17"/>
        <w:rPr>
          <w:rFonts w:hint="eastAsia"/>
          <w:lang w:eastAsia="zh-CN"/>
        </w:rPr>
      </w:pPr>
      <w:r>
        <w:rPr>
          <w:rFonts w:hint="eastAsia"/>
          <w:lang w:val="en-US" w:eastAsia="zh-CN"/>
        </w:rPr>
        <w:t>4、</w:t>
      </w:r>
      <w:r>
        <w:rPr>
          <w:rFonts w:hint="eastAsia"/>
          <w:lang w:eastAsia="zh-CN"/>
        </w:rPr>
        <w:t>批发业</w:t>
      </w:r>
    </w:p>
    <w:p w14:paraId="41B16718">
      <w:pPr>
        <w:pStyle w:val="17"/>
        <w:rPr>
          <w:rFonts w:hint="eastAsia"/>
          <w:lang w:eastAsia="zh-CN"/>
        </w:rPr>
      </w:pPr>
      <w:r>
        <w:rPr>
          <w:rFonts w:hint="eastAsia"/>
          <w:lang w:val="en-US" w:eastAsia="zh-CN"/>
        </w:rPr>
        <w:t>5、</w:t>
      </w:r>
      <w:r>
        <w:rPr>
          <w:rFonts w:hint="eastAsia"/>
          <w:lang w:eastAsia="zh-CN"/>
        </w:rPr>
        <w:t>零售业</w:t>
      </w:r>
    </w:p>
    <w:p w14:paraId="40A25F2A">
      <w:pPr>
        <w:pStyle w:val="17"/>
        <w:rPr>
          <w:rFonts w:hint="eastAsia"/>
          <w:lang w:eastAsia="zh-CN"/>
        </w:rPr>
      </w:pPr>
      <w:r>
        <w:rPr>
          <w:rFonts w:hint="eastAsia"/>
          <w:lang w:val="en-US" w:eastAsia="zh-CN"/>
        </w:rPr>
        <w:t>6、</w:t>
      </w:r>
      <w:r>
        <w:rPr>
          <w:rFonts w:hint="eastAsia"/>
          <w:lang w:eastAsia="zh-CN"/>
        </w:rPr>
        <w:t>交通运输业</w:t>
      </w:r>
    </w:p>
    <w:p w14:paraId="562E6984">
      <w:pPr>
        <w:pStyle w:val="17"/>
        <w:rPr>
          <w:rFonts w:hint="eastAsia"/>
          <w:lang w:eastAsia="zh-CN"/>
        </w:rPr>
      </w:pPr>
      <w:r>
        <w:rPr>
          <w:rFonts w:hint="eastAsia"/>
          <w:lang w:val="en-US" w:eastAsia="zh-CN"/>
        </w:rPr>
        <w:t>7、</w:t>
      </w:r>
      <w:r>
        <w:rPr>
          <w:rFonts w:hint="eastAsia"/>
          <w:lang w:eastAsia="zh-CN"/>
        </w:rPr>
        <w:t>仓储业</w:t>
      </w:r>
    </w:p>
    <w:p w14:paraId="1C772CAA">
      <w:pPr>
        <w:pStyle w:val="17"/>
        <w:rPr>
          <w:rFonts w:hint="eastAsia"/>
          <w:lang w:eastAsia="zh-CN"/>
        </w:rPr>
      </w:pPr>
      <w:r>
        <w:rPr>
          <w:rFonts w:hint="eastAsia"/>
          <w:lang w:val="en-US" w:eastAsia="zh-CN"/>
        </w:rPr>
        <w:t>8、</w:t>
      </w:r>
      <w:r>
        <w:rPr>
          <w:rFonts w:hint="eastAsia"/>
          <w:lang w:eastAsia="zh-CN"/>
        </w:rPr>
        <w:t>邮政业</w:t>
      </w:r>
    </w:p>
    <w:p w14:paraId="0C8E593F">
      <w:pPr>
        <w:pStyle w:val="17"/>
        <w:rPr>
          <w:rFonts w:hint="eastAsia"/>
          <w:lang w:eastAsia="zh-CN"/>
        </w:rPr>
      </w:pPr>
      <w:r>
        <w:rPr>
          <w:rFonts w:hint="eastAsia"/>
          <w:lang w:val="en-US" w:eastAsia="zh-CN"/>
        </w:rPr>
        <w:t>9、</w:t>
      </w:r>
      <w:r>
        <w:rPr>
          <w:rFonts w:hint="eastAsia"/>
          <w:lang w:eastAsia="zh-CN"/>
        </w:rPr>
        <w:t>住宿业</w:t>
      </w:r>
    </w:p>
    <w:p w14:paraId="05B04B1B">
      <w:pPr>
        <w:pStyle w:val="17"/>
        <w:rPr>
          <w:rFonts w:hint="eastAsia"/>
          <w:lang w:eastAsia="zh-CN"/>
        </w:rPr>
      </w:pPr>
      <w:r>
        <w:rPr>
          <w:rFonts w:hint="eastAsia"/>
          <w:lang w:val="en-US" w:eastAsia="zh-CN"/>
        </w:rPr>
        <w:t>10、</w:t>
      </w:r>
      <w:r>
        <w:rPr>
          <w:rFonts w:hint="eastAsia"/>
          <w:lang w:eastAsia="zh-CN"/>
        </w:rPr>
        <w:t>餐饮业</w:t>
      </w:r>
    </w:p>
    <w:p w14:paraId="0B273430">
      <w:pPr>
        <w:pStyle w:val="17"/>
        <w:rPr>
          <w:rFonts w:hint="eastAsia"/>
          <w:lang w:eastAsia="zh-CN"/>
        </w:rPr>
      </w:pPr>
      <w:r>
        <w:rPr>
          <w:rFonts w:hint="eastAsia"/>
          <w:lang w:val="en-US" w:eastAsia="zh-CN"/>
        </w:rPr>
        <w:t>11、</w:t>
      </w:r>
      <w:r>
        <w:rPr>
          <w:rFonts w:hint="eastAsia"/>
          <w:lang w:eastAsia="zh-CN"/>
        </w:rPr>
        <w:t>信息传输业</w:t>
      </w:r>
    </w:p>
    <w:p w14:paraId="5670274C">
      <w:pPr>
        <w:pStyle w:val="17"/>
        <w:rPr>
          <w:rFonts w:hint="eastAsia"/>
          <w:lang w:eastAsia="zh-CN"/>
        </w:rPr>
      </w:pPr>
      <w:r>
        <w:rPr>
          <w:rFonts w:hint="eastAsia"/>
          <w:lang w:val="en-US" w:eastAsia="zh-CN"/>
        </w:rPr>
        <w:t>12、</w:t>
      </w:r>
      <w:r>
        <w:rPr>
          <w:rFonts w:hint="eastAsia"/>
          <w:lang w:eastAsia="zh-CN"/>
        </w:rPr>
        <w:t>软件和信息技术服务业</w:t>
      </w:r>
    </w:p>
    <w:p w14:paraId="07564A3E">
      <w:pPr>
        <w:pStyle w:val="17"/>
        <w:rPr>
          <w:rFonts w:hint="eastAsia"/>
          <w:lang w:eastAsia="zh-CN"/>
        </w:rPr>
      </w:pPr>
      <w:r>
        <w:rPr>
          <w:rFonts w:hint="eastAsia"/>
          <w:lang w:val="en-US" w:eastAsia="zh-CN"/>
        </w:rPr>
        <w:t>13、</w:t>
      </w:r>
      <w:r>
        <w:rPr>
          <w:rFonts w:hint="eastAsia"/>
          <w:lang w:eastAsia="zh-CN"/>
        </w:rPr>
        <w:t>房地产开发经营业</w:t>
      </w:r>
    </w:p>
    <w:p w14:paraId="4A2371F2">
      <w:pPr>
        <w:pStyle w:val="17"/>
        <w:rPr>
          <w:rFonts w:hint="eastAsia"/>
          <w:lang w:eastAsia="zh-CN"/>
        </w:rPr>
      </w:pPr>
      <w:r>
        <w:rPr>
          <w:rFonts w:hint="eastAsia"/>
          <w:lang w:val="en-US" w:eastAsia="zh-CN"/>
        </w:rPr>
        <w:t>14、</w:t>
      </w:r>
      <w:r>
        <w:rPr>
          <w:rFonts w:hint="eastAsia"/>
          <w:lang w:eastAsia="zh-CN"/>
        </w:rPr>
        <w:t>物业管理业</w:t>
      </w:r>
    </w:p>
    <w:p w14:paraId="4C164071">
      <w:pPr>
        <w:pStyle w:val="17"/>
        <w:rPr>
          <w:rFonts w:hint="eastAsia"/>
          <w:lang w:eastAsia="zh-CN"/>
        </w:rPr>
      </w:pPr>
      <w:r>
        <w:rPr>
          <w:rFonts w:hint="eastAsia"/>
          <w:lang w:val="en-US" w:eastAsia="zh-CN"/>
        </w:rPr>
        <w:t>15、</w:t>
      </w:r>
      <w:r>
        <w:rPr>
          <w:rFonts w:hint="eastAsia"/>
          <w:lang w:eastAsia="zh-CN"/>
        </w:rPr>
        <w:t>租赁和商务服务业</w:t>
      </w:r>
    </w:p>
    <w:p w14:paraId="58B75BEF">
      <w:pPr>
        <w:pStyle w:val="17"/>
      </w:pPr>
      <w:r>
        <w:rPr>
          <w:rFonts w:hint="eastAsia"/>
          <w:lang w:val="en-US" w:eastAsia="zh-CN"/>
        </w:rPr>
        <w:t>16、</w:t>
      </w:r>
      <w:r>
        <w:rPr>
          <w:rFonts w:hint="eastAsia"/>
          <w:lang w:eastAsia="zh-CN"/>
        </w:rPr>
        <w:t>其他未列明行业</w:t>
      </w:r>
    </w:p>
  </w:comment>
  <w:comment w:id="5" w:author="Administrator" w:date="2023-06-26T14:41:10Z" w:initials="庄工">
    <w:p w14:paraId="0ED14F53">
      <w:pPr>
        <w:pStyle w:val="17"/>
        <w:rPr>
          <w:rFonts w:hint="default" w:eastAsia="宋体"/>
          <w:lang w:val="en-US" w:eastAsia="zh-CN"/>
        </w:rPr>
      </w:pPr>
      <w:r>
        <w:rPr>
          <w:rFonts w:hint="eastAsia"/>
          <w:lang w:val="en-US" w:eastAsia="zh-CN"/>
        </w:rPr>
        <w:t>建议删除，修改为（若不在此区间范围的，则至少</w:t>
      </w:r>
      <w:bookmarkStart w:id="99" w:name="_GoBack"/>
      <w:bookmarkEnd w:id="99"/>
      <w:r>
        <w:rPr>
          <w:rFonts w:hint="eastAsia"/>
          <w:lang w:val="en-US" w:eastAsia="zh-CN"/>
        </w:rPr>
        <w:t>）</w:t>
      </w:r>
    </w:p>
  </w:comment>
  <w:comment w:id="6" w:author="Administrator" w:date="2023-06-26T12:17:12Z" w:initials="庄工">
    <w:p w14:paraId="520A67D4">
      <w:pPr>
        <w:pStyle w:val="17"/>
        <w:rPr>
          <w:rFonts w:hint="eastAsia" w:eastAsia="宋体"/>
          <w:lang w:eastAsia="zh-CN"/>
        </w:rPr>
      </w:pPr>
      <w:r>
        <w:rPr>
          <w:rFonts w:hint="eastAsia"/>
          <w:lang w:eastAsia="zh-CN"/>
        </w:rPr>
        <w:t>是否为型号？</w:t>
      </w:r>
    </w:p>
  </w:comment>
  <w:comment w:id="7" w:author="Administrator" w:date="2023-06-26T12:24:22Z" w:initials="庄工">
    <w:p w14:paraId="0676409D">
      <w:pPr>
        <w:pStyle w:val="17"/>
        <w:rPr>
          <w:rFonts w:hint="eastAsia" w:eastAsia="宋体"/>
          <w:lang w:eastAsia="zh-CN"/>
        </w:rPr>
      </w:pPr>
      <w:r>
        <w:rPr>
          <w:rFonts w:hint="eastAsia"/>
          <w:lang w:eastAsia="zh-CN"/>
        </w:rPr>
        <w:t>删除“至少”“必须”字眼，修改为不少于，下同</w:t>
      </w:r>
    </w:p>
  </w:comment>
  <w:comment w:id="8" w:author="Administrator" w:date="2023-06-26T12:22:21Z" w:initials="庄工">
    <w:p w14:paraId="4D9E74A4">
      <w:pPr>
        <w:pStyle w:val="17"/>
      </w:pPr>
    </w:p>
  </w:comment>
  <w:comment w:id="9" w:author="Administrator" w:date="2023-06-26T12:24:40Z" w:initials="庄工">
    <w:p w14:paraId="78CB700F">
      <w:pPr>
        <w:pStyle w:val="17"/>
        <w:rPr>
          <w:rFonts w:hint="eastAsia" w:eastAsia="宋体"/>
          <w:lang w:eastAsia="zh-CN"/>
        </w:rPr>
      </w:pPr>
      <w:r>
        <w:rPr>
          <w:rFonts w:hint="eastAsia"/>
          <w:lang w:eastAsia="zh-CN"/>
        </w:rPr>
        <w:t>删除表述性词汇</w:t>
      </w:r>
    </w:p>
  </w:comment>
  <w:comment w:id="10" w:author="Administrator" w:date="2023-06-26T12:22:17Z" w:initials="庄工">
    <w:p w14:paraId="429465DB">
      <w:pPr>
        <w:pStyle w:val="17"/>
      </w:pPr>
    </w:p>
  </w:comment>
  <w:comment w:id="11" w:author="Administrator" w:date="2023-06-26T12:22:08Z" w:initials="庄工">
    <w:p w14:paraId="320553A0">
      <w:pPr>
        <w:pStyle w:val="17"/>
      </w:pPr>
    </w:p>
  </w:comment>
  <w:comment w:id="12" w:author="Administrator" w:date="2023-06-26T12:22:10Z" w:initials="庄工">
    <w:p w14:paraId="5BD80CAE">
      <w:pPr>
        <w:pStyle w:val="17"/>
      </w:pPr>
    </w:p>
  </w:comment>
  <w:comment w:id="13" w:author="Administrator" w:date="2023-06-26T12:22:03Z" w:initials="庄工">
    <w:p w14:paraId="1A964ED7">
      <w:pPr>
        <w:pStyle w:val="17"/>
      </w:pPr>
    </w:p>
  </w:comment>
  <w:comment w:id="14" w:author="Administrator" w:date="2023-06-26T12:19:08Z" w:initials="庄工">
    <w:p w14:paraId="5C993695">
      <w:pPr>
        <w:pStyle w:val="17"/>
        <w:rPr>
          <w:rFonts w:hint="eastAsia" w:eastAsia="宋体"/>
          <w:lang w:eastAsia="zh-CN"/>
        </w:rPr>
      </w:pPr>
      <w:r>
        <w:rPr>
          <w:rFonts w:hint="eastAsia"/>
          <w:lang w:eastAsia="zh-CN"/>
        </w:rPr>
        <w:t>删除必须字眼</w:t>
      </w:r>
    </w:p>
  </w:comment>
  <w:comment w:id="15" w:author="Administrator" w:date="2023-06-26T12:18:45Z" w:initials="庄工">
    <w:p w14:paraId="5F465579">
      <w:pPr>
        <w:pStyle w:val="17"/>
        <w:rPr>
          <w:rFonts w:hint="eastAsia" w:eastAsia="宋体"/>
          <w:lang w:eastAsia="zh-CN"/>
        </w:rPr>
      </w:pPr>
      <w:r>
        <w:rPr>
          <w:rFonts w:hint="eastAsia"/>
          <w:lang w:eastAsia="zh-CN"/>
        </w:rPr>
        <w:t>删除此类无法客观量化词</w:t>
      </w:r>
    </w:p>
  </w:comment>
  <w:comment w:id="16" w:author="Administrator" w:date="2023-06-26T12:19:51Z" w:initials="庄工">
    <w:p w14:paraId="28FC0507">
      <w:pPr>
        <w:pStyle w:val="17"/>
        <w:rPr>
          <w:rFonts w:hint="default" w:eastAsia="宋体"/>
          <w:lang w:val="en-US" w:eastAsia="zh-CN"/>
        </w:rPr>
      </w:pPr>
      <w:r>
        <w:rPr>
          <w:rFonts w:hint="eastAsia"/>
          <w:lang w:eastAsia="zh-CN"/>
        </w:rPr>
        <w:t>删除品牌型号，换成技术参数</w:t>
      </w:r>
      <w:r>
        <w:rPr>
          <w:rFonts w:hint="eastAsia"/>
          <w:lang w:val="en-US" w:eastAsia="zh-CN"/>
        </w:rPr>
        <w:t xml:space="preserve"> 如核心≥XX个，频率≥XXHz</w:t>
      </w:r>
    </w:p>
  </w:comment>
  <w:comment w:id="17" w:author="Administrator" w:date="2023-06-26T12:26:42Z" w:initials="庄工">
    <w:p w14:paraId="5F852164">
      <w:pPr>
        <w:pStyle w:val="17"/>
        <w:rPr>
          <w:rFonts w:hint="eastAsia" w:eastAsia="宋体"/>
          <w:lang w:eastAsia="zh-CN"/>
        </w:rPr>
      </w:pPr>
      <w:r>
        <w:rPr>
          <w:rFonts w:hint="eastAsia"/>
          <w:lang w:eastAsia="zh-CN"/>
        </w:rPr>
        <w:t>改为承诺制</w:t>
      </w:r>
    </w:p>
  </w:comment>
  <w:comment w:id="18" w:author="Administrator" w:date="2023-06-26T12:26:37Z" w:initials="庄工">
    <w:p w14:paraId="47117284">
      <w:pPr>
        <w:pStyle w:val="17"/>
        <w:rPr>
          <w:rFonts w:hint="eastAsia" w:eastAsia="宋体"/>
          <w:lang w:eastAsia="zh-CN"/>
        </w:rPr>
      </w:pPr>
      <w:r>
        <w:rPr>
          <w:rFonts w:hint="eastAsia"/>
          <w:lang w:eastAsia="zh-CN"/>
        </w:rPr>
        <w:t>改为承诺制</w:t>
      </w:r>
    </w:p>
  </w:comment>
  <w:comment w:id="19" w:author="Administrator" w:date="2023-06-26T12:26:58Z" w:initials="庄工">
    <w:p w14:paraId="55FF7FBB">
      <w:pPr>
        <w:pStyle w:val="17"/>
      </w:pPr>
      <w:r>
        <w:rPr>
          <w:rFonts w:hint="eastAsia"/>
          <w:lang w:eastAsia="zh-CN"/>
        </w:rPr>
        <w:t>改为承诺制</w:t>
      </w:r>
    </w:p>
  </w:comment>
  <w:comment w:id="20" w:author="Administrator" w:date="2023-06-26T12:27:01Z" w:initials="庄工">
    <w:p w14:paraId="6C0628D9">
      <w:pPr>
        <w:pStyle w:val="17"/>
      </w:pPr>
      <w:r>
        <w:rPr>
          <w:rFonts w:hint="eastAsia"/>
          <w:lang w:eastAsia="zh-CN"/>
        </w:rPr>
        <w:t>改为承诺制</w:t>
      </w:r>
    </w:p>
  </w:comment>
  <w:comment w:id="21" w:author="Administrator" w:date="2023-06-26T12:27:05Z" w:initials="庄工">
    <w:p w14:paraId="6F727943">
      <w:pPr>
        <w:pStyle w:val="17"/>
      </w:pPr>
      <w:r>
        <w:rPr>
          <w:rFonts w:hint="eastAsia"/>
          <w:lang w:eastAsia="zh-CN"/>
        </w:rPr>
        <w:t>改为承诺制</w:t>
      </w:r>
    </w:p>
  </w:comment>
  <w:comment w:id="22" w:author="Administrator" w:date="2023-06-26T12:28:58Z" w:initials="庄工">
    <w:p w14:paraId="699A0CA0">
      <w:pPr>
        <w:pStyle w:val="17"/>
        <w:rPr>
          <w:rFonts w:hint="default" w:eastAsia="宋体"/>
          <w:lang w:val="en-US" w:eastAsia="zh-CN"/>
        </w:rPr>
      </w:pPr>
      <w:r>
        <w:rPr>
          <w:rFonts w:hint="eastAsia"/>
          <w:lang w:eastAsia="zh-CN"/>
        </w:rPr>
        <w:t>建议增加允许偏差值</w:t>
      </w:r>
      <w:r>
        <w:rPr>
          <w:rFonts w:hint="eastAsia"/>
          <w:lang w:val="en-US" w:eastAsia="zh-CN"/>
        </w:rPr>
        <w:t>±XXmm</w:t>
      </w:r>
    </w:p>
  </w:comment>
  <w:comment w:id="23" w:author="Administrator" w:date="2023-06-26T12:29:23Z" w:initials="庄工">
    <w:p w14:paraId="43BC5A0D">
      <w:pPr>
        <w:pStyle w:val="17"/>
        <w:rPr>
          <w:rFonts w:hint="eastAsia" w:eastAsia="宋体"/>
          <w:lang w:eastAsia="zh-CN"/>
        </w:rPr>
      </w:pPr>
      <w:r>
        <w:rPr>
          <w:rFonts w:hint="eastAsia"/>
          <w:lang w:eastAsia="zh-CN"/>
        </w:rPr>
        <w:t>同上</w:t>
      </w:r>
    </w:p>
  </w:comment>
  <w:comment w:id="24" w:author="Administrator" w:date="2023-06-26T12:30:40Z" w:initials="庄工">
    <w:p w14:paraId="0FD52206">
      <w:pPr>
        <w:pStyle w:val="17"/>
      </w:pPr>
      <w:r>
        <w:rPr>
          <w:rFonts w:hint="eastAsia"/>
          <w:lang w:eastAsia="zh-CN"/>
        </w:rPr>
        <w:t>同上</w:t>
      </w:r>
    </w:p>
  </w:comment>
  <w:comment w:id="25" w:author="Administrator" w:date="2023-06-26T12:31:26Z" w:initials="庄工">
    <w:p w14:paraId="65395C56">
      <w:pPr>
        <w:pStyle w:val="17"/>
      </w:pPr>
    </w:p>
  </w:comment>
  <w:comment w:id="26" w:author="Administrator" w:date="2023-06-26T12:31:29Z" w:initials="庄工">
    <w:p w14:paraId="56F62ED1">
      <w:pPr>
        <w:pStyle w:val="17"/>
      </w:pPr>
    </w:p>
  </w:comment>
  <w:comment w:id="27" w:author="Administrator" w:date="2023-06-26T12:31:54Z" w:initials="庄工">
    <w:p w14:paraId="7A4B7AAB">
      <w:pPr>
        <w:pStyle w:val="17"/>
      </w:pPr>
    </w:p>
  </w:comment>
  <w:comment w:id="28" w:author="Administrator" w:date="2023-06-26T12:32:23Z" w:initials="庄工">
    <w:p w14:paraId="65AE3DA1">
      <w:pPr>
        <w:pStyle w:val="17"/>
        <w:rPr>
          <w:rFonts w:hint="eastAsia" w:eastAsia="宋体"/>
          <w:lang w:eastAsia="zh-CN"/>
        </w:rPr>
      </w:pPr>
      <w:r>
        <w:rPr>
          <w:rFonts w:hint="eastAsia"/>
          <w:lang w:eastAsia="zh-CN"/>
        </w:rPr>
        <w:t>删除</w:t>
      </w:r>
    </w:p>
  </w:comment>
  <w:comment w:id="29" w:author="Administrator" w:date="2023-06-26T12:32:38Z" w:initials="庄工">
    <w:p w14:paraId="153A2D51">
      <w:pPr>
        <w:pStyle w:val="17"/>
      </w:pPr>
    </w:p>
  </w:comment>
  <w:comment w:id="30" w:author="Administrator" w:date="2023-06-26T12:32:50Z" w:initials="庄工">
    <w:p w14:paraId="478B6675">
      <w:pPr>
        <w:pStyle w:val="17"/>
      </w:pPr>
    </w:p>
  </w:comment>
  <w:comment w:id="31" w:author="Administrator" w:date="2023-06-26T12:34:07Z" w:initials="庄工">
    <w:p w14:paraId="3E3F16E3">
      <w:pPr>
        <w:pStyle w:val="17"/>
        <w:rPr>
          <w:rFonts w:hint="eastAsia" w:eastAsia="宋体"/>
          <w:lang w:eastAsia="zh-CN"/>
        </w:rPr>
      </w:pPr>
      <w:r>
        <w:rPr>
          <w:rFonts w:hint="eastAsia"/>
          <w:lang w:eastAsia="zh-CN"/>
        </w:rPr>
        <w:t>删除</w:t>
      </w:r>
    </w:p>
  </w:comment>
  <w:comment w:id="32" w:author="Administrator" w:date="2023-06-26T12:34:24Z" w:initials="庄工">
    <w:p w14:paraId="67B70072">
      <w:pPr>
        <w:pStyle w:val="17"/>
      </w:pPr>
    </w:p>
  </w:comment>
  <w:comment w:id="33" w:author="Administrator" w:date="2023-06-26T12:36:50Z" w:initials="庄工">
    <w:p w14:paraId="63DB643D">
      <w:pPr>
        <w:pStyle w:val="17"/>
      </w:pPr>
    </w:p>
  </w:comment>
  <w:comment w:id="34" w:author="Administrator" w:date="2023-06-26T12:36:52Z" w:initials="庄工">
    <w:p w14:paraId="23E220E0">
      <w:pPr>
        <w:pStyle w:val="17"/>
      </w:pPr>
    </w:p>
  </w:comment>
  <w:comment w:id="35" w:author="Administrator" w:date="2023-06-26T12:37:08Z" w:initials="庄工">
    <w:p w14:paraId="256D6399">
      <w:pPr>
        <w:pStyle w:val="17"/>
      </w:pPr>
    </w:p>
  </w:comment>
  <w:comment w:id="36" w:author="Administrator" w:date="2023-06-26T12:37:19Z" w:initials="庄工">
    <w:p w14:paraId="0B7D0B76">
      <w:pPr>
        <w:pStyle w:val="17"/>
        <w:rPr>
          <w:rFonts w:hint="eastAsia" w:eastAsia="宋体"/>
          <w:lang w:eastAsia="zh-CN"/>
        </w:rPr>
      </w:pPr>
      <w:r>
        <w:rPr>
          <w:rFonts w:hint="eastAsia"/>
          <w:lang w:eastAsia="zh-CN"/>
        </w:rPr>
        <w:t>重复</w:t>
      </w:r>
    </w:p>
  </w:comment>
  <w:comment w:id="37" w:author="Administrator" w:date="2023-06-26T12:37:34Z" w:initials="庄工">
    <w:p w14:paraId="2C0416F8">
      <w:pPr>
        <w:pStyle w:val="17"/>
      </w:pPr>
    </w:p>
  </w:comment>
  <w:comment w:id="38" w:author="Administrator" w:date="2023-06-26T12:37:36Z" w:initials="庄工">
    <w:p w14:paraId="1F2977D7">
      <w:pPr>
        <w:pStyle w:val="17"/>
      </w:pPr>
    </w:p>
  </w:comment>
  <w:comment w:id="39" w:author="Administrator" w:date="2023-06-26T12:37:38Z" w:initials="庄工">
    <w:p w14:paraId="057245C4">
      <w:pPr>
        <w:pStyle w:val="17"/>
      </w:pPr>
    </w:p>
  </w:comment>
  <w:comment w:id="40" w:author="Administrator" w:date="2023-06-26T12:37:50Z" w:initials="庄工">
    <w:p w14:paraId="246F505C">
      <w:pPr>
        <w:pStyle w:val="17"/>
      </w:pPr>
    </w:p>
  </w:comment>
  <w:comment w:id="41" w:author="Administrator" w:date="2023-06-26T12:37:52Z" w:initials="庄工">
    <w:p w14:paraId="35A251B3">
      <w:pPr>
        <w:pStyle w:val="17"/>
      </w:pPr>
    </w:p>
  </w:comment>
  <w:comment w:id="42" w:author="Administrator" w:date="2023-06-26T12:37:58Z" w:initials="庄工">
    <w:p w14:paraId="61B14E14">
      <w:pPr>
        <w:pStyle w:val="17"/>
        <w:rPr>
          <w:rFonts w:hint="eastAsia" w:eastAsia="宋体"/>
          <w:lang w:eastAsia="zh-CN"/>
        </w:rPr>
      </w:pPr>
      <w:r>
        <w:rPr>
          <w:rFonts w:hint="eastAsia"/>
          <w:lang w:eastAsia="zh-CN"/>
        </w:rPr>
        <w:t>是否分隔？</w:t>
      </w:r>
    </w:p>
  </w:comment>
  <w:comment w:id="43" w:author="Administrator" w:date="2023-06-26T12:38:57Z" w:initials="庄工">
    <w:p w14:paraId="722B52EE">
      <w:pPr>
        <w:pStyle w:val="17"/>
      </w:pPr>
    </w:p>
  </w:comment>
  <w:comment w:id="44" w:author="Administrator" w:date="2023-06-26T12:39:08Z" w:initials="庄工">
    <w:p w14:paraId="56601609">
      <w:pPr>
        <w:pStyle w:val="17"/>
      </w:pPr>
    </w:p>
  </w:comment>
  <w:comment w:id="45" w:author="Administrator" w:date="2023-06-26T12:40:51Z" w:initials="庄工">
    <w:p w14:paraId="3C243F73">
      <w:pPr>
        <w:pStyle w:val="17"/>
      </w:pPr>
    </w:p>
  </w:comment>
  <w:comment w:id="46" w:author="Administrator" w:date="2023-06-26T12:41:03Z" w:initials="庄工">
    <w:p w14:paraId="43703BC5">
      <w:pPr>
        <w:pStyle w:val="17"/>
      </w:pPr>
    </w:p>
  </w:comment>
  <w:comment w:id="48" w:author="Administrator" w:date="2023-06-26T12:41:23Z" w:initials="庄工">
    <w:p w14:paraId="4C3B21B7">
      <w:pPr>
        <w:pStyle w:val="17"/>
      </w:pPr>
    </w:p>
  </w:comment>
  <w:comment w:id="49" w:author="Administrator" w:date="2023-06-26T12:41:20Z" w:initials="庄工">
    <w:p w14:paraId="18094D15">
      <w:pPr>
        <w:pStyle w:val="17"/>
      </w:pPr>
    </w:p>
  </w:comment>
  <w:comment w:id="50" w:author="Administrator" w:date="2023-06-26T12:41:31Z" w:initials="庄工">
    <w:p w14:paraId="05012290">
      <w:pPr>
        <w:pStyle w:val="17"/>
        <w:rPr>
          <w:rFonts w:hint="eastAsia" w:eastAsia="宋体"/>
          <w:lang w:eastAsia="zh-CN"/>
        </w:rPr>
      </w:pPr>
      <w:r>
        <w:rPr>
          <w:rFonts w:hint="eastAsia"/>
          <w:lang w:eastAsia="zh-CN"/>
        </w:rPr>
        <w:t>重复</w:t>
      </w:r>
    </w:p>
  </w:comment>
  <w:comment w:id="51" w:author="Administrator" w:date="2023-06-26T12:42:08Z" w:initials="庄工">
    <w:p w14:paraId="16804B0D">
      <w:pPr>
        <w:pStyle w:val="17"/>
        <w:rPr>
          <w:rFonts w:hint="eastAsia" w:eastAsia="宋体"/>
          <w:lang w:eastAsia="zh-CN"/>
        </w:rPr>
      </w:pPr>
      <w:r>
        <w:rPr>
          <w:rFonts w:hint="eastAsia"/>
          <w:lang w:eastAsia="zh-CN"/>
        </w:rPr>
        <w:t>删除</w:t>
      </w:r>
    </w:p>
  </w:comment>
  <w:comment w:id="47" w:author="Administrator" w:date="2023-06-26T12:42:16Z" w:initials="庄工">
    <w:p w14:paraId="5F886A53">
      <w:pPr>
        <w:pStyle w:val="17"/>
        <w:rPr>
          <w:rFonts w:hint="eastAsia" w:eastAsia="宋体"/>
          <w:lang w:eastAsia="zh-CN"/>
        </w:rPr>
      </w:pPr>
      <w:r>
        <w:rPr>
          <w:rFonts w:hint="eastAsia"/>
          <w:lang w:eastAsia="zh-CN"/>
        </w:rPr>
        <w:t>是否分隔</w:t>
      </w:r>
    </w:p>
  </w:comment>
  <w:comment w:id="52" w:author="Administrator" w:date="2022-07-13T09:53:14Z" w:initials="庄工">
    <w:p w14:paraId="4585344C">
      <w:pPr>
        <w:pStyle w:val="17"/>
        <w:rPr>
          <w:rFonts w:hint="default" w:eastAsia="宋体"/>
          <w:lang w:val="en-US" w:eastAsia="zh-CN"/>
        </w:rPr>
      </w:pPr>
      <w:r>
        <w:rPr>
          <w:rFonts w:hint="eastAsia"/>
          <w:lang w:val="en-US" w:eastAsia="zh-CN"/>
        </w:rPr>
        <w:t>20220713新增</w:t>
      </w:r>
    </w:p>
  </w:comment>
  <w:comment w:id="53" w:author="Administrator" w:date="2022-08-10T17:41:20Z" w:initials="庄工">
    <w:p w14:paraId="06301D39">
      <w:pPr>
        <w:pStyle w:val="17"/>
      </w:pPr>
      <w:r>
        <w:rPr>
          <w:rFonts w:hint="eastAsia"/>
          <w:lang w:val="en-US" w:eastAsia="zh-CN"/>
        </w:rPr>
        <w:t>20220810新增</w:t>
      </w:r>
    </w:p>
  </w:comment>
  <w:comment w:id="54" w:author="Administrator" w:date="2022-08-16T10:18:50Z" w:initials="庄工">
    <w:p w14:paraId="019E0482">
      <w:pPr>
        <w:pStyle w:val="17"/>
        <w:rPr>
          <w:rFonts w:hint="default" w:eastAsia="宋体"/>
          <w:lang w:val="en-US" w:eastAsia="zh-CN"/>
        </w:rPr>
      </w:pPr>
      <w:r>
        <w:rPr>
          <w:rFonts w:hint="eastAsia"/>
          <w:lang w:val="en-US" w:eastAsia="zh-CN"/>
        </w:rPr>
        <w:t>20220816新增</w:t>
      </w:r>
    </w:p>
  </w:comment>
  <w:comment w:id="55" w:author="Administrator" w:date="2022-07-13T09:53:03Z" w:initials="庄工">
    <w:p w14:paraId="11BE7708">
      <w:pPr>
        <w:pStyle w:val="17"/>
        <w:rPr>
          <w:rFonts w:hint="default" w:eastAsia="宋体"/>
          <w:lang w:val="en-US" w:eastAsia="zh-CN"/>
        </w:rPr>
      </w:pPr>
      <w:r>
        <w:rPr>
          <w:rFonts w:hint="eastAsia"/>
          <w:lang w:val="en-US" w:eastAsia="zh-CN"/>
        </w:rPr>
        <w:t>20220713新增</w:t>
      </w:r>
    </w:p>
  </w:comment>
  <w:comment w:id="56" w:author="Administrator" w:date="2021-07-19T14:41:58Z" w:initials="庄工">
    <w:p w14:paraId="42D44D2F">
      <w:pPr>
        <w:pStyle w:val="17"/>
      </w:pPr>
      <w:r>
        <w:rPr>
          <w:rStyle w:val="47"/>
          <w:rFonts w:ascii="PingFangTC-light" w:hAnsi="PingFangTC-light" w:eastAsia="PingFangTC-light" w:cs="PingFangTC-light"/>
          <w:i w:val="0"/>
          <w:caps w:val="0"/>
          <w:color w:val="C0504D"/>
          <w:spacing w:val="45"/>
          <w:sz w:val="22"/>
          <w:szCs w:val="22"/>
          <w:shd w:val="clear" w:fill="FFFFFF"/>
        </w:rPr>
        <w:t>以联合体形式参加政府采购活动或者合同分包的，</w:t>
      </w:r>
      <w:r>
        <w:rPr>
          <w:rStyle w:val="47"/>
          <w:rFonts w:hint="default" w:ascii="PingFangTC-light" w:hAnsi="PingFangTC-light" w:eastAsia="PingFangTC-light" w:cs="PingFangTC-light"/>
          <w:i w:val="0"/>
          <w:caps w:val="0"/>
          <w:color w:val="C0504D"/>
          <w:spacing w:val="45"/>
          <w:sz w:val="22"/>
          <w:szCs w:val="22"/>
          <w:shd w:val="clear" w:fill="FFFFFF"/>
        </w:rPr>
        <w:t>《中小企业声明函》中需填写联合体中的中小企业或签订分包意向协议的中小企业相关信息。</w:t>
      </w:r>
    </w:p>
  </w:comment>
  <w:comment w:id="57" w:author="Administrator" w:date="2022-08-10T18:50:44Z" w:initials="庄工">
    <w:p w14:paraId="1CAE49EF">
      <w:pPr>
        <w:pStyle w:val="17"/>
      </w:pPr>
      <w:r>
        <w:rPr>
          <w:rFonts w:hint="eastAsia"/>
          <w:lang w:val="en-US" w:eastAsia="zh-CN"/>
        </w:rPr>
        <w:t>20220810新增</w:t>
      </w:r>
    </w:p>
  </w:comment>
  <w:comment w:id="58" w:author="Administrator" w:date="2022-08-15T10:22:10Z" w:initials="庄工">
    <w:p w14:paraId="6AAB4BAD">
      <w:pPr>
        <w:pStyle w:val="17"/>
        <w:rPr>
          <w:rFonts w:hint="default" w:eastAsia="宋体"/>
          <w:lang w:val="en-US" w:eastAsia="zh-CN"/>
        </w:rPr>
      </w:pPr>
      <w:r>
        <w:rPr>
          <w:rFonts w:hint="eastAsia"/>
          <w:lang w:val="en-US" w:eastAsia="zh-CN"/>
        </w:rPr>
        <w:t>20220815新增</w:t>
      </w:r>
    </w:p>
  </w:comment>
  <w:comment w:id="59" w:author="Administrator" w:date="2022-07-13T10:36:21Z" w:initials="庄工">
    <w:p w14:paraId="20CB64B1">
      <w:pPr>
        <w:pStyle w:val="17"/>
        <w:rPr>
          <w:rFonts w:hint="eastAsia"/>
          <w:lang w:eastAsia="zh-CN"/>
        </w:rPr>
      </w:pPr>
      <w:r>
        <w:rPr>
          <w:rFonts w:hint="eastAsia"/>
          <w:lang w:eastAsia="zh-CN"/>
        </w:rPr>
        <w:t>根据《深圳市财政局关于印发《深圳市政府采购招标文件编制工作指引（2020年版）》的通知》规定：</w:t>
      </w:r>
    </w:p>
    <w:p w14:paraId="2E582070">
      <w:pPr>
        <w:pStyle w:val="17"/>
      </w:pPr>
      <w:r>
        <w:rPr>
          <w:rFonts w:hint="eastAsia"/>
          <w:highlight w:val="yellow"/>
          <w:lang w:eastAsia="zh-CN"/>
        </w:rPr>
        <w:t>招标文件中应明确拟定的合同文本。合同文本应详细载明履约时间和地点、付款期限和方式、验收条件、违约责任、争议解决方法等内容，明确除政府采购合同继续履行将损害国家利益和社会公共利益外，双方当事人不得擅自变更、中止或者终止合同。</w:t>
      </w:r>
    </w:p>
  </w:comment>
  <w:comment w:id="60" w:author="Administrator" w:date="2022-07-13T09:55:06Z" w:initials="庄工">
    <w:p w14:paraId="52FC2406">
      <w:pPr>
        <w:pStyle w:val="17"/>
        <w:rPr>
          <w:rFonts w:hint="default" w:eastAsia="宋体"/>
          <w:lang w:val="en-US" w:eastAsia="zh-CN"/>
        </w:rPr>
      </w:pPr>
      <w:r>
        <w:rPr>
          <w:rFonts w:hint="eastAsia"/>
          <w:lang w:val="en-US" w:eastAsia="zh-CN"/>
        </w:rPr>
        <w:t>20220713新增</w:t>
      </w:r>
    </w:p>
  </w:comment>
  <w:comment w:id="61" w:author="公共资源交易中心" w:date="2022-08-18T15:50:01Z" w:initials="公">
    <w:p w14:paraId="712F0B8D">
      <w:pPr>
        <w:pStyle w:val="17"/>
        <w:rPr>
          <w:rFonts w:hint="default" w:eastAsia="宋体"/>
          <w:lang w:val="en-US" w:eastAsia="zh-CN"/>
        </w:rPr>
      </w:pPr>
      <w:r>
        <w:rPr>
          <w:rFonts w:hint="eastAsia"/>
          <w:lang w:val="en-US" w:eastAsia="zh-CN"/>
        </w:rPr>
        <w:t>20220818修改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BB1DC1" w15:done="0"/>
  <w15:commentEx w15:paraId="4EAA67BA" w15:done="0"/>
  <w15:commentEx w15:paraId="6EA72303" w15:done="0"/>
  <w15:commentEx w15:paraId="1B324521" w15:done="0"/>
  <w15:commentEx w15:paraId="58B75BEF" w15:done="0"/>
  <w15:commentEx w15:paraId="0ED14F53" w15:done="0"/>
  <w15:commentEx w15:paraId="520A67D4" w15:done="0"/>
  <w15:commentEx w15:paraId="0676409D" w15:done="0"/>
  <w15:commentEx w15:paraId="4D9E74A4" w15:done="0"/>
  <w15:commentEx w15:paraId="78CB700F" w15:done="0"/>
  <w15:commentEx w15:paraId="429465DB" w15:done="0"/>
  <w15:commentEx w15:paraId="320553A0" w15:done="0"/>
  <w15:commentEx w15:paraId="5BD80CAE" w15:done="0"/>
  <w15:commentEx w15:paraId="1A964ED7" w15:done="0"/>
  <w15:commentEx w15:paraId="5C993695" w15:done="0"/>
  <w15:commentEx w15:paraId="5F465579" w15:done="0"/>
  <w15:commentEx w15:paraId="28FC0507" w15:done="0"/>
  <w15:commentEx w15:paraId="5F852164" w15:done="0"/>
  <w15:commentEx w15:paraId="47117284" w15:done="0"/>
  <w15:commentEx w15:paraId="55FF7FBB" w15:done="0"/>
  <w15:commentEx w15:paraId="6C0628D9" w15:done="0"/>
  <w15:commentEx w15:paraId="6F727943" w15:done="0"/>
  <w15:commentEx w15:paraId="699A0CA0" w15:done="0"/>
  <w15:commentEx w15:paraId="43BC5A0D" w15:done="0"/>
  <w15:commentEx w15:paraId="0FD52206" w15:done="0"/>
  <w15:commentEx w15:paraId="65395C56" w15:done="0"/>
  <w15:commentEx w15:paraId="56F62ED1" w15:done="0"/>
  <w15:commentEx w15:paraId="7A4B7AAB" w15:done="0"/>
  <w15:commentEx w15:paraId="65AE3DA1" w15:done="0"/>
  <w15:commentEx w15:paraId="153A2D51" w15:done="0"/>
  <w15:commentEx w15:paraId="478B6675" w15:done="0"/>
  <w15:commentEx w15:paraId="3E3F16E3" w15:done="0"/>
  <w15:commentEx w15:paraId="67B70072" w15:done="0"/>
  <w15:commentEx w15:paraId="63DB643D" w15:done="0"/>
  <w15:commentEx w15:paraId="23E220E0" w15:done="0"/>
  <w15:commentEx w15:paraId="256D6399" w15:done="0"/>
  <w15:commentEx w15:paraId="0B7D0B76" w15:done="0"/>
  <w15:commentEx w15:paraId="2C0416F8" w15:done="0"/>
  <w15:commentEx w15:paraId="1F2977D7" w15:done="0"/>
  <w15:commentEx w15:paraId="057245C4" w15:done="0"/>
  <w15:commentEx w15:paraId="246F505C" w15:done="0"/>
  <w15:commentEx w15:paraId="35A251B3" w15:done="0"/>
  <w15:commentEx w15:paraId="61B14E14" w15:done="0"/>
  <w15:commentEx w15:paraId="722B52EE" w15:done="0"/>
  <w15:commentEx w15:paraId="56601609" w15:done="0"/>
  <w15:commentEx w15:paraId="3C243F73" w15:done="0"/>
  <w15:commentEx w15:paraId="43703BC5" w15:done="0"/>
  <w15:commentEx w15:paraId="4C3B21B7" w15:done="0"/>
  <w15:commentEx w15:paraId="18094D15" w15:done="0"/>
  <w15:commentEx w15:paraId="05012290" w15:done="0"/>
  <w15:commentEx w15:paraId="16804B0D" w15:done="0"/>
  <w15:commentEx w15:paraId="5F886A53" w15:done="0"/>
  <w15:commentEx w15:paraId="4585344C" w15:done="0"/>
  <w15:commentEx w15:paraId="06301D39" w15:done="0"/>
  <w15:commentEx w15:paraId="019E0482" w15:done="0"/>
  <w15:commentEx w15:paraId="11BE7708" w15:done="0"/>
  <w15:commentEx w15:paraId="42D44D2F" w15:done="0"/>
  <w15:commentEx w15:paraId="1CAE49EF" w15:done="0"/>
  <w15:commentEx w15:paraId="6AAB4BAD" w15:done="0"/>
  <w15:commentEx w15:paraId="2E582070" w15:done="0"/>
  <w15:commentEx w15:paraId="52FC2406" w15:done="0"/>
  <w15:commentEx w15:paraId="712F0B8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1FF"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roman"/>
    <w:pitch w:val="default"/>
    <w:sig w:usb0="A00002FF" w:usb1="28CFFCFA" w:usb2="00000016" w:usb3="00000000" w:csb0="00100001" w:csb1="0000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framePr w:wrap="around" w:vAnchor="text" w:hAnchor="margin" w:xAlign="center" w:y="1"/>
      <w:rPr>
        <w:rStyle w:val="48"/>
      </w:rPr>
    </w:pPr>
    <w:r>
      <w:t xml:space="preserve">- </w:t>
    </w:r>
    <w:r>
      <w:fldChar w:fldCharType="begin"/>
    </w:r>
    <w:r>
      <w:instrText xml:space="preserve"> PAGE </w:instrText>
    </w:r>
    <w:r>
      <w:fldChar w:fldCharType="separate"/>
    </w:r>
    <w:r>
      <w:t>8</w:t>
    </w:r>
    <w:r>
      <w:fldChar w:fldCharType="end"/>
    </w:r>
    <w:r>
      <w:t xml:space="preserve"> -</w:t>
    </w:r>
  </w:p>
  <w:p>
    <w:pPr>
      <w:pStyle w:val="2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720F5"/>
    <w:multiLevelType w:val="singleLevel"/>
    <w:tmpl w:val="AF0720F5"/>
    <w:lvl w:ilvl="0" w:tentative="0">
      <w:start w:val="2"/>
      <w:numFmt w:val="decimal"/>
      <w:suff w:val="space"/>
      <w:lvlText w:val="%1."/>
      <w:lvlJc w:val="left"/>
    </w:lvl>
  </w:abstractNum>
  <w:abstractNum w:abstractNumId="1">
    <w:nsid w:val="D76725A9"/>
    <w:multiLevelType w:val="singleLevel"/>
    <w:tmpl w:val="D76725A9"/>
    <w:lvl w:ilvl="0" w:tentative="0">
      <w:start w:val="2"/>
      <w:numFmt w:val="decimal"/>
      <w:suff w:val="nothing"/>
      <w:lvlText w:val="%1、"/>
      <w:lvlJc w:val="left"/>
      <w:pPr>
        <w:ind w:left="630" w:leftChars="0" w:firstLine="0" w:firstLineChars="0"/>
      </w:pPr>
    </w:lvl>
  </w:abstractNum>
  <w:abstractNum w:abstractNumId="2">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3">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4">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D034486"/>
    <w:multiLevelType w:val="singleLevel"/>
    <w:tmpl w:val="4D034486"/>
    <w:lvl w:ilvl="0" w:tentative="0">
      <w:start w:val="3"/>
      <w:numFmt w:val="chineseCounting"/>
      <w:suff w:val="space"/>
      <w:lvlText w:val="第%1条"/>
      <w:lvlJc w:val="left"/>
      <w:rPr>
        <w:rFonts w:hint="eastAsia"/>
      </w:rPr>
    </w:lvl>
  </w:abstractNum>
  <w:abstractNum w:abstractNumId="9">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5"/>
  </w:num>
  <w:num w:numId="5">
    <w:abstractNumId w:val="9"/>
  </w:num>
  <w:num w:numId="6">
    <w:abstractNumId w:val="7"/>
  </w:num>
  <w:num w:numId="7">
    <w:abstractNumId w:val="0"/>
  </w:num>
  <w:num w:numId="8">
    <w:abstractNumId w:val="1"/>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rson w15:author="公共资源交易中心">
    <w15:presenceInfo w15:providerId="None" w15:userId="公共资源交易中心"/>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528"/>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A8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5821997"/>
    <w:rsid w:val="073560E2"/>
    <w:rsid w:val="08435AFA"/>
    <w:rsid w:val="086C45DD"/>
    <w:rsid w:val="090C7C1B"/>
    <w:rsid w:val="0AAF0616"/>
    <w:rsid w:val="0B98466A"/>
    <w:rsid w:val="0C4C5587"/>
    <w:rsid w:val="0C856164"/>
    <w:rsid w:val="0E6E6F80"/>
    <w:rsid w:val="0FF94323"/>
    <w:rsid w:val="108D4A90"/>
    <w:rsid w:val="1279453E"/>
    <w:rsid w:val="14173562"/>
    <w:rsid w:val="161A1EE6"/>
    <w:rsid w:val="17707419"/>
    <w:rsid w:val="1813141A"/>
    <w:rsid w:val="198E1224"/>
    <w:rsid w:val="1AAD5A01"/>
    <w:rsid w:val="1B325F2A"/>
    <w:rsid w:val="1C5B4B04"/>
    <w:rsid w:val="1D520EF7"/>
    <w:rsid w:val="1E570B9A"/>
    <w:rsid w:val="1F36068E"/>
    <w:rsid w:val="20A556B0"/>
    <w:rsid w:val="21360A20"/>
    <w:rsid w:val="21531809"/>
    <w:rsid w:val="219A1B7F"/>
    <w:rsid w:val="23AA6A32"/>
    <w:rsid w:val="25F11338"/>
    <w:rsid w:val="27FE2461"/>
    <w:rsid w:val="2889409B"/>
    <w:rsid w:val="2B033371"/>
    <w:rsid w:val="2C240F34"/>
    <w:rsid w:val="2C64115C"/>
    <w:rsid w:val="2D0B54A3"/>
    <w:rsid w:val="2D230138"/>
    <w:rsid w:val="2D774616"/>
    <w:rsid w:val="2DEF248C"/>
    <w:rsid w:val="300801AF"/>
    <w:rsid w:val="3063463F"/>
    <w:rsid w:val="31770DD7"/>
    <w:rsid w:val="31932DD9"/>
    <w:rsid w:val="31B036D4"/>
    <w:rsid w:val="324B16F5"/>
    <w:rsid w:val="32F70C5D"/>
    <w:rsid w:val="33B67A9F"/>
    <w:rsid w:val="34E60A39"/>
    <w:rsid w:val="39A02314"/>
    <w:rsid w:val="3AAF08D2"/>
    <w:rsid w:val="3B916FD2"/>
    <w:rsid w:val="3C7518A8"/>
    <w:rsid w:val="3C826BC9"/>
    <w:rsid w:val="3CDF3135"/>
    <w:rsid w:val="3EA3432C"/>
    <w:rsid w:val="3FB269C3"/>
    <w:rsid w:val="410061AC"/>
    <w:rsid w:val="4101205E"/>
    <w:rsid w:val="41571D6E"/>
    <w:rsid w:val="46D22A55"/>
    <w:rsid w:val="48D43EA7"/>
    <w:rsid w:val="499C184D"/>
    <w:rsid w:val="4A1530CF"/>
    <w:rsid w:val="4CF9097C"/>
    <w:rsid w:val="4FEC07C0"/>
    <w:rsid w:val="51886FEF"/>
    <w:rsid w:val="51F30B1D"/>
    <w:rsid w:val="53B57275"/>
    <w:rsid w:val="55711F3C"/>
    <w:rsid w:val="55E93B62"/>
    <w:rsid w:val="58236A15"/>
    <w:rsid w:val="58321EC6"/>
    <w:rsid w:val="586757C9"/>
    <w:rsid w:val="5B365F9C"/>
    <w:rsid w:val="5B5174A3"/>
    <w:rsid w:val="5BCE3D57"/>
    <w:rsid w:val="5D652999"/>
    <w:rsid w:val="5DBD0D0C"/>
    <w:rsid w:val="5E6229A3"/>
    <w:rsid w:val="5E643D94"/>
    <w:rsid w:val="5EEC4F2C"/>
    <w:rsid w:val="602B5E86"/>
    <w:rsid w:val="618F50F0"/>
    <w:rsid w:val="66074398"/>
    <w:rsid w:val="666B09B5"/>
    <w:rsid w:val="66885224"/>
    <w:rsid w:val="66B948FB"/>
    <w:rsid w:val="67FF49EE"/>
    <w:rsid w:val="680558C7"/>
    <w:rsid w:val="68D357B0"/>
    <w:rsid w:val="69502755"/>
    <w:rsid w:val="69D4537F"/>
    <w:rsid w:val="6C1429CD"/>
    <w:rsid w:val="6E041BCC"/>
    <w:rsid w:val="6E9B0019"/>
    <w:rsid w:val="7282691B"/>
    <w:rsid w:val="728B1D53"/>
    <w:rsid w:val="730D6726"/>
    <w:rsid w:val="740E6DE4"/>
    <w:rsid w:val="753B2065"/>
    <w:rsid w:val="76D10E3F"/>
    <w:rsid w:val="77901832"/>
    <w:rsid w:val="786B73C0"/>
    <w:rsid w:val="7B133DEB"/>
    <w:rsid w:val="7BD75BDE"/>
    <w:rsid w:val="7CB64E66"/>
    <w:rsid w:val="7DB23C95"/>
    <w:rsid w:val="7DB42281"/>
    <w:rsid w:val="7EC40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56"/>
    <w:qFormat/>
    <w:uiPriority w:val="0"/>
    <w:pPr>
      <w:spacing w:before="340" w:after="330" w:line="360" w:lineRule="auto"/>
      <w:jc w:val="center"/>
      <w:outlineLvl w:val="0"/>
    </w:pPr>
    <w:rPr>
      <w:rFonts w:eastAsia="黑体"/>
      <w:kern w:val="44"/>
      <w:szCs w:val="44"/>
    </w:rPr>
  </w:style>
  <w:style w:type="paragraph" w:styleId="4">
    <w:name w:val="heading 2"/>
    <w:basedOn w:val="1"/>
    <w:next w:val="1"/>
    <w:link w:val="71"/>
    <w:qFormat/>
    <w:uiPriority w:val="0"/>
    <w:pPr>
      <w:adjustRightInd w:val="0"/>
      <w:jc w:val="center"/>
      <w:textAlignment w:val="baseline"/>
      <w:outlineLvl w:val="1"/>
    </w:pPr>
    <w:rPr>
      <w:kern w:val="0"/>
      <w:sz w:val="24"/>
      <w:szCs w:val="20"/>
    </w:rPr>
  </w:style>
  <w:style w:type="paragraph" w:styleId="5">
    <w:name w:val="heading 3"/>
    <w:basedOn w:val="6"/>
    <w:next w:val="1"/>
    <w:link w:val="55"/>
    <w:qFormat/>
    <w:uiPriority w:val="9"/>
    <w:pPr>
      <w:spacing w:before="260" w:after="260" w:line="240" w:lineRule="auto"/>
      <w:outlineLvl w:val="2"/>
    </w:pPr>
    <w:rPr>
      <w:rFonts w:ascii="宋体" w:hAnsi="宋体" w:eastAsia="宋体"/>
      <w:szCs w:val="32"/>
    </w:rPr>
  </w:style>
  <w:style w:type="paragraph" w:styleId="6">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0"/>
    <w:qFormat/>
    <w:uiPriority w:val="0"/>
    <w:pPr>
      <w:keepNext/>
      <w:keepLines/>
      <w:spacing w:before="280" w:after="290" w:line="376" w:lineRule="auto"/>
      <w:outlineLvl w:val="4"/>
    </w:pPr>
    <w:rPr>
      <w:b/>
      <w:sz w:val="28"/>
      <w:szCs w:val="20"/>
    </w:rPr>
  </w:style>
  <w:style w:type="paragraph" w:styleId="9">
    <w:name w:val="heading 6"/>
    <w:basedOn w:val="1"/>
    <w:next w:val="8"/>
    <w:link w:val="83"/>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84"/>
    <w:qFormat/>
    <w:uiPriority w:val="0"/>
    <w:pPr>
      <w:keepNext/>
      <w:keepLines/>
      <w:spacing w:before="240" w:after="64" w:line="320" w:lineRule="auto"/>
      <w:outlineLvl w:val="6"/>
    </w:pPr>
    <w:rPr>
      <w:b/>
      <w:sz w:val="24"/>
      <w:szCs w:val="20"/>
    </w:rPr>
  </w:style>
  <w:style w:type="paragraph" w:styleId="11">
    <w:name w:val="heading 8"/>
    <w:basedOn w:val="1"/>
    <w:next w:val="8"/>
    <w:link w:val="85"/>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92"/>
    <w:qFormat/>
    <w:uiPriority w:val="0"/>
    <w:pPr>
      <w:spacing w:line="360" w:lineRule="auto"/>
    </w:pPr>
    <w:rPr>
      <w:b/>
      <w:bCs/>
      <w:sz w:val="24"/>
    </w:rPr>
  </w:style>
  <w:style w:type="paragraph" w:styleId="8">
    <w:name w:val="Normal Indent"/>
    <w:basedOn w:val="1"/>
    <w:link w:val="57"/>
    <w:qFormat/>
    <w:uiPriority w:val="0"/>
    <w:pPr>
      <w:ind w:firstLine="420"/>
    </w:pPr>
    <w:rPr>
      <w:szCs w:val="20"/>
    </w:rPr>
  </w:style>
  <w:style w:type="paragraph" w:styleId="13">
    <w:name w:val="toc 7"/>
    <w:basedOn w:val="1"/>
    <w:next w:val="1"/>
    <w:semiHidden/>
    <w:qFormat/>
    <w:uiPriority w:val="0"/>
    <w:pPr>
      <w:ind w:left="1260"/>
      <w:jc w:val="left"/>
    </w:pPr>
    <w:rPr>
      <w:szCs w:val="21"/>
    </w:rPr>
  </w:style>
  <w:style w:type="paragraph" w:styleId="14">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84"/>
    <w:semiHidden/>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8"/>
    <w:qFormat/>
    <w:uiPriority w:val="0"/>
    <w:pPr>
      <w:spacing w:after="120"/>
    </w:pPr>
    <w:rPr>
      <w:sz w:val="16"/>
      <w:szCs w:val="16"/>
    </w:rPr>
  </w:style>
  <w:style w:type="paragraph" w:styleId="19">
    <w:name w:val="Body Text Indent"/>
    <w:basedOn w:val="1"/>
    <w:link w:val="79"/>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semiHidden/>
    <w:qFormat/>
    <w:uiPriority w:val="0"/>
    <w:pPr>
      <w:ind w:left="420"/>
      <w:jc w:val="left"/>
    </w:pPr>
    <w:rPr>
      <w:i/>
      <w:iCs/>
    </w:rPr>
  </w:style>
  <w:style w:type="paragraph" w:styleId="22">
    <w:name w:val="Plain Text"/>
    <w:basedOn w:val="1"/>
    <w:link w:val="90"/>
    <w:qFormat/>
    <w:uiPriority w:val="0"/>
    <w:rPr>
      <w:rFonts w:ascii="宋体" w:hAnsi="Courier New"/>
      <w:szCs w:val="20"/>
    </w:rPr>
  </w:style>
  <w:style w:type="paragraph" w:styleId="23">
    <w:name w:val="toc 8"/>
    <w:basedOn w:val="1"/>
    <w:next w:val="1"/>
    <w:semiHidden/>
    <w:qFormat/>
    <w:uiPriority w:val="0"/>
    <w:pPr>
      <w:ind w:left="1470"/>
      <w:jc w:val="left"/>
    </w:pPr>
    <w:rPr>
      <w:szCs w:val="21"/>
    </w:rPr>
  </w:style>
  <w:style w:type="paragraph" w:styleId="24">
    <w:name w:val="Date"/>
    <w:basedOn w:val="1"/>
    <w:next w:val="1"/>
    <w:link w:val="88"/>
    <w:qFormat/>
    <w:uiPriority w:val="0"/>
    <w:rPr>
      <w:rFonts w:ascii="宋体" w:hAnsi="Courier New"/>
      <w:sz w:val="32"/>
      <w:szCs w:val="20"/>
    </w:rPr>
  </w:style>
  <w:style w:type="paragraph" w:styleId="25">
    <w:name w:val="Body Text Indent 2"/>
    <w:basedOn w:val="1"/>
    <w:link w:val="93"/>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99"/>
    <w:semiHidden/>
    <w:qFormat/>
    <w:uiPriority w:val="99"/>
    <w:rPr>
      <w:sz w:val="18"/>
      <w:szCs w:val="18"/>
    </w:rPr>
  </w:style>
  <w:style w:type="paragraph" w:styleId="27">
    <w:name w:val="footer"/>
    <w:basedOn w:val="1"/>
    <w:link w:val="97"/>
    <w:qFormat/>
    <w:uiPriority w:val="0"/>
    <w:pPr>
      <w:tabs>
        <w:tab w:val="center" w:pos="4153"/>
        <w:tab w:val="right" w:pos="8306"/>
      </w:tabs>
      <w:snapToGrid w:val="0"/>
      <w:jc w:val="left"/>
    </w:pPr>
    <w:rPr>
      <w:sz w:val="18"/>
      <w:szCs w:val="18"/>
    </w:rPr>
  </w:style>
  <w:style w:type="paragraph" w:styleId="28">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0"/>
    <w:pPr>
      <w:spacing w:before="120" w:after="120"/>
      <w:jc w:val="left"/>
    </w:pPr>
    <w:rPr>
      <w:b/>
      <w:bCs/>
      <w:caps/>
    </w:rPr>
  </w:style>
  <w:style w:type="paragraph" w:styleId="30">
    <w:name w:val="toc 4"/>
    <w:basedOn w:val="1"/>
    <w:next w:val="1"/>
    <w:semiHidden/>
    <w:qFormat/>
    <w:uiPriority w:val="0"/>
    <w:pPr>
      <w:ind w:left="630"/>
      <w:jc w:val="left"/>
    </w:pPr>
    <w:rPr>
      <w:szCs w:val="21"/>
    </w:rPr>
  </w:style>
  <w:style w:type="paragraph" w:styleId="31">
    <w:name w:val="Subtitle"/>
    <w:next w:val="1"/>
    <w:link w:val="309"/>
    <w:qFormat/>
    <w:uiPriority w:val="0"/>
    <w:pPr>
      <w:wordWrap w:val="0"/>
      <w:spacing w:after="60"/>
      <w:jc w:val="center"/>
    </w:pPr>
    <w:rPr>
      <w:rFonts w:ascii="Calibri" w:hAnsi="Calibri" w:eastAsia="宋体" w:cs="Times New Roman"/>
      <w:sz w:val="24"/>
      <w:lang w:val="en-US" w:eastAsia="zh-CN" w:bidi="ar-SA"/>
    </w:rPr>
  </w:style>
  <w:style w:type="paragraph" w:styleId="32">
    <w:name w:val="toc 6"/>
    <w:basedOn w:val="1"/>
    <w:next w:val="1"/>
    <w:semiHidden/>
    <w:qFormat/>
    <w:uiPriority w:val="0"/>
    <w:pPr>
      <w:ind w:left="1050"/>
      <w:jc w:val="left"/>
    </w:pPr>
    <w:rPr>
      <w:szCs w:val="21"/>
    </w:rPr>
  </w:style>
  <w:style w:type="paragraph" w:styleId="33">
    <w:name w:val="Body Text Indent 3"/>
    <w:basedOn w:val="1"/>
    <w:link w:val="95"/>
    <w:qFormat/>
    <w:uiPriority w:val="0"/>
    <w:pPr>
      <w:spacing w:line="360" w:lineRule="auto"/>
      <w:ind w:firstLine="482" w:firstLineChars="200"/>
    </w:pPr>
    <w:rPr>
      <w:rFonts w:ascii="宋体"/>
      <w:b/>
      <w:bCs/>
      <w:sz w:val="24"/>
    </w:rPr>
  </w:style>
  <w:style w:type="paragraph" w:styleId="34">
    <w:name w:val="toc 2"/>
    <w:basedOn w:val="1"/>
    <w:next w:val="1"/>
    <w:semiHidden/>
    <w:qFormat/>
    <w:uiPriority w:val="0"/>
    <w:pPr>
      <w:tabs>
        <w:tab w:val="right" w:leader="dot" w:pos="8296"/>
      </w:tabs>
      <w:ind w:left="210"/>
      <w:jc w:val="left"/>
    </w:pPr>
    <w:rPr>
      <w:smallCaps/>
    </w:rPr>
  </w:style>
  <w:style w:type="paragraph" w:styleId="35">
    <w:name w:val="toc 9"/>
    <w:basedOn w:val="1"/>
    <w:next w:val="1"/>
    <w:semiHidden/>
    <w:qFormat/>
    <w:uiPriority w:val="0"/>
    <w:pPr>
      <w:ind w:left="1680"/>
      <w:jc w:val="left"/>
    </w:pPr>
    <w:rPr>
      <w:szCs w:val="21"/>
    </w:rPr>
  </w:style>
  <w:style w:type="paragraph" w:styleId="36">
    <w:name w:val="Body Text 2"/>
    <w:basedOn w:val="1"/>
    <w:link w:val="96"/>
    <w:qFormat/>
    <w:uiPriority w:val="0"/>
    <w:pPr>
      <w:spacing w:line="360" w:lineRule="auto"/>
    </w:pPr>
    <w:rPr>
      <w:sz w:val="24"/>
    </w:rPr>
  </w:style>
  <w:style w:type="paragraph" w:styleId="37">
    <w:name w:val="HTML Preformatted"/>
    <w:basedOn w:val="1"/>
    <w:link w:val="8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85"/>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basedOn w:val="46"/>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qFormat/>
    <w:uiPriority w:val="0"/>
    <w:rPr>
      <w:color w:val="0000FF"/>
      <w:u w:val="single"/>
    </w:rPr>
  </w:style>
  <w:style w:type="character" w:styleId="52">
    <w:name w:val="annotation reference"/>
    <w:basedOn w:val="46"/>
    <w:qFormat/>
    <w:uiPriority w:val="99"/>
    <w:rPr>
      <w:sz w:val="21"/>
      <w:szCs w:val="21"/>
    </w:rPr>
  </w:style>
  <w:style w:type="character" w:customStyle="1" w:styleId="53">
    <w:name w:val="标题 4 字符"/>
    <w:link w:val="6"/>
    <w:qFormat/>
    <w:uiPriority w:val="9"/>
    <w:rPr>
      <w:rFonts w:ascii="Arial" w:hAnsi="Arial" w:eastAsia="黑体"/>
      <w:b/>
      <w:bCs/>
      <w:kern w:val="2"/>
      <w:sz w:val="28"/>
      <w:szCs w:val="28"/>
      <w:lang w:val="en-US" w:eastAsia="zh-CN" w:bidi="ar-SA"/>
    </w:rPr>
  </w:style>
  <w:style w:type="paragraph" w:customStyle="1" w:styleId="5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字符"/>
    <w:link w:val="5"/>
    <w:qFormat/>
    <w:uiPriority w:val="9"/>
    <w:rPr>
      <w:rFonts w:ascii="宋体" w:hAnsi="宋体" w:eastAsia="宋体"/>
      <w:b/>
      <w:bCs/>
      <w:kern w:val="2"/>
      <w:sz w:val="28"/>
      <w:szCs w:val="32"/>
      <w:lang w:val="en-US" w:eastAsia="zh-CN" w:bidi="ar-SA"/>
    </w:rPr>
  </w:style>
  <w:style w:type="character" w:customStyle="1" w:styleId="56">
    <w:name w:val="标题 1 字符"/>
    <w:link w:val="3"/>
    <w:qFormat/>
    <w:uiPriority w:val="0"/>
    <w:rPr>
      <w:rFonts w:ascii="宋体" w:hAnsi="宋体" w:eastAsia="黑体"/>
      <w:b/>
      <w:bCs/>
      <w:kern w:val="44"/>
      <w:sz w:val="28"/>
      <w:szCs w:val="44"/>
      <w:lang w:val="en-US" w:eastAsia="zh-CN" w:bidi="ar-SA"/>
    </w:rPr>
  </w:style>
  <w:style w:type="character" w:customStyle="1" w:styleId="57">
    <w:name w:val="正文缩进 字符"/>
    <w:link w:val="8"/>
    <w:qFormat/>
    <w:uiPriority w:val="0"/>
    <w:rPr>
      <w:rFonts w:eastAsia="宋体"/>
      <w:kern w:val="2"/>
      <w:sz w:val="21"/>
      <w:lang w:val="en-US" w:eastAsia="zh-CN" w:bidi="ar-SA"/>
    </w:rPr>
  </w:style>
  <w:style w:type="character" w:customStyle="1" w:styleId="58">
    <w:name w:val="标题 3 Char"/>
    <w:qFormat/>
    <w:uiPriority w:val="0"/>
    <w:rPr>
      <w:rFonts w:ascii="黑体" w:eastAsia="黑体"/>
      <w:bCs/>
      <w:sz w:val="30"/>
    </w:rPr>
  </w:style>
  <w:style w:type="paragraph" w:customStyle="1" w:styleId="59">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qFormat/>
    <w:uiPriority w:val="0"/>
    <w:pPr>
      <w:spacing w:afterLines="50"/>
      <w:ind w:left="600" w:leftChars="600"/>
    </w:pPr>
  </w:style>
  <w:style w:type="paragraph" w:customStyle="1" w:styleId="67">
    <w:name w:val="Char Char Char Char Char"/>
    <w:basedOn w:val="1"/>
    <w:qFormat/>
    <w:uiPriority w:val="0"/>
    <w:rPr>
      <w:rFonts w:ascii="Tahoma" w:hAnsi="Tahoma"/>
      <w:sz w:val="24"/>
      <w:szCs w:val="20"/>
    </w:rPr>
  </w:style>
  <w:style w:type="paragraph" w:customStyle="1" w:styleId="68">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qFormat/>
    <w:uiPriority w:val="0"/>
    <w:rPr>
      <w:rFonts w:ascii="Tahoma" w:hAnsi="Tahoma"/>
      <w:sz w:val="24"/>
      <w:szCs w:val="20"/>
    </w:rPr>
  </w:style>
  <w:style w:type="paragraph" w:customStyle="1" w:styleId="70">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字符"/>
    <w:link w:val="4"/>
    <w:qFormat/>
    <w:uiPriority w:val="0"/>
    <w:rPr>
      <w:rFonts w:ascii="宋体" w:hAnsi="宋体" w:eastAsia="宋体"/>
      <w:b/>
      <w:bCs/>
      <w:sz w:val="24"/>
      <w:lang w:val="en-US" w:eastAsia="zh-CN" w:bidi="ar-SA"/>
    </w:rPr>
  </w:style>
  <w:style w:type="paragraph" w:customStyle="1" w:styleId="72">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qFormat/>
    <w:uiPriority w:val="0"/>
    <w:pPr>
      <w:ind w:firstLine="420" w:firstLineChars="200"/>
    </w:pPr>
    <w:rPr>
      <w:rFonts w:ascii="Calibri" w:hAnsi="Calibri"/>
      <w:szCs w:val="22"/>
    </w:rPr>
  </w:style>
  <w:style w:type="paragraph" w:customStyle="1" w:styleId="74">
    <w:name w:val="USE 1"/>
    <w:basedOn w:val="1"/>
    <w:qFormat/>
    <w:uiPriority w:val="0"/>
    <w:pPr>
      <w:spacing w:line="200" w:lineRule="atLeast"/>
      <w:jc w:val="left"/>
    </w:pPr>
    <w:rPr>
      <w:rFonts w:ascii="宋体" w:hAnsi="宋体"/>
      <w:b/>
      <w:sz w:val="24"/>
      <w:szCs w:val="28"/>
    </w:rPr>
  </w:style>
  <w:style w:type="paragraph" w:customStyle="1" w:styleId="75">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19"/>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4"/>
    <w:qFormat/>
    <w:uiPriority w:val="0"/>
    <w:pPr>
      <w:adjustRightInd/>
      <w:spacing w:before="0" w:after="0"/>
      <w:jc w:val="both"/>
      <w:textAlignment w:val="auto"/>
    </w:pPr>
    <w:rPr>
      <w:rFonts w:ascii="Cambria" w:hAnsi="Cambria" w:cs="宋体"/>
      <w:kern w:val="2"/>
      <w:sz w:val="32"/>
    </w:rPr>
  </w:style>
  <w:style w:type="character" w:customStyle="1" w:styleId="78">
    <w:name w:val="H4 Char2"/>
    <w:qFormat/>
    <w:uiPriority w:val="0"/>
    <w:rPr>
      <w:rFonts w:ascii="Arial" w:hAnsi="Arial" w:eastAsia="黑体"/>
      <w:b/>
      <w:bCs/>
      <w:kern w:val="2"/>
      <w:sz w:val="28"/>
      <w:szCs w:val="28"/>
      <w:lang w:val="en-US" w:eastAsia="zh-CN" w:bidi="ar-SA"/>
    </w:rPr>
  </w:style>
  <w:style w:type="character" w:customStyle="1" w:styleId="79">
    <w:name w:val="正文文本缩进 字符"/>
    <w:link w:val="19"/>
    <w:qFormat/>
    <w:uiPriority w:val="0"/>
    <w:rPr>
      <w:rFonts w:eastAsia="宋体"/>
      <w:kern w:val="2"/>
      <w:sz w:val="21"/>
      <w:szCs w:val="24"/>
      <w:lang w:val="en-US" w:eastAsia="zh-CN" w:bidi="ar-SA"/>
    </w:rPr>
  </w:style>
  <w:style w:type="character" w:customStyle="1" w:styleId="80">
    <w:name w:val="标题 5 字符"/>
    <w:link w:val="7"/>
    <w:qFormat/>
    <w:uiPriority w:val="0"/>
    <w:rPr>
      <w:rFonts w:eastAsia="宋体"/>
      <w:b/>
      <w:kern w:val="2"/>
      <w:sz w:val="28"/>
      <w:lang w:val="en-US" w:eastAsia="zh-CN" w:bidi="ar-SA"/>
    </w:rPr>
  </w:style>
  <w:style w:type="character" w:customStyle="1" w:styleId="81">
    <w:name w:val="第*章 Char"/>
    <w:qFormat/>
    <w:uiPriority w:val="0"/>
    <w:rPr>
      <w:rFonts w:ascii="Arial" w:hAnsi="Arial" w:eastAsia="黑体"/>
      <w:b/>
      <w:bCs/>
      <w:kern w:val="2"/>
      <w:sz w:val="32"/>
      <w:szCs w:val="32"/>
    </w:rPr>
  </w:style>
  <w:style w:type="character" w:customStyle="1" w:styleId="82">
    <w:name w:val="章标题1 Char"/>
    <w:qFormat/>
    <w:uiPriority w:val="0"/>
    <w:rPr>
      <w:rFonts w:eastAsia="宋体"/>
      <w:b/>
      <w:bCs/>
      <w:kern w:val="2"/>
      <w:sz w:val="32"/>
      <w:szCs w:val="32"/>
      <w:lang w:val="en-US" w:eastAsia="zh-CN" w:bidi="ar-SA"/>
    </w:rPr>
  </w:style>
  <w:style w:type="character" w:customStyle="1" w:styleId="83">
    <w:name w:val="标题 6 字符"/>
    <w:link w:val="9"/>
    <w:qFormat/>
    <w:uiPriority w:val="0"/>
    <w:rPr>
      <w:rFonts w:ascii="Arial" w:hAnsi="Arial" w:eastAsia="黑体"/>
      <w:b/>
      <w:kern w:val="2"/>
      <w:sz w:val="24"/>
      <w:lang w:val="en-US" w:eastAsia="zh-CN" w:bidi="ar-SA"/>
    </w:rPr>
  </w:style>
  <w:style w:type="character" w:customStyle="1" w:styleId="84">
    <w:name w:val="标题 7 字符"/>
    <w:link w:val="10"/>
    <w:qFormat/>
    <w:uiPriority w:val="0"/>
    <w:rPr>
      <w:rFonts w:eastAsia="宋体"/>
      <w:b/>
      <w:kern w:val="2"/>
      <w:sz w:val="24"/>
      <w:lang w:val="en-US" w:eastAsia="zh-CN" w:bidi="ar-SA"/>
    </w:rPr>
  </w:style>
  <w:style w:type="character" w:customStyle="1" w:styleId="85">
    <w:name w:val="标题 8 字符"/>
    <w:link w:val="11"/>
    <w:qFormat/>
    <w:uiPriority w:val="0"/>
    <w:rPr>
      <w:rFonts w:ascii="Arial" w:hAnsi="Arial" w:eastAsia="黑体"/>
      <w:kern w:val="2"/>
      <w:sz w:val="24"/>
      <w:lang w:val="en-US" w:eastAsia="zh-CN" w:bidi="ar-SA"/>
    </w:rPr>
  </w:style>
  <w:style w:type="character" w:customStyle="1" w:styleId="86">
    <w:name w:val="标题 9 字符"/>
    <w:link w:val="12"/>
    <w:qFormat/>
    <w:uiPriority w:val="0"/>
    <w:rPr>
      <w:rFonts w:ascii="Arial" w:hAnsi="Arial" w:eastAsia="黑体"/>
      <w:kern w:val="2"/>
      <w:sz w:val="21"/>
      <w:lang w:val="en-US" w:eastAsia="zh-CN" w:bidi="ar-SA"/>
    </w:rPr>
  </w:style>
  <w:style w:type="character" w:customStyle="1" w:styleId="87">
    <w:name w:val="标题 字符"/>
    <w:link w:val="40"/>
    <w:qFormat/>
    <w:uiPriority w:val="0"/>
    <w:rPr>
      <w:rFonts w:ascii="Arial" w:hAnsi="Arial" w:eastAsia="隶书" w:cs="Arial"/>
      <w:b/>
      <w:bCs/>
      <w:kern w:val="2"/>
      <w:sz w:val="32"/>
      <w:szCs w:val="32"/>
      <w:lang w:val="en-US" w:eastAsia="zh-CN" w:bidi="ar-SA"/>
    </w:rPr>
  </w:style>
  <w:style w:type="character" w:customStyle="1" w:styleId="88">
    <w:name w:val="日期 字符"/>
    <w:link w:val="24"/>
    <w:qFormat/>
    <w:uiPriority w:val="0"/>
    <w:rPr>
      <w:rFonts w:ascii="宋体" w:hAnsi="Courier New" w:eastAsia="宋体"/>
      <w:kern w:val="2"/>
      <w:sz w:val="32"/>
      <w:lang w:val="en-US" w:eastAsia="zh-CN" w:bidi="ar-SA"/>
    </w:rPr>
  </w:style>
  <w:style w:type="character" w:customStyle="1" w:styleId="89">
    <w:name w:val="HTML 预设格式 字符"/>
    <w:link w:val="37"/>
    <w:qFormat/>
    <w:uiPriority w:val="0"/>
    <w:rPr>
      <w:rFonts w:ascii="Arial Unicode MS" w:hAnsi="Arial Unicode MS" w:eastAsia="Arial Unicode MS"/>
      <w:color w:val="000000"/>
      <w:lang w:val="en-US" w:eastAsia="zh-CN" w:bidi="ar-SA"/>
    </w:rPr>
  </w:style>
  <w:style w:type="character" w:customStyle="1" w:styleId="90">
    <w:name w:val="纯文本 字符"/>
    <w:link w:val="22"/>
    <w:qFormat/>
    <w:uiPriority w:val="0"/>
    <w:rPr>
      <w:rFonts w:ascii="宋体" w:hAnsi="Courier New" w:eastAsia="宋体"/>
      <w:kern w:val="2"/>
      <w:sz w:val="21"/>
      <w:lang w:val="en-US" w:eastAsia="zh-CN" w:bidi="ar-SA"/>
    </w:rPr>
  </w:style>
  <w:style w:type="character" w:customStyle="1" w:styleId="91">
    <w:name w:val="正文文字首行缩进 Char"/>
    <w:qFormat/>
    <w:uiPriority w:val="0"/>
    <w:rPr>
      <w:kern w:val="2"/>
      <w:sz w:val="21"/>
      <w:szCs w:val="24"/>
    </w:rPr>
  </w:style>
  <w:style w:type="character" w:customStyle="1" w:styleId="92">
    <w:name w:val="正文文本 字符"/>
    <w:link w:val="2"/>
    <w:qFormat/>
    <w:uiPriority w:val="0"/>
    <w:rPr>
      <w:rFonts w:eastAsia="宋体"/>
      <w:b/>
      <w:bCs/>
      <w:kern w:val="2"/>
      <w:sz w:val="24"/>
      <w:szCs w:val="24"/>
      <w:lang w:val="en-US" w:eastAsia="zh-CN" w:bidi="ar-SA"/>
    </w:rPr>
  </w:style>
  <w:style w:type="character" w:customStyle="1" w:styleId="93">
    <w:name w:val="正文文本缩进 2 字符"/>
    <w:link w:val="25"/>
    <w:qFormat/>
    <w:uiPriority w:val="0"/>
    <w:rPr>
      <w:rFonts w:ascii="宋体" w:hAnsi="宋体" w:eastAsia="宋体"/>
      <w:kern w:val="2"/>
      <w:sz w:val="21"/>
      <w:szCs w:val="24"/>
      <w:lang w:val="en-US" w:eastAsia="zh-CN" w:bidi="ar-SA"/>
    </w:rPr>
  </w:style>
  <w:style w:type="character" w:customStyle="1" w:styleId="94">
    <w:name w:val="页眉 字符"/>
    <w:link w:val="28"/>
    <w:qFormat/>
    <w:uiPriority w:val="99"/>
    <w:rPr>
      <w:rFonts w:eastAsia="宋体"/>
      <w:kern w:val="2"/>
      <w:sz w:val="18"/>
      <w:szCs w:val="18"/>
      <w:lang w:val="en-US" w:eastAsia="zh-CN" w:bidi="ar-SA"/>
    </w:rPr>
  </w:style>
  <w:style w:type="character" w:customStyle="1" w:styleId="95">
    <w:name w:val="正文文本缩进 3 字符"/>
    <w:link w:val="33"/>
    <w:qFormat/>
    <w:uiPriority w:val="0"/>
    <w:rPr>
      <w:rFonts w:ascii="宋体" w:eastAsia="宋体"/>
      <w:b/>
      <w:bCs/>
      <w:kern w:val="2"/>
      <w:sz w:val="24"/>
      <w:szCs w:val="24"/>
      <w:lang w:val="en-US" w:eastAsia="zh-CN" w:bidi="ar-SA"/>
    </w:rPr>
  </w:style>
  <w:style w:type="character" w:customStyle="1" w:styleId="96">
    <w:name w:val="正文文本 2 字符"/>
    <w:link w:val="36"/>
    <w:qFormat/>
    <w:uiPriority w:val="0"/>
    <w:rPr>
      <w:rFonts w:eastAsia="宋体"/>
      <w:kern w:val="2"/>
      <w:sz w:val="24"/>
      <w:szCs w:val="24"/>
      <w:lang w:val="en-US" w:eastAsia="zh-CN" w:bidi="ar-SA"/>
    </w:rPr>
  </w:style>
  <w:style w:type="character" w:customStyle="1" w:styleId="97">
    <w:name w:val="页脚 字符"/>
    <w:link w:val="27"/>
    <w:qFormat/>
    <w:uiPriority w:val="0"/>
    <w:rPr>
      <w:rFonts w:eastAsia="宋体"/>
      <w:kern w:val="2"/>
      <w:sz w:val="18"/>
      <w:szCs w:val="18"/>
      <w:lang w:val="en-US" w:eastAsia="zh-CN" w:bidi="ar-SA"/>
    </w:rPr>
  </w:style>
  <w:style w:type="character" w:customStyle="1" w:styleId="98">
    <w:name w:val="正文文本 3 字符"/>
    <w:link w:val="18"/>
    <w:qFormat/>
    <w:uiPriority w:val="0"/>
    <w:rPr>
      <w:rFonts w:eastAsia="宋体"/>
      <w:kern w:val="2"/>
      <w:sz w:val="16"/>
      <w:szCs w:val="16"/>
      <w:lang w:val="en-US" w:eastAsia="zh-CN" w:bidi="ar-SA"/>
    </w:rPr>
  </w:style>
  <w:style w:type="character" w:customStyle="1" w:styleId="99">
    <w:name w:val="批注框文本 字符"/>
    <w:link w:val="26"/>
    <w:semiHidden/>
    <w:qFormat/>
    <w:uiPriority w:val="99"/>
    <w:rPr>
      <w:rFonts w:eastAsia="宋体"/>
      <w:kern w:val="2"/>
      <w:sz w:val="18"/>
      <w:szCs w:val="18"/>
      <w:lang w:val="en-US" w:eastAsia="zh-CN" w:bidi="ar-SA"/>
    </w:rPr>
  </w:style>
  <w:style w:type="paragraph" w:customStyle="1" w:styleId="100">
    <w:name w:val="样式1"/>
    <w:basedOn w:val="40"/>
    <w:qFormat/>
    <w:uiPriority w:val="0"/>
    <w:pPr>
      <w:spacing w:before="120" w:after="120"/>
    </w:pPr>
    <w:rPr>
      <w:rFonts w:eastAsia="黑体"/>
      <w:b w:val="0"/>
      <w:sz w:val="30"/>
      <w:szCs w:val="21"/>
    </w:rPr>
  </w:style>
  <w:style w:type="paragraph" w:customStyle="1" w:styleId="101">
    <w:name w:val="样式2"/>
    <w:basedOn w:val="40"/>
    <w:next w:val="100"/>
    <w:qFormat/>
    <w:uiPriority w:val="0"/>
    <w:pPr>
      <w:spacing w:before="120" w:after="120"/>
    </w:pPr>
    <w:rPr>
      <w:rFonts w:eastAsia="黑体"/>
      <w:b w:val="0"/>
      <w:sz w:val="30"/>
      <w:szCs w:val="30"/>
    </w:rPr>
  </w:style>
  <w:style w:type="character" w:customStyle="1" w:styleId="102">
    <w:name w:val="标题 3 Char Char"/>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qFormat/>
    <w:uiPriority w:val="0"/>
    <w:pPr>
      <w:spacing w:line="360" w:lineRule="auto"/>
      <w:ind w:firstLine="200" w:firstLineChars="200"/>
    </w:pPr>
    <w:rPr>
      <w:szCs w:val="20"/>
    </w:rPr>
  </w:style>
  <w:style w:type="paragraph" w:customStyle="1" w:styleId="106">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qFormat/>
    <w:uiPriority w:val="0"/>
    <w:pPr>
      <w:tabs>
        <w:tab w:val="left" w:pos="842"/>
      </w:tabs>
      <w:spacing w:line="360" w:lineRule="auto"/>
      <w:ind w:left="842" w:hanging="420"/>
    </w:pPr>
    <w:rPr>
      <w:sz w:val="24"/>
    </w:rPr>
  </w:style>
  <w:style w:type="paragraph" w:customStyle="1" w:styleId="109">
    <w:name w:val="文字"/>
    <w:basedOn w:val="1"/>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qFormat/>
    <w:uiPriority w:val="0"/>
    <w:pPr>
      <w:spacing w:line="240" w:lineRule="auto"/>
      <w:ind w:firstLine="0" w:firstLineChars="0"/>
    </w:pPr>
    <w:rPr>
      <w:sz w:val="20"/>
    </w:rPr>
  </w:style>
  <w:style w:type="paragraph" w:customStyle="1" w:styleId="111">
    <w:name w:val="--规划-表格-居中"/>
    <w:basedOn w:val="105"/>
    <w:qFormat/>
    <w:uiPriority w:val="0"/>
    <w:pPr>
      <w:spacing w:line="240" w:lineRule="auto"/>
      <w:ind w:firstLine="0" w:firstLineChars="0"/>
      <w:jc w:val="center"/>
    </w:pPr>
    <w:rPr>
      <w:sz w:val="20"/>
    </w:rPr>
  </w:style>
  <w:style w:type="paragraph" w:customStyle="1" w:styleId="112">
    <w:name w:val="--编号内缩进"/>
    <w:basedOn w:val="1"/>
    <w:qFormat/>
    <w:uiPriority w:val="0"/>
    <w:pPr>
      <w:spacing w:line="360" w:lineRule="auto"/>
      <w:ind w:left="420" w:firstLine="200" w:firstLineChars="200"/>
    </w:pPr>
    <w:rPr>
      <w:szCs w:val="21"/>
    </w:rPr>
  </w:style>
  <w:style w:type="paragraph" w:customStyle="1" w:styleId="113">
    <w:name w:val="--规划-题注"/>
    <w:basedOn w:val="1"/>
    <w:next w:val="105"/>
    <w:qFormat/>
    <w:uiPriority w:val="0"/>
    <w:pPr>
      <w:spacing w:line="360" w:lineRule="auto"/>
      <w:jc w:val="center"/>
    </w:pPr>
    <w:rPr>
      <w:rFonts w:eastAsia="黑体"/>
    </w:rPr>
  </w:style>
  <w:style w:type="paragraph" w:customStyle="1" w:styleId="114">
    <w:name w:val="--规划-图和表"/>
    <w:next w:val="105"/>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qFormat/>
    <w:uiPriority w:val="0"/>
    <w:pPr>
      <w:keepNext/>
      <w:keepLines/>
      <w:spacing w:line="360" w:lineRule="auto"/>
      <w:outlineLvl w:val="4"/>
    </w:pPr>
    <w:rPr>
      <w:rFonts w:eastAsia="黑体"/>
    </w:rPr>
  </w:style>
  <w:style w:type="paragraph" w:customStyle="1" w:styleId="116">
    <w:name w:val="--规划正文 Char"/>
    <w:basedOn w:val="1"/>
    <w:qFormat/>
    <w:uiPriority w:val="0"/>
    <w:pPr>
      <w:spacing w:line="360" w:lineRule="auto"/>
      <w:ind w:firstLine="200" w:firstLineChars="200"/>
    </w:pPr>
    <w:rPr>
      <w:sz w:val="24"/>
    </w:rPr>
  </w:style>
  <w:style w:type="paragraph" w:customStyle="1" w:styleId="117">
    <w:name w:val="缺省文本"/>
    <w:basedOn w:val="1"/>
    <w:qFormat/>
    <w:uiPriority w:val="0"/>
    <w:pPr>
      <w:autoSpaceDE w:val="0"/>
      <w:autoSpaceDN w:val="0"/>
      <w:adjustRightInd w:val="0"/>
      <w:jc w:val="left"/>
    </w:pPr>
    <w:rPr>
      <w:kern w:val="0"/>
    </w:rPr>
  </w:style>
  <w:style w:type="paragraph" w:customStyle="1" w:styleId="118">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qFormat/>
    <w:uiPriority w:val="0"/>
    <w:rPr>
      <w:rFonts w:eastAsia="宋体"/>
      <w:kern w:val="2"/>
      <w:sz w:val="24"/>
      <w:szCs w:val="24"/>
      <w:lang w:val="en-US" w:eastAsia="zh-CN" w:bidi="ar-SA"/>
    </w:rPr>
  </w:style>
  <w:style w:type="paragraph" w:customStyle="1" w:styleId="120">
    <w:name w:val="样式3"/>
    <w:basedOn w:val="3"/>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qFormat/>
    <w:uiPriority w:val="0"/>
    <w:rPr>
      <w:rFonts w:eastAsia="宋体"/>
      <w:kern w:val="2"/>
      <w:sz w:val="21"/>
      <w:lang w:val="en-US" w:eastAsia="zh-CN" w:bidi="ar-SA"/>
    </w:rPr>
  </w:style>
  <w:style w:type="paragraph" w:customStyle="1" w:styleId="122">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qFormat/>
    <w:uiPriority w:val="0"/>
    <w:pPr>
      <w:tabs>
        <w:tab w:val="left" w:pos="420"/>
        <w:tab w:val="left" w:pos="1080"/>
      </w:tabs>
      <w:spacing w:line="288" w:lineRule="auto"/>
      <w:ind w:left="1080" w:hanging="360"/>
    </w:pPr>
    <w:rPr>
      <w:sz w:val="24"/>
      <w:szCs w:val="20"/>
    </w:rPr>
  </w:style>
  <w:style w:type="character" w:customStyle="1" w:styleId="124">
    <w:name w:val="content1"/>
    <w:qFormat/>
    <w:uiPriority w:val="0"/>
    <w:rPr>
      <w:rFonts w:hint="default" w:ascii="??" w:hAnsi="??"/>
      <w:sz w:val="16"/>
      <w:szCs w:val="16"/>
      <w:u w:val="none"/>
    </w:rPr>
  </w:style>
  <w:style w:type="character" w:customStyle="1" w:styleId="125">
    <w:name w:val="unnamed4"/>
    <w:basedOn w:val="46"/>
    <w:qFormat/>
    <w:uiPriority w:val="0"/>
  </w:style>
  <w:style w:type="character" w:customStyle="1" w:styleId="126">
    <w:name w:val="font2"/>
    <w:basedOn w:val="46"/>
    <w:qFormat/>
    <w:uiPriority w:val="0"/>
  </w:style>
  <w:style w:type="character" w:customStyle="1" w:styleId="127">
    <w:name w:val="font41"/>
    <w:qFormat/>
    <w:uiPriority w:val="0"/>
    <w:rPr>
      <w:color w:val="000000"/>
      <w:spacing w:val="260"/>
      <w:sz w:val="18"/>
      <w:szCs w:val="18"/>
      <w:u w:val="none"/>
    </w:rPr>
  </w:style>
  <w:style w:type="paragraph" w:customStyle="1" w:styleId="128">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文本首行缩进 字符"/>
    <w:link w:val="42"/>
    <w:qFormat/>
    <w:uiPriority w:val="0"/>
    <w:rPr>
      <w:rFonts w:eastAsia="宋体"/>
      <w:b/>
      <w:bCs/>
      <w:kern w:val="2"/>
      <w:sz w:val="21"/>
      <w:szCs w:val="24"/>
      <w:lang w:val="en-US" w:eastAsia="zh-CN" w:bidi="ar-SA"/>
    </w:rPr>
  </w:style>
  <w:style w:type="paragraph" w:customStyle="1" w:styleId="131">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qFormat/>
    <w:uiPriority w:val="0"/>
  </w:style>
  <w:style w:type="paragraph" w:customStyle="1" w:styleId="135">
    <w:name w:val="9"/>
    <w:basedOn w:val="1"/>
    <w:next w:val="8"/>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qFormat/>
    <w:uiPriority w:val="0"/>
  </w:style>
  <w:style w:type="paragraph" w:customStyle="1" w:styleId="137">
    <w:name w:val="8"/>
    <w:basedOn w:val="1"/>
    <w:next w:val="19"/>
    <w:qFormat/>
    <w:uiPriority w:val="0"/>
    <w:pPr>
      <w:spacing w:after="120"/>
      <w:ind w:left="420" w:leftChars="200"/>
    </w:pPr>
  </w:style>
  <w:style w:type="paragraph" w:customStyle="1" w:styleId="138">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qFormat/>
    <w:uiPriority w:val="0"/>
    <w:pPr>
      <w:autoSpaceDE w:val="0"/>
      <w:autoSpaceDN w:val="0"/>
      <w:adjustRightInd w:val="0"/>
      <w:jc w:val="left"/>
    </w:pPr>
    <w:rPr>
      <w:rFonts w:ascii="宋体"/>
      <w:b/>
      <w:bCs/>
      <w:kern w:val="0"/>
      <w:sz w:val="18"/>
      <w:szCs w:val="18"/>
    </w:rPr>
  </w:style>
  <w:style w:type="paragraph" w:customStyle="1" w:styleId="141">
    <w:name w:val="6"/>
    <w:basedOn w:val="140"/>
    <w:qFormat/>
    <w:uiPriority w:val="0"/>
    <w:pPr>
      <w:spacing w:line="270" w:lineRule="atLeast"/>
      <w:jc w:val="both"/>
    </w:pPr>
    <w:rPr>
      <w:b w:val="0"/>
      <w:bCs w:val="0"/>
    </w:rPr>
  </w:style>
  <w:style w:type="paragraph" w:customStyle="1" w:styleId="142">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qFormat/>
    <w:uiPriority w:val="0"/>
    <w:pPr>
      <w:spacing w:line="240" w:lineRule="atLeast"/>
      <w:ind w:firstLine="567"/>
    </w:pPr>
    <w:rPr>
      <w:szCs w:val="20"/>
    </w:rPr>
  </w:style>
  <w:style w:type="paragraph" w:customStyle="1" w:styleId="144">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qFormat/>
    <w:uiPriority w:val="0"/>
    <w:pPr>
      <w:spacing w:line="200" w:lineRule="atLeast"/>
    </w:pPr>
    <w:rPr>
      <w:rFonts w:ascii="Arial" w:hAnsi="Arial" w:eastAsia="宋体" w:cs="Times New Roman"/>
      <w:color w:val="auto"/>
    </w:rPr>
  </w:style>
  <w:style w:type="paragraph" w:customStyle="1" w:styleId="146">
    <w:name w:val="Normal Paragraph"/>
    <w:basedOn w:val="1"/>
    <w:qFormat/>
    <w:uiPriority w:val="0"/>
    <w:pPr>
      <w:widowControl/>
      <w:spacing w:before="120" w:line="360" w:lineRule="auto"/>
      <w:ind w:firstLine="425"/>
    </w:pPr>
    <w:rPr>
      <w:kern w:val="0"/>
      <w:sz w:val="24"/>
    </w:rPr>
  </w:style>
  <w:style w:type="character" w:customStyle="1" w:styleId="147">
    <w:name w:val="blue"/>
    <w:basedOn w:val="46"/>
    <w:qFormat/>
    <w:uiPriority w:val="0"/>
  </w:style>
  <w:style w:type="paragraph" w:customStyle="1" w:styleId="148">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qFormat/>
    <w:uiPriority w:val="0"/>
  </w:style>
  <w:style w:type="character" w:customStyle="1" w:styleId="150">
    <w:name w:val="font11"/>
    <w:qFormat/>
    <w:uiPriority w:val="0"/>
    <w:rPr>
      <w:rFonts w:hint="default" w:ascii="ˎ̥" w:hAnsi="ˎ̥"/>
    </w:rPr>
  </w:style>
  <w:style w:type="paragraph" w:customStyle="1" w:styleId="15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qFormat/>
    <w:uiPriority w:val="0"/>
  </w:style>
  <w:style w:type="character" w:customStyle="1" w:styleId="153">
    <w:name w:val="prodheadlines"/>
    <w:basedOn w:val="46"/>
    <w:qFormat/>
    <w:uiPriority w:val="0"/>
  </w:style>
  <w:style w:type="character" w:customStyle="1" w:styleId="154">
    <w:name w:val="text"/>
    <w:basedOn w:val="46"/>
    <w:qFormat/>
    <w:uiPriority w:val="0"/>
  </w:style>
  <w:style w:type="paragraph" w:customStyle="1" w:styleId="155">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2"/>
    <w:qFormat/>
    <w:uiPriority w:val="0"/>
    <w:pPr>
      <w:ind w:firstLine="560" w:firstLineChars="200"/>
    </w:pPr>
    <w:rPr>
      <w:sz w:val="28"/>
    </w:rPr>
  </w:style>
  <w:style w:type="character" w:customStyle="1" w:styleId="161">
    <w:name w:val="gray6"/>
    <w:basedOn w:val="46"/>
    <w:qFormat/>
    <w:uiPriority w:val="0"/>
  </w:style>
  <w:style w:type="character" w:customStyle="1" w:styleId="162">
    <w:name w:val="style9"/>
    <w:basedOn w:val="46"/>
    <w:qFormat/>
    <w:uiPriority w:val="0"/>
  </w:style>
  <w:style w:type="paragraph" w:customStyle="1" w:styleId="163">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qFormat/>
    <w:uiPriority w:val="0"/>
  </w:style>
  <w:style w:type="paragraph" w:customStyle="1" w:styleId="165">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qFormat/>
    <w:uiPriority w:val="0"/>
    <w:pPr>
      <w:jc w:val="left"/>
    </w:pPr>
    <w:rPr>
      <w:rFonts w:ascii="Tahoma" w:hAnsi="Tahoma"/>
      <w:sz w:val="24"/>
      <w:szCs w:val="20"/>
    </w:rPr>
  </w:style>
  <w:style w:type="paragraph" w:customStyle="1" w:styleId="167">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9">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qFormat/>
    <w:uiPriority w:val="0"/>
    <w:pPr>
      <w:widowControl/>
      <w:spacing w:before="100" w:beforeAutospacing="1" w:after="100" w:afterAutospacing="1"/>
      <w:jc w:val="left"/>
    </w:pPr>
    <w:rPr>
      <w:kern w:val="0"/>
      <w:sz w:val="24"/>
    </w:rPr>
  </w:style>
  <w:style w:type="paragraph" w:customStyle="1" w:styleId="172">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qFormat/>
    <w:uiPriority w:val="0"/>
    <w:pPr>
      <w:adjustRightInd w:val="0"/>
      <w:jc w:val="center"/>
    </w:pPr>
    <w:rPr>
      <w:rFonts w:ascii="宋体"/>
      <w:sz w:val="24"/>
      <w:szCs w:val="20"/>
    </w:rPr>
  </w:style>
  <w:style w:type="character" w:customStyle="1" w:styleId="175">
    <w:name w:val="样式 小三 加粗"/>
    <w:qFormat/>
    <w:uiPriority w:val="0"/>
    <w:rPr>
      <w:rFonts w:eastAsia="宋体"/>
      <w:b/>
      <w:bCs/>
      <w:sz w:val="32"/>
    </w:rPr>
  </w:style>
  <w:style w:type="paragraph" w:customStyle="1" w:styleId="176">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qFormat/>
    <w:uiPriority w:val="0"/>
    <w:rPr>
      <w:rFonts w:ascii="Tahoma" w:hAnsi="Tahoma"/>
      <w:sz w:val="24"/>
      <w:szCs w:val="20"/>
    </w:rPr>
  </w:style>
  <w:style w:type="paragraph" w:customStyle="1" w:styleId="179">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qFormat/>
    <w:uiPriority w:val="0"/>
  </w:style>
  <w:style w:type="paragraph" w:customStyle="1" w:styleId="181">
    <w:name w:val="缩进正文"/>
    <w:basedOn w:val="1"/>
    <w:link w:val="182"/>
    <w:qFormat/>
    <w:uiPriority w:val="0"/>
    <w:pPr>
      <w:ind w:firstLine="560" w:firstLineChars="200"/>
    </w:pPr>
    <w:rPr>
      <w:rFonts w:eastAsia="仿宋_GB2312" w:cs="宋体"/>
      <w:sz w:val="28"/>
      <w:szCs w:val="20"/>
    </w:rPr>
  </w:style>
  <w:style w:type="character" w:customStyle="1" w:styleId="182">
    <w:name w:val="缩进正文 Char"/>
    <w:link w:val="181"/>
    <w:qFormat/>
    <w:uiPriority w:val="0"/>
    <w:rPr>
      <w:rFonts w:eastAsia="仿宋_GB2312" w:cs="宋体"/>
      <w:kern w:val="2"/>
      <w:sz w:val="28"/>
      <w:lang w:val="en-US" w:eastAsia="zh-CN" w:bidi="ar-SA"/>
    </w:rPr>
  </w:style>
  <w:style w:type="paragraph" w:customStyle="1" w:styleId="183">
    <w:name w:val="列出段落1"/>
    <w:basedOn w:val="1"/>
    <w:qFormat/>
    <w:uiPriority w:val="0"/>
    <w:pPr>
      <w:ind w:firstLine="420" w:firstLineChars="200"/>
    </w:pPr>
    <w:rPr>
      <w:rFonts w:ascii="Calibri" w:hAnsi="Calibri" w:cs="Calibri"/>
      <w:szCs w:val="21"/>
    </w:rPr>
  </w:style>
  <w:style w:type="character" w:customStyle="1" w:styleId="184">
    <w:name w:val="批注文字 字符"/>
    <w:basedOn w:val="46"/>
    <w:link w:val="17"/>
    <w:semiHidden/>
    <w:qFormat/>
    <w:uiPriority w:val="99"/>
    <w:rPr>
      <w:rFonts w:ascii="宋体"/>
      <w:sz w:val="34"/>
    </w:rPr>
  </w:style>
  <w:style w:type="character" w:customStyle="1" w:styleId="185">
    <w:name w:val="批注主题 字符"/>
    <w:basedOn w:val="184"/>
    <w:link w:val="41"/>
    <w:qFormat/>
    <w:uiPriority w:val="99"/>
    <w:rPr>
      <w:rFonts w:ascii="宋体"/>
      <w:sz w:val="34"/>
    </w:rPr>
  </w:style>
  <w:style w:type="paragraph" w:customStyle="1" w:styleId="186">
    <w:name w:val="评价"/>
    <w:basedOn w:val="1"/>
    <w:qFormat/>
    <w:uiPriority w:val="0"/>
    <w:pPr>
      <w:spacing w:afterLines="20"/>
      <w:ind w:firstLine="1446" w:firstLineChars="200"/>
    </w:pPr>
    <w:rPr>
      <w:rFonts w:ascii="Calibri" w:hAnsi="Calibri"/>
      <w:sz w:val="24"/>
    </w:rPr>
  </w:style>
  <w:style w:type="paragraph" w:customStyle="1" w:styleId="18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qFormat/>
    <w:uiPriority w:val="0"/>
    <w:rPr>
      <w:color w:val="4D90F0"/>
    </w:rPr>
  </w:style>
  <w:style w:type="paragraph" w:customStyle="1" w:styleId="189">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semiHidden/>
    <w:qFormat/>
    <w:uiPriority w:val="0"/>
    <w:rPr>
      <w:sz w:val="20"/>
    </w:rPr>
  </w:style>
  <w:style w:type="character" w:customStyle="1" w:styleId="191">
    <w:name w:val="文档结构图 Char"/>
    <w:semiHidden/>
    <w:qFormat/>
    <w:uiPriority w:val="0"/>
    <w:rPr>
      <w:sz w:val="20"/>
    </w:rPr>
  </w:style>
  <w:style w:type="character" w:customStyle="1" w:styleId="192">
    <w:name w:val="short_text"/>
    <w:basedOn w:val="46"/>
    <w:qFormat/>
    <w:uiPriority w:val="0"/>
    <w:rPr>
      <w:sz w:val="20"/>
    </w:rPr>
  </w:style>
  <w:style w:type="character" w:customStyle="1" w:styleId="193">
    <w:name w:val="标题 Char1"/>
    <w:qFormat/>
    <w:uiPriority w:val="0"/>
    <w:rPr>
      <w:b/>
      <w:sz w:val="20"/>
    </w:rPr>
  </w:style>
  <w:style w:type="character" w:customStyle="1" w:styleId="194">
    <w:name w:val="正文文本缩进 3 Char1"/>
    <w:semiHidden/>
    <w:qFormat/>
    <w:uiPriority w:val="0"/>
    <w:rPr>
      <w:sz w:val="20"/>
    </w:rPr>
  </w:style>
  <w:style w:type="character" w:customStyle="1" w:styleId="195">
    <w:name w:val="font21"/>
    <w:qFormat/>
    <w:uiPriority w:val="0"/>
    <w:rPr>
      <w:color w:val="FF0000"/>
      <w:sz w:val="20"/>
      <w:u w:val="none"/>
    </w:rPr>
  </w:style>
  <w:style w:type="character" w:customStyle="1" w:styleId="196">
    <w:name w:val="不明显强调1"/>
    <w:qFormat/>
    <w:uiPriority w:val="0"/>
    <w:rPr>
      <w:i/>
      <w:sz w:val="20"/>
    </w:rPr>
  </w:style>
  <w:style w:type="character" w:customStyle="1" w:styleId="197">
    <w:name w:val="font71"/>
    <w:qFormat/>
    <w:uiPriority w:val="0"/>
    <w:rPr>
      <w:sz w:val="20"/>
      <w:u w:val="none"/>
    </w:rPr>
  </w:style>
  <w:style w:type="character" w:customStyle="1" w:styleId="198">
    <w:name w:val="页眉 Char1"/>
    <w:semiHidden/>
    <w:qFormat/>
    <w:uiPriority w:val="0"/>
    <w:rPr>
      <w:sz w:val="20"/>
    </w:rPr>
  </w:style>
  <w:style w:type="character" w:customStyle="1" w:styleId="199">
    <w:name w:val="正文文本缩进 2 Char1"/>
    <w:semiHidden/>
    <w:qFormat/>
    <w:uiPriority w:val="0"/>
    <w:rPr>
      <w:sz w:val="20"/>
    </w:rPr>
  </w:style>
  <w:style w:type="character" w:customStyle="1" w:styleId="200">
    <w:name w:val="font61"/>
    <w:qFormat/>
    <w:uiPriority w:val="0"/>
    <w:rPr>
      <w:sz w:val="20"/>
      <w:u w:val="none"/>
    </w:rPr>
  </w:style>
  <w:style w:type="character" w:customStyle="1" w:styleId="201">
    <w:name w:val="纯文本 Char1"/>
    <w:semiHidden/>
    <w:qFormat/>
    <w:uiPriority w:val="0"/>
    <w:rPr>
      <w:sz w:val="20"/>
    </w:rPr>
  </w:style>
  <w:style w:type="character" w:customStyle="1" w:styleId="202">
    <w:name w:val="正文文本 3 Char1"/>
    <w:semiHidden/>
    <w:qFormat/>
    <w:uiPriority w:val="0"/>
    <w:rPr>
      <w:sz w:val="20"/>
    </w:rPr>
  </w:style>
  <w:style w:type="character" w:customStyle="1" w:styleId="203">
    <w:name w:val="正文文本缩进 Char1"/>
    <w:semiHidden/>
    <w:qFormat/>
    <w:uiPriority w:val="0"/>
    <w:rPr>
      <w:sz w:val="20"/>
    </w:rPr>
  </w:style>
  <w:style w:type="character" w:customStyle="1" w:styleId="204">
    <w:name w:val="明显参考1"/>
    <w:qFormat/>
    <w:uiPriority w:val="0"/>
    <w:rPr>
      <w:b/>
      <w:sz w:val="20"/>
    </w:rPr>
  </w:style>
  <w:style w:type="character" w:customStyle="1" w:styleId="205">
    <w:name w:val="apple-converted-space"/>
    <w:qFormat/>
    <w:uiPriority w:val="0"/>
    <w:rPr>
      <w:sz w:val="20"/>
    </w:rPr>
  </w:style>
  <w:style w:type="character" w:customStyle="1" w:styleId="206">
    <w:name w:val="书籍标题1"/>
    <w:qFormat/>
    <w:uiPriority w:val="0"/>
    <w:rPr>
      <w:b/>
      <w:i/>
      <w:sz w:val="20"/>
    </w:rPr>
  </w:style>
  <w:style w:type="character" w:customStyle="1" w:styleId="207">
    <w:name w:val="long_text"/>
    <w:qFormat/>
    <w:uiPriority w:val="0"/>
    <w:rPr>
      <w:sz w:val="20"/>
    </w:rPr>
  </w:style>
  <w:style w:type="character" w:customStyle="1" w:styleId="208">
    <w:name w:val="日期 Char1"/>
    <w:semiHidden/>
    <w:qFormat/>
    <w:uiPriority w:val="0"/>
    <w:rPr>
      <w:sz w:val="20"/>
    </w:rPr>
  </w:style>
  <w:style w:type="character" w:customStyle="1" w:styleId="209">
    <w:name w:val="批注文字 Char1"/>
    <w:semiHidden/>
    <w:qFormat/>
    <w:uiPriority w:val="0"/>
    <w:rPr>
      <w:sz w:val="20"/>
    </w:rPr>
  </w:style>
  <w:style w:type="character" w:customStyle="1" w:styleId="210">
    <w:name w:val="明显强调1"/>
    <w:qFormat/>
    <w:uiPriority w:val="0"/>
    <w:rPr>
      <w:i/>
      <w:sz w:val="20"/>
    </w:rPr>
  </w:style>
  <w:style w:type="character" w:customStyle="1" w:styleId="211">
    <w:name w:val="16"/>
    <w:qFormat/>
    <w:uiPriority w:val="0"/>
    <w:rPr>
      <w:b/>
      <w:color w:val="FF0356"/>
      <w:sz w:val="20"/>
    </w:rPr>
  </w:style>
  <w:style w:type="character" w:customStyle="1" w:styleId="212">
    <w:name w:val="批注主题 Char1"/>
    <w:semiHidden/>
    <w:qFormat/>
    <w:uiPriority w:val="0"/>
    <w:rPr>
      <w:b/>
      <w:sz w:val="20"/>
    </w:rPr>
  </w:style>
  <w:style w:type="character" w:customStyle="1" w:styleId="213">
    <w:name w:val="正文文本 2 Char1"/>
    <w:semiHidden/>
    <w:qFormat/>
    <w:uiPriority w:val="0"/>
    <w:rPr>
      <w:sz w:val="20"/>
    </w:rPr>
  </w:style>
  <w:style w:type="character" w:customStyle="1" w:styleId="214">
    <w:name w:val="font31"/>
    <w:qFormat/>
    <w:uiPriority w:val="0"/>
    <w:rPr>
      <w:color w:val="FF0000"/>
      <w:sz w:val="20"/>
      <w:u w:val="none"/>
      <w:vertAlign w:val="superscript"/>
    </w:rPr>
  </w:style>
  <w:style w:type="character" w:customStyle="1" w:styleId="215">
    <w:name w:val="不明显参考1"/>
    <w:qFormat/>
    <w:uiPriority w:val="0"/>
    <w:rPr>
      <w:sz w:val="20"/>
    </w:rPr>
  </w:style>
  <w:style w:type="character" w:customStyle="1" w:styleId="216">
    <w:name w:val="HTML 预设格式 Char1"/>
    <w:semiHidden/>
    <w:qFormat/>
    <w:uiPriority w:val="0"/>
    <w:rPr>
      <w:sz w:val="20"/>
    </w:rPr>
  </w:style>
  <w:style w:type="character" w:customStyle="1" w:styleId="217">
    <w:name w:val="font01"/>
    <w:basedOn w:val="46"/>
    <w:qFormat/>
    <w:uiPriority w:val="0"/>
    <w:rPr>
      <w:color w:val="FF0000"/>
      <w:sz w:val="20"/>
      <w:u w:val="none"/>
      <w:vertAlign w:val="superscript"/>
    </w:rPr>
  </w:style>
  <w:style w:type="character" w:customStyle="1" w:styleId="218">
    <w:name w:val="页脚 Char1"/>
    <w:semiHidden/>
    <w:qFormat/>
    <w:uiPriority w:val="0"/>
    <w:rPr>
      <w:sz w:val="20"/>
    </w:rPr>
  </w:style>
  <w:style w:type="character" w:customStyle="1" w:styleId="219">
    <w:name w:val="批注框文本 Char1"/>
    <w:semiHidden/>
    <w:qFormat/>
    <w:uiPriority w:val="0"/>
    <w:rPr>
      <w:sz w:val="20"/>
    </w:rPr>
  </w:style>
  <w:style w:type="paragraph" w:customStyle="1" w:styleId="220">
    <w:name w:val="列出段落2"/>
    <w:basedOn w:val="1"/>
    <w:next w:val="221"/>
    <w:qFormat/>
    <w:uiPriority w:val="0"/>
    <w:pPr>
      <w:ind w:firstLine="420"/>
    </w:pPr>
    <w:rPr>
      <w:rFonts w:hAnsi="Calibri"/>
      <w:kern w:val="0"/>
      <w:szCs w:val="20"/>
    </w:rPr>
  </w:style>
  <w:style w:type="paragraph" w:customStyle="1" w:styleId="221">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qFormat/>
    <w:uiPriority w:val="0"/>
    <w:pPr>
      <w:wordWrap w:val="0"/>
    </w:pPr>
    <w:rPr>
      <w:rFonts w:ascii="Calibri" w:hAnsi="Calibri" w:eastAsia="宋体" w:cs="Times New Roman"/>
      <w:sz w:val="32"/>
      <w:lang w:val="en-US" w:eastAsia="zh-CN" w:bidi="ar-SA"/>
    </w:rPr>
  </w:style>
  <w:style w:type="paragraph" w:customStyle="1" w:styleId="228">
    <w:name w:val="toc 15"/>
    <w:next w:val="1"/>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qFormat/>
    <w:uiPriority w:val="0"/>
    <w:pPr>
      <w:wordWrap w:val="0"/>
    </w:pPr>
    <w:rPr>
      <w:rFonts w:ascii="Calibri" w:hAnsi="Calibri" w:eastAsia="宋体" w:cs="Times New Roman"/>
      <w:sz w:val="32"/>
      <w:lang w:val="en-US" w:eastAsia="zh-CN" w:bidi="ar-SA"/>
    </w:rPr>
  </w:style>
  <w:style w:type="paragraph" w:customStyle="1" w:styleId="230">
    <w:name w:val="TOC Heading1"/>
    <w:next w:val="1"/>
    <w:qFormat/>
    <w:uiPriority w:val="0"/>
    <w:pPr>
      <w:wordWrap w:val="0"/>
    </w:pPr>
    <w:rPr>
      <w:rFonts w:ascii="Calibri" w:hAnsi="Calibri" w:eastAsia="宋体" w:cs="Times New Roman"/>
      <w:sz w:val="32"/>
      <w:lang w:val="en-US" w:eastAsia="zh-CN" w:bidi="ar-SA"/>
    </w:rPr>
  </w:style>
  <w:style w:type="paragraph" w:customStyle="1" w:styleId="231">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qFormat/>
    <w:uiPriority w:val="0"/>
    <w:pPr>
      <w:widowControl/>
      <w:spacing w:before="280" w:after="280"/>
    </w:pPr>
    <w:rPr>
      <w:rFonts w:ascii="Arial" w:hAnsi="Calibri"/>
      <w:kern w:val="0"/>
      <w:sz w:val="18"/>
      <w:szCs w:val="20"/>
    </w:rPr>
  </w:style>
  <w:style w:type="paragraph" w:customStyle="1" w:styleId="233">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qFormat/>
    <w:uiPriority w:val="0"/>
    <w:pPr>
      <w:wordWrap w:val="0"/>
    </w:pPr>
    <w:rPr>
      <w:rFonts w:ascii="Calibri" w:hAnsi="Calibri" w:eastAsia="宋体" w:cs="Times New Roman"/>
      <w:sz w:val="32"/>
      <w:lang w:val="en-US" w:eastAsia="zh-CN" w:bidi="ar-SA"/>
    </w:rPr>
  </w:style>
  <w:style w:type="paragraph" w:customStyle="1" w:styleId="236">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qFormat/>
    <w:uiPriority w:val="0"/>
    <w:pPr>
      <w:ind w:firstLine="420"/>
    </w:pPr>
    <w:rPr>
      <w:rFonts w:hAnsi="Calibri"/>
      <w:kern w:val="0"/>
      <w:szCs w:val="20"/>
    </w:rPr>
  </w:style>
  <w:style w:type="paragraph" w:customStyle="1" w:styleId="255">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qFormat/>
    <w:uiPriority w:val="0"/>
    <w:pPr>
      <w:wordWrap w:val="0"/>
    </w:pPr>
    <w:rPr>
      <w:rFonts w:ascii="Calibri" w:hAnsi="Calibri" w:eastAsia="宋体" w:cs="Times New Roman"/>
      <w:sz w:val="32"/>
      <w:lang w:val="en-US" w:eastAsia="zh-CN" w:bidi="ar-SA"/>
    </w:rPr>
  </w:style>
  <w:style w:type="paragraph" w:customStyle="1" w:styleId="259">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qFormat/>
    <w:uiPriority w:val="0"/>
    <w:pPr>
      <w:wordWrap w:val="0"/>
    </w:pPr>
    <w:rPr>
      <w:rFonts w:ascii="Calibri" w:hAnsi="Calibri" w:eastAsia="宋体" w:cs="Times New Roman"/>
      <w:sz w:val="32"/>
      <w:lang w:val="en-US" w:eastAsia="zh-CN" w:bidi="ar-SA"/>
    </w:rPr>
  </w:style>
  <w:style w:type="paragraph" w:customStyle="1" w:styleId="268">
    <w:name w:val="TOC Heading8"/>
    <w:next w:val="1"/>
    <w:qFormat/>
    <w:uiPriority w:val="0"/>
    <w:pPr>
      <w:wordWrap w:val="0"/>
    </w:pPr>
    <w:rPr>
      <w:rFonts w:ascii="Calibri" w:hAnsi="Calibri" w:eastAsia="宋体" w:cs="Times New Roman"/>
      <w:sz w:val="32"/>
      <w:lang w:val="en-US" w:eastAsia="zh-CN" w:bidi="ar-SA"/>
    </w:rPr>
  </w:style>
  <w:style w:type="paragraph" w:customStyle="1" w:styleId="269">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qFormat/>
    <w:uiPriority w:val="0"/>
    <w:pPr>
      <w:widowControl/>
      <w:spacing w:before="280" w:after="280"/>
    </w:pPr>
    <w:rPr>
      <w:rFonts w:ascii="Arial" w:hAnsi="Calibri"/>
      <w:kern w:val="0"/>
      <w:sz w:val="20"/>
      <w:szCs w:val="20"/>
    </w:rPr>
  </w:style>
  <w:style w:type="paragraph" w:customStyle="1" w:styleId="276">
    <w:name w:val="TOC Heading11"/>
    <w:next w:val="1"/>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qFormat/>
    <w:uiPriority w:val="0"/>
    <w:pPr>
      <w:wordWrap w:val="0"/>
    </w:pPr>
    <w:rPr>
      <w:rFonts w:ascii="Calibri" w:hAnsi="Calibri" w:eastAsia="宋体" w:cs="Times New Roman"/>
      <w:sz w:val="32"/>
      <w:lang w:val="en-US" w:eastAsia="zh-CN" w:bidi="ar-SA"/>
    </w:rPr>
  </w:style>
  <w:style w:type="paragraph" w:customStyle="1" w:styleId="284">
    <w:name w:val="TOC Heading5"/>
    <w:next w:val="1"/>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字符"/>
    <w:basedOn w:val="46"/>
    <w:link w:val="31"/>
    <w:qFormat/>
    <w:uiPriority w:val="0"/>
    <w:rPr>
      <w:rFonts w:ascii="Calibri" w:hAnsi="Calibri"/>
      <w:sz w:val="24"/>
    </w:rPr>
  </w:style>
  <w:style w:type="paragraph" w:customStyle="1" w:styleId="310">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qFormat/>
    <w:uiPriority w:val="0"/>
    <w:pPr>
      <w:ind w:firstLine="420"/>
    </w:pPr>
    <w:rPr>
      <w:rFonts w:hAnsi="Calibri"/>
      <w:kern w:val="0"/>
      <w:szCs w:val="20"/>
    </w:rPr>
  </w:style>
  <w:style w:type="paragraph" w:customStyle="1" w:styleId="314">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qFormat/>
    <w:uiPriority w:val="0"/>
    <w:pPr>
      <w:widowControl/>
      <w:spacing w:line="360" w:lineRule="auto"/>
      <w:ind w:firstLine="420"/>
    </w:pPr>
    <w:rPr>
      <w:rFonts w:hAnsi="Calibri" w:eastAsia="微软雅黑"/>
      <w:kern w:val="0"/>
      <w:sz w:val="24"/>
      <w:szCs w:val="20"/>
    </w:rPr>
  </w:style>
  <w:style w:type="paragraph" w:customStyle="1" w:styleId="353">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qFormat/>
    <w:uiPriority w:val="0"/>
    <w:pPr>
      <w:widowControl/>
      <w:spacing w:before="280" w:after="280"/>
    </w:pPr>
    <w:rPr>
      <w:rFonts w:ascii="PMingLiU" w:hAnsi="Calibri" w:eastAsia="PMingLiU"/>
      <w:kern w:val="0"/>
      <w:sz w:val="24"/>
      <w:szCs w:val="20"/>
    </w:rPr>
  </w:style>
  <w:style w:type="paragraph" w:customStyle="1" w:styleId="362">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qFormat/>
    <w:uiPriority w:val="0"/>
    <w:pPr>
      <w:wordWrap w:val="0"/>
    </w:pPr>
    <w:rPr>
      <w:rFonts w:ascii="Calibri" w:hAnsi="Calibri" w:eastAsia="宋体" w:cs="Times New Roman"/>
      <w:sz w:val="32"/>
      <w:lang w:val="en-US" w:eastAsia="zh-CN" w:bidi="ar-SA"/>
    </w:rPr>
  </w:style>
  <w:style w:type="paragraph" w:customStyle="1" w:styleId="365">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qFormat/>
    <w:uiPriority w:val="0"/>
    <w:pPr>
      <w:wordWrap w:val="0"/>
    </w:pPr>
    <w:rPr>
      <w:rFonts w:ascii="Calibri" w:hAnsi="Calibri" w:eastAsia="宋体" w:cs="Times New Roman"/>
      <w:sz w:val="32"/>
      <w:lang w:val="en-US" w:eastAsia="zh-CN" w:bidi="ar-SA"/>
    </w:rPr>
  </w:style>
  <w:style w:type="paragraph" w:customStyle="1" w:styleId="374">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qFormat/>
    <w:uiPriority w:val="0"/>
    <w:pPr>
      <w:wordWrap w:val="0"/>
    </w:pPr>
    <w:rPr>
      <w:rFonts w:ascii="Calibri" w:hAnsi="Calibri" w:eastAsia="宋体" w:cs="Times New Roman"/>
      <w:sz w:val="32"/>
      <w:lang w:val="en-US" w:eastAsia="zh-CN" w:bidi="ar-SA"/>
    </w:rPr>
  </w:style>
  <w:style w:type="paragraph" w:customStyle="1" w:styleId="399">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qFormat/>
    <w:uiPriority w:val="0"/>
    <w:rPr>
      <w:rFonts w:ascii="Arial" w:hAnsi="Calibri" w:eastAsia="Arial Unicode MS" w:cs="Times New Roman"/>
      <w:color w:val="000000"/>
      <w:sz w:val="21"/>
      <w:lang w:val="en-US" w:eastAsia="zh-CN" w:bidi="ar-SA"/>
    </w:rPr>
  </w:style>
  <w:style w:type="paragraph" w:customStyle="1" w:styleId="410">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qFormat/>
    <w:uiPriority w:val="0"/>
    <w:pPr>
      <w:widowControl/>
      <w:ind w:firstLine="420"/>
    </w:pPr>
    <w:rPr>
      <w:rFonts w:hAnsi="Calibri"/>
      <w:kern w:val="0"/>
      <w:szCs w:val="20"/>
    </w:rPr>
  </w:style>
  <w:style w:type="paragraph" w:customStyle="1" w:styleId="427">
    <w:name w:val="xl87"/>
    <w:basedOn w:val="1"/>
    <w:next w:val="428"/>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qFormat/>
    <w:uiPriority w:val="0"/>
    <w:pPr>
      <w:ind w:firstLine="420"/>
    </w:pPr>
    <w:rPr>
      <w:rFonts w:hAnsi="Calibri"/>
      <w:kern w:val="0"/>
      <w:szCs w:val="20"/>
    </w:rPr>
  </w:style>
  <w:style w:type="paragraph" w:customStyle="1" w:styleId="430">
    <w:name w:val="xl78"/>
    <w:basedOn w:val="1"/>
    <w:next w:val="401"/>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字符"/>
    <w:basedOn w:val="46"/>
    <w:link w:val="438"/>
    <w:qFormat/>
    <w:uiPriority w:val="0"/>
    <w:rPr>
      <w:rFonts w:ascii="Calibri" w:hAnsi="Calibri"/>
      <w:i/>
      <w:sz w:val="21"/>
    </w:rPr>
  </w:style>
  <w:style w:type="paragraph" w:customStyle="1" w:styleId="440">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qFormat/>
    <w:uiPriority w:val="0"/>
    <w:pPr>
      <w:widowControl/>
      <w:spacing w:before="280" w:after="280"/>
    </w:pPr>
    <w:rPr>
      <w:rFonts w:ascii="宋体" w:hAnsi="Calibri"/>
      <w:kern w:val="0"/>
      <w:sz w:val="20"/>
      <w:szCs w:val="20"/>
    </w:rPr>
  </w:style>
  <w:style w:type="paragraph" w:customStyle="1" w:styleId="456">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字符"/>
    <w:basedOn w:val="46"/>
    <w:link w:val="458"/>
    <w:qFormat/>
    <w:uiPriority w:val="0"/>
    <w:rPr>
      <w:rFonts w:ascii="Calibri" w:hAnsi="Calibri"/>
      <w:i/>
      <w:sz w:val="21"/>
    </w:rPr>
  </w:style>
  <w:style w:type="paragraph" w:customStyle="1" w:styleId="460">
    <w:name w:val="Char Char Char Char Char Char Char"/>
    <w:basedOn w:val="1"/>
    <w:next w:val="444"/>
    <w:qFormat/>
    <w:uiPriority w:val="0"/>
    <w:pPr>
      <w:widowControl/>
      <w:spacing w:after="160" w:line="240" w:lineRule="exact"/>
    </w:pPr>
    <w:rPr>
      <w:rFonts w:hAnsi="Calibri"/>
      <w:kern w:val="0"/>
      <w:szCs w:val="20"/>
    </w:rPr>
  </w:style>
  <w:style w:type="paragraph" w:customStyle="1" w:styleId="461">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qFormat/>
    <w:uiPriority w:val="0"/>
    <w:rPr>
      <w:rFonts w:eastAsia="宋体"/>
      <w:kern w:val="2"/>
      <w:sz w:val="21"/>
      <w:lang w:val="en-US" w:eastAsia="zh-CN" w:bidi="ar-SA"/>
    </w:rPr>
  </w:style>
  <w:style w:type="character" w:customStyle="1" w:styleId="470">
    <w:name w:val="fielderror"/>
    <w:basedOn w:val="46"/>
    <w:qFormat/>
    <w:uiPriority w:val="0"/>
    <w:rPr>
      <w:color w:val="800000"/>
    </w:rPr>
  </w:style>
  <w:style w:type="character" w:customStyle="1" w:styleId="471">
    <w:name w:val="hilite6"/>
    <w:basedOn w:val="46"/>
    <w:qFormat/>
    <w:uiPriority w:val="0"/>
    <w:rPr>
      <w:color w:val="000000"/>
    </w:rPr>
  </w:style>
  <w:style w:type="character" w:customStyle="1" w:styleId="472">
    <w:name w:val="active6"/>
    <w:basedOn w:val="46"/>
    <w:qFormat/>
    <w:uiPriority w:val="0"/>
    <w:rPr>
      <w:color w:val="FFFFFF"/>
    </w:rPr>
  </w:style>
  <w:style w:type="character" w:customStyle="1" w:styleId="473">
    <w:name w:val="inline-help"/>
    <w:basedOn w:val="46"/>
    <w:qFormat/>
    <w:uiPriority w:val="0"/>
  </w:style>
  <w:style w:type="character" w:customStyle="1" w:styleId="474">
    <w:name w:val="active"/>
    <w:basedOn w:val="46"/>
    <w:qFormat/>
    <w:uiPriority w:val="0"/>
    <w:rPr>
      <w:color w:val="FFFFFF"/>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B4DA3C-3EBF-4C34-A699-3832E525D532}">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6321</Words>
  <Characters>36030</Characters>
  <Lines>300</Lines>
  <Paragraphs>84</Paragraphs>
  <TotalTime>15</TotalTime>
  <ScaleCrop>false</ScaleCrop>
  <LinksUpToDate>false</LinksUpToDate>
  <CharactersWithSpaces>42267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Administrator</cp:lastModifiedBy>
  <cp:lastPrinted>2021-05-16T11:04:00Z</cp:lastPrinted>
  <dcterms:modified xsi:type="dcterms:W3CDTF">2023-06-26T07:04:37Z</dcterms:modified>
  <dc:title>招  标　文　件</dc:title>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243091301A4148079198C90D48845B32</vt:lpwstr>
  </property>
</Properties>
</file>