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8"/>
        <w:pageBreakBefore w:val="0"/>
        <w:widowControl/>
        <w:kinsoku/>
        <w:overflowPunct/>
        <w:topLinePunct w:val="0"/>
        <w:autoSpaceDE/>
        <w:autoSpaceDN/>
        <w:bidi w:val="0"/>
        <w:spacing w:beforeAutospacing="0" w:afterAutospacing="0" w:line="360" w:lineRule="auto"/>
        <w:ind w:left="0" w:leftChars="0" w:right="0" w:firstLine="0" w:firstLineChars="0"/>
        <w:jc w:val="center"/>
        <w:outlineLvl w:val="0"/>
        <w:rPr>
          <w:rFonts w:hint="eastAsia" w:ascii="宋体" w:hAnsi="宋体" w:eastAsia="宋体" w:cs="宋体"/>
          <w:b w:val="0"/>
          <w:bCs w:val="0"/>
          <w:sz w:val="40"/>
          <w:szCs w:val="40"/>
          <w:highlight w:val="none"/>
        </w:rPr>
      </w:pPr>
      <w:bookmarkStart w:id="0" w:name="_Hlk71456902"/>
      <w:r>
        <w:rPr>
          <w:rFonts w:hint="eastAsia" w:ascii="宋体" w:hAnsi="宋体" w:eastAsia="宋体" w:cs="宋体"/>
          <w:b w:val="0"/>
          <w:bCs w:val="0"/>
          <w:sz w:val="40"/>
          <w:szCs w:val="40"/>
          <w:highlight w:val="none"/>
        </w:rPr>
        <w:t>上塘派出所信息化建设项目</w:t>
      </w:r>
    </w:p>
    <w:p>
      <w:pPr>
        <w:pStyle w:val="38"/>
        <w:pageBreakBefore w:val="0"/>
        <w:widowControl/>
        <w:kinsoku/>
        <w:overflowPunct/>
        <w:topLinePunct w:val="0"/>
        <w:autoSpaceDE/>
        <w:autoSpaceDN/>
        <w:bidi w:val="0"/>
        <w:spacing w:beforeAutospacing="0" w:afterAutospacing="0" w:line="360" w:lineRule="auto"/>
        <w:ind w:left="0" w:leftChars="0" w:right="0" w:firstLine="0" w:firstLineChars="0"/>
        <w:jc w:val="center"/>
        <w:outlineLvl w:val="1"/>
        <w:rPr>
          <w:rFonts w:hint="eastAsia" w:ascii="宋体" w:hAnsi="宋体" w:eastAsia="宋体" w:cs="宋体"/>
          <w:sz w:val="40"/>
          <w:szCs w:val="40"/>
          <w:highlight w:val="none"/>
        </w:rPr>
      </w:pPr>
      <w:r>
        <w:rPr>
          <w:rFonts w:hint="eastAsia" w:ascii="宋体" w:hAnsi="宋体" w:eastAsia="宋体" w:cs="宋体"/>
          <w:sz w:val="40"/>
          <w:szCs w:val="40"/>
          <w:highlight w:val="none"/>
        </w:rPr>
        <w:t>招标文件信息</w:t>
      </w:r>
    </w:p>
    <w:tbl>
      <w:tblPr>
        <w:tblStyle w:val="43"/>
        <w:tblW w:w="7943" w:type="dxa"/>
        <w:jc w:val="center"/>
        <w:tblCellSpacing w:w="0" w:type="dxa"/>
        <w:tblLayout w:type="fixed"/>
        <w:tblCellMar>
          <w:top w:w="45" w:type="dxa"/>
          <w:left w:w="45" w:type="dxa"/>
          <w:bottom w:w="45" w:type="dxa"/>
          <w:right w:w="45" w:type="dxa"/>
        </w:tblCellMar>
      </w:tblPr>
      <w:tblGrid>
        <w:gridCol w:w="2723"/>
        <w:gridCol w:w="5220"/>
      </w:tblGrid>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项目编号：</w:t>
            </w:r>
          </w:p>
        </w:tc>
        <w:tc>
          <w:tcPr>
            <w:tcW w:w="5220"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w:t>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项目名称：</w:t>
            </w:r>
          </w:p>
        </w:tc>
        <w:tc>
          <w:tcPr>
            <w:tcW w:w="5220"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30"/>
                <w:szCs w:val="30"/>
                <w:highlight w:val="none"/>
              </w:rPr>
            </w:pPr>
            <w:r>
              <w:rPr>
                <w:rFonts w:hint="eastAsia" w:ascii="宋体" w:hAnsi="宋体" w:eastAsia="宋体" w:cs="宋体"/>
                <w:sz w:val="30"/>
                <w:szCs w:val="30"/>
                <w:highlight w:val="none"/>
              </w:rPr>
              <w:t>上塘派出所信息化建设项目</w:t>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包 号：</w:t>
            </w:r>
          </w:p>
        </w:tc>
        <w:tc>
          <w:tcPr>
            <w:tcW w:w="5220"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A</w:t>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项目类型：</w:t>
            </w:r>
          </w:p>
        </w:tc>
        <w:tc>
          <w:tcPr>
            <w:tcW w:w="5220"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货物类</w:t>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采购方式：</w:t>
            </w:r>
          </w:p>
        </w:tc>
        <w:tc>
          <w:tcPr>
            <w:tcW w:w="5220"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公开招标</w:t>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货币类型：</w:t>
            </w:r>
          </w:p>
        </w:tc>
        <w:tc>
          <w:tcPr>
            <w:tcW w:w="5220"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人民币</w:t>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评标方法：</w:t>
            </w:r>
          </w:p>
        </w:tc>
        <w:tc>
          <w:tcPr>
            <w:tcW w:w="5220"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综合评分法（新价格分算法）</w:t>
            </w:r>
          </w:p>
        </w:tc>
      </w:tr>
      <w:bookmarkEnd w:id="0"/>
    </w:tbl>
    <w:p>
      <w:pPr>
        <w:pStyle w:val="38"/>
        <w:pageBreakBefore w:val="0"/>
        <w:widowControl/>
        <w:kinsoku/>
        <w:overflowPunct/>
        <w:topLinePunct w:val="0"/>
        <w:autoSpaceDE/>
        <w:autoSpaceDN/>
        <w:bidi w:val="0"/>
        <w:spacing w:beforeAutospacing="0" w:afterAutospacing="0" w:line="360" w:lineRule="auto"/>
        <w:ind w:left="0" w:leftChars="0" w:right="0" w:firstLine="0" w:firstLineChars="0"/>
        <w:jc w:val="center"/>
        <w:outlineLvl w:val="1"/>
        <w:rPr>
          <w:rFonts w:hint="eastAsia" w:ascii="宋体" w:hAnsi="宋体" w:eastAsia="宋体" w:cs="宋体"/>
          <w:kern w:val="2"/>
          <w:sz w:val="40"/>
          <w:szCs w:val="40"/>
          <w:highlight w:val="none"/>
        </w:rPr>
      </w:pPr>
      <w:r>
        <w:rPr>
          <w:rFonts w:hint="eastAsia" w:ascii="宋体" w:hAnsi="宋体" w:eastAsia="宋体" w:cs="宋体"/>
          <w:kern w:val="2"/>
          <w:sz w:val="40"/>
          <w:szCs w:val="40"/>
          <w:highlight w:val="none"/>
        </w:rPr>
        <w:t>资格性审查表</w:t>
      </w: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84"/>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 w:val="28"/>
                <w:szCs w:val="28"/>
                <w:highlight w:val="none"/>
              </w:rPr>
            </w:pPr>
            <w:r>
              <w:rPr>
                <w:rFonts w:hint="eastAsia" w:ascii="宋体" w:hAnsi="宋体" w:eastAsia="宋体" w:cs="宋体"/>
                <w:kern w:val="0"/>
                <w:sz w:val="28"/>
                <w:szCs w:val="28"/>
                <w:highlight w:val="none"/>
                <w:lang w:bidi="ar"/>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 w:val="28"/>
                <w:szCs w:val="28"/>
                <w:highlight w:val="none"/>
              </w:rPr>
            </w:pPr>
            <w:r>
              <w:rPr>
                <w:rFonts w:hint="eastAsia" w:ascii="宋体" w:hAnsi="宋体" w:eastAsia="宋体" w:cs="宋体"/>
                <w:kern w:val="0"/>
                <w:sz w:val="28"/>
                <w:szCs w:val="28"/>
                <w:highlight w:val="none"/>
                <w:lang w:bidi="ar"/>
              </w:rPr>
              <w:t>内容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szCs w:val="21"/>
                <w:highlight w:val="none"/>
              </w:rPr>
            </w:pPr>
            <w:r>
              <w:rPr>
                <w:rFonts w:hint="eastAsia" w:ascii="宋体" w:hAnsi="宋体" w:eastAsia="宋体" w:cs="宋体"/>
                <w:kern w:val="0"/>
                <w:szCs w:val="21"/>
                <w:highlight w:val="none"/>
                <w:vertAlign w:val="baseline"/>
                <w:lang w:val="en-US" w:eastAsia="zh-CN"/>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szCs w:val="21"/>
                <w:highlight w:val="none"/>
              </w:rPr>
            </w:pPr>
            <w:r>
              <w:rPr>
                <w:rFonts w:hint="eastAsia" w:ascii="宋体" w:hAnsi="宋体" w:eastAsia="宋体" w:cs="宋体"/>
                <w:szCs w:val="21"/>
                <w:highlight w:val="none"/>
                <w:lang w:eastAsia="zh-CN"/>
              </w:rPr>
              <w:t>投标人须是在中华人民共和国境内注册，具有独立法人资格或是具有独立承担民事责任的能力的其它组织（提供营业执照扫描件或事业单位法人证等法人证明扫描件，原件备查）；总公司或者分公司只允许一家投标，不允许同时参与本项目投标，分公司参与投标的，须提供总公司或具有独立法人的上一级公司出具的愿为其参与本项目投标的行为以及履约等行为承担民事责任的加盖总公司公章的授权函，以及提供总、分公司的营业执照扫描件，原件备查</w:t>
            </w:r>
            <w:r>
              <w:rPr>
                <w:rFonts w:hint="eastAsia" w:ascii="宋体" w:hAnsi="宋体" w:cs="宋体"/>
                <w:szCs w:val="21"/>
                <w:highlight w:val="none"/>
                <w:lang w:eastAsia="zh-CN"/>
              </w:rPr>
              <w:t>；</w:t>
            </w:r>
            <w:r>
              <w:rPr>
                <w:rFonts w:hint="eastAsia" w:ascii="宋体" w:hAnsi="宋体" w:eastAsia="宋体" w:cs="宋体"/>
                <w:szCs w:val="21"/>
                <w:highlight w:val="none"/>
                <w:lang w:eastAsia="zh-CN"/>
              </w:rPr>
              <w:t xml:space="preserve"> </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2</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lang w:bidi="ar"/>
              </w:rPr>
            </w:pPr>
            <w:r>
              <w:rPr>
                <w:rFonts w:hint="eastAsia" w:ascii="宋体" w:hAnsi="宋体" w:eastAsia="宋体" w:cs="宋体"/>
                <w:color w:val="FF0000"/>
                <w:kern w:val="0"/>
                <w:szCs w:val="21"/>
                <w:highlight w:val="none"/>
              </w:rPr>
              <w:t>本项目</w:t>
            </w:r>
            <w:r>
              <w:rPr>
                <w:rFonts w:hint="eastAsia" w:ascii="宋体" w:hAnsi="宋体" w:cs="宋体"/>
                <w:color w:val="FF0000"/>
                <w:kern w:val="0"/>
                <w:szCs w:val="21"/>
                <w:highlight w:val="none"/>
                <w:lang w:eastAsia="zh-CN"/>
              </w:rPr>
              <w:t>【</w:t>
            </w:r>
            <w:r>
              <w:rPr>
                <w:rFonts w:hint="eastAsia" w:ascii="宋体" w:hAnsi="宋体" w:eastAsia="宋体" w:cs="宋体"/>
                <w:color w:val="FF0000"/>
                <w:kern w:val="0"/>
                <w:szCs w:val="21"/>
                <w:highlight w:val="none"/>
              </w:rPr>
              <w:t>不接受</w:t>
            </w:r>
            <w:r>
              <w:rPr>
                <w:rFonts w:hint="eastAsia" w:ascii="宋体" w:hAnsi="宋体" w:cs="宋体"/>
                <w:color w:val="FF0000"/>
                <w:kern w:val="0"/>
                <w:szCs w:val="21"/>
                <w:highlight w:val="none"/>
                <w:lang w:eastAsia="zh-CN"/>
              </w:rPr>
              <w:t>】</w:t>
            </w:r>
            <w:r>
              <w:rPr>
                <w:rFonts w:hint="eastAsia" w:ascii="宋体" w:hAnsi="宋体" w:eastAsia="宋体" w:cs="宋体"/>
                <w:color w:val="FF0000"/>
                <w:kern w:val="0"/>
                <w:szCs w:val="21"/>
                <w:highlight w:val="none"/>
              </w:rPr>
              <w:t>联合体投标，</w:t>
            </w:r>
            <w:r>
              <w:rPr>
                <w:rFonts w:hint="eastAsia" w:ascii="宋体" w:hAnsi="宋体" w:cs="宋体"/>
                <w:color w:val="FF0000"/>
                <w:kern w:val="0"/>
                <w:szCs w:val="21"/>
                <w:highlight w:val="none"/>
                <w:lang w:eastAsia="zh-CN"/>
              </w:rPr>
              <w:t>【</w:t>
            </w:r>
            <w:r>
              <w:rPr>
                <w:rFonts w:hint="eastAsia" w:ascii="宋体" w:hAnsi="宋体" w:eastAsia="宋体" w:cs="宋体"/>
                <w:color w:val="FF0000"/>
                <w:kern w:val="0"/>
                <w:szCs w:val="21"/>
                <w:highlight w:val="none"/>
              </w:rPr>
              <w:t>不接受</w:t>
            </w:r>
            <w:r>
              <w:rPr>
                <w:rFonts w:hint="eastAsia" w:ascii="宋体" w:hAnsi="宋体" w:cs="宋体"/>
                <w:color w:val="FF0000"/>
                <w:kern w:val="0"/>
                <w:szCs w:val="21"/>
                <w:highlight w:val="none"/>
                <w:lang w:eastAsia="zh-CN"/>
              </w:rPr>
              <w:t>】</w:t>
            </w:r>
            <w:r>
              <w:rPr>
                <w:rFonts w:hint="eastAsia" w:ascii="宋体" w:hAnsi="宋体" w:eastAsia="宋体" w:cs="宋体"/>
                <w:color w:val="FF0000"/>
                <w:kern w:val="0"/>
                <w:szCs w:val="21"/>
                <w:highlight w:val="none"/>
              </w:rPr>
              <w:t>投标人选用进口产品参与投标；</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3</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lang w:bidi="ar"/>
              </w:rPr>
            </w:pPr>
            <w:r>
              <w:rPr>
                <w:rFonts w:hint="eastAsia" w:ascii="宋体" w:hAnsi="宋体" w:eastAsia="宋体" w:cs="宋体"/>
                <w:kern w:val="0"/>
                <w:szCs w:val="21"/>
                <w:highlight w:val="none"/>
              </w:rPr>
              <w:t>参与本项目投标前三年内，在经营活动中没有重大违法记录（由供应商在《政府采购投标及履约承诺函》中作出声明）；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4</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lang w:bidi="ar"/>
              </w:rPr>
            </w:pPr>
            <w:r>
              <w:rPr>
                <w:rFonts w:hint="eastAsia" w:ascii="宋体" w:hAnsi="宋体" w:eastAsia="宋体" w:cs="宋体"/>
                <w:b w:val="0"/>
                <w:bCs w:val="0"/>
                <w:kern w:val="0"/>
                <w:sz w:val="21"/>
                <w:szCs w:val="21"/>
                <w:highlight w:val="none"/>
              </w:rPr>
              <w:t>参与本项目政府采购活动时不存在被有关部门禁止参与政府采购活动且在有效期内的情况（由供应商在《政府采购投标及履约承诺函》中作出声明）；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5</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lang w:bidi="ar"/>
              </w:rPr>
            </w:pPr>
            <w:r>
              <w:rPr>
                <w:rFonts w:hint="eastAsia" w:ascii="宋体" w:hAnsi="宋体" w:eastAsia="宋体" w:cs="宋体"/>
                <w:b w:val="0"/>
                <w:bCs w:val="0"/>
                <w:kern w:val="0"/>
                <w:sz w:val="21"/>
                <w:szCs w:val="21"/>
                <w:highlight w:val="none"/>
              </w:rPr>
              <w:t>具备《中华人民共和国政府采购法》第二十二条第一款的条件（由供应商在《政府采购投标及履约承诺函》中作出声明）；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6</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sz w:val="21"/>
                <w:szCs w:val="21"/>
                <w:highlight w:val="none"/>
              </w:rPr>
            </w:pPr>
            <w:r>
              <w:rPr>
                <w:rFonts w:hint="eastAsia" w:ascii="宋体" w:hAnsi="宋体" w:eastAsia="宋体" w:cs="宋体"/>
                <w:b w:val="0"/>
                <w:bCs w:val="0"/>
                <w:kern w:val="0"/>
                <w:sz w:val="21"/>
                <w:szCs w:val="21"/>
                <w:highlight w:val="none"/>
              </w:rPr>
              <w:t>未被列入失信被执行人、重大税收违法案件当事人名单、政府采购严重违法失信行为记录名单（由供应商在《政府采购投标及履约承诺函》中作出声明）</w:t>
            </w:r>
            <w:r>
              <w:rPr>
                <w:rFonts w:hint="eastAsia" w:ascii="宋体" w:hAnsi="宋体" w:cs="宋体"/>
                <w:b w:val="0"/>
                <w:bCs w:val="0"/>
                <w:kern w:val="0"/>
                <w:sz w:val="21"/>
                <w:szCs w:val="21"/>
                <w:highlight w:val="none"/>
                <w:lang w:eastAsia="zh-CN"/>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vertAlign w:val="baseline"/>
                <w:lang w:val="en-US" w:eastAsia="zh-CN"/>
              </w:rPr>
            </w:pPr>
            <w:r>
              <w:rPr>
                <w:rFonts w:hint="eastAsia" w:ascii="宋体" w:hAnsi="宋体" w:eastAsia="宋体" w:cs="宋体"/>
                <w:kern w:val="0"/>
                <w:szCs w:val="21"/>
                <w:highlight w:val="none"/>
                <w:vertAlign w:val="baseline"/>
                <w:lang w:val="en-US" w:eastAsia="zh-CN"/>
              </w:rPr>
              <w:t>7</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pageBreakBefore w:val="0"/>
              <w:kinsoku/>
              <w:overflowPunct/>
              <w:topLinePunct w:val="0"/>
              <w:autoSpaceDE/>
              <w:autoSpaceDN/>
              <w:bidi w:val="0"/>
              <w:spacing w:beforeAutospacing="0" w:afterAutospacing="0" w:line="360" w:lineRule="auto"/>
              <w:ind w:left="0" w:leftChars="0" w:right="0" w:rightChars="0" w:firstLine="0" w:firstLineChars="0"/>
              <w:rPr>
                <w:rFonts w:hint="eastAsia" w:ascii="宋体" w:hAnsi="宋体" w:eastAsia="宋体" w:cs="宋体"/>
                <w:b w:val="0"/>
                <w:bCs w:val="0"/>
                <w:kern w:val="0"/>
                <w:sz w:val="21"/>
                <w:szCs w:val="21"/>
                <w:highlight w:val="none"/>
                <w:lang w:eastAsia="zh-CN"/>
              </w:rPr>
            </w:pPr>
            <w:r>
              <w:rPr>
                <w:rFonts w:hint="eastAsia" w:ascii="宋体" w:hAnsi="宋体" w:eastAsia="宋体" w:cs="宋体"/>
                <w:kern w:val="0"/>
                <w:szCs w:val="21"/>
                <w:highlight w:val="none"/>
              </w:rPr>
              <w:t>依据《中华人民共和国政府采购法实施条例》第十八条第一款规定，单位负责人为同一人或者存在直接控股、管理关系的不同供应商，不得参加同一合同项下的政府采购活动</w:t>
            </w:r>
            <w:r>
              <w:rPr>
                <w:rFonts w:hint="eastAsia" w:ascii="宋体" w:hAnsi="宋体" w:eastAsia="宋体" w:cs="宋体"/>
                <w:b w:val="0"/>
                <w:bCs w:val="0"/>
                <w:kern w:val="0"/>
                <w:sz w:val="21"/>
                <w:szCs w:val="21"/>
                <w:highlight w:val="none"/>
              </w:rPr>
              <w:t>（由供应商在《政府采购投标及履约承诺函》中作出声明）</w:t>
            </w:r>
            <w:r>
              <w:rPr>
                <w:rFonts w:hint="eastAsia" w:ascii="宋体" w:hAnsi="宋体" w:cs="宋体"/>
                <w:kern w:val="0"/>
                <w:szCs w:val="21"/>
                <w:highlight w:val="none"/>
                <w:lang w:eastAsia="zh-CN"/>
              </w:rPr>
              <w:t>。</w:t>
            </w:r>
          </w:p>
        </w:tc>
      </w:tr>
    </w:tbl>
    <w:p>
      <w:pPr>
        <w:pStyle w:val="38"/>
        <w:pageBreakBefore w:val="0"/>
        <w:widowControl/>
        <w:kinsoku/>
        <w:overflowPunct/>
        <w:topLinePunct w:val="0"/>
        <w:autoSpaceDE/>
        <w:autoSpaceDN/>
        <w:bidi w:val="0"/>
        <w:spacing w:beforeAutospacing="0" w:afterAutospacing="0" w:line="360" w:lineRule="auto"/>
        <w:ind w:left="0" w:leftChars="0" w:right="0" w:firstLine="0" w:firstLineChars="0"/>
        <w:jc w:val="center"/>
        <w:outlineLvl w:val="1"/>
        <w:rPr>
          <w:rFonts w:hint="eastAsia" w:ascii="宋体" w:hAnsi="宋体" w:eastAsia="宋体" w:cs="宋体"/>
          <w:kern w:val="2"/>
          <w:sz w:val="40"/>
          <w:szCs w:val="40"/>
          <w:highlight w:val="none"/>
        </w:rPr>
      </w:pPr>
      <w:r>
        <w:rPr>
          <w:rFonts w:hint="eastAsia" w:ascii="宋体" w:hAnsi="宋体" w:eastAsia="宋体" w:cs="宋体"/>
          <w:kern w:val="2"/>
          <w:sz w:val="40"/>
          <w:szCs w:val="40"/>
          <w:highlight w:val="none"/>
        </w:rPr>
        <w:t>符合性审查表</w:t>
      </w: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84"/>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 w:val="28"/>
                <w:szCs w:val="28"/>
                <w:highlight w:val="none"/>
              </w:rPr>
            </w:pPr>
            <w:r>
              <w:rPr>
                <w:rFonts w:hint="eastAsia" w:ascii="宋体" w:hAnsi="宋体" w:eastAsia="宋体" w:cs="宋体"/>
                <w:kern w:val="0"/>
                <w:sz w:val="28"/>
                <w:szCs w:val="28"/>
                <w:highlight w:val="none"/>
                <w:lang w:bidi="ar"/>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 w:val="28"/>
                <w:szCs w:val="28"/>
                <w:highlight w:val="none"/>
              </w:rPr>
            </w:pPr>
            <w:r>
              <w:rPr>
                <w:rFonts w:hint="eastAsia" w:ascii="宋体" w:hAnsi="宋体" w:eastAsia="宋体" w:cs="宋体"/>
                <w:kern w:val="0"/>
                <w:sz w:val="28"/>
                <w:szCs w:val="28"/>
                <w:highlight w:val="none"/>
                <w:lang w:bidi="ar"/>
              </w:rPr>
              <w:t>内容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将一个包或一个标段的内容拆开投标；</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对同一项目投标时，提供两套</w:t>
            </w:r>
            <w:r>
              <w:rPr>
                <w:rFonts w:hint="eastAsia" w:ascii="宋体" w:hAnsi="宋体" w:eastAsia="宋体" w:cs="宋体"/>
                <w:highlight w:val="none"/>
                <w:lang w:eastAsia="zh-CN"/>
              </w:rPr>
              <w:t>（或</w:t>
            </w:r>
            <w:r>
              <w:rPr>
                <w:rFonts w:hint="eastAsia" w:ascii="宋体" w:hAnsi="宋体" w:eastAsia="宋体" w:cs="宋体"/>
                <w:highlight w:val="none"/>
              </w:rPr>
              <w:t>以上</w:t>
            </w:r>
            <w:r>
              <w:rPr>
                <w:rFonts w:hint="eastAsia" w:ascii="宋体" w:hAnsi="宋体" w:eastAsia="宋体" w:cs="宋体"/>
                <w:highlight w:val="none"/>
                <w:lang w:eastAsia="zh-CN"/>
              </w:rPr>
              <w:t>）</w:t>
            </w:r>
            <w:r>
              <w:rPr>
                <w:rFonts w:hint="eastAsia" w:ascii="宋体" w:hAnsi="宋体" w:eastAsia="宋体" w:cs="宋体"/>
                <w:highlight w:val="none"/>
              </w:rPr>
              <w:t>的投标方案（招标文件另有规定的除外）；</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3</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分项报价或投标总价高于</w:t>
            </w:r>
            <w:bookmarkStart w:id="1" w:name="_Hlk71832186"/>
            <w:r>
              <w:rPr>
                <w:rFonts w:hint="eastAsia" w:ascii="宋体" w:hAnsi="宋体" w:eastAsia="宋体" w:cs="宋体"/>
                <w:highlight w:val="none"/>
              </w:rPr>
              <w:t>相应财政预算金额（或设定的财政预算金额下的最高限价）</w:t>
            </w:r>
            <w:bookmarkEnd w:id="1"/>
            <w:r>
              <w:rPr>
                <w:rFonts w:hint="eastAsia" w:ascii="宋体" w:hAnsi="宋体" w:eastAsia="宋体" w:cs="宋体"/>
                <w:highlight w:val="none"/>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4</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5</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所投货物、服务在技术、商务等方面没有实质性满足招标文件要求的（是否实质性满足招标文件要求，由评审委员会根据《实质性条款响应情况表》做出评判）；</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6</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未按招标文件所提供的样式填写《投标函》；未按招标文件所提供的《政府采购投标及履约承诺函》进行承诺；未按招标文件对投标文件组成的要求提供投标文件；</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7</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投标报价有缺漏项目,或者对招标文件规定的项目需求内容或者需求数量进行修改</w:t>
            </w:r>
            <w:r>
              <w:rPr>
                <w:rFonts w:hint="eastAsia" w:ascii="宋体" w:hAnsi="宋体" w:eastAsia="宋体" w:cs="宋体"/>
                <w:szCs w:val="21"/>
                <w:highlight w:val="none"/>
              </w:rPr>
              <w:t>，评审委员会判定投标响应不满足采购需求</w:t>
            </w:r>
            <w:r>
              <w:rPr>
                <w:rFonts w:hint="eastAsia" w:ascii="宋体" w:hAnsi="宋体" w:eastAsia="宋体" w:cs="宋体"/>
                <w:highlight w:val="none"/>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8</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投标文件存在列放位置错误，导致属于信息公开情形的没有被公开；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9</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lang w:eastAsia="zh-CN"/>
              </w:rPr>
            </w:pPr>
            <w:r>
              <w:rPr>
                <w:rFonts w:hint="eastAsia" w:ascii="宋体" w:hAnsi="宋体" w:cs="宋体"/>
              </w:rPr>
              <w:t>投标文件电子文档带病毒，或</w:t>
            </w:r>
            <w:r>
              <w:rPr>
                <w:rFonts w:hint="eastAsia" w:ascii="宋体" w:hAnsi="宋体" w:cs="宋体"/>
                <w:lang w:eastAsia="zh-CN"/>
              </w:rPr>
              <w:t>存在</w:t>
            </w:r>
            <w:r>
              <w:rPr>
                <w:rFonts w:hint="eastAsia" w:ascii="宋体" w:hAnsi="宋体" w:cs="宋体"/>
              </w:rPr>
              <w:t>不同投标供应商投标文件“文件制作机器码”或“文件创建标识码”一致</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10</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投标文件用不属于本公司的电子密钥进行加密的；</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11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误选了非本项目的最新加密规则文件，导致投标文件不能在开标时解密；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12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法律、法规、规章、规范性文件规定的其他情形。</w:t>
            </w:r>
          </w:p>
        </w:tc>
      </w:tr>
    </w:tbl>
    <w:p>
      <w:pPr>
        <w:pStyle w:val="38"/>
        <w:pageBreakBefore w:val="0"/>
        <w:widowControl/>
        <w:kinsoku/>
        <w:overflowPunct/>
        <w:topLinePunct w:val="0"/>
        <w:autoSpaceDE/>
        <w:autoSpaceDN/>
        <w:bidi w:val="0"/>
        <w:spacing w:beforeAutospacing="0" w:afterAutospacing="0" w:line="360" w:lineRule="auto"/>
        <w:ind w:left="0" w:leftChars="0" w:right="0" w:firstLine="0" w:firstLineChars="0"/>
        <w:jc w:val="center"/>
        <w:outlineLvl w:val="1"/>
        <w:rPr>
          <w:rFonts w:hint="eastAsia" w:ascii="宋体" w:hAnsi="宋体" w:eastAsia="宋体" w:cs="宋体"/>
          <w:sz w:val="40"/>
          <w:szCs w:val="40"/>
          <w:highlight w:val="none"/>
        </w:rPr>
      </w:pPr>
      <w:r>
        <w:rPr>
          <w:rFonts w:hint="eastAsia" w:ascii="宋体" w:hAnsi="宋体" w:eastAsia="宋体" w:cs="宋体"/>
          <w:sz w:val="40"/>
          <w:szCs w:val="40"/>
          <w:highlight w:val="none"/>
        </w:rPr>
        <w:t>评标信息</w:t>
      </w:r>
    </w:p>
    <w:tbl>
      <w:tblPr>
        <w:tblStyle w:val="43"/>
        <w:tblW w:w="9078" w:type="dxa"/>
        <w:jc w:val="center"/>
        <w:tblCellSpacing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45" w:type="dxa"/>
          <w:left w:w="45" w:type="dxa"/>
          <w:bottom w:w="45" w:type="dxa"/>
          <w:right w:w="45" w:type="dxa"/>
        </w:tblCellMar>
      </w:tblPr>
      <w:tblGrid>
        <w:gridCol w:w="8873"/>
        <w:gridCol w:w="205"/>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tblCellSpacing w:w="0" w:type="dxa"/>
          <w:jc w:val="center"/>
        </w:trPr>
        <w:tc>
          <w:tcPr>
            <w:tcW w:w="8873"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
                <w:bCs/>
                <w:sz w:val="24"/>
                <w:highlight w:val="none"/>
              </w:rPr>
            </w:pPr>
            <w:r>
              <w:rPr>
                <w:rFonts w:hint="eastAsia" w:ascii="宋体" w:hAnsi="宋体" w:eastAsia="宋体" w:cs="宋体"/>
                <w:b/>
                <w:bCs/>
                <w:highlight w:val="none"/>
              </w:rPr>
              <w:t>评标方法：综合评分法（新价格分算法）</w:t>
            </w:r>
          </w:p>
        </w:tc>
        <w:tc>
          <w:tcPr>
            <w:tcW w:w="205" w:type="dxa"/>
            <w:shd w:val="clear" w:color="auto" w:fill="auto"/>
            <w:vAlign w:val="center"/>
          </w:tcPr>
          <w:p>
            <w:pPr>
              <w:pageBreakBefore w:val="0"/>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b/>
                <w:bCs/>
                <w:sz w:val="24"/>
                <w:highlight w:val="none"/>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tblCellSpacing w:w="0" w:type="dxa"/>
          <w:jc w:val="center"/>
        </w:trPr>
        <w:tc>
          <w:tcPr>
            <w:tcW w:w="9078" w:type="dxa"/>
            <w:gridSpan w:val="2"/>
            <w:shd w:val="clear" w:color="auto" w:fill="auto"/>
            <w:vAlign w:val="center"/>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 xml:space="preserve">综合评分法，是指投标文件满足招标文件全部实质性要求，且按照评审因素的量化指标评审得分最高的投标人为中标候选人的评标方法。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价格分计算方法：</w:t>
            </w:r>
          </w:p>
          <w:p>
            <w:pPr>
              <w:pStyle w:val="38"/>
              <w:pageBreakBefore w:val="0"/>
              <w:widowControl/>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kern w:val="2"/>
                <w:sz w:val="21"/>
                <w:szCs w:val="21"/>
                <w:highlight w:val="none"/>
              </w:rPr>
              <w:t xml:space="preserve">采用低价优先法计算，即满足招标文件要求且投标价格最低的投标报价为评标基准价，其价格分为满分。其他投标人的价格分统一按照下列公式计算： </w:t>
            </w:r>
            <w:r>
              <w:rPr>
                <w:rFonts w:hint="eastAsia" w:ascii="宋体" w:hAnsi="宋体" w:eastAsia="宋体" w:cs="宋体"/>
                <w:kern w:val="2"/>
                <w:sz w:val="21"/>
                <w:szCs w:val="21"/>
                <w:highlight w:val="none"/>
              </w:rPr>
              <w:br w:type="textWrapping"/>
            </w:r>
            <w:r>
              <w:rPr>
                <w:rFonts w:hint="eastAsia" w:ascii="宋体" w:hAnsi="宋体" w:eastAsia="宋体" w:cs="宋体"/>
                <w:kern w:val="2"/>
                <w:sz w:val="21"/>
                <w:szCs w:val="21"/>
                <w:highlight w:val="none"/>
              </w:rPr>
              <w:t xml:space="preserve">投标报价得分=(评标基准价／投标报价)×100 </w:t>
            </w:r>
            <w:r>
              <w:rPr>
                <w:rFonts w:hint="eastAsia" w:ascii="宋体" w:hAnsi="宋体" w:eastAsia="宋体" w:cs="宋体"/>
                <w:kern w:val="2"/>
                <w:sz w:val="21"/>
                <w:szCs w:val="21"/>
                <w:highlight w:val="none"/>
              </w:rPr>
              <w:br w:type="textWrapping"/>
            </w:r>
            <w:r>
              <w:rPr>
                <w:rFonts w:hint="eastAsia" w:ascii="宋体" w:hAnsi="宋体" w:eastAsia="宋体" w:cs="宋体"/>
                <w:kern w:val="2"/>
                <w:sz w:val="21"/>
                <w:szCs w:val="21"/>
                <w:highlight w:val="none"/>
              </w:rPr>
              <w:t xml:space="preserve">评标总得分＝F1×A1＋F2×A2＋……＋Fn×An </w:t>
            </w:r>
            <w:r>
              <w:rPr>
                <w:rFonts w:hint="eastAsia" w:ascii="宋体" w:hAnsi="宋体" w:eastAsia="宋体" w:cs="宋体"/>
                <w:kern w:val="2"/>
                <w:sz w:val="21"/>
                <w:szCs w:val="21"/>
                <w:highlight w:val="none"/>
              </w:rPr>
              <w:br w:type="textWrapping"/>
            </w:r>
            <w:r>
              <w:rPr>
                <w:rFonts w:hint="eastAsia" w:ascii="宋体" w:hAnsi="宋体" w:eastAsia="宋体" w:cs="宋体"/>
                <w:kern w:val="2"/>
                <w:sz w:val="21"/>
                <w:szCs w:val="21"/>
                <w:highlight w:val="none"/>
              </w:rPr>
              <w:t xml:space="preserve">F1、F2……Fn分别为各项评审因素的得分； </w:t>
            </w:r>
            <w:r>
              <w:rPr>
                <w:rFonts w:hint="eastAsia" w:ascii="宋体" w:hAnsi="宋体" w:eastAsia="宋体" w:cs="宋体"/>
                <w:kern w:val="2"/>
                <w:sz w:val="21"/>
                <w:szCs w:val="21"/>
                <w:highlight w:val="none"/>
              </w:rPr>
              <w:br w:type="textWrapping"/>
            </w:r>
            <w:r>
              <w:rPr>
                <w:rFonts w:hint="eastAsia" w:ascii="宋体" w:hAnsi="宋体" w:eastAsia="宋体" w:cs="宋体"/>
                <w:kern w:val="2"/>
                <w:sz w:val="21"/>
                <w:szCs w:val="21"/>
                <w:highlight w:val="none"/>
              </w:rPr>
              <w:t xml:space="preserve">A1、A2、……An 分别为各项评审因素所占的权重(A1＋A2＋……＋An＝1)。 </w:t>
            </w:r>
            <w:r>
              <w:rPr>
                <w:rFonts w:hint="eastAsia" w:ascii="宋体" w:hAnsi="宋体" w:eastAsia="宋体" w:cs="宋体"/>
                <w:kern w:val="2"/>
                <w:sz w:val="21"/>
                <w:szCs w:val="21"/>
                <w:highlight w:val="none"/>
              </w:rPr>
              <w:br w:type="textWrapping"/>
            </w:r>
            <w:r>
              <w:rPr>
                <w:rFonts w:hint="eastAsia" w:ascii="宋体" w:hAnsi="宋体" w:eastAsia="宋体" w:cs="宋体"/>
                <w:kern w:val="2"/>
                <w:sz w:val="21"/>
                <w:szCs w:val="21"/>
                <w:highlight w:val="none"/>
              </w:rPr>
              <w:t xml:space="preserve">评标过程中，不得去掉报价中的最高报价和最低报价。 </w:t>
            </w:r>
            <w:r>
              <w:rPr>
                <w:rFonts w:hint="eastAsia" w:ascii="宋体" w:hAnsi="宋体" w:eastAsia="宋体" w:cs="宋体"/>
                <w:kern w:val="2"/>
                <w:sz w:val="21"/>
                <w:szCs w:val="21"/>
                <w:highlight w:val="none"/>
              </w:rPr>
              <w:br w:type="textWrapping"/>
            </w:r>
            <w:r>
              <w:rPr>
                <w:rFonts w:hint="eastAsia" w:ascii="宋体" w:hAnsi="宋体" w:eastAsia="宋体" w:cs="宋体"/>
                <w:kern w:val="2"/>
                <w:sz w:val="21"/>
                <w:szCs w:val="21"/>
                <w:highlight w:val="none"/>
              </w:rPr>
              <w:t>此方法适用于货物类、服务类、工程类项目。</w:t>
            </w:r>
          </w:p>
        </w:tc>
      </w:tr>
    </w:tbl>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vanish/>
          <w:sz w:val="24"/>
          <w:highlight w:val="none"/>
        </w:rPr>
      </w:pP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681"/>
        <w:gridCol w:w="681"/>
        <w:gridCol w:w="2837"/>
        <w:gridCol w:w="681"/>
        <w:gridCol w:w="4198"/>
        <w:tblGridChange w:id="3">
          <w:tblGrid>
            <w:gridCol w:w="681"/>
            <w:gridCol w:w="681"/>
            <w:gridCol w:w="2837"/>
            <w:gridCol w:w="681"/>
            <w:gridCol w:w="4198"/>
          </w:tblGrid>
        </w:tblGridChange>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tcBorders>
              <w:top w:val="single" w:color="000000" w:sz="8" w:space="0"/>
              <w:left w:val="single" w:color="000000" w:sz="8" w:space="0"/>
              <w:bottom w:val="single" w:color="000000" w:sz="8" w:space="0"/>
              <w:right w:val="single" w:color="000000" w:sz="8" w:space="0"/>
            </w:tcBorders>
            <w:shd w:val="clear" w:color="auto" w:fill="E6EFFA"/>
            <w:vAlign w:val="center"/>
          </w:tcPr>
          <w:p>
            <w:pPr>
              <w:pageBreakBefore w:val="0"/>
              <w:widowControl/>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sz w:val="24"/>
                <w:highlight w:val="none"/>
              </w:rPr>
            </w:pPr>
            <w:bookmarkStart w:id="2" w:name="_Hlk72360569"/>
            <w:r>
              <w:rPr>
                <w:rFonts w:hint="eastAsia" w:ascii="宋体" w:hAnsi="宋体" w:eastAsia="宋体" w:cs="宋体"/>
                <w:b/>
                <w:bCs/>
                <w:kern w:val="0"/>
                <w:sz w:val="24"/>
                <w:highlight w:val="none"/>
                <w:lang w:bidi="ar"/>
              </w:rPr>
              <w:t>序号</w:t>
            </w:r>
          </w:p>
        </w:tc>
        <w:tc>
          <w:tcPr>
            <w:tcW w:w="4199" w:type="dxa"/>
            <w:gridSpan w:val="3"/>
            <w:tcBorders>
              <w:top w:val="single" w:color="000000" w:sz="8" w:space="0"/>
              <w:left w:val="single" w:color="000000" w:sz="8" w:space="0"/>
              <w:bottom w:val="single" w:color="000000" w:sz="8" w:space="0"/>
              <w:right w:val="single" w:color="000000" w:sz="8" w:space="0"/>
            </w:tcBorders>
            <w:shd w:val="clear" w:color="auto" w:fill="E6EFFA"/>
            <w:vAlign w:val="center"/>
          </w:tcPr>
          <w:p>
            <w:pPr>
              <w:pageBreakBefore w:val="0"/>
              <w:widowControl/>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sz w:val="24"/>
                <w:highlight w:val="none"/>
              </w:rPr>
            </w:pPr>
            <w:r>
              <w:rPr>
                <w:rFonts w:hint="eastAsia" w:ascii="宋体" w:hAnsi="宋体" w:eastAsia="宋体" w:cs="宋体"/>
                <w:b/>
                <w:bCs/>
                <w:kern w:val="0"/>
                <w:sz w:val="24"/>
                <w:highlight w:val="none"/>
                <w:lang w:bidi="ar"/>
              </w:rPr>
              <w:t>评分项</w:t>
            </w:r>
          </w:p>
        </w:tc>
        <w:tc>
          <w:tcPr>
            <w:tcW w:w="4198" w:type="dxa"/>
            <w:tcBorders>
              <w:top w:val="single" w:color="000000" w:sz="8" w:space="0"/>
              <w:left w:val="single" w:color="000000" w:sz="8" w:space="0"/>
              <w:bottom w:val="single" w:color="000000" w:sz="8" w:space="0"/>
              <w:right w:val="single" w:color="000000" w:sz="8" w:space="0"/>
            </w:tcBorders>
            <w:shd w:val="clear" w:color="auto" w:fill="E6EFFA"/>
            <w:vAlign w:val="center"/>
          </w:tcPr>
          <w:p>
            <w:pPr>
              <w:pageBreakBefore w:val="0"/>
              <w:widowControl/>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sz w:val="24"/>
                <w:highlight w:val="none"/>
              </w:rPr>
            </w:pPr>
            <w:r>
              <w:rPr>
                <w:rFonts w:hint="eastAsia" w:ascii="宋体" w:hAnsi="宋体" w:eastAsia="宋体" w:cs="宋体"/>
                <w:b/>
                <w:bCs/>
                <w:kern w:val="0"/>
                <w:sz w:val="24"/>
                <w:highlight w:val="none"/>
                <w:lang w:bidi="ar"/>
              </w:rPr>
              <w:t>权重(%)</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r>
              <w:rPr>
                <w:rFonts w:hint="eastAsia" w:ascii="宋体" w:hAnsi="宋体" w:eastAsia="宋体" w:cs="宋体"/>
                <w:b/>
                <w:bCs/>
                <w:color w:val="0000FF"/>
                <w:kern w:val="0"/>
                <w:sz w:val="24"/>
                <w:highlight w:val="none"/>
                <w:lang w:bidi="ar"/>
              </w:rPr>
              <w:t>1</w:t>
            </w:r>
          </w:p>
        </w:tc>
        <w:tc>
          <w:tcPr>
            <w:tcW w:w="4199" w:type="dxa"/>
            <w:gridSpan w:val="3"/>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r>
              <w:rPr>
                <w:rFonts w:hint="eastAsia" w:ascii="宋体" w:hAnsi="宋体" w:eastAsia="宋体" w:cs="宋体"/>
                <w:b/>
                <w:bCs/>
                <w:color w:val="0000FF"/>
                <w:kern w:val="0"/>
                <w:sz w:val="24"/>
                <w:highlight w:val="none"/>
                <w:lang w:bidi="ar"/>
              </w:rPr>
              <w:t>价格</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r>
              <w:rPr>
                <w:rFonts w:hint="eastAsia" w:ascii="宋体" w:hAnsi="宋体" w:eastAsia="宋体" w:cs="宋体"/>
                <w:b/>
                <w:bCs/>
                <w:color w:val="0000FF"/>
                <w:kern w:val="0"/>
                <w:sz w:val="24"/>
                <w:highlight w:val="none"/>
                <w:lang w:bidi="ar"/>
              </w:rPr>
              <w:t>30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p>
        </w:tc>
        <w:tc>
          <w:tcPr>
            <w:tcW w:w="8397" w:type="dxa"/>
            <w:gridSpan w:val="4"/>
            <w:tcBorders>
              <w:top w:val="single" w:color="000000" w:sz="8" w:space="0"/>
              <w:left w:val="single" w:color="000000" w:sz="8" w:space="0"/>
              <w:bottom w:val="single" w:color="000000" w:sz="8" w:space="0"/>
              <w:right w:val="single" w:color="000000" w:sz="8" w:space="0"/>
            </w:tcBorders>
            <w:shd w:val="clear" w:color="auto" w:fill="auto"/>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restart"/>
            <w:tcBorders>
              <w:top w:val="single" w:color="000000" w:sz="8" w:space="0"/>
              <w:left w:val="single" w:color="000000" w:sz="8" w:space="0"/>
              <w:right w:val="single" w:color="000000" w:sz="8" w:space="0"/>
            </w:tcBorders>
            <w:shd w:val="clear" w:color="auto" w:fill="auto"/>
            <w:vAlign w:val="center"/>
          </w:tcPr>
          <w:p>
            <w:pPr>
              <w:pageBreakBefore w:val="0"/>
              <w:widowControl/>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r>
              <w:rPr>
                <w:rFonts w:hint="eastAsia" w:ascii="宋体" w:hAnsi="宋体" w:eastAsia="宋体" w:cs="宋体"/>
                <w:b/>
                <w:bCs/>
                <w:color w:val="0000FF"/>
                <w:kern w:val="0"/>
                <w:sz w:val="24"/>
                <w:highlight w:val="none"/>
                <w:lang w:bidi="ar"/>
              </w:rPr>
              <w:t>2</w:t>
            </w:r>
          </w:p>
        </w:tc>
        <w:tc>
          <w:tcPr>
            <w:tcW w:w="4199" w:type="dxa"/>
            <w:gridSpan w:val="3"/>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kern w:val="0"/>
                <w:sz w:val="24"/>
                <w:highlight w:val="none"/>
                <w:lang w:bidi="ar"/>
              </w:rPr>
            </w:pPr>
            <w:r>
              <w:rPr>
                <w:rFonts w:hint="eastAsia" w:ascii="宋体" w:hAnsi="宋体" w:eastAsia="宋体" w:cs="宋体"/>
                <w:b/>
                <w:bCs/>
                <w:color w:val="0000FF"/>
                <w:kern w:val="0"/>
                <w:sz w:val="24"/>
                <w:highlight w:val="none"/>
                <w:lang w:bidi="ar"/>
              </w:rPr>
              <w:t>技术部分</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wordWrap w:val="0"/>
              <w:overflowPunct/>
              <w:topLinePunct w:val="0"/>
              <w:autoSpaceDE/>
              <w:autoSpaceDN/>
              <w:bidi w:val="0"/>
              <w:spacing w:beforeAutospacing="0" w:afterAutospacing="0" w:line="360" w:lineRule="auto"/>
              <w:ind w:left="0" w:leftChars="0" w:right="0" w:firstLine="0" w:firstLineChars="0"/>
              <w:jc w:val="center"/>
              <w:rPr>
                <w:rFonts w:hint="default" w:ascii="宋体" w:hAnsi="宋体" w:eastAsia="宋体" w:cs="宋体"/>
                <w:b/>
                <w:bCs/>
                <w:color w:val="0000FF"/>
                <w:kern w:val="0"/>
                <w:sz w:val="24"/>
                <w:highlight w:val="none"/>
                <w:lang w:val="en-US" w:eastAsia="zh-CN" w:bidi="ar"/>
              </w:rPr>
            </w:pPr>
            <w:r>
              <w:rPr>
                <w:rFonts w:hint="eastAsia" w:ascii="宋体" w:hAnsi="宋体" w:eastAsia="宋体" w:cs="宋体"/>
                <w:b/>
                <w:bCs/>
                <w:color w:val="0000FF"/>
                <w:kern w:val="0"/>
                <w:sz w:val="24"/>
                <w:highlight w:val="none"/>
                <w:lang w:val="en-US" w:eastAsia="zh-CN" w:bidi="ar"/>
              </w:rPr>
              <w:t>55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p>
        </w:tc>
        <w:tc>
          <w:tcPr>
            <w:tcW w:w="8397" w:type="dxa"/>
            <w:gridSpan w:val="4"/>
            <w:tcBorders>
              <w:top w:val="single" w:color="000000" w:sz="8" w:space="0"/>
              <w:left w:val="single" w:color="000000" w:sz="8" w:space="0"/>
              <w:bottom w:val="single" w:color="000000" w:sz="8" w:space="0"/>
              <w:right w:val="single" w:color="000000" w:sz="8" w:space="0"/>
            </w:tcBorders>
            <w:shd w:val="clear" w:color="auto" w:fill="auto"/>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E6EFF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pageBreakBefore w:val="0"/>
              <w:widowControl/>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kern w:val="0"/>
                <w:szCs w:val="21"/>
                <w:highlight w:val="none"/>
                <w:lang w:bidi="ar"/>
              </w:rPr>
              <w:t>序号</w:t>
            </w:r>
          </w:p>
        </w:tc>
        <w:tc>
          <w:tcPr>
            <w:tcW w:w="2837" w:type="dxa"/>
            <w:tcBorders>
              <w:top w:val="outset" w:color="000000" w:sz="6" w:space="0"/>
              <w:left w:val="outset" w:color="000000" w:sz="6" w:space="0"/>
              <w:bottom w:val="outset" w:color="000000" w:sz="6" w:space="0"/>
              <w:right w:val="outset" w:color="000000" w:sz="6" w:space="0"/>
            </w:tcBorders>
            <w:shd w:val="clear" w:color="auto" w:fill="E6EFFA"/>
            <w:vAlign w:val="center"/>
          </w:tcPr>
          <w:p>
            <w:pPr>
              <w:pageBreakBefore w:val="0"/>
              <w:widowControl/>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kern w:val="0"/>
                <w:szCs w:val="21"/>
                <w:highlight w:val="none"/>
                <w:lang w:bidi="ar"/>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pageBreakBefore w:val="0"/>
              <w:widowControl/>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kern w:val="0"/>
                <w:szCs w:val="21"/>
                <w:highlight w:val="none"/>
                <w:lang w:bidi="ar"/>
              </w:rPr>
              <w:t>权重(%)</w:t>
            </w:r>
          </w:p>
        </w:tc>
        <w:tc>
          <w:tcPr>
            <w:tcW w:w="4198" w:type="dxa"/>
            <w:tcBorders>
              <w:top w:val="outset" w:color="000000" w:sz="6" w:space="0"/>
              <w:left w:val="outset" w:color="000000" w:sz="6" w:space="0"/>
              <w:bottom w:val="outset" w:color="000000" w:sz="6" w:space="0"/>
              <w:right w:val="outset" w:color="000000" w:sz="6" w:space="0"/>
            </w:tcBorders>
            <w:shd w:val="clear" w:color="auto" w:fill="E6EFFA"/>
            <w:vAlign w:val="center"/>
          </w:tcPr>
          <w:p>
            <w:pPr>
              <w:pageBreakBefore w:val="0"/>
              <w:widowControl/>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kern w:val="0"/>
                <w:szCs w:val="21"/>
                <w:highlight w:val="none"/>
                <w:lang w:bidi="ar"/>
              </w:rPr>
              <w:t>评分准则</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wordWrap w:val="0"/>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1</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kinsoku/>
              <w:overflowPunct/>
              <w:topLinePunct w:val="0"/>
              <w:bidi w:val="0"/>
              <w:adjustRightInd/>
              <w:spacing w:beforeAutospacing="0" w:afterAutospacing="0" w:line="360" w:lineRule="auto"/>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kern w:val="0"/>
                <w:sz w:val="21"/>
                <w:szCs w:val="21"/>
              </w:rPr>
              <w:t>技术规格偏离情况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kinsoku/>
              <w:overflowPunct/>
              <w:topLinePunct w:val="0"/>
              <w:bidi w:val="0"/>
              <w:adjustRightInd/>
              <w:spacing w:beforeAutospacing="0" w:afterAutospacing="0" w:line="360" w:lineRule="auto"/>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cs="宋体"/>
                <w:sz w:val="21"/>
                <w:szCs w:val="21"/>
                <w:lang w:val="en-US" w:eastAsia="zh-CN"/>
              </w:rPr>
              <w:t>40</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kinsoku/>
              <w:overflowPunct/>
              <w:topLinePunct w:val="0"/>
              <w:bidi w:val="0"/>
              <w:adjustRightInd/>
              <w:spacing w:beforeAutospacing="0" w:afterAutospacing="0" w:line="360" w:lineRule="auto"/>
              <w:ind w:left="0" w:leftChars="0" w:right="0" w:rightChars="0" w:firstLine="0" w:firstLineChars="0"/>
              <w:rPr>
                <w:rFonts w:hint="eastAsia" w:ascii="宋体" w:hAnsi="宋体" w:eastAsia="宋体" w:cs="宋体"/>
                <w:kern w:val="2"/>
                <w:sz w:val="21"/>
                <w:szCs w:val="21"/>
                <w:lang w:val="en-US" w:eastAsia="zh-CN" w:bidi="ar-SA"/>
              </w:rPr>
            </w:pPr>
            <w:r>
              <w:rPr>
                <w:rFonts w:hint="eastAsia" w:ascii="宋体" w:hAnsi="宋体" w:eastAsia="宋体" w:cs="宋体"/>
                <w:b/>
                <w:bCs/>
                <w:sz w:val="21"/>
                <w:szCs w:val="21"/>
                <w:lang w:eastAsia="zh-CN"/>
              </w:rPr>
              <w:t>考察内容：</w:t>
            </w:r>
            <w:r>
              <w:rPr>
                <w:rFonts w:hint="eastAsia" w:ascii="宋体" w:hAnsi="宋体" w:eastAsia="宋体" w:cs="宋体"/>
                <w:b/>
                <w:bCs/>
                <w:sz w:val="21"/>
                <w:szCs w:val="21"/>
                <w:lang w:eastAsia="zh-CN"/>
              </w:rPr>
              <w:br w:type="textWrapping"/>
            </w:r>
            <w:r>
              <w:rPr>
                <w:rFonts w:hint="eastAsia" w:ascii="宋体" w:hAnsi="宋体" w:eastAsia="宋体" w:cs="宋体"/>
                <w:sz w:val="21"/>
                <w:szCs w:val="21"/>
              </w:rPr>
              <w:t>评审委员会根据《技术规格偏离表》（以下简称“偏离表”）响应情况进行打分，全部满足的得100分，一般参数每负偏离一项扣</w:t>
            </w:r>
            <w:r>
              <w:rPr>
                <w:rFonts w:hint="eastAsia" w:ascii="宋体" w:hAnsi="宋体" w:cs="宋体"/>
                <w:sz w:val="21"/>
                <w:szCs w:val="21"/>
                <w:lang w:val="en-US" w:eastAsia="zh-CN"/>
              </w:rPr>
              <w:t>0.03</w:t>
            </w:r>
            <w:r>
              <w:rPr>
                <w:rFonts w:hint="eastAsia" w:ascii="宋体" w:hAnsi="宋体" w:eastAsia="宋体" w:cs="宋体"/>
                <w:sz w:val="21"/>
                <w:szCs w:val="21"/>
              </w:rPr>
              <w:t>分，重点技术参数▲项每负偏离一项扣</w:t>
            </w:r>
            <w:r>
              <w:rPr>
                <w:rFonts w:hint="eastAsia" w:ascii="宋体" w:hAnsi="宋体" w:cs="宋体"/>
                <w:sz w:val="21"/>
                <w:szCs w:val="21"/>
                <w:lang w:val="en-US" w:eastAsia="zh-CN"/>
              </w:rPr>
              <w:t>3</w:t>
            </w:r>
            <w:r>
              <w:rPr>
                <w:rFonts w:hint="eastAsia" w:ascii="宋体" w:hAnsi="宋体" w:eastAsia="宋体" w:cs="宋体"/>
                <w:sz w:val="21"/>
                <w:szCs w:val="21"/>
              </w:rPr>
              <w:t>分。扣完为止。</w:t>
            </w:r>
            <w:r>
              <w:rPr>
                <w:rFonts w:hint="eastAsia" w:ascii="宋体" w:hAnsi="宋体" w:eastAsia="宋体" w:cs="宋体"/>
                <w:sz w:val="21"/>
                <w:szCs w:val="21"/>
              </w:rPr>
              <w:br w:type="textWrapping"/>
            </w:r>
            <w:r>
              <w:rPr>
                <w:rFonts w:hint="eastAsia" w:ascii="宋体" w:hAnsi="宋体" w:eastAsia="宋体" w:cs="宋体"/>
                <w:b/>
                <w:bCs/>
                <w:sz w:val="21"/>
                <w:szCs w:val="21"/>
                <w:lang w:eastAsia="zh-CN"/>
              </w:rPr>
              <w:t>证明文件：</w:t>
            </w:r>
            <w:r>
              <w:rPr>
                <w:rFonts w:hint="eastAsia" w:ascii="宋体" w:hAnsi="宋体" w:eastAsia="宋体" w:cs="宋体"/>
                <w:b/>
                <w:bCs/>
                <w:sz w:val="21"/>
                <w:szCs w:val="21"/>
                <w:lang w:eastAsia="zh-CN"/>
              </w:rPr>
              <w:br w:type="textWrapping"/>
            </w:r>
            <w:r>
              <w:rPr>
                <w:rFonts w:hint="eastAsia" w:ascii="宋体" w:hAnsi="宋体" w:eastAsia="宋体" w:cs="宋体"/>
                <w:sz w:val="21"/>
                <w:szCs w:val="21"/>
              </w:rPr>
              <w:t>偏离表应如实对应填写所投产品的具体参数。如要求提供证明资料的，需按要求提供相关证明资料；提供的证明资料与所填写内容不一致的，以证明资料为准，原件备查。证明材料不能满足招标要求的，该项按负偏离处理。</w:t>
            </w:r>
            <w:r>
              <w:rPr>
                <w:rFonts w:hint="eastAsia" w:ascii="宋体" w:hAnsi="宋体" w:eastAsia="宋体" w:cs="宋体"/>
                <w:sz w:val="21"/>
                <w:szCs w:val="21"/>
                <w:lang w:eastAsia="zh-CN"/>
              </w:rPr>
              <w:t>（未提供或未按要求提供或提供的不清晰导致专家无法判断的，不得分）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wordWrap w:val="0"/>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lang w:val="en-US" w:eastAsia="zh-CN" w:bidi="ar"/>
              </w:rPr>
              <w:t>2</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kinsoku/>
              <w:wordWrap w:val="0"/>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拟安排项目负责人情况（仅限1人）</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kinsoku/>
              <w:wordWrap w:val="0"/>
              <w:overflowPunct/>
              <w:topLinePunct w:val="0"/>
              <w:bidi w:val="0"/>
              <w:adjustRightInd/>
              <w:spacing w:beforeAutospacing="0" w:afterAutospacing="0" w:line="360" w:lineRule="auto"/>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cs="宋体"/>
                <w:sz w:val="21"/>
                <w:szCs w:val="21"/>
                <w:lang w:val="en-US" w:eastAsia="zh-CN"/>
              </w:rPr>
              <w:t>5</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top"/>
          </w:tcPr>
          <w:p>
            <w:pPr>
              <w:pageBreakBefore w:val="0"/>
              <w:kinsoku/>
              <w:wordWrap w:val="0"/>
              <w:overflowPunct/>
              <w:topLinePunct w:val="0"/>
              <w:bidi w:val="0"/>
              <w:adjustRightInd/>
              <w:spacing w:beforeAutospacing="0" w:afterAutospacing="0" w:line="360" w:lineRule="auto"/>
              <w:ind w:left="0" w:leftChars="0" w:right="0" w:firstLine="0" w:firstLineChars="0"/>
              <w:rPr>
                <w:rFonts w:hint="eastAsia" w:ascii="宋体" w:hAnsi="宋体" w:eastAsia="宋体" w:cs="宋体"/>
                <w:b/>
                <w:bCs/>
                <w:szCs w:val="21"/>
                <w:lang w:eastAsia="zh-CN"/>
              </w:rPr>
            </w:pPr>
            <w:r>
              <w:rPr>
                <w:rFonts w:hint="eastAsia" w:ascii="宋体" w:hAnsi="宋体" w:eastAsia="宋体" w:cs="宋体"/>
                <w:b/>
                <w:bCs/>
                <w:szCs w:val="21"/>
                <w:lang w:eastAsia="zh-CN"/>
              </w:rPr>
              <w:t>考察内容：</w:t>
            </w:r>
          </w:p>
          <w:p>
            <w:pPr>
              <w:pageBreakBefore w:val="0"/>
              <w:kinsoku/>
              <w:wordWrap w:val="0"/>
              <w:overflowPunct/>
              <w:topLinePunct w:val="0"/>
              <w:bidi w:val="0"/>
              <w:adjustRightInd/>
              <w:spacing w:beforeAutospacing="0" w:afterAutospacing="0" w:line="360" w:lineRule="auto"/>
              <w:ind w:left="0" w:leftChars="0" w:right="0" w:firstLine="0" w:firstLineChars="0"/>
              <w:rPr>
                <w:rFonts w:hint="eastAsia" w:ascii="宋体" w:hAnsi="宋体" w:eastAsia="宋体" w:cs="宋体"/>
                <w:szCs w:val="21"/>
                <w:lang w:eastAsia="zh-CN"/>
              </w:rPr>
            </w:pPr>
            <w:ins w:id="4" w:author="Administrator" w:date="2023-10-08T09:30:00Z">
              <w:r>
                <w:rPr>
                  <w:rFonts w:hint="eastAsia" w:ascii="宋体" w:hAnsi="宋体" w:eastAsia="宋体" w:cs="宋体"/>
                  <w:szCs w:val="21"/>
                  <w:lang w:eastAsia="zh-CN"/>
                </w:rPr>
                <w:t>拟安排项目负责人为投标</w:t>
              </w:r>
            </w:ins>
            <w:ins w:id="5" w:author="Administrator" w:date="2023-10-08T09:30:18Z">
              <w:r>
                <w:rPr>
                  <w:rFonts w:hint="eastAsia" w:ascii="宋体" w:hAnsi="宋体" w:eastAsia="宋体" w:cs="宋体"/>
                  <w:szCs w:val="21"/>
                  <w:lang w:eastAsia="zh-CN"/>
                </w:rPr>
                <w:t>人</w:t>
              </w:r>
            </w:ins>
            <w:ins w:id="6" w:author="Administrator" w:date="2023-10-08T09:30:00Z">
              <w:r>
                <w:rPr>
                  <w:rFonts w:hint="eastAsia" w:ascii="宋体" w:hAnsi="宋体" w:eastAsia="宋体" w:cs="宋体"/>
                  <w:szCs w:val="21"/>
                  <w:lang w:eastAsia="zh-CN"/>
                </w:rPr>
                <w:t>自有员工（仅限一人，以社保为准），否则不得分，在此基础上：</w:t>
              </w:r>
            </w:ins>
          </w:p>
          <w:p>
            <w:pPr>
              <w:pageBreakBefore w:val="0"/>
              <w:kinsoku/>
              <w:wordWrap w:val="0"/>
              <w:overflowPunct/>
              <w:topLinePunct w:val="0"/>
              <w:bidi w:val="0"/>
              <w:adjustRightInd/>
              <w:spacing w:beforeAutospacing="0" w:afterAutospacing="0" w:line="360" w:lineRule="auto"/>
              <w:ind w:left="0" w:leftChars="0" w:right="0" w:firstLine="0" w:firstLineChars="0"/>
              <w:rPr>
                <w:rFonts w:hint="eastAsia" w:ascii="宋体" w:hAnsi="宋体" w:eastAsia="宋体" w:cs="宋体"/>
                <w:szCs w:val="21"/>
                <w:lang w:eastAsia="zh-CN"/>
              </w:rPr>
            </w:pPr>
            <w:r>
              <w:rPr>
                <w:rFonts w:hint="eastAsia" w:ascii="宋体" w:hAnsi="宋体" w:eastAsia="宋体" w:cs="宋体"/>
                <w:szCs w:val="21"/>
                <w:lang w:eastAsia="zh-CN"/>
              </w:rPr>
              <w:t>1</w:t>
            </w:r>
            <w:ins w:id="7" w:author="Administrator" w:date="2023-10-08T09:30:28Z">
              <w:r>
                <w:rPr>
                  <w:rFonts w:hint="eastAsia" w:ascii="宋体" w:hAnsi="宋体" w:eastAsia="宋体" w:cs="宋体"/>
                  <w:szCs w:val="21"/>
                  <w:lang w:eastAsia="zh-CN"/>
                </w:rPr>
                <w:t>、</w:t>
              </w:r>
            </w:ins>
            <w:r>
              <w:rPr>
                <w:rFonts w:hint="eastAsia" w:ascii="宋体" w:hAnsi="宋体" w:eastAsia="宋体" w:cs="宋体"/>
                <w:szCs w:val="21"/>
                <w:lang w:eastAsia="zh-CN"/>
              </w:rPr>
              <w:t>具有计算机相关专业硕士</w:t>
            </w:r>
            <w:ins w:id="8" w:author="Administrator" w:date="2023-10-08T09:31:00Z">
              <w:r>
                <w:rPr>
                  <w:rFonts w:hint="eastAsia" w:ascii="宋体" w:hAnsi="宋体" w:eastAsia="宋体" w:cs="宋体"/>
                  <w:szCs w:val="21"/>
                  <w:lang w:eastAsia="zh-CN"/>
                </w:rPr>
                <w:t>研究生</w:t>
              </w:r>
            </w:ins>
            <w:ins w:id="9" w:author="Administrator" w:date="2023-10-08T09:30:55Z">
              <w:r>
                <w:rPr>
                  <w:rFonts w:hint="eastAsia" w:ascii="宋体" w:hAnsi="宋体" w:eastAsia="宋体" w:cs="宋体"/>
                  <w:szCs w:val="21"/>
                  <w:lang w:eastAsia="zh-CN"/>
                </w:rPr>
                <w:t>（</w:t>
              </w:r>
            </w:ins>
            <w:r>
              <w:rPr>
                <w:rFonts w:hint="eastAsia" w:ascii="宋体" w:hAnsi="宋体" w:eastAsia="宋体" w:cs="宋体"/>
                <w:szCs w:val="21"/>
                <w:lang w:eastAsia="zh-CN"/>
              </w:rPr>
              <w:t>或以上</w:t>
            </w:r>
            <w:ins w:id="10" w:author="Administrator" w:date="2023-10-08T09:30:57Z">
              <w:r>
                <w:rPr>
                  <w:rFonts w:hint="eastAsia" w:ascii="宋体" w:hAnsi="宋体" w:eastAsia="宋体" w:cs="宋体"/>
                  <w:szCs w:val="21"/>
                  <w:lang w:eastAsia="zh-CN"/>
                </w:rPr>
                <w:t>）</w:t>
              </w:r>
            </w:ins>
            <w:r>
              <w:rPr>
                <w:rFonts w:hint="eastAsia" w:ascii="宋体" w:hAnsi="宋体" w:eastAsia="宋体" w:cs="宋体"/>
                <w:szCs w:val="21"/>
                <w:lang w:eastAsia="zh-CN"/>
              </w:rPr>
              <w:t>学历的</w:t>
            </w:r>
            <w:ins w:id="11" w:author="Administrator" w:date="2023-10-08T09:31:09Z">
              <w:r>
                <w:rPr>
                  <w:rFonts w:hint="eastAsia" w:ascii="宋体" w:hAnsi="宋体" w:eastAsia="宋体" w:cs="宋体"/>
                  <w:szCs w:val="21"/>
                  <w:lang w:eastAsia="zh-CN"/>
                </w:rPr>
                <w:t>，</w:t>
              </w:r>
            </w:ins>
            <w:r>
              <w:rPr>
                <w:rFonts w:hint="eastAsia" w:ascii="宋体" w:hAnsi="宋体" w:eastAsia="宋体" w:cs="宋体"/>
                <w:szCs w:val="21"/>
                <w:lang w:eastAsia="zh-CN"/>
              </w:rPr>
              <w:t>得10分；</w:t>
            </w:r>
          </w:p>
          <w:p>
            <w:pPr>
              <w:pageBreakBefore w:val="0"/>
              <w:kinsoku/>
              <w:wordWrap w:val="0"/>
              <w:overflowPunct/>
              <w:topLinePunct w:val="0"/>
              <w:bidi w:val="0"/>
              <w:adjustRightInd/>
              <w:spacing w:beforeAutospacing="0" w:afterAutospacing="0" w:line="360" w:lineRule="auto"/>
              <w:ind w:left="0" w:leftChars="0" w:right="0" w:firstLine="0" w:firstLineChars="0"/>
              <w:rPr>
                <w:rFonts w:hint="eastAsia" w:ascii="宋体" w:hAnsi="宋体" w:eastAsia="宋体" w:cs="宋体"/>
                <w:szCs w:val="21"/>
                <w:lang w:eastAsia="zh-CN"/>
              </w:rPr>
            </w:pPr>
            <w:r>
              <w:rPr>
                <w:rFonts w:hint="eastAsia" w:ascii="宋体" w:hAnsi="宋体" w:eastAsia="宋体" w:cs="宋体"/>
                <w:szCs w:val="21"/>
                <w:lang w:eastAsia="zh-CN"/>
              </w:rPr>
              <w:t>2</w:t>
            </w:r>
            <w:ins w:id="12" w:author="Administrator" w:date="2023-10-08T09:31:14Z">
              <w:r>
                <w:rPr>
                  <w:rFonts w:hint="eastAsia" w:ascii="宋体" w:hAnsi="宋体" w:eastAsia="宋体" w:cs="宋体"/>
                  <w:szCs w:val="21"/>
                  <w:lang w:eastAsia="zh-CN"/>
                </w:rPr>
                <w:t>、</w:t>
              </w:r>
            </w:ins>
            <w:r>
              <w:rPr>
                <w:rFonts w:hint="eastAsia" w:ascii="宋体" w:hAnsi="宋体" w:eastAsia="宋体" w:cs="宋体"/>
                <w:szCs w:val="21"/>
                <w:lang w:eastAsia="zh-CN"/>
              </w:rPr>
              <w:t>具有人社部门颁发的二级</w:t>
            </w:r>
            <w:ins w:id="13" w:author="Administrator" w:date="2023-10-08T09:32:22Z">
              <w:r>
                <w:rPr>
                  <w:rFonts w:hint="eastAsia" w:ascii="宋体" w:hAnsi="宋体" w:eastAsia="宋体" w:cs="宋体"/>
                  <w:szCs w:val="21"/>
                  <w:lang w:eastAsia="zh-CN"/>
                </w:rPr>
                <w:t>（</w:t>
              </w:r>
            </w:ins>
            <w:r>
              <w:rPr>
                <w:rFonts w:hint="eastAsia" w:ascii="宋体" w:hAnsi="宋体" w:eastAsia="宋体" w:cs="宋体"/>
                <w:szCs w:val="21"/>
                <w:lang w:eastAsia="zh-CN"/>
              </w:rPr>
              <w:t>或以上</w:t>
            </w:r>
            <w:ins w:id="14" w:author="Administrator" w:date="2023-10-08T09:32:24Z">
              <w:r>
                <w:rPr>
                  <w:rFonts w:hint="eastAsia" w:ascii="宋体" w:hAnsi="宋体" w:eastAsia="宋体" w:cs="宋体"/>
                  <w:szCs w:val="21"/>
                  <w:lang w:eastAsia="zh-CN"/>
                </w:rPr>
                <w:t>）</w:t>
              </w:r>
            </w:ins>
            <w:r>
              <w:rPr>
                <w:rFonts w:hint="eastAsia" w:ascii="宋体" w:hAnsi="宋体" w:eastAsia="宋体" w:cs="宋体"/>
                <w:szCs w:val="21"/>
                <w:lang w:eastAsia="zh-CN"/>
              </w:rPr>
              <w:t>建造师证书</w:t>
            </w:r>
            <w:ins w:id="15" w:author="Administrator" w:date="2023-10-08T09:31:27Z">
              <w:r>
                <w:rPr>
                  <w:rFonts w:hint="eastAsia" w:ascii="宋体" w:hAnsi="宋体" w:eastAsia="宋体" w:cs="宋体"/>
                  <w:szCs w:val="21"/>
                  <w:lang w:eastAsia="zh-CN"/>
                </w:rPr>
                <w:t>的</w:t>
              </w:r>
            </w:ins>
            <w:ins w:id="16" w:author="Administrator" w:date="2023-10-08T09:31:28Z">
              <w:r>
                <w:rPr>
                  <w:rFonts w:hint="eastAsia" w:ascii="宋体" w:hAnsi="宋体" w:eastAsia="宋体" w:cs="宋体"/>
                  <w:szCs w:val="21"/>
                  <w:lang w:eastAsia="zh-CN"/>
                </w:rPr>
                <w:t>，</w:t>
              </w:r>
            </w:ins>
            <w:r>
              <w:rPr>
                <w:rFonts w:hint="eastAsia" w:ascii="宋体" w:hAnsi="宋体" w:eastAsia="宋体" w:cs="宋体"/>
                <w:szCs w:val="21"/>
                <w:lang w:eastAsia="zh-CN"/>
              </w:rPr>
              <w:t>得20分；</w:t>
            </w:r>
          </w:p>
          <w:p>
            <w:pPr>
              <w:pageBreakBefore w:val="0"/>
              <w:kinsoku/>
              <w:wordWrap w:val="0"/>
              <w:overflowPunct/>
              <w:topLinePunct w:val="0"/>
              <w:bidi w:val="0"/>
              <w:adjustRightInd/>
              <w:spacing w:beforeAutospacing="0" w:afterAutospacing="0" w:line="360" w:lineRule="auto"/>
              <w:ind w:left="0" w:leftChars="0" w:right="0" w:firstLine="0" w:firstLineChars="0"/>
              <w:rPr>
                <w:rFonts w:hint="eastAsia" w:ascii="宋体" w:hAnsi="宋体" w:eastAsia="宋体" w:cs="宋体"/>
                <w:szCs w:val="21"/>
                <w:lang w:eastAsia="zh-CN"/>
              </w:rPr>
            </w:pPr>
            <w:r>
              <w:rPr>
                <w:rFonts w:hint="eastAsia" w:ascii="宋体" w:hAnsi="宋体" w:eastAsia="宋体" w:cs="宋体"/>
                <w:szCs w:val="21"/>
                <w:lang w:eastAsia="zh-CN"/>
              </w:rPr>
              <w:t>3</w:t>
            </w:r>
            <w:ins w:id="17" w:author="Administrator" w:date="2023-10-08T09:36:29Z">
              <w:r>
                <w:rPr>
                  <w:rFonts w:hint="eastAsia" w:ascii="宋体" w:hAnsi="宋体" w:eastAsia="宋体" w:cs="宋体"/>
                  <w:szCs w:val="21"/>
                  <w:lang w:eastAsia="zh-CN"/>
                </w:rPr>
                <w:t>、</w:t>
              </w:r>
            </w:ins>
            <w:r>
              <w:rPr>
                <w:rFonts w:hint="eastAsia" w:ascii="宋体" w:hAnsi="宋体" w:eastAsia="宋体" w:cs="宋体"/>
                <w:szCs w:val="21"/>
                <w:lang w:eastAsia="zh-CN"/>
              </w:rPr>
              <w:t>具有人社部门颁发的</w:t>
            </w:r>
            <w:ins w:id="18" w:author="Administrator" w:date="2023-10-08T09:33:20Z">
              <w:r>
                <w:rPr>
                  <w:rFonts w:hint="eastAsia" w:ascii="宋体" w:hAnsi="宋体" w:eastAsia="宋体" w:cs="宋体"/>
                  <w:szCs w:val="21"/>
                  <w:lang w:eastAsia="zh-CN"/>
                </w:rPr>
                <w:t>计算机</w:t>
              </w:r>
            </w:ins>
            <w:ins w:id="19" w:author="Administrator" w:date="2023-10-08T09:33:22Z">
              <w:r>
                <w:rPr>
                  <w:rFonts w:hint="eastAsia" w:ascii="宋体" w:hAnsi="宋体" w:eastAsia="宋体" w:cs="宋体"/>
                  <w:szCs w:val="21"/>
                  <w:lang w:eastAsia="zh-CN"/>
                </w:rPr>
                <w:t>技术</w:t>
              </w:r>
            </w:ins>
            <w:ins w:id="20" w:author="Administrator" w:date="2023-10-08T09:33:23Z">
              <w:r>
                <w:rPr>
                  <w:rFonts w:hint="eastAsia" w:ascii="宋体" w:hAnsi="宋体" w:eastAsia="宋体" w:cs="宋体"/>
                  <w:szCs w:val="21"/>
                  <w:lang w:eastAsia="zh-CN"/>
                </w:rPr>
                <w:t>与</w:t>
              </w:r>
            </w:ins>
            <w:ins w:id="21" w:author="Administrator" w:date="2023-10-08T09:33:25Z">
              <w:r>
                <w:rPr>
                  <w:rFonts w:hint="eastAsia" w:ascii="宋体" w:hAnsi="宋体" w:eastAsia="宋体" w:cs="宋体"/>
                  <w:szCs w:val="21"/>
                  <w:lang w:eastAsia="zh-CN"/>
                </w:rPr>
                <w:t>软件</w:t>
              </w:r>
            </w:ins>
            <w:ins w:id="22" w:author="Administrator" w:date="2023-10-08T09:33:28Z">
              <w:r>
                <w:rPr>
                  <w:rFonts w:hint="eastAsia" w:ascii="宋体" w:hAnsi="宋体" w:eastAsia="宋体" w:cs="宋体"/>
                  <w:szCs w:val="21"/>
                  <w:lang w:eastAsia="zh-CN"/>
                </w:rPr>
                <w:t>专业</w:t>
              </w:r>
            </w:ins>
            <w:ins w:id="23" w:author="Administrator" w:date="2023-10-08T09:33:30Z">
              <w:r>
                <w:rPr>
                  <w:rFonts w:hint="eastAsia" w:ascii="宋体" w:hAnsi="宋体" w:eastAsia="宋体" w:cs="宋体"/>
                  <w:szCs w:val="21"/>
                  <w:lang w:eastAsia="zh-CN"/>
                </w:rPr>
                <w:t>技术资格</w:t>
              </w:r>
            </w:ins>
            <w:ins w:id="24" w:author="Administrator" w:date="2023-10-08T09:34:13Z">
              <w:r>
                <w:rPr>
                  <w:rFonts w:hint="eastAsia" w:ascii="宋体" w:hAnsi="宋体" w:eastAsia="宋体" w:cs="宋体"/>
                  <w:szCs w:val="21"/>
                  <w:lang w:eastAsia="zh-CN"/>
                </w:rPr>
                <w:t>证书</w:t>
              </w:r>
            </w:ins>
            <w:ins w:id="25" w:author="Administrator" w:date="2023-10-08T09:33:37Z">
              <w:r>
                <w:rPr>
                  <w:rFonts w:hint="eastAsia" w:ascii="宋体" w:hAnsi="宋体" w:eastAsia="宋体" w:cs="宋体"/>
                  <w:szCs w:val="21"/>
                  <w:lang w:eastAsia="zh-CN"/>
                </w:rPr>
                <w:t>（</w:t>
              </w:r>
            </w:ins>
            <w:ins w:id="26" w:author="Administrator" w:date="2023-10-08T09:33:54Z">
              <w:r>
                <w:rPr>
                  <w:rFonts w:hint="eastAsia" w:ascii="宋体" w:hAnsi="宋体" w:eastAsia="宋体" w:cs="宋体"/>
                  <w:szCs w:val="21"/>
                  <w:lang w:eastAsia="zh-CN"/>
                </w:rPr>
                <w:t>级别</w:t>
              </w:r>
            </w:ins>
            <w:ins w:id="27" w:author="Administrator" w:date="2023-10-08T09:33:55Z">
              <w:r>
                <w:rPr>
                  <w:rFonts w:hint="eastAsia" w:ascii="宋体" w:hAnsi="宋体" w:eastAsia="宋体" w:cs="宋体"/>
                  <w:szCs w:val="21"/>
                  <w:lang w:eastAsia="zh-CN"/>
                </w:rPr>
                <w:t>：高级</w:t>
              </w:r>
            </w:ins>
            <w:ins w:id="28" w:author="Administrator" w:date="2023-10-08T09:33:56Z">
              <w:r>
                <w:rPr>
                  <w:rFonts w:hint="eastAsia" w:ascii="宋体" w:hAnsi="宋体" w:eastAsia="宋体" w:cs="宋体"/>
                  <w:szCs w:val="21"/>
                  <w:lang w:eastAsia="zh-CN"/>
                </w:rPr>
                <w:t>，</w:t>
              </w:r>
            </w:ins>
            <w:ins w:id="29" w:author="Administrator" w:date="2023-10-08T09:33:39Z">
              <w:r>
                <w:rPr>
                  <w:rFonts w:hint="eastAsia" w:ascii="宋体" w:hAnsi="宋体" w:eastAsia="宋体" w:cs="宋体"/>
                  <w:szCs w:val="21"/>
                  <w:lang w:eastAsia="zh-CN"/>
                </w:rPr>
                <w:t>专业：</w:t>
              </w:r>
            </w:ins>
            <w:r>
              <w:rPr>
                <w:rFonts w:hint="eastAsia" w:ascii="宋体" w:hAnsi="宋体" w:eastAsia="宋体" w:cs="宋体"/>
                <w:szCs w:val="21"/>
                <w:lang w:eastAsia="zh-CN"/>
              </w:rPr>
              <w:t>信息系统项目管理师</w:t>
            </w:r>
            <w:ins w:id="30" w:author="Administrator" w:date="2023-10-08T09:33:45Z">
              <w:r>
                <w:rPr>
                  <w:rFonts w:hint="eastAsia" w:ascii="宋体" w:hAnsi="宋体" w:eastAsia="宋体" w:cs="宋体"/>
                  <w:szCs w:val="21"/>
                  <w:lang w:eastAsia="zh-CN"/>
                </w:rPr>
                <w:t>）</w:t>
              </w:r>
            </w:ins>
            <w:r>
              <w:rPr>
                <w:rFonts w:hint="eastAsia" w:ascii="宋体" w:hAnsi="宋体" w:eastAsia="宋体" w:cs="宋体"/>
                <w:szCs w:val="21"/>
                <w:lang w:eastAsia="zh-CN"/>
              </w:rPr>
              <w:t>的</w:t>
            </w:r>
            <w:ins w:id="31" w:author="Administrator" w:date="2023-10-08T09:34:29Z">
              <w:r>
                <w:rPr>
                  <w:rFonts w:hint="eastAsia" w:ascii="宋体" w:hAnsi="宋体" w:eastAsia="宋体" w:cs="宋体"/>
                  <w:szCs w:val="21"/>
                  <w:lang w:eastAsia="zh-CN"/>
                </w:rPr>
                <w:t>，</w:t>
              </w:r>
            </w:ins>
            <w:r>
              <w:rPr>
                <w:rFonts w:hint="eastAsia" w:ascii="宋体" w:hAnsi="宋体" w:eastAsia="宋体" w:cs="宋体"/>
                <w:szCs w:val="21"/>
                <w:lang w:eastAsia="zh-CN"/>
              </w:rPr>
              <w:t>得20分；</w:t>
            </w:r>
          </w:p>
          <w:p>
            <w:pPr>
              <w:pageBreakBefore w:val="0"/>
              <w:kinsoku/>
              <w:wordWrap w:val="0"/>
              <w:overflowPunct/>
              <w:topLinePunct w:val="0"/>
              <w:bidi w:val="0"/>
              <w:adjustRightInd/>
              <w:spacing w:beforeAutospacing="0" w:afterAutospacing="0" w:line="360" w:lineRule="auto"/>
              <w:ind w:left="0" w:leftChars="0" w:right="0" w:firstLine="0" w:firstLineChars="0"/>
              <w:rPr>
                <w:rFonts w:hint="eastAsia" w:ascii="宋体" w:hAnsi="宋体" w:eastAsia="宋体" w:cs="宋体"/>
                <w:szCs w:val="21"/>
                <w:lang w:eastAsia="zh-CN"/>
              </w:rPr>
            </w:pPr>
            <w:r>
              <w:rPr>
                <w:rFonts w:hint="eastAsia" w:ascii="宋体" w:hAnsi="宋体" w:eastAsia="宋体" w:cs="宋体"/>
                <w:szCs w:val="21"/>
                <w:lang w:eastAsia="zh-CN"/>
              </w:rPr>
              <w:t>4</w:t>
            </w:r>
            <w:ins w:id="32" w:author="Administrator" w:date="2023-10-08T09:36:30Z">
              <w:r>
                <w:rPr>
                  <w:rFonts w:hint="eastAsia" w:ascii="宋体" w:hAnsi="宋体" w:eastAsia="宋体" w:cs="宋体"/>
                  <w:szCs w:val="21"/>
                  <w:lang w:eastAsia="zh-CN"/>
                </w:rPr>
                <w:t>、</w:t>
              </w:r>
            </w:ins>
            <w:r>
              <w:rPr>
                <w:rFonts w:hint="eastAsia" w:ascii="宋体" w:hAnsi="宋体" w:eastAsia="宋体" w:cs="宋体"/>
                <w:szCs w:val="21"/>
                <w:lang w:eastAsia="zh-CN"/>
              </w:rPr>
              <w:t>具有人社部门颁发的</w:t>
            </w:r>
            <w:ins w:id="33" w:author="Administrator" w:date="2023-10-08T09:36:08Z">
              <w:r>
                <w:rPr>
                  <w:rFonts w:hint="eastAsia" w:ascii="宋体" w:hAnsi="宋体" w:eastAsia="宋体" w:cs="宋体"/>
                  <w:szCs w:val="21"/>
                  <w:lang w:eastAsia="zh-CN"/>
                </w:rPr>
                <w:t>计算机技术与软件专业技术资格证书（级别：高级，专业：</w:t>
              </w:r>
            </w:ins>
            <w:r>
              <w:rPr>
                <w:rFonts w:hint="eastAsia" w:ascii="宋体" w:hAnsi="宋体" w:eastAsia="宋体" w:cs="宋体"/>
                <w:szCs w:val="21"/>
                <w:lang w:eastAsia="zh-CN"/>
              </w:rPr>
              <w:t>系统规划与管理师</w:t>
            </w:r>
            <w:ins w:id="34" w:author="Administrator" w:date="2023-10-08T09:36:11Z">
              <w:r>
                <w:rPr>
                  <w:rFonts w:hint="eastAsia" w:ascii="宋体" w:hAnsi="宋体" w:eastAsia="宋体" w:cs="宋体"/>
                  <w:szCs w:val="21"/>
                  <w:lang w:eastAsia="zh-CN"/>
                </w:rPr>
                <w:t>）</w:t>
              </w:r>
            </w:ins>
            <w:r>
              <w:rPr>
                <w:rFonts w:hint="eastAsia" w:ascii="宋体" w:hAnsi="宋体" w:eastAsia="宋体" w:cs="宋体"/>
                <w:szCs w:val="21"/>
                <w:lang w:eastAsia="zh-CN"/>
              </w:rPr>
              <w:t>的</w:t>
            </w:r>
            <w:ins w:id="35" w:author="Administrator" w:date="2023-10-08T09:38:51Z">
              <w:r>
                <w:rPr>
                  <w:rFonts w:hint="eastAsia" w:ascii="宋体" w:hAnsi="宋体" w:eastAsia="宋体" w:cs="宋体"/>
                  <w:szCs w:val="21"/>
                  <w:lang w:eastAsia="zh-CN"/>
                </w:rPr>
                <w:t>，</w:t>
              </w:r>
            </w:ins>
            <w:r>
              <w:rPr>
                <w:rFonts w:hint="eastAsia" w:ascii="宋体" w:hAnsi="宋体" w:eastAsia="宋体" w:cs="宋体"/>
                <w:szCs w:val="21"/>
                <w:lang w:eastAsia="zh-CN"/>
              </w:rPr>
              <w:t>得20分；</w:t>
            </w:r>
          </w:p>
          <w:p>
            <w:pPr>
              <w:pageBreakBefore w:val="0"/>
              <w:kinsoku/>
              <w:wordWrap w:val="0"/>
              <w:overflowPunct/>
              <w:topLinePunct w:val="0"/>
              <w:bidi w:val="0"/>
              <w:adjustRightInd/>
              <w:spacing w:beforeAutospacing="0" w:afterAutospacing="0" w:line="360" w:lineRule="auto"/>
              <w:ind w:left="0" w:leftChars="0" w:right="0" w:firstLine="0" w:firstLineChars="0"/>
              <w:rPr>
                <w:rFonts w:hint="eastAsia" w:ascii="宋体" w:hAnsi="宋体" w:eastAsia="宋体" w:cs="宋体"/>
                <w:szCs w:val="21"/>
                <w:lang w:eastAsia="zh-CN"/>
              </w:rPr>
            </w:pPr>
            <w:r>
              <w:rPr>
                <w:rFonts w:hint="eastAsia" w:ascii="宋体" w:hAnsi="宋体" w:eastAsia="宋体" w:cs="宋体"/>
                <w:szCs w:val="21"/>
                <w:lang w:eastAsia="zh-CN"/>
              </w:rPr>
              <w:t>5</w:t>
            </w:r>
            <w:ins w:id="36" w:author="Administrator" w:date="2023-10-08T09:36:45Z">
              <w:r>
                <w:rPr>
                  <w:rFonts w:hint="eastAsia" w:ascii="宋体" w:hAnsi="宋体" w:eastAsia="宋体" w:cs="宋体"/>
                  <w:szCs w:val="21"/>
                  <w:lang w:eastAsia="zh-CN"/>
                </w:rPr>
                <w:t>、</w:t>
              </w:r>
            </w:ins>
            <w:r>
              <w:rPr>
                <w:rFonts w:hint="eastAsia" w:ascii="宋体" w:hAnsi="宋体" w:eastAsia="宋体" w:cs="宋体"/>
                <w:szCs w:val="21"/>
                <w:lang w:eastAsia="zh-CN"/>
              </w:rPr>
              <w:t>具有</w:t>
            </w:r>
            <w:ins w:id="37" w:author="Administrator" w:date="2023-10-08T09:38:09Z">
              <w:r>
                <w:rPr>
                  <w:rFonts w:hint="eastAsia" w:ascii="宋体" w:hAnsi="宋体" w:eastAsia="宋体" w:cs="宋体"/>
                  <w:szCs w:val="21"/>
                  <w:lang w:val="en-US" w:eastAsia="zh-CN"/>
                </w:rPr>
                <w:t>行政机关</w:t>
              </w:r>
            </w:ins>
            <w:ins w:id="38" w:author="Administrator" w:date="2023-10-08T09:38:10Z">
              <w:r>
                <w:rPr>
                  <w:rFonts w:hint="eastAsia" w:ascii="宋体" w:hAnsi="宋体" w:eastAsia="宋体" w:cs="宋体"/>
                  <w:szCs w:val="21"/>
                  <w:lang w:val="en-US" w:eastAsia="zh-CN"/>
                </w:rPr>
                <w:t>或事业单位</w:t>
              </w:r>
            </w:ins>
            <w:r>
              <w:rPr>
                <w:rFonts w:hint="eastAsia" w:ascii="宋体" w:hAnsi="宋体" w:eastAsia="宋体" w:cs="宋体"/>
                <w:szCs w:val="21"/>
                <w:lang w:eastAsia="zh-CN"/>
              </w:rPr>
              <w:t>颁发的</w:t>
            </w:r>
            <w:ins w:id="39" w:author="Administrator" w:date="2023-10-08T09:38:34Z">
              <w:r>
                <w:rPr>
                  <w:rFonts w:hint="eastAsia" w:ascii="宋体" w:hAnsi="宋体" w:eastAsia="宋体" w:cs="宋体"/>
                  <w:szCs w:val="21"/>
                  <w:lang w:eastAsia="zh-CN"/>
                </w:rPr>
                <w:t>注册信息安全工程师</w:t>
              </w:r>
            </w:ins>
            <w:ins w:id="40" w:author="Administrator" w:date="2023-10-08T09:44:11Z">
              <w:r>
                <w:rPr>
                  <w:rFonts w:hint="eastAsia" w:ascii="宋体" w:hAnsi="宋体" w:eastAsia="宋体" w:cs="宋体"/>
                  <w:szCs w:val="21"/>
                  <w:lang w:eastAsia="zh-CN"/>
                </w:rPr>
                <w:t>证书</w:t>
              </w:r>
            </w:ins>
            <w:ins w:id="41" w:author="Administrator" w:date="2023-10-08T09:38:38Z">
              <w:r>
                <w:rPr>
                  <w:rFonts w:hint="eastAsia" w:ascii="宋体" w:hAnsi="宋体" w:eastAsia="宋体" w:cs="宋体"/>
                  <w:szCs w:val="21"/>
                  <w:lang w:eastAsia="zh-CN"/>
                </w:rPr>
                <w:t>（</w:t>
              </w:r>
            </w:ins>
            <w:r>
              <w:rPr>
                <w:rFonts w:hint="eastAsia" w:ascii="宋体" w:hAnsi="宋体" w:eastAsia="宋体" w:cs="宋体"/>
                <w:szCs w:val="21"/>
                <w:lang w:eastAsia="zh-CN"/>
              </w:rPr>
              <w:t>CISE）的</w:t>
            </w:r>
            <w:ins w:id="42" w:author="Administrator" w:date="2023-10-08T09:38:53Z">
              <w:r>
                <w:rPr>
                  <w:rFonts w:hint="eastAsia" w:ascii="宋体" w:hAnsi="宋体" w:eastAsia="宋体" w:cs="宋体"/>
                  <w:szCs w:val="21"/>
                  <w:lang w:val="en-US" w:eastAsia="zh-CN"/>
                </w:rPr>
                <w:t>，</w:t>
              </w:r>
            </w:ins>
            <w:r>
              <w:rPr>
                <w:rFonts w:hint="eastAsia" w:ascii="宋体" w:hAnsi="宋体" w:eastAsia="宋体" w:cs="宋体"/>
                <w:szCs w:val="21"/>
                <w:lang w:eastAsia="zh-CN"/>
              </w:rPr>
              <w:t>得10分；</w:t>
            </w:r>
          </w:p>
          <w:p>
            <w:pPr>
              <w:pageBreakBefore w:val="0"/>
              <w:kinsoku/>
              <w:wordWrap w:val="0"/>
              <w:overflowPunct/>
              <w:topLinePunct w:val="0"/>
              <w:bidi w:val="0"/>
              <w:adjustRightInd/>
              <w:spacing w:beforeAutospacing="0" w:afterAutospacing="0" w:line="360" w:lineRule="auto"/>
              <w:ind w:left="0" w:leftChars="0" w:right="0" w:firstLine="0" w:firstLineChars="0"/>
              <w:rPr>
                <w:rFonts w:hint="eastAsia" w:ascii="宋体" w:hAnsi="宋体" w:eastAsia="宋体" w:cs="宋体"/>
                <w:szCs w:val="21"/>
                <w:lang w:eastAsia="zh-CN"/>
              </w:rPr>
            </w:pPr>
            <w:r>
              <w:rPr>
                <w:rFonts w:hint="eastAsia" w:ascii="宋体" w:hAnsi="宋体" w:eastAsia="宋体" w:cs="宋体"/>
                <w:szCs w:val="21"/>
                <w:lang w:eastAsia="zh-CN"/>
              </w:rPr>
              <w:t>6</w:t>
            </w:r>
            <w:ins w:id="43" w:author="Administrator" w:date="2023-10-08T09:39:26Z">
              <w:r>
                <w:rPr>
                  <w:rFonts w:hint="eastAsia" w:ascii="宋体" w:hAnsi="宋体" w:eastAsia="宋体" w:cs="宋体"/>
                  <w:szCs w:val="21"/>
                  <w:lang w:eastAsia="zh-CN"/>
                </w:rPr>
                <w:t>、</w:t>
              </w:r>
            </w:ins>
            <w:commentRangeStart w:id="0"/>
            <w:r>
              <w:rPr>
                <w:rFonts w:hint="eastAsia" w:ascii="宋体" w:hAnsi="宋体" w:eastAsia="宋体" w:cs="宋体"/>
                <w:szCs w:val="21"/>
                <w:lang w:eastAsia="zh-CN"/>
              </w:rPr>
              <w:t>2020年3月</w:t>
            </w:r>
            <w:ins w:id="44" w:author="Administrator" w:date="2023-10-08T10:19:32Z">
              <w:r>
                <w:rPr>
                  <w:rFonts w:hint="eastAsia" w:ascii="宋体" w:hAnsi="宋体" w:eastAsia="宋体" w:cs="宋体"/>
                  <w:szCs w:val="21"/>
                  <w:lang w:val="en-US" w:eastAsia="zh-CN"/>
                </w:rPr>
                <w:t>1</w:t>
              </w:r>
            </w:ins>
            <w:ins w:id="45" w:author="Administrator" w:date="2023-10-08T10:19:33Z">
              <w:r>
                <w:rPr>
                  <w:rFonts w:hint="eastAsia" w:ascii="宋体" w:hAnsi="宋体" w:eastAsia="宋体" w:cs="宋体"/>
                  <w:szCs w:val="21"/>
                  <w:lang w:val="en-US" w:eastAsia="zh-CN"/>
                </w:rPr>
                <w:t>日</w:t>
              </w:r>
              <w:commentRangeEnd w:id="0"/>
            </w:ins>
            <w:r>
              <w:commentReference w:id="0"/>
            </w:r>
            <w:r>
              <w:rPr>
                <w:rFonts w:hint="eastAsia" w:ascii="宋体" w:hAnsi="宋体" w:eastAsia="宋体" w:cs="宋体"/>
                <w:szCs w:val="21"/>
                <w:lang w:eastAsia="zh-CN"/>
              </w:rPr>
              <w:t>至本项目投标截止之日（以合同签订时间为准）</w:t>
            </w:r>
            <w:ins w:id="46" w:author="Administrator" w:date="2023-10-08T09:39:36Z">
              <w:r>
                <w:rPr>
                  <w:rFonts w:hint="eastAsia" w:ascii="宋体" w:hAnsi="宋体" w:eastAsia="宋体" w:cs="宋体"/>
                  <w:szCs w:val="21"/>
                  <w:lang w:eastAsia="zh-CN"/>
                </w:rPr>
                <w:t>，</w:t>
              </w:r>
            </w:ins>
            <w:ins w:id="47" w:author="Administrator" w:date="2023-10-08T09:39:39Z">
              <w:r>
                <w:rPr>
                  <w:rFonts w:hint="eastAsia" w:ascii="宋体" w:hAnsi="宋体" w:eastAsia="宋体" w:cs="宋体"/>
                  <w:szCs w:val="21"/>
                  <w:lang w:eastAsia="zh-CN"/>
                </w:rPr>
                <w:t>项目负责人</w:t>
              </w:r>
            </w:ins>
            <w:r>
              <w:rPr>
                <w:rFonts w:hint="eastAsia" w:ascii="宋体" w:hAnsi="宋体" w:eastAsia="宋体" w:cs="宋体"/>
                <w:szCs w:val="21"/>
                <w:lang w:eastAsia="zh-CN"/>
              </w:rPr>
              <w:t>具有政务行业智慧楼宇项目负责人经验的得20分</w:t>
            </w:r>
          </w:p>
          <w:p>
            <w:pPr>
              <w:pageBreakBefore w:val="0"/>
              <w:kinsoku/>
              <w:wordWrap w:val="0"/>
              <w:overflowPunct/>
              <w:topLinePunct w:val="0"/>
              <w:bidi w:val="0"/>
              <w:adjustRightInd/>
              <w:spacing w:beforeAutospacing="0" w:afterAutospacing="0" w:line="360" w:lineRule="auto"/>
              <w:ind w:left="0" w:leftChars="0" w:right="0" w:firstLine="0" w:firstLineChars="0"/>
              <w:rPr>
                <w:rFonts w:hint="eastAsia" w:ascii="宋体" w:hAnsi="宋体" w:eastAsia="宋体" w:cs="宋体"/>
                <w:szCs w:val="21"/>
                <w:lang w:eastAsia="zh-CN"/>
              </w:rPr>
            </w:pPr>
            <w:r>
              <w:rPr>
                <w:rFonts w:hint="eastAsia" w:ascii="宋体" w:hAnsi="宋体" w:eastAsia="宋体" w:cs="宋体"/>
                <w:szCs w:val="21"/>
                <w:lang w:eastAsia="zh-CN"/>
              </w:rPr>
              <w:t>以上6项累计</w:t>
            </w:r>
            <w:ins w:id="48" w:author="Administrator" w:date="2023-10-08T09:39:55Z">
              <w:r>
                <w:rPr>
                  <w:rFonts w:hint="eastAsia" w:ascii="宋体" w:hAnsi="宋体" w:eastAsia="宋体" w:cs="宋体"/>
                  <w:szCs w:val="21"/>
                  <w:lang w:eastAsia="zh-CN"/>
                </w:rPr>
                <w:t>最高</w:t>
              </w:r>
            </w:ins>
            <w:ins w:id="49" w:author="Administrator" w:date="2023-10-08T09:39:56Z">
              <w:r>
                <w:rPr>
                  <w:rFonts w:hint="eastAsia" w:ascii="宋体" w:hAnsi="宋体" w:eastAsia="宋体" w:cs="宋体"/>
                  <w:szCs w:val="21"/>
                  <w:lang w:eastAsia="zh-CN"/>
                </w:rPr>
                <w:t>得</w:t>
              </w:r>
            </w:ins>
            <w:r>
              <w:rPr>
                <w:rFonts w:hint="eastAsia" w:ascii="宋体" w:hAnsi="宋体" w:eastAsia="宋体" w:cs="宋体"/>
                <w:szCs w:val="21"/>
                <w:lang w:eastAsia="zh-CN"/>
              </w:rPr>
              <w:t>100分。</w:t>
            </w:r>
          </w:p>
          <w:p>
            <w:pPr>
              <w:pageBreakBefore w:val="0"/>
              <w:kinsoku/>
              <w:wordWrap w:val="0"/>
              <w:overflowPunct/>
              <w:topLinePunct w:val="0"/>
              <w:bidi w:val="0"/>
              <w:adjustRightInd/>
              <w:spacing w:beforeAutospacing="0" w:afterAutospacing="0" w:line="360" w:lineRule="auto"/>
              <w:ind w:left="0" w:leftChars="0" w:right="0" w:firstLine="0" w:firstLineChars="0"/>
              <w:rPr>
                <w:rFonts w:hint="eastAsia" w:ascii="宋体" w:hAnsi="宋体" w:eastAsia="宋体" w:cs="宋体"/>
                <w:b/>
                <w:bCs/>
                <w:szCs w:val="21"/>
                <w:lang w:eastAsia="zh-CN"/>
              </w:rPr>
            </w:pPr>
            <w:r>
              <w:rPr>
                <w:rFonts w:hint="eastAsia" w:ascii="宋体" w:hAnsi="宋体" w:eastAsia="宋体" w:cs="宋体"/>
                <w:b/>
                <w:bCs/>
                <w:szCs w:val="21"/>
                <w:lang w:eastAsia="zh-CN"/>
              </w:rPr>
              <w:t>证明文件：</w:t>
            </w:r>
          </w:p>
          <w:p>
            <w:pPr>
              <w:pageBreakBefore w:val="0"/>
              <w:kinsoku/>
              <w:wordWrap w:val="0"/>
              <w:overflowPunct/>
              <w:topLinePunct w:val="0"/>
              <w:bidi w:val="0"/>
              <w:adjustRightInd/>
              <w:spacing w:beforeAutospacing="0" w:afterAutospacing="0" w:line="360" w:lineRule="auto"/>
              <w:ind w:left="0" w:leftChars="0" w:right="0" w:rightChars="0" w:firstLine="0" w:firstLineChars="0"/>
              <w:jc w:val="left"/>
              <w:rPr>
                <w:ins w:id="50" w:author="Administrator" w:date="2023-10-08T09:41:26Z"/>
                <w:rFonts w:hint="eastAsia" w:ascii="宋体" w:hAnsi="宋体" w:eastAsia="宋体" w:cs="宋体"/>
                <w:szCs w:val="21"/>
                <w:lang w:val="en-US" w:eastAsia="zh-CN"/>
              </w:rPr>
            </w:pPr>
            <w:ins w:id="51" w:author="Administrator" w:date="2023-10-08T09:40:21Z">
              <w:r>
                <w:rPr>
                  <w:rFonts w:hint="eastAsia" w:ascii="宋体" w:hAnsi="宋体" w:eastAsia="宋体" w:cs="宋体"/>
                  <w:szCs w:val="21"/>
                  <w:lang w:val="en-US" w:eastAsia="zh-CN"/>
                </w:rPr>
                <w:t>1、提供开标日前由投标人为相关人员缴交的载有政府部门公章（或专用章）的 2023年</w:t>
              </w:r>
            </w:ins>
            <w:ins w:id="52" w:author="Administrator" w:date="2023-10-08T09:40:35Z">
              <w:r>
                <w:rPr>
                  <w:rFonts w:hint="eastAsia" w:ascii="宋体" w:hAnsi="宋体" w:eastAsia="宋体" w:cs="宋体"/>
                  <w:szCs w:val="21"/>
                  <w:lang w:val="en-US" w:eastAsia="zh-CN"/>
                </w:rPr>
                <w:t>7</w:t>
              </w:r>
            </w:ins>
            <w:ins w:id="53" w:author="Administrator" w:date="2023-10-08T09:40:21Z">
              <w:r>
                <w:rPr>
                  <w:rFonts w:hint="eastAsia" w:ascii="宋体" w:hAnsi="宋体" w:eastAsia="宋体" w:cs="宋体"/>
                  <w:szCs w:val="21"/>
                  <w:lang w:val="en-US" w:eastAsia="zh-CN"/>
                </w:rPr>
                <w:t>-</w:t>
              </w:r>
            </w:ins>
            <w:ins w:id="54" w:author="Administrator" w:date="2023-10-08T09:40:37Z">
              <w:r>
                <w:rPr>
                  <w:rFonts w:hint="eastAsia" w:ascii="宋体" w:hAnsi="宋体" w:eastAsia="宋体" w:cs="宋体"/>
                  <w:szCs w:val="21"/>
                  <w:lang w:val="en-US" w:eastAsia="zh-CN"/>
                </w:rPr>
                <w:t>9</w:t>
              </w:r>
            </w:ins>
            <w:ins w:id="55" w:author="Administrator" w:date="2023-10-08T09:40:21Z">
              <w:r>
                <w:rPr>
                  <w:rFonts w:hint="eastAsia" w:ascii="宋体" w:hAnsi="宋体" w:eastAsia="宋体" w:cs="宋体"/>
                  <w:szCs w:val="21"/>
                  <w:lang w:val="en-US" w:eastAsia="zh-CN"/>
                </w:rPr>
                <w:t>月的社保缴交证明材料，如社保材料因政府部门原因暂时无法取得，则可以往前顺延一个月；社保资料至少显示缴交养老保险信息，未显示该信息的该社保资料则不符合要求。如供应商为新成立企业且成立时间不足 3 个月的，可提供加盖公章的情况说明或其他相关证明材料；</w:t>
              </w:r>
            </w:ins>
          </w:p>
          <w:p>
            <w:pPr>
              <w:wordWrap w:val="0"/>
              <w:spacing w:line="360" w:lineRule="auto"/>
              <w:jc w:val="left"/>
              <w:rPr>
                <w:ins w:id="56" w:author="Administrator" w:date="2023-10-08T09:42:05Z"/>
                <w:rFonts w:hint="eastAsia" w:ascii="宋体" w:hAnsi="宋体" w:eastAsia="宋体" w:cs="宋体"/>
                <w:szCs w:val="21"/>
                <w:lang w:val="en-US" w:eastAsia="zh-CN"/>
              </w:rPr>
            </w:pPr>
            <w:ins w:id="57" w:author="Administrator" w:date="2023-10-08T09:41:28Z">
              <w:r>
                <w:rPr>
                  <w:rFonts w:hint="eastAsia" w:ascii="宋体" w:hAnsi="宋体" w:eastAsia="宋体" w:cs="宋体"/>
                  <w:szCs w:val="21"/>
                  <w:lang w:val="en-US" w:eastAsia="zh-CN"/>
                </w:rPr>
                <w:t>2、</w:t>
              </w:r>
            </w:ins>
            <w:ins w:id="58" w:author="Administrator" w:date="2023-10-08T09:42:04Z">
              <w:r>
                <w:rPr>
                  <w:rFonts w:hint="eastAsia" w:ascii="宋体" w:hAnsi="宋体" w:eastAsia="宋体" w:cs="宋体"/>
                  <w:szCs w:val="21"/>
                  <w:lang w:val="en-US" w:eastAsia="zh-CN"/>
                </w:rPr>
                <w:t>第 1 项提供毕业证书、学位证书扫描件及学历信息在学信网查询结果截图（https://www.chsi.com.cn/xlcx/index.jsp），由于日期较早无法查询的，需提供毕</w:t>
              </w:r>
            </w:ins>
            <w:ins w:id="59" w:author="Administrator" w:date="2023-10-08T09:42:05Z">
              <w:r>
                <w:rPr>
                  <w:rFonts w:hint="eastAsia" w:ascii="宋体" w:hAnsi="宋体" w:eastAsia="宋体" w:cs="宋体"/>
                  <w:szCs w:val="21"/>
                  <w:lang w:val="en-US" w:eastAsia="zh-CN"/>
                </w:rPr>
                <w:t>业院校或者人社部门出具的证明，国外学历证书提供教育部留学服务中心出具的国外学历认证书以及教育部留学服务中心官网查询截图（查询网址：http://zwfw.csc</w:t>
              </w:r>
            </w:ins>
          </w:p>
          <w:p>
            <w:pPr>
              <w:wordWrap w:val="0"/>
              <w:spacing w:line="360" w:lineRule="auto"/>
              <w:jc w:val="left"/>
              <w:rPr>
                <w:ins w:id="60" w:author="Administrator" w:date="2023-10-08T09:42:07Z"/>
                <w:rFonts w:hint="eastAsia" w:ascii="宋体" w:hAnsi="宋体" w:eastAsia="宋体" w:cs="宋体"/>
                <w:szCs w:val="21"/>
                <w:lang w:val="en-US" w:eastAsia="zh-CN"/>
              </w:rPr>
            </w:pPr>
            <w:ins w:id="61" w:author="Administrator" w:date="2023-10-08T09:42:05Z">
              <w:r>
                <w:rPr>
                  <w:rFonts w:hint="eastAsia" w:ascii="宋体" w:hAnsi="宋体" w:eastAsia="宋体" w:cs="宋体"/>
                  <w:szCs w:val="21"/>
                  <w:lang w:val="en-US" w:eastAsia="zh-CN"/>
                </w:rPr>
                <w:t>se.edu.cn/）；</w:t>
              </w:r>
            </w:ins>
          </w:p>
          <w:p>
            <w:pPr>
              <w:pStyle w:val="2"/>
              <w:numPr>
                <w:ilvl w:val="-1"/>
                <w:numId w:val="0"/>
              </w:numPr>
              <w:rPr>
                <w:ins w:id="63" w:author="Administrator" w:date="2023-10-08T09:42:25Z"/>
                <w:rFonts w:hint="eastAsia" w:ascii="宋体" w:hAnsi="宋体" w:eastAsia="宋体" w:cs="宋体"/>
                <w:b w:val="0"/>
                <w:bCs w:val="0"/>
                <w:sz w:val="21"/>
                <w:szCs w:val="21"/>
                <w:lang w:val="en-US" w:eastAsia="zh-CN"/>
              </w:rPr>
              <w:pPrChange w:id="62" w:author="Administrator" w:date="2023-10-08T09:42:40Z">
                <w:pPr>
                  <w:pStyle w:val="2"/>
                </w:pPr>
              </w:pPrChange>
            </w:pPr>
            <w:ins w:id="64" w:author="Administrator" w:date="2023-10-08T09:42:41Z">
              <w:r>
                <w:rPr>
                  <w:rFonts w:hint="eastAsia" w:ascii="宋体" w:hAnsi="宋体" w:eastAsia="宋体" w:cs="宋体"/>
                  <w:b w:val="0"/>
                  <w:bCs w:val="0"/>
                  <w:sz w:val="21"/>
                  <w:szCs w:val="21"/>
                  <w:lang w:val="en-US" w:eastAsia="zh-CN"/>
                </w:rPr>
                <w:t>3、</w:t>
              </w:r>
            </w:ins>
            <w:ins w:id="65" w:author="Administrator" w:date="2023-10-08T09:42:24Z">
              <w:r>
                <w:rPr>
                  <w:rFonts w:hint="eastAsia" w:ascii="宋体" w:hAnsi="宋体" w:eastAsia="宋体" w:cs="宋体"/>
                  <w:b w:val="0"/>
                  <w:bCs w:val="0"/>
                  <w:sz w:val="21"/>
                  <w:szCs w:val="21"/>
                  <w:lang w:val="en-US" w:eastAsia="zh-CN"/>
                </w:rPr>
                <w:t>第 2-5 项提供相关证书扫描件；</w:t>
              </w:r>
            </w:ins>
          </w:p>
          <w:p>
            <w:pPr>
              <w:numPr>
                <w:ilvl w:val="-1"/>
                <w:numId w:val="0"/>
              </w:numPr>
              <w:spacing w:line="360" w:lineRule="auto"/>
              <w:rPr>
                <w:ins w:id="66" w:author="Administrator" w:date="2023-10-08T09:42:50Z"/>
                <w:rFonts w:hint="eastAsia" w:ascii="宋体" w:hAnsi="宋体" w:eastAsia="宋体" w:cs="宋体"/>
                <w:szCs w:val="21"/>
                <w:lang w:val="en-US" w:eastAsia="zh-CN"/>
              </w:rPr>
            </w:pPr>
            <w:ins w:id="67" w:author="Administrator" w:date="2023-10-08T09:42:42Z">
              <w:r>
                <w:rPr>
                  <w:rFonts w:hint="eastAsia" w:ascii="宋体" w:hAnsi="宋体" w:eastAsia="宋体" w:cs="宋体"/>
                  <w:szCs w:val="21"/>
                  <w:lang w:val="en-US" w:eastAsia="zh-CN"/>
                </w:rPr>
                <w:t>4、</w:t>
              </w:r>
            </w:ins>
            <w:ins w:id="68" w:author="Administrator" w:date="2023-10-08T09:42:53Z">
              <w:r>
                <w:rPr>
                  <w:rFonts w:hint="eastAsia" w:ascii="宋体" w:hAnsi="宋体" w:eastAsia="宋体" w:cs="宋体"/>
                  <w:szCs w:val="21"/>
                  <w:lang w:val="en-US" w:eastAsia="zh-CN"/>
                </w:rPr>
                <w:t>第</w:t>
              </w:r>
            </w:ins>
            <w:ins w:id="69" w:author="Administrator" w:date="2023-10-08T09:42:54Z">
              <w:r>
                <w:rPr>
                  <w:rFonts w:hint="eastAsia" w:ascii="宋体" w:hAnsi="宋体" w:eastAsia="宋体" w:cs="宋体"/>
                  <w:szCs w:val="21"/>
                  <w:lang w:val="en-US" w:eastAsia="zh-CN"/>
                </w:rPr>
                <w:t>6</w:t>
              </w:r>
            </w:ins>
            <w:ins w:id="70" w:author="Administrator" w:date="2023-10-08T09:42:55Z">
              <w:r>
                <w:rPr>
                  <w:rFonts w:hint="eastAsia" w:ascii="宋体" w:hAnsi="宋体" w:eastAsia="宋体" w:cs="宋体"/>
                  <w:szCs w:val="21"/>
                  <w:lang w:val="en-US" w:eastAsia="zh-CN"/>
                </w:rPr>
                <w:t>项</w:t>
              </w:r>
            </w:ins>
            <w:ins w:id="71" w:author="Administrator" w:date="2023-10-08T09:42:56Z">
              <w:r>
                <w:rPr>
                  <w:rFonts w:hint="eastAsia" w:ascii="宋体" w:hAnsi="宋体" w:eastAsia="宋体" w:cs="宋体"/>
                  <w:szCs w:val="21"/>
                  <w:lang w:val="en-US" w:eastAsia="zh-CN"/>
                </w:rPr>
                <w:t>提供</w:t>
              </w:r>
            </w:ins>
            <w:ins w:id="72" w:author="Administrator" w:date="2023-10-08T09:43:10Z">
              <w:r>
                <w:rPr>
                  <w:rFonts w:hint="eastAsia" w:ascii="宋体" w:hAnsi="宋体" w:eastAsia="宋体" w:cs="宋体"/>
                  <w:szCs w:val="21"/>
                  <w:lang w:eastAsia="zh-CN"/>
                </w:rPr>
                <w:t>项目合同关键页或项目验收报告扫描件，如项目合同关键页或项目验收报告无法体现项目负责人工作经验的，还</w:t>
              </w:r>
            </w:ins>
            <w:ins w:id="73" w:author="Administrator" w:date="2023-10-08T09:44:42Z">
              <w:r>
                <w:rPr>
                  <w:rFonts w:hint="eastAsia" w:ascii="宋体" w:hAnsi="宋体" w:eastAsia="宋体" w:cs="宋体"/>
                  <w:szCs w:val="21"/>
                  <w:lang w:eastAsia="zh-CN"/>
                </w:rPr>
                <w:t>需</w:t>
              </w:r>
            </w:ins>
            <w:ins w:id="74" w:author="Administrator" w:date="2023-10-08T09:43:10Z">
              <w:r>
                <w:rPr>
                  <w:rFonts w:hint="eastAsia" w:ascii="宋体" w:hAnsi="宋体" w:eastAsia="宋体" w:cs="宋体"/>
                  <w:szCs w:val="21"/>
                  <w:lang w:eastAsia="zh-CN"/>
                </w:rPr>
                <w:t>同时提供合同甲方（采购方）出具的证明文件扫描件</w:t>
              </w:r>
            </w:ins>
            <w:ins w:id="75" w:author="Administrator" w:date="2023-10-08T09:43:15Z">
              <w:r>
                <w:rPr>
                  <w:rFonts w:hint="eastAsia" w:ascii="宋体" w:hAnsi="宋体" w:eastAsia="宋体" w:cs="宋体"/>
                  <w:szCs w:val="21"/>
                  <w:lang w:eastAsia="zh-CN"/>
                </w:rPr>
                <w:t>；</w:t>
              </w:r>
            </w:ins>
          </w:p>
          <w:p>
            <w:pPr>
              <w:numPr>
                <w:ilvl w:val="-1"/>
                <w:numId w:val="0"/>
              </w:numPr>
              <w:spacing w:line="360" w:lineRule="auto"/>
              <w:rPr>
                <w:rFonts w:hint="eastAsia" w:ascii="宋体" w:hAnsi="宋体" w:eastAsia="宋体" w:cs="宋体"/>
                <w:szCs w:val="21"/>
                <w:lang w:val="en-US" w:eastAsia="zh-CN"/>
              </w:rPr>
            </w:pPr>
            <w:ins w:id="76" w:author="Administrator" w:date="2023-10-08T09:42:51Z">
              <w:r>
                <w:rPr>
                  <w:rFonts w:hint="eastAsia" w:ascii="宋体" w:hAnsi="宋体" w:eastAsia="宋体" w:cs="宋体"/>
                  <w:szCs w:val="21"/>
                  <w:lang w:val="en-US" w:eastAsia="zh-CN"/>
                </w:rPr>
                <w:t>5、</w:t>
              </w:r>
            </w:ins>
            <w:ins w:id="77" w:author="Administrator" w:date="2023-10-08T09:42:34Z">
              <w:r>
                <w:rPr>
                  <w:rFonts w:hint="eastAsia" w:ascii="宋体" w:hAnsi="宋体" w:eastAsia="宋体" w:cs="宋体"/>
                  <w:szCs w:val="21"/>
                  <w:lang w:val="en-US" w:eastAsia="zh-CN"/>
                </w:rPr>
                <w:t>未提供或未按要求提供或提供的不清晰导致专家无法判断的，不得分。</w:t>
              </w:r>
            </w:ins>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wordWrap w:val="0"/>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lang w:val="en-US" w:eastAsia="zh-CN" w:bidi="ar"/>
              </w:rPr>
              <w:t>3</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kinsoku/>
              <w:wordWrap w:val="0"/>
              <w:overflowPunct/>
              <w:topLinePunct w:val="0"/>
              <w:bidi w:val="0"/>
              <w:adjustRightInd/>
              <w:spacing w:beforeAutospacing="0" w:afterAutospacing="0" w:line="360" w:lineRule="auto"/>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拟安排的项目团队成员（项目负责人除外）情况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kinsoku/>
              <w:wordWrap w:val="0"/>
              <w:overflowPunct/>
              <w:topLinePunct w:val="0"/>
              <w:bidi w:val="0"/>
              <w:adjustRightInd/>
              <w:spacing w:beforeAutospacing="0" w:afterAutospacing="0" w:line="360" w:lineRule="auto"/>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cs="宋体"/>
                <w:sz w:val="21"/>
                <w:szCs w:val="21"/>
                <w:lang w:val="en-US" w:eastAsia="zh-CN"/>
              </w:rPr>
              <w:t>10</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bCs/>
                <w:sz w:val="21"/>
                <w:szCs w:val="21"/>
                <w:lang w:eastAsia="zh-CN"/>
              </w:rPr>
            </w:pPr>
            <w:r>
              <w:rPr>
                <w:rFonts w:hint="eastAsia" w:ascii="宋体" w:hAnsi="宋体" w:eastAsia="宋体" w:cs="宋体"/>
                <w:b/>
                <w:bCs/>
                <w:sz w:val="21"/>
                <w:szCs w:val="21"/>
                <w:lang w:eastAsia="zh-CN"/>
              </w:rPr>
              <w:t>考察内容：</w:t>
            </w:r>
          </w:p>
          <w:p>
            <w:pPr>
              <w:keepNext w:val="0"/>
              <w:keepLines w:val="0"/>
              <w:widowControl/>
              <w:suppressLineNumbers w:val="0"/>
              <w:spacing w:line="360" w:lineRule="auto"/>
              <w:jc w:val="left"/>
              <w:rPr>
                <w:ins w:id="78" w:author="Administrator" w:date="2023-10-08T09:44:58Z"/>
              </w:rPr>
            </w:pPr>
            <w:ins w:id="79" w:author="Administrator" w:date="2023-10-08T09:44:58Z">
              <w:r>
                <w:rPr>
                  <w:rFonts w:hint="eastAsia" w:ascii="宋体" w:hAnsi="宋体" w:eastAsia="宋体" w:cs="宋体"/>
                  <w:color w:val="000000"/>
                  <w:kern w:val="0"/>
                  <w:sz w:val="21"/>
                  <w:szCs w:val="21"/>
                  <w:lang w:val="en-US" w:eastAsia="zh-CN" w:bidi="ar"/>
                </w:rPr>
                <w:t>投标人拟安排的项目团队成员总人数要求不少于</w:t>
              </w:r>
            </w:ins>
            <w:ins w:id="80" w:author="Administrator" w:date="2023-10-08T09:45:08Z">
              <w:r>
                <w:rPr>
                  <w:rFonts w:hint="eastAsia" w:ascii="宋体" w:hAnsi="宋体" w:eastAsia="宋体" w:cs="宋体"/>
                  <w:color w:val="000000"/>
                  <w:kern w:val="0"/>
                  <w:sz w:val="21"/>
                  <w:szCs w:val="21"/>
                  <w:lang w:val="en-US" w:eastAsia="zh-CN" w:bidi="ar"/>
                </w:rPr>
                <w:t>7</w:t>
              </w:r>
            </w:ins>
            <w:ins w:id="81" w:author="Administrator" w:date="2023-10-08T09:44:58Z">
              <w:r>
                <w:rPr>
                  <w:rFonts w:hint="eastAsia" w:ascii="宋体" w:hAnsi="宋体" w:eastAsia="宋体" w:cs="宋体"/>
                  <w:color w:val="000000"/>
                  <w:kern w:val="0"/>
                  <w:sz w:val="21"/>
                  <w:szCs w:val="21"/>
                  <w:lang w:val="en-US" w:eastAsia="zh-CN" w:bidi="ar"/>
                </w:rPr>
                <w:t>人且均为投标人自有员工</w:t>
              </w:r>
            </w:ins>
            <w:ins w:id="82" w:author="Administrator" w:date="2023-10-08T09:46:00Z">
              <w:r>
                <w:rPr>
                  <w:rFonts w:hint="eastAsia" w:ascii="宋体" w:hAnsi="宋体" w:eastAsia="宋体" w:cs="宋体"/>
                  <w:color w:val="000000"/>
                  <w:kern w:val="0"/>
                  <w:sz w:val="21"/>
                  <w:szCs w:val="21"/>
                  <w:lang w:val="en-US" w:eastAsia="zh-CN" w:bidi="ar"/>
                </w:rPr>
                <w:t>（</w:t>
              </w:r>
            </w:ins>
            <w:ins w:id="83" w:author="Administrator" w:date="2023-10-08T09:44:58Z">
              <w:r>
                <w:rPr>
                  <w:rFonts w:hint="eastAsia" w:ascii="宋体" w:hAnsi="宋体" w:eastAsia="宋体" w:cs="宋体"/>
                  <w:color w:val="000000"/>
                  <w:kern w:val="0"/>
                  <w:sz w:val="21"/>
                  <w:szCs w:val="21"/>
                  <w:lang w:val="en-US" w:eastAsia="zh-CN" w:bidi="ar"/>
                </w:rPr>
                <w:t>提供社保证明），</w:t>
              </w:r>
            </w:ins>
            <w:ins w:id="84" w:author="Administrator" w:date="2023-10-08T09:46:11Z">
              <w:r>
                <w:rPr>
                  <w:rFonts w:hint="eastAsia" w:ascii="宋体" w:hAnsi="宋体" w:eastAsia="宋体" w:cs="宋体"/>
                  <w:color w:val="000000"/>
                  <w:kern w:val="0"/>
                  <w:sz w:val="21"/>
                  <w:szCs w:val="21"/>
                  <w:lang w:val="en-US" w:eastAsia="zh-CN" w:bidi="ar"/>
                </w:rPr>
                <w:t>否则</w:t>
              </w:r>
            </w:ins>
            <w:ins w:id="85" w:author="Administrator" w:date="2023-10-08T09:44:58Z">
              <w:r>
                <w:rPr>
                  <w:rFonts w:hint="eastAsia" w:ascii="宋体" w:hAnsi="宋体" w:eastAsia="宋体" w:cs="宋体"/>
                  <w:color w:val="000000"/>
                  <w:kern w:val="0"/>
                  <w:sz w:val="21"/>
                  <w:szCs w:val="21"/>
                  <w:lang w:val="en-US" w:eastAsia="zh-CN" w:bidi="ar"/>
                </w:rPr>
                <w:t xml:space="preserve">不得分，在此基础上： </w:t>
              </w:r>
            </w:ins>
          </w:p>
          <w:p>
            <w:pPr>
              <w:keepNext w:val="0"/>
              <w:keepLines w:val="0"/>
              <w:pageBreakBefore w:val="0"/>
              <w:widowControl w:val="0"/>
              <w:kinsoku/>
              <w:wordWrap w:val="0"/>
              <w:overflowPunct/>
              <w:topLinePunct w:val="0"/>
              <w:autoSpaceDE/>
              <w:autoSpaceDN/>
              <w:bidi w:val="0"/>
              <w:adjustRightInd/>
              <w:snapToGrid/>
              <w:spacing w:line="360" w:lineRule="auto"/>
              <w:textAlignment w:val="auto"/>
              <w:rPr>
                <w:ins w:id="86" w:author="Administrator" w:date="2023-10-08T09:46:46Z"/>
                <w:rFonts w:hint="eastAsia" w:ascii="宋体" w:hAnsi="宋体" w:eastAsia="宋体" w:cs="宋体"/>
                <w:b/>
                <w:bCs/>
                <w:szCs w:val="21"/>
                <w:lang w:eastAsia="zh-CN"/>
              </w:rPr>
            </w:pPr>
            <w:ins w:id="87" w:author="Administrator" w:date="2023-10-08T09:46:56Z">
              <w:r>
                <w:rPr>
                  <w:rFonts w:hint="eastAsia" w:ascii="宋体" w:hAnsi="宋体" w:eastAsia="宋体" w:cs="宋体"/>
                  <w:b/>
                  <w:bCs/>
                  <w:szCs w:val="21"/>
                  <w:lang w:eastAsia="zh-CN"/>
                </w:rPr>
                <w:t>一、</w:t>
              </w:r>
            </w:ins>
            <w:r>
              <w:rPr>
                <w:rFonts w:hint="eastAsia" w:ascii="宋体" w:hAnsi="宋体" w:eastAsia="宋体" w:cs="宋体"/>
                <w:b/>
                <w:bCs/>
                <w:szCs w:val="21"/>
                <w:lang w:eastAsia="zh-CN"/>
              </w:rPr>
              <w:t>技术负责人（限1人）情况：</w:t>
            </w:r>
          </w:p>
          <w:p>
            <w:pPr>
              <w:keepNext w:val="0"/>
              <w:keepLines w:val="0"/>
              <w:pageBreakBefore w:val="0"/>
              <w:widowControl w:val="0"/>
              <w:kinsoku/>
              <w:wordWrap w:val="0"/>
              <w:overflowPunct/>
              <w:topLinePunct w:val="0"/>
              <w:autoSpaceDE/>
              <w:autoSpaceDN/>
              <w:bidi w:val="0"/>
              <w:adjustRightInd/>
              <w:snapToGrid/>
              <w:spacing w:line="360" w:lineRule="auto"/>
              <w:textAlignment w:val="auto"/>
              <w:rPr>
                <w:ins w:id="88" w:author="Administrator" w:date="2023-10-08T09:47:09Z"/>
                <w:rFonts w:hint="eastAsia" w:ascii="宋体" w:hAnsi="宋体" w:eastAsia="宋体" w:cs="宋体"/>
                <w:szCs w:val="21"/>
                <w:lang w:eastAsia="zh-CN"/>
              </w:rPr>
            </w:pPr>
            <w:ins w:id="89" w:author="Administrator" w:date="2023-10-08T09:47:01Z">
              <w:r>
                <w:rPr>
                  <w:rFonts w:hint="eastAsia" w:ascii="宋体" w:hAnsi="宋体" w:eastAsia="宋体" w:cs="宋体"/>
                  <w:szCs w:val="21"/>
                  <w:lang w:val="en-US" w:eastAsia="zh-CN"/>
                </w:rPr>
                <w:t>1、</w:t>
              </w:r>
            </w:ins>
            <w:ins w:id="90" w:author="Administrator" w:date="2023-10-08T09:48:47Z">
              <w:r>
                <w:rPr>
                  <w:rFonts w:hint="eastAsia" w:ascii="宋体" w:hAnsi="宋体" w:eastAsia="宋体" w:cs="宋体"/>
                  <w:szCs w:val="21"/>
                  <w:lang w:val="en-US" w:eastAsia="zh-CN"/>
                </w:rPr>
                <w:t>具有</w:t>
              </w:r>
            </w:ins>
            <w:ins w:id="91" w:author="Administrator" w:date="2023-10-08T09:48:49Z">
              <w:r>
                <w:rPr>
                  <w:rFonts w:hint="eastAsia" w:ascii="宋体" w:hAnsi="宋体" w:eastAsia="宋体" w:cs="宋体"/>
                  <w:szCs w:val="21"/>
                  <w:lang w:val="en-US" w:eastAsia="zh-CN"/>
                </w:rPr>
                <w:t>人</w:t>
              </w:r>
            </w:ins>
            <w:ins w:id="92" w:author="Administrator" w:date="2023-10-08T09:48:51Z">
              <w:r>
                <w:rPr>
                  <w:rFonts w:hint="eastAsia" w:ascii="宋体" w:hAnsi="宋体" w:eastAsia="宋体" w:cs="宋体"/>
                  <w:szCs w:val="21"/>
                  <w:lang w:val="en-US" w:eastAsia="zh-CN"/>
                </w:rPr>
                <w:t>社</w:t>
              </w:r>
            </w:ins>
            <w:ins w:id="93" w:author="Administrator" w:date="2023-10-08T09:48:52Z">
              <w:r>
                <w:rPr>
                  <w:rFonts w:hint="eastAsia" w:ascii="宋体" w:hAnsi="宋体" w:eastAsia="宋体" w:cs="宋体"/>
                  <w:szCs w:val="21"/>
                  <w:lang w:val="en-US" w:eastAsia="zh-CN"/>
                </w:rPr>
                <w:t>部门</w:t>
              </w:r>
            </w:ins>
            <w:ins w:id="94" w:author="Administrator" w:date="2023-10-08T09:48:53Z">
              <w:r>
                <w:rPr>
                  <w:rFonts w:hint="eastAsia" w:ascii="宋体" w:hAnsi="宋体" w:eastAsia="宋体" w:cs="宋体"/>
                  <w:szCs w:val="21"/>
                  <w:lang w:val="en-US" w:eastAsia="zh-CN"/>
                </w:rPr>
                <w:t>或</w:t>
              </w:r>
            </w:ins>
            <w:ins w:id="95" w:author="Administrator" w:date="2023-10-08T09:48:55Z">
              <w:r>
                <w:rPr>
                  <w:rFonts w:hint="eastAsia" w:ascii="宋体" w:hAnsi="宋体" w:eastAsia="宋体" w:cs="宋体"/>
                  <w:szCs w:val="21"/>
                  <w:lang w:val="en-US" w:eastAsia="zh-CN"/>
                </w:rPr>
                <w:t>住建</w:t>
              </w:r>
            </w:ins>
            <w:ins w:id="96" w:author="Administrator" w:date="2023-10-08T09:48:56Z">
              <w:r>
                <w:rPr>
                  <w:rFonts w:hint="eastAsia" w:ascii="宋体" w:hAnsi="宋体" w:eastAsia="宋体" w:cs="宋体"/>
                  <w:szCs w:val="21"/>
                  <w:lang w:val="en-US" w:eastAsia="zh-CN"/>
                </w:rPr>
                <w:t>部门</w:t>
              </w:r>
            </w:ins>
            <w:ins w:id="97" w:author="Administrator" w:date="2023-10-08T09:48:58Z">
              <w:r>
                <w:rPr>
                  <w:rFonts w:hint="eastAsia" w:ascii="宋体" w:hAnsi="宋体" w:eastAsia="宋体" w:cs="宋体"/>
                  <w:szCs w:val="21"/>
                  <w:lang w:val="en-US" w:eastAsia="zh-CN"/>
                </w:rPr>
                <w:t>颁发的</w:t>
              </w:r>
            </w:ins>
            <w:r>
              <w:rPr>
                <w:rFonts w:hint="eastAsia" w:ascii="宋体" w:hAnsi="宋体" w:eastAsia="宋体" w:cs="宋体"/>
                <w:szCs w:val="21"/>
                <w:lang w:eastAsia="zh-CN"/>
              </w:rPr>
              <w:t>一级建造师证书（要求专业为：通信与广电工程）</w:t>
            </w:r>
            <w:ins w:id="98" w:author="Administrator" w:date="2023-10-08T09:49:10Z">
              <w:r>
                <w:rPr>
                  <w:rFonts w:hint="eastAsia" w:ascii="宋体" w:hAnsi="宋体" w:eastAsia="宋体" w:cs="宋体"/>
                  <w:szCs w:val="21"/>
                  <w:lang w:eastAsia="zh-CN"/>
                </w:rPr>
                <w:t>的</w:t>
              </w:r>
            </w:ins>
            <w:ins w:id="99" w:author="Administrator" w:date="2023-10-08T09:49:11Z">
              <w:r>
                <w:rPr>
                  <w:rFonts w:hint="eastAsia" w:ascii="宋体" w:hAnsi="宋体" w:eastAsia="宋体" w:cs="宋体"/>
                  <w:szCs w:val="21"/>
                  <w:lang w:eastAsia="zh-CN"/>
                </w:rPr>
                <w:t>，</w:t>
              </w:r>
            </w:ins>
            <w:r>
              <w:rPr>
                <w:rFonts w:hint="eastAsia" w:ascii="宋体" w:hAnsi="宋体" w:eastAsia="宋体" w:cs="宋体"/>
                <w:szCs w:val="21"/>
                <w:lang w:eastAsia="zh-CN"/>
              </w:rPr>
              <w:t>得10分</w:t>
            </w:r>
            <w:ins w:id="100" w:author="Administrator" w:date="2023-10-08T09:47:09Z">
              <w:r>
                <w:rPr>
                  <w:rFonts w:hint="eastAsia" w:ascii="宋体" w:hAnsi="宋体" w:eastAsia="宋体" w:cs="宋体"/>
                  <w:szCs w:val="21"/>
                  <w:lang w:eastAsia="zh-CN"/>
                </w:rPr>
                <w:t>；</w:t>
              </w:r>
            </w:ins>
          </w:p>
          <w:p>
            <w:pPr>
              <w:keepNext w:val="0"/>
              <w:keepLines w:val="0"/>
              <w:pageBreakBefore w:val="0"/>
              <w:widowControl w:val="0"/>
              <w:kinsoku/>
              <w:wordWrap w:val="0"/>
              <w:overflowPunct/>
              <w:topLinePunct w:val="0"/>
              <w:autoSpaceDE/>
              <w:autoSpaceDN/>
              <w:bidi w:val="0"/>
              <w:adjustRightInd/>
              <w:snapToGrid/>
              <w:spacing w:line="360" w:lineRule="auto"/>
              <w:textAlignment w:val="auto"/>
              <w:rPr>
                <w:ins w:id="101" w:author="Administrator" w:date="2023-10-08T09:47:16Z"/>
                <w:rFonts w:hint="eastAsia" w:ascii="宋体" w:hAnsi="宋体" w:eastAsia="宋体" w:cs="宋体"/>
                <w:color w:val="auto"/>
                <w:szCs w:val="21"/>
                <w:lang w:eastAsia="zh-CN"/>
              </w:rPr>
            </w:pPr>
            <w:ins w:id="102" w:author="Administrator" w:date="2023-10-08T09:47:07Z">
              <w:r>
                <w:rPr>
                  <w:rFonts w:hint="eastAsia" w:ascii="宋体" w:hAnsi="宋体" w:eastAsia="宋体" w:cs="宋体"/>
                  <w:szCs w:val="21"/>
                  <w:lang w:val="en-US" w:eastAsia="zh-CN"/>
                </w:rPr>
                <w:t>2、</w:t>
              </w:r>
            </w:ins>
            <w:ins w:id="103" w:author="Administrator" w:date="2023-10-08T09:49:27Z">
              <w:r>
                <w:rPr>
                  <w:rFonts w:hint="eastAsia" w:ascii="宋体" w:hAnsi="宋体" w:eastAsia="宋体" w:cs="宋体"/>
                  <w:szCs w:val="21"/>
                  <w:lang w:val="en-US" w:eastAsia="zh-CN"/>
                </w:rPr>
                <w:t>具有</w:t>
              </w:r>
            </w:ins>
            <w:ins w:id="104" w:author="Administrator" w:date="2023-10-08T09:49:25Z">
              <w:r>
                <w:rPr>
                  <w:rFonts w:hint="eastAsia" w:ascii="宋体" w:hAnsi="宋体" w:eastAsia="宋体" w:cs="宋体"/>
                  <w:szCs w:val="21"/>
                  <w:lang w:eastAsia="zh-CN"/>
                </w:rPr>
                <w:t>人社部门颁发的计算机技术与软件专业技术资格证书（级别：高级，专业：</w:t>
              </w:r>
            </w:ins>
            <w:r>
              <w:rPr>
                <w:rFonts w:hint="eastAsia" w:ascii="宋体" w:hAnsi="宋体" w:eastAsia="宋体" w:cs="宋体"/>
                <w:color w:val="auto"/>
                <w:szCs w:val="21"/>
                <w:lang w:eastAsia="zh-CN"/>
              </w:rPr>
              <w:t>信息系统项目管理师</w:t>
            </w:r>
            <w:ins w:id="105" w:author="Administrator" w:date="2023-10-08T09:49:31Z">
              <w:r>
                <w:rPr>
                  <w:rFonts w:hint="eastAsia" w:ascii="宋体" w:hAnsi="宋体" w:eastAsia="宋体" w:cs="宋体"/>
                  <w:color w:val="auto"/>
                  <w:szCs w:val="21"/>
                  <w:lang w:eastAsia="zh-CN"/>
                </w:rPr>
                <w:t>）</w:t>
              </w:r>
            </w:ins>
            <w:r>
              <w:rPr>
                <w:rFonts w:hint="eastAsia" w:ascii="宋体" w:hAnsi="宋体" w:eastAsia="宋体" w:cs="宋体"/>
                <w:color w:val="auto"/>
                <w:szCs w:val="21"/>
                <w:lang w:eastAsia="zh-CN"/>
              </w:rPr>
              <w:t>证书</w:t>
            </w:r>
            <w:ins w:id="106" w:author="Administrator" w:date="2023-10-08T09:49:34Z">
              <w:r>
                <w:rPr>
                  <w:rFonts w:hint="eastAsia" w:ascii="宋体" w:hAnsi="宋体" w:eastAsia="宋体" w:cs="宋体"/>
                  <w:color w:val="auto"/>
                  <w:szCs w:val="21"/>
                  <w:lang w:eastAsia="zh-CN"/>
                </w:rPr>
                <w:t>的</w:t>
              </w:r>
            </w:ins>
            <w:ins w:id="107" w:author="Administrator" w:date="2023-10-08T09:49:35Z">
              <w:r>
                <w:rPr>
                  <w:rFonts w:hint="eastAsia" w:ascii="宋体" w:hAnsi="宋体" w:eastAsia="宋体" w:cs="宋体"/>
                  <w:color w:val="auto"/>
                  <w:szCs w:val="21"/>
                  <w:lang w:eastAsia="zh-CN"/>
                </w:rPr>
                <w:t>，</w:t>
              </w:r>
            </w:ins>
            <w:r>
              <w:rPr>
                <w:rFonts w:hint="eastAsia" w:ascii="宋体" w:hAnsi="宋体" w:eastAsia="宋体" w:cs="宋体"/>
                <w:color w:val="auto"/>
                <w:szCs w:val="21"/>
                <w:lang w:eastAsia="zh-CN"/>
              </w:rPr>
              <w:t>得10分</w:t>
            </w:r>
            <w:ins w:id="108" w:author="Administrator" w:date="2023-10-08T09:47:13Z">
              <w:r>
                <w:rPr>
                  <w:rFonts w:hint="eastAsia" w:ascii="宋体" w:hAnsi="宋体" w:eastAsia="宋体" w:cs="宋体"/>
                  <w:color w:val="auto"/>
                  <w:szCs w:val="21"/>
                  <w:lang w:eastAsia="zh-CN"/>
                </w:rPr>
                <w:t>；</w:t>
              </w:r>
            </w:ins>
          </w:p>
          <w:p>
            <w:pPr>
              <w:keepNext w:val="0"/>
              <w:keepLines w:val="0"/>
              <w:pageBreakBefore w:val="0"/>
              <w:widowControl w:val="0"/>
              <w:kinsoku/>
              <w:wordWrap w:val="0"/>
              <w:overflowPunct/>
              <w:topLinePunct w:val="0"/>
              <w:autoSpaceDE/>
              <w:autoSpaceDN/>
              <w:bidi w:val="0"/>
              <w:adjustRightInd/>
              <w:snapToGrid/>
              <w:spacing w:line="360" w:lineRule="auto"/>
              <w:textAlignment w:val="auto"/>
              <w:rPr>
                <w:ins w:id="109" w:author="Administrator" w:date="2023-10-08T09:47:20Z"/>
                <w:rFonts w:hint="eastAsia" w:ascii="宋体" w:hAnsi="宋体" w:eastAsia="宋体" w:cs="宋体"/>
                <w:color w:val="auto"/>
                <w:szCs w:val="21"/>
                <w:lang w:eastAsia="zh-CN"/>
              </w:rPr>
            </w:pPr>
            <w:ins w:id="110" w:author="Administrator" w:date="2023-10-08T09:47:14Z">
              <w:r>
                <w:rPr>
                  <w:rFonts w:hint="eastAsia" w:ascii="宋体" w:hAnsi="宋体" w:eastAsia="宋体" w:cs="宋体"/>
                  <w:color w:val="auto"/>
                  <w:szCs w:val="21"/>
                  <w:lang w:val="en-US" w:eastAsia="zh-CN"/>
                </w:rPr>
                <w:t>3、</w:t>
              </w:r>
            </w:ins>
            <w:ins w:id="111" w:author="Administrator" w:date="2023-10-08T09:50:46Z">
              <w:r>
                <w:rPr>
                  <w:rFonts w:hint="eastAsia" w:ascii="宋体" w:hAnsi="宋体" w:eastAsia="宋体" w:cs="宋体"/>
                  <w:color w:val="auto"/>
                  <w:szCs w:val="21"/>
                  <w:lang w:val="en-US" w:eastAsia="zh-CN"/>
                </w:rPr>
                <w:t>具有</w:t>
              </w:r>
            </w:ins>
            <w:r>
              <w:rPr>
                <w:rFonts w:hint="eastAsia" w:ascii="宋体" w:hAnsi="宋体" w:eastAsia="宋体" w:cs="宋体"/>
                <w:color w:val="auto"/>
                <w:szCs w:val="21"/>
                <w:lang w:eastAsia="zh-CN"/>
              </w:rPr>
              <w:t>工信部</w:t>
            </w:r>
            <w:ins w:id="112" w:author="Administrator" w:date="2023-10-08T09:50:53Z">
              <w:r>
                <w:rPr>
                  <w:rFonts w:hint="eastAsia" w:ascii="宋体" w:hAnsi="宋体" w:eastAsia="宋体" w:cs="宋体"/>
                  <w:color w:val="auto"/>
                  <w:szCs w:val="21"/>
                  <w:lang w:eastAsia="zh-CN"/>
                </w:rPr>
                <w:t>门</w:t>
              </w:r>
            </w:ins>
            <w:r>
              <w:rPr>
                <w:rFonts w:hint="eastAsia" w:ascii="宋体" w:hAnsi="宋体" w:eastAsia="宋体" w:cs="宋体"/>
                <w:color w:val="auto"/>
                <w:szCs w:val="21"/>
                <w:lang w:eastAsia="zh-CN"/>
              </w:rPr>
              <w:t>教育与考试中心颁发的智能化系统工程师（高级）</w:t>
            </w:r>
            <w:ins w:id="113" w:author="Administrator" w:date="2023-10-08T09:51:13Z">
              <w:r>
                <w:rPr>
                  <w:rFonts w:hint="eastAsia" w:ascii="宋体" w:hAnsi="宋体" w:eastAsia="宋体" w:cs="宋体"/>
                  <w:color w:val="auto"/>
                  <w:szCs w:val="21"/>
                  <w:lang w:eastAsia="zh-CN"/>
                </w:rPr>
                <w:t>证书</w:t>
              </w:r>
            </w:ins>
            <w:ins w:id="114" w:author="Administrator" w:date="2023-10-08T09:50:57Z">
              <w:r>
                <w:rPr>
                  <w:rFonts w:hint="eastAsia" w:ascii="宋体" w:hAnsi="宋体" w:eastAsia="宋体" w:cs="宋体"/>
                  <w:color w:val="auto"/>
                  <w:szCs w:val="21"/>
                  <w:lang w:eastAsia="zh-CN"/>
                </w:rPr>
                <w:t>的</w:t>
              </w:r>
            </w:ins>
            <w:ins w:id="115" w:author="Administrator" w:date="2023-10-08T09:51:01Z">
              <w:r>
                <w:rPr>
                  <w:rFonts w:hint="eastAsia" w:ascii="宋体" w:hAnsi="宋体" w:eastAsia="宋体" w:cs="宋体"/>
                  <w:color w:val="auto"/>
                  <w:szCs w:val="21"/>
                  <w:lang w:eastAsia="zh-CN"/>
                </w:rPr>
                <w:t>，</w:t>
              </w:r>
            </w:ins>
            <w:r>
              <w:rPr>
                <w:rFonts w:hint="eastAsia" w:ascii="宋体" w:hAnsi="宋体" w:eastAsia="宋体" w:cs="宋体"/>
                <w:color w:val="auto"/>
                <w:szCs w:val="21"/>
                <w:lang w:eastAsia="zh-CN"/>
              </w:rPr>
              <w:t>得10分</w:t>
            </w:r>
            <w:ins w:id="116" w:author="Administrator" w:date="2023-10-08T09:47:20Z">
              <w:r>
                <w:rPr>
                  <w:rFonts w:hint="eastAsia" w:ascii="宋体" w:hAnsi="宋体" w:eastAsia="宋体" w:cs="宋体"/>
                  <w:color w:val="auto"/>
                  <w:szCs w:val="21"/>
                  <w:lang w:eastAsia="zh-CN"/>
                </w:rPr>
                <w:t>；</w:t>
              </w:r>
            </w:ins>
          </w:p>
          <w:p>
            <w:pPr>
              <w:keepNext w:val="0"/>
              <w:keepLines w:val="0"/>
              <w:pageBreakBefore w:val="0"/>
              <w:widowControl w:val="0"/>
              <w:kinsoku/>
              <w:wordWrap w:val="0"/>
              <w:overflowPunct/>
              <w:topLinePunct w:val="0"/>
              <w:autoSpaceDE/>
              <w:autoSpaceDN/>
              <w:bidi w:val="0"/>
              <w:adjustRightInd/>
              <w:snapToGrid/>
              <w:spacing w:line="360" w:lineRule="auto"/>
              <w:textAlignment w:val="auto"/>
              <w:rPr>
                <w:ins w:id="117" w:author="Administrator" w:date="2023-10-08T09:59:18Z"/>
                <w:rFonts w:hint="eastAsia" w:ascii="宋体" w:hAnsi="宋体" w:eastAsia="宋体" w:cs="宋体"/>
                <w:color w:val="auto"/>
                <w:szCs w:val="21"/>
                <w:lang w:eastAsia="zh-CN"/>
              </w:rPr>
            </w:pPr>
            <w:ins w:id="118" w:author="Administrator" w:date="2023-10-08T09:47:25Z">
              <w:r>
                <w:rPr>
                  <w:rFonts w:hint="eastAsia" w:ascii="宋体" w:hAnsi="宋体" w:eastAsia="宋体" w:cs="宋体"/>
                  <w:color w:val="auto"/>
                  <w:szCs w:val="21"/>
                  <w:lang w:val="en-US" w:eastAsia="zh-CN"/>
                </w:rPr>
                <w:t>4、</w:t>
              </w:r>
            </w:ins>
            <w:ins w:id="119" w:author="Administrator" w:date="2023-10-08T09:51:19Z">
              <w:r>
                <w:rPr>
                  <w:rFonts w:hint="eastAsia" w:ascii="宋体" w:hAnsi="宋体" w:eastAsia="宋体" w:cs="宋体"/>
                  <w:color w:val="auto"/>
                  <w:szCs w:val="21"/>
                  <w:lang w:val="en-US" w:eastAsia="zh-CN"/>
                </w:rPr>
                <w:t>具有</w:t>
              </w:r>
            </w:ins>
            <w:ins w:id="120" w:author="Administrator" w:date="2023-10-08T09:58:29Z">
              <w:r>
                <w:rPr>
                  <w:rFonts w:hint="eastAsia" w:ascii="宋体" w:hAnsi="宋体" w:eastAsia="宋体" w:cs="宋体"/>
                  <w:color w:val="auto"/>
                  <w:szCs w:val="21"/>
                  <w:lang w:val="en-US" w:eastAsia="zh-CN"/>
                </w:rPr>
                <w:t>行政机关或事业单位颁发的</w:t>
              </w:r>
            </w:ins>
            <w:r>
              <w:rPr>
                <w:rFonts w:hint="eastAsia" w:ascii="宋体" w:hAnsi="宋体" w:eastAsia="宋体" w:cs="宋体"/>
                <w:color w:val="auto"/>
                <w:szCs w:val="21"/>
                <w:lang w:eastAsia="zh-CN"/>
              </w:rPr>
              <w:t>信息安全保障人员认证证书（应急服务）的</w:t>
            </w:r>
            <w:ins w:id="121" w:author="Administrator" w:date="2023-10-08T09:59:06Z">
              <w:r>
                <w:rPr>
                  <w:rFonts w:hint="eastAsia" w:ascii="宋体" w:hAnsi="宋体" w:eastAsia="宋体" w:cs="宋体"/>
                  <w:color w:val="auto"/>
                  <w:szCs w:val="21"/>
                  <w:lang w:eastAsia="zh-CN"/>
                </w:rPr>
                <w:t>，</w:t>
              </w:r>
            </w:ins>
            <w:r>
              <w:rPr>
                <w:rFonts w:hint="eastAsia" w:ascii="宋体" w:hAnsi="宋体" w:eastAsia="宋体" w:cs="宋体"/>
                <w:color w:val="auto"/>
                <w:szCs w:val="21"/>
                <w:lang w:eastAsia="zh-CN"/>
              </w:rPr>
              <w:t>得10分</w:t>
            </w:r>
            <w:ins w:id="122" w:author="Administrator" w:date="2023-10-08T09:59:52Z">
              <w:r>
                <w:rPr>
                  <w:rFonts w:hint="eastAsia" w:ascii="宋体" w:hAnsi="宋体" w:eastAsia="宋体" w:cs="宋体"/>
                  <w:color w:val="auto"/>
                  <w:szCs w:val="21"/>
                  <w:lang w:eastAsia="zh-CN"/>
                </w:rPr>
                <w:t>。</w:t>
              </w:r>
            </w:ins>
          </w:p>
          <w:p>
            <w:pPr>
              <w:pStyle w:val="2"/>
              <w:rPr>
                <w:rFonts w:hint="eastAsia" w:ascii="宋体" w:hAnsi="宋体" w:eastAsia="宋体" w:cs="宋体"/>
                <w:b w:val="0"/>
                <w:bCs w:val="0"/>
                <w:color w:val="auto"/>
                <w:sz w:val="21"/>
                <w:szCs w:val="21"/>
                <w:lang w:val="en-US" w:eastAsia="zh-CN"/>
              </w:rPr>
            </w:pPr>
            <w:ins w:id="123" w:author="Administrator" w:date="2023-10-08T09:59:20Z">
              <w:r>
                <w:rPr>
                  <w:rFonts w:hint="eastAsia" w:ascii="宋体" w:hAnsi="宋体" w:eastAsia="宋体" w:cs="宋体"/>
                  <w:b w:val="0"/>
                  <w:bCs w:val="0"/>
                  <w:color w:val="auto"/>
                  <w:sz w:val="21"/>
                  <w:szCs w:val="21"/>
                  <w:lang w:eastAsia="zh-CN"/>
                </w:rPr>
                <w:t>以上</w:t>
              </w:r>
            </w:ins>
            <w:ins w:id="124" w:author="Administrator" w:date="2023-10-08T09:59:45Z">
              <w:r>
                <w:rPr>
                  <w:rFonts w:hint="eastAsia" w:ascii="宋体" w:hAnsi="宋体" w:eastAsia="宋体" w:cs="宋体"/>
                  <w:b w:val="0"/>
                  <w:bCs w:val="0"/>
                  <w:color w:val="auto"/>
                  <w:sz w:val="21"/>
                  <w:szCs w:val="21"/>
                  <w:lang w:eastAsia="zh-CN"/>
                </w:rPr>
                <w:t>技术负责人</w:t>
              </w:r>
            </w:ins>
            <w:ins w:id="125" w:author="Administrator" w:date="2023-10-08T09:59:22Z">
              <w:r>
                <w:rPr>
                  <w:rFonts w:hint="eastAsia" w:ascii="宋体" w:hAnsi="宋体" w:eastAsia="宋体" w:cs="宋体"/>
                  <w:b w:val="0"/>
                  <w:bCs w:val="0"/>
                  <w:color w:val="auto"/>
                  <w:sz w:val="21"/>
                  <w:szCs w:val="21"/>
                  <w:lang w:eastAsia="zh-CN"/>
                </w:rPr>
                <w:t>四项</w:t>
              </w:r>
            </w:ins>
            <w:ins w:id="126" w:author="Administrator" w:date="2023-10-08T09:59:23Z">
              <w:r>
                <w:rPr>
                  <w:rFonts w:hint="eastAsia" w:ascii="宋体" w:hAnsi="宋体" w:eastAsia="宋体" w:cs="宋体"/>
                  <w:b w:val="0"/>
                  <w:bCs w:val="0"/>
                  <w:color w:val="auto"/>
                  <w:sz w:val="21"/>
                  <w:szCs w:val="21"/>
                  <w:lang w:eastAsia="zh-CN"/>
                </w:rPr>
                <w:t>累计</w:t>
              </w:r>
            </w:ins>
            <w:ins w:id="127" w:author="Administrator" w:date="2023-10-08T09:59:25Z">
              <w:r>
                <w:rPr>
                  <w:rFonts w:hint="eastAsia" w:ascii="宋体" w:hAnsi="宋体" w:eastAsia="宋体" w:cs="宋体"/>
                  <w:b w:val="0"/>
                  <w:bCs w:val="0"/>
                  <w:color w:val="auto"/>
                  <w:sz w:val="21"/>
                  <w:szCs w:val="21"/>
                  <w:lang w:eastAsia="zh-CN"/>
                </w:rPr>
                <w:t>最高得</w:t>
              </w:r>
            </w:ins>
            <w:ins w:id="128" w:author="Administrator" w:date="2023-10-08T09:59:25Z">
              <w:r>
                <w:rPr>
                  <w:rFonts w:hint="eastAsia" w:ascii="宋体" w:hAnsi="宋体" w:eastAsia="宋体" w:cs="宋体"/>
                  <w:b w:val="0"/>
                  <w:bCs w:val="0"/>
                  <w:color w:val="auto"/>
                  <w:sz w:val="21"/>
                  <w:szCs w:val="21"/>
                  <w:lang w:val="en-US" w:eastAsia="zh-CN"/>
                </w:rPr>
                <w:t>40分</w:t>
              </w:r>
            </w:ins>
            <w:ins w:id="129" w:author="Administrator" w:date="2023-10-08T09:59:26Z">
              <w:r>
                <w:rPr>
                  <w:rFonts w:hint="eastAsia" w:ascii="宋体" w:hAnsi="宋体" w:eastAsia="宋体" w:cs="宋体"/>
                  <w:b w:val="0"/>
                  <w:bCs w:val="0"/>
                  <w:color w:val="auto"/>
                  <w:sz w:val="21"/>
                  <w:szCs w:val="21"/>
                  <w:lang w:val="en-US" w:eastAsia="zh-CN"/>
                </w:rPr>
                <w:t>。</w:t>
              </w:r>
            </w:ins>
          </w:p>
          <w:p>
            <w:pPr>
              <w:keepNext w:val="0"/>
              <w:keepLines w:val="0"/>
              <w:pageBreakBefore w:val="0"/>
              <w:widowControl w:val="0"/>
              <w:kinsoku/>
              <w:wordWrap w:val="0"/>
              <w:overflowPunct/>
              <w:topLinePunct w:val="0"/>
              <w:autoSpaceDE/>
              <w:autoSpaceDN/>
              <w:bidi w:val="0"/>
              <w:adjustRightInd/>
              <w:snapToGrid/>
              <w:spacing w:line="360" w:lineRule="auto"/>
              <w:textAlignment w:val="auto"/>
              <w:rPr>
                <w:ins w:id="130" w:author="Administrator" w:date="2023-10-08T10:00:04Z"/>
                <w:rFonts w:hint="eastAsia" w:ascii="宋体" w:hAnsi="宋体" w:eastAsia="宋体" w:cs="宋体"/>
                <w:b/>
                <w:bCs/>
                <w:szCs w:val="21"/>
                <w:lang w:eastAsia="zh-CN"/>
              </w:rPr>
            </w:pPr>
            <w:ins w:id="131" w:author="Administrator" w:date="2023-10-08T09:59:57Z">
              <w:r>
                <w:rPr>
                  <w:rFonts w:hint="eastAsia" w:ascii="宋体" w:hAnsi="宋体" w:eastAsia="宋体" w:cs="宋体"/>
                  <w:b/>
                  <w:bCs/>
                  <w:szCs w:val="21"/>
                  <w:lang w:eastAsia="zh-CN"/>
                </w:rPr>
                <w:t>二、</w:t>
              </w:r>
            </w:ins>
            <w:r>
              <w:rPr>
                <w:rFonts w:hint="eastAsia" w:ascii="宋体" w:hAnsi="宋体" w:eastAsia="宋体" w:cs="宋体"/>
                <w:b/>
                <w:bCs/>
                <w:szCs w:val="21"/>
                <w:lang w:eastAsia="zh-CN"/>
              </w:rPr>
              <w:t>项目助理（限1人）情况：</w:t>
            </w:r>
          </w:p>
          <w:p>
            <w:pPr>
              <w:keepNext w:val="0"/>
              <w:keepLines w:val="0"/>
              <w:pageBreakBefore w:val="0"/>
              <w:widowControl w:val="0"/>
              <w:kinsoku/>
              <w:wordWrap w:val="0"/>
              <w:overflowPunct/>
              <w:topLinePunct w:val="0"/>
              <w:autoSpaceDE/>
              <w:autoSpaceDN/>
              <w:bidi w:val="0"/>
              <w:adjustRightInd/>
              <w:snapToGrid/>
              <w:spacing w:line="360" w:lineRule="auto"/>
              <w:textAlignment w:val="auto"/>
              <w:rPr>
                <w:ins w:id="132" w:author="Administrator" w:date="2023-10-08T10:00:10Z"/>
                <w:rFonts w:hint="eastAsia" w:ascii="宋体" w:hAnsi="宋体" w:eastAsia="宋体" w:cs="宋体"/>
                <w:color w:val="auto"/>
                <w:szCs w:val="21"/>
                <w:lang w:eastAsia="zh-CN"/>
              </w:rPr>
            </w:pPr>
            <w:ins w:id="133" w:author="Administrator" w:date="2023-10-08T10:00:06Z">
              <w:r>
                <w:rPr>
                  <w:rFonts w:hint="eastAsia" w:ascii="宋体" w:hAnsi="宋体" w:eastAsia="宋体" w:cs="宋体"/>
                  <w:color w:val="auto"/>
                  <w:szCs w:val="21"/>
                  <w:lang w:val="en-US" w:eastAsia="zh-CN"/>
                </w:rPr>
                <w:t>1、</w:t>
              </w:r>
            </w:ins>
            <w:ins w:id="134" w:author="Administrator" w:date="2023-10-08T10:01:10Z">
              <w:r>
                <w:rPr>
                  <w:rFonts w:hint="eastAsia" w:ascii="宋体" w:hAnsi="宋体" w:eastAsia="宋体" w:cs="宋体"/>
                  <w:color w:val="auto"/>
                  <w:szCs w:val="21"/>
                  <w:lang w:val="en-US" w:eastAsia="zh-CN"/>
                </w:rPr>
                <w:t>1、具有人社部门或住建部门颁发的一级建造师证书（要求专业为：通信与广电工程）的，得10分；</w:t>
              </w:r>
            </w:ins>
          </w:p>
          <w:p>
            <w:pPr>
              <w:keepNext w:val="0"/>
              <w:keepLines w:val="0"/>
              <w:pageBreakBefore w:val="0"/>
              <w:widowControl w:val="0"/>
              <w:kinsoku/>
              <w:wordWrap w:val="0"/>
              <w:overflowPunct/>
              <w:topLinePunct w:val="0"/>
              <w:autoSpaceDE/>
              <w:autoSpaceDN/>
              <w:bidi w:val="0"/>
              <w:adjustRightInd/>
              <w:snapToGrid/>
              <w:spacing w:line="360" w:lineRule="auto"/>
              <w:textAlignment w:val="auto"/>
              <w:rPr>
                <w:ins w:id="135" w:author="Administrator" w:date="2023-10-08T10:00:14Z"/>
                <w:rFonts w:hint="eastAsia" w:ascii="宋体" w:hAnsi="宋体" w:eastAsia="宋体" w:cs="宋体"/>
                <w:color w:val="auto"/>
                <w:szCs w:val="21"/>
                <w:lang w:eastAsia="zh-CN"/>
              </w:rPr>
            </w:pPr>
            <w:ins w:id="136" w:author="Administrator" w:date="2023-10-08T10:00:11Z">
              <w:r>
                <w:rPr>
                  <w:rFonts w:hint="eastAsia" w:ascii="宋体" w:hAnsi="宋体" w:eastAsia="宋体" w:cs="宋体"/>
                  <w:color w:val="auto"/>
                  <w:szCs w:val="21"/>
                  <w:lang w:val="en-US" w:eastAsia="zh-CN"/>
                </w:rPr>
                <w:t>2、</w:t>
              </w:r>
            </w:ins>
            <w:ins w:id="137" w:author="Administrator" w:date="2023-10-08T10:01:32Z">
              <w:r>
                <w:rPr>
                  <w:rFonts w:hint="eastAsia" w:ascii="宋体" w:hAnsi="宋体" w:eastAsia="宋体" w:cs="宋体"/>
                  <w:color w:val="auto"/>
                  <w:szCs w:val="21"/>
                  <w:lang w:val="en-US" w:eastAsia="zh-CN"/>
                </w:rPr>
                <w:t>具有人社部门颁发的计算机技术与软件专业技术资格证书（级别：高级，专业：系统规划与管理师）的，得</w:t>
              </w:r>
            </w:ins>
            <w:ins w:id="138" w:author="Administrator" w:date="2023-10-08T10:01:33Z">
              <w:r>
                <w:rPr>
                  <w:rFonts w:hint="eastAsia" w:ascii="宋体" w:hAnsi="宋体" w:eastAsia="宋体" w:cs="宋体"/>
                  <w:color w:val="auto"/>
                  <w:szCs w:val="21"/>
                  <w:lang w:val="en-US" w:eastAsia="zh-CN"/>
                </w:rPr>
                <w:t>1</w:t>
              </w:r>
            </w:ins>
            <w:ins w:id="139" w:author="Administrator" w:date="2023-10-08T10:01:32Z">
              <w:r>
                <w:rPr>
                  <w:rFonts w:hint="eastAsia" w:ascii="宋体" w:hAnsi="宋体" w:eastAsia="宋体" w:cs="宋体"/>
                  <w:color w:val="auto"/>
                  <w:szCs w:val="21"/>
                  <w:lang w:val="en-US" w:eastAsia="zh-CN"/>
                </w:rPr>
                <w:t>0分；</w:t>
              </w:r>
            </w:ins>
          </w:p>
          <w:p>
            <w:pPr>
              <w:keepNext w:val="0"/>
              <w:keepLines w:val="0"/>
              <w:pageBreakBefore w:val="0"/>
              <w:widowControl w:val="0"/>
              <w:kinsoku/>
              <w:wordWrap w:val="0"/>
              <w:overflowPunct/>
              <w:topLinePunct w:val="0"/>
              <w:autoSpaceDE/>
              <w:autoSpaceDN/>
              <w:bidi w:val="0"/>
              <w:adjustRightInd/>
              <w:snapToGrid/>
              <w:spacing w:line="360" w:lineRule="auto"/>
              <w:textAlignment w:val="auto"/>
              <w:rPr>
                <w:ins w:id="140" w:author="Administrator" w:date="2023-10-08T10:00:29Z"/>
                <w:rFonts w:hint="eastAsia" w:ascii="宋体" w:hAnsi="宋体" w:eastAsia="宋体" w:cs="宋体"/>
                <w:color w:val="auto"/>
                <w:szCs w:val="21"/>
                <w:lang w:eastAsia="zh-CN"/>
              </w:rPr>
            </w:pPr>
            <w:ins w:id="141" w:author="Administrator" w:date="2023-10-08T10:00:17Z">
              <w:r>
                <w:rPr>
                  <w:rFonts w:hint="eastAsia" w:ascii="宋体" w:hAnsi="宋体" w:eastAsia="宋体" w:cs="宋体"/>
                  <w:color w:val="auto"/>
                  <w:szCs w:val="21"/>
                  <w:lang w:val="en-US" w:eastAsia="zh-CN"/>
                </w:rPr>
                <w:t>3、</w:t>
              </w:r>
            </w:ins>
            <w:ins w:id="142" w:author="Administrator" w:date="2023-10-08T10:01:38Z">
              <w:r>
                <w:rPr>
                  <w:rFonts w:hint="eastAsia" w:ascii="宋体" w:hAnsi="宋体" w:eastAsia="宋体" w:cs="宋体"/>
                  <w:color w:val="auto"/>
                  <w:szCs w:val="21"/>
                  <w:lang w:val="en-US" w:eastAsia="zh-CN"/>
                </w:rPr>
                <w:t>具有</w:t>
              </w:r>
            </w:ins>
            <w:r>
              <w:rPr>
                <w:rFonts w:hint="eastAsia" w:ascii="宋体" w:hAnsi="宋体" w:eastAsia="宋体" w:cs="宋体"/>
                <w:color w:val="auto"/>
                <w:szCs w:val="21"/>
                <w:lang w:eastAsia="zh-CN"/>
              </w:rPr>
              <w:t>工信部</w:t>
            </w:r>
            <w:ins w:id="143" w:author="Administrator" w:date="2023-10-08T10:01:45Z">
              <w:r>
                <w:rPr>
                  <w:rFonts w:hint="eastAsia" w:ascii="宋体" w:hAnsi="宋体" w:eastAsia="宋体" w:cs="宋体"/>
                  <w:color w:val="auto"/>
                  <w:szCs w:val="21"/>
                  <w:lang w:eastAsia="zh-CN"/>
                </w:rPr>
                <w:t>门</w:t>
              </w:r>
            </w:ins>
            <w:r>
              <w:rPr>
                <w:rFonts w:hint="eastAsia" w:ascii="宋体" w:hAnsi="宋体" w:eastAsia="宋体" w:cs="宋体"/>
                <w:color w:val="auto"/>
                <w:szCs w:val="21"/>
                <w:lang w:eastAsia="zh-CN"/>
              </w:rPr>
              <w:t>教育与考试中心颁发的</w:t>
            </w:r>
            <w:r>
              <w:rPr>
                <w:rFonts w:hint="eastAsia" w:ascii="宋体" w:hAnsi="宋体" w:eastAsia="宋体" w:cs="宋体"/>
                <w:color w:val="auto"/>
                <w:szCs w:val="21"/>
                <w:lang w:val="en-US" w:eastAsia="zh-CN"/>
              </w:rPr>
              <w:t>高级电气工程师</w:t>
            </w:r>
            <w:r>
              <w:rPr>
                <w:rFonts w:hint="eastAsia" w:ascii="宋体" w:hAnsi="宋体" w:eastAsia="宋体" w:cs="宋体"/>
                <w:color w:val="auto"/>
                <w:szCs w:val="21"/>
                <w:lang w:eastAsia="zh-CN"/>
              </w:rPr>
              <w:t>证书的</w:t>
            </w:r>
            <w:ins w:id="144" w:author="Administrator" w:date="2023-10-08T10:01:51Z">
              <w:r>
                <w:rPr>
                  <w:rFonts w:hint="eastAsia" w:ascii="宋体" w:hAnsi="宋体" w:eastAsia="宋体" w:cs="宋体"/>
                  <w:color w:val="auto"/>
                  <w:szCs w:val="21"/>
                  <w:lang w:eastAsia="zh-CN"/>
                </w:rPr>
                <w:t>，</w:t>
              </w:r>
            </w:ins>
            <w:r>
              <w:rPr>
                <w:rFonts w:hint="eastAsia" w:ascii="宋体" w:hAnsi="宋体" w:eastAsia="宋体" w:cs="宋体"/>
                <w:color w:val="auto"/>
                <w:szCs w:val="21"/>
                <w:lang w:eastAsia="zh-CN"/>
              </w:rPr>
              <w:t>得10分</w:t>
            </w:r>
            <w:ins w:id="145" w:author="Administrator" w:date="2023-10-08T10:08:55Z">
              <w:r>
                <w:rPr>
                  <w:rFonts w:hint="eastAsia" w:ascii="宋体" w:hAnsi="宋体" w:eastAsia="宋体" w:cs="宋体"/>
                  <w:color w:val="auto"/>
                  <w:szCs w:val="21"/>
                  <w:lang w:eastAsia="zh-CN"/>
                </w:rPr>
                <w:t>。</w:t>
              </w:r>
            </w:ins>
          </w:p>
          <w:p>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ascii="宋体" w:hAnsi="宋体" w:eastAsia="宋体" w:cs="宋体"/>
                <w:color w:val="auto"/>
                <w:szCs w:val="21"/>
                <w:lang w:eastAsia="zh-CN"/>
              </w:rPr>
            </w:pPr>
            <w:ins w:id="146" w:author="Administrator" w:date="2023-10-08T10:00:27Z">
              <w:r>
                <w:rPr>
                  <w:rFonts w:hint="eastAsia" w:ascii="宋体" w:hAnsi="宋体" w:eastAsia="宋体" w:cs="宋体"/>
                  <w:color w:val="auto"/>
                  <w:szCs w:val="21"/>
                  <w:lang w:eastAsia="zh-CN"/>
                </w:rPr>
                <w:t>以上</w:t>
              </w:r>
            </w:ins>
            <w:ins w:id="147" w:author="Administrator" w:date="2023-10-08T10:00:33Z">
              <w:r>
                <w:rPr>
                  <w:rFonts w:hint="eastAsia" w:ascii="宋体" w:hAnsi="宋体" w:eastAsia="宋体" w:cs="宋体"/>
                  <w:color w:val="auto"/>
                  <w:szCs w:val="21"/>
                  <w:lang w:eastAsia="zh-CN"/>
                </w:rPr>
                <w:t>项目助理</w:t>
              </w:r>
            </w:ins>
            <w:ins w:id="148" w:author="Administrator" w:date="2023-10-08T10:00:36Z">
              <w:r>
                <w:rPr>
                  <w:rFonts w:hint="eastAsia" w:ascii="宋体" w:hAnsi="宋体" w:eastAsia="宋体" w:cs="宋体"/>
                  <w:color w:val="auto"/>
                  <w:szCs w:val="21"/>
                  <w:lang w:eastAsia="zh-CN"/>
                </w:rPr>
                <w:t>三</w:t>
              </w:r>
            </w:ins>
            <w:ins w:id="149" w:author="Administrator" w:date="2023-10-08T10:00:27Z">
              <w:r>
                <w:rPr>
                  <w:rFonts w:hint="eastAsia" w:ascii="宋体" w:hAnsi="宋体" w:eastAsia="宋体" w:cs="宋体"/>
                  <w:color w:val="auto"/>
                  <w:szCs w:val="21"/>
                  <w:lang w:eastAsia="zh-CN"/>
                </w:rPr>
                <w:t>项累计最高得</w:t>
              </w:r>
            </w:ins>
            <w:ins w:id="150" w:author="Administrator" w:date="2023-10-08T10:01:52Z">
              <w:r>
                <w:rPr>
                  <w:rFonts w:hint="eastAsia" w:ascii="宋体" w:hAnsi="宋体" w:eastAsia="宋体" w:cs="宋体"/>
                  <w:color w:val="auto"/>
                  <w:szCs w:val="21"/>
                  <w:lang w:val="en-US" w:eastAsia="zh-CN"/>
                </w:rPr>
                <w:t>3</w:t>
              </w:r>
            </w:ins>
            <w:ins w:id="151" w:author="Administrator" w:date="2023-10-08T10:00:27Z">
              <w:r>
                <w:rPr>
                  <w:rFonts w:hint="eastAsia" w:ascii="宋体" w:hAnsi="宋体" w:eastAsia="宋体" w:cs="宋体"/>
                  <w:color w:val="auto"/>
                  <w:szCs w:val="21"/>
                  <w:lang w:eastAsia="zh-CN"/>
                </w:rPr>
                <w:t>0分。</w:t>
              </w:r>
            </w:ins>
          </w:p>
          <w:p>
            <w:pPr>
              <w:keepNext w:val="0"/>
              <w:keepLines w:val="0"/>
              <w:pageBreakBefore w:val="0"/>
              <w:widowControl w:val="0"/>
              <w:kinsoku/>
              <w:wordWrap w:val="0"/>
              <w:overflowPunct/>
              <w:topLinePunct w:val="0"/>
              <w:autoSpaceDE/>
              <w:autoSpaceDN/>
              <w:bidi w:val="0"/>
              <w:adjustRightInd/>
              <w:snapToGrid/>
              <w:spacing w:line="360" w:lineRule="auto"/>
              <w:textAlignment w:val="auto"/>
              <w:rPr>
                <w:ins w:id="152" w:author="Administrator" w:date="2023-10-08T10:02:26Z"/>
                <w:rFonts w:hint="eastAsia" w:ascii="宋体" w:hAnsi="宋体" w:eastAsia="宋体" w:cs="宋体"/>
                <w:b/>
                <w:bCs/>
                <w:szCs w:val="21"/>
                <w:lang w:eastAsia="zh-CN"/>
              </w:rPr>
            </w:pPr>
            <w:ins w:id="153" w:author="Administrator" w:date="2023-10-08T10:02:21Z">
              <w:r>
                <w:rPr>
                  <w:rFonts w:hint="eastAsia" w:ascii="宋体" w:hAnsi="宋体" w:eastAsia="宋体" w:cs="宋体"/>
                  <w:b/>
                  <w:bCs/>
                  <w:szCs w:val="21"/>
                  <w:lang w:eastAsia="zh-CN"/>
                </w:rPr>
                <w:t>三</w:t>
              </w:r>
            </w:ins>
            <w:ins w:id="154" w:author="Administrator" w:date="2023-10-08T10:02:22Z">
              <w:r>
                <w:rPr>
                  <w:rFonts w:hint="eastAsia" w:ascii="宋体" w:hAnsi="宋体" w:eastAsia="宋体" w:cs="宋体"/>
                  <w:b/>
                  <w:bCs/>
                  <w:szCs w:val="21"/>
                  <w:lang w:eastAsia="zh-CN"/>
                </w:rPr>
                <w:t>、</w:t>
              </w:r>
            </w:ins>
            <w:r>
              <w:rPr>
                <w:rFonts w:hint="eastAsia" w:ascii="宋体" w:hAnsi="宋体" w:eastAsia="宋体" w:cs="宋体"/>
                <w:b/>
                <w:bCs/>
                <w:szCs w:val="21"/>
                <w:lang w:val="en-US" w:eastAsia="zh-CN"/>
              </w:rPr>
              <w:t>网络</w:t>
            </w:r>
            <w:r>
              <w:rPr>
                <w:rFonts w:hint="eastAsia" w:ascii="宋体" w:hAnsi="宋体" w:eastAsia="宋体" w:cs="宋体"/>
                <w:b/>
                <w:bCs/>
                <w:szCs w:val="21"/>
                <w:lang w:eastAsia="zh-CN"/>
              </w:rPr>
              <w:t>安全负责人（限1人）情况：</w:t>
            </w:r>
          </w:p>
          <w:p>
            <w:pPr>
              <w:keepNext w:val="0"/>
              <w:keepLines w:val="0"/>
              <w:pageBreakBefore w:val="0"/>
              <w:widowControl w:val="0"/>
              <w:kinsoku/>
              <w:wordWrap w:val="0"/>
              <w:overflowPunct/>
              <w:topLinePunct w:val="0"/>
              <w:autoSpaceDE/>
              <w:autoSpaceDN/>
              <w:bidi w:val="0"/>
              <w:adjustRightInd/>
              <w:snapToGrid/>
              <w:spacing w:line="360" w:lineRule="auto"/>
              <w:textAlignment w:val="auto"/>
              <w:rPr>
                <w:ins w:id="155" w:author="Administrator" w:date="2023-10-08T10:02:39Z"/>
                <w:rFonts w:hint="eastAsia" w:ascii="宋体" w:hAnsi="宋体" w:eastAsia="宋体" w:cs="宋体"/>
                <w:color w:val="auto"/>
                <w:szCs w:val="21"/>
                <w:lang w:eastAsia="zh-CN"/>
              </w:rPr>
            </w:pPr>
            <w:ins w:id="156" w:author="Administrator" w:date="2023-10-08T10:02:31Z">
              <w:r>
                <w:rPr>
                  <w:rFonts w:hint="eastAsia" w:ascii="宋体" w:hAnsi="宋体" w:eastAsia="宋体" w:cs="宋体"/>
                  <w:color w:val="auto"/>
                  <w:szCs w:val="21"/>
                  <w:lang w:val="en-US" w:eastAsia="zh-CN"/>
                </w:rPr>
                <w:t>1、</w:t>
              </w:r>
            </w:ins>
            <w:commentRangeStart w:id="1"/>
            <w:r>
              <w:rPr>
                <w:rFonts w:hint="eastAsia" w:ascii="宋体" w:hAnsi="宋体" w:eastAsia="宋体" w:cs="宋体"/>
                <w:color w:val="auto"/>
                <w:szCs w:val="21"/>
                <w:lang w:eastAsia="zh-CN"/>
              </w:rPr>
              <w:t>同时具有</w:t>
            </w:r>
            <w:commentRangeEnd w:id="1"/>
            <w:r>
              <w:commentReference w:id="1"/>
            </w:r>
            <w:ins w:id="157" w:author="Administrator" w:date="2023-10-08T09:38:09Z">
              <w:r>
                <w:rPr>
                  <w:rFonts w:hint="eastAsia" w:ascii="宋体" w:hAnsi="宋体" w:eastAsia="宋体" w:cs="宋体"/>
                  <w:szCs w:val="21"/>
                  <w:lang w:val="en-US" w:eastAsia="zh-CN"/>
                </w:rPr>
                <w:t>行政机关</w:t>
              </w:r>
            </w:ins>
            <w:ins w:id="158" w:author="Administrator" w:date="2023-10-08T09:38:10Z">
              <w:r>
                <w:rPr>
                  <w:rFonts w:hint="eastAsia" w:ascii="宋体" w:hAnsi="宋体" w:eastAsia="宋体" w:cs="宋体"/>
                  <w:szCs w:val="21"/>
                  <w:lang w:val="en-US" w:eastAsia="zh-CN"/>
                </w:rPr>
                <w:t>或事业单位</w:t>
              </w:r>
            </w:ins>
            <w:r>
              <w:rPr>
                <w:rFonts w:hint="eastAsia" w:ascii="宋体" w:hAnsi="宋体" w:eastAsia="宋体" w:cs="宋体"/>
                <w:szCs w:val="21"/>
                <w:lang w:eastAsia="zh-CN"/>
              </w:rPr>
              <w:t>颁发的</w:t>
            </w:r>
            <w:ins w:id="159" w:author="Administrator" w:date="2023-10-08T09:38:34Z">
              <w:r>
                <w:rPr>
                  <w:rFonts w:hint="eastAsia" w:ascii="宋体" w:hAnsi="宋体" w:eastAsia="宋体" w:cs="宋体"/>
                  <w:szCs w:val="21"/>
                  <w:lang w:eastAsia="zh-CN"/>
                </w:rPr>
                <w:t>注册信息安全工程师</w:t>
              </w:r>
            </w:ins>
            <w:ins w:id="160" w:author="Administrator" w:date="2023-10-08T09:44:11Z">
              <w:r>
                <w:rPr>
                  <w:rFonts w:hint="eastAsia" w:ascii="宋体" w:hAnsi="宋体" w:eastAsia="宋体" w:cs="宋体"/>
                  <w:szCs w:val="21"/>
                  <w:lang w:eastAsia="zh-CN"/>
                </w:rPr>
                <w:t>证书</w:t>
              </w:r>
            </w:ins>
            <w:ins w:id="161" w:author="Administrator" w:date="2023-10-08T09:38:38Z">
              <w:r>
                <w:rPr>
                  <w:rFonts w:hint="eastAsia" w:ascii="宋体" w:hAnsi="宋体" w:eastAsia="宋体" w:cs="宋体"/>
                  <w:szCs w:val="21"/>
                  <w:lang w:eastAsia="zh-CN"/>
                </w:rPr>
                <w:t>（</w:t>
              </w:r>
            </w:ins>
            <w:r>
              <w:rPr>
                <w:rFonts w:hint="eastAsia" w:ascii="宋体" w:hAnsi="宋体" w:eastAsia="宋体" w:cs="宋体"/>
                <w:szCs w:val="21"/>
                <w:lang w:eastAsia="zh-CN"/>
              </w:rPr>
              <w:t>CISE）</w:t>
            </w:r>
            <w:r>
              <w:rPr>
                <w:rFonts w:hint="eastAsia" w:ascii="宋体" w:hAnsi="宋体" w:eastAsia="宋体" w:cs="宋体"/>
                <w:color w:val="auto"/>
                <w:szCs w:val="21"/>
                <w:lang w:eastAsia="zh-CN"/>
              </w:rPr>
              <w:t>及信息安全保障人员认证证书（应急服务）的，得10分</w:t>
            </w:r>
            <w:ins w:id="162" w:author="Administrator" w:date="2023-10-08T10:02:38Z">
              <w:r>
                <w:rPr>
                  <w:rFonts w:hint="eastAsia" w:ascii="宋体" w:hAnsi="宋体" w:eastAsia="宋体" w:cs="宋体"/>
                  <w:color w:val="auto"/>
                  <w:szCs w:val="21"/>
                  <w:lang w:eastAsia="zh-CN"/>
                </w:rPr>
                <w:t>；</w:t>
              </w:r>
            </w:ins>
          </w:p>
          <w:p>
            <w:pPr>
              <w:keepNext w:val="0"/>
              <w:keepLines w:val="0"/>
              <w:pageBreakBefore w:val="0"/>
              <w:widowControl w:val="0"/>
              <w:kinsoku/>
              <w:wordWrap w:val="0"/>
              <w:overflowPunct/>
              <w:topLinePunct w:val="0"/>
              <w:autoSpaceDE/>
              <w:autoSpaceDN/>
              <w:bidi w:val="0"/>
              <w:adjustRightInd/>
              <w:snapToGrid/>
              <w:spacing w:line="360" w:lineRule="auto"/>
              <w:textAlignment w:val="auto"/>
              <w:rPr>
                <w:ins w:id="163" w:author="Administrator" w:date="2023-10-08T10:05:07Z"/>
                <w:rFonts w:hint="eastAsia" w:ascii="宋体" w:hAnsi="宋体" w:eastAsia="宋体" w:cs="宋体"/>
                <w:color w:val="auto"/>
                <w:szCs w:val="21"/>
                <w:lang w:eastAsia="zh-CN"/>
              </w:rPr>
            </w:pPr>
            <w:ins w:id="164" w:author="Administrator" w:date="2023-10-08T10:02:39Z">
              <w:r>
                <w:rPr>
                  <w:rFonts w:hint="eastAsia" w:ascii="宋体" w:hAnsi="宋体" w:eastAsia="宋体" w:cs="宋体"/>
                  <w:color w:val="auto"/>
                  <w:szCs w:val="21"/>
                  <w:lang w:val="en-US" w:eastAsia="zh-CN"/>
                </w:rPr>
                <w:t>2</w:t>
              </w:r>
            </w:ins>
            <w:ins w:id="165" w:author="Administrator" w:date="2023-10-08T10:02:40Z">
              <w:r>
                <w:rPr>
                  <w:rFonts w:hint="eastAsia" w:ascii="宋体" w:hAnsi="宋体" w:eastAsia="宋体" w:cs="宋体"/>
                  <w:color w:val="auto"/>
                  <w:szCs w:val="21"/>
                  <w:lang w:val="en-US" w:eastAsia="zh-CN"/>
                </w:rPr>
                <w:t>、</w:t>
              </w:r>
            </w:ins>
            <w:r>
              <w:rPr>
                <w:rFonts w:hint="eastAsia" w:ascii="宋体" w:hAnsi="宋体" w:eastAsia="宋体" w:cs="宋体"/>
                <w:color w:val="auto"/>
                <w:szCs w:val="21"/>
                <w:lang w:eastAsia="zh-CN"/>
              </w:rPr>
              <w:t>具有</w:t>
            </w:r>
            <w:commentRangeStart w:id="2"/>
            <w:r>
              <w:rPr>
                <w:rFonts w:hint="eastAsia" w:ascii="宋体" w:hAnsi="宋体" w:eastAsia="宋体" w:cs="宋体"/>
                <w:color w:val="auto"/>
                <w:szCs w:val="21"/>
                <w:lang w:val="en-US" w:eastAsia="zh-CN"/>
              </w:rPr>
              <w:t>主流网络厂商（华为、华三、中兴、迈普等）</w:t>
            </w:r>
            <w:commentRangeEnd w:id="2"/>
            <w:r>
              <w:rPr>
                <w:color w:val="auto"/>
              </w:rPr>
              <w:commentReference w:id="2"/>
            </w:r>
            <w:r>
              <w:rPr>
                <w:rFonts w:hint="eastAsia" w:ascii="宋体" w:hAnsi="宋体" w:eastAsia="宋体" w:cs="宋体"/>
                <w:color w:val="auto"/>
                <w:szCs w:val="21"/>
                <w:lang w:val="en-US" w:eastAsia="zh-CN"/>
              </w:rPr>
              <w:t>IE级别</w:t>
            </w:r>
            <w:r>
              <w:rPr>
                <w:rFonts w:hint="eastAsia" w:ascii="宋体" w:hAnsi="宋体" w:eastAsia="宋体" w:cs="宋体"/>
                <w:color w:val="auto"/>
                <w:szCs w:val="21"/>
                <w:lang w:eastAsia="zh-CN"/>
              </w:rPr>
              <w:t>证书的得5分</w:t>
            </w:r>
            <w:ins w:id="166" w:author="Administrator" w:date="2023-10-08T10:08:52Z">
              <w:r>
                <w:rPr>
                  <w:rFonts w:hint="eastAsia" w:ascii="宋体" w:hAnsi="宋体" w:eastAsia="宋体" w:cs="宋体"/>
                  <w:color w:val="auto"/>
                  <w:szCs w:val="21"/>
                  <w:lang w:eastAsia="zh-CN"/>
                </w:rPr>
                <w:t>。</w:t>
              </w:r>
            </w:ins>
          </w:p>
          <w:p>
            <w:pPr>
              <w:keepNext w:val="0"/>
              <w:keepLines w:val="0"/>
              <w:pageBreakBefore w:val="0"/>
              <w:widowControl w:val="0"/>
              <w:kinsoku/>
              <w:wordWrap w:val="0"/>
              <w:overflowPunct/>
              <w:topLinePunct w:val="0"/>
              <w:autoSpaceDE/>
              <w:autoSpaceDN/>
              <w:bidi w:val="0"/>
              <w:adjustRightInd/>
              <w:snapToGrid/>
              <w:spacing w:line="360" w:lineRule="auto"/>
              <w:textAlignment w:val="auto"/>
              <w:rPr>
                <w:ins w:id="167" w:author="Administrator" w:date="2023-10-08T10:05:09Z"/>
                <w:rFonts w:hint="eastAsia" w:ascii="宋体" w:hAnsi="宋体" w:eastAsia="宋体" w:cs="宋体"/>
                <w:color w:val="auto"/>
                <w:szCs w:val="21"/>
                <w:lang w:eastAsia="zh-CN"/>
              </w:rPr>
            </w:pPr>
            <w:ins w:id="168" w:author="Administrator" w:date="2023-10-08T10:05:09Z">
              <w:r>
                <w:rPr>
                  <w:rFonts w:hint="eastAsia" w:ascii="宋体" w:hAnsi="宋体" w:eastAsia="宋体" w:cs="宋体"/>
                  <w:color w:val="auto"/>
                  <w:szCs w:val="21"/>
                  <w:lang w:eastAsia="zh-CN"/>
                </w:rPr>
                <w:t>以上</w:t>
              </w:r>
            </w:ins>
            <w:ins w:id="169" w:author="Administrator" w:date="2023-10-08T10:05:16Z">
              <w:r>
                <w:rPr>
                  <w:rFonts w:hint="eastAsia" w:ascii="宋体" w:hAnsi="宋体" w:eastAsia="宋体" w:cs="宋体"/>
                  <w:color w:val="auto"/>
                  <w:szCs w:val="21"/>
                  <w:lang w:eastAsia="zh-CN"/>
                </w:rPr>
                <w:t>网络</w:t>
              </w:r>
            </w:ins>
            <w:ins w:id="170" w:author="Administrator" w:date="2023-10-08T10:05:17Z">
              <w:r>
                <w:rPr>
                  <w:rFonts w:hint="eastAsia" w:ascii="宋体" w:hAnsi="宋体" w:eastAsia="宋体" w:cs="宋体"/>
                  <w:color w:val="auto"/>
                  <w:szCs w:val="21"/>
                  <w:lang w:eastAsia="zh-CN"/>
                </w:rPr>
                <w:t>安全</w:t>
              </w:r>
            </w:ins>
            <w:ins w:id="171" w:author="Administrator" w:date="2023-10-08T10:05:18Z">
              <w:r>
                <w:rPr>
                  <w:rFonts w:hint="eastAsia" w:ascii="宋体" w:hAnsi="宋体" w:eastAsia="宋体" w:cs="宋体"/>
                  <w:color w:val="auto"/>
                  <w:szCs w:val="21"/>
                  <w:lang w:eastAsia="zh-CN"/>
                </w:rPr>
                <w:t>负责人</w:t>
              </w:r>
            </w:ins>
            <w:ins w:id="172" w:author="Administrator" w:date="2023-10-08T10:05:25Z">
              <w:r>
                <w:rPr>
                  <w:rFonts w:hint="eastAsia" w:ascii="宋体" w:hAnsi="宋体" w:eastAsia="宋体" w:cs="宋体"/>
                  <w:color w:val="auto"/>
                  <w:szCs w:val="21"/>
                  <w:lang w:eastAsia="zh-CN"/>
                </w:rPr>
                <w:t>两</w:t>
              </w:r>
            </w:ins>
            <w:ins w:id="173" w:author="Administrator" w:date="2023-10-08T10:05:09Z">
              <w:r>
                <w:rPr>
                  <w:rFonts w:hint="eastAsia" w:ascii="宋体" w:hAnsi="宋体" w:eastAsia="宋体" w:cs="宋体"/>
                  <w:color w:val="auto"/>
                  <w:szCs w:val="21"/>
                  <w:lang w:eastAsia="zh-CN"/>
                </w:rPr>
                <w:t>项累计最高得</w:t>
              </w:r>
            </w:ins>
            <w:ins w:id="174" w:author="Administrator" w:date="2023-10-08T10:06:03Z">
              <w:r>
                <w:rPr>
                  <w:rFonts w:hint="eastAsia" w:ascii="宋体" w:hAnsi="宋体" w:eastAsia="宋体" w:cs="宋体"/>
                  <w:color w:val="auto"/>
                  <w:szCs w:val="21"/>
                  <w:lang w:val="en-US" w:eastAsia="zh-CN"/>
                </w:rPr>
                <w:t>15</w:t>
              </w:r>
            </w:ins>
            <w:ins w:id="175" w:author="Administrator" w:date="2023-10-08T10:05:09Z">
              <w:r>
                <w:rPr>
                  <w:rFonts w:hint="eastAsia" w:ascii="宋体" w:hAnsi="宋体" w:eastAsia="宋体" w:cs="宋体"/>
                  <w:color w:val="auto"/>
                  <w:szCs w:val="21"/>
                  <w:lang w:eastAsia="zh-CN"/>
                </w:rPr>
                <w:t>分。</w:t>
              </w:r>
            </w:ins>
          </w:p>
          <w:p>
            <w:pPr>
              <w:keepNext w:val="0"/>
              <w:keepLines w:val="0"/>
              <w:pageBreakBefore w:val="0"/>
              <w:widowControl w:val="0"/>
              <w:kinsoku/>
              <w:wordWrap w:val="0"/>
              <w:overflowPunct/>
              <w:topLinePunct w:val="0"/>
              <w:autoSpaceDE/>
              <w:autoSpaceDN/>
              <w:bidi w:val="0"/>
              <w:adjustRightInd/>
              <w:snapToGrid/>
              <w:spacing w:line="360" w:lineRule="auto"/>
              <w:textAlignment w:val="auto"/>
              <w:rPr>
                <w:ins w:id="176" w:author="Administrator" w:date="2023-10-08T10:06:53Z"/>
                <w:rFonts w:hint="eastAsia" w:ascii="宋体" w:hAnsi="宋体" w:eastAsia="宋体" w:cs="宋体"/>
                <w:b/>
                <w:bCs/>
                <w:color w:val="auto"/>
                <w:szCs w:val="21"/>
                <w:lang w:eastAsia="zh-CN"/>
              </w:rPr>
            </w:pPr>
            <w:ins w:id="177" w:author="Administrator" w:date="2023-10-08T10:06:17Z">
              <w:r>
                <w:rPr>
                  <w:rFonts w:hint="eastAsia" w:ascii="宋体" w:hAnsi="宋体" w:eastAsia="宋体" w:cs="宋体"/>
                  <w:b/>
                  <w:bCs/>
                  <w:color w:val="auto"/>
                  <w:szCs w:val="21"/>
                  <w:lang w:eastAsia="zh-CN"/>
                </w:rPr>
                <w:t>四、</w:t>
              </w:r>
            </w:ins>
            <w:r>
              <w:rPr>
                <w:rFonts w:hint="eastAsia" w:ascii="宋体" w:hAnsi="宋体" w:eastAsia="宋体" w:cs="宋体"/>
                <w:b/>
                <w:bCs/>
                <w:color w:val="auto"/>
                <w:szCs w:val="21"/>
                <w:lang w:eastAsia="zh-CN"/>
              </w:rPr>
              <w:t>实施管理人员（限1人）情况：</w:t>
            </w:r>
          </w:p>
          <w:p>
            <w:pPr>
              <w:keepNext w:val="0"/>
              <w:keepLines w:val="0"/>
              <w:pageBreakBefore w:val="0"/>
              <w:widowControl w:val="0"/>
              <w:kinsoku/>
              <w:wordWrap w:val="0"/>
              <w:overflowPunct/>
              <w:topLinePunct w:val="0"/>
              <w:autoSpaceDE/>
              <w:autoSpaceDN/>
              <w:bidi w:val="0"/>
              <w:adjustRightInd/>
              <w:snapToGrid/>
              <w:spacing w:line="360" w:lineRule="auto"/>
              <w:textAlignment w:val="auto"/>
              <w:rPr>
                <w:ins w:id="178" w:author="Administrator" w:date="2023-10-08T10:07:40Z"/>
                <w:rFonts w:hint="eastAsia" w:ascii="宋体" w:hAnsi="宋体" w:eastAsia="宋体" w:cs="宋体"/>
                <w:color w:val="auto"/>
                <w:szCs w:val="21"/>
                <w:lang w:eastAsia="zh-CN"/>
              </w:rPr>
            </w:pPr>
            <w:ins w:id="179" w:author="Administrator" w:date="2023-10-08T10:06:56Z">
              <w:r>
                <w:rPr>
                  <w:rFonts w:hint="eastAsia" w:ascii="宋体" w:hAnsi="宋体" w:eastAsia="宋体" w:cs="宋体"/>
                  <w:color w:val="auto"/>
                  <w:szCs w:val="21"/>
                  <w:lang w:val="en-US" w:eastAsia="zh-CN"/>
                </w:rPr>
                <w:t>1、</w:t>
              </w:r>
            </w:ins>
            <w:ins w:id="180" w:author="Administrator" w:date="2023-10-08T10:07:01Z">
              <w:r>
                <w:rPr>
                  <w:rFonts w:hint="eastAsia" w:ascii="宋体" w:hAnsi="宋体" w:eastAsia="宋体" w:cs="宋体"/>
                  <w:color w:val="auto"/>
                  <w:szCs w:val="21"/>
                  <w:lang w:val="en-US" w:eastAsia="zh-CN"/>
                </w:rPr>
                <w:t>具有</w:t>
              </w:r>
            </w:ins>
            <w:r>
              <w:rPr>
                <w:rFonts w:hint="eastAsia" w:ascii="宋体" w:hAnsi="宋体" w:eastAsia="宋体" w:cs="宋体"/>
                <w:color w:val="auto"/>
                <w:szCs w:val="21"/>
                <w:lang w:eastAsia="zh-CN"/>
              </w:rPr>
              <w:t>人社部门颁发的助理</w:t>
            </w:r>
            <w:ins w:id="181" w:author="Administrator" w:date="2023-10-08T10:07:15Z">
              <w:r>
                <w:rPr>
                  <w:rFonts w:hint="eastAsia" w:ascii="宋体" w:hAnsi="宋体" w:eastAsia="宋体" w:cs="宋体"/>
                  <w:color w:val="auto"/>
                  <w:szCs w:val="21"/>
                  <w:lang w:eastAsia="zh-CN"/>
                </w:rPr>
                <w:t>级</w:t>
              </w:r>
            </w:ins>
            <w:ins w:id="182" w:author="Administrator" w:date="2023-10-08T10:07:16Z">
              <w:r>
                <w:rPr>
                  <w:rFonts w:hint="eastAsia" w:ascii="宋体" w:hAnsi="宋体" w:eastAsia="宋体" w:cs="宋体"/>
                  <w:color w:val="auto"/>
                  <w:szCs w:val="21"/>
                  <w:lang w:eastAsia="zh-CN"/>
                </w:rPr>
                <w:t>（</w:t>
              </w:r>
            </w:ins>
            <w:r>
              <w:rPr>
                <w:rFonts w:hint="eastAsia" w:ascii="宋体" w:hAnsi="宋体" w:eastAsia="宋体" w:cs="宋体"/>
                <w:color w:val="auto"/>
                <w:szCs w:val="21"/>
                <w:lang w:eastAsia="zh-CN"/>
              </w:rPr>
              <w:t>或以上</w:t>
            </w:r>
            <w:ins w:id="183" w:author="Administrator" w:date="2023-10-08T10:07:18Z">
              <w:r>
                <w:rPr>
                  <w:rFonts w:hint="eastAsia" w:ascii="宋体" w:hAnsi="宋体" w:eastAsia="宋体" w:cs="宋体"/>
                  <w:color w:val="auto"/>
                  <w:szCs w:val="21"/>
                  <w:lang w:eastAsia="zh-CN"/>
                </w:rPr>
                <w:t>）</w:t>
              </w:r>
            </w:ins>
            <w:r>
              <w:rPr>
                <w:rFonts w:hint="eastAsia" w:ascii="宋体" w:hAnsi="宋体" w:eastAsia="宋体" w:cs="宋体"/>
                <w:color w:val="auto"/>
                <w:szCs w:val="21"/>
                <w:lang w:eastAsia="zh-CN"/>
              </w:rPr>
              <w:t>工程师职称证书</w:t>
            </w:r>
            <w:ins w:id="184" w:author="Administrator" w:date="2023-10-08T10:07:37Z">
              <w:r>
                <w:rPr>
                  <w:rFonts w:hint="eastAsia" w:ascii="宋体" w:hAnsi="宋体" w:eastAsia="宋体" w:cs="宋体"/>
                  <w:color w:val="auto"/>
                  <w:szCs w:val="21"/>
                  <w:lang w:eastAsia="zh-CN"/>
                </w:rPr>
                <w:t>的</w:t>
              </w:r>
            </w:ins>
            <w:ins w:id="185" w:author="Administrator" w:date="2023-10-08T10:07:38Z">
              <w:r>
                <w:rPr>
                  <w:rFonts w:hint="eastAsia" w:ascii="宋体" w:hAnsi="宋体" w:eastAsia="宋体" w:cs="宋体"/>
                  <w:color w:val="auto"/>
                  <w:szCs w:val="21"/>
                  <w:lang w:eastAsia="zh-CN"/>
                </w:rPr>
                <w:t>，</w:t>
              </w:r>
            </w:ins>
            <w:r>
              <w:rPr>
                <w:rFonts w:hint="eastAsia" w:ascii="宋体" w:hAnsi="宋体" w:eastAsia="宋体" w:cs="宋体"/>
                <w:color w:val="auto"/>
                <w:szCs w:val="21"/>
                <w:lang w:eastAsia="zh-CN"/>
              </w:rPr>
              <w:t>得5分</w:t>
            </w:r>
            <w:ins w:id="186" w:author="Administrator" w:date="2023-10-08T10:07:40Z">
              <w:r>
                <w:rPr>
                  <w:rFonts w:hint="eastAsia" w:ascii="宋体" w:hAnsi="宋体" w:eastAsia="宋体" w:cs="宋体"/>
                  <w:color w:val="auto"/>
                  <w:szCs w:val="21"/>
                  <w:lang w:eastAsia="zh-CN"/>
                </w:rPr>
                <w:t>；</w:t>
              </w:r>
            </w:ins>
          </w:p>
          <w:p>
            <w:pPr>
              <w:keepNext w:val="0"/>
              <w:keepLines w:val="0"/>
              <w:pageBreakBefore w:val="0"/>
              <w:widowControl w:val="0"/>
              <w:kinsoku/>
              <w:wordWrap w:val="0"/>
              <w:overflowPunct/>
              <w:topLinePunct w:val="0"/>
              <w:autoSpaceDE/>
              <w:autoSpaceDN/>
              <w:bidi w:val="0"/>
              <w:adjustRightInd/>
              <w:snapToGrid/>
              <w:spacing w:line="360" w:lineRule="auto"/>
              <w:textAlignment w:val="auto"/>
              <w:rPr>
                <w:ins w:id="187" w:author="Administrator" w:date="2023-10-08T10:09:03Z"/>
                <w:rFonts w:hint="eastAsia" w:ascii="宋体" w:hAnsi="宋体" w:eastAsia="宋体" w:cs="宋体"/>
                <w:szCs w:val="21"/>
                <w:lang w:eastAsia="zh-CN"/>
              </w:rPr>
            </w:pPr>
            <w:ins w:id="188" w:author="Administrator" w:date="2023-10-08T10:07:41Z">
              <w:r>
                <w:rPr>
                  <w:rFonts w:hint="eastAsia" w:ascii="宋体" w:hAnsi="宋体" w:eastAsia="宋体" w:cs="宋体"/>
                  <w:color w:val="auto"/>
                  <w:szCs w:val="21"/>
                  <w:lang w:val="en-US" w:eastAsia="zh-CN"/>
                </w:rPr>
                <w:t>2、</w:t>
              </w:r>
            </w:ins>
            <w:ins w:id="189" w:author="Administrator" w:date="2023-10-08T10:08:11Z">
              <w:commentRangeStart w:id="3"/>
              <w:r>
                <w:rPr>
                  <w:rFonts w:hint="eastAsia" w:ascii="宋体" w:hAnsi="宋体" w:eastAsia="宋体" w:cs="宋体"/>
                  <w:color w:val="auto"/>
                  <w:szCs w:val="21"/>
                  <w:lang w:val="en-US" w:eastAsia="zh-CN"/>
                </w:rPr>
                <w:t>同时</w:t>
              </w:r>
            </w:ins>
            <w:ins w:id="190" w:author="Administrator" w:date="2023-10-08T10:07:44Z">
              <w:r>
                <w:rPr>
                  <w:rFonts w:hint="eastAsia" w:ascii="宋体" w:hAnsi="宋体" w:eastAsia="宋体" w:cs="宋体"/>
                  <w:color w:val="auto"/>
                  <w:szCs w:val="21"/>
                  <w:lang w:eastAsia="zh-CN"/>
                </w:rPr>
                <w:t>具有</w:t>
              </w:r>
              <w:commentRangeEnd w:id="3"/>
            </w:ins>
            <w:r>
              <w:commentReference w:id="3"/>
            </w:r>
            <w:r>
              <w:rPr>
                <w:rFonts w:hint="eastAsia" w:ascii="宋体" w:hAnsi="宋体" w:eastAsia="宋体" w:cs="宋体"/>
                <w:color w:val="auto"/>
                <w:szCs w:val="21"/>
                <w:lang w:eastAsia="zh-CN"/>
              </w:rPr>
              <w:t>工信部</w:t>
            </w:r>
            <w:ins w:id="191" w:author="Administrator" w:date="2023-10-08T10:07:53Z">
              <w:r>
                <w:rPr>
                  <w:rFonts w:hint="eastAsia" w:ascii="宋体" w:hAnsi="宋体" w:eastAsia="宋体" w:cs="宋体"/>
                  <w:color w:val="auto"/>
                  <w:szCs w:val="21"/>
                  <w:lang w:eastAsia="zh-CN"/>
                </w:rPr>
                <w:t>门</w:t>
              </w:r>
            </w:ins>
            <w:r>
              <w:rPr>
                <w:rFonts w:hint="eastAsia" w:ascii="宋体" w:hAnsi="宋体" w:eastAsia="宋体" w:cs="宋体"/>
                <w:color w:val="auto"/>
                <w:szCs w:val="21"/>
                <w:lang w:eastAsia="zh-CN"/>
              </w:rPr>
              <w:t>教育与考试中心颁发的智能化系统集成项目经理（高级</w:t>
            </w:r>
            <w:r>
              <w:rPr>
                <w:rFonts w:hint="eastAsia" w:ascii="宋体" w:hAnsi="宋体" w:eastAsia="宋体" w:cs="宋体"/>
                <w:szCs w:val="21"/>
                <w:lang w:eastAsia="zh-CN"/>
              </w:rPr>
              <w:t>）证书</w:t>
            </w:r>
            <w:ins w:id="192" w:author="Administrator" w:date="2023-10-08T10:08:01Z">
              <w:r>
                <w:rPr>
                  <w:rFonts w:hint="eastAsia" w:ascii="宋体" w:hAnsi="宋体" w:eastAsia="宋体" w:cs="宋体"/>
                  <w:szCs w:val="21"/>
                  <w:lang w:eastAsia="zh-CN"/>
                </w:rPr>
                <w:t>及</w:t>
              </w:r>
            </w:ins>
            <w:r>
              <w:rPr>
                <w:rFonts w:hint="eastAsia" w:ascii="宋体" w:hAnsi="宋体" w:eastAsia="宋体" w:cs="宋体"/>
                <w:szCs w:val="21"/>
                <w:lang w:eastAsia="zh-CN"/>
              </w:rPr>
              <w:t>智能化系统工程师（高级）证书的得10分</w:t>
            </w:r>
            <w:ins w:id="193" w:author="Administrator" w:date="2023-10-08T10:08:49Z">
              <w:r>
                <w:rPr>
                  <w:rFonts w:hint="eastAsia" w:ascii="宋体" w:hAnsi="宋体" w:eastAsia="宋体" w:cs="宋体"/>
                  <w:szCs w:val="21"/>
                  <w:lang w:eastAsia="zh-CN"/>
                </w:rPr>
                <w:t>。</w:t>
              </w:r>
            </w:ins>
          </w:p>
          <w:p>
            <w:pPr>
              <w:keepNext w:val="0"/>
              <w:keepLines w:val="0"/>
              <w:pageBreakBefore w:val="0"/>
              <w:widowControl w:val="0"/>
              <w:kinsoku/>
              <w:wordWrap w:val="0"/>
              <w:overflowPunct/>
              <w:topLinePunct w:val="0"/>
              <w:autoSpaceDE/>
              <w:autoSpaceDN/>
              <w:bidi w:val="0"/>
              <w:adjustRightInd/>
              <w:snapToGrid/>
              <w:spacing w:line="360" w:lineRule="auto"/>
              <w:textAlignment w:val="auto"/>
              <w:rPr>
                <w:ins w:id="194" w:author="Administrator" w:date="2023-10-08T10:08:46Z"/>
                <w:rFonts w:hint="eastAsia" w:ascii="宋体" w:hAnsi="宋体" w:eastAsia="宋体" w:cs="宋体"/>
                <w:color w:val="auto"/>
                <w:szCs w:val="21"/>
                <w:lang w:eastAsia="zh-CN"/>
              </w:rPr>
            </w:pPr>
            <w:ins w:id="195" w:author="Administrator" w:date="2023-10-08T10:08:46Z">
              <w:r>
                <w:rPr>
                  <w:rFonts w:hint="eastAsia" w:ascii="宋体" w:hAnsi="宋体" w:eastAsia="宋体" w:cs="宋体"/>
                  <w:color w:val="auto"/>
                  <w:szCs w:val="21"/>
                  <w:lang w:eastAsia="zh-CN"/>
                </w:rPr>
                <w:t>以上</w:t>
              </w:r>
            </w:ins>
            <w:ins w:id="196" w:author="Administrator" w:date="2023-10-08T10:09:09Z">
              <w:r>
                <w:rPr>
                  <w:rFonts w:hint="eastAsia" w:ascii="宋体" w:hAnsi="宋体" w:eastAsia="宋体" w:cs="宋体"/>
                  <w:color w:val="auto"/>
                  <w:szCs w:val="21"/>
                  <w:lang w:eastAsia="zh-CN"/>
                </w:rPr>
                <w:t>实施管理人员</w:t>
              </w:r>
            </w:ins>
            <w:ins w:id="197" w:author="Administrator" w:date="2023-10-08T10:08:46Z">
              <w:r>
                <w:rPr>
                  <w:rFonts w:hint="eastAsia" w:ascii="宋体" w:hAnsi="宋体" w:eastAsia="宋体" w:cs="宋体"/>
                  <w:color w:val="auto"/>
                  <w:szCs w:val="21"/>
                  <w:lang w:eastAsia="zh-CN"/>
                </w:rPr>
                <w:t>两项累计最高得</w:t>
              </w:r>
            </w:ins>
            <w:ins w:id="198" w:author="Administrator" w:date="2023-10-08T10:08:46Z">
              <w:r>
                <w:rPr>
                  <w:rFonts w:hint="eastAsia" w:ascii="宋体" w:hAnsi="宋体" w:eastAsia="宋体" w:cs="宋体"/>
                  <w:color w:val="auto"/>
                  <w:szCs w:val="21"/>
                  <w:lang w:val="en-US" w:eastAsia="zh-CN"/>
                </w:rPr>
                <w:t>15</w:t>
              </w:r>
            </w:ins>
            <w:ins w:id="199" w:author="Administrator" w:date="2023-10-08T10:08:46Z">
              <w:r>
                <w:rPr>
                  <w:rFonts w:hint="eastAsia" w:ascii="宋体" w:hAnsi="宋体" w:eastAsia="宋体" w:cs="宋体"/>
                  <w:color w:val="auto"/>
                  <w:szCs w:val="21"/>
                  <w:lang w:eastAsia="zh-CN"/>
                </w:rPr>
                <w:t>分。</w:t>
              </w:r>
            </w:ins>
          </w:p>
          <w:p>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b w:val="0"/>
                <w:bCs w:val="0"/>
                <w:lang w:eastAsia="zh-CN"/>
              </w:rPr>
            </w:pPr>
            <w:r>
              <w:rPr>
                <w:rFonts w:hint="eastAsia" w:ascii="宋体" w:hAnsi="宋体" w:eastAsia="宋体" w:cs="宋体"/>
                <w:szCs w:val="21"/>
                <w:lang w:eastAsia="zh-CN"/>
              </w:rPr>
              <w:t>注：拟安排的技术负责人、项目助理、</w:t>
            </w:r>
            <w:r>
              <w:rPr>
                <w:rFonts w:hint="eastAsia" w:ascii="宋体" w:hAnsi="宋体" w:eastAsia="宋体" w:cs="宋体"/>
                <w:szCs w:val="21"/>
                <w:lang w:val="en-US" w:eastAsia="zh-CN"/>
              </w:rPr>
              <w:t>网络</w:t>
            </w:r>
            <w:r>
              <w:rPr>
                <w:rFonts w:hint="eastAsia" w:ascii="宋体" w:hAnsi="宋体" w:eastAsia="宋体" w:cs="宋体"/>
                <w:szCs w:val="21"/>
                <w:lang w:eastAsia="zh-CN"/>
              </w:rPr>
              <w:t>安全负责人、实施管理人员、实施人员不得重复</w:t>
            </w:r>
            <w:ins w:id="200" w:author="Administrator" w:date="2023-10-08T10:09:39Z">
              <w:r>
                <w:rPr>
                  <w:rFonts w:hint="eastAsia" w:ascii="宋体" w:hAnsi="宋体" w:eastAsia="宋体" w:cs="宋体"/>
                  <w:szCs w:val="21"/>
                  <w:lang w:eastAsia="zh-CN"/>
                </w:rPr>
                <w:t>计分</w:t>
              </w:r>
            </w:ins>
            <w:r>
              <w:rPr>
                <w:rFonts w:hint="eastAsia" w:ascii="宋体" w:hAnsi="宋体" w:eastAsia="宋体" w:cs="宋体"/>
                <w:szCs w:val="21"/>
                <w:lang w:eastAsia="zh-CN"/>
              </w:rPr>
              <w:t>。</w:t>
            </w:r>
          </w:p>
          <w:p>
            <w:pPr>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bCs/>
                <w:sz w:val="21"/>
                <w:szCs w:val="21"/>
                <w:lang w:eastAsia="zh-CN"/>
              </w:rPr>
            </w:pPr>
            <w:r>
              <w:rPr>
                <w:rFonts w:hint="eastAsia" w:ascii="宋体" w:hAnsi="宋体" w:eastAsia="宋体" w:cs="宋体"/>
                <w:b/>
                <w:bCs/>
                <w:sz w:val="21"/>
                <w:szCs w:val="21"/>
                <w:lang w:eastAsia="zh-CN"/>
              </w:rPr>
              <w:t>证明文件：</w:t>
            </w:r>
          </w:p>
          <w:p>
            <w:pPr>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rightChars="0" w:firstLine="0" w:firstLineChars="0"/>
              <w:textAlignment w:val="auto"/>
              <w:rPr>
                <w:ins w:id="201" w:author="Administrator" w:date="2023-10-08T10:10:32Z"/>
                <w:rFonts w:hint="eastAsia" w:ascii="宋体" w:hAnsi="宋体" w:eastAsia="宋体" w:cs="宋体"/>
                <w:szCs w:val="21"/>
                <w:lang w:val="en-US" w:eastAsia="zh-CN"/>
              </w:rPr>
            </w:pPr>
            <w:ins w:id="202" w:author="Administrator" w:date="2023-10-08T10:10:05Z">
              <w:r>
                <w:rPr>
                  <w:rFonts w:hint="eastAsia" w:ascii="宋体" w:hAnsi="宋体" w:eastAsia="宋体" w:cs="宋体"/>
                  <w:sz w:val="21"/>
                  <w:szCs w:val="21"/>
                  <w:highlight w:val="none"/>
                  <w:lang w:val="en-US" w:eastAsia="zh-CN"/>
                </w:rPr>
                <w:t>1</w:t>
              </w:r>
            </w:ins>
            <w:ins w:id="203" w:author="Administrator" w:date="2023-10-08T10:10:06Z">
              <w:r>
                <w:rPr>
                  <w:rFonts w:hint="eastAsia" w:ascii="宋体" w:hAnsi="宋体" w:eastAsia="宋体" w:cs="宋体"/>
                  <w:sz w:val="21"/>
                  <w:szCs w:val="21"/>
                  <w:highlight w:val="none"/>
                  <w:lang w:val="en-US" w:eastAsia="zh-CN"/>
                </w:rPr>
                <w:t>、</w:t>
              </w:r>
            </w:ins>
            <w:ins w:id="204" w:author="Administrator" w:date="2023-10-08T10:10:06Z">
              <w:r>
                <w:rPr>
                  <w:rFonts w:hint="eastAsia" w:ascii="宋体" w:hAnsi="宋体" w:eastAsia="宋体" w:cs="宋体"/>
                  <w:szCs w:val="21"/>
                  <w:lang w:val="en-US" w:eastAsia="zh-CN"/>
                </w:rPr>
                <w:t>提供开标日前由投标人为相关人员缴交的载有政府部门公章（或专用章）的 2023年7-9月的社保缴交证明材料，如社保材料因政府部门原因暂时无法取得，则可以往前顺延一个月；社保资料至少显示缴交养老保险信息，未显示该信息的该社保资料则不符合要求。如供应商为新成立企业且成立时间不足 3 个月的，可提供加盖公章的情况说明或其他相关证明材料；</w:t>
              </w:r>
            </w:ins>
          </w:p>
          <w:p>
            <w:pPr>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rightChars="0" w:firstLine="0" w:firstLineChars="0"/>
              <w:textAlignment w:val="auto"/>
              <w:rPr>
                <w:ins w:id="205" w:author="Administrator" w:date="2023-10-08T10:10:42Z"/>
                <w:rFonts w:hint="eastAsia" w:ascii="宋体" w:hAnsi="宋体" w:eastAsia="宋体" w:cs="宋体"/>
                <w:szCs w:val="21"/>
                <w:lang w:val="en-US" w:eastAsia="zh-CN"/>
              </w:rPr>
            </w:pPr>
            <w:ins w:id="206" w:author="Administrator" w:date="2023-10-08T10:10:31Z">
              <w:r>
                <w:rPr>
                  <w:rFonts w:hint="eastAsia" w:ascii="宋体" w:hAnsi="宋体" w:eastAsia="宋体" w:cs="宋体"/>
                  <w:szCs w:val="21"/>
                  <w:lang w:val="en-US" w:eastAsia="zh-CN"/>
                </w:rPr>
                <w:t>2、</w:t>
              </w:r>
            </w:ins>
            <w:ins w:id="207" w:author="Administrator" w:date="2023-10-08T10:10:35Z">
              <w:r>
                <w:rPr>
                  <w:rFonts w:hint="eastAsia" w:ascii="宋体" w:hAnsi="宋体" w:eastAsia="宋体" w:cs="宋体"/>
                  <w:szCs w:val="21"/>
                  <w:lang w:val="en-US" w:eastAsia="zh-CN"/>
                </w:rPr>
                <w:t>提供</w:t>
              </w:r>
            </w:ins>
            <w:ins w:id="208" w:author="Administrator" w:date="2023-10-08T10:10:36Z">
              <w:r>
                <w:rPr>
                  <w:rFonts w:hint="eastAsia" w:ascii="宋体" w:hAnsi="宋体" w:eastAsia="宋体" w:cs="宋体"/>
                  <w:szCs w:val="21"/>
                  <w:lang w:val="en-US" w:eastAsia="zh-CN"/>
                </w:rPr>
                <w:t>以上</w:t>
              </w:r>
            </w:ins>
            <w:ins w:id="209" w:author="Administrator" w:date="2023-10-08T10:10:37Z">
              <w:r>
                <w:rPr>
                  <w:rFonts w:hint="eastAsia" w:ascii="宋体" w:hAnsi="宋体" w:eastAsia="宋体" w:cs="宋体"/>
                  <w:szCs w:val="21"/>
                  <w:lang w:val="en-US" w:eastAsia="zh-CN"/>
                </w:rPr>
                <w:t>证书</w:t>
              </w:r>
            </w:ins>
            <w:ins w:id="210" w:author="Administrator" w:date="2023-10-08T10:10:39Z">
              <w:r>
                <w:rPr>
                  <w:rFonts w:hint="eastAsia" w:ascii="宋体" w:hAnsi="宋体" w:eastAsia="宋体" w:cs="宋体"/>
                  <w:szCs w:val="21"/>
                  <w:lang w:val="en-US" w:eastAsia="zh-CN"/>
                </w:rPr>
                <w:t>扫描件；</w:t>
              </w:r>
            </w:ins>
          </w:p>
          <w:p>
            <w:pPr>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default" w:ascii="宋体" w:hAnsi="宋体" w:eastAsia="宋体" w:cs="宋体"/>
                <w:kern w:val="2"/>
                <w:sz w:val="21"/>
                <w:szCs w:val="21"/>
                <w:lang w:val="en-US" w:eastAsia="zh-CN" w:bidi="ar-SA"/>
              </w:rPr>
            </w:pPr>
            <w:ins w:id="211" w:author="Administrator" w:date="2023-10-08T10:10:41Z">
              <w:r>
                <w:rPr>
                  <w:rFonts w:hint="eastAsia" w:ascii="宋体" w:hAnsi="宋体" w:eastAsia="宋体" w:cs="宋体"/>
                  <w:szCs w:val="21"/>
                  <w:lang w:val="en-US" w:eastAsia="zh-CN"/>
                </w:rPr>
                <w:t>3、</w:t>
              </w:r>
            </w:ins>
            <w:ins w:id="212" w:author="Administrator" w:date="2023-10-08T10:10:49Z">
              <w:r>
                <w:rPr>
                  <w:rFonts w:hint="eastAsia" w:ascii="宋体" w:hAnsi="宋体" w:eastAsia="宋体" w:cs="宋体"/>
                  <w:szCs w:val="21"/>
                  <w:lang w:val="en-US" w:eastAsia="zh-CN"/>
                </w:rPr>
                <w:t>未提供或未按要求提供或提供的不清晰导致专家无法判断的，不得分。</w:t>
              </w:r>
            </w:ins>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restart"/>
            <w:tcBorders>
              <w:top w:val="single" w:color="000000" w:sz="8" w:space="0"/>
              <w:left w:val="single" w:color="000000" w:sz="8" w:space="0"/>
              <w:right w:val="single" w:color="000000" w:sz="8" w:space="0"/>
            </w:tcBorders>
            <w:shd w:val="clear" w:color="auto" w:fill="auto"/>
            <w:vAlign w:val="center"/>
          </w:tcPr>
          <w:p>
            <w:pPr>
              <w:pageBreakBefore w:val="0"/>
              <w:widowControl/>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r>
              <w:rPr>
                <w:rFonts w:hint="eastAsia" w:ascii="宋体" w:hAnsi="宋体" w:eastAsia="宋体" w:cs="宋体"/>
                <w:b/>
                <w:bCs/>
                <w:color w:val="0000FF"/>
                <w:kern w:val="0"/>
                <w:sz w:val="24"/>
                <w:highlight w:val="none"/>
                <w:lang w:bidi="ar"/>
              </w:rPr>
              <w:t>3</w:t>
            </w:r>
          </w:p>
        </w:tc>
        <w:tc>
          <w:tcPr>
            <w:tcW w:w="4199" w:type="dxa"/>
            <w:gridSpan w:val="3"/>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commentRangeStart w:id="4"/>
            <w:r>
              <w:rPr>
                <w:rFonts w:hint="eastAsia" w:ascii="宋体" w:hAnsi="宋体" w:eastAsia="宋体" w:cs="宋体"/>
                <w:b/>
                <w:bCs/>
                <w:color w:val="0000FF"/>
                <w:kern w:val="0"/>
                <w:sz w:val="24"/>
                <w:highlight w:val="none"/>
                <w:lang w:bidi="ar"/>
              </w:rPr>
              <w:t>商务部分</w:t>
            </w:r>
            <w:commentRangeEnd w:id="4"/>
            <w:r>
              <w:commentReference w:id="4"/>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lang w:val="en-US" w:eastAsia="zh-CN"/>
              </w:rPr>
            </w:pPr>
            <w:r>
              <w:rPr>
                <w:rFonts w:hint="eastAsia" w:ascii="宋体" w:hAnsi="宋体" w:eastAsia="宋体" w:cs="宋体"/>
                <w:b/>
                <w:bCs/>
                <w:color w:val="0000FF"/>
                <w:sz w:val="24"/>
                <w:highlight w:val="none"/>
                <w:lang w:val="en-US" w:eastAsia="zh-CN"/>
              </w:rPr>
              <w:t>1</w:t>
            </w:r>
            <w:r>
              <w:rPr>
                <w:rFonts w:hint="eastAsia" w:ascii="宋体" w:hAnsi="宋体" w:cs="宋体"/>
                <w:b/>
                <w:bCs/>
                <w:color w:val="0000FF"/>
                <w:sz w:val="24"/>
                <w:highlight w:val="none"/>
                <w:lang w:val="en-US" w:eastAsia="zh-CN"/>
              </w:rPr>
              <w:t>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p>
        </w:tc>
        <w:tc>
          <w:tcPr>
            <w:tcW w:w="8397" w:type="dxa"/>
            <w:gridSpan w:val="4"/>
            <w:tcBorders>
              <w:top w:val="single" w:color="000000" w:sz="8" w:space="0"/>
              <w:left w:val="single" w:color="000000" w:sz="8" w:space="0"/>
              <w:bottom w:val="single" w:color="000000" w:sz="8" w:space="0"/>
              <w:right w:val="single" w:color="000000" w:sz="8" w:space="0"/>
            </w:tcBorders>
            <w:shd w:val="clear" w:color="auto" w:fill="auto"/>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E6EFF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pageBreakBefore w:val="0"/>
              <w:widowControl/>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kern w:val="0"/>
                <w:szCs w:val="21"/>
                <w:highlight w:val="none"/>
                <w:lang w:bidi="ar"/>
              </w:rPr>
              <w:t>序号</w:t>
            </w:r>
          </w:p>
        </w:tc>
        <w:tc>
          <w:tcPr>
            <w:tcW w:w="2837" w:type="dxa"/>
            <w:tcBorders>
              <w:top w:val="outset" w:color="000000" w:sz="6" w:space="0"/>
              <w:left w:val="outset" w:color="000000" w:sz="6" w:space="0"/>
              <w:bottom w:val="outset" w:color="000000" w:sz="6" w:space="0"/>
              <w:right w:val="outset" w:color="000000" w:sz="6" w:space="0"/>
            </w:tcBorders>
            <w:shd w:val="clear" w:color="auto" w:fill="E6EFFA"/>
            <w:vAlign w:val="center"/>
          </w:tcPr>
          <w:p>
            <w:pPr>
              <w:pageBreakBefore w:val="0"/>
              <w:widowControl/>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kern w:val="0"/>
                <w:szCs w:val="21"/>
                <w:highlight w:val="none"/>
                <w:lang w:bidi="ar"/>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pageBreakBefore w:val="0"/>
              <w:widowControl/>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kern w:val="0"/>
                <w:szCs w:val="21"/>
                <w:highlight w:val="none"/>
                <w:lang w:bidi="ar"/>
              </w:rPr>
              <w:t>权重(%)</w:t>
            </w:r>
          </w:p>
        </w:tc>
        <w:tc>
          <w:tcPr>
            <w:tcW w:w="4198" w:type="dxa"/>
            <w:tcBorders>
              <w:top w:val="outset" w:color="000000" w:sz="6" w:space="0"/>
              <w:left w:val="outset" w:color="000000" w:sz="6" w:space="0"/>
              <w:bottom w:val="outset" w:color="000000" w:sz="6" w:space="0"/>
              <w:right w:val="outset" w:color="000000" w:sz="6" w:space="0"/>
            </w:tcBorders>
            <w:shd w:val="clear" w:color="auto" w:fill="E6EFFA"/>
            <w:vAlign w:val="center"/>
          </w:tcPr>
          <w:p>
            <w:pPr>
              <w:pageBreakBefore w:val="0"/>
              <w:widowControl/>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kern w:val="0"/>
                <w:szCs w:val="21"/>
                <w:highlight w:val="none"/>
                <w:lang w:bidi="ar"/>
              </w:rPr>
              <w:t>评分准则</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Change w:id="213" w:author="Administrator" w:date="2023-10-08T10:11:03Z">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blPrExChange>
        </w:tblPrEx>
        <w:trPr>
          <w:jc w:val="center"/>
          <w:trPrChange w:id="213" w:author="Administrator" w:date="2023-10-08T10:11:03Z">
            <w:trPr>
              <w:jc w:val="center"/>
            </w:trPr>
          </w:trPrChange>
        </w:trPr>
        <w:tc>
          <w:tcPr>
            <w:tcW w:w="681" w:type="dxa"/>
            <w:vMerge w:val="continue"/>
            <w:tcBorders>
              <w:left w:val="single" w:color="000000" w:sz="8" w:space="0"/>
              <w:right w:val="single" w:color="000000" w:sz="8" w:space="0"/>
            </w:tcBorders>
            <w:shd w:val="clear" w:color="auto" w:fill="auto"/>
            <w:vAlign w:val="center"/>
            <w:tcPrChange w:id="214" w:author="Administrator" w:date="2023-10-08T10:11:03Z">
              <w:tcPr>
                <w:tcW w:w="681" w:type="dxa"/>
                <w:vMerge w:val="continue"/>
                <w:tcBorders>
                  <w:left w:val="single" w:color="000000" w:sz="8" w:space="0"/>
                  <w:right w:val="single" w:color="000000" w:sz="8" w:space="0"/>
                </w:tcBorders>
                <w:shd w:val="clear" w:color="auto" w:fill="auto"/>
                <w:vAlign w:val="center"/>
              </w:tcPr>
            </w:tcPrChange>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Change w:id="215" w:author="Administrator" w:date="2023-10-08T10:11:03Z">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tcPrChange>
          </w:tcPr>
          <w:p>
            <w:pPr>
              <w:pageBreakBefore w:val="0"/>
              <w:kinsoku/>
              <w:overflowPunct/>
              <w:topLinePunct w:val="0"/>
              <w:autoSpaceDE/>
              <w:autoSpaceDN/>
              <w:bidi w:val="0"/>
              <w:adjustRightInd/>
              <w:spacing w:beforeAutospacing="0" w:afterAutospacing="0" w:line="360" w:lineRule="auto"/>
              <w:ind w:left="0" w:leftChars="0" w:right="0" w:rightChars="0" w:firstLine="0" w:firstLineChars="0"/>
              <w:jc w:val="center"/>
              <w:rPr>
                <w:rFonts w:hint="eastAsia" w:ascii="宋体" w:hAnsi="宋体" w:eastAsia="宋体" w:cs="宋体"/>
                <w:szCs w:val="21"/>
                <w:highlight w:val="none"/>
              </w:rPr>
            </w:pPr>
            <w:r>
              <w:rPr>
                <w:rFonts w:hint="eastAsia" w:ascii="宋体" w:hAnsi="宋体" w:eastAsia="宋体" w:cs="宋体"/>
                <w:sz w:val="21"/>
                <w:szCs w:val="21"/>
                <w:highlight w:val="none"/>
                <w:lang w:val="en-US" w:eastAsia="zh-CN"/>
              </w:rPr>
              <w:t>1</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Change w:id="216" w:author="Administrator" w:date="2023-10-08T10:11:03Z">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tcPrChange>
          </w:tcPr>
          <w:p>
            <w:pPr>
              <w:pageBreakBefore w:val="0"/>
              <w:kinsoku/>
              <w:overflowPunct/>
              <w:topLinePunct w:val="0"/>
              <w:bidi w:val="0"/>
              <w:adjustRightInd/>
              <w:spacing w:beforeAutospacing="0" w:afterAutospacing="0" w:line="360" w:lineRule="auto"/>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投标人通过相关认证情况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Change w:id="217" w:author="Administrator" w:date="2023-10-08T10:11:03Z">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tcPrChange>
          </w:tcPr>
          <w:p>
            <w:pPr>
              <w:pageBreakBefore w:val="0"/>
              <w:kinsoku/>
              <w:overflowPunct/>
              <w:topLinePunct w:val="0"/>
              <w:bidi w:val="0"/>
              <w:adjustRightInd/>
              <w:spacing w:beforeAutospacing="0" w:afterAutospacing="0" w:line="360" w:lineRule="auto"/>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cs="宋体"/>
                <w:sz w:val="21"/>
                <w:szCs w:val="21"/>
                <w:lang w:val="en-US" w:eastAsia="zh-CN"/>
              </w:rPr>
              <w:t>5</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top"/>
            <w:tcPrChange w:id="218" w:author="Administrator" w:date="2023-10-08T10:11:03Z">
              <w:tcPr>
                <w:tcW w:w="4198" w:type="dxa"/>
                <w:tcBorders>
                  <w:top w:val="single" w:color="000000" w:sz="8" w:space="0"/>
                  <w:left w:val="single" w:color="000000" w:sz="8" w:space="0"/>
                  <w:bottom w:val="single" w:color="000000" w:sz="8" w:space="0"/>
                  <w:right w:val="single" w:color="000000" w:sz="8" w:space="0"/>
                </w:tcBorders>
                <w:shd w:val="clear" w:color="auto" w:fill="auto"/>
                <w:vAlign w:val="top"/>
              </w:tcPr>
            </w:tcPrChange>
          </w:tcPr>
          <w:p>
            <w:pPr>
              <w:wordWrap w:val="0"/>
              <w:spacing w:line="360" w:lineRule="auto"/>
              <w:rPr>
                <w:ins w:id="219" w:author="Administrator" w:date="2023-10-08T10:14:36Z"/>
                <w:rFonts w:hint="eastAsia" w:ascii="宋体" w:hAnsi="宋体" w:eastAsia="宋体" w:cs="宋体"/>
                <w:b/>
                <w:bCs/>
                <w:color w:val="auto"/>
                <w:sz w:val="21"/>
                <w:szCs w:val="21"/>
                <w:lang w:eastAsia="zh-CN"/>
              </w:rPr>
            </w:pPr>
            <w:r>
              <w:rPr>
                <w:rFonts w:hint="eastAsia" w:ascii="宋体" w:hAnsi="宋体" w:eastAsia="宋体" w:cs="宋体"/>
                <w:b/>
                <w:bCs/>
                <w:color w:val="auto"/>
                <w:sz w:val="21"/>
                <w:szCs w:val="21"/>
                <w:lang w:eastAsia="zh-CN"/>
              </w:rPr>
              <w:t>考察内容：</w:t>
            </w:r>
            <w:r>
              <w:rPr>
                <w:rFonts w:hint="eastAsia" w:ascii="宋体" w:hAnsi="宋体" w:eastAsia="宋体" w:cs="宋体"/>
                <w:b/>
                <w:bCs/>
                <w:color w:val="auto"/>
                <w:sz w:val="21"/>
                <w:szCs w:val="21"/>
                <w:lang w:eastAsia="zh-CN"/>
              </w:rPr>
              <w:br w:type="textWrapping"/>
            </w:r>
            <w:ins w:id="220" w:author="Administrator" w:date="2023-10-08T10:14:39Z">
              <w:r>
                <w:rPr>
                  <w:rFonts w:hint="eastAsia" w:ascii="宋体" w:hAnsi="宋体" w:eastAsia="宋体" w:cs="宋体"/>
                  <w:b w:val="0"/>
                  <w:bCs w:val="0"/>
                  <w:color w:val="auto"/>
                  <w:sz w:val="21"/>
                  <w:szCs w:val="21"/>
                  <w:lang w:eastAsia="zh-CN"/>
                </w:rPr>
                <w:t>投标人</w:t>
              </w:r>
            </w:ins>
            <w:ins w:id="221" w:author="Administrator" w:date="2023-10-08T10:14:40Z">
              <w:r>
                <w:rPr>
                  <w:rFonts w:hint="eastAsia" w:ascii="宋体" w:hAnsi="宋体" w:eastAsia="宋体" w:cs="宋体"/>
                  <w:b w:val="0"/>
                  <w:bCs w:val="0"/>
                  <w:color w:val="auto"/>
                  <w:sz w:val="21"/>
                  <w:szCs w:val="21"/>
                  <w:lang w:eastAsia="zh-CN"/>
                </w:rPr>
                <w:t>具有</w:t>
              </w:r>
            </w:ins>
            <w:ins w:id="222" w:author="Administrator" w:date="2023-10-08T10:14:43Z">
              <w:r>
                <w:rPr>
                  <w:rFonts w:hint="eastAsia" w:ascii="宋体" w:hAnsi="宋体" w:eastAsia="宋体" w:cs="宋体"/>
                  <w:b w:val="0"/>
                  <w:bCs w:val="0"/>
                  <w:color w:val="auto"/>
                  <w:sz w:val="21"/>
                  <w:szCs w:val="21"/>
                  <w:lang w:eastAsia="zh-CN"/>
                </w:rPr>
                <w:t>在</w:t>
              </w:r>
            </w:ins>
            <w:ins w:id="223" w:author="Administrator" w:date="2023-10-08T10:14:45Z">
              <w:r>
                <w:rPr>
                  <w:rFonts w:hint="eastAsia" w:ascii="宋体" w:hAnsi="宋体" w:eastAsia="宋体" w:cs="宋体"/>
                  <w:b w:val="0"/>
                  <w:bCs w:val="0"/>
                  <w:color w:val="auto"/>
                  <w:sz w:val="21"/>
                  <w:szCs w:val="21"/>
                  <w:lang w:eastAsia="zh-CN"/>
                </w:rPr>
                <w:t>有效期</w:t>
              </w:r>
            </w:ins>
            <w:ins w:id="224" w:author="Administrator" w:date="2023-10-08T10:14:46Z">
              <w:r>
                <w:rPr>
                  <w:rFonts w:hint="eastAsia" w:ascii="宋体" w:hAnsi="宋体" w:eastAsia="宋体" w:cs="宋体"/>
                  <w:b w:val="0"/>
                  <w:bCs w:val="0"/>
                  <w:color w:val="auto"/>
                  <w:sz w:val="21"/>
                  <w:szCs w:val="21"/>
                  <w:lang w:eastAsia="zh-CN"/>
                </w:rPr>
                <w:t>范围</w:t>
              </w:r>
            </w:ins>
            <w:ins w:id="225" w:author="Administrator" w:date="2023-10-08T10:14:47Z">
              <w:r>
                <w:rPr>
                  <w:rFonts w:hint="eastAsia" w:ascii="宋体" w:hAnsi="宋体" w:eastAsia="宋体" w:cs="宋体"/>
                  <w:b w:val="0"/>
                  <w:bCs w:val="0"/>
                  <w:color w:val="auto"/>
                  <w:sz w:val="21"/>
                  <w:szCs w:val="21"/>
                  <w:lang w:eastAsia="zh-CN"/>
                </w:rPr>
                <w:t>内的：</w:t>
              </w:r>
            </w:ins>
          </w:p>
          <w:p>
            <w:pPr>
              <w:wordWrap w:val="0"/>
              <w:spacing w:line="360" w:lineRule="auto"/>
              <w:rPr>
                <w:rFonts w:hint="eastAsia" w:ascii="宋体" w:hAnsi="宋体" w:eastAsia="宋体" w:cs="宋体"/>
                <w:color w:val="auto"/>
                <w:szCs w:val="21"/>
              </w:rPr>
            </w:pPr>
            <w:r>
              <w:rPr>
                <w:rFonts w:hint="eastAsia" w:ascii="宋体" w:hAnsi="宋体" w:eastAsia="宋体" w:cs="宋体"/>
                <w:color w:val="auto"/>
                <w:szCs w:val="21"/>
              </w:rPr>
              <w:t>1、</w:t>
            </w:r>
            <w:commentRangeStart w:id="5"/>
            <w:r>
              <w:rPr>
                <w:rFonts w:hint="eastAsia" w:ascii="宋体" w:hAnsi="宋体" w:eastAsia="宋体" w:cs="宋体"/>
                <w:color w:val="auto"/>
                <w:szCs w:val="21"/>
              </w:rPr>
              <w:t>具有广东省安全技术防范系统设计、施工、维修资格证书（要求资质等级：壹级）或在广东省公安机关进行同等级资质登记备案的，得20分；</w:t>
            </w:r>
            <w:commentRangeEnd w:id="5"/>
            <w:r>
              <w:commentReference w:id="5"/>
            </w:r>
          </w:p>
          <w:p>
            <w:pPr>
              <w:wordWrap w:val="0"/>
              <w:spacing w:line="360" w:lineRule="auto"/>
              <w:rPr>
                <w:rFonts w:hint="eastAsia" w:ascii="宋体" w:hAnsi="宋体" w:eastAsia="宋体" w:cs="宋体"/>
                <w:color w:val="auto"/>
                <w:szCs w:val="21"/>
              </w:rPr>
            </w:pPr>
            <w:r>
              <w:rPr>
                <w:rFonts w:hint="eastAsia" w:ascii="宋体" w:hAnsi="宋体" w:eastAsia="宋体" w:cs="宋体"/>
                <w:color w:val="auto"/>
                <w:szCs w:val="21"/>
              </w:rPr>
              <w:t>2、具有标准化等级认证证书</w:t>
            </w:r>
            <w:ins w:id="226" w:author="Administrator" w:date="2023-10-08T10:15:35Z">
              <w:r>
                <w:rPr>
                  <w:rFonts w:hint="eastAsia" w:ascii="宋体" w:hAnsi="宋体" w:eastAsia="宋体" w:cs="宋体"/>
                  <w:color w:val="auto"/>
                  <w:szCs w:val="21"/>
                  <w:lang w:eastAsia="zh-CN"/>
                </w:rPr>
                <w:t>的</w:t>
              </w:r>
            </w:ins>
            <w:r>
              <w:rPr>
                <w:rFonts w:hint="eastAsia" w:ascii="宋体" w:hAnsi="宋体" w:eastAsia="宋体" w:cs="宋体"/>
                <w:color w:val="auto"/>
                <w:szCs w:val="21"/>
              </w:rPr>
              <w:t>，得20分；</w:t>
            </w:r>
          </w:p>
          <w:p>
            <w:pPr>
              <w:wordWrap w:val="0"/>
              <w:spacing w:line="360" w:lineRule="auto"/>
              <w:rPr>
                <w:rFonts w:hint="eastAsia" w:ascii="宋体" w:hAnsi="宋体" w:eastAsia="宋体" w:cs="宋体"/>
                <w:color w:val="auto"/>
                <w:szCs w:val="21"/>
              </w:rPr>
            </w:pPr>
            <w:r>
              <w:rPr>
                <w:rFonts w:hint="eastAsia" w:ascii="宋体" w:hAnsi="宋体" w:eastAsia="宋体" w:cs="宋体"/>
                <w:color w:val="auto"/>
                <w:szCs w:val="21"/>
              </w:rPr>
              <w:t>3、具有合规管理体系认证证书</w:t>
            </w:r>
            <w:ins w:id="227" w:author="Administrator" w:date="2023-10-08T10:15:45Z">
              <w:r>
                <w:rPr>
                  <w:rFonts w:hint="eastAsia" w:ascii="宋体" w:hAnsi="宋体" w:eastAsia="宋体" w:cs="宋体"/>
                  <w:color w:val="auto"/>
                  <w:szCs w:val="21"/>
                  <w:lang w:eastAsia="zh-CN"/>
                </w:rPr>
                <w:t>的</w:t>
              </w:r>
            </w:ins>
            <w:r>
              <w:rPr>
                <w:rFonts w:hint="eastAsia" w:ascii="宋体" w:hAnsi="宋体" w:eastAsia="宋体" w:cs="宋体"/>
                <w:color w:val="auto"/>
                <w:szCs w:val="21"/>
              </w:rPr>
              <w:t>，得20分；</w:t>
            </w:r>
          </w:p>
          <w:p>
            <w:pPr>
              <w:wordWrap w:val="0"/>
              <w:spacing w:line="360" w:lineRule="auto"/>
              <w:rPr>
                <w:rFonts w:hint="eastAsia" w:ascii="宋体" w:hAnsi="宋体" w:eastAsia="宋体" w:cs="宋体"/>
                <w:color w:val="auto"/>
                <w:szCs w:val="21"/>
              </w:rPr>
            </w:pPr>
            <w:r>
              <w:rPr>
                <w:rFonts w:hint="eastAsia" w:ascii="宋体" w:hAnsi="宋体" w:eastAsia="宋体" w:cs="宋体"/>
                <w:color w:val="auto"/>
                <w:szCs w:val="21"/>
              </w:rPr>
              <w:t>4、具有售后服务认证证书</w:t>
            </w:r>
            <w:ins w:id="228" w:author="Administrator" w:date="2023-10-08T10:15:38Z">
              <w:r>
                <w:rPr>
                  <w:rFonts w:hint="eastAsia" w:ascii="宋体" w:hAnsi="宋体" w:eastAsia="宋体" w:cs="宋体"/>
                  <w:color w:val="auto"/>
                  <w:szCs w:val="21"/>
                  <w:lang w:eastAsia="zh-CN"/>
                </w:rPr>
                <w:t>的</w:t>
              </w:r>
            </w:ins>
            <w:r>
              <w:rPr>
                <w:rFonts w:hint="eastAsia" w:ascii="宋体" w:hAnsi="宋体" w:eastAsia="宋体" w:cs="宋体"/>
                <w:color w:val="auto"/>
                <w:szCs w:val="21"/>
              </w:rPr>
              <w:t>，得20分；</w:t>
            </w:r>
          </w:p>
          <w:p>
            <w:pPr>
              <w:wordWrap w:val="0"/>
              <w:spacing w:line="360" w:lineRule="auto"/>
              <w:rPr>
                <w:rFonts w:hint="eastAsia" w:ascii="宋体" w:hAnsi="宋体" w:eastAsia="宋体" w:cs="宋体"/>
                <w:color w:val="auto"/>
                <w:szCs w:val="21"/>
              </w:rPr>
            </w:pPr>
            <w:r>
              <w:rPr>
                <w:rFonts w:hint="eastAsia" w:ascii="宋体" w:hAnsi="宋体" w:eastAsia="宋体" w:cs="宋体"/>
                <w:color w:val="auto"/>
                <w:szCs w:val="21"/>
              </w:rPr>
              <w:t>5、具有供应链安全管理体系认证证书</w:t>
            </w:r>
            <w:ins w:id="229" w:author="Administrator" w:date="2023-10-08T10:15:43Z">
              <w:r>
                <w:rPr>
                  <w:rFonts w:hint="eastAsia" w:ascii="宋体" w:hAnsi="宋体" w:eastAsia="宋体" w:cs="宋体"/>
                  <w:color w:val="auto"/>
                  <w:szCs w:val="21"/>
                  <w:lang w:eastAsia="zh-CN"/>
                </w:rPr>
                <w:t>的</w:t>
              </w:r>
            </w:ins>
            <w:r>
              <w:rPr>
                <w:rFonts w:hint="eastAsia" w:ascii="宋体" w:hAnsi="宋体" w:eastAsia="宋体" w:cs="宋体"/>
                <w:color w:val="auto"/>
                <w:szCs w:val="21"/>
              </w:rPr>
              <w:t>，得20分。</w:t>
            </w:r>
          </w:p>
          <w:p>
            <w:pPr>
              <w:wordWrap w:val="0"/>
              <w:spacing w:line="360" w:lineRule="auto"/>
              <w:rPr>
                <w:ins w:id="230" w:author="Administrator" w:date="2023-10-08T10:16:09Z"/>
                <w:rFonts w:hint="eastAsia" w:ascii="宋体" w:hAnsi="宋体" w:eastAsia="宋体" w:cs="宋体"/>
                <w:color w:val="auto"/>
                <w:szCs w:val="21"/>
              </w:rPr>
            </w:pPr>
            <w:r>
              <w:rPr>
                <w:rFonts w:hint="eastAsia" w:ascii="宋体" w:hAnsi="宋体" w:eastAsia="宋体" w:cs="宋体"/>
                <w:color w:val="auto"/>
                <w:szCs w:val="21"/>
              </w:rPr>
              <w:t>以上</w:t>
            </w:r>
            <w:ins w:id="231" w:author="Administrator" w:date="2023-10-08T10:16:52Z">
              <w:r>
                <w:rPr>
                  <w:rFonts w:hint="eastAsia" w:ascii="宋体" w:hAnsi="宋体" w:eastAsia="宋体" w:cs="宋体"/>
                  <w:color w:val="auto"/>
                  <w:szCs w:val="21"/>
                  <w:lang w:eastAsia="zh-CN"/>
                </w:rPr>
                <w:t>五</w:t>
              </w:r>
            </w:ins>
            <w:r>
              <w:rPr>
                <w:rFonts w:hint="eastAsia" w:ascii="宋体" w:hAnsi="宋体" w:eastAsia="宋体" w:cs="宋体"/>
                <w:color w:val="auto"/>
                <w:szCs w:val="21"/>
              </w:rPr>
              <w:t>项累计</w:t>
            </w:r>
            <w:ins w:id="232" w:author="Administrator" w:date="2023-10-08T10:16:57Z">
              <w:r>
                <w:rPr>
                  <w:rFonts w:hint="eastAsia" w:ascii="宋体" w:hAnsi="宋体" w:eastAsia="宋体" w:cs="宋体"/>
                  <w:color w:val="auto"/>
                  <w:szCs w:val="21"/>
                  <w:lang w:eastAsia="zh-CN"/>
                </w:rPr>
                <w:t>最高</w:t>
              </w:r>
            </w:ins>
            <w:ins w:id="233" w:author="Administrator" w:date="2023-10-08T10:16:59Z">
              <w:r>
                <w:rPr>
                  <w:rFonts w:hint="eastAsia" w:ascii="宋体" w:hAnsi="宋体" w:eastAsia="宋体" w:cs="宋体"/>
                  <w:color w:val="auto"/>
                  <w:szCs w:val="21"/>
                  <w:lang w:eastAsia="zh-CN"/>
                </w:rPr>
                <w:t>得</w:t>
              </w:r>
            </w:ins>
            <w:r>
              <w:rPr>
                <w:rFonts w:hint="eastAsia" w:ascii="宋体" w:hAnsi="宋体" w:eastAsia="宋体" w:cs="宋体"/>
                <w:color w:val="auto"/>
                <w:szCs w:val="21"/>
              </w:rPr>
              <w:t>100分。</w:t>
            </w:r>
          </w:p>
          <w:p>
            <w:pPr>
              <w:pageBreakBefore w:val="0"/>
              <w:kinsoku/>
              <w:wordWrap w:val="0"/>
              <w:overflowPunct/>
              <w:topLinePunct w:val="0"/>
              <w:bidi w:val="0"/>
              <w:adjustRightInd/>
              <w:spacing w:beforeAutospacing="0" w:afterAutospacing="0" w:line="360" w:lineRule="auto"/>
              <w:ind w:left="0" w:leftChars="0" w:right="0" w:firstLine="0" w:firstLineChars="0"/>
              <w:rPr>
                <w:rFonts w:hint="eastAsia" w:ascii="宋体" w:hAnsi="宋体" w:eastAsia="宋体" w:cs="宋体"/>
                <w:b/>
                <w:bCs/>
                <w:color w:val="auto"/>
                <w:sz w:val="21"/>
                <w:szCs w:val="21"/>
                <w:lang w:eastAsia="zh-CN"/>
              </w:rPr>
            </w:pPr>
            <w:r>
              <w:rPr>
                <w:rFonts w:hint="eastAsia" w:ascii="宋体" w:hAnsi="宋体" w:eastAsia="宋体" w:cs="宋体"/>
                <w:b/>
                <w:bCs/>
                <w:color w:val="auto"/>
                <w:sz w:val="21"/>
                <w:szCs w:val="21"/>
                <w:lang w:eastAsia="zh-CN"/>
              </w:rPr>
              <w:t>证明文件：</w:t>
            </w:r>
          </w:p>
          <w:p>
            <w:pPr>
              <w:pageBreakBefore w:val="0"/>
              <w:kinsoku/>
              <w:wordWrap w:val="0"/>
              <w:overflowPunct/>
              <w:topLinePunct w:val="0"/>
              <w:bidi w:val="0"/>
              <w:adjustRightInd/>
              <w:spacing w:beforeAutospacing="0" w:afterAutospacing="0" w:line="360" w:lineRule="auto"/>
              <w:ind w:left="0" w:leftChars="0" w:right="0" w:rightChars="0" w:firstLine="0" w:firstLineChars="0"/>
              <w:jc w:val="left"/>
              <w:rPr>
                <w:ins w:id="234" w:author="Administrator" w:date="2023-10-08T10:17:56Z"/>
                <w:rFonts w:hint="eastAsia" w:ascii="宋体" w:hAnsi="宋体" w:eastAsia="宋体" w:cs="宋体"/>
                <w:color w:val="auto"/>
                <w:kern w:val="2"/>
                <w:sz w:val="21"/>
                <w:szCs w:val="21"/>
                <w:lang w:val="en-US" w:eastAsia="zh-CN" w:bidi="ar-SA"/>
              </w:rPr>
            </w:pPr>
            <w:ins w:id="235" w:author="Administrator" w:date="2023-10-08T10:17:40Z">
              <w:r>
                <w:rPr>
                  <w:rFonts w:hint="eastAsia" w:ascii="宋体" w:hAnsi="宋体" w:eastAsia="宋体" w:cs="宋体"/>
                  <w:color w:val="auto"/>
                  <w:kern w:val="2"/>
                  <w:sz w:val="21"/>
                  <w:szCs w:val="21"/>
                  <w:lang w:val="en-US" w:eastAsia="zh-CN" w:bidi="ar-SA"/>
                </w:rPr>
                <w:t>1、</w:t>
              </w:r>
            </w:ins>
            <w:ins w:id="236" w:author="Administrator" w:date="2023-10-08T10:17:43Z">
              <w:r>
                <w:rPr>
                  <w:rFonts w:hint="eastAsia" w:ascii="宋体" w:hAnsi="宋体" w:eastAsia="宋体" w:cs="宋体"/>
                  <w:color w:val="auto"/>
                  <w:kern w:val="2"/>
                  <w:sz w:val="21"/>
                  <w:szCs w:val="21"/>
                  <w:lang w:val="en-US" w:eastAsia="zh-CN" w:bidi="ar-SA"/>
                </w:rPr>
                <w:t>第</w:t>
              </w:r>
            </w:ins>
            <w:ins w:id="237" w:author="Administrator" w:date="2023-10-08T10:17:44Z">
              <w:r>
                <w:rPr>
                  <w:rFonts w:hint="eastAsia" w:ascii="宋体" w:hAnsi="宋体" w:eastAsia="宋体" w:cs="宋体"/>
                  <w:color w:val="auto"/>
                  <w:kern w:val="2"/>
                  <w:sz w:val="21"/>
                  <w:szCs w:val="21"/>
                  <w:lang w:val="en-US" w:eastAsia="zh-CN" w:bidi="ar-SA"/>
                </w:rPr>
                <w:t>2-</w:t>
              </w:r>
            </w:ins>
            <w:ins w:id="238" w:author="Administrator" w:date="2023-10-08T10:17:47Z">
              <w:r>
                <w:rPr>
                  <w:rFonts w:hint="eastAsia" w:ascii="宋体" w:hAnsi="宋体" w:eastAsia="宋体" w:cs="宋体"/>
                  <w:color w:val="auto"/>
                  <w:kern w:val="2"/>
                  <w:sz w:val="21"/>
                  <w:szCs w:val="21"/>
                  <w:lang w:val="en-US" w:eastAsia="zh-CN" w:bidi="ar-SA"/>
                </w:rPr>
                <w:t>5</w:t>
              </w:r>
            </w:ins>
            <w:ins w:id="239" w:author="Administrator" w:date="2023-10-08T10:17:49Z">
              <w:r>
                <w:rPr>
                  <w:rFonts w:hint="eastAsia" w:ascii="宋体" w:hAnsi="宋体" w:eastAsia="宋体" w:cs="宋体"/>
                  <w:color w:val="auto"/>
                  <w:kern w:val="2"/>
                  <w:sz w:val="21"/>
                  <w:szCs w:val="21"/>
                  <w:lang w:val="en-US" w:eastAsia="zh-CN" w:bidi="ar-SA"/>
                </w:rPr>
                <w:t>项</w:t>
              </w:r>
            </w:ins>
            <w:ins w:id="240" w:author="Administrator" w:date="2023-10-08T10:17:40Z">
              <w:r>
                <w:rPr>
                  <w:rFonts w:hint="eastAsia" w:ascii="宋体" w:hAnsi="宋体" w:eastAsia="宋体" w:cs="宋体"/>
                  <w:color w:val="auto"/>
                  <w:kern w:val="2"/>
                  <w:sz w:val="21"/>
                  <w:szCs w:val="21"/>
                  <w:lang w:val="en-US" w:eastAsia="zh-CN" w:bidi="ar-SA"/>
                </w:rPr>
                <w:t>提供有效期内的体系认证证书扫描件及在全国认证认可信息公共服务平台（认 e云）（http://cx.cnca.cn/CertECloud/index/index/page）查询有效的截图；</w:t>
              </w:r>
            </w:ins>
          </w:p>
          <w:p>
            <w:pPr>
              <w:pageBreakBefore w:val="0"/>
              <w:kinsoku/>
              <w:wordWrap w:val="0"/>
              <w:overflowPunct/>
              <w:topLinePunct w:val="0"/>
              <w:bidi w:val="0"/>
              <w:adjustRightInd/>
              <w:spacing w:beforeAutospacing="0" w:afterAutospacing="0" w:line="360" w:lineRule="auto"/>
              <w:ind w:left="0" w:leftChars="0" w:right="0" w:rightChars="0" w:firstLine="0" w:firstLineChars="0"/>
              <w:jc w:val="left"/>
              <w:rPr>
                <w:rFonts w:hint="eastAsia" w:ascii="宋体" w:hAnsi="宋体" w:eastAsia="宋体" w:cs="宋体"/>
                <w:color w:val="auto"/>
                <w:kern w:val="2"/>
                <w:sz w:val="21"/>
                <w:szCs w:val="21"/>
                <w:lang w:val="en-US" w:eastAsia="zh-CN" w:bidi="ar-SA"/>
              </w:rPr>
            </w:pPr>
            <w:ins w:id="241" w:author="Administrator" w:date="2023-10-08T10:17:40Z">
              <w:r>
                <w:rPr>
                  <w:rFonts w:hint="eastAsia" w:ascii="宋体" w:hAnsi="宋体" w:eastAsia="宋体" w:cs="宋体"/>
                  <w:color w:val="auto"/>
                  <w:kern w:val="2"/>
                  <w:sz w:val="21"/>
                  <w:szCs w:val="21"/>
                  <w:lang w:val="en-US" w:eastAsia="zh-CN" w:bidi="ar-SA"/>
                </w:rPr>
                <w:t>2、未提供或未按要求提供或提供的不清晰导致专家无法判断的，不得分。</w:t>
              </w:r>
            </w:ins>
            <w:ins w:id="242" w:author="Administrator" w:date="2023-10-08T10:18:09Z">
              <w:r>
                <w:rPr>
                  <w:rFonts w:hint="eastAsia" w:ascii="宋体" w:hAnsi="宋体" w:eastAsia="宋体" w:cs="宋体"/>
                  <w:color w:val="auto"/>
                  <w:kern w:val="2"/>
                  <w:sz w:val="21"/>
                  <w:szCs w:val="21"/>
                  <w:lang w:val="en-US" w:eastAsia="zh-CN" w:bidi="ar-SA"/>
                </w:rPr>
                <w:t>若投标人为分支机构（分公司）的，提供其总公司或集团的相关证书不计分。</w:t>
              </w:r>
            </w:ins>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kinsoku/>
              <w:overflowPunct/>
              <w:topLinePunct w:val="0"/>
              <w:autoSpaceDE/>
              <w:autoSpaceDN/>
              <w:bidi w:val="0"/>
              <w:adjustRightInd/>
              <w:spacing w:beforeAutospacing="0" w:afterAutospacing="0" w:line="360" w:lineRule="auto"/>
              <w:ind w:left="0" w:leftChars="0" w:right="0" w:rightChars="0" w:firstLine="0" w:firstLineChars="0"/>
              <w:jc w:val="center"/>
              <w:rPr>
                <w:rFonts w:hint="eastAsia" w:ascii="宋体" w:hAnsi="宋体" w:eastAsia="宋体" w:cs="宋体"/>
                <w:szCs w:val="21"/>
                <w:highlight w:val="none"/>
              </w:rPr>
            </w:pPr>
            <w:r>
              <w:rPr>
                <w:rFonts w:hint="eastAsia" w:ascii="宋体" w:hAnsi="宋体" w:eastAsia="宋体" w:cs="宋体"/>
                <w:sz w:val="21"/>
                <w:szCs w:val="21"/>
                <w:highlight w:val="none"/>
                <w:lang w:val="en-US" w:eastAsia="zh-CN"/>
              </w:rPr>
              <w:t>2</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kinsoku/>
              <w:overflowPunct/>
              <w:topLinePunct w:val="0"/>
              <w:bidi w:val="0"/>
              <w:adjustRightInd/>
              <w:spacing w:beforeAutospacing="0" w:afterAutospacing="0" w:line="360" w:lineRule="auto"/>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同类项目业绩</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kinsoku/>
              <w:overflowPunct/>
              <w:topLinePunct w:val="0"/>
              <w:bidi w:val="0"/>
              <w:adjustRightInd/>
              <w:spacing w:beforeAutospacing="0" w:afterAutospacing="0" w:line="360" w:lineRule="auto"/>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cs="宋体"/>
                <w:sz w:val="21"/>
                <w:szCs w:val="21"/>
                <w:lang w:val="en-US" w:eastAsia="zh-CN"/>
              </w:rPr>
              <w:t>2</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bCs/>
                <w:sz w:val="21"/>
                <w:szCs w:val="21"/>
                <w:highlight w:val="none"/>
                <w:lang w:eastAsia="zh-CN"/>
              </w:rPr>
            </w:pPr>
            <w:r>
              <w:rPr>
                <w:rFonts w:hint="eastAsia" w:ascii="宋体" w:hAnsi="宋体" w:eastAsia="宋体" w:cs="宋体"/>
                <w:b/>
                <w:bCs/>
                <w:sz w:val="21"/>
                <w:szCs w:val="21"/>
                <w:highlight w:val="none"/>
                <w:lang w:eastAsia="zh-CN"/>
              </w:rPr>
              <w:t>考察内容：</w:t>
            </w:r>
          </w:p>
          <w:p>
            <w:pPr>
              <w:keepNext w:val="0"/>
              <w:keepLines w:val="0"/>
              <w:pageBreakBefore w:val="0"/>
              <w:widowControl w:val="0"/>
              <w:kinsoku/>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del w:id="243" w:author="Administrator" w:date="2023-10-08T10:19:22Z">
              <w:r>
                <w:rPr>
                  <w:rFonts w:hint="eastAsia" w:ascii="宋体" w:hAnsi="宋体" w:eastAsia="宋体" w:cs="宋体"/>
                  <w:sz w:val="21"/>
                  <w:szCs w:val="21"/>
                  <w:highlight w:val="none"/>
                </w:rPr>
                <w:delText>提供投标人</w:delText>
              </w:r>
            </w:del>
            <w:r>
              <w:rPr>
                <w:rFonts w:hint="eastAsia" w:ascii="宋体" w:hAnsi="宋体" w:eastAsia="宋体" w:cs="宋体"/>
                <w:sz w:val="21"/>
                <w:szCs w:val="21"/>
                <w:highlight w:val="none"/>
              </w:rPr>
              <w:t>2020年</w:t>
            </w:r>
            <w:r>
              <w:rPr>
                <w:rFonts w:hint="eastAsia" w:ascii="宋体" w:hAnsi="宋体" w:cs="宋体"/>
                <w:sz w:val="21"/>
                <w:szCs w:val="21"/>
                <w:highlight w:val="none"/>
                <w:lang w:val="en-US" w:eastAsia="zh-CN"/>
              </w:rPr>
              <w:t>1</w:t>
            </w:r>
            <w:r>
              <w:rPr>
                <w:rFonts w:hint="eastAsia" w:ascii="宋体" w:hAnsi="宋体" w:eastAsia="宋体" w:cs="宋体"/>
                <w:sz w:val="21"/>
                <w:szCs w:val="21"/>
                <w:highlight w:val="none"/>
              </w:rPr>
              <w:t>月</w:t>
            </w:r>
            <w:ins w:id="244" w:author="Administrator" w:date="2023-10-08T10:19:25Z">
              <w:r>
                <w:rPr>
                  <w:rFonts w:hint="eastAsia" w:ascii="宋体" w:hAnsi="宋体" w:eastAsia="宋体" w:cs="宋体"/>
                  <w:sz w:val="21"/>
                  <w:szCs w:val="21"/>
                  <w:highlight w:val="none"/>
                  <w:lang w:val="en-US" w:eastAsia="zh-CN"/>
                </w:rPr>
                <w:t>1</w:t>
              </w:r>
            </w:ins>
            <w:ins w:id="245" w:author="Administrator" w:date="2023-10-08T10:19:26Z">
              <w:r>
                <w:rPr>
                  <w:rFonts w:hint="eastAsia" w:ascii="宋体" w:hAnsi="宋体" w:eastAsia="宋体" w:cs="宋体"/>
                  <w:sz w:val="21"/>
                  <w:szCs w:val="21"/>
                  <w:highlight w:val="none"/>
                  <w:lang w:val="en-US" w:eastAsia="zh-CN"/>
                </w:rPr>
                <w:t>日</w:t>
              </w:r>
            </w:ins>
            <w:r>
              <w:rPr>
                <w:rFonts w:hint="eastAsia" w:ascii="宋体" w:hAnsi="宋体" w:eastAsia="宋体" w:cs="宋体"/>
                <w:sz w:val="21"/>
                <w:szCs w:val="21"/>
                <w:highlight w:val="none"/>
              </w:rPr>
              <w:t>至本项目投标截止之日（以合同或协议签订时间为准）</w:t>
            </w:r>
            <w:ins w:id="246" w:author="Administrator" w:date="2023-10-08T10:20:10Z">
              <w:r>
                <w:rPr>
                  <w:rFonts w:hint="eastAsia" w:ascii="宋体" w:hAnsi="宋体" w:eastAsia="宋体" w:cs="宋体"/>
                  <w:sz w:val="21"/>
                  <w:szCs w:val="21"/>
                  <w:highlight w:val="none"/>
                  <w:lang w:eastAsia="zh-CN"/>
                </w:rPr>
                <w:t>，</w:t>
              </w:r>
            </w:ins>
            <w:ins w:id="247" w:author="Administrator" w:date="2023-10-08T10:20:12Z">
              <w:r>
                <w:rPr>
                  <w:rFonts w:hint="eastAsia" w:ascii="宋体" w:hAnsi="宋体" w:eastAsia="宋体" w:cs="宋体"/>
                  <w:sz w:val="21"/>
                  <w:szCs w:val="21"/>
                  <w:highlight w:val="none"/>
                  <w:lang w:eastAsia="zh-CN"/>
                </w:rPr>
                <w:t>投标人具有</w:t>
              </w:r>
            </w:ins>
            <w:commentRangeStart w:id="6"/>
            <w:r>
              <w:rPr>
                <w:rFonts w:hint="eastAsia" w:ascii="宋体" w:hAnsi="宋体" w:eastAsia="宋体" w:cs="宋体"/>
                <w:sz w:val="21"/>
                <w:szCs w:val="21"/>
                <w:highlight w:val="none"/>
              </w:rPr>
              <w:t>政务行业</w:t>
            </w:r>
            <w:commentRangeEnd w:id="6"/>
            <w:r>
              <w:commentReference w:id="6"/>
            </w:r>
            <w:r>
              <w:rPr>
                <w:rFonts w:hint="eastAsia" w:ascii="宋体" w:hAnsi="宋体" w:eastAsia="宋体" w:cs="宋体"/>
                <w:sz w:val="21"/>
                <w:szCs w:val="21"/>
                <w:highlight w:val="none"/>
              </w:rPr>
              <w:t>楼宇信息化建设项目业绩，每提供1个业绩得100分，其他情况不得分，最高得100分。</w:t>
            </w:r>
          </w:p>
          <w:p>
            <w:pPr>
              <w:wordWrap/>
              <w:spacing w:line="360" w:lineRule="auto"/>
              <w:rPr>
                <w:rFonts w:hint="eastAsia"/>
              </w:rPr>
            </w:pPr>
            <w:r>
              <w:rPr>
                <w:rFonts w:hint="eastAsia" w:ascii="宋体" w:hAnsi="宋体" w:eastAsia="宋体" w:cs="宋体"/>
                <w:b/>
                <w:bCs/>
                <w:sz w:val="21"/>
                <w:szCs w:val="21"/>
                <w:highlight w:val="none"/>
                <w:lang w:eastAsia="zh-CN"/>
              </w:rPr>
              <w:t>证明文件：</w:t>
            </w:r>
          </w:p>
          <w:p>
            <w:pPr>
              <w:keepNext w:val="0"/>
              <w:keepLines w:val="0"/>
              <w:pageBreakBefore w:val="0"/>
              <w:widowControl w:val="0"/>
              <w:kinsoku/>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提供合同或协议关键页（包括但不限于合同或协议首页、合同标的、盖章页等）扫描件。</w:t>
            </w:r>
            <w:r>
              <w:rPr>
                <w:rFonts w:hint="eastAsia" w:ascii="宋体" w:hAnsi="宋体" w:eastAsia="宋体" w:cs="宋体"/>
                <w:sz w:val="21"/>
                <w:szCs w:val="21"/>
                <w:highlight w:val="none"/>
                <w:lang w:eastAsia="zh-CN"/>
              </w:rPr>
              <w:t>（未提供或未按要求提供或提供的不清晰导致专家无法判断的，不得分）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kinsoku/>
              <w:overflowPunct/>
              <w:topLinePunct w:val="0"/>
              <w:autoSpaceDE/>
              <w:autoSpaceDN/>
              <w:bidi w:val="0"/>
              <w:adjustRightInd/>
              <w:spacing w:beforeAutospacing="0" w:afterAutospacing="0" w:line="360" w:lineRule="auto"/>
              <w:ind w:left="0" w:leftChars="0" w:right="0" w:rightChars="0" w:firstLine="0" w:firstLineChars="0"/>
              <w:jc w:val="center"/>
              <w:rPr>
                <w:rFonts w:hint="eastAsia" w:ascii="宋体" w:hAnsi="宋体" w:eastAsia="宋体" w:cs="宋体"/>
                <w:szCs w:val="21"/>
                <w:highlight w:val="none"/>
              </w:rPr>
            </w:pPr>
            <w:r>
              <w:rPr>
                <w:rFonts w:hint="eastAsia" w:ascii="宋体" w:hAnsi="宋体" w:eastAsia="宋体" w:cs="宋体"/>
                <w:sz w:val="21"/>
                <w:szCs w:val="21"/>
                <w:highlight w:val="none"/>
                <w:lang w:val="en-US" w:eastAsia="zh-CN"/>
              </w:rPr>
              <w:t>3</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kinsoku/>
              <w:overflowPunct/>
              <w:topLinePunct w:val="0"/>
              <w:bidi w:val="0"/>
              <w:adjustRightInd/>
              <w:spacing w:beforeAutospacing="0" w:afterAutospacing="0" w:line="360" w:lineRule="auto"/>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投标人相关</w:t>
            </w:r>
            <w:r>
              <w:rPr>
                <w:rFonts w:hint="eastAsia" w:ascii="宋体" w:hAnsi="宋体" w:cs="宋体"/>
                <w:sz w:val="21"/>
                <w:szCs w:val="21"/>
                <w:lang w:val="en-US" w:eastAsia="zh-CN"/>
              </w:rPr>
              <w:t>知识产权</w:t>
            </w:r>
            <w:r>
              <w:rPr>
                <w:rFonts w:hint="eastAsia" w:ascii="宋体" w:hAnsi="宋体" w:eastAsia="宋体" w:cs="宋体"/>
                <w:sz w:val="21"/>
                <w:szCs w:val="21"/>
              </w:rPr>
              <w:t>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kinsoku/>
              <w:overflowPunct/>
              <w:topLinePunct w:val="0"/>
              <w:bidi w:val="0"/>
              <w:adjustRightInd/>
              <w:spacing w:beforeAutospacing="0" w:afterAutospacing="0" w:line="360" w:lineRule="auto"/>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cs="宋体"/>
                <w:sz w:val="21"/>
                <w:szCs w:val="21"/>
                <w:lang w:val="en-US" w:eastAsia="zh-CN"/>
              </w:rPr>
              <w:t>2</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overflowPunct/>
              <w:topLinePunct w:val="0"/>
              <w:autoSpaceDE/>
              <w:autoSpaceDN/>
              <w:bidi w:val="0"/>
              <w:adjustRightInd/>
              <w:snapToGrid/>
              <w:spacing w:beforeAutospacing="0" w:afterAutospacing="0" w:line="360" w:lineRule="auto"/>
              <w:ind w:left="0" w:leftChars="0" w:right="0" w:firstLine="0" w:firstLineChars="0"/>
              <w:textAlignment w:val="auto"/>
              <w:rPr>
                <w:ins w:id="248" w:author="Administrator" w:date="2023-10-08T10:21:31Z"/>
                <w:rFonts w:hint="eastAsia" w:ascii="宋体" w:hAnsi="宋体" w:eastAsia="宋体" w:cs="宋体"/>
                <w:b/>
                <w:bCs/>
                <w:sz w:val="21"/>
                <w:szCs w:val="21"/>
                <w:highlight w:val="none"/>
                <w:lang w:eastAsia="zh-CN"/>
                <w:rPrChange w:id="249" w:author="Administrator" w:date="2023-10-08T10:21:59Z">
                  <w:rPr>
                    <w:ins w:id="250" w:author="Administrator" w:date="2023-10-08T10:21:31Z"/>
                    <w:rFonts w:hint="eastAsia" w:ascii="宋体" w:hAnsi="宋体" w:eastAsia="宋体" w:cs="宋体"/>
                    <w:b/>
                    <w:bCs/>
                    <w:sz w:val="21"/>
                    <w:szCs w:val="21"/>
                    <w:highlight w:val="none"/>
                    <w:lang w:eastAsia="zh-CN"/>
                  </w:rPr>
                </w:rPrChange>
              </w:rPr>
            </w:pPr>
            <w:ins w:id="251" w:author="Administrator" w:date="2023-10-08T10:21:31Z">
              <w:r>
                <w:rPr>
                  <w:rFonts w:hint="eastAsia" w:ascii="宋体" w:hAnsi="宋体" w:eastAsia="宋体" w:cs="宋体"/>
                  <w:b/>
                  <w:bCs/>
                  <w:sz w:val="21"/>
                  <w:szCs w:val="21"/>
                  <w:highlight w:val="none"/>
                  <w:lang w:eastAsia="zh-CN"/>
                  <w:rPrChange w:id="252" w:author="Administrator" w:date="2023-10-08T10:21:59Z">
                    <w:rPr>
                      <w:rFonts w:hint="eastAsia" w:ascii="宋体" w:hAnsi="宋体" w:eastAsia="宋体" w:cs="宋体"/>
                      <w:b/>
                      <w:bCs/>
                      <w:sz w:val="21"/>
                      <w:szCs w:val="21"/>
                      <w:highlight w:val="none"/>
                      <w:lang w:eastAsia="zh-CN"/>
                    </w:rPr>
                  </w:rPrChange>
                </w:rPr>
                <w:t>考察内容：</w:t>
              </w:r>
            </w:ins>
          </w:p>
          <w:p>
            <w:pPr>
              <w:keepNext w:val="0"/>
              <w:keepLines w:val="0"/>
              <w:pageBreakBefore w:val="0"/>
              <w:widowControl w:val="0"/>
              <w:kinsoku/>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Change w:id="254" w:author="Administrator" w:date="2023-10-08T10:21:59Z">
                  <w:rPr>
                    <w:rFonts w:hint="eastAsia" w:ascii="宋体" w:hAnsi="宋体" w:eastAsia="宋体" w:cs="宋体"/>
                    <w:sz w:val="21"/>
                    <w:szCs w:val="21"/>
                    <w:highlight w:val="none"/>
                  </w:rPr>
                </w:rPrChange>
              </w:rPr>
            </w:pPr>
            <w:r>
              <w:rPr>
                <w:rFonts w:hint="eastAsia" w:ascii="宋体" w:hAnsi="宋体" w:eastAsia="宋体" w:cs="宋体"/>
                <w:sz w:val="21"/>
                <w:szCs w:val="21"/>
                <w:highlight w:val="none"/>
                <w:rPrChange w:id="255" w:author="Administrator" w:date="2023-10-08T10:21:59Z">
                  <w:rPr>
                    <w:rFonts w:hint="eastAsia" w:ascii="宋体" w:hAnsi="宋体" w:eastAsia="宋体" w:cs="宋体"/>
                    <w:sz w:val="21"/>
                    <w:szCs w:val="21"/>
                    <w:highlight w:val="none"/>
                  </w:rPr>
                </w:rPrChange>
              </w:rPr>
              <w:t>考察投标人获得的</w:t>
            </w:r>
            <w:r>
              <w:rPr>
                <w:rFonts w:hint="eastAsia" w:ascii="宋体" w:hAnsi="宋体" w:cs="宋体"/>
                <w:sz w:val="21"/>
                <w:szCs w:val="21"/>
                <w:highlight w:val="none"/>
                <w:lang w:val="en-US" w:eastAsia="zh-CN"/>
                <w:rPrChange w:id="256" w:author="Administrator" w:date="2023-10-08T10:21:59Z">
                  <w:rPr>
                    <w:rFonts w:hint="eastAsia" w:ascii="宋体" w:hAnsi="宋体" w:cs="宋体"/>
                    <w:sz w:val="21"/>
                    <w:szCs w:val="21"/>
                    <w:highlight w:val="none"/>
                    <w:lang w:val="en-US" w:eastAsia="zh-CN"/>
                  </w:rPr>
                </w:rPrChange>
              </w:rPr>
              <w:t>知识产权</w:t>
            </w:r>
            <w:r>
              <w:rPr>
                <w:rFonts w:hint="eastAsia" w:ascii="宋体" w:hAnsi="宋体" w:eastAsia="宋体" w:cs="宋体"/>
                <w:sz w:val="21"/>
                <w:szCs w:val="21"/>
                <w:highlight w:val="none"/>
                <w:rPrChange w:id="257" w:author="Administrator" w:date="2023-10-08T10:21:59Z">
                  <w:rPr>
                    <w:rFonts w:hint="eastAsia" w:ascii="宋体" w:hAnsi="宋体" w:eastAsia="宋体" w:cs="宋体"/>
                    <w:sz w:val="21"/>
                    <w:szCs w:val="21"/>
                    <w:highlight w:val="none"/>
                  </w:rPr>
                </w:rPrChange>
              </w:rPr>
              <w:t>情况：</w:t>
            </w:r>
          </w:p>
          <w:p>
            <w:pPr>
              <w:pStyle w:val="2"/>
              <w:rPr>
                <w:rFonts w:hint="eastAsia" w:ascii="宋体" w:hAnsi="宋体" w:eastAsia="宋体" w:cs="宋体"/>
                <w:sz w:val="21"/>
                <w:szCs w:val="21"/>
                <w:lang w:val="en-US" w:eastAsia="zh-CN"/>
              </w:rPr>
            </w:pP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一</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软件著作权登记证书</w:t>
            </w:r>
            <w:r>
              <w:rPr>
                <w:rFonts w:hint="eastAsia" w:ascii="宋体" w:hAnsi="宋体" w:eastAsia="宋体" w:cs="宋体"/>
                <w:sz w:val="21"/>
                <w:szCs w:val="21"/>
                <w:highlight w:val="none"/>
                <w:lang w:val="en-US" w:eastAsia="zh-CN"/>
              </w:rPr>
              <w:t>情况：</w:t>
            </w:r>
          </w:p>
          <w:p>
            <w:pPr>
              <w:keepNext w:val="0"/>
              <w:keepLines w:val="0"/>
              <w:pageBreakBefore w:val="0"/>
              <w:widowControl w:val="0"/>
              <w:kinsoku/>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Change w:id="258" w:author="Administrator" w:date="2023-10-08T10:21:59Z">
                  <w:rPr>
                    <w:rFonts w:hint="eastAsia" w:ascii="宋体" w:hAnsi="宋体" w:eastAsia="宋体" w:cs="宋体"/>
                    <w:sz w:val="21"/>
                    <w:szCs w:val="21"/>
                    <w:highlight w:val="none"/>
                  </w:rPr>
                </w:rPrChange>
              </w:rPr>
            </w:pPr>
            <w:r>
              <w:rPr>
                <w:rFonts w:hint="eastAsia" w:ascii="宋体" w:hAnsi="宋体" w:eastAsia="宋体" w:cs="宋体"/>
                <w:sz w:val="21"/>
                <w:szCs w:val="21"/>
                <w:highlight w:val="none"/>
                <w:rPrChange w:id="259" w:author="Administrator" w:date="2023-10-08T10:21:59Z">
                  <w:rPr>
                    <w:rFonts w:hint="eastAsia" w:ascii="宋体" w:hAnsi="宋体" w:eastAsia="宋体" w:cs="宋体"/>
                    <w:sz w:val="21"/>
                    <w:szCs w:val="21"/>
                    <w:highlight w:val="none"/>
                  </w:rPr>
                </w:rPrChange>
              </w:rPr>
              <w:t>1</w:t>
            </w:r>
            <w:ins w:id="260" w:author="Administrator" w:date="2023-10-08T10:22:07Z">
              <w:r>
                <w:rPr>
                  <w:rFonts w:hint="eastAsia" w:ascii="宋体" w:hAnsi="宋体" w:eastAsia="宋体" w:cs="宋体"/>
                  <w:sz w:val="21"/>
                  <w:szCs w:val="21"/>
                  <w:highlight w:val="none"/>
                  <w:lang w:eastAsia="zh-CN"/>
                </w:rPr>
                <w:t>、</w:t>
              </w:r>
            </w:ins>
            <w:r>
              <w:rPr>
                <w:rFonts w:hint="eastAsia" w:ascii="宋体" w:hAnsi="宋体" w:eastAsia="宋体" w:cs="宋体"/>
                <w:sz w:val="21"/>
                <w:szCs w:val="21"/>
                <w:highlight w:val="none"/>
                <w:rPrChange w:id="261" w:author="Administrator" w:date="2023-10-08T10:21:59Z">
                  <w:rPr>
                    <w:rFonts w:hint="eastAsia" w:ascii="宋体" w:hAnsi="宋体" w:eastAsia="宋体" w:cs="宋体"/>
                    <w:sz w:val="21"/>
                    <w:szCs w:val="21"/>
                    <w:highlight w:val="none"/>
                  </w:rPr>
                </w:rPrChange>
              </w:rPr>
              <w:t>具有</w:t>
            </w:r>
            <w:ins w:id="262" w:author="Administrator" w:date="2023-10-08T10:22:16Z">
              <w:r>
                <w:rPr>
                  <w:rFonts w:hint="eastAsia" w:ascii="宋体" w:hAnsi="宋体" w:eastAsia="宋体" w:cs="宋体"/>
                  <w:sz w:val="21"/>
                  <w:szCs w:val="21"/>
                  <w:highlight w:val="none"/>
                  <w:lang w:eastAsia="zh-CN"/>
                </w:rPr>
                <w:t>版权</w:t>
              </w:r>
            </w:ins>
            <w:ins w:id="263" w:author="Administrator" w:date="2023-10-08T10:22:17Z">
              <w:r>
                <w:rPr>
                  <w:rFonts w:hint="eastAsia" w:ascii="宋体" w:hAnsi="宋体" w:eastAsia="宋体" w:cs="宋体"/>
                  <w:sz w:val="21"/>
                  <w:szCs w:val="21"/>
                  <w:highlight w:val="none"/>
                  <w:lang w:eastAsia="zh-CN"/>
                </w:rPr>
                <w:t>部门</w:t>
              </w:r>
            </w:ins>
            <w:ins w:id="264" w:author="Administrator" w:date="2023-10-08T10:22:34Z">
              <w:r>
                <w:rPr>
                  <w:rFonts w:hint="eastAsia" w:ascii="宋体" w:hAnsi="宋体" w:eastAsia="宋体" w:cs="宋体"/>
                  <w:sz w:val="21"/>
                  <w:szCs w:val="21"/>
                  <w:highlight w:val="none"/>
                  <w:lang w:eastAsia="zh-CN"/>
                </w:rPr>
                <w:t>颁发的</w:t>
              </w:r>
            </w:ins>
            <w:r>
              <w:rPr>
                <w:rFonts w:hint="eastAsia" w:ascii="宋体" w:hAnsi="宋体" w:eastAsia="宋体" w:cs="宋体"/>
                <w:sz w:val="21"/>
                <w:szCs w:val="21"/>
                <w:highlight w:val="none"/>
                <w:rPrChange w:id="265" w:author="Administrator" w:date="2023-10-08T10:21:59Z">
                  <w:rPr>
                    <w:rFonts w:hint="eastAsia" w:ascii="宋体" w:hAnsi="宋体" w:eastAsia="宋体" w:cs="宋体"/>
                    <w:sz w:val="21"/>
                    <w:szCs w:val="21"/>
                    <w:highlight w:val="none"/>
                  </w:rPr>
                </w:rPrChange>
              </w:rPr>
              <w:t>大屏控制系统类软件著作权登记证书（</w:t>
            </w:r>
            <w:ins w:id="266" w:author="Administrator" w:date="2023-10-08T10:22:50Z">
              <w:r>
                <w:rPr>
                  <w:rFonts w:hint="eastAsia" w:ascii="宋体" w:hAnsi="宋体" w:eastAsia="宋体" w:cs="宋体"/>
                  <w:sz w:val="21"/>
                  <w:szCs w:val="21"/>
                  <w:highlight w:val="none"/>
                  <w:lang w:eastAsia="zh-CN"/>
                </w:rPr>
                <w:t>需</w:t>
              </w:r>
            </w:ins>
            <w:r>
              <w:rPr>
                <w:rFonts w:hint="eastAsia" w:ascii="宋体" w:hAnsi="宋体" w:eastAsia="宋体" w:cs="宋体"/>
                <w:sz w:val="21"/>
                <w:szCs w:val="21"/>
                <w:highlight w:val="none"/>
                <w:rPrChange w:id="267" w:author="Administrator" w:date="2023-10-08T10:21:59Z">
                  <w:rPr>
                    <w:rFonts w:hint="eastAsia" w:ascii="宋体" w:hAnsi="宋体" w:eastAsia="宋体" w:cs="宋体"/>
                    <w:sz w:val="21"/>
                    <w:szCs w:val="21"/>
                    <w:highlight w:val="none"/>
                  </w:rPr>
                </w:rPrChange>
              </w:rPr>
              <w:t>含关键字：</w:t>
            </w:r>
            <w:commentRangeStart w:id="7"/>
            <w:r>
              <w:rPr>
                <w:rFonts w:hint="eastAsia" w:ascii="宋体" w:hAnsi="宋体" w:eastAsia="宋体" w:cs="宋体"/>
                <w:sz w:val="21"/>
                <w:szCs w:val="21"/>
                <w:highlight w:val="none"/>
                <w:rPrChange w:id="267" w:author="Administrator" w:date="2023-10-08T10:21:59Z">
                  <w:rPr>
                    <w:rFonts w:hint="eastAsia" w:ascii="宋体" w:hAnsi="宋体" w:eastAsia="宋体" w:cs="宋体"/>
                    <w:sz w:val="21"/>
                    <w:szCs w:val="21"/>
                    <w:highlight w:val="none"/>
                  </w:rPr>
                </w:rPrChange>
              </w:rPr>
              <w:t>“大屏控制”</w:t>
            </w:r>
            <w:commentRangeEnd w:id="7"/>
            <w:r>
              <w:commentReference w:id="7"/>
            </w:r>
            <w:r>
              <w:rPr>
                <w:rFonts w:hint="eastAsia" w:ascii="宋体" w:hAnsi="宋体" w:eastAsia="宋体" w:cs="宋体"/>
                <w:sz w:val="21"/>
                <w:szCs w:val="21"/>
                <w:highlight w:val="none"/>
                <w:rPrChange w:id="268" w:author="Administrator" w:date="2023-10-08T10:21:59Z">
                  <w:rPr>
                    <w:rFonts w:hint="eastAsia" w:ascii="宋体" w:hAnsi="宋体" w:eastAsia="宋体" w:cs="宋体"/>
                    <w:sz w:val="21"/>
                    <w:szCs w:val="21"/>
                    <w:highlight w:val="none"/>
                  </w:rPr>
                </w:rPrChange>
              </w:rPr>
              <w:t>）的得</w:t>
            </w:r>
            <w:r>
              <w:rPr>
                <w:rFonts w:hint="eastAsia" w:ascii="宋体" w:hAnsi="宋体" w:cs="宋体"/>
                <w:sz w:val="21"/>
                <w:szCs w:val="21"/>
                <w:highlight w:val="none"/>
                <w:lang w:val="en-US" w:eastAsia="zh-CN"/>
                <w:rPrChange w:id="269" w:author="Administrator" w:date="2023-10-08T10:21:59Z">
                  <w:rPr>
                    <w:rFonts w:hint="eastAsia" w:ascii="宋体" w:hAnsi="宋体" w:cs="宋体"/>
                    <w:sz w:val="21"/>
                    <w:szCs w:val="21"/>
                    <w:highlight w:val="none"/>
                    <w:lang w:val="en-US" w:eastAsia="zh-CN"/>
                  </w:rPr>
                </w:rPrChange>
              </w:rPr>
              <w:t>20</w:t>
            </w:r>
            <w:r>
              <w:rPr>
                <w:rFonts w:hint="eastAsia" w:ascii="宋体" w:hAnsi="宋体" w:eastAsia="宋体" w:cs="宋体"/>
                <w:sz w:val="21"/>
                <w:szCs w:val="21"/>
                <w:highlight w:val="none"/>
                <w:rPrChange w:id="270" w:author="Administrator" w:date="2023-10-08T10:21:59Z">
                  <w:rPr>
                    <w:rFonts w:hint="eastAsia" w:ascii="宋体" w:hAnsi="宋体" w:eastAsia="宋体" w:cs="宋体"/>
                    <w:sz w:val="21"/>
                    <w:szCs w:val="21"/>
                    <w:highlight w:val="none"/>
                  </w:rPr>
                </w:rPrChange>
              </w:rPr>
              <w:t>分</w:t>
            </w:r>
            <w:r>
              <w:rPr>
                <w:rFonts w:hint="eastAsia" w:ascii="宋体" w:hAnsi="宋体" w:eastAsia="宋体" w:cs="宋体"/>
                <w:sz w:val="21"/>
                <w:szCs w:val="21"/>
                <w:highlight w:val="none"/>
                <w:rPrChange w:id="271" w:author="Administrator" w:date="2023-10-08T10:21:59Z">
                  <w:rPr>
                    <w:rFonts w:hint="eastAsia" w:ascii="宋体" w:hAnsi="宋体" w:eastAsia="宋体" w:cs="宋体"/>
                    <w:sz w:val="21"/>
                    <w:szCs w:val="21"/>
                    <w:highlight w:val="none"/>
                  </w:rPr>
                </w:rPrChange>
              </w:rPr>
              <w:t>；</w:t>
            </w:r>
          </w:p>
          <w:p>
            <w:pPr>
              <w:keepNext w:val="0"/>
              <w:keepLines w:val="0"/>
              <w:pageBreakBefore w:val="0"/>
              <w:widowControl w:val="0"/>
              <w:kinsoku/>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Change w:id="272" w:author="Administrator" w:date="2023-10-08T10:21:59Z">
                  <w:rPr>
                    <w:rFonts w:hint="eastAsia" w:ascii="宋体" w:hAnsi="宋体" w:eastAsia="宋体" w:cs="宋体"/>
                    <w:sz w:val="21"/>
                    <w:szCs w:val="21"/>
                    <w:highlight w:val="none"/>
                  </w:rPr>
                </w:rPrChange>
              </w:rPr>
            </w:pPr>
            <w:r>
              <w:rPr>
                <w:rFonts w:hint="eastAsia" w:ascii="宋体" w:hAnsi="宋体" w:eastAsia="宋体" w:cs="宋体"/>
                <w:sz w:val="21"/>
                <w:szCs w:val="21"/>
                <w:highlight w:val="none"/>
                <w:rPrChange w:id="273" w:author="Administrator" w:date="2023-10-08T10:21:59Z">
                  <w:rPr>
                    <w:rFonts w:hint="eastAsia" w:ascii="宋体" w:hAnsi="宋体" w:eastAsia="宋体" w:cs="宋体"/>
                    <w:sz w:val="21"/>
                    <w:szCs w:val="21"/>
                    <w:highlight w:val="none"/>
                  </w:rPr>
                </w:rPrChange>
              </w:rPr>
              <w:t>2</w:t>
            </w:r>
            <w:ins w:id="274" w:author="Administrator" w:date="2023-10-08T10:24:18Z">
              <w:r>
                <w:rPr>
                  <w:rFonts w:hint="eastAsia" w:ascii="宋体" w:hAnsi="宋体" w:eastAsia="宋体" w:cs="宋体"/>
                  <w:sz w:val="21"/>
                  <w:szCs w:val="21"/>
                  <w:highlight w:val="none"/>
                  <w:lang w:eastAsia="zh-CN"/>
                </w:rPr>
                <w:t>、</w:t>
              </w:r>
            </w:ins>
            <w:r>
              <w:rPr>
                <w:rFonts w:hint="eastAsia" w:ascii="宋体" w:hAnsi="宋体" w:eastAsia="宋体" w:cs="宋体"/>
                <w:sz w:val="21"/>
                <w:szCs w:val="21"/>
                <w:highlight w:val="none"/>
                <w:rPrChange w:id="275" w:author="Administrator" w:date="2023-10-08T10:21:59Z">
                  <w:rPr>
                    <w:rFonts w:hint="eastAsia" w:ascii="宋体" w:hAnsi="宋体" w:eastAsia="宋体" w:cs="宋体"/>
                    <w:sz w:val="21"/>
                    <w:szCs w:val="21"/>
                    <w:highlight w:val="none"/>
                  </w:rPr>
                </w:rPrChange>
              </w:rPr>
              <w:t>具有</w:t>
            </w:r>
            <w:ins w:id="276" w:author="Administrator" w:date="2023-10-08T10:22:39Z">
              <w:r>
                <w:rPr>
                  <w:rFonts w:hint="eastAsia" w:ascii="宋体" w:hAnsi="宋体" w:eastAsia="宋体" w:cs="宋体"/>
                  <w:sz w:val="21"/>
                  <w:szCs w:val="21"/>
                  <w:highlight w:val="none"/>
                  <w:lang w:eastAsia="zh-CN"/>
                </w:rPr>
                <w:t>版权部门颁发的</w:t>
              </w:r>
            </w:ins>
            <w:r>
              <w:rPr>
                <w:rFonts w:hint="eastAsia" w:ascii="宋体" w:hAnsi="宋体" w:eastAsia="宋体" w:cs="宋体"/>
                <w:sz w:val="21"/>
                <w:szCs w:val="21"/>
                <w:highlight w:val="none"/>
                <w:rPrChange w:id="277" w:author="Administrator" w:date="2023-10-08T10:21:59Z">
                  <w:rPr>
                    <w:rFonts w:hint="eastAsia" w:ascii="宋体" w:hAnsi="宋体" w:eastAsia="宋体" w:cs="宋体"/>
                    <w:sz w:val="21"/>
                    <w:szCs w:val="21"/>
                    <w:highlight w:val="none"/>
                  </w:rPr>
                </w:rPrChange>
              </w:rPr>
              <w:t>业务监控系统类软件著作权登记证书（</w:t>
            </w:r>
            <w:ins w:id="278" w:author="Administrator" w:date="2023-10-08T10:22:52Z">
              <w:r>
                <w:rPr>
                  <w:rFonts w:hint="eastAsia" w:ascii="宋体" w:hAnsi="宋体" w:eastAsia="宋体" w:cs="宋体"/>
                  <w:sz w:val="21"/>
                  <w:szCs w:val="21"/>
                  <w:highlight w:val="none"/>
                  <w:lang w:eastAsia="zh-CN"/>
                </w:rPr>
                <w:t>需</w:t>
              </w:r>
            </w:ins>
            <w:r>
              <w:rPr>
                <w:rFonts w:hint="eastAsia" w:ascii="宋体" w:hAnsi="宋体" w:eastAsia="宋体" w:cs="宋体"/>
                <w:sz w:val="21"/>
                <w:szCs w:val="21"/>
                <w:highlight w:val="none"/>
                <w:rPrChange w:id="279" w:author="Administrator" w:date="2023-10-08T10:21:59Z">
                  <w:rPr>
                    <w:rFonts w:hint="eastAsia" w:ascii="宋体" w:hAnsi="宋体" w:eastAsia="宋体" w:cs="宋体"/>
                    <w:sz w:val="21"/>
                    <w:szCs w:val="21"/>
                    <w:highlight w:val="none"/>
                  </w:rPr>
                </w:rPrChange>
              </w:rPr>
              <w:t>含关键字：</w:t>
            </w:r>
            <w:commentRangeStart w:id="8"/>
            <w:r>
              <w:rPr>
                <w:rFonts w:hint="eastAsia" w:ascii="宋体" w:hAnsi="宋体" w:eastAsia="宋体" w:cs="宋体"/>
                <w:sz w:val="21"/>
                <w:szCs w:val="21"/>
                <w:highlight w:val="none"/>
                <w:rPrChange w:id="279" w:author="Administrator" w:date="2023-10-08T10:21:59Z">
                  <w:rPr>
                    <w:rFonts w:hint="eastAsia" w:ascii="宋体" w:hAnsi="宋体" w:eastAsia="宋体" w:cs="宋体"/>
                    <w:sz w:val="21"/>
                    <w:szCs w:val="21"/>
                    <w:highlight w:val="none"/>
                  </w:rPr>
                </w:rPrChange>
              </w:rPr>
              <w:t>“业务监控系统”</w:t>
            </w:r>
            <w:commentRangeEnd w:id="8"/>
            <w:r>
              <w:commentReference w:id="8"/>
            </w:r>
            <w:r>
              <w:rPr>
                <w:rFonts w:hint="eastAsia" w:ascii="宋体" w:hAnsi="宋体" w:eastAsia="宋体" w:cs="宋体"/>
                <w:sz w:val="21"/>
                <w:szCs w:val="21"/>
                <w:highlight w:val="none"/>
                <w:rPrChange w:id="280" w:author="Administrator" w:date="2023-10-08T10:21:59Z">
                  <w:rPr>
                    <w:rFonts w:hint="eastAsia" w:ascii="宋体" w:hAnsi="宋体" w:eastAsia="宋体" w:cs="宋体"/>
                    <w:sz w:val="21"/>
                    <w:szCs w:val="21"/>
                    <w:highlight w:val="none"/>
                  </w:rPr>
                </w:rPrChange>
              </w:rPr>
              <w:t>）的得</w:t>
            </w:r>
            <w:r>
              <w:rPr>
                <w:rFonts w:hint="eastAsia" w:ascii="宋体" w:hAnsi="宋体" w:cs="宋体"/>
                <w:sz w:val="21"/>
                <w:szCs w:val="21"/>
                <w:highlight w:val="none"/>
                <w:lang w:val="en-US" w:eastAsia="zh-CN"/>
                <w:rPrChange w:id="281" w:author="Administrator" w:date="2023-10-08T10:21:59Z">
                  <w:rPr>
                    <w:rFonts w:hint="eastAsia" w:ascii="宋体" w:hAnsi="宋体" w:cs="宋体"/>
                    <w:sz w:val="21"/>
                    <w:szCs w:val="21"/>
                    <w:highlight w:val="none"/>
                    <w:lang w:val="en-US" w:eastAsia="zh-CN"/>
                  </w:rPr>
                </w:rPrChange>
              </w:rPr>
              <w:t>20</w:t>
            </w:r>
            <w:r>
              <w:rPr>
                <w:rFonts w:hint="eastAsia" w:ascii="宋体" w:hAnsi="宋体" w:eastAsia="宋体" w:cs="宋体"/>
                <w:sz w:val="21"/>
                <w:szCs w:val="21"/>
                <w:highlight w:val="none"/>
                <w:rPrChange w:id="282" w:author="Administrator" w:date="2023-10-08T10:21:59Z">
                  <w:rPr>
                    <w:rFonts w:hint="eastAsia" w:ascii="宋体" w:hAnsi="宋体" w:eastAsia="宋体" w:cs="宋体"/>
                    <w:sz w:val="21"/>
                    <w:szCs w:val="21"/>
                    <w:highlight w:val="none"/>
                  </w:rPr>
                </w:rPrChange>
              </w:rPr>
              <w:t>分</w:t>
            </w:r>
            <w:r>
              <w:rPr>
                <w:rFonts w:hint="eastAsia" w:ascii="宋体" w:hAnsi="宋体" w:eastAsia="宋体" w:cs="宋体"/>
                <w:sz w:val="21"/>
                <w:szCs w:val="21"/>
                <w:highlight w:val="none"/>
                <w:rPrChange w:id="283" w:author="Administrator" w:date="2023-10-08T10:21:59Z">
                  <w:rPr>
                    <w:rFonts w:hint="eastAsia" w:ascii="宋体" w:hAnsi="宋体" w:eastAsia="宋体" w:cs="宋体"/>
                    <w:sz w:val="21"/>
                    <w:szCs w:val="21"/>
                    <w:highlight w:val="none"/>
                  </w:rPr>
                </w:rPrChange>
              </w:rPr>
              <w:t>；</w:t>
            </w:r>
          </w:p>
          <w:p>
            <w:pPr>
              <w:keepNext w:val="0"/>
              <w:keepLines w:val="0"/>
              <w:pageBreakBefore w:val="0"/>
              <w:widowControl w:val="0"/>
              <w:kinsoku/>
              <w:overflowPunct/>
              <w:topLinePunct w:val="0"/>
              <w:autoSpaceDE/>
              <w:autoSpaceDN/>
              <w:bidi w:val="0"/>
              <w:adjustRightInd/>
              <w:snapToGrid/>
              <w:spacing w:beforeAutospacing="0" w:afterAutospacing="0" w:line="360" w:lineRule="auto"/>
              <w:ind w:left="0" w:leftChars="0" w:right="0" w:firstLine="0" w:firstLineChars="0"/>
              <w:textAlignment w:val="auto"/>
              <w:rPr>
                <w:ins w:id="284" w:author="Administrator" w:date="2023-10-08T10:23:55Z"/>
                <w:rFonts w:hint="eastAsia" w:ascii="宋体" w:hAnsi="宋体" w:eastAsia="宋体" w:cs="宋体"/>
                <w:sz w:val="21"/>
                <w:szCs w:val="21"/>
                <w:highlight w:val="none"/>
              </w:rPr>
            </w:pPr>
            <w:r>
              <w:rPr>
                <w:rFonts w:hint="eastAsia" w:ascii="宋体" w:hAnsi="宋体" w:eastAsia="宋体" w:cs="宋体"/>
                <w:sz w:val="21"/>
                <w:szCs w:val="21"/>
                <w:highlight w:val="none"/>
                <w:rPrChange w:id="285" w:author="Administrator" w:date="2023-10-08T10:21:59Z">
                  <w:rPr>
                    <w:rFonts w:hint="eastAsia" w:ascii="宋体" w:hAnsi="宋体" w:eastAsia="宋体" w:cs="宋体"/>
                    <w:sz w:val="21"/>
                    <w:szCs w:val="21"/>
                    <w:highlight w:val="none"/>
                  </w:rPr>
                </w:rPrChange>
              </w:rPr>
              <w:t>3</w:t>
            </w:r>
            <w:ins w:id="286" w:author="Administrator" w:date="2023-10-08T10:24:19Z">
              <w:r>
                <w:rPr>
                  <w:rFonts w:hint="eastAsia" w:ascii="宋体" w:hAnsi="宋体" w:eastAsia="宋体" w:cs="宋体"/>
                  <w:sz w:val="21"/>
                  <w:szCs w:val="21"/>
                  <w:highlight w:val="none"/>
                  <w:lang w:eastAsia="zh-CN"/>
                </w:rPr>
                <w:t>、</w:t>
              </w:r>
            </w:ins>
            <w:r>
              <w:rPr>
                <w:rFonts w:hint="eastAsia" w:ascii="宋体" w:hAnsi="宋体" w:eastAsia="宋体" w:cs="宋体"/>
                <w:sz w:val="21"/>
                <w:szCs w:val="21"/>
                <w:highlight w:val="none"/>
                <w:rPrChange w:id="287" w:author="Administrator" w:date="2023-10-08T10:21:59Z">
                  <w:rPr>
                    <w:rFonts w:hint="eastAsia" w:ascii="宋体" w:hAnsi="宋体" w:eastAsia="宋体" w:cs="宋体"/>
                    <w:sz w:val="21"/>
                    <w:szCs w:val="21"/>
                    <w:highlight w:val="none"/>
                  </w:rPr>
                </w:rPrChange>
              </w:rPr>
              <w:t>具有</w:t>
            </w:r>
            <w:ins w:id="288" w:author="Administrator" w:date="2023-10-08T10:22:41Z">
              <w:r>
                <w:rPr>
                  <w:rFonts w:hint="eastAsia" w:ascii="宋体" w:hAnsi="宋体" w:eastAsia="宋体" w:cs="宋体"/>
                  <w:sz w:val="21"/>
                  <w:szCs w:val="21"/>
                  <w:highlight w:val="none"/>
                  <w:lang w:eastAsia="zh-CN"/>
                </w:rPr>
                <w:t>版权部门颁发的</w:t>
              </w:r>
            </w:ins>
            <w:r>
              <w:rPr>
                <w:rFonts w:hint="eastAsia" w:ascii="宋体" w:hAnsi="宋体" w:eastAsia="宋体" w:cs="宋体"/>
                <w:sz w:val="21"/>
                <w:szCs w:val="21"/>
                <w:highlight w:val="none"/>
                <w:rPrChange w:id="289" w:author="Administrator" w:date="2023-10-08T10:21:59Z">
                  <w:rPr>
                    <w:rFonts w:hint="eastAsia" w:ascii="宋体" w:hAnsi="宋体" w:eastAsia="宋体" w:cs="宋体"/>
                    <w:sz w:val="21"/>
                    <w:szCs w:val="21"/>
                    <w:highlight w:val="none"/>
                  </w:rPr>
                </w:rPrChange>
              </w:rPr>
              <w:t>智能图像分析系统类软件著作权登记证书（</w:t>
            </w:r>
            <w:ins w:id="290" w:author="Administrator" w:date="2023-10-08T10:22:55Z">
              <w:r>
                <w:rPr>
                  <w:rFonts w:hint="eastAsia" w:ascii="宋体" w:hAnsi="宋体" w:eastAsia="宋体" w:cs="宋体"/>
                  <w:sz w:val="21"/>
                  <w:szCs w:val="21"/>
                  <w:highlight w:val="none"/>
                  <w:lang w:eastAsia="zh-CN"/>
                </w:rPr>
                <w:t>需</w:t>
              </w:r>
            </w:ins>
            <w:r>
              <w:rPr>
                <w:rFonts w:hint="eastAsia" w:ascii="宋体" w:hAnsi="宋体" w:eastAsia="宋体" w:cs="宋体"/>
                <w:sz w:val="21"/>
                <w:szCs w:val="21"/>
                <w:highlight w:val="none"/>
                <w:rPrChange w:id="291" w:author="Administrator" w:date="2023-10-08T10:21:59Z">
                  <w:rPr>
                    <w:rFonts w:hint="eastAsia" w:ascii="宋体" w:hAnsi="宋体" w:eastAsia="宋体" w:cs="宋体"/>
                    <w:sz w:val="21"/>
                    <w:szCs w:val="21"/>
                    <w:highlight w:val="none"/>
                  </w:rPr>
                </w:rPrChange>
              </w:rPr>
              <w:t>含关键字：</w:t>
            </w:r>
            <w:commentRangeStart w:id="9"/>
            <w:r>
              <w:rPr>
                <w:rFonts w:hint="eastAsia" w:ascii="宋体" w:hAnsi="宋体" w:eastAsia="宋体" w:cs="宋体"/>
                <w:sz w:val="21"/>
                <w:szCs w:val="21"/>
                <w:highlight w:val="none"/>
                <w:rPrChange w:id="291" w:author="Administrator" w:date="2023-10-08T10:21:59Z">
                  <w:rPr>
                    <w:rFonts w:hint="eastAsia" w:ascii="宋体" w:hAnsi="宋体" w:eastAsia="宋体" w:cs="宋体"/>
                    <w:sz w:val="21"/>
                    <w:szCs w:val="21"/>
                    <w:highlight w:val="none"/>
                  </w:rPr>
                </w:rPrChange>
              </w:rPr>
              <w:t>“智能图像分析”</w:t>
            </w:r>
            <w:commentRangeEnd w:id="9"/>
            <w:r>
              <w:commentReference w:id="9"/>
            </w:r>
            <w:r>
              <w:rPr>
                <w:rFonts w:hint="eastAsia" w:ascii="宋体" w:hAnsi="宋体" w:eastAsia="宋体" w:cs="宋体"/>
                <w:sz w:val="21"/>
                <w:szCs w:val="21"/>
                <w:highlight w:val="none"/>
                <w:rPrChange w:id="292" w:author="Administrator" w:date="2023-10-08T10:21:59Z">
                  <w:rPr>
                    <w:rFonts w:hint="eastAsia" w:ascii="宋体" w:hAnsi="宋体" w:eastAsia="宋体" w:cs="宋体"/>
                    <w:sz w:val="21"/>
                    <w:szCs w:val="21"/>
                    <w:highlight w:val="none"/>
                  </w:rPr>
                </w:rPrChange>
              </w:rPr>
              <w:t>）的得</w:t>
            </w:r>
            <w:r>
              <w:rPr>
                <w:rFonts w:hint="eastAsia" w:ascii="宋体" w:hAnsi="宋体" w:cs="宋体"/>
                <w:sz w:val="21"/>
                <w:szCs w:val="21"/>
                <w:highlight w:val="none"/>
                <w:lang w:val="en-US" w:eastAsia="zh-CN"/>
                <w:rPrChange w:id="293" w:author="Administrator" w:date="2023-10-08T10:21:59Z">
                  <w:rPr>
                    <w:rFonts w:hint="eastAsia" w:ascii="宋体" w:hAnsi="宋体" w:cs="宋体"/>
                    <w:sz w:val="21"/>
                    <w:szCs w:val="21"/>
                    <w:highlight w:val="none"/>
                    <w:lang w:val="en-US" w:eastAsia="zh-CN"/>
                  </w:rPr>
                </w:rPrChange>
              </w:rPr>
              <w:t>20</w:t>
            </w:r>
            <w:r>
              <w:rPr>
                <w:rFonts w:hint="eastAsia" w:ascii="宋体" w:hAnsi="宋体" w:eastAsia="宋体" w:cs="宋体"/>
                <w:sz w:val="21"/>
                <w:szCs w:val="21"/>
                <w:highlight w:val="none"/>
                <w:rPrChange w:id="294" w:author="Administrator" w:date="2023-10-08T10:21:59Z">
                  <w:rPr>
                    <w:rFonts w:hint="eastAsia" w:ascii="宋体" w:hAnsi="宋体" w:eastAsia="宋体" w:cs="宋体"/>
                    <w:sz w:val="21"/>
                    <w:szCs w:val="21"/>
                    <w:highlight w:val="none"/>
                  </w:rPr>
                </w:rPrChange>
              </w:rPr>
              <w:t>分</w:t>
            </w:r>
            <w:r>
              <w:rPr>
                <w:rFonts w:hint="eastAsia" w:ascii="宋体" w:hAnsi="宋体" w:eastAsia="宋体" w:cs="宋体"/>
                <w:sz w:val="21"/>
                <w:szCs w:val="21"/>
                <w:highlight w:val="none"/>
                <w:rPrChange w:id="295" w:author="Administrator" w:date="2023-10-08T10:21:59Z">
                  <w:rPr>
                    <w:rFonts w:hint="eastAsia" w:ascii="宋体" w:hAnsi="宋体" w:eastAsia="宋体" w:cs="宋体"/>
                    <w:sz w:val="21"/>
                    <w:szCs w:val="21"/>
                    <w:highlight w:val="none"/>
                  </w:rPr>
                </w:rPrChange>
              </w:rPr>
              <w:t>。</w:t>
            </w:r>
          </w:p>
          <w:p>
            <w:pPr>
              <w:keepNext w:val="0"/>
              <w:keepLines w:val="0"/>
              <w:pageBreakBefore w:val="0"/>
              <w:widowControl w:val="0"/>
              <w:kinsoku/>
              <w:overflowPunct/>
              <w:topLinePunct w:val="0"/>
              <w:autoSpaceDE/>
              <w:autoSpaceDN/>
              <w:bidi w:val="0"/>
              <w:adjustRightInd/>
              <w:snapToGrid/>
              <w:spacing w:beforeAutospacing="0" w:afterAutospacing="0" w:line="360" w:lineRule="auto"/>
              <w:ind w:left="0" w:leftChars="0" w:right="0" w:firstLine="0" w:firstLineChars="0"/>
              <w:textAlignment w:val="auto"/>
              <w:rPr>
                <w:rFonts w:hint="default" w:ascii="宋体" w:hAnsi="宋体" w:eastAsia="宋体" w:cs="宋体"/>
                <w:sz w:val="21"/>
                <w:szCs w:val="21"/>
                <w:highlight w:val="none"/>
                <w:rPrChange w:id="296" w:author="Administrator" w:date="2023-10-08T10:21:59Z">
                  <w:rPr>
                    <w:rFonts w:hint="eastAsia" w:ascii="宋体" w:hAnsi="宋体" w:eastAsia="宋体" w:cs="宋体"/>
                    <w:sz w:val="21"/>
                    <w:szCs w:val="21"/>
                    <w:highlight w:val="none"/>
                  </w:rPr>
                </w:rPrChange>
              </w:rPr>
            </w:pPr>
            <w:ins w:id="297" w:author="Administrator" w:date="2023-10-08T10:23:51Z">
              <w:r>
                <w:rPr>
                  <w:rFonts w:hint="eastAsia" w:ascii="宋体" w:hAnsi="宋体" w:eastAsia="宋体" w:cs="宋体"/>
                  <w:sz w:val="21"/>
                  <w:szCs w:val="21"/>
                  <w:highlight w:val="none"/>
                  <w:lang w:eastAsia="zh-CN"/>
                </w:rPr>
                <w:t>以上</w:t>
              </w:r>
            </w:ins>
            <w:ins w:id="298" w:author="Administrator" w:date="2023-10-08T10:24:15Z">
              <w:r>
                <w:rPr>
                  <w:rFonts w:hint="eastAsia" w:ascii="宋体" w:hAnsi="宋体" w:eastAsia="宋体" w:cs="宋体"/>
                  <w:sz w:val="21"/>
                  <w:szCs w:val="21"/>
                  <w:highlight w:val="none"/>
                  <w:lang w:eastAsia="zh-CN"/>
                </w:rPr>
                <w:t>软件著作权</w:t>
              </w:r>
            </w:ins>
            <w:ins w:id="299" w:author="Administrator" w:date="2023-10-08T10:23:53Z">
              <w:r>
                <w:rPr>
                  <w:rFonts w:hint="eastAsia" w:ascii="宋体" w:hAnsi="宋体" w:eastAsia="宋体" w:cs="宋体"/>
                  <w:sz w:val="21"/>
                  <w:szCs w:val="21"/>
                  <w:highlight w:val="none"/>
                  <w:lang w:eastAsia="zh-CN"/>
                </w:rPr>
                <w:t>三项</w:t>
              </w:r>
            </w:ins>
            <w:ins w:id="300" w:author="Administrator" w:date="2023-10-08T10:24:00Z">
              <w:r>
                <w:rPr>
                  <w:rFonts w:hint="eastAsia" w:ascii="宋体" w:hAnsi="宋体" w:eastAsia="宋体" w:cs="宋体"/>
                  <w:sz w:val="21"/>
                  <w:szCs w:val="21"/>
                  <w:highlight w:val="none"/>
                  <w:lang w:eastAsia="zh-CN"/>
                </w:rPr>
                <w:t>累计</w:t>
              </w:r>
            </w:ins>
            <w:ins w:id="301" w:author="Administrator" w:date="2023-10-08T10:24:02Z">
              <w:r>
                <w:rPr>
                  <w:rFonts w:hint="eastAsia" w:ascii="宋体" w:hAnsi="宋体" w:eastAsia="宋体" w:cs="宋体"/>
                  <w:sz w:val="21"/>
                  <w:szCs w:val="21"/>
                  <w:highlight w:val="none"/>
                  <w:lang w:eastAsia="zh-CN"/>
                </w:rPr>
                <w:t>最高得</w:t>
              </w:r>
            </w:ins>
            <w:ins w:id="302" w:author="Administrator" w:date="2023-10-08T10:24:03Z">
              <w:r>
                <w:rPr>
                  <w:rFonts w:hint="eastAsia" w:ascii="宋体" w:hAnsi="宋体" w:eastAsia="宋体" w:cs="宋体"/>
                  <w:sz w:val="21"/>
                  <w:szCs w:val="21"/>
                  <w:highlight w:val="none"/>
                  <w:lang w:val="en-US" w:eastAsia="zh-CN"/>
                </w:rPr>
                <w:t>60</w:t>
              </w:r>
            </w:ins>
            <w:ins w:id="303" w:author="Administrator" w:date="2023-10-08T10:24:04Z">
              <w:r>
                <w:rPr>
                  <w:rFonts w:hint="eastAsia" w:ascii="宋体" w:hAnsi="宋体" w:eastAsia="宋体" w:cs="宋体"/>
                  <w:sz w:val="21"/>
                  <w:szCs w:val="21"/>
                  <w:highlight w:val="none"/>
                  <w:lang w:val="en-US" w:eastAsia="zh-CN"/>
                </w:rPr>
                <w:t>分</w:t>
              </w:r>
            </w:ins>
            <w:ins w:id="304" w:author="Administrator" w:date="2023-10-08T10:24:07Z">
              <w:r>
                <w:rPr>
                  <w:rFonts w:hint="eastAsia" w:ascii="宋体" w:hAnsi="宋体" w:eastAsia="宋体" w:cs="宋体"/>
                  <w:sz w:val="21"/>
                  <w:szCs w:val="21"/>
                  <w:highlight w:val="none"/>
                  <w:lang w:val="en-US" w:eastAsia="zh-CN"/>
                </w:rPr>
                <w:t>。</w:t>
              </w:r>
            </w:ins>
          </w:p>
          <w:p>
            <w:pPr>
              <w:pStyle w:val="2"/>
              <w:rPr>
                <w:rFonts w:hint="default" w:eastAsia="宋体"/>
                <w:sz w:val="21"/>
                <w:szCs w:val="21"/>
                <w:lang w:val="en-US" w:eastAsia="zh-CN"/>
              </w:rPr>
            </w:pPr>
            <w:r>
              <w:rPr>
                <w:rFonts w:hint="eastAsia" w:ascii="宋体" w:hAnsi="宋体" w:cs="宋体"/>
                <w:sz w:val="21"/>
                <w:szCs w:val="21"/>
                <w:highlight w:val="none"/>
                <w:lang w:eastAsia="zh-CN"/>
                <w:rPrChange w:id="305" w:author="Administrator" w:date="2023-10-08T10:21:59Z">
                  <w:rPr>
                    <w:rFonts w:hint="eastAsia" w:ascii="宋体" w:hAnsi="宋体" w:cs="宋体"/>
                    <w:sz w:val="21"/>
                    <w:szCs w:val="21"/>
                    <w:highlight w:val="none"/>
                    <w:lang w:eastAsia="zh-CN"/>
                  </w:rPr>
                </w:rPrChange>
              </w:rPr>
              <w:t>（</w:t>
            </w:r>
            <w:r>
              <w:rPr>
                <w:rFonts w:hint="eastAsia" w:ascii="宋体" w:hAnsi="宋体" w:cs="宋体"/>
                <w:sz w:val="21"/>
                <w:szCs w:val="21"/>
                <w:highlight w:val="none"/>
                <w:lang w:val="en-US" w:eastAsia="zh-CN"/>
                <w:rPrChange w:id="306" w:author="Administrator" w:date="2023-10-08T10:21:59Z">
                  <w:rPr>
                    <w:rFonts w:hint="eastAsia" w:ascii="宋体" w:hAnsi="宋体" w:cs="宋体"/>
                    <w:sz w:val="21"/>
                    <w:szCs w:val="21"/>
                    <w:highlight w:val="none"/>
                    <w:lang w:val="en-US" w:eastAsia="zh-CN"/>
                  </w:rPr>
                </w:rPrChange>
              </w:rPr>
              <w:t>二</w:t>
            </w:r>
            <w:r>
              <w:rPr>
                <w:rFonts w:hint="eastAsia" w:ascii="宋体" w:hAnsi="宋体" w:cs="宋体"/>
                <w:sz w:val="21"/>
                <w:szCs w:val="21"/>
                <w:highlight w:val="none"/>
                <w:lang w:eastAsia="zh-CN"/>
                <w:rPrChange w:id="307" w:author="Administrator" w:date="2023-10-08T10:21:59Z">
                  <w:rPr>
                    <w:rFonts w:hint="eastAsia" w:ascii="宋体" w:hAnsi="宋体" w:cs="宋体"/>
                    <w:sz w:val="21"/>
                    <w:szCs w:val="21"/>
                    <w:highlight w:val="none"/>
                    <w:lang w:eastAsia="zh-CN"/>
                  </w:rPr>
                </w:rPrChange>
              </w:rPr>
              <w:t>）</w:t>
            </w:r>
            <w:r>
              <w:rPr>
                <w:rFonts w:hint="eastAsia" w:ascii="宋体" w:hAnsi="宋体" w:cs="宋体"/>
                <w:sz w:val="21"/>
                <w:szCs w:val="21"/>
                <w:highlight w:val="none"/>
                <w:lang w:val="en-US" w:eastAsia="zh-CN"/>
                <w:rPrChange w:id="308" w:author="Administrator" w:date="2023-10-08T10:21:59Z">
                  <w:rPr>
                    <w:rFonts w:hint="eastAsia" w:ascii="宋体" w:hAnsi="宋体" w:cs="宋体"/>
                    <w:sz w:val="21"/>
                    <w:szCs w:val="21"/>
                    <w:highlight w:val="none"/>
                    <w:lang w:val="en-US" w:eastAsia="zh-CN"/>
                  </w:rPr>
                </w:rPrChange>
              </w:rPr>
              <w:t>专利证书情况：</w:t>
            </w:r>
          </w:p>
          <w:p>
            <w:pPr>
              <w:keepNext w:val="0"/>
              <w:keepLines w:val="0"/>
              <w:pageBreakBefore w:val="0"/>
              <w:widowControl w:val="0"/>
              <w:kinsoku/>
              <w:overflowPunct/>
              <w:topLinePunct w:val="0"/>
              <w:autoSpaceDE/>
              <w:autoSpaceDN/>
              <w:bidi w:val="0"/>
              <w:adjustRightInd/>
              <w:snapToGrid/>
              <w:spacing w:beforeAutospacing="0" w:afterAutospacing="0" w:line="360" w:lineRule="auto"/>
              <w:ind w:left="0" w:leftChars="0" w:right="0" w:firstLine="0" w:firstLineChars="0"/>
              <w:textAlignment w:val="auto"/>
              <w:rPr>
                <w:ins w:id="309" w:author="Administrator" w:date="2023-10-08T10:26:58Z"/>
                <w:rFonts w:hint="eastAsia" w:ascii="宋体" w:hAnsi="宋体" w:cs="宋体"/>
                <w:b w:val="0"/>
                <w:bCs w:val="0"/>
                <w:color w:val="auto"/>
                <w:sz w:val="21"/>
                <w:szCs w:val="21"/>
                <w:highlight w:val="none"/>
                <w:lang w:val="en-US" w:eastAsia="zh-CN"/>
              </w:rPr>
            </w:pPr>
            <w:r>
              <w:rPr>
                <w:rFonts w:hint="eastAsia" w:ascii="宋体" w:hAnsi="宋体" w:cs="宋体"/>
                <w:b w:val="0"/>
                <w:bCs w:val="0"/>
                <w:color w:val="auto"/>
                <w:sz w:val="21"/>
                <w:szCs w:val="21"/>
                <w:highlight w:val="none"/>
                <w:lang w:val="en-US" w:eastAsia="zh-CN"/>
              </w:rPr>
              <w:t>1</w:t>
            </w:r>
            <w:r>
              <w:rPr>
                <w:rFonts w:hint="eastAsia" w:ascii="宋体" w:hAnsi="宋体" w:cs="宋体"/>
                <w:b w:val="0"/>
                <w:bCs w:val="0"/>
                <w:color w:val="auto"/>
                <w:sz w:val="21"/>
                <w:szCs w:val="21"/>
                <w:highlight w:val="none"/>
                <w:lang w:val="en-US" w:eastAsia="zh-CN"/>
              </w:rPr>
              <w:t>、</w:t>
            </w:r>
            <w:r>
              <w:rPr>
                <w:rFonts w:hint="eastAsia" w:ascii="宋体" w:hAnsi="宋体" w:cs="宋体"/>
                <w:b w:val="0"/>
                <w:bCs w:val="0"/>
                <w:color w:val="auto"/>
                <w:sz w:val="21"/>
                <w:szCs w:val="21"/>
                <w:highlight w:val="none"/>
                <w:lang w:val="en-US" w:eastAsia="zh-CN"/>
              </w:rPr>
              <w:t>具有</w:t>
            </w:r>
            <w:ins w:id="310" w:author="Administrator" w:date="2023-10-08T10:31:15Z">
              <w:r>
                <w:rPr>
                  <w:rFonts w:hint="eastAsia" w:ascii="宋体" w:hAnsi="宋体" w:cs="宋体"/>
                  <w:b w:val="0"/>
                  <w:bCs w:val="0"/>
                  <w:color w:val="auto"/>
                  <w:sz w:val="21"/>
                  <w:szCs w:val="21"/>
                  <w:highlight w:val="none"/>
                  <w:lang w:val="en-US" w:eastAsia="zh-CN"/>
                </w:rPr>
                <w:t>知识</w:t>
              </w:r>
            </w:ins>
            <w:ins w:id="311" w:author="Administrator" w:date="2023-10-08T10:31:11Z">
              <w:r>
                <w:rPr>
                  <w:rFonts w:hint="eastAsia" w:ascii="宋体" w:hAnsi="宋体" w:cs="宋体"/>
                  <w:b w:val="0"/>
                  <w:bCs w:val="0"/>
                  <w:color w:val="auto"/>
                  <w:sz w:val="21"/>
                  <w:szCs w:val="21"/>
                  <w:highlight w:val="none"/>
                  <w:lang w:val="en-US" w:eastAsia="zh-CN"/>
                </w:rPr>
                <w:t>产权</w:t>
              </w:r>
            </w:ins>
            <w:ins w:id="312" w:author="Administrator" w:date="2023-10-08T10:31:12Z">
              <w:r>
                <w:rPr>
                  <w:rFonts w:hint="eastAsia" w:ascii="宋体" w:hAnsi="宋体" w:cs="宋体"/>
                  <w:b w:val="0"/>
                  <w:bCs w:val="0"/>
                  <w:color w:val="auto"/>
                  <w:sz w:val="21"/>
                  <w:szCs w:val="21"/>
                  <w:highlight w:val="none"/>
                  <w:lang w:val="en-US" w:eastAsia="zh-CN"/>
                </w:rPr>
                <w:t>部门</w:t>
              </w:r>
            </w:ins>
            <w:ins w:id="313" w:author="Administrator" w:date="2023-10-08T10:31:20Z">
              <w:r>
                <w:rPr>
                  <w:rFonts w:hint="eastAsia" w:ascii="宋体" w:hAnsi="宋体" w:cs="宋体"/>
                  <w:b w:val="0"/>
                  <w:bCs w:val="0"/>
                  <w:color w:val="auto"/>
                  <w:sz w:val="21"/>
                  <w:szCs w:val="21"/>
                  <w:highlight w:val="none"/>
                  <w:lang w:val="en-US" w:eastAsia="zh-CN"/>
                </w:rPr>
                <w:t>颁发的</w:t>
              </w:r>
            </w:ins>
            <w:r>
              <w:rPr>
                <w:rFonts w:hint="eastAsia" w:ascii="宋体" w:hAnsi="宋体" w:cs="宋体"/>
                <w:b w:val="0"/>
                <w:bCs w:val="0"/>
                <w:color w:val="auto"/>
                <w:sz w:val="21"/>
                <w:szCs w:val="21"/>
                <w:highlight w:val="none"/>
                <w:lang w:val="en-US" w:eastAsia="zh-CN"/>
              </w:rPr>
              <w:t>安全能力</w:t>
            </w:r>
            <w:ins w:id="314" w:author="Administrator" w:date="2023-10-08T10:31:30Z">
              <w:r>
                <w:rPr>
                  <w:rFonts w:hint="eastAsia" w:ascii="宋体" w:hAnsi="宋体" w:cs="宋体"/>
                  <w:b w:val="0"/>
                  <w:bCs w:val="0"/>
                  <w:color w:val="auto"/>
                  <w:sz w:val="21"/>
                  <w:szCs w:val="21"/>
                  <w:highlight w:val="none"/>
                  <w:lang w:val="en-US" w:eastAsia="zh-CN"/>
                </w:rPr>
                <w:t>类</w:t>
              </w:r>
            </w:ins>
            <w:r>
              <w:rPr>
                <w:rFonts w:hint="eastAsia" w:ascii="宋体" w:hAnsi="宋体" w:cs="宋体"/>
                <w:b w:val="0"/>
                <w:bCs w:val="0"/>
                <w:color w:val="auto"/>
                <w:sz w:val="21"/>
                <w:szCs w:val="21"/>
                <w:highlight w:val="none"/>
                <w:lang w:val="en-US" w:eastAsia="zh-CN"/>
              </w:rPr>
              <w:t>专利证书（</w:t>
            </w:r>
            <w:r>
              <w:rPr>
                <w:rFonts w:hint="eastAsia" w:ascii="宋体" w:hAnsi="宋体" w:cs="宋体"/>
                <w:b w:val="0"/>
                <w:bCs w:val="0"/>
                <w:color w:val="auto"/>
                <w:sz w:val="21"/>
                <w:szCs w:val="21"/>
                <w:highlight w:val="none"/>
                <w:lang w:val="en-US" w:eastAsia="zh-CN"/>
              </w:rPr>
              <w:t>需</w:t>
            </w:r>
            <w:r>
              <w:rPr>
                <w:rFonts w:hint="eastAsia" w:ascii="宋体" w:hAnsi="宋体" w:cs="宋体"/>
                <w:b w:val="0"/>
                <w:bCs w:val="0"/>
                <w:color w:val="auto"/>
                <w:sz w:val="21"/>
                <w:szCs w:val="21"/>
                <w:highlight w:val="none"/>
                <w:lang w:val="en-US" w:eastAsia="zh-CN"/>
              </w:rPr>
              <w:t>含关键字：</w:t>
            </w:r>
            <w:commentRangeStart w:id="10"/>
            <w:r>
              <w:rPr>
                <w:rFonts w:hint="eastAsia" w:ascii="宋体" w:hAnsi="宋体" w:cs="宋体"/>
                <w:b w:val="0"/>
                <w:bCs w:val="0"/>
                <w:color w:val="auto"/>
                <w:sz w:val="21"/>
                <w:szCs w:val="21"/>
                <w:highlight w:val="none"/>
                <w:lang w:val="en-US" w:eastAsia="zh-CN"/>
              </w:rPr>
              <w:t>“安全能力”</w:t>
            </w:r>
            <w:commentRangeEnd w:id="10"/>
            <w:r>
              <w:commentReference w:id="10"/>
            </w:r>
            <w:r>
              <w:rPr>
                <w:rFonts w:hint="eastAsia" w:ascii="宋体" w:hAnsi="宋体" w:cs="宋体"/>
                <w:b w:val="0"/>
                <w:bCs w:val="0"/>
                <w:color w:val="auto"/>
                <w:sz w:val="21"/>
                <w:szCs w:val="21"/>
                <w:highlight w:val="none"/>
                <w:lang w:val="en-US" w:eastAsia="zh-CN"/>
              </w:rPr>
              <w:t>）的得40分</w:t>
            </w:r>
            <w:ins w:id="315" w:author="Administrator" w:date="2023-10-08T10:26:58Z">
              <w:r>
                <w:rPr>
                  <w:rFonts w:hint="eastAsia" w:ascii="宋体" w:hAnsi="宋体" w:cs="宋体"/>
                  <w:b w:val="0"/>
                  <w:bCs w:val="0"/>
                  <w:color w:val="auto"/>
                  <w:sz w:val="21"/>
                  <w:szCs w:val="21"/>
                  <w:highlight w:val="none"/>
                  <w:lang w:val="en-US" w:eastAsia="zh-CN"/>
                </w:rPr>
                <w:t>。</w:t>
              </w:r>
            </w:ins>
          </w:p>
          <w:p>
            <w:pPr>
              <w:keepNext w:val="0"/>
              <w:keepLines w:val="0"/>
              <w:pageBreakBefore w:val="0"/>
              <w:widowControl w:val="0"/>
              <w:kinsoku/>
              <w:overflowPunct/>
              <w:topLinePunct w:val="0"/>
              <w:autoSpaceDE/>
              <w:autoSpaceDN/>
              <w:bidi w:val="0"/>
              <w:adjustRightInd/>
              <w:snapToGrid/>
              <w:spacing w:beforeAutospacing="0" w:afterAutospacing="0" w:line="360" w:lineRule="auto"/>
              <w:ind w:left="0" w:leftChars="0" w:right="0" w:firstLine="0" w:firstLineChars="0"/>
              <w:textAlignment w:val="auto"/>
              <w:rPr>
                <w:ins w:id="316" w:author="Administrator" w:date="2023-10-08T10:26:53Z"/>
                <w:rFonts w:hint="default" w:ascii="宋体" w:hAnsi="宋体" w:eastAsia="宋体" w:cs="宋体"/>
                <w:sz w:val="21"/>
                <w:szCs w:val="21"/>
                <w:highlight w:val="none"/>
              </w:rPr>
            </w:pPr>
            <w:ins w:id="317" w:author="Administrator" w:date="2023-10-08T10:26:53Z">
              <w:r>
                <w:rPr>
                  <w:rFonts w:hint="eastAsia" w:ascii="宋体" w:hAnsi="宋体" w:eastAsia="宋体" w:cs="宋体"/>
                  <w:sz w:val="21"/>
                  <w:szCs w:val="21"/>
                  <w:highlight w:val="none"/>
                  <w:lang w:eastAsia="zh-CN"/>
                </w:rPr>
                <w:t>以上</w:t>
              </w:r>
            </w:ins>
            <w:ins w:id="318" w:author="Administrator" w:date="2023-10-08T10:29:06Z">
              <w:r>
                <w:rPr>
                  <w:rFonts w:hint="eastAsia" w:ascii="宋体" w:hAnsi="宋体" w:eastAsia="宋体" w:cs="宋体"/>
                  <w:sz w:val="21"/>
                  <w:szCs w:val="21"/>
                  <w:highlight w:val="none"/>
                  <w:lang w:eastAsia="zh-CN"/>
                </w:rPr>
                <w:t>专利证书</w:t>
              </w:r>
            </w:ins>
            <w:ins w:id="319" w:author="Administrator" w:date="2023-10-08T10:26:53Z">
              <w:r>
                <w:rPr>
                  <w:rFonts w:hint="eastAsia" w:ascii="宋体" w:hAnsi="宋体" w:eastAsia="宋体" w:cs="宋体"/>
                  <w:sz w:val="21"/>
                  <w:szCs w:val="21"/>
                  <w:highlight w:val="none"/>
                  <w:lang w:eastAsia="zh-CN"/>
                </w:rPr>
                <w:t>最高得</w:t>
              </w:r>
            </w:ins>
            <w:ins w:id="320" w:author="Administrator" w:date="2023-10-08T10:29:01Z">
              <w:r>
                <w:rPr>
                  <w:rFonts w:hint="eastAsia" w:ascii="宋体" w:hAnsi="宋体" w:eastAsia="宋体" w:cs="宋体"/>
                  <w:sz w:val="21"/>
                  <w:szCs w:val="21"/>
                  <w:highlight w:val="none"/>
                  <w:lang w:val="en-US" w:eastAsia="zh-CN"/>
                </w:rPr>
                <w:t>4</w:t>
              </w:r>
            </w:ins>
            <w:ins w:id="321" w:author="Administrator" w:date="2023-10-08T10:26:53Z">
              <w:r>
                <w:rPr>
                  <w:rFonts w:hint="eastAsia" w:ascii="宋体" w:hAnsi="宋体" w:eastAsia="宋体" w:cs="宋体"/>
                  <w:sz w:val="21"/>
                  <w:szCs w:val="21"/>
                  <w:highlight w:val="none"/>
                  <w:lang w:val="en-US" w:eastAsia="zh-CN"/>
                </w:rPr>
                <w:t>0分。</w:t>
              </w:r>
            </w:ins>
          </w:p>
          <w:p>
            <w:pPr>
              <w:pStyle w:val="2"/>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以上</w:t>
            </w:r>
            <w:r>
              <w:rPr>
                <w:rFonts w:hint="eastAsia" w:ascii="宋体" w:hAnsi="宋体" w:eastAsia="宋体" w:cs="宋体"/>
                <w:b w:val="0"/>
                <w:bCs w:val="0"/>
                <w:sz w:val="21"/>
                <w:szCs w:val="21"/>
                <w:highlight w:val="none"/>
                <w:lang w:eastAsia="zh-CN"/>
              </w:rPr>
              <w:t>（</w:t>
            </w:r>
            <w:r>
              <w:rPr>
                <w:rFonts w:hint="eastAsia" w:ascii="宋体" w:hAnsi="宋体" w:eastAsia="宋体" w:cs="宋体"/>
                <w:b w:val="0"/>
                <w:bCs w:val="0"/>
                <w:sz w:val="21"/>
                <w:szCs w:val="21"/>
                <w:highlight w:val="none"/>
                <w:lang w:val="en-US" w:eastAsia="zh-CN"/>
              </w:rPr>
              <w:t>一</w:t>
            </w:r>
            <w:r>
              <w:rPr>
                <w:rFonts w:hint="eastAsia" w:ascii="宋体" w:hAnsi="宋体" w:eastAsia="宋体" w:cs="宋体"/>
                <w:b w:val="0"/>
                <w:bCs w:val="0"/>
                <w:sz w:val="21"/>
                <w:szCs w:val="21"/>
                <w:highlight w:val="none"/>
                <w:lang w:eastAsia="zh-CN"/>
              </w:rPr>
              <w:t>）（</w:t>
            </w:r>
            <w:r>
              <w:rPr>
                <w:rFonts w:hint="eastAsia" w:ascii="宋体" w:hAnsi="宋体" w:eastAsia="宋体" w:cs="宋体"/>
                <w:b w:val="0"/>
                <w:bCs w:val="0"/>
                <w:sz w:val="21"/>
                <w:szCs w:val="21"/>
                <w:highlight w:val="none"/>
                <w:lang w:val="en-US" w:eastAsia="zh-CN"/>
              </w:rPr>
              <w:t>二</w:t>
            </w:r>
            <w:r>
              <w:rPr>
                <w:rFonts w:hint="eastAsia" w:ascii="宋体" w:hAnsi="宋体" w:eastAsia="宋体" w:cs="宋体"/>
                <w:b w:val="0"/>
                <w:bCs w:val="0"/>
                <w:sz w:val="21"/>
                <w:szCs w:val="21"/>
                <w:highlight w:val="none"/>
                <w:lang w:eastAsia="zh-CN"/>
              </w:rPr>
              <w:t>）大</w:t>
            </w:r>
            <w:r>
              <w:rPr>
                <w:rFonts w:hint="eastAsia" w:ascii="宋体" w:hAnsi="宋体" w:eastAsia="宋体" w:cs="宋体"/>
                <w:b w:val="0"/>
                <w:bCs w:val="0"/>
                <w:sz w:val="21"/>
                <w:szCs w:val="21"/>
                <w:highlight w:val="none"/>
                <w:lang w:val="en-US" w:eastAsia="zh-CN"/>
              </w:rPr>
              <w:t>项</w:t>
            </w:r>
            <w:r>
              <w:rPr>
                <w:rFonts w:hint="eastAsia" w:ascii="宋体" w:hAnsi="宋体" w:eastAsia="宋体" w:cs="宋体"/>
                <w:b w:val="0"/>
                <w:bCs w:val="0"/>
                <w:sz w:val="21"/>
                <w:szCs w:val="21"/>
                <w:highlight w:val="none"/>
              </w:rPr>
              <w:t>得分累计，满分100分</w:t>
            </w:r>
            <w:ins w:id="322" w:author="Administrator" w:date="2023-10-08T10:28:02Z">
              <w:r>
                <w:rPr>
                  <w:rFonts w:hint="eastAsia" w:ascii="宋体" w:hAnsi="宋体" w:eastAsia="宋体" w:cs="宋体"/>
                  <w:b w:val="0"/>
                  <w:bCs w:val="0"/>
                  <w:sz w:val="21"/>
                  <w:szCs w:val="21"/>
                  <w:highlight w:val="none"/>
                  <w:lang w:eastAsia="zh-CN"/>
                </w:rPr>
                <w:t>。</w:t>
              </w:r>
            </w:ins>
          </w:p>
          <w:p>
            <w:pPr>
              <w:pageBreakBefore w:val="0"/>
              <w:kinsoku/>
              <w:overflowPunct/>
              <w:topLinePunct w:val="0"/>
              <w:bidi w:val="0"/>
              <w:adjustRightInd/>
              <w:snapToGrid w:val="0"/>
              <w:spacing w:beforeAutospacing="0" w:afterAutospacing="0" w:line="360" w:lineRule="auto"/>
              <w:ind w:left="0" w:leftChars="0" w:right="0" w:firstLine="0" w:firstLineChars="0"/>
              <w:rPr>
                <w:rFonts w:hint="eastAsia"/>
                <w:b/>
                <w:bCs/>
                <w:szCs w:val="21"/>
                <w:lang w:eastAsia="zh-CN"/>
                <w:rPrChange w:id="323" w:author="Administrator" w:date="2023-10-08T10:21:59Z">
                  <w:rPr>
                    <w:rFonts w:hint="eastAsia"/>
                    <w:b/>
                    <w:bCs/>
                    <w:lang w:eastAsia="zh-CN"/>
                  </w:rPr>
                </w:rPrChange>
              </w:rPr>
            </w:pPr>
            <w:r>
              <w:rPr>
                <w:rFonts w:hint="eastAsia"/>
                <w:b/>
                <w:bCs/>
                <w:szCs w:val="21"/>
                <w:lang w:eastAsia="zh-CN"/>
                <w:rPrChange w:id="324" w:author="Administrator" w:date="2023-10-08T10:21:59Z">
                  <w:rPr>
                    <w:rFonts w:hint="eastAsia"/>
                    <w:b/>
                    <w:bCs/>
                    <w:lang w:eastAsia="zh-CN"/>
                  </w:rPr>
                </w:rPrChange>
              </w:rPr>
              <w:t>证明文件：</w:t>
            </w:r>
          </w:p>
          <w:p>
            <w:pPr>
              <w:keepNext w:val="0"/>
              <w:keepLines w:val="0"/>
              <w:pageBreakBefore w:val="0"/>
              <w:widowControl w:val="0"/>
              <w:kinsoku/>
              <w:overflowPunct/>
              <w:topLinePunct w:val="0"/>
              <w:autoSpaceDE/>
              <w:autoSpaceDN/>
              <w:bidi w:val="0"/>
              <w:adjustRightInd/>
              <w:snapToGrid/>
              <w:spacing w:beforeAutospacing="0" w:afterAutospacing="0" w:line="360" w:lineRule="auto"/>
              <w:ind w:left="0" w:leftChars="0" w:right="0" w:rightChars="0" w:firstLine="0" w:firstLineChars="0"/>
              <w:textAlignment w:val="auto"/>
              <w:rPr>
                <w:ins w:id="325" w:author="Administrator" w:date="2023-10-08T10:27:52Z"/>
                <w:rFonts w:hint="default" w:ascii="宋体" w:hAnsi="宋体" w:eastAsia="宋体" w:cs="宋体"/>
                <w:color w:val="auto"/>
                <w:kern w:val="2"/>
                <w:sz w:val="21"/>
                <w:szCs w:val="21"/>
                <w:lang w:val="en-US" w:eastAsia="zh-CN" w:bidi="ar-SA"/>
              </w:rPr>
            </w:pPr>
            <w:ins w:id="326" w:author="Administrator" w:date="2023-10-08T10:27:53Z">
              <w:r>
                <w:rPr>
                  <w:rFonts w:hint="eastAsia" w:ascii="宋体" w:hAnsi="宋体" w:eastAsia="宋体" w:cs="宋体"/>
                  <w:color w:val="auto"/>
                  <w:kern w:val="2"/>
                  <w:sz w:val="21"/>
                  <w:szCs w:val="21"/>
                  <w:lang w:val="en-US" w:eastAsia="zh-CN" w:bidi="ar-SA"/>
                </w:rPr>
                <w:t>1</w:t>
              </w:r>
            </w:ins>
            <w:ins w:id="327" w:author="Administrator" w:date="2023-10-08T10:27:54Z">
              <w:r>
                <w:rPr>
                  <w:rFonts w:hint="eastAsia" w:ascii="宋体" w:hAnsi="宋体" w:eastAsia="宋体" w:cs="宋体"/>
                  <w:color w:val="auto"/>
                  <w:kern w:val="2"/>
                  <w:sz w:val="21"/>
                  <w:szCs w:val="21"/>
                  <w:lang w:val="en-US" w:eastAsia="zh-CN" w:bidi="ar-SA"/>
                </w:rPr>
                <w:t>、</w:t>
              </w:r>
            </w:ins>
            <w:ins w:id="328" w:author="Administrator" w:date="2023-10-08T10:31:39Z">
              <w:r>
                <w:rPr>
                  <w:rFonts w:hint="eastAsia" w:ascii="宋体" w:hAnsi="宋体" w:eastAsia="宋体" w:cs="宋体"/>
                  <w:color w:val="auto"/>
                  <w:kern w:val="2"/>
                  <w:sz w:val="21"/>
                  <w:szCs w:val="21"/>
                  <w:lang w:val="en-US" w:eastAsia="zh-CN" w:bidi="ar-SA"/>
                </w:rPr>
                <w:t>提供</w:t>
              </w:r>
            </w:ins>
            <w:ins w:id="329" w:author="Administrator" w:date="2023-10-08T10:31:40Z">
              <w:r>
                <w:rPr>
                  <w:rFonts w:hint="eastAsia" w:ascii="宋体" w:hAnsi="宋体" w:eastAsia="宋体" w:cs="宋体"/>
                  <w:color w:val="auto"/>
                  <w:kern w:val="2"/>
                  <w:sz w:val="21"/>
                  <w:szCs w:val="21"/>
                  <w:lang w:val="en-US" w:eastAsia="zh-CN" w:bidi="ar-SA"/>
                </w:rPr>
                <w:t>以上</w:t>
              </w:r>
            </w:ins>
            <w:ins w:id="330" w:author="Administrator" w:date="2023-10-08T10:31:41Z">
              <w:r>
                <w:rPr>
                  <w:rFonts w:hint="eastAsia" w:ascii="宋体" w:hAnsi="宋体" w:eastAsia="宋体" w:cs="宋体"/>
                  <w:color w:val="auto"/>
                  <w:kern w:val="2"/>
                  <w:sz w:val="21"/>
                  <w:szCs w:val="21"/>
                  <w:lang w:val="en-US" w:eastAsia="zh-CN" w:bidi="ar-SA"/>
                </w:rPr>
                <w:t>证书</w:t>
              </w:r>
            </w:ins>
            <w:ins w:id="331" w:author="Administrator" w:date="2023-10-08T10:31:42Z">
              <w:r>
                <w:rPr>
                  <w:rFonts w:hint="eastAsia" w:ascii="宋体" w:hAnsi="宋体" w:eastAsia="宋体" w:cs="宋体"/>
                  <w:color w:val="auto"/>
                  <w:kern w:val="2"/>
                  <w:sz w:val="21"/>
                  <w:szCs w:val="21"/>
                  <w:lang w:val="en-US" w:eastAsia="zh-CN" w:bidi="ar-SA"/>
                </w:rPr>
                <w:t>扫描件；</w:t>
              </w:r>
            </w:ins>
          </w:p>
          <w:p>
            <w:pPr>
              <w:keepNext w:val="0"/>
              <w:keepLines w:val="0"/>
              <w:pageBreakBefore w:val="0"/>
              <w:widowControl w:val="0"/>
              <w:kinsoku/>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2"/>
                <w:sz w:val="21"/>
                <w:szCs w:val="21"/>
                <w:highlight w:val="none"/>
                <w:lang w:val="en-US" w:eastAsia="zh-CN" w:bidi="ar-SA"/>
                <w:rPrChange w:id="332" w:author="Administrator" w:date="2023-10-08T10:21:59Z">
                  <w:rPr>
                    <w:rFonts w:hint="eastAsia" w:ascii="宋体" w:hAnsi="宋体" w:eastAsia="宋体" w:cs="宋体"/>
                    <w:kern w:val="2"/>
                    <w:sz w:val="21"/>
                    <w:szCs w:val="21"/>
                    <w:highlight w:val="none"/>
                    <w:lang w:val="en-US" w:eastAsia="zh-CN" w:bidi="ar-SA"/>
                  </w:rPr>
                </w:rPrChange>
              </w:rPr>
            </w:pPr>
            <w:ins w:id="333" w:author="Administrator" w:date="2023-10-08T10:27:51Z">
              <w:r>
                <w:rPr>
                  <w:rFonts w:hint="eastAsia" w:ascii="宋体" w:hAnsi="宋体" w:eastAsia="宋体" w:cs="宋体"/>
                  <w:color w:val="auto"/>
                  <w:kern w:val="2"/>
                  <w:sz w:val="21"/>
                  <w:szCs w:val="21"/>
                  <w:lang w:val="en-US" w:eastAsia="zh-CN" w:bidi="ar-SA"/>
                </w:rPr>
                <w:t>2、未提供或未按要求提供或提供的不清晰导致专家无法判断的，不得分。若投标人为分支机构（分公司）的，提供其总公司或集团的相关证书不计分。</w:t>
              </w:r>
            </w:ins>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kinsoku/>
              <w:overflowPunct/>
              <w:topLinePunct w:val="0"/>
              <w:autoSpaceDE/>
              <w:autoSpaceDN/>
              <w:bidi w:val="0"/>
              <w:adjustRightInd/>
              <w:spacing w:beforeAutospacing="0" w:afterAutospacing="0" w:line="360" w:lineRule="auto"/>
              <w:ind w:left="0" w:leftChars="0" w:right="0" w:rightChars="0" w:firstLine="0" w:firstLineChars="0"/>
              <w:jc w:val="center"/>
              <w:rPr>
                <w:rFonts w:hint="eastAsia" w:ascii="宋体" w:hAnsi="宋体" w:eastAsia="宋体" w:cs="宋体"/>
                <w:szCs w:val="21"/>
                <w:highlight w:val="none"/>
              </w:rPr>
            </w:pPr>
            <w:r>
              <w:rPr>
                <w:rFonts w:hint="eastAsia" w:ascii="宋体" w:hAnsi="宋体" w:eastAsia="宋体" w:cs="宋体"/>
                <w:sz w:val="21"/>
                <w:szCs w:val="21"/>
                <w:highlight w:val="none"/>
                <w:lang w:val="en-US" w:eastAsia="zh-CN"/>
              </w:rPr>
              <w:t>4</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kinsoku/>
              <w:overflowPunct/>
              <w:topLinePunct w:val="0"/>
              <w:bidi w:val="0"/>
              <w:adjustRightInd/>
              <w:spacing w:beforeAutospacing="0" w:afterAutospacing="0" w:line="360" w:lineRule="auto"/>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cs="宋体"/>
                <w:sz w:val="21"/>
                <w:szCs w:val="21"/>
                <w:lang w:val="en-US" w:eastAsia="zh-CN"/>
              </w:rPr>
              <w:t>本地化服务能力</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kinsoku/>
              <w:overflowPunct/>
              <w:topLinePunct w:val="0"/>
              <w:bidi w:val="0"/>
              <w:adjustRightInd/>
              <w:spacing w:beforeAutospacing="0" w:afterAutospacing="0" w:line="360" w:lineRule="auto"/>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cs="宋体"/>
                <w:sz w:val="21"/>
                <w:szCs w:val="21"/>
                <w:lang w:val="en-US" w:eastAsia="zh-CN"/>
              </w:rPr>
              <w:t>1</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top"/>
          </w:tcPr>
          <w:p>
            <w:pPr>
              <w:pageBreakBefore w:val="0"/>
              <w:kinsoku/>
              <w:overflowPunct/>
              <w:topLinePunct w:val="0"/>
              <w:autoSpaceDE/>
              <w:autoSpaceDN/>
              <w:bidi w:val="0"/>
              <w:spacing w:beforeAutospacing="0" w:afterAutospacing="0" w:line="360" w:lineRule="auto"/>
              <w:ind w:left="0" w:leftChars="0" w:right="0" w:rightChars="0" w:firstLine="0" w:firstLineChars="0"/>
              <w:jc w:val="left"/>
              <w:rPr>
                <w:rFonts w:hint="eastAsia" w:ascii="宋体" w:hAnsi="宋体" w:eastAsia="宋体" w:cs="宋体"/>
                <w:b/>
                <w:bCs/>
                <w:szCs w:val="21"/>
                <w:highlight w:val="none"/>
              </w:rPr>
            </w:pPr>
            <w:r>
              <w:rPr>
                <w:rFonts w:hint="eastAsia" w:ascii="宋体" w:hAnsi="宋体" w:eastAsia="宋体" w:cs="宋体"/>
                <w:b/>
                <w:bCs/>
                <w:szCs w:val="21"/>
                <w:highlight w:val="none"/>
              </w:rPr>
              <w:t>考察内容：</w:t>
            </w:r>
          </w:p>
          <w:p>
            <w:pPr>
              <w:pageBreakBefore w:val="0"/>
              <w:kinsoku/>
              <w:overflowPunct/>
              <w:topLinePunct w:val="0"/>
              <w:autoSpaceDE/>
              <w:autoSpaceDN/>
              <w:bidi w:val="0"/>
              <w:spacing w:beforeAutospacing="0" w:afterAutospacing="0" w:line="360" w:lineRule="auto"/>
              <w:ind w:left="0" w:leftChars="0" w:right="0" w:rightChars="0" w:firstLine="0" w:firstLineChars="0"/>
              <w:jc w:val="left"/>
              <w:rPr>
                <w:rFonts w:hint="eastAsia" w:ascii="宋体" w:hAnsi="宋体" w:eastAsia="宋体" w:cs="宋体"/>
                <w:szCs w:val="21"/>
                <w:highlight w:val="none"/>
              </w:rPr>
            </w:pPr>
            <w:r>
              <w:rPr>
                <w:rFonts w:hint="eastAsia" w:ascii="宋体" w:hAnsi="宋体" w:cs="宋体"/>
                <w:szCs w:val="21"/>
                <w:highlight w:val="none"/>
                <w:lang w:val="en-US" w:eastAsia="zh-CN"/>
              </w:rPr>
              <w:t>1、</w:t>
            </w:r>
            <w:r>
              <w:rPr>
                <w:rFonts w:hint="eastAsia" w:ascii="宋体" w:hAnsi="宋体" w:eastAsia="宋体" w:cs="宋体"/>
                <w:szCs w:val="21"/>
                <w:highlight w:val="none"/>
              </w:rPr>
              <w:t>投标人在深圳市内设有常驻服务机构的，得100</w:t>
            </w:r>
            <w:r>
              <w:rPr>
                <w:rFonts w:hint="eastAsia" w:ascii="宋体" w:hAnsi="宋体" w:cs="宋体"/>
                <w:szCs w:val="21"/>
                <w:highlight w:val="none"/>
                <w:lang w:eastAsia="zh-CN"/>
              </w:rPr>
              <w:t>分</w:t>
            </w:r>
            <w:r>
              <w:rPr>
                <w:rFonts w:hint="eastAsia" w:ascii="宋体" w:hAnsi="宋体" w:eastAsia="宋体" w:cs="宋体"/>
                <w:szCs w:val="21"/>
                <w:highlight w:val="none"/>
              </w:rPr>
              <w:t>；</w:t>
            </w:r>
            <w:r>
              <w:rPr>
                <w:rFonts w:hint="eastAsia" w:ascii="宋体" w:hAnsi="宋体" w:eastAsia="宋体" w:cs="宋体"/>
                <w:szCs w:val="21"/>
                <w:highlight w:val="none"/>
              </w:rPr>
              <w:br w:type="textWrapping"/>
            </w:r>
            <w:r>
              <w:rPr>
                <w:rFonts w:hint="eastAsia" w:ascii="宋体" w:hAnsi="宋体" w:eastAsia="宋体" w:cs="宋体"/>
                <w:szCs w:val="21"/>
                <w:highlight w:val="none"/>
                <w:lang w:val="en-US" w:eastAsia="zh-CN"/>
              </w:rPr>
              <w:t>2、</w:t>
            </w:r>
            <w:r>
              <w:rPr>
                <w:rFonts w:hint="eastAsia" w:ascii="宋体" w:hAnsi="宋体" w:eastAsia="宋体" w:cs="宋体"/>
                <w:szCs w:val="21"/>
                <w:highlight w:val="none"/>
              </w:rPr>
              <w:t>投标人承诺中标后在深圳市范围内设有常驻服务机构的得100</w:t>
            </w:r>
            <w:r>
              <w:rPr>
                <w:rFonts w:hint="eastAsia" w:ascii="宋体" w:hAnsi="宋体" w:cs="宋体"/>
                <w:szCs w:val="21"/>
                <w:highlight w:val="none"/>
                <w:lang w:eastAsia="zh-CN"/>
              </w:rPr>
              <w:t>分</w:t>
            </w:r>
            <w:r>
              <w:rPr>
                <w:rFonts w:hint="eastAsia" w:ascii="宋体" w:hAnsi="宋体" w:eastAsia="宋体" w:cs="宋体"/>
                <w:szCs w:val="21"/>
                <w:highlight w:val="none"/>
              </w:rPr>
              <w:t>（承诺函格式自拟）。</w:t>
            </w:r>
            <w:r>
              <w:rPr>
                <w:rFonts w:hint="eastAsia" w:ascii="宋体" w:hAnsi="宋体" w:eastAsia="宋体" w:cs="宋体"/>
                <w:szCs w:val="21"/>
                <w:highlight w:val="none"/>
              </w:rPr>
              <w:br w:type="textWrapping"/>
            </w:r>
            <w:r>
              <w:rPr>
                <w:rFonts w:hint="eastAsia" w:ascii="宋体" w:hAnsi="宋体" w:eastAsia="宋体" w:cs="宋体"/>
                <w:szCs w:val="21"/>
                <w:highlight w:val="none"/>
              </w:rPr>
              <w:t>以上不可累计得分。</w:t>
            </w:r>
          </w:p>
          <w:p>
            <w:pPr>
              <w:pageBreakBefore w:val="0"/>
              <w:kinsoku/>
              <w:overflowPunct/>
              <w:topLinePunct w:val="0"/>
              <w:autoSpaceDE/>
              <w:autoSpaceDN/>
              <w:bidi w:val="0"/>
              <w:spacing w:beforeAutospacing="0" w:afterAutospacing="0" w:line="360" w:lineRule="auto"/>
              <w:ind w:left="0" w:leftChars="0" w:right="0" w:rightChars="0" w:firstLine="0" w:firstLineChars="0"/>
              <w:jc w:val="left"/>
              <w:rPr>
                <w:rFonts w:hint="eastAsia" w:ascii="宋体" w:hAnsi="宋体" w:eastAsia="宋体" w:cs="宋体"/>
                <w:b/>
                <w:bCs/>
                <w:szCs w:val="21"/>
                <w:highlight w:val="none"/>
              </w:rPr>
            </w:pPr>
            <w:r>
              <w:rPr>
                <w:rFonts w:hint="eastAsia" w:ascii="宋体" w:hAnsi="宋体" w:eastAsia="宋体" w:cs="宋体"/>
                <w:b/>
                <w:bCs/>
                <w:szCs w:val="21"/>
                <w:highlight w:val="none"/>
              </w:rPr>
              <w:t>证明文件：</w:t>
            </w:r>
          </w:p>
          <w:p>
            <w:pPr>
              <w:pageBreakBefore w:val="0"/>
              <w:kinsoku/>
              <w:overflowPunct/>
              <w:topLinePunct w:val="0"/>
              <w:autoSpaceDE/>
              <w:autoSpaceDN/>
              <w:bidi w:val="0"/>
              <w:spacing w:beforeAutospacing="0" w:afterAutospacing="0" w:line="360" w:lineRule="auto"/>
              <w:ind w:left="0" w:leftChars="0" w:right="0" w:rightChars="0" w:firstLine="0" w:firstLineChars="0"/>
              <w:jc w:val="left"/>
              <w:rPr>
                <w:rFonts w:hint="eastAsia" w:ascii="Times New Roman" w:hAnsi="Times New Roman" w:eastAsia="宋体" w:cs="Times New Roman"/>
                <w:kern w:val="2"/>
                <w:sz w:val="21"/>
                <w:szCs w:val="24"/>
                <w:lang w:val="en-US" w:eastAsia="zh-CN" w:bidi="ar-SA"/>
              </w:rPr>
            </w:pPr>
            <w:r>
              <w:rPr>
                <w:rFonts w:hint="eastAsia" w:ascii="宋体" w:hAnsi="宋体" w:eastAsia="宋体" w:cs="宋体"/>
                <w:szCs w:val="21"/>
                <w:highlight w:val="none"/>
              </w:rPr>
              <w:t>投标人提供服务机构的营业执照或办公场所的房产证明或租赁合同扫描件；或提供符合上述要求的承诺函。</w:t>
            </w:r>
            <w:r>
              <w:rPr>
                <w:rFonts w:hint="eastAsia" w:ascii="宋体" w:hAnsi="宋体" w:eastAsia="宋体" w:cs="宋体"/>
                <w:szCs w:val="21"/>
                <w:highlight w:val="none"/>
                <w:lang w:eastAsia="zh-CN"/>
              </w:rPr>
              <w:t>未提供或</w:t>
            </w:r>
            <w:r>
              <w:rPr>
                <w:rFonts w:hint="eastAsia" w:ascii="宋体" w:hAnsi="宋体" w:eastAsia="宋体" w:cs="宋体"/>
                <w:szCs w:val="21"/>
                <w:highlight w:val="none"/>
              </w:rPr>
              <w:t>未按要求提供或提供不清晰导致专家无法判断的不得分。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lang w:eastAsia="zh-CN"/>
              </w:rPr>
            </w:pPr>
            <w:r>
              <w:rPr>
                <w:rFonts w:hint="eastAsia" w:ascii="宋体" w:hAnsi="宋体" w:eastAsia="宋体" w:cs="宋体"/>
                <w:b/>
                <w:bCs/>
                <w:color w:val="0000FF"/>
                <w:kern w:val="0"/>
                <w:sz w:val="24"/>
                <w:highlight w:val="none"/>
                <w:lang w:val="en-US" w:eastAsia="zh-CN" w:bidi="ar"/>
              </w:rPr>
              <w:t>4</w:t>
            </w:r>
          </w:p>
        </w:tc>
        <w:tc>
          <w:tcPr>
            <w:tcW w:w="4199" w:type="dxa"/>
            <w:gridSpan w:val="3"/>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r>
              <w:rPr>
                <w:rFonts w:hint="eastAsia" w:ascii="宋体" w:hAnsi="宋体" w:eastAsia="宋体" w:cs="宋体"/>
                <w:b/>
                <w:bCs/>
                <w:color w:val="0000FF"/>
                <w:kern w:val="0"/>
                <w:sz w:val="24"/>
                <w:highlight w:val="none"/>
                <w:lang w:bidi="ar"/>
              </w:rPr>
              <w:t>诚信情况</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lang w:val="en-US" w:eastAsia="zh-CN"/>
              </w:rPr>
            </w:pPr>
            <w:r>
              <w:rPr>
                <w:rFonts w:hint="eastAsia" w:ascii="宋体" w:hAnsi="宋体" w:eastAsia="宋体" w:cs="宋体"/>
                <w:b/>
                <w:bCs/>
                <w:color w:val="0000FF"/>
                <w:sz w:val="24"/>
                <w:highlight w:val="none"/>
                <w:lang w:val="en-US" w:eastAsia="zh-CN"/>
              </w:rPr>
              <w:t>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p>
        </w:tc>
        <w:tc>
          <w:tcPr>
            <w:tcW w:w="8397" w:type="dxa"/>
            <w:gridSpan w:val="4"/>
            <w:tcBorders>
              <w:top w:val="single" w:color="000000" w:sz="8" w:space="0"/>
              <w:left w:val="single" w:color="000000" w:sz="8" w:space="0"/>
              <w:bottom w:val="single" w:color="000000" w:sz="8" w:space="0"/>
              <w:right w:val="single" w:color="000000" w:sz="8" w:space="0"/>
            </w:tcBorders>
            <w:shd w:val="clear" w:color="auto" w:fill="auto"/>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pageBreakBefore w:val="0"/>
              <w:widowControl/>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kern w:val="0"/>
                <w:szCs w:val="21"/>
                <w:highlight w:val="none"/>
                <w:lang w:bidi="ar"/>
              </w:rPr>
              <w:t>序号</w:t>
            </w:r>
          </w:p>
        </w:tc>
        <w:tc>
          <w:tcPr>
            <w:tcW w:w="2837" w:type="dxa"/>
            <w:tcBorders>
              <w:top w:val="outset" w:color="000000" w:sz="6" w:space="0"/>
              <w:left w:val="outset" w:color="000000" w:sz="6" w:space="0"/>
              <w:bottom w:val="outset" w:color="000000" w:sz="6" w:space="0"/>
              <w:right w:val="outset" w:color="000000" w:sz="6" w:space="0"/>
            </w:tcBorders>
            <w:shd w:val="clear" w:color="auto" w:fill="E6EFFA"/>
            <w:vAlign w:val="center"/>
          </w:tcPr>
          <w:p>
            <w:pPr>
              <w:pageBreakBefore w:val="0"/>
              <w:widowControl/>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kern w:val="0"/>
                <w:szCs w:val="21"/>
                <w:highlight w:val="none"/>
                <w:lang w:bidi="ar"/>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pageBreakBefore w:val="0"/>
              <w:widowControl/>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kern w:val="0"/>
                <w:szCs w:val="21"/>
                <w:highlight w:val="none"/>
                <w:lang w:bidi="ar"/>
              </w:rPr>
              <w:t>权重(%)</w:t>
            </w:r>
          </w:p>
        </w:tc>
        <w:tc>
          <w:tcPr>
            <w:tcW w:w="4198" w:type="dxa"/>
            <w:tcBorders>
              <w:top w:val="outset" w:color="000000" w:sz="6" w:space="0"/>
              <w:left w:val="outset" w:color="000000" w:sz="6" w:space="0"/>
              <w:bottom w:val="outset" w:color="000000" w:sz="6" w:space="0"/>
              <w:right w:val="outset" w:color="000000" w:sz="6" w:space="0"/>
            </w:tcBorders>
            <w:shd w:val="clear" w:color="auto" w:fill="E6EFFA"/>
            <w:vAlign w:val="center"/>
          </w:tcPr>
          <w:p>
            <w:pPr>
              <w:pageBreakBefore w:val="0"/>
              <w:widowControl/>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kern w:val="0"/>
                <w:szCs w:val="21"/>
                <w:highlight w:val="none"/>
                <w:lang w:bidi="ar"/>
              </w:rPr>
              <w:t>评分准则</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wordWrap w:val="0"/>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highlight w:val="none"/>
              </w:rPr>
              <w:t>1</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wordWrap w:val="0"/>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highlight w:val="none"/>
              </w:rPr>
              <w:t>诚信情况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wordWrap w:val="0"/>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highlight w:val="none"/>
              </w:rPr>
              <w:t>5</w:t>
            </w:r>
          </w:p>
        </w:tc>
        <w:tc>
          <w:tcPr>
            <w:tcW w:w="4198"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wordWrap w:val="0"/>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投标人在参与政府采购活动中存在诚信相关问题且在主管部门相关处理措施实施期限内的，本项不得分，否则得满分。投标人无需提供任何证明材料，由政府集中采购机构工作人员查询后向评审委员会提供相关信息。</w:t>
            </w:r>
          </w:p>
        </w:tc>
      </w:tr>
      <w:bookmarkEnd w:id="2"/>
    </w:tbl>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84"/>
          <w:szCs w:val="84"/>
          <w:highlight w:val="none"/>
        </w:rPr>
      </w:pPr>
    </w:p>
    <w:p>
      <w:pPr>
        <w:pageBreakBefore w:val="0"/>
        <w:kinsoku/>
        <w:overflowPunct/>
        <w:topLinePunct w:val="0"/>
        <w:autoSpaceDE/>
        <w:autoSpaceDN/>
        <w:bidi w:val="0"/>
        <w:spacing w:line="360" w:lineRule="auto"/>
        <w:ind w:left="0" w:firstLine="0" w:firstLineChars="0"/>
        <w:rPr>
          <w:rFonts w:hint="eastAsia" w:ascii="宋体" w:hAnsi="宋体" w:eastAsia="宋体" w:cs="宋体"/>
          <w:b/>
          <w:sz w:val="120"/>
          <w:szCs w:val="120"/>
          <w:highlight w:val="none"/>
        </w:rPr>
      </w:pPr>
      <w:r>
        <w:rPr>
          <w:rFonts w:hint="eastAsia" w:ascii="宋体" w:hAnsi="宋体" w:eastAsia="宋体" w:cs="宋体"/>
          <w:b/>
          <w:sz w:val="120"/>
          <w:szCs w:val="120"/>
          <w:highlight w:val="none"/>
        </w:rPr>
        <w:br w:type="page"/>
      </w: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120"/>
          <w:szCs w:val="120"/>
          <w:highlight w:val="none"/>
        </w:rPr>
      </w:pPr>
      <w:r>
        <w:rPr>
          <w:rFonts w:hint="eastAsia" w:ascii="宋体" w:hAnsi="宋体" w:eastAsia="宋体" w:cs="宋体"/>
          <w:b/>
          <w:sz w:val="120"/>
          <w:szCs w:val="120"/>
          <w:highlight w:val="none"/>
        </w:rPr>
        <w:t>政府采购</w:t>
      </w: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120"/>
          <w:szCs w:val="120"/>
          <w:highlight w:val="none"/>
        </w:rPr>
      </w:pPr>
      <w:r>
        <w:rPr>
          <w:rFonts w:hint="eastAsia" w:ascii="宋体" w:hAnsi="宋体" w:eastAsia="宋体" w:cs="宋体"/>
          <w:b/>
          <w:sz w:val="120"/>
          <w:szCs w:val="120"/>
          <w:highlight w:val="none"/>
        </w:rPr>
        <w:t>招标文件</w:t>
      </w: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52"/>
          <w:szCs w:val="52"/>
          <w:highlight w:val="none"/>
        </w:rPr>
      </w:pPr>
      <w:r>
        <w:rPr>
          <w:rFonts w:hint="eastAsia" w:ascii="宋体" w:hAnsi="宋体" w:eastAsia="宋体" w:cs="宋体"/>
          <w:b/>
          <w:sz w:val="52"/>
          <w:szCs w:val="52"/>
          <w:highlight w:val="none"/>
        </w:rPr>
        <w:t>（货物类）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44"/>
          <w:szCs w:val="44"/>
          <w:highlight w:val="none"/>
        </w:rPr>
      </w:pPr>
      <w:bookmarkStart w:id="3" w:name="_Hlk71465316"/>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44"/>
          <w:szCs w:val="4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44"/>
          <w:szCs w:val="44"/>
          <w:highlight w:val="none"/>
        </w:rPr>
      </w:pPr>
      <w:r>
        <w:rPr>
          <w:rFonts w:hint="eastAsia" w:ascii="宋体" w:hAnsi="宋体" w:eastAsia="宋体" w:cs="宋体"/>
          <w:b/>
          <w:sz w:val="44"/>
          <w:szCs w:val="44"/>
          <w:highlight w:val="none"/>
        </w:rPr>
        <w:t>深圳公共资源交易中心</w:t>
      </w: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44"/>
          <w:szCs w:val="44"/>
          <w:highlight w:val="none"/>
        </w:rPr>
      </w:pPr>
      <w:r>
        <w:rPr>
          <w:rFonts w:hint="eastAsia" w:ascii="宋体" w:hAnsi="宋体" w:eastAsia="宋体" w:cs="宋体"/>
          <w:b/>
          <w:sz w:val="44"/>
          <w:szCs w:val="44"/>
          <w:highlight w:val="none"/>
        </w:rPr>
        <w:t>（202</w:t>
      </w:r>
      <w:r>
        <w:rPr>
          <w:rFonts w:hint="eastAsia" w:ascii="宋体" w:hAnsi="宋体" w:cs="宋体"/>
          <w:b/>
          <w:sz w:val="44"/>
          <w:szCs w:val="44"/>
          <w:highlight w:val="none"/>
          <w:lang w:val="en-US" w:eastAsia="zh-CN"/>
        </w:rPr>
        <w:t>3</w:t>
      </w:r>
      <w:r>
        <w:rPr>
          <w:rFonts w:hint="eastAsia" w:ascii="宋体" w:hAnsi="宋体" w:eastAsia="宋体" w:cs="宋体"/>
          <w:b/>
          <w:sz w:val="44"/>
          <w:szCs w:val="44"/>
          <w:highlight w:val="none"/>
        </w:rPr>
        <w:t>）</w:t>
      </w:r>
      <w:bookmarkEnd w:id="3"/>
    </w:p>
    <w:p>
      <w:pPr>
        <w:keepNext w:val="0"/>
        <w:keepLines w:val="0"/>
        <w:widowControl/>
        <w:suppressLineNumbers w:val="0"/>
        <w:autoSpaceDE w:val="0"/>
        <w:autoSpaceDN w:val="0"/>
        <w:adjustRightInd w:val="0"/>
        <w:spacing w:before="0" w:beforeAutospacing="0" w:after="0" w:afterAutospacing="0" w:line="400" w:lineRule="exact"/>
        <w:ind w:left="0" w:right="0" w:firstLine="420"/>
        <w:jc w:val="center"/>
        <w:rPr>
          <w:rFonts w:eastAsia="黑体"/>
          <w:b/>
          <w:bCs/>
          <w:color w:val="FF0000"/>
          <w:kern w:val="44"/>
          <w:sz w:val="28"/>
          <w:szCs w:val="44"/>
          <w:lang w:val="en-US"/>
        </w:rPr>
      </w:pPr>
      <w:r>
        <w:rPr>
          <w:rFonts w:hint="eastAsia" w:ascii="宋体" w:hAnsi="宋体" w:eastAsia="宋体" w:cs="宋体"/>
          <w:highlight w:val="none"/>
        </w:rPr>
        <w:br w:type="page"/>
      </w:r>
      <w:bookmarkStart w:id="4" w:name="_Hlk73564573"/>
      <w:r>
        <w:rPr>
          <w:rFonts w:hint="eastAsia" w:ascii="Times New Roman" w:hAnsi="Times New Roman" w:eastAsia="黑体" w:cs="黑体"/>
          <w:b/>
          <w:bCs/>
          <w:color w:val="FF0000"/>
          <w:kern w:val="44"/>
          <w:sz w:val="28"/>
          <w:szCs w:val="44"/>
          <w:lang w:val="en-US" w:eastAsia="zh-CN" w:bidi="ar"/>
        </w:rPr>
        <w:t>警示条款</w:t>
      </w:r>
    </w:p>
    <w:p>
      <w:pPr>
        <w:keepNext w:val="0"/>
        <w:keepLines w:val="0"/>
        <w:widowControl/>
        <w:suppressLineNumbers w:val="0"/>
        <w:autoSpaceDE w:val="0"/>
        <w:autoSpaceDN w:val="0"/>
        <w:adjustRightInd w:val="0"/>
        <w:spacing w:before="0" w:beforeAutospacing="0" w:after="0" w:afterAutospacing="0" w:line="400" w:lineRule="exact"/>
        <w:ind w:left="0" w:right="0" w:firstLine="420"/>
        <w:jc w:val="center"/>
        <w:rPr>
          <w:rFonts w:eastAsia="黑体"/>
          <w:b/>
          <w:bCs/>
          <w:color w:val="FF0000"/>
          <w:kern w:val="44"/>
          <w:sz w:val="28"/>
          <w:szCs w:val="44"/>
          <w:lang w:val="en-US"/>
        </w:rPr>
      </w:pPr>
    </w:p>
    <w:p>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firstLine="400" w:firstLineChars="200"/>
        <w:jc w:val="left"/>
        <w:textAlignment w:val="auto"/>
        <w:rPr>
          <w:color w:val="FF0000"/>
          <w:sz w:val="20"/>
          <w:szCs w:val="20"/>
          <w:lang w:val="en-US"/>
        </w:rPr>
      </w:pPr>
      <w:r>
        <w:rPr>
          <w:rFonts w:hint="eastAsia" w:ascii="Times New Roman" w:hAnsi="Times New Roman" w:eastAsia="宋体" w:cs="宋体"/>
          <w:color w:val="FF0000"/>
          <w:kern w:val="0"/>
          <w:sz w:val="20"/>
          <w:szCs w:val="20"/>
          <w:lang w:val="en-US" w:eastAsia="zh-CN" w:bidi="ar"/>
        </w:rPr>
        <w:t>一、</w:t>
      </w:r>
      <w:r>
        <w:rPr>
          <w:rFonts w:hint="eastAsia" w:ascii="Times New Roman" w:hAnsi="Times New Roman" w:eastAsia="宋体" w:cs="宋体"/>
          <w:b/>
          <w:bCs/>
          <w:color w:val="FF0000"/>
          <w:kern w:val="0"/>
          <w:sz w:val="20"/>
          <w:szCs w:val="20"/>
          <w:lang w:val="en-US" w:eastAsia="zh-CN" w:bidi="ar"/>
        </w:rPr>
        <w:t>《深圳经济特区政府采购条例》第五十七条</w:t>
      </w:r>
      <w:r>
        <w:rPr>
          <w:rFonts w:hint="default" w:ascii="Times New Roman" w:hAnsi="Times New Roman" w:eastAsia="宋体" w:cs="Times New Roman"/>
          <w:color w:val="FF0000"/>
          <w:kern w:val="0"/>
          <w:sz w:val="20"/>
          <w:szCs w:val="20"/>
          <w:lang w:val="en-US" w:eastAsia="zh-CN" w:bidi="ar"/>
        </w:rPr>
        <w:t xml:space="preserve"> </w:t>
      </w:r>
      <w:r>
        <w:rPr>
          <w:rFonts w:hint="eastAsia" w:ascii="Times New Roman" w:hAnsi="Times New Roman" w:eastAsia="宋体" w:cs="宋体"/>
          <w:color w:val="FF0000"/>
          <w:kern w:val="0"/>
          <w:sz w:val="20"/>
          <w:szCs w:val="20"/>
          <w:lang w:val="en-US" w:eastAsia="zh-CN" w:bidi="ar"/>
        </w:rPr>
        <w:t>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firstLine="400" w:firstLineChars="200"/>
        <w:jc w:val="left"/>
        <w:textAlignment w:val="auto"/>
        <w:rPr>
          <w:color w:val="FF0000"/>
          <w:sz w:val="20"/>
          <w:szCs w:val="20"/>
          <w:lang w:val="en-US"/>
        </w:rPr>
      </w:pPr>
      <w:r>
        <w:rPr>
          <w:rFonts w:hint="eastAsia" w:ascii="Times New Roman" w:hAnsi="Times New Roman" w:eastAsia="宋体" w:cs="宋体"/>
          <w:color w:val="FF0000"/>
          <w:kern w:val="0"/>
          <w:sz w:val="20"/>
          <w:szCs w:val="20"/>
          <w:lang w:val="en-US" w:eastAsia="zh-CN" w:bidi="ar"/>
        </w:rPr>
        <w:t>（一）在采购活动中应当回避而未回避的；</w:t>
      </w:r>
    </w:p>
    <w:p>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firstLine="400" w:firstLineChars="200"/>
        <w:jc w:val="left"/>
        <w:textAlignment w:val="auto"/>
        <w:rPr>
          <w:color w:val="FF0000"/>
          <w:sz w:val="20"/>
          <w:szCs w:val="20"/>
          <w:lang w:val="en-US"/>
        </w:rPr>
      </w:pPr>
      <w:r>
        <w:rPr>
          <w:rFonts w:hint="eastAsia" w:ascii="Times New Roman" w:hAnsi="Times New Roman" w:eastAsia="宋体" w:cs="宋体"/>
          <w:color w:val="FF0000"/>
          <w:kern w:val="0"/>
          <w:sz w:val="20"/>
          <w:szCs w:val="20"/>
          <w:lang w:val="en-US" w:eastAsia="zh-CN" w:bidi="ar"/>
        </w:rPr>
        <w:t>（二）未按本条例规定签订、履行采购合同，造成严重后果的；</w:t>
      </w:r>
    </w:p>
    <w:p>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firstLine="400" w:firstLineChars="200"/>
        <w:jc w:val="left"/>
        <w:textAlignment w:val="auto"/>
        <w:rPr>
          <w:color w:val="FF0000"/>
          <w:sz w:val="20"/>
          <w:szCs w:val="20"/>
          <w:lang w:val="en-US"/>
        </w:rPr>
      </w:pPr>
      <w:r>
        <w:rPr>
          <w:rFonts w:hint="eastAsia" w:ascii="Times New Roman" w:hAnsi="Times New Roman" w:eastAsia="宋体" w:cs="宋体"/>
          <w:color w:val="FF0000"/>
          <w:kern w:val="0"/>
          <w:sz w:val="20"/>
          <w:szCs w:val="20"/>
          <w:lang w:val="en-US" w:eastAsia="zh-CN" w:bidi="ar"/>
        </w:rPr>
        <w:t>（三）隐瞒真实情况，提供虚假资料的；</w:t>
      </w:r>
    </w:p>
    <w:p>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firstLine="400" w:firstLineChars="200"/>
        <w:jc w:val="left"/>
        <w:textAlignment w:val="auto"/>
        <w:rPr>
          <w:color w:val="FF0000"/>
          <w:sz w:val="20"/>
          <w:szCs w:val="20"/>
          <w:lang w:val="en-US"/>
        </w:rPr>
      </w:pPr>
      <w:r>
        <w:rPr>
          <w:rFonts w:hint="eastAsia" w:ascii="Times New Roman" w:hAnsi="Times New Roman" w:eastAsia="宋体" w:cs="宋体"/>
          <w:color w:val="FF0000"/>
          <w:kern w:val="0"/>
          <w:sz w:val="20"/>
          <w:szCs w:val="20"/>
          <w:lang w:val="en-US" w:eastAsia="zh-CN" w:bidi="ar"/>
        </w:rPr>
        <w:t>（四）以非法手段排斥其他供应商参与竞争的；</w:t>
      </w:r>
    </w:p>
    <w:p>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firstLine="400" w:firstLineChars="200"/>
        <w:jc w:val="left"/>
        <w:textAlignment w:val="auto"/>
        <w:rPr>
          <w:color w:val="FF0000"/>
          <w:sz w:val="20"/>
          <w:szCs w:val="20"/>
          <w:lang w:val="en-US"/>
        </w:rPr>
      </w:pPr>
      <w:r>
        <w:rPr>
          <w:rFonts w:hint="eastAsia" w:ascii="Times New Roman" w:hAnsi="Times New Roman" w:eastAsia="宋体" w:cs="宋体"/>
          <w:color w:val="FF0000"/>
          <w:kern w:val="0"/>
          <w:sz w:val="20"/>
          <w:szCs w:val="20"/>
          <w:lang w:val="en-US" w:eastAsia="zh-CN" w:bidi="ar"/>
        </w:rPr>
        <w:t>（五）与其他采购参加人串通投标的；</w:t>
      </w:r>
    </w:p>
    <w:p>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firstLine="400" w:firstLineChars="200"/>
        <w:jc w:val="left"/>
        <w:textAlignment w:val="auto"/>
        <w:rPr>
          <w:color w:val="FF0000"/>
          <w:sz w:val="20"/>
          <w:szCs w:val="20"/>
          <w:lang w:val="en-US"/>
        </w:rPr>
      </w:pPr>
      <w:r>
        <w:rPr>
          <w:rFonts w:hint="eastAsia" w:ascii="Times New Roman" w:hAnsi="Times New Roman" w:eastAsia="宋体" w:cs="宋体"/>
          <w:color w:val="FF0000"/>
          <w:kern w:val="0"/>
          <w:sz w:val="20"/>
          <w:szCs w:val="20"/>
          <w:lang w:val="en-US" w:eastAsia="zh-CN" w:bidi="ar"/>
        </w:rPr>
        <w:t>（六）恶意投诉的；</w:t>
      </w:r>
    </w:p>
    <w:p>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firstLine="400" w:firstLineChars="200"/>
        <w:jc w:val="left"/>
        <w:textAlignment w:val="auto"/>
        <w:rPr>
          <w:color w:val="FF0000"/>
          <w:sz w:val="20"/>
          <w:szCs w:val="20"/>
          <w:lang w:val="en-US"/>
        </w:rPr>
      </w:pPr>
      <w:r>
        <w:rPr>
          <w:rFonts w:hint="eastAsia" w:ascii="Times New Roman" w:hAnsi="Times New Roman" w:eastAsia="宋体" w:cs="宋体"/>
          <w:color w:val="FF0000"/>
          <w:kern w:val="0"/>
          <w:sz w:val="20"/>
          <w:szCs w:val="20"/>
          <w:lang w:val="en-US" w:eastAsia="zh-CN" w:bidi="ar"/>
        </w:rPr>
        <w:t>（七）向采购项目相关人行贿或者提供其他不当利益的；</w:t>
      </w:r>
    </w:p>
    <w:p>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firstLine="400" w:firstLineChars="200"/>
        <w:jc w:val="left"/>
        <w:textAlignment w:val="auto"/>
        <w:rPr>
          <w:color w:val="FF0000"/>
          <w:sz w:val="20"/>
          <w:szCs w:val="20"/>
          <w:lang w:val="en-US"/>
        </w:rPr>
      </w:pPr>
      <w:r>
        <w:rPr>
          <w:rFonts w:hint="eastAsia" w:ascii="Times New Roman" w:hAnsi="Times New Roman" w:eastAsia="宋体" w:cs="宋体"/>
          <w:color w:val="FF0000"/>
          <w:kern w:val="0"/>
          <w:sz w:val="20"/>
          <w:szCs w:val="20"/>
          <w:lang w:val="en-US" w:eastAsia="zh-CN" w:bidi="ar"/>
        </w:rPr>
        <w:t>（八）阻碍、抗拒主管部门监督检查的；</w:t>
      </w:r>
    </w:p>
    <w:p>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firstLine="400" w:firstLineChars="200"/>
        <w:jc w:val="left"/>
        <w:textAlignment w:val="auto"/>
        <w:rPr>
          <w:color w:val="FF0000"/>
          <w:sz w:val="20"/>
          <w:szCs w:val="20"/>
          <w:lang w:val="en-US"/>
        </w:rPr>
      </w:pPr>
      <w:r>
        <w:rPr>
          <w:rFonts w:hint="eastAsia" w:ascii="Times New Roman" w:hAnsi="Times New Roman" w:eastAsia="宋体" w:cs="宋体"/>
          <w:color w:val="FF0000"/>
          <w:kern w:val="0"/>
          <w:sz w:val="20"/>
          <w:szCs w:val="20"/>
          <w:lang w:val="en-US" w:eastAsia="zh-CN" w:bidi="ar"/>
        </w:rPr>
        <w:t>（九）其他违反本条例规定的行为。</w:t>
      </w:r>
    </w:p>
    <w:p>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firstLine="402" w:firstLineChars="200"/>
        <w:jc w:val="left"/>
        <w:textAlignment w:val="auto"/>
        <w:rPr>
          <w:color w:val="FF0000"/>
          <w:sz w:val="20"/>
          <w:szCs w:val="20"/>
          <w:lang w:val="en-US"/>
        </w:rPr>
      </w:pPr>
      <w:r>
        <w:rPr>
          <w:rFonts w:hint="eastAsia" w:ascii="Times New Roman" w:hAnsi="Times New Roman" w:eastAsia="宋体" w:cs="宋体"/>
          <w:b/>
          <w:bCs/>
          <w:color w:val="FF0000"/>
          <w:kern w:val="0"/>
          <w:sz w:val="20"/>
          <w:szCs w:val="20"/>
          <w:lang w:val="en-US" w:eastAsia="zh-CN" w:bidi="ar"/>
        </w:rPr>
        <w:t>二、《深圳经济特区政府采购条例实施细则》第七十五条</w:t>
      </w:r>
      <w:r>
        <w:rPr>
          <w:rFonts w:hint="default" w:ascii="Times New Roman" w:hAnsi="Times New Roman" w:eastAsia="宋体" w:cs="Times New Roman"/>
          <w:b/>
          <w:bCs/>
          <w:color w:val="FF0000"/>
          <w:kern w:val="0"/>
          <w:sz w:val="20"/>
          <w:szCs w:val="20"/>
          <w:lang w:val="en-US" w:eastAsia="zh-CN" w:bidi="ar"/>
        </w:rPr>
        <w:t xml:space="preserve"> </w:t>
      </w:r>
      <w:r>
        <w:rPr>
          <w:rFonts w:hint="eastAsia" w:ascii="Times New Roman" w:hAnsi="Times New Roman" w:eastAsia="宋体" w:cs="宋体"/>
          <w:color w:val="FF0000"/>
          <w:kern w:val="0"/>
          <w:sz w:val="20"/>
          <w:szCs w:val="20"/>
          <w:lang w:val="en-US" w:eastAsia="zh-CN" w:bidi="ar"/>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firstLine="402" w:firstLineChars="200"/>
        <w:jc w:val="left"/>
        <w:textAlignment w:val="auto"/>
        <w:rPr>
          <w:color w:val="FF0000"/>
          <w:sz w:val="20"/>
          <w:szCs w:val="20"/>
          <w:lang w:val="en-US"/>
        </w:rPr>
      </w:pPr>
      <w:r>
        <w:rPr>
          <w:rFonts w:hint="eastAsia" w:ascii="Times New Roman" w:hAnsi="Times New Roman" w:eastAsia="宋体" w:cs="宋体"/>
          <w:b/>
          <w:bCs/>
          <w:color w:val="FF0000"/>
          <w:kern w:val="0"/>
          <w:sz w:val="20"/>
          <w:szCs w:val="20"/>
          <w:lang w:val="en-US" w:eastAsia="zh-CN" w:bidi="ar"/>
        </w:rPr>
        <w:t>三、《深圳经济特区政府采购条例实施细则》第七十七条</w:t>
      </w:r>
      <w:r>
        <w:rPr>
          <w:rFonts w:hint="default" w:ascii="Times New Roman" w:hAnsi="Times New Roman" w:eastAsia="宋体" w:cs="Times New Roman"/>
          <w:b/>
          <w:bCs/>
          <w:color w:val="FF0000"/>
          <w:kern w:val="0"/>
          <w:sz w:val="20"/>
          <w:szCs w:val="20"/>
          <w:lang w:val="en-US" w:eastAsia="zh-CN" w:bidi="ar"/>
        </w:rPr>
        <w:t xml:space="preserve"> </w:t>
      </w:r>
      <w:r>
        <w:rPr>
          <w:rFonts w:hint="eastAsia" w:ascii="Times New Roman" w:hAnsi="Times New Roman" w:eastAsia="宋体" w:cs="宋体"/>
          <w:color w:val="FF0000"/>
          <w:kern w:val="0"/>
          <w:sz w:val="20"/>
          <w:szCs w:val="20"/>
          <w:lang w:val="en-US" w:eastAsia="zh-CN" w:bidi="ar"/>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firstLine="400" w:firstLineChars="200"/>
        <w:jc w:val="left"/>
        <w:textAlignment w:val="auto"/>
        <w:rPr>
          <w:color w:val="FF0000"/>
          <w:sz w:val="20"/>
          <w:szCs w:val="20"/>
          <w:lang w:val="en-US"/>
        </w:rPr>
      </w:pPr>
      <w:r>
        <w:rPr>
          <w:rFonts w:hint="eastAsia" w:ascii="Times New Roman" w:hAnsi="Times New Roman" w:eastAsia="宋体" w:cs="宋体"/>
          <w:color w:val="FF0000"/>
          <w:kern w:val="0"/>
          <w:sz w:val="20"/>
          <w:szCs w:val="20"/>
          <w:lang w:val="en-US" w:eastAsia="zh-CN" w:bidi="ar"/>
        </w:rPr>
        <w:t>投标供应商不能提供项目负责人或者主要技术人员的劳动合同、社会保险等劳动关系证明材料的，视为存在前款第（三）项规定的情形。</w:t>
      </w:r>
    </w:p>
    <w:bookmarkEnd w:id="4"/>
    <w:p>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360" w:lineRule="auto"/>
        <w:ind w:left="0" w:right="0" w:firstLine="402" w:firstLineChars="200"/>
        <w:jc w:val="left"/>
        <w:textAlignment w:val="auto"/>
        <w:rPr>
          <w:rFonts w:hint="eastAsia" w:ascii="宋体" w:hAnsi="宋体" w:eastAsia="宋体" w:cs="Times New Roman"/>
          <w:b/>
          <w:bCs/>
          <w:color w:val="FF0000"/>
          <w:kern w:val="2"/>
          <w:sz w:val="20"/>
          <w:szCs w:val="20"/>
          <w:highlight w:val="yellow"/>
        </w:rPr>
      </w:pPr>
      <w:r>
        <w:rPr>
          <w:rFonts w:hint="eastAsia" w:ascii="宋体" w:hAnsi="宋体" w:eastAsia="宋体" w:cs="宋体"/>
          <w:b/>
          <w:bCs/>
          <w:color w:val="FF0000"/>
          <w:kern w:val="2"/>
          <w:sz w:val="20"/>
          <w:szCs w:val="20"/>
          <w:highlight w:val="yellow"/>
          <w:lang w:val="en-US" w:eastAsia="zh-CN" w:bidi="ar"/>
        </w:rPr>
        <w:t>注：1.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w:t>
      </w:r>
      <w:r>
        <w:rPr>
          <w:rFonts w:hint="eastAsia" w:ascii="宋体" w:hAnsi="宋体" w:eastAsia="宋体" w:cs="宋体"/>
          <w:b/>
          <w:bCs/>
          <w:color w:val="0000FF"/>
          <w:kern w:val="2"/>
          <w:sz w:val="20"/>
          <w:szCs w:val="20"/>
          <w:highlight w:val="yellow"/>
          <w:lang w:val="en-US" w:eastAsia="zh-CN" w:bidi="ar"/>
        </w:rPr>
        <w:t>文件制作机器码</w:t>
      </w:r>
      <w:r>
        <w:rPr>
          <w:rFonts w:hint="eastAsia" w:ascii="宋体" w:hAnsi="宋体" w:eastAsia="宋体" w:cs="宋体"/>
          <w:b/>
          <w:bCs/>
          <w:color w:val="FF0000"/>
          <w:kern w:val="2"/>
          <w:sz w:val="20"/>
          <w:szCs w:val="20"/>
          <w:highlight w:val="yellow"/>
          <w:lang w:val="en-US" w:eastAsia="zh-CN" w:bidi="ar"/>
        </w:rPr>
        <w:t>一致表明不同供应商使用了同一设备编制投标文件，</w:t>
      </w:r>
      <w:r>
        <w:rPr>
          <w:rFonts w:hint="eastAsia" w:ascii="宋体" w:hAnsi="宋体" w:eastAsia="宋体" w:cs="宋体"/>
          <w:b/>
          <w:bCs/>
          <w:color w:val="0000FF"/>
          <w:kern w:val="2"/>
          <w:sz w:val="20"/>
          <w:szCs w:val="20"/>
          <w:highlight w:val="yellow"/>
          <w:lang w:val="en-US" w:eastAsia="zh-CN" w:bidi="ar"/>
        </w:rPr>
        <w:t>文件创建标识码</w:t>
      </w:r>
      <w:r>
        <w:rPr>
          <w:rFonts w:hint="eastAsia" w:ascii="宋体" w:hAnsi="宋体" w:eastAsia="宋体" w:cs="宋体"/>
          <w:b/>
          <w:bCs/>
          <w:color w:val="FF0000"/>
          <w:kern w:val="2"/>
          <w:sz w:val="20"/>
          <w:szCs w:val="20"/>
          <w:highlight w:val="yellow"/>
          <w:lang w:val="en-US" w:eastAsia="zh-CN" w:bidi="ar"/>
        </w:rPr>
        <w:t>一致表明不同供应商的投标文件为同一份文件，</w:t>
      </w:r>
      <w:r>
        <w:rPr>
          <w:rFonts w:hint="eastAsia" w:ascii="宋体" w:hAnsi="宋体" w:eastAsia="宋体" w:cs="宋体"/>
          <w:b/>
          <w:bCs/>
          <w:color w:val="0000FF"/>
          <w:kern w:val="2"/>
          <w:sz w:val="20"/>
          <w:szCs w:val="20"/>
          <w:highlight w:val="yellow"/>
          <w:lang w:val="en-US" w:eastAsia="zh-CN" w:bidi="ar"/>
        </w:rPr>
        <w:t>IP地址</w:t>
      </w:r>
      <w:r>
        <w:rPr>
          <w:rFonts w:hint="eastAsia" w:ascii="宋体" w:hAnsi="宋体" w:eastAsia="宋体" w:cs="宋体"/>
          <w:b/>
          <w:bCs/>
          <w:color w:val="FF0000"/>
          <w:kern w:val="2"/>
          <w:sz w:val="20"/>
          <w:szCs w:val="20"/>
          <w:highlight w:val="yellow"/>
          <w:lang w:val="en-US" w:eastAsia="zh-CN" w:bidi="ar"/>
        </w:rPr>
        <w:t>一致表明上传投标文件时使用了相同的网络。</w:t>
      </w:r>
    </w:p>
    <w:p>
      <w:pPr>
        <w:keepNext w:val="0"/>
        <w:keepLines w:val="0"/>
        <w:pageBreakBefore w:val="0"/>
        <w:widowControl/>
        <w:suppressLineNumbers w:val="0"/>
        <w:kinsoku/>
        <w:wordWrap/>
        <w:overflowPunct/>
        <w:topLinePunct w:val="0"/>
        <w:autoSpaceDE w:val="0"/>
        <w:autoSpaceDN/>
        <w:bidi w:val="0"/>
        <w:adjustRightInd/>
        <w:snapToGrid/>
        <w:spacing w:before="0" w:beforeAutospacing="0" w:after="0" w:afterAutospacing="0" w:line="360" w:lineRule="auto"/>
        <w:ind w:left="0" w:right="0" w:firstLine="402" w:firstLineChars="200"/>
        <w:jc w:val="left"/>
        <w:textAlignment w:val="auto"/>
        <w:rPr>
          <w:rFonts w:hint="eastAsia" w:ascii="宋体" w:hAnsi="宋体" w:eastAsia="宋体" w:cs="Times New Roman"/>
          <w:b/>
          <w:bCs/>
          <w:color w:val="FF0000"/>
          <w:kern w:val="2"/>
          <w:sz w:val="20"/>
          <w:szCs w:val="20"/>
          <w:highlight w:val="yellow"/>
        </w:rPr>
      </w:pPr>
      <w:r>
        <w:rPr>
          <w:rFonts w:hint="eastAsia" w:ascii="宋体" w:hAnsi="宋体" w:eastAsia="宋体" w:cs="宋体"/>
          <w:b/>
          <w:bCs/>
          <w:color w:val="FF0000"/>
          <w:kern w:val="2"/>
          <w:sz w:val="20"/>
          <w:szCs w:val="20"/>
          <w:highlight w:val="yellow"/>
          <w:lang w:val="en-US" w:eastAsia="zh-CN" w:bidi="ar"/>
        </w:rPr>
        <w:t>2.为避免出现不同供应商投标文件的</w:t>
      </w:r>
      <w:r>
        <w:rPr>
          <w:rFonts w:hint="eastAsia" w:ascii="宋体" w:hAnsi="宋体" w:eastAsia="宋体" w:cs="宋体"/>
          <w:b/>
          <w:bCs/>
          <w:color w:val="0000FF"/>
          <w:kern w:val="2"/>
          <w:sz w:val="20"/>
          <w:szCs w:val="20"/>
          <w:highlight w:val="yellow"/>
          <w:lang w:val="en-US" w:eastAsia="zh-CN" w:bidi="ar"/>
        </w:rPr>
        <w:t>文件制作机器码、文件创建标识码、IP地址一致</w:t>
      </w:r>
      <w:r>
        <w:rPr>
          <w:rFonts w:hint="eastAsia" w:ascii="宋体" w:hAnsi="宋体" w:eastAsia="宋体" w:cs="宋体"/>
          <w:b/>
          <w:bCs/>
          <w:color w:val="FF0000"/>
          <w:kern w:val="2"/>
          <w:sz w:val="20"/>
          <w:szCs w:val="20"/>
          <w:highlight w:val="yellow"/>
          <w:lang w:val="en-US" w:eastAsia="zh-CN" w:bidi="ar"/>
        </w:rPr>
        <w:t>的异常情况，建议各供应商编制、上传投标文件时不要使用公共电脑设备或公共网络。</w:t>
      </w:r>
    </w:p>
    <w:p>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firstLine="402" w:firstLineChars="200"/>
        <w:jc w:val="left"/>
        <w:textAlignment w:val="auto"/>
        <w:rPr>
          <w:color w:val="FF0000"/>
          <w:sz w:val="20"/>
          <w:szCs w:val="20"/>
          <w:lang w:val="en-US"/>
        </w:rPr>
      </w:pPr>
      <w:r>
        <w:rPr>
          <w:rFonts w:hint="eastAsia" w:ascii="宋体" w:hAnsi="宋体" w:eastAsia="宋体" w:cs="宋体"/>
          <w:b/>
          <w:bCs/>
          <w:color w:val="FF0000"/>
          <w:kern w:val="2"/>
          <w:sz w:val="20"/>
          <w:szCs w:val="20"/>
          <w:highlight w:val="yellow"/>
          <w:lang w:val="en-US" w:eastAsia="zh-CN" w:bidi="ar"/>
        </w:rPr>
        <w:t>3.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商独立编制、上传投标文件，妥善保管和使用电子秘钥。</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line="360" w:lineRule="auto"/>
        <w:ind w:left="0" w:firstLine="0" w:firstLineChars="0"/>
        <w:rPr>
          <w:rFonts w:hint="eastAsia" w:ascii="宋体" w:hAnsi="宋体" w:eastAsia="宋体" w:cs="宋体"/>
          <w:highlight w:val="none"/>
        </w:rPr>
      </w:pPr>
      <w:bookmarkStart w:id="5" w:name="_Hlk72218009"/>
      <w:r>
        <w:rPr>
          <w:rFonts w:hint="eastAsia" w:ascii="宋体" w:hAnsi="宋体" w:eastAsia="宋体" w:cs="宋体"/>
          <w:highlight w:val="none"/>
        </w:rPr>
        <w:br w:type="page"/>
      </w:r>
    </w:p>
    <w:p>
      <w:pPr>
        <w:pStyle w:val="3"/>
        <w:pageBreakBefore w:val="0"/>
        <w:kinsoku/>
        <w:overflowPunct/>
        <w:topLinePunct w:val="0"/>
        <w:autoSpaceDE/>
        <w:autoSpaceDN/>
        <w:bidi w:val="0"/>
        <w:spacing w:before="0" w:beforeAutospacing="0" w:after="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目   录</w:t>
      </w:r>
    </w:p>
    <w:p>
      <w:pPr>
        <w:pageBreakBefore w:val="0"/>
        <w:kinsoku/>
        <w:overflowPunct/>
        <w:topLinePunct w:val="0"/>
        <w:autoSpaceDE/>
        <w:autoSpaceDN/>
        <w:bidi w:val="0"/>
        <w:spacing w:beforeAutospacing="0" w:afterAutospacing="0" w:line="360" w:lineRule="auto"/>
        <w:ind w:left="0" w:leftChars="0" w:right="0" w:firstLine="0" w:firstLineChars="0"/>
        <w:outlineLvl w:val="0"/>
        <w:rPr>
          <w:rFonts w:hint="eastAsia" w:ascii="宋体" w:hAnsi="宋体" w:eastAsia="宋体" w:cs="宋体"/>
          <w:b/>
          <w:sz w:val="24"/>
          <w:highlight w:val="none"/>
        </w:rPr>
      </w:pPr>
      <w:r>
        <w:rPr>
          <w:rFonts w:hint="eastAsia" w:ascii="宋体" w:hAnsi="宋体" w:eastAsia="宋体" w:cs="宋体"/>
          <w:b/>
          <w:sz w:val="24"/>
          <w:highlight w:val="none"/>
        </w:rPr>
        <w:t>第一册  专用条款</w:t>
      </w: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 w:val="24"/>
          <w:highlight w:val="none"/>
        </w:rPr>
      </w:pPr>
      <w:r>
        <w:rPr>
          <w:rFonts w:hint="eastAsia" w:ascii="宋体" w:hAnsi="宋体" w:eastAsia="宋体" w:cs="宋体"/>
          <w:sz w:val="24"/>
          <w:highlight w:val="none"/>
        </w:rPr>
        <w:t>关键信息</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第一章  招标公告</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 xml:space="preserve">第二章  </w:t>
      </w:r>
      <w:bookmarkStart w:id="6" w:name="_Hlk71994379"/>
      <w:r>
        <w:rPr>
          <w:rFonts w:hint="eastAsia" w:ascii="宋体" w:hAnsi="宋体" w:eastAsia="宋体" w:cs="宋体"/>
          <w:szCs w:val="21"/>
          <w:highlight w:val="none"/>
        </w:rPr>
        <w:t>对通用条款的补充内容及其他关键信息</w:t>
      </w:r>
      <w:bookmarkEnd w:id="6"/>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第三章  用户需求书</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第四章  投标文件组成要求及格式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第五章  合同条款及格式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outlineLvl w:val="0"/>
        <w:rPr>
          <w:rFonts w:hint="eastAsia" w:ascii="宋体" w:hAnsi="宋体" w:eastAsia="宋体" w:cs="宋体"/>
          <w:b/>
          <w:sz w:val="24"/>
          <w:highlight w:val="none"/>
        </w:rPr>
      </w:pPr>
      <w:r>
        <w:rPr>
          <w:rFonts w:hint="eastAsia" w:ascii="宋体" w:hAnsi="宋体" w:eastAsia="宋体" w:cs="宋体"/>
          <w:b/>
          <w:sz w:val="24"/>
          <w:highlight w:val="none"/>
        </w:rPr>
        <w:t>第二册  通用条款</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第一章  总则</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第二章  招标文件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第三章  投标文件的编制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第四章  投标文件的递交</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第五章  开标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第六章  评审要求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第七章  评审程序及评审方法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第八章  定标及公示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第九章  公开招标失败的后续处理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第十章  合同的授予与备案</w:t>
      </w:r>
    </w:p>
    <w:p>
      <w:pPr>
        <w:pageBreakBefore w:val="0"/>
        <w:kinsoku/>
        <w:overflowPunct/>
        <w:topLinePunct w:val="0"/>
        <w:autoSpaceDE/>
        <w:autoSpaceDN/>
        <w:bidi w:val="0"/>
        <w:spacing w:beforeAutospacing="0" w:afterAutospacing="0" w:line="360" w:lineRule="auto"/>
        <w:ind w:left="0" w:leftChars="0" w:right="0" w:firstLine="0" w:firstLineChars="0"/>
        <w:outlineLvl w:val="0"/>
        <w:rPr>
          <w:rFonts w:hint="eastAsia" w:ascii="宋体" w:hAnsi="宋体" w:eastAsia="宋体" w:cs="宋体"/>
          <w:szCs w:val="21"/>
          <w:highlight w:val="none"/>
        </w:rPr>
      </w:pPr>
      <w:r>
        <w:rPr>
          <w:rFonts w:hint="eastAsia" w:ascii="宋体" w:hAnsi="宋体" w:eastAsia="宋体" w:cs="宋体"/>
          <w:szCs w:val="21"/>
          <w:highlight w:val="none"/>
        </w:rPr>
        <w:t>第十一章  质疑处理</w:t>
      </w:r>
    </w:p>
    <w:bookmarkEnd w:id="5"/>
    <w:p>
      <w:pPr>
        <w:pageBreakBefore w:val="0"/>
        <w:kinsoku/>
        <w:overflowPunct/>
        <w:topLinePunct w:val="0"/>
        <w:autoSpaceDE/>
        <w:autoSpaceDN/>
        <w:bidi w:val="0"/>
        <w:spacing w:line="360" w:lineRule="auto"/>
        <w:ind w:left="0" w:firstLine="0" w:firstLineChars="0"/>
        <w:rPr>
          <w:rFonts w:hint="eastAsia" w:ascii="宋体" w:hAnsi="宋体" w:eastAsia="宋体" w:cs="宋体"/>
          <w:highlight w:val="none"/>
        </w:rPr>
      </w:pPr>
      <w:bookmarkStart w:id="7" w:name="bt商务标投标文件格式"/>
      <w:bookmarkEnd w:id="7"/>
      <w:bookmarkStart w:id="8" w:name="bt投标人须知"/>
      <w:bookmarkEnd w:id="8"/>
      <w:bookmarkStart w:id="9" w:name="bt技术标投标文件格式"/>
      <w:bookmarkEnd w:id="9"/>
      <w:bookmarkStart w:id="10" w:name="bt其他资料2"/>
      <w:bookmarkEnd w:id="10"/>
      <w:bookmarkStart w:id="11" w:name="bt合同条款及格式"/>
      <w:bookmarkEnd w:id="11"/>
      <w:bookmarkStart w:id="12" w:name="bt合同格式"/>
      <w:bookmarkEnd w:id="12"/>
      <w:bookmarkStart w:id="13" w:name="bt本工程承诺书"/>
      <w:bookmarkEnd w:id="13"/>
      <w:bookmarkStart w:id="14" w:name="合同格式"/>
      <w:bookmarkEnd w:id="14"/>
      <w:bookmarkStart w:id="15" w:name="bt开标一览表"/>
      <w:bookmarkEnd w:id="15"/>
      <w:bookmarkStart w:id="16" w:name="bt说明"/>
      <w:bookmarkEnd w:id="16"/>
      <w:bookmarkStart w:id="17" w:name="bt投标人情况介绍"/>
      <w:bookmarkEnd w:id="17"/>
      <w:bookmarkStart w:id="18" w:name="bt项目管理班子配备情况"/>
      <w:bookmarkEnd w:id="18"/>
      <w:bookmarkStart w:id="19" w:name="bt合同条款"/>
      <w:bookmarkEnd w:id="19"/>
      <w:bookmarkStart w:id="20" w:name="bt投标文件签署授权委托书"/>
      <w:bookmarkEnd w:id="20"/>
      <w:bookmarkStart w:id="21" w:name="bt投标函"/>
      <w:bookmarkEnd w:id="21"/>
      <w:bookmarkStart w:id="22" w:name="bt投标报价汇总表"/>
      <w:bookmarkEnd w:id="22"/>
      <w:bookmarkStart w:id="23" w:name="bt其他资料由投标人自定"/>
      <w:bookmarkEnd w:id="23"/>
      <w:r>
        <w:rPr>
          <w:rFonts w:hint="eastAsia" w:ascii="宋体" w:hAnsi="宋体" w:eastAsia="宋体" w:cs="宋体"/>
          <w:highlight w:val="none"/>
        </w:rPr>
        <w:br w:type="page"/>
      </w:r>
    </w:p>
    <w:p>
      <w:pPr>
        <w:pStyle w:val="3"/>
        <w:pageBreakBefore w:val="0"/>
        <w:kinsoku/>
        <w:overflowPunct/>
        <w:topLinePunct w:val="0"/>
        <w:autoSpaceDE/>
        <w:autoSpaceDN/>
        <w:bidi w:val="0"/>
        <w:spacing w:before="0" w:beforeAutospacing="0" w:after="0" w:afterAutospacing="0" w:line="360" w:lineRule="auto"/>
        <w:ind w:left="0" w:leftChars="0" w:right="0" w:firstLine="0" w:firstLineChars="0"/>
        <w:rPr>
          <w:rFonts w:hint="eastAsia" w:ascii="宋体" w:hAnsi="宋体" w:eastAsia="宋体" w:cs="宋体"/>
          <w:color w:val="FF0000"/>
          <w:sz w:val="24"/>
          <w:highlight w:val="none"/>
        </w:rPr>
      </w:pPr>
      <w:r>
        <w:rPr>
          <w:rFonts w:hint="eastAsia" w:ascii="宋体" w:hAnsi="宋体" w:eastAsia="宋体" w:cs="宋体"/>
          <w:highlight w:val="none"/>
        </w:rPr>
        <w:t>第一册  专用条款</w:t>
      </w:r>
    </w:p>
    <w:p>
      <w:pPr>
        <w:pStyle w:val="4"/>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第一章  招标公告</w:t>
      </w:r>
    </w:p>
    <w:p>
      <w:pPr>
        <w:pStyle w:val="8"/>
        <w:pageBreakBefore w:val="0"/>
        <w:numPr>
          <w:ilvl w:val="0"/>
          <w:numId w:val="0"/>
        </w:numPr>
        <w:kinsoku/>
        <w:overflowPunct/>
        <w:topLinePunct w:val="0"/>
        <w:autoSpaceDE/>
        <w:autoSpaceDN/>
        <w:bidi w:val="0"/>
        <w:spacing w:line="360" w:lineRule="auto"/>
        <w:ind w:leftChars="0"/>
        <w:jc w:val="left"/>
        <w:rPr>
          <w:rFonts w:hint="eastAsia" w:ascii="宋体" w:hAnsi="宋体" w:eastAsia="宋体" w:cs="宋体"/>
          <w:sz w:val="24"/>
          <w:szCs w:val="24"/>
          <w:highlight w:val="none"/>
        </w:rPr>
      </w:pPr>
      <w:r>
        <w:rPr>
          <w:rFonts w:hint="eastAsia" w:ascii="宋体" w:hAnsi="宋体" w:eastAsia="宋体" w:cs="宋体"/>
          <w:sz w:val="24"/>
          <w:szCs w:val="24"/>
          <w:highlight w:val="none"/>
        </w:rPr>
        <w:t>投标人资格要求：</w:t>
      </w: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84"/>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 w:val="28"/>
                <w:szCs w:val="28"/>
                <w:highlight w:val="none"/>
              </w:rPr>
            </w:pPr>
            <w:r>
              <w:rPr>
                <w:rFonts w:hint="eastAsia" w:ascii="宋体" w:hAnsi="宋体" w:eastAsia="宋体" w:cs="宋体"/>
                <w:kern w:val="0"/>
                <w:sz w:val="28"/>
                <w:szCs w:val="28"/>
                <w:highlight w:val="none"/>
                <w:lang w:bidi="ar"/>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 w:val="28"/>
                <w:szCs w:val="28"/>
                <w:highlight w:val="none"/>
              </w:rPr>
            </w:pPr>
            <w:r>
              <w:rPr>
                <w:rFonts w:hint="eastAsia" w:ascii="宋体" w:hAnsi="宋体" w:eastAsia="宋体" w:cs="宋体"/>
                <w:kern w:val="0"/>
                <w:sz w:val="28"/>
                <w:szCs w:val="28"/>
                <w:highlight w:val="none"/>
                <w:lang w:bidi="ar"/>
              </w:rPr>
              <w:t>内容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szCs w:val="21"/>
                <w:highlight w:val="none"/>
              </w:rPr>
            </w:pPr>
            <w:r>
              <w:rPr>
                <w:rFonts w:hint="eastAsia" w:ascii="宋体" w:hAnsi="宋体" w:eastAsia="宋体" w:cs="宋体"/>
                <w:kern w:val="0"/>
                <w:szCs w:val="21"/>
                <w:highlight w:val="none"/>
                <w:vertAlign w:val="baseline"/>
                <w:lang w:val="en-US" w:eastAsia="zh-CN"/>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szCs w:val="21"/>
                <w:highlight w:val="none"/>
              </w:rPr>
            </w:pPr>
            <w:r>
              <w:rPr>
                <w:rFonts w:hint="eastAsia" w:ascii="宋体" w:hAnsi="宋体" w:eastAsia="宋体" w:cs="宋体"/>
                <w:szCs w:val="21"/>
                <w:highlight w:val="none"/>
                <w:lang w:eastAsia="zh-CN"/>
              </w:rPr>
              <w:t>投标人须是在中华人民共和国境内注册，具有独立法人资格或是具有独立承担民事责任的能力的其它组织（提供营业执照扫描件或事业单位法人证等法人证明扫描件，原件备查）；总公司或者分公司只允许一家投标，不允许同时参与本项目投标，分公司参与投标的，须提供总公司或具有独立法人的上一级公司出具的愿为其参与本项目投标的行为以及履约等行为承担民事责任的加盖总公司公章的授权函，以及提供总、分公司的营业执照扫描件，原件备查</w:t>
            </w:r>
            <w:r>
              <w:rPr>
                <w:rFonts w:hint="eastAsia" w:ascii="宋体" w:hAnsi="宋体" w:cs="宋体"/>
                <w:szCs w:val="21"/>
                <w:highlight w:val="none"/>
                <w:lang w:eastAsia="zh-CN"/>
              </w:rPr>
              <w:t>；</w:t>
            </w:r>
            <w:r>
              <w:rPr>
                <w:rFonts w:hint="eastAsia" w:ascii="宋体" w:hAnsi="宋体" w:eastAsia="宋体" w:cs="宋体"/>
                <w:szCs w:val="21"/>
                <w:highlight w:val="none"/>
                <w:lang w:eastAsia="zh-CN"/>
              </w:rPr>
              <w:t xml:space="preserve"> </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2</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lang w:bidi="ar"/>
              </w:rPr>
            </w:pPr>
            <w:r>
              <w:rPr>
                <w:rFonts w:hint="eastAsia" w:ascii="宋体" w:hAnsi="宋体" w:eastAsia="宋体" w:cs="宋体"/>
                <w:color w:val="FF0000"/>
                <w:kern w:val="0"/>
                <w:szCs w:val="21"/>
                <w:highlight w:val="none"/>
              </w:rPr>
              <w:t>本项目</w:t>
            </w:r>
            <w:r>
              <w:rPr>
                <w:rFonts w:hint="eastAsia" w:ascii="宋体" w:hAnsi="宋体" w:cs="宋体"/>
                <w:color w:val="FF0000"/>
                <w:kern w:val="0"/>
                <w:szCs w:val="21"/>
                <w:highlight w:val="none"/>
                <w:lang w:eastAsia="zh-CN"/>
              </w:rPr>
              <w:t>【</w:t>
            </w:r>
            <w:r>
              <w:rPr>
                <w:rFonts w:hint="eastAsia" w:ascii="宋体" w:hAnsi="宋体" w:eastAsia="宋体" w:cs="宋体"/>
                <w:color w:val="FF0000"/>
                <w:kern w:val="0"/>
                <w:szCs w:val="21"/>
                <w:highlight w:val="none"/>
              </w:rPr>
              <w:t>不接受</w:t>
            </w:r>
            <w:r>
              <w:rPr>
                <w:rFonts w:hint="eastAsia" w:ascii="宋体" w:hAnsi="宋体" w:cs="宋体"/>
                <w:color w:val="FF0000"/>
                <w:kern w:val="0"/>
                <w:szCs w:val="21"/>
                <w:highlight w:val="none"/>
                <w:lang w:eastAsia="zh-CN"/>
              </w:rPr>
              <w:t>】</w:t>
            </w:r>
            <w:r>
              <w:rPr>
                <w:rFonts w:hint="eastAsia" w:ascii="宋体" w:hAnsi="宋体" w:eastAsia="宋体" w:cs="宋体"/>
                <w:color w:val="FF0000"/>
                <w:kern w:val="0"/>
                <w:szCs w:val="21"/>
                <w:highlight w:val="none"/>
              </w:rPr>
              <w:t>联合体投标，</w:t>
            </w:r>
            <w:r>
              <w:rPr>
                <w:rFonts w:hint="eastAsia" w:ascii="宋体" w:hAnsi="宋体" w:cs="宋体"/>
                <w:color w:val="FF0000"/>
                <w:kern w:val="0"/>
                <w:szCs w:val="21"/>
                <w:highlight w:val="none"/>
                <w:lang w:eastAsia="zh-CN"/>
              </w:rPr>
              <w:t>【</w:t>
            </w:r>
            <w:r>
              <w:rPr>
                <w:rFonts w:hint="eastAsia" w:ascii="宋体" w:hAnsi="宋体" w:eastAsia="宋体" w:cs="宋体"/>
                <w:color w:val="FF0000"/>
                <w:kern w:val="0"/>
                <w:szCs w:val="21"/>
                <w:highlight w:val="none"/>
              </w:rPr>
              <w:t>不接受</w:t>
            </w:r>
            <w:r>
              <w:rPr>
                <w:rFonts w:hint="eastAsia" w:ascii="宋体" w:hAnsi="宋体" w:cs="宋体"/>
                <w:color w:val="FF0000"/>
                <w:kern w:val="0"/>
                <w:szCs w:val="21"/>
                <w:highlight w:val="none"/>
                <w:lang w:eastAsia="zh-CN"/>
              </w:rPr>
              <w:t>】</w:t>
            </w:r>
            <w:r>
              <w:rPr>
                <w:rFonts w:hint="eastAsia" w:ascii="宋体" w:hAnsi="宋体" w:eastAsia="宋体" w:cs="宋体"/>
                <w:color w:val="FF0000"/>
                <w:kern w:val="0"/>
                <w:szCs w:val="21"/>
                <w:highlight w:val="none"/>
              </w:rPr>
              <w:t>投标人选用进口产品参与投标；</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3</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lang w:bidi="ar"/>
              </w:rPr>
            </w:pPr>
            <w:r>
              <w:rPr>
                <w:rFonts w:hint="eastAsia" w:ascii="宋体" w:hAnsi="宋体" w:eastAsia="宋体" w:cs="宋体"/>
                <w:kern w:val="0"/>
                <w:szCs w:val="21"/>
                <w:highlight w:val="none"/>
              </w:rPr>
              <w:t>参与本项目投标前三年内，在经营活动中没有重大违法记录（由供应商在《政府采购投标及履约承诺函》中作出声明）；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4</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lang w:bidi="ar"/>
              </w:rPr>
            </w:pPr>
            <w:r>
              <w:rPr>
                <w:rFonts w:hint="eastAsia" w:ascii="宋体" w:hAnsi="宋体" w:eastAsia="宋体" w:cs="宋体"/>
                <w:b w:val="0"/>
                <w:bCs w:val="0"/>
                <w:kern w:val="0"/>
                <w:sz w:val="21"/>
                <w:szCs w:val="21"/>
                <w:highlight w:val="none"/>
              </w:rPr>
              <w:t>参与本项目政府采购活动时不存在被有关部门禁止参与政府采购活动且在有效期内的情况（由供应商在《政府采购投标及履约承诺函》中作出声明）；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5</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lang w:bidi="ar"/>
              </w:rPr>
            </w:pPr>
            <w:r>
              <w:rPr>
                <w:rFonts w:hint="eastAsia" w:ascii="宋体" w:hAnsi="宋体" w:eastAsia="宋体" w:cs="宋体"/>
                <w:b w:val="0"/>
                <w:bCs w:val="0"/>
                <w:kern w:val="0"/>
                <w:sz w:val="21"/>
                <w:szCs w:val="21"/>
                <w:highlight w:val="none"/>
              </w:rPr>
              <w:t>具备《中华人民共和国政府采购法》第二十二条第一款的条件（由供应商在《政府采购投标及履约承诺函》中作出声明）；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6</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sz w:val="21"/>
                <w:szCs w:val="21"/>
                <w:highlight w:val="none"/>
              </w:rPr>
            </w:pPr>
            <w:r>
              <w:rPr>
                <w:rFonts w:hint="eastAsia" w:ascii="宋体" w:hAnsi="宋体" w:eastAsia="宋体" w:cs="宋体"/>
                <w:b w:val="0"/>
                <w:bCs w:val="0"/>
                <w:kern w:val="0"/>
                <w:sz w:val="21"/>
                <w:szCs w:val="21"/>
                <w:highlight w:val="none"/>
              </w:rPr>
              <w:t>未被列入失信被执行人、重大税收违法案件当事人名单、政府采购严重违法失信行为记录名单（由供应商在《政府采购投标及履约承诺函》中作出声明）</w:t>
            </w:r>
            <w:r>
              <w:rPr>
                <w:rFonts w:hint="eastAsia" w:ascii="宋体" w:hAnsi="宋体" w:cs="宋体"/>
                <w:b w:val="0"/>
                <w:bCs w:val="0"/>
                <w:kern w:val="0"/>
                <w:sz w:val="21"/>
                <w:szCs w:val="21"/>
                <w:highlight w:val="none"/>
                <w:lang w:eastAsia="zh-CN"/>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vertAlign w:val="baseline"/>
                <w:lang w:val="en-US" w:eastAsia="zh-CN"/>
              </w:rPr>
            </w:pPr>
            <w:r>
              <w:rPr>
                <w:rFonts w:hint="eastAsia" w:ascii="宋体" w:hAnsi="宋体" w:eastAsia="宋体" w:cs="宋体"/>
                <w:kern w:val="0"/>
                <w:szCs w:val="21"/>
                <w:highlight w:val="none"/>
                <w:vertAlign w:val="baseline"/>
                <w:lang w:val="en-US" w:eastAsia="zh-CN"/>
              </w:rPr>
              <w:t>7</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pageBreakBefore w:val="0"/>
              <w:kinsoku/>
              <w:overflowPunct/>
              <w:topLinePunct w:val="0"/>
              <w:autoSpaceDE/>
              <w:autoSpaceDN/>
              <w:bidi w:val="0"/>
              <w:spacing w:beforeAutospacing="0" w:afterAutospacing="0" w:line="360" w:lineRule="auto"/>
              <w:ind w:left="0" w:leftChars="0" w:right="0" w:rightChars="0" w:firstLine="0" w:firstLineChars="0"/>
              <w:rPr>
                <w:rFonts w:hint="eastAsia" w:ascii="宋体" w:hAnsi="宋体" w:eastAsia="宋体" w:cs="宋体"/>
                <w:b w:val="0"/>
                <w:bCs w:val="0"/>
                <w:kern w:val="0"/>
                <w:sz w:val="21"/>
                <w:szCs w:val="21"/>
                <w:highlight w:val="none"/>
                <w:lang w:eastAsia="zh-CN"/>
              </w:rPr>
            </w:pPr>
            <w:r>
              <w:rPr>
                <w:rFonts w:hint="eastAsia" w:ascii="宋体" w:hAnsi="宋体" w:eastAsia="宋体" w:cs="宋体"/>
                <w:kern w:val="0"/>
                <w:szCs w:val="21"/>
                <w:highlight w:val="none"/>
              </w:rPr>
              <w:t>依据《中华人民共和国政府采购法实施条例》第十八条第一款规定，单位负责人为同一人或者存在直接控股、管理关系的不同供应商，不得参加同一合同项下的政府采购活动</w:t>
            </w:r>
            <w:r>
              <w:rPr>
                <w:rFonts w:hint="eastAsia" w:ascii="宋体" w:hAnsi="宋体" w:eastAsia="宋体" w:cs="宋体"/>
                <w:b w:val="0"/>
                <w:bCs w:val="0"/>
                <w:kern w:val="0"/>
                <w:sz w:val="21"/>
                <w:szCs w:val="21"/>
                <w:highlight w:val="none"/>
              </w:rPr>
              <w:t>（由供应商在《政府采购投标及履约承诺函》中作出声明）</w:t>
            </w:r>
            <w:r>
              <w:rPr>
                <w:rFonts w:hint="eastAsia" w:ascii="宋体" w:hAnsi="宋体" w:cs="宋体"/>
                <w:kern w:val="0"/>
                <w:szCs w:val="21"/>
                <w:highlight w:val="none"/>
                <w:lang w:eastAsia="zh-CN"/>
              </w:rPr>
              <w:t>。</w:t>
            </w:r>
          </w:p>
        </w:tc>
      </w:tr>
    </w:tbl>
    <w:p>
      <w:pPr>
        <w:pStyle w:val="8"/>
        <w:pageBreakBefore w:val="0"/>
        <w:numPr>
          <w:ilvl w:val="0"/>
          <w:numId w:val="0"/>
        </w:numPr>
        <w:kinsoku/>
        <w:overflowPunct/>
        <w:topLinePunct w:val="0"/>
        <w:autoSpaceDE/>
        <w:autoSpaceDN/>
        <w:bidi w:val="0"/>
        <w:spacing w:line="360" w:lineRule="auto"/>
        <w:ind w:leftChars="0"/>
        <w:jc w:val="left"/>
        <w:rPr>
          <w:rFonts w:hint="eastAsia" w:ascii="宋体" w:hAnsi="宋体" w:eastAsia="宋体" w:cs="宋体"/>
          <w:highlight w:val="none"/>
        </w:rPr>
      </w:pPr>
      <w:r>
        <w:rPr>
          <w:rFonts w:hint="eastAsia" w:ascii="宋体" w:hAnsi="宋体" w:eastAsia="宋体" w:cs="宋体"/>
          <w:sz w:val="24"/>
          <w:szCs w:val="24"/>
          <w:highlight w:val="none"/>
        </w:rPr>
        <w:t>注：（1）“信用中国”、“中国政府采购网”、“深圳信用网”以及“深</w:t>
      </w:r>
      <w:r>
        <w:rPr>
          <w:rFonts w:hint="eastAsia" w:ascii="宋体" w:hAnsi="宋体" w:eastAsia="宋体" w:cs="宋体"/>
          <w:sz w:val="24"/>
          <w:szCs w:val="24"/>
          <w:highlight w:val="none"/>
        </w:rPr>
        <w:br w:type="textWrapping"/>
      </w:r>
      <w:r>
        <w:rPr>
          <w:rFonts w:hint="eastAsia" w:ascii="宋体" w:hAnsi="宋体" w:eastAsia="宋体" w:cs="宋体"/>
          <w:sz w:val="24"/>
          <w:szCs w:val="24"/>
          <w:highlight w:val="none"/>
        </w:rPr>
        <w:t>圳市政府采购监管网”为供应商信用信息的查询渠道，相关信息以开标当日的</w:t>
      </w:r>
      <w:r>
        <w:rPr>
          <w:rFonts w:hint="eastAsia" w:ascii="宋体" w:hAnsi="宋体" w:eastAsia="宋体" w:cs="宋体"/>
          <w:sz w:val="24"/>
          <w:szCs w:val="24"/>
          <w:highlight w:val="none"/>
        </w:rPr>
        <w:br w:type="textWrapping"/>
      </w:r>
      <w:r>
        <w:rPr>
          <w:rFonts w:hint="eastAsia" w:ascii="宋体" w:hAnsi="宋体" w:eastAsia="宋体" w:cs="宋体"/>
          <w:sz w:val="24"/>
          <w:szCs w:val="24"/>
          <w:highlight w:val="none"/>
        </w:rPr>
        <w:t>查询结果为准；</w:t>
      </w:r>
      <w:r>
        <w:rPr>
          <w:rFonts w:hint="eastAsia" w:ascii="宋体" w:hAnsi="宋体" w:eastAsia="宋体" w:cs="宋体"/>
          <w:sz w:val="24"/>
          <w:szCs w:val="24"/>
          <w:highlight w:val="none"/>
        </w:rPr>
        <w:br w:type="textWrapping"/>
      </w:r>
      <w:r>
        <w:rPr>
          <w:rFonts w:hint="eastAsia" w:ascii="宋体" w:hAnsi="宋体" w:eastAsia="宋体" w:cs="宋体"/>
          <w:sz w:val="24"/>
          <w:szCs w:val="24"/>
          <w:highlight w:val="none"/>
        </w:rPr>
        <w:t>（2）供应商投标（上传投标文件）必须先行办理注册手续，具体请按照本</w:t>
      </w:r>
      <w:r>
        <w:rPr>
          <w:rFonts w:hint="eastAsia" w:ascii="宋体" w:hAnsi="宋体" w:eastAsia="宋体" w:cs="宋体"/>
          <w:sz w:val="24"/>
          <w:szCs w:val="24"/>
          <w:highlight w:val="none"/>
        </w:rPr>
        <w:br w:type="textWrapping"/>
      </w:r>
      <w:r>
        <w:rPr>
          <w:rFonts w:hint="eastAsia" w:ascii="宋体" w:hAnsi="宋体" w:eastAsia="宋体" w:cs="宋体"/>
          <w:sz w:val="24"/>
          <w:szCs w:val="24"/>
          <w:highlight w:val="none"/>
        </w:rPr>
        <w:t>公告“六、其他补充事宜”相关内容指引办理。</w:t>
      </w:r>
      <w:r>
        <w:rPr>
          <w:rFonts w:hint="eastAsia" w:ascii="宋体" w:hAnsi="宋体" w:eastAsia="宋体" w:cs="宋体"/>
          <w:sz w:val="24"/>
          <w:szCs w:val="24"/>
          <w:highlight w:val="none"/>
        </w:rPr>
        <w:br w:type="textWrapping"/>
      </w:r>
      <w:r>
        <w:rPr>
          <w:rFonts w:hint="eastAsia" w:ascii="宋体" w:hAnsi="宋体" w:eastAsia="宋体" w:cs="宋体"/>
          <w:sz w:val="24"/>
          <w:szCs w:val="24"/>
          <w:highlight w:val="none"/>
        </w:rPr>
        <w:t>完整公告内容详见：http://zfcg.szggzy.com:8081</w:t>
      </w:r>
    </w:p>
    <w:p>
      <w:pPr>
        <w:pStyle w:val="8"/>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Style w:val="8"/>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Style w:val="8"/>
        <w:pageBreakBefore w:val="0"/>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sz w:val="24"/>
          <w:highlight w:val="none"/>
        </w:rPr>
        <w:br w:type="page"/>
      </w:r>
    </w:p>
    <w:p>
      <w:pPr>
        <w:pStyle w:val="4"/>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 xml:space="preserve">第二章 </w:t>
      </w:r>
      <w:bookmarkStart w:id="24" w:name="_Hlk71926094"/>
      <w:r>
        <w:rPr>
          <w:rFonts w:hint="eastAsia" w:ascii="宋体" w:hAnsi="宋体" w:eastAsia="宋体" w:cs="宋体"/>
          <w:sz w:val="28"/>
          <w:szCs w:val="28"/>
          <w:highlight w:val="none"/>
        </w:rPr>
        <w:t>对通用条款的补充内容及其他关键信息</w:t>
      </w:r>
      <w:bookmarkEnd w:id="24"/>
    </w:p>
    <w:p>
      <w:pPr>
        <w:pStyle w:val="4"/>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4"/>
          <w:highlight w:val="none"/>
        </w:rPr>
      </w:pPr>
      <w:bookmarkStart w:id="25" w:name="_Toc73518117"/>
      <w:bookmarkStart w:id="26" w:name="_Toc100052364"/>
      <w:bookmarkStart w:id="27" w:name="_Toc60631620"/>
      <w:bookmarkStart w:id="28" w:name="_Toc73517639"/>
      <w:bookmarkStart w:id="29" w:name="_Toc60560625"/>
      <w:bookmarkStart w:id="30" w:name="_Toc101074876"/>
      <w:bookmarkStart w:id="31" w:name="_Toc73521547"/>
      <w:bookmarkStart w:id="32" w:name="_Toc73521635"/>
      <w:r>
        <w:rPr>
          <w:rFonts w:hint="eastAsia" w:ascii="宋体" w:hAnsi="宋体" w:eastAsia="宋体" w:cs="宋体"/>
          <w:szCs w:val="24"/>
          <w:highlight w:val="none"/>
        </w:rPr>
        <w:t>一、对通用条款的补充内容</w:t>
      </w:r>
    </w:p>
    <w:bookmarkEnd w:id="25"/>
    <w:bookmarkEnd w:id="26"/>
    <w:bookmarkEnd w:id="27"/>
    <w:bookmarkEnd w:id="28"/>
    <w:bookmarkEnd w:id="29"/>
    <w:bookmarkEnd w:id="30"/>
    <w:bookmarkEnd w:id="31"/>
    <w:bookmarkEnd w:id="32"/>
    <w:tbl>
      <w:tblPr>
        <w:tblStyle w:val="43"/>
        <w:tblW w:w="8367"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978"/>
        <w:gridCol w:w="2409"/>
        <w:gridCol w:w="4980"/>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highlight w:val="none"/>
              </w:rPr>
            </w:pPr>
            <w:bookmarkStart w:id="33" w:name="_Hlk72218097"/>
            <w:r>
              <w:rPr>
                <w:rFonts w:hint="eastAsia" w:ascii="宋体" w:hAnsi="宋体" w:eastAsia="宋体" w:cs="宋体"/>
                <w:b/>
                <w:bCs/>
                <w:highlight w:val="none"/>
              </w:rPr>
              <w:t>通用条款序号</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highlight w:val="none"/>
              </w:rPr>
            </w:pPr>
            <w:r>
              <w:rPr>
                <w:rFonts w:hint="eastAsia" w:ascii="宋体" w:hAnsi="宋体" w:eastAsia="宋体" w:cs="宋体"/>
                <w:b/>
                <w:bCs/>
                <w:highlight w:val="none"/>
              </w:rPr>
              <w:t>涉及事项</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highlight w:val="none"/>
              </w:rPr>
            </w:pPr>
            <w:r>
              <w:rPr>
                <w:rFonts w:hint="eastAsia" w:ascii="宋体" w:hAnsi="宋体" w:eastAsia="宋体" w:cs="宋体"/>
                <w:b/>
                <w:bCs/>
                <w:highlight w:val="none"/>
              </w:rPr>
              <w:t>具  体  补  充  内  容</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3.1</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采购人</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eastAsia="zh-CN"/>
              </w:rPr>
            </w:pPr>
            <w:r>
              <w:rPr>
                <w:rFonts w:hint="eastAsia" w:ascii="宋体" w:hAnsi="宋体" w:cs="宋体"/>
                <w:highlight w:val="none"/>
                <w:lang w:eastAsia="zh-CN"/>
              </w:rPr>
              <w:t>深圳市公安局龙华分局</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3.2</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政府集中采购机构</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lang w:eastAsia="zh-CN"/>
              </w:rPr>
              <w:t>深圳公共资源交易中心（深圳交易集团有限公司龙华分公司）</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5.3</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联合体投标</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val="en-US"/>
              </w:rPr>
            </w:pPr>
            <w:r>
              <w:rPr>
                <w:rFonts w:hint="eastAsia" w:ascii="宋体" w:hAnsi="宋体" w:eastAsia="宋体" w:cs="宋体"/>
                <w:highlight w:val="none"/>
                <w:lang w:eastAsia="zh-CN"/>
              </w:rPr>
              <w:t>不接受</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9</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踏勘现场</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eastAsia="zh-CN"/>
              </w:rPr>
            </w:pPr>
            <w:r>
              <w:rPr>
                <w:rFonts w:hint="eastAsia" w:ascii="宋体" w:hAnsi="宋体" w:eastAsia="宋体" w:cs="宋体"/>
                <w:highlight w:val="none"/>
                <w:lang w:eastAsia="zh-CN"/>
              </w:rPr>
              <w:t>不组织</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10</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标前会议</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eastAsia="zh-CN"/>
              </w:rPr>
            </w:pPr>
            <w:r>
              <w:rPr>
                <w:rFonts w:hint="eastAsia" w:ascii="宋体" w:hAnsi="宋体" w:eastAsia="宋体" w:cs="宋体"/>
                <w:highlight w:val="none"/>
                <w:lang w:eastAsia="zh-CN"/>
              </w:rPr>
              <w:t>不组织</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12/13</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招标文件的澄清和修改</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val="en-US" w:eastAsia="zh-CN"/>
              </w:rPr>
            </w:pPr>
            <w:r>
              <w:rPr>
                <w:rFonts w:hint="eastAsia" w:ascii="宋体" w:hAnsi="宋体" w:eastAsia="宋体" w:cs="宋体"/>
                <w:highlight w:val="none"/>
                <w:lang w:eastAsia="zh-CN"/>
              </w:rPr>
              <w:t>不晚于投标截止日三日前，投标人有义务在招标期间在政府集中采购机构网站浏览与本项目有关的澄清和修改信息。</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20</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投标有效期</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color w:val="auto"/>
                <w:highlight w:val="none"/>
                <w:u w:val="single"/>
              </w:rPr>
              <w:t>120日历天</w:t>
            </w:r>
            <w:r>
              <w:rPr>
                <w:rFonts w:hint="eastAsia" w:ascii="宋体" w:hAnsi="宋体" w:eastAsia="宋体" w:cs="宋体"/>
                <w:color w:val="auto"/>
                <w:highlight w:val="none"/>
              </w:rPr>
              <w:t>（从投标截止之日算起）</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22</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投标人的替代方案</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eastAsia="zh-CN"/>
              </w:rPr>
            </w:pPr>
            <w:r>
              <w:rPr>
                <w:rFonts w:hint="eastAsia" w:ascii="宋体" w:hAnsi="宋体" w:eastAsia="宋体" w:cs="宋体"/>
                <w:highlight w:val="none"/>
                <w:lang w:eastAsia="zh-CN"/>
              </w:rPr>
              <w:t>不接受</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25</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投标文件的大小</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val="en-US" w:eastAsia="zh-CN"/>
              </w:rPr>
            </w:pPr>
            <w:r>
              <w:rPr>
                <w:rFonts w:hint="eastAsia" w:ascii="宋体" w:hAnsi="宋体" w:eastAsia="宋体" w:cs="宋体"/>
                <w:highlight w:val="none"/>
                <w:lang w:eastAsia="zh-CN"/>
              </w:rPr>
              <w:t>投标文件大小不得超过</w:t>
            </w:r>
            <w:r>
              <w:rPr>
                <w:rFonts w:hint="eastAsia" w:ascii="宋体" w:hAnsi="宋体" w:eastAsia="宋体" w:cs="宋体"/>
                <w:highlight w:val="none"/>
                <w:lang w:val="en-US" w:eastAsia="zh-CN"/>
              </w:rPr>
              <w:t>1</w:t>
            </w:r>
            <w:r>
              <w:rPr>
                <w:rFonts w:hint="eastAsia" w:ascii="宋体" w:hAnsi="宋体" w:eastAsia="宋体" w:cs="宋体"/>
                <w:highlight w:val="none"/>
                <w:lang w:eastAsia="zh-CN"/>
              </w:rPr>
              <w:t>00MB</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26</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bookmarkStart w:id="34" w:name="_Hlk71664860"/>
            <w:r>
              <w:rPr>
                <w:rFonts w:hint="eastAsia" w:ascii="宋体" w:hAnsi="宋体" w:eastAsia="宋体" w:cs="宋体"/>
                <w:highlight w:val="none"/>
              </w:rPr>
              <w:t>样品、现场演示、方案讲解</w:t>
            </w:r>
            <w:bookmarkEnd w:id="34"/>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lang w:eastAsia="zh-CN"/>
              </w:rPr>
              <w:t>无</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37</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评审方法</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eastAsia="zh-CN"/>
              </w:rPr>
            </w:pPr>
            <w:r>
              <w:rPr>
                <w:rFonts w:hint="eastAsia" w:ascii="宋体" w:hAnsi="宋体" w:eastAsia="宋体" w:cs="宋体"/>
                <w:highlight w:val="none"/>
                <w:lang w:eastAsia="zh-CN"/>
              </w:rPr>
              <w:t>综合评分法</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38</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定标方法</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val="en-US" w:eastAsia="zh-CN"/>
              </w:rPr>
            </w:pPr>
            <w:commentRangeStart w:id="11"/>
            <w:r>
              <w:rPr>
                <w:rFonts w:hint="eastAsia" w:ascii="宋体" w:hAnsi="宋体" w:eastAsia="宋体" w:cs="宋体"/>
                <w:highlight w:val="none"/>
                <w:lang w:eastAsia="zh-CN"/>
              </w:rPr>
              <w:t>非评定分离</w:t>
            </w:r>
            <w:r>
              <w:rPr>
                <w:rFonts w:hint="eastAsia" w:ascii="宋体" w:hAnsi="宋体" w:eastAsia="宋体" w:cs="宋体"/>
                <w:highlight w:val="none"/>
                <w:lang w:val="en-US" w:eastAsia="zh-CN"/>
              </w:rPr>
              <w:t>/</w:t>
            </w:r>
            <w:r>
              <w:rPr>
                <w:rFonts w:hint="eastAsia" w:ascii="宋体" w:hAnsi="宋体" w:eastAsia="宋体" w:cs="宋体"/>
                <w:highlight w:val="none"/>
                <w:lang w:eastAsia="zh-CN"/>
              </w:rPr>
              <w:t>评定分离</w:t>
            </w:r>
            <w:commentRangeEnd w:id="11"/>
            <w:r>
              <w:commentReference w:id="11"/>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9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46</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履约担保</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eastAsia="zh-CN"/>
              </w:rPr>
            </w:pPr>
            <w:r>
              <w:rPr>
                <w:rFonts w:hint="eastAsia" w:ascii="宋体" w:hAnsi="宋体" w:eastAsia="宋体" w:cs="宋体"/>
                <w:highlight w:val="none"/>
                <w:lang w:eastAsia="zh-CN"/>
              </w:rPr>
              <w:t>不需要</w:t>
            </w:r>
          </w:p>
        </w:tc>
      </w:tr>
    </w:tbl>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highlight w:val="none"/>
        </w:rPr>
      </w:pPr>
      <w:r>
        <w:rPr>
          <w:rFonts w:hint="eastAsia" w:ascii="宋体" w:hAnsi="宋体" w:eastAsia="宋体" w:cs="宋体"/>
          <w:szCs w:val="21"/>
          <w:highlight w:val="none"/>
        </w:rPr>
        <w:t>备注：本表是通用条款相关条款的补充和明确，如与通用条款内容相冲突的，以本表为准。</w:t>
      </w:r>
    </w:p>
    <w:bookmarkEnd w:id="33"/>
    <w:p>
      <w:pPr>
        <w:pStyle w:val="4"/>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4"/>
          <w:highlight w:val="none"/>
        </w:rPr>
      </w:pPr>
      <w:bookmarkStart w:id="35" w:name="_Hlk72218117"/>
      <w:r>
        <w:rPr>
          <w:rFonts w:hint="eastAsia" w:ascii="宋体" w:hAnsi="宋体" w:eastAsia="宋体" w:cs="宋体"/>
          <w:szCs w:val="24"/>
          <w:highlight w:val="none"/>
        </w:rPr>
        <w:t>二、其他关键信息</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highlight w:val="none"/>
        </w:rPr>
      </w:pPr>
      <w:bookmarkStart w:id="36" w:name="_Hlk72579427"/>
      <w:r>
        <w:rPr>
          <w:rFonts w:hint="eastAsia" w:ascii="宋体" w:hAnsi="宋体" w:eastAsia="宋体" w:cs="宋体"/>
          <w:b/>
          <w:bCs/>
          <w:highlight w:val="none"/>
        </w:rPr>
        <w:t>（一）与“对通用条款的补充内容”章节相关的事项</w:t>
      </w:r>
    </w:p>
    <w:p>
      <w:pPr>
        <w:jc w:val="both"/>
        <w:rPr>
          <w:rFonts w:hint="eastAsia" w:eastAsia="宋体"/>
          <w:color w:val="FF0000"/>
          <w:lang w:val="en-US" w:eastAsia="zh-CN"/>
        </w:rPr>
      </w:pPr>
      <w:r>
        <w:rPr>
          <w:rFonts w:hint="eastAsia"/>
          <w:b/>
          <w:color w:val="FF0000"/>
          <w:lang w:val="en-US" w:eastAsia="zh-CN"/>
        </w:rPr>
        <w:t>1.非</w:t>
      </w:r>
      <w:r>
        <w:rPr>
          <w:rFonts w:hint="eastAsia"/>
          <w:b/>
          <w:color w:val="FF0000"/>
        </w:rPr>
        <w:t>评定分离项目</w:t>
      </w:r>
    </w:p>
    <w:tbl>
      <w:tblPr>
        <w:tblStyle w:val="44"/>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4" w:type="dxa"/>
            <w:noWrap w:val="0"/>
            <w:vAlign w:val="top"/>
          </w:tcPr>
          <w:p>
            <w:pPr>
              <w:widowControl w:val="0"/>
              <w:jc w:val="center"/>
              <w:rPr>
                <w:color w:val="FF0000"/>
              </w:rPr>
            </w:pPr>
            <w:r>
              <w:rPr>
                <w:rFonts w:hint="eastAsia"/>
                <w:color w:val="FF0000"/>
              </w:rPr>
              <w:t>评标方法</w:t>
            </w:r>
          </w:p>
        </w:tc>
        <w:tc>
          <w:tcPr>
            <w:tcW w:w="4265" w:type="dxa"/>
            <w:noWrap w:val="0"/>
            <w:vAlign w:val="top"/>
          </w:tcPr>
          <w:p>
            <w:pPr>
              <w:widowControl w:val="0"/>
              <w:jc w:val="center"/>
              <w:rPr>
                <w:color w:val="FF0000"/>
              </w:rPr>
            </w:pPr>
            <w:r>
              <w:rPr>
                <w:rFonts w:hint="eastAsia"/>
                <w:color w:val="FF0000"/>
              </w:rPr>
              <w:t>综合评分法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4" w:type="dxa"/>
            <w:noWrap w:val="0"/>
            <w:vAlign w:val="top"/>
          </w:tcPr>
          <w:p>
            <w:pPr>
              <w:widowControl w:val="0"/>
              <w:jc w:val="center"/>
              <w:rPr>
                <w:color w:val="FF0000"/>
              </w:rPr>
            </w:pPr>
            <w:r>
              <w:rPr>
                <w:rFonts w:hint="eastAsia"/>
                <w:color w:val="FF0000"/>
              </w:rPr>
              <w:t>候选中标供应商家数</w:t>
            </w:r>
          </w:p>
        </w:tc>
        <w:tc>
          <w:tcPr>
            <w:tcW w:w="4265" w:type="dxa"/>
            <w:noWrap w:val="0"/>
            <w:vAlign w:val="top"/>
          </w:tcPr>
          <w:p>
            <w:pPr>
              <w:widowControl w:val="0"/>
              <w:jc w:val="center"/>
              <w:rPr>
                <w:rFonts w:hint="eastAsia" w:eastAsia="宋体"/>
                <w:color w:val="FF0000"/>
                <w:lang w:eastAsia="zh-CN"/>
              </w:rPr>
            </w:pPr>
            <w:r>
              <w:rPr>
                <w:rFonts w:hint="eastAsia"/>
                <w:color w:val="FF0000"/>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pPr>
              <w:widowControl w:val="0"/>
              <w:jc w:val="center"/>
              <w:rPr>
                <w:color w:val="FF0000"/>
              </w:rPr>
            </w:pPr>
            <w:r>
              <w:rPr>
                <w:rFonts w:hint="eastAsia"/>
                <w:color w:val="FF0000"/>
              </w:rPr>
              <w:t>中标供应商家数</w:t>
            </w:r>
          </w:p>
        </w:tc>
        <w:tc>
          <w:tcPr>
            <w:tcW w:w="4265" w:type="dxa"/>
            <w:noWrap w:val="0"/>
            <w:vAlign w:val="top"/>
          </w:tcPr>
          <w:p>
            <w:pPr>
              <w:widowControl w:val="0"/>
              <w:jc w:val="center"/>
              <w:rPr>
                <w:color w:val="FF0000"/>
              </w:rPr>
            </w:pPr>
            <w:r>
              <w:rPr>
                <w:rFonts w:hint="eastAsia"/>
                <w:color w:val="FF0000"/>
              </w:rPr>
              <w:t>1</w:t>
            </w:r>
          </w:p>
        </w:tc>
      </w:tr>
    </w:tbl>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highlight w:val="none"/>
        </w:rPr>
      </w:pPr>
      <w:r>
        <w:rPr>
          <w:rFonts w:hint="eastAsia" w:ascii="宋体" w:hAnsi="宋体" w:eastAsia="宋体" w:cs="宋体"/>
          <w:b/>
          <w:highlight w:val="none"/>
        </w:rPr>
        <w:t>（二）其他事项</w:t>
      </w:r>
      <w:bookmarkEnd w:id="36"/>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highlight w:val="none"/>
        </w:rPr>
      </w:pPr>
      <w:r>
        <w:rPr>
          <w:rFonts w:hint="eastAsia" w:ascii="宋体" w:hAnsi="宋体" w:eastAsia="宋体" w:cs="宋体"/>
          <w:b/>
          <w:bCs/>
          <w:highlight w:val="none"/>
        </w:rPr>
        <w:t>1、关于享受优惠政策的主体及价格扣除比例</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（1）投标人提供的货物（以招标文件用户需求书“货物清单明细”的“货物名称”一栏为准）全部均由优惠主体制造，则对其投标总价给予</w:t>
      </w:r>
      <w:r>
        <w:rPr>
          <w:rFonts w:hint="eastAsia" w:ascii="宋体" w:hAnsi="宋体" w:eastAsia="宋体" w:cs="宋体"/>
          <w:color w:val="FF0000"/>
          <w:highlight w:val="none"/>
          <w:lang w:eastAsia="zh-CN"/>
        </w:rPr>
        <w:t>【</w:t>
      </w:r>
      <w:ins w:id="334" w:author="Administrator" w:date="2023-10-08T10:32:07Z">
        <w:r>
          <w:rPr>
            <w:rFonts w:hint="eastAsia" w:ascii="宋体" w:hAnsi="宋体" w:cs="宋体"/>
            <w:color w:val="FF0000"/>
            <w:highlight w:val="none"/>
            <w:u w:val="single"/>
            <w:lang w:val="en-US" w:eastAsia="zh-CN"/>
          </w:rPr>
          <w:t>10</w:t>
        </w:r>
      </w:ins>
      <w:r>
        <w:rPr>
          <w:rFonts w:hint="eastAsia" w:ascii="宋体" w:hAnsi="宋体" w:eastAsia="宋体" w:cs="宋体"/>
          <w:color w:val="FF0000"/>
          <w:highlight w:val="none"/>
          <w:u w:val="single"/>
        </w:rPr>
        <w:t>%</w:t>
      </w:r>
      <w:r>
        <w:rPr>
          <w:rFonts w:hint="eastAsia" w:ascii="宋体" w:hAnsi="宋体" w:eastAsia="宋体" w:cs="宋体"/>
          <w:color w:val="FF0000"/>
          <w:highlight w:val="none"/>
          <w:lang w:eastAsia="zh-CN"/>
        </w:rPr>
        <w:t>】</w:t>
      </w:r>
      <w:r>
        <w:rPr>
          <w:rFonts w:hint="eastAsia" w:ascii="宋体" w:hAnsi="宋体" w:eastAsia="宋体" w:cs="宋体"/>
          <w:highlight w:val="none"/>
        </w:rPr>
        <w:t>的扣除，用扣除后的价格参与评审。满足多项优惠政策的企业，不重复享受多项价格扣除政策。</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备注：（a）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b)优惠主体制造是指货物由优惠主体生产且使用该优惠主体商号或者注册商标；投标人提供的货物既有优惠主体制造货物，又有非优惠主体制造货物的，不给予价格扣除。</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（2）根据</w:t>
      </w:r>
      <w:r>
        <w:rPr>
          <w:rFonts w:hint="eastAsia" w:ascii="宋体" w:hAnsi="宋体" w:eastAsia="宋体" w:cs="宋体"/>
          <w:szCs w:val="22"/>
          <w:highlight w:val="none"/>
        </w:rPr>
        <w:t>《工业和信息化部、国家统计局、国家发展和改革委员会、财政部关于印发中小企业划型标准规定的通知》（工信部联企业〔2011〕300 号）</w:t>
      </w:r>
      <w:r>
        <w:rPr>
          <w:rFonts w:hint="eastAsia" w:ascii="宋体" w:hAnsi="宋体" w:eastAsia="宋体" w:cs="宋体"/>
          <w:highlight w:val="none"/>
        </w:rPr>
        <w:t>，</w:t>
      </w:r>
      <w:bookmarkStart w:id="37" w:name="_Hlk71970739"/>
      <w:r>
        <w:rPr>
          <w:rFonts w:hint="eastAsia" w:ascii="宋体" w:hAnsi="宋体" w:eastAsia="宋体" w:cs="宋体"/>
          <w:highlight w:val="none"/>
        </w:rPr>
        <w:t>本项目</w:t>
      </w:r>
      <w:bookmarkStart w:id="38" w:name="_Hlk71924718"/>
      <w:r>
        <w:rPr>
          <w:rFonts w:hint="eastAsia" w:ascii="宋体" w:hAnsi="宋体" w:eastAsia="宋体" w:cs="宋体"/>
          <w:highlight w:val="none"/>
        </w:rPr>
        <w:t>采购标的（货物）对应的中小企业划分标准所属行业</w:t>
      </w:r>
      <w:bookmarkEnd w:id="38"/>
      <w:r>
        <w:rPr>
          <w:rFonts w:hint="eastAsia" w:ascii="宋体" w:hAnsi="宋体" w:eastAsia="宋体" w:cs="宋体"/>
          <w:highlight w:val="none"/>
        </w:rPr>
        <w:t>为</w:t>
      </w:r>
      <w:r>
        <w:rPr>
          <w:rFonts w:hint="eastAsia" w:ascii="宋体" w:hAnsi="宋体" w:eastAsia="宋体" w:cs="宋体"/>
          <w:color w:val="FF0000"/>
          <w:highlight w:val="none"/>
          <w:lang w:eastAsia="zh-CN"/>
        </w:rPr>
        <w:t>【</w:t>
      </w:r>
      <w:ins w:id="335" w:author="Administrator" w:date="2023-10-08T10:32:17Z">
        <w:r>
          <w:rPr>
            <w:rFonts w:hint="eastAsia"/>
            <w:lang w:eastAsia="zh-CN"/>
          </w:rPr>
          <w:t>软件和信息技术服务业</w:t>
        </w:r>
      </w:ins>
      <w:r>
        <w:rPr>
          <w:rFonts w:hint="eastAsia" w:ascii="宋体" w:hAnsi="宋体" w:eastAsia="宋体" w:cs="宋体"/>
          <w:color w:val="FF0000"/>
          <w:highlight w:val="none"/>
          <w:lang w:eastAsia="zh-CN"/>
        </w:rPr>
        <w:t>】</w:t>
      </w:r>
      <w:r>
        <w:rPr>
          <w:rFonts w:hint="eastAsia" w:ascii="宋体" w:hAnsi="宋体" w:eastAsia="宋体" w:cs="宋体"/>
          <w:highlight w:val="none"/>
        </w:rPr>
        <w:t>。</w:t>
      </w:r>
      <w:bookmarkEnd w:id="37"/>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3）小型企业、微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highlight w:val="none"/>
        </w:rPr>
        <w:t>（4）享受价格扣除获得政府采购合同的，小微企业不得将合同分包给大中型企业。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highlight w:val="none"/>
          <w:lang w:val="en-US" w:eastAsia="zh-CN"/>
        </w:rPr>
      </w:pPr>
      <w:r>
        <w:rPr>
          <w:rFonts w:hint="eastAsia" w:ascii="宋体" w:hAnsi="宋体" w:eastAsia="宋体" w:cs="宋体"/>
          <w:b/>
          <w:bCs/>
          <w:highlight w:val="none"/>
          <w:lang w:val="en-US" w:eastAsia="zh-CN"/>
        </w:rPr>
        <w:t>2.</w:t>
      </w:r>
      <w:bookmarkStart w:id="39" w:name="_Hlk72594713"/>
      <w:r>
        <w:rPr>
          <w:rFonts w:hint="eastAsia" w:ascii="宋体" w:hAnsi="宋体" w:eastAsia="宋体" w:cs="宋体"/>
          <w:b/>
          <w:bCs/>
          <w:highlight w:val="none"/>
          <w:lang w:val="en-US" w:eastAsia="zh-CN"/>
        </w:rPr>
        <w:t>关于政府采购订单融资政策</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为进一步拓宽企业融资渠道，降低企业融资成本，我市推出政府采购订单融资服务，中标（成交）供应商可以凭借中标（成交）通知书或政府采购合同向金融机构提出融资申请。订单融资具体流程可登录深圳交易集团融资服务平台（http://zfcg.szggzy.com:8081/financeplatform/），相关政策法规参阅深圳市政府采购监管网（http://zfcg.sz.gov.cn/）信息公开栏目。咨询电话：0755­88653386。</w:t>
      </w:r>
    </w:p>
    <w:bookmarkEnd w:id="39"/>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cs="宋体"/>
          <w:b/>
          <w:bCs/>
          <w:color w:val="FF0000"/>
          <w:highlight w:val="none"/>
          <w:lang w:val="en-US" w:eastAsia="zh-CN"/>
        </w:rPr>
      </w:pPr>
      <w:bookmarkStart w:id="40" w:name="_Hlk72594729"/>
      <w:bookmarkStart w:id="41" w:name="_Hlk76855768"/>
      <w:r>
        <w:rPr>
          <w:rFonts w:hint="eastAsia" w:ascii="宋体" w:hAnsi="宋体" w:cs="宋体"/>
          <w:b/>
          <w:bCs/>
          <w:color w:val="FF0000"/>
          <w:highlight w:val="none"/>
          <w:lang w:val="en-US" w:eastAsia="zh-CN"/>
        </w:rPr>
        <w:t>3.本项目向中标供应商收取代理服务费。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highlight w:val="none"/>
          <w:lang w:val="en-US" w:eastAsia="zh-CN"/>
        </w:rPr>
      </w:pPr>
      <w:r>
        <w:rPr>
          <w:rFonts w:hint="eastAsia" w:ascii="宋体" w:hAnsi="宋体" w:eastAsia="宋体" w:cs="宋体"/>
          <w:b/>
          <w:bCs/>
          <w:highlight w:val="none"/>
          <w:lang w:val="en-US" w:eastAsia="zh-CN"/>
        </w:rPr>
        <w:t>承接非必须委托政府集中采购机构（可以委托社会采购代理机构）的政府采购业务时收取费用</w:t>
      </w:r>
      <w:r>
        <w:rPr>
          <w:rFonts w:hint="eastAsia" w:ascii="宋体" w:hAnsi="宋体" w:eastAsia="宋体" w:cs="宋体"/>
          <w:b/>
          <w:bCs/>
          <w:highlight w:val="none"/>
          <w:lang w:val="en-US" w:eastAsia="zh-Hans"/>
        </w:rPr>
        <w:t>。</w:t>
      </w:r>
    </w:p>
    <w:bookmarkEnd w:id="40"/>
    <w:bookmarkEnd w:id="41"/>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“中标供应商在领取《中标通知书》之前须向深圳公共资源交易中心（深圳交易集团有限公司</w:t>
      </w:r>
      <w:r>
        <w:rPr>
          <w:rFonts w:hint="eastAsia" w:ascii="宋体" w:hAnsi="宋体" w:eastAsia="宋体" w:cs="宋体"/>
          <w:highlight w:val="none"/>
          <w:lang w:eastAsia="zh-CN"/>
        </w:rPr>
        <w:t>龙华</w:t>
      </w:r>
      <w:r>
        <w:rPr>
          <w:rFonts w:hint="eastAsia" w:ascii="宋体" w:hAnsi="宋体" w:eastAsia="宋体" w:cs="宋体"/>
          <w:highlight w:val="none"/>
        </w:rPr>
        <w:t>分公司）交纳代理服务费。若因中标供应商交纳代理服务费所产生的时间影响到合同签订的，由中标供应商自行承担责任。代理服务费标准参照深财购〔2018〕27号文</w:t>
      </w:r>
      <w:r>
        <w:rPr>
          <w:rFonts w:hint="eastAsia" w:ascii="宋体" w:hAnsi="宋体" w:cs="宋体"/>
          <w:lang w:eastAsia="zh-CN"/>
        </w:rPr>
        <w:t>、</w:t>
      </w:r>
      <w:r>
        <w:rPr>
          <w:rFonts w:hint="eastAsia" w:ascii="宋体" w:hAnsi="宋体" w:cs="宋体"/>
        </w:rPr>
        <w:t>深交易〔2020〕123号</w:t>
      </w:r>
      <w:r>
        <w:rPr>
          <w:rFonts w:hint="eastAsia" w:ascii="宋体" w:hAnsi="宋体" w:eastAsia="宋体" w:cs="宋体"/>
          <w:b/>
          <w:bCs/>
          <w:highlight w:val="none"/>
        </w:rPr>
        <w:t>所列标准</w:t>
      </w:r>
      <w:r>
        <w:rPr>
          <w:rFonts w:hint="eastAsia" w:ascii="宋体" w:hAnsi="宋体" w:eastAsia="宋体" w:cs="宋体"/>
          <w:highlight w:val="none"/>
        </w:rPr>
        <w:t>收取。本项目类型为</w:t>
      </w:r>
      <w:r>
        <w:rPr>
          <w:rFonts w:hint="eastAsia" w:ascii="宋体" w:hAnsi="宋体" w:eastAsia="宋体" w:cs="宋体"/>
          <w:b/>
          <w:bCs/>
          <w:highlight w:val="none"/>
          <w:u w:val="single"/>
        </w:rPr>
        <w:t>货物类</w:t>
      </w:r>
      <w:r>
        <w:rPr>
          <w:rFonts w:hint="eastAsia" w:ascii="宋体" w:hAnsi="宋体" w:eastAsia="宋体" w:cs="宋体"/>
          <w:highlight w:val="none"/>
        </w:rPr>
        <w:t>：</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outlineLvl w:val="9"/>
        <w:rPr>
          <w:rFonts w:hint="eastAsia" w:ascii="宋体" w:hAnsi="宋体" w:eastAsia="宋体" w:cs="宋体"/>
          <w:highlight w:val="none"/>
        </w:rPr>
      </w:pPr>
      <w:r>
        <w:rPr>
          <w:rFonts w:hint="eastAsia" w:ascii="宋体" w:hAnsi="宋体" w:eastAsia="宋体" w:cs="宋体"/>
          <w:highlight w:val="none"/>
        </w:rPr>
        <w:t>（</w:t>
      </w:r>
      <w:r>
        <w:rPr>
          <w:rFonts w:hint="eastAsia" w:ascii="宋体" w:hAnsi="宋体" w:eastAsia="宋体" w:cs="宋体"/>
          <w:highlight w:val="none"/>
          <w:lang w:val="en-US" w:eastAsia="zh-CN"/>
        </w:rPr>
        <w:t>1</w:t>
      </w:r>
      <w:r>
        <w:rPr>
          <w:rFonts w:hint="eastAsia" w:ascii="宋体" w:hAnsi="宋体" w:eastAsia="宋体" w:cs="宋体"/>
          <w:highlight w:val="none"/>
        </w:rPr>
        <w:t>）代理服务费以《中标通知书》确定的中标金额作为计算基数，按差额定率累进法计算。</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w:t>
      </w:r>
      <w:r>
        <w:rPr>
          <w:rFonts w:hint="eastAsia" w:ascii="宋体" w:hAnsi="宋体" w:eastAsia="宋体" w:cs="宋体"/>
          <w:highlight w:val="none"/>
          <w:lang w:val="en-US" w:eastAsia="zh-CN"/>
        </w:rPr>
        <w:t>2</w:t>
      </w:r>
      <w:r>
        <w:rPr>
          <w:rFonts w:hint="eastAsia" w:ascii="宋体" w:hAnsi="宋体" w:eastAsia="宋体" w:cs="宋体"/>
          <w:highlight w:val="none"/>
        </w:rPr>
        <w:t>）中标金额的各部分费率如下表：</w:t>
      </w:r>
    </w:p>
    <w:tbl>
      <w:tblPr>
        <w:tblStyle w:val="43"/>
        <w:tblW w:w="7260" w:type="dxa"/>
        <w:jc w:val="center"/>
        <w:tblLayout w:type="fixed"/>
        <w:tblCellMar>
          <w:top w:w="0" w:type="dxa"/>
          <w:left w:w="108" w:type="dxa"/>
          <w:bottom w:w="0" w:type="dxa"/>
          <w:right w:w="108" w:type="dxa"/>
        </w:tblCellMar>
      </w:tblPr>
      <w:tblGrid>
        <w:gridCol w:w="2927"/>
        <w:gridCol w:w="1460"/>
        <w:gridCol w:w="1414"/>
        <w:gridCol w:w="1459"/>
      </w:tblGrid>
      <w:tr>
        <w:tblPrEx>
          <w:tblCellMar>
            <w:top w:w="0" w:type="dxa"/>
            <w:left w:w="108" w:type="dxa"/>
            <w:bottom w:w="0" w:type="dxa"/>
            <w:right w:w="108" w:type="dxa"/>
          </w:tblCellMar>
        </w:tblPrEx>
        <w:trPr>
          <w:trHeight w:val="774" w:hRule="atLeast"/>
          <w:jc w:val="center"/>
        </w:trPr>
        <w:tc>
          <w:tcPr>
            <w:tcW w:w="2927" w:type="dxa"/>
            <w:tcBorders>
              <w:top w:val="single" w:color="auto" w:sz="4" w:space="0"/>
              <w:left w:val="single" w:color="auto" w:sz="4" w:space="0"/>
              <w:bottom w:val="single" w:color="auto" w:sz="4" w:space="0"/>
              <w:right w:val="single" w:color="auto" w:sz="4" w:space="0"/>
              <w:tl2br w:val="single" w:color="auto" w:sz="4" w:space="0"/>
            </w:tcBorders>
            <w:vAlign w:val="center"/>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2100" w:firstLineChars="1000"/>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类别</w:t>
            </w:r>
          </w:p>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金额(万元)</w:t>
            </w:r>
          </w:p>
        </w:tc>
        <w:tc>
          <w:tcPr>
            <w:tcW w:w="146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color w:val="auto"/>
                <w:kern w:val="0"/>
                <w:sz w:val="21"/>
                <w:szCs w:val="21"/>
                <w:highlight w:val="none"/>
              </w:rPr>
            </w:pPr>
            <w:r>
              <w:rPr>
                <w:rFonts w:hint="eastAsia" w:ascii="宋体" w:hAnsi="宋体" w:eastAsia="宋体" w:cs="宋体"/>
                <w:bCs/>
                <w:color w:val="auto"/>
                <w:kern w:val="0"/>
                <w:sz w:val="21"/>
                <w:szCs w:val="21"/>
                <w:highlight w:val="none"/>
              </w:rPr>
              <w:t>工程采购</w:t>
            </w:r>
          </w:p>
        </w:tc>
        <w:tc>
          <w:tcPr>
            <w:tcW w:w="1414" w:type="dxa"/>
            <w:tcBorders>
              <w:top w:val="single" w:color="auto" w:sz="4" w:space="0"/>
              <w:left w:val="nil"/>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color w:val="auto"/>
                <w:kern w:val="0"/>
                <w:sz w:val="21"/>
                <w:szCs w:val="21"/>
                <w:highlight w:val="none"/>
              </w:rPr>
            </w:pPr>
            <w:r>
              <w:rPr>
                <w:rFonts w:hint="eastAsia" w:ascii="宋体" w:hAnsi="宋体" w:eastAsia="宋体" w:cs="宋体"/>
                <w:bCs/>
                <w:color w:val="auto"/>
                <w:kern w:val="0"/>
                <w:sz w:val="21"/>
                <w:szCs w:val="21"/>
                <w:highlight w:val="none"/>
              </w:rPr>
              <w:t>货物采购</w:t>
            </w:r>
          </w:p>
        </w:tc>
        <w:tc>
          <w:tcPr>
            <w:tcW w:w="1459" w:type="dxa"/>
            <w:tcBorders>
              <w:top w:val="single" w:color="auto" w:sz="4" w:space="0"/>
              <w:left w:val="nil"/>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color w:val="auto"/>
                <w:kern w:val="0"/>
                <w:sz w:val="21"/>
                <w:szCs w:val="21"/>
                <w:highlight w:val="none"/>
              </w:rPr>
            </w:pPr>
            <w:r>
              <w:rPr>
                <w:rFonts w:hint="eastAsia" w:ascii="宋体" w:hAnsi="宋体" w:eastAsia="宋体" w:cs="宋体"/>
                <w:bCs/>
                <w:color w:val="auto"/>
                <w:kern w:val="0"/>
                <w:sz w:val="21"/>
                <w:szCs w:val="21"/>
                <w:highlight w:val="none"/>
              </w:rPr>
              <w:t>服务采购</w:t>
            </w:r>
          </w:p>
        </w:tc>
      </w:tr>
      <w:tr>
        <w:tblPrEx>
          <w:tblCellMar>
            <w:top w:w="0" w:type="dxa"/>
            <w:left w:w="108" w:type="dxa"/>
            <w:bottom w:w="0" w:type="dxa"/>
            <w:right w:w="108" w:type="dxa"/>
          </w:tblCellMar>
        </w:tblPrEx>
        <w:trPr>
          <w:trHeight w:val="442" w:hRule="atLeast"/>
          <w:jc w:val="center"/>
        </w:trPr>
        <w:tc>
          <w:tcPr>
            <w:tcW w:w="2927" w:type="dxa"/>
            <w:tcBorders>
              <w:top w:val="single" w:color="auto" w:sz="4"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100以下</w:t>
            </w:r>
          </w:p>
        </w:tc>
        <w:tc>
          <w:tcPr>
            <w:tcW w:w="1460"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1.00%</w:t>
            </w:r>
          </w:p>
        </w:tc>
        <w:tc>
          <w:tcPr>
            <w:tcW w:w="1414"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1.50%</w:t>
            </w:r>
          </w:p>
        </w:tc>
        <w:tc>
          <w:tcPr>
            <w:tcW w:w="1459"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1.50%</w:t>
            </w:r>
          </w:p>
        </w:tc>
      </w:tr>
      <w:tr>
        <w:tblPrEx>
          <w:tblCellMar>
            <w:top w:w="0" w:type="dxa"/>
            <w:left w:w="108" w:type="dxa"/>
            <w:bottom w:w="0" w:type="dxa"/>
            <w:right w:w="108" w:type="dxa"/>
          </w:tblCellMar>
        </w:tblPrEx>
        <w:trPr>
          <w:trHeight w:val="451" w:hRule="atLeast"/>
          <w:jc w:val="center"/>
        </w:trPr>
        <w:tc>
          <w:tcPr>
            <w:tcW w:w="2927" w:type="dxa"/>
            <w:tcBorders>
              <w:top w:val="nil"/>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100-500</w:t>
            </w:r>
          </w:p>
        </w:tc>
        <w:tc>
          <w:tcPr>
            <w:tcW w:w="1460"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0.70%</w:t>
            </w:r>
          </w:p>
        </w:tc>
        <w:tc>
          <w:tcPr>
            <w:tcW w:w="1414"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1.10%</w:t>
            </w:r>
          </w:p>
        </w:tc>
        <w:tc>
          <w:tcPr>
            <w:tcW w:w="1459"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0.80%</w:t>
            </w:r>
          </w:p>
        </w:tc>
      </w:tr>
      <w:tr>
        <w:tblPrEx>
          <w:tblCellMar>
            <w:top w:w="0" w:type="dxa"/>
            <w:left w:w="108" w:type="dxa"/>
            <w:bottom w:w="0" w:type="dxa"/>
            <w:right w:w="108" w:type="dxa"/>
          </w:tblCellMar>
        </w:tblPrEx>
        <w:trPr>
          <w:trHeight w:val="451" w:hRule="atLeast"/>
          <w:jc w:val="center"/>
        </w:trPr>
        <w:tc>
          <w:tcPr>
            <w:tcW w:w="2927" w:type="dxa"/>
            <w:tcBorders>
              <w:top w:val="nil"/>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500-1000</w:t>
            </w:r>
          </w:p>
        </w:tc>
        <w:tc>
          <w:tcPr>
            <w:tcW w:w="1460"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0.55%</w:t>
            </w:r>
          </w:p>
        </w:tc>
        <w:tc>
          <w:tcPr>
            <w:tcW w:w="1414"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0.80%</w:t>
            </w:r>
          </w:p>
        </w:tc>
        <w:tc>
          <w:tcPr>
            <w:tcW w:w="1459"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0.45%</w:t>
            </w:r>
          </w:p>
        </w:tc>
      </w:tr>
      <w:tr>
        <w:tblPrEx>
          <w:tblCellMar>
            <w:top w:w="0" w:type="dxa"/>
            <w:left w:w="108" w:type="dxa"/>
            <w:bottom w:w="0" w:type="dxa"/>
            <w:right w:w="108" w:type="dxa"/>
          </w:tblCellMar>
        </w:tblPrEx>
        <w:trPr>
          <w:trHeight w:val="451" w:hRule="atLeast"/>
          <w:jc w:val="center"/>
        </w:trPr>
        <w:tc>
          <w:tcPr>
            <w:tcW w:w="2927" w:type="dxa"/>
            <w:tcBorders>
              <w:top w:val="nil"/>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1000-5000</w:t>
            </w:r>
          </w:p>
        </w:tc>
        <w:tc>
          <w:tcPr>
            <w:tcW w:w="1460"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0.35%</w:t>
            </w:r>
          </w:p>
        </w:tc>
        <w:tc>
          <w:tcPr>
            <w:tcW w:w="1414"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0.50%</w:t>
            </w:r>
          </w:p>
        </w:tc>
        <w:tc>
          <w:tcPr>
            <w:tcW w:w="1459"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0.25%</w:t>
            </w:r>
          </w:p>
        </w:tc>
      </w:tr>
      <w:tr>
        <w:tblPrEx>
          <w:tblCellMar>
            <w:top w:w="0" w:type="dxa"/>
            <w:left w:w="108" w:type="dxa"/>
            <w:bottom w:w="0" w:type="dxa"/>
            <w:right w:w="108" w:type="dxa"/>
          </w:tblCellMar>
        </w:tblPrEx>
        <w:trPr>
          <w:trHeight w:val="451" w:hRule="atLeast"/>
          <w:jc w:val="center"/>
        </w:trPr>
        <w:tc>
          <w:tcPr>
            <w:tcW w:w="2927" w:type="dxa"/>
            <w:tcBorders>
              <w:top w:val="nil"/>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5000-10000</w:t>
            </w:r>
          </w:p>
        </w:tc>
        <w:tc>
          <w:tcPr>
            <w:tcW w:w="1460"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0.20%</w:t>
            </w:r>
          </w:p>
        </w:tc>
        <w:tc>
          <w:tcPr>
            <w:tcW w:w="1414"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0.25%</w:t>
            </w:r>
          </w:p>
        </w:tc>
        <w:tc>
          <w:tcPr>
            <w:tcW w:w="1459"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0.10%</w:t>
            </w:r>
          </w:p>
        </w:tc>
      </w:tr>
      <w:tr>
        <w:tblPrEx>
          <w:tblCellMar>
            <w:top w:w="0" w:type="dxa"/>
            <w:left w:w="108" w:type="dxa"/>
            <w:bottom w:w="0" w:type="dxa"/>
            <w:right w:w="108" w:type="dxa"/>
          </w:tblCellMar>
        </w:tblPrEx>
        <w:trPr>
          <w:trHeight w:val="451" w:hRule="atLeast"/>
          <w:jc w:val="center"/>
        </w:trPr>
        <w:tc>
          <w:tcPr>
            <w:tcW w:w="2927" w:type="dxa"/>
            <w:tcBorders>
              <w:top w:val="nil"/>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10000-50000</w:t>
            </w:r>
          </w:p>
        </w:tc>
        <w:tc>
          <w:tcPr>
            <w:tcW w:w="1460"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0.05%</w:t>
            </w:r>
          </w:p>
        </w:tc>
        <w:tc>
          <w:tcPr>
            <w:tcW w:w="1414"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0.05%</w:t>
            </w:r>
          </w:p>
        </w:tc>
        <w:tc>
          <w:tcPr>
            <w:tcW w:w="1459"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0.05%</w:t>
            </w:r>
          </w:p>
        </w:tc>
      </w:tr>
      <w:tr>
        <w:tblPrEx>
          <w:tblCellMar>
            <w:top w:w="0" w:type="dxa"/>
            <w:left w:w="108" w:type="dxa"/>
            <w:bottom w:w="0" w:type="dxa"/>
            <w:right w:w="108" w:type="dxa"/>
          </w:tblCellMar>
        </w:tblPrEx>
        <w:trPr>
          <w:trHeight w:val="451" w:hRule="atLeast"/>
          <w:jc w:val="center"/>
        </w:trPr>
        <w:tc>
          <w:tcPr>
            <w:tcW w:w="2927"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50000-100000</w:t>
            </w:r>
          </w:p>
        </w:tc>
        <w:tc>
          <w:tcPr>
            <w:tcW w:w="1460"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0.035%</w:t>
            </w:r>
          </w:p>
        </w:tc>
        <w:tc>
          <w:tcPr>
            <w:tcW w:w="1414"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0.035%</w:t>
            </w:r>
          </w:p>
        </w:tc>
        <w:tc>
          <w:tcPr>
            <w:tcW w:w="1459"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0.035%</w:t>
            </w:r>
          </w:p>
        </w:tc>
      </w:tr>
      <w:tr>
        <w:tblPrEx>
          <w:tblCellMar>
            <w:top w:w="0" w:type="dxa"/>
            <w:left w:w="108" w:type="dxa"/>
            <w:bottom w:w="0" w:type="dxa"/>
            <w:right w:w="108" w:type="dxa"/>
          </w:tblCellMar>
        </w:tblPrEx>
        <w:trPr>
          <w:trHeight w:val="451" w:hRule="atLeast"/>
          <w:jc w:val="center"/>
        </w:trPr>
        <w:tc>
          <w:tcPr>
            <w:tcW w:w="2927"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100000-500000</w:t>
            </w:r>
          </w:p>
        </w:tc>
        <w:tc>
          <w:tcPr>
            <w:tcW w:w="1460"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0.008%</w:t>
            </w:r>
          </w:p>
        </w:tc>
        <w:tc>
          <w:tcPr>
            <w:tcW w:w="1414"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0.008%</w:t>
            </w:r>
          </w:p>
        </w:tc>
        <w:tc>
          <w:tcPr>
            <w:tcW w:w="1459"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0.008%</w:t>
            </w:r>
          </w:p>
        </w:tc>
      </w:tr>
      <w:tr>
        <w:tblPrEx>
          <w:tblCellMar>
            <w:top w:w="0" w:type="dxa"/>
            <w:left w:w="108" w:type="dxa"/>
            <w:bottom w:w="0" w:type="dxa"/>
            <w:right w:w="108" w:type="dxa"/>
          </w:tblCellMar>
        </w:tblPrEx>
        <w:trPr>
          <w:trHeight w:val="451" w:hRule="atLeast"/>
          <w:jc w:val="center"/>
        </w:trPr>
        <w:tc>
          <w:tcPr>
            <w:tcW w:w="2927"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500000-1000000</w:t>
            </w:r>
          </w:p>
        </w:tc>
        <w:tc>
          <w:tcPr>
            <w:tcW w:w="1460"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0.006%</w:t>
            </w:r>
          </w:p>
        </w:tc>
        <w:tc>
          <w:tcPr>
            <w:tcW w:w="1414"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0.006%</w:t>
            </w:r>
          </w:p>
        </w:tc>
        <w:tc>
          <w:tcPr>
            <w:tcW w:w="1459"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0.006%</w:t>
            </w:r>
          </w:p>
        </w:tc>
      </w:tr>
      <w:tr>
        <w:tblPrEx>
          <w:tblCellMar>
            <w:top w:w="0" w:type="dxa"/>
            <w:left w:w="108" w:type="dxa"/>
            <w:bottom w:w="0" w:type="dxa"/>
            <w:right w:w="108" w:type="dxa"/>
          </w:tblCellMar>
        </w:tblPrEx>
        <w:trPr>
          <w:trHeight w:val="468" w:hRule="atLeast"/>
          <w:jc w:val="center"/>
        </w:trPr>
        <w:tc>
          <w:tcPr>
            <w:tcW w:w="2927"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1000000以上</w:t>
            </w:r>
          </w:p>
        </w:tc>
        <w:tc>
          <w:tcPr>
            <w:tcW w:w="1460"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0.004%</w:t>
            </w:r>
          </w:p>
        </w:tc>
        <w:tc>
          <w:tcPr>
            <w:tcW w:w="1414"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0.004%</w:t>
            </w:r>
          </w:p>
        </w:tc>
        <w:tc>
          <w:tcPr>
            <w:tcW w:w="1459"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0.004%</w:t>
            </w:r>
          </w:p>
        </w:tc>
      </w:tr>
      <w:tr>
        <w:tblPrEx>
          <w:tblCellMar>
            <w:top w:w="0" w:type="dxa"/>
            <w:left w:w="108" w:type="dxa"/>
            <w:bottom w:w="0" w:type="dxa"/>
            <w:right w:w="108" w:type="dxa"/>
          </w:tblCellMar>
        </w:tblPrEx>
        <w:trPr>
          <w:trHeight w:val="468" w:hRule="atLeast"/>
          <w:jc w:val="center"/>
        </w:trPr>
        <w:tc>
          <w:tcPr>
            <w:tcW w:w="7260" w:type="dxa"/>
            <w:gridSpan w:val="4"/>
            <w:tcBorders>
              <w:top w:val="single" w:color="auto" w:sz="8" w:space="0"/>
              <w:left w:val="single" w:color="auto" w:sz="8" w:space="0"/>
              <w:bottom w:val="single" w:color="auto" w:sz="8" w:space="0"/>
              <w:right w:val="single" w:color="auto" w:sz="8" w:space="0"/>
            </w:tcBorders>
          </w:tcPr>
          <w:p>
            <w:pPr>
              <w:widowControl/>
              <w:snapToGrid w:val="0"/>
              <w:spacing w:line="360" w:lineRule="auto"/>
              <w:jc w:val="left"/>
              <w:rPr>
                <w:rFonts w:ascii="宋体" w:hAnsi="宋体" w:cs="宋体"/>
                <w:bCs/>
                <w:kern w:val="0"/>
                <w:szCs w:val="21"/>
              </w:rPr>
            </w:pPr>
            <w:r>
              <w:rPr>
                <w:rFonts w:hint="eastAsia" w:ascii="宋体" w:hAnsi="宋体" w:cs="宋体"/>
                <w:bCs/>
                <w:kern w:val="0"/>
                <w:szCs w:val="21"/>
              </w:rPr>
              <w:t>备注：</w:t>
            </w:r>
          </w:p>
          <w:p>
            <w:pPr>
              <w:widowControl/>
              <w:snapToGrid w:val="0"/>
              <w:spacing w:line="360" w:lineRule="auto"/>
              <w:jc w:val="left"/>
              <w:rPr>
                <w:rFonts w:ascii="宋体" w:hAnsi="宋体" w:cs="宋体"/>
                <w:bCs/>
                <w:kern w:val="0"/>
                <w:szCs w:val="21"/>
              </w:rPr>
            </w:pPr>
            <w:r>
              <w:rPr>
                <w:rFonts w:hint="eastAsia" w:ascii="宋体" w:hAnsi="宋体" w:cs="宋体"/>
                <w:bCs/>
                <w:kern w:val="0"/>
                <w:szCs w:val="21"/>
              </w:rPr>
              <w:t>1.每宗交易代理服务费不低于 8000 元；</w:t>
            </w:r>
          </w:p>
          <w:p>
            <w:pPr>
              <w:widowControl/>
              <w:snapToGrid w:val="0"/>
              <w:spacing w:line="360" w:lineRule="auto"/>
              <w:jc w:val="left"/>
              <w:rPr>
                <w:rFonts w:ascii="宋体" w:hAnsi="宋体" w:cs="宋体"/>
                <w:bCs/>
                <w:kern w:val="0"/>
                <w:szCs w:val="21"/>
              </w:rPr>
            </w:pPr>
            <w:r>
              <w:rPr>
                <w:rFonts w:hint="eastAsia" w:ascii="宋体" w:hAnsi="宋体" w:cs="宋体"/>
                <w:bCs/>
                <w:kern w:val="0"/>
                <w:szCs w:val="21"/>
              </w:rPr>
              <w:t>2.对于报总价的采购类项目，中标价为中标（成交）金额；对于报单价或折扣或费率的采购类项目，中标价为预算上限金额或经委托方与代理方确定的支付上限金额；</w:t>
            </w:r>
          </w:p>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left"/>
              <w:textAlignment w:val="auto"/>
              <w:outlineLvl w:val="9"/>
              <w:rPr>
                <w:rFonts w:hint="eastAsia" w:ascii="宋体" w:hAnsi="宋体" w:eastAsia="宋体" w:cs="宋体"/>
                <w:bCs/>
                <w:kern w:val="0"/>
                <w:sz w:val="21"/>
                <w:szCs w:val="21"/>
                <w:highlight w:val="none"/>
              </w:rPr>
            </w:pPr>
            <w:r>
              <w:rPr>
                <w:rFonts w:hint="eastAsia" w:ascii="宋体" w:hAnsi="宋体" w:cs="宋体"/>
                <w:bCs/>
                <w:kern w:val="0"/>
                <w:szCs w:val="21"/>
              </w:rPr>
              <w:t>3.承接以下业务，按此标准收取代理服务费：①集中采购目录以外、金额在集中采购限额标准以上项目②自行采购的集中采购项目，按此标准收取代理服务费。</w:t>
            </w:r>
          </w:p>
        </w:tc>
      </w:tr>
    </w:tbl>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如某货物采购项目，中标金额为600万元，总共交纳的代理服务费的具体计算过程如下：</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标准代理服务费＝（100万以下部分的代理服务费）+（100万～500万部分的代理服务费）+（500万～600万部分的代理服务费）＝100万元×1.5%+（500-100）万元×1.1%+（600-500）万元×0.8%=1.5万元+4.4万元+0.8万元＝6.7万元</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w:t>
      </w:r>
      <w:r>
        <w:rPr>
          <w:rFonts w:hint="eastAsia" w:ascii="宋体" w:hAnsi="宋体" w:eastAsia="宋体" w:cs="宋体"/>
          <w:highlight w:val="none"/>
          <w:lang w:val="en-US" w:eastAsia="zh-CN"/>
        </w:rPr>
        <w:t>3</w:t>
      </w:r>
      <w:r>
        <w:rPr>
          <w:rFonts w:hint="eastAsia" w:ascii="宋体" w:hAnsi="宋体" w:eastAsia="宋体" w:cs="宋体"/>
          <w:highlight w:val="none"/>
        </w:rPr>
        <w:t>）中标供应商中标后，必须按规定采用银行对公转账方式向深圳交易集团有限公司直接交纳代理服务费，交纳信息及要求按以下规定执行：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经营性账户信息如下：</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b/>
          <w:bCs/>
          <w:highlight w:val="none"/>
        </w:rPr>
        <w:t>账户名：</w:t>
      </w:r>
      <w:r>
        <w:rPr>
          <w:rFonts w:hint="eastAsia" w:ascii="宋体" w:hAnsi="宋体" w:eastAsia="宋体" w:cs="宋体"/>
          <w:sz w:val="21"/>
          <w:szCs w:val="21"/>
          <w:highlight w:val="none"/>
          <w:lang w:val="en-US" w:eastAsia="zh-CN"/>
        </w:rPr>
        <w:t>深圳交易集团有限公司</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lang w:eastAsia="zh-CN"/>
        </w:rPr>
      </w:pPr>
      <w:r>
        <w:rPr>
          <w:rFonts w:hint="eastAsia" w:ascii="宋体" w:hAnsi="宋体" w:eastAsia="宋体" w:cs="宋体"/>
          <w:highlight w:val="none"/>
          <w:lang w:eastAsia="zh-CN"/>
        </w:rPr>
        <w:t>银行名称：</w:t>
      </w:r>
      <w:r>
        <w:rPr>
          <w:rFonts w:hint="eastAsia" w:ascii="宋体" w:hAnsi="宋体" w:eastAsia="宋体" w:cs="宋体"/>
          <w:sz w:val="21"/>
          <w:szCs w:val="21"/>
          <w:highlight w:val="none"/>
          <w:lang w:val="en-US" w:eastAsia="zh-CN"/>
        </w:rPr>
        <w:t>中国民生银行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lang w:val="en-US" w:eastAsia="zh-CN"/>
        </w:rPr>
      </w:pPr>
      <w:r>
        <w:rPr>
          <w:rFonts w:hint="eastAsia" w:ascii="宋体" w:hAnsi="宋体" w:eastAsia="宋体" w:cs="宋体"/>
          <w:b/>
          <w:bCs/>
          <w:highlight w:val="none"/>
        </w:rPr>
        <w:t>开户行：</w:t>
      </w:r>
      <w:r>
        <w:rPr>
          <w:rFonts w:hint="eastAsia" w:ascii="宋体" w:hAnsi="宋体" w:eastAsia="宋体" w:cs="宋体"/>
          <w:sz w:val="21"/>
          <w:szCs w:val="21"/>
          <w:highlight w:val="none"/>
          <w:lang w:val="en-US" w:eastAsia="zh-CN"/>
        </w:rPr>
        <w:t>民生银行深圳五洲支行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账号：</w:t>
      </w:r>
      <w:r>
        <w:rPr>
          <w:rFonts w:hint="eastAsia" w:ascii="宋体" w:hAnsi="宋体" w:eastAsia="宋体" w:cs="宋体"/>
          <w:sz w:val="21"/>
          <w:szCs w:val="21"/>
          <w:highlight w:val="none"/>
          <w:lang w:val="en-US" w:eastAsia="zh-CN"/>
        </w:rPr>
        <w:t>632766152</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highlight w:val="none"/>
          <w:lang w:val="en-US" w:eastAsia="zh-CN"/>
        </w:rPr>
      </w:pPr>
      <w:r>
        <w:rPr>
          <w:rFonts w:hint="eastAsia" w:ascii="宋体" w:hAnsi="宋体" w:eastAsia="宋体" w:cs="宋体"/>
          <w:highlight w:val="none"/>
        </w:rPr>
        <w:t>转账备注：</w:t>
      </w:r>
      <w:r>
        <w:rPr>
          <w:rFonts w:hint="eastAsia" w:ascii="宋体" w:hAnsi="宋体" w:eastAsia="宋体" w:cs="宋体"/>
          <w:highlight w:val="none"/>
          <w:lang w:eastAsia="zh-CN"/>
        </w:rPr>
        <w:t>龙华分公司</w:t>
      </w:r>
      <w:r>
        <w:rPr>
          <w:rFonts w:hint="eastAsia" w:ascii="宋体" w:hAnsi="宋体" w:eastAsia="宋体" w:cs="宋体"/>
          <w:highlight w:val="none"/>
          <w:lang w:val="en-US" w:eastAsia="zh-CN"/>
        </w:rPr>
        <w:t>+</w:t>
      </w:r>
      <w:r>
        <w:rPr>
          <w:rFonts w:hint="eastAsia" w:ascii="宋体" w:hAnsi="宋体" w:eastAsia="宋体" w:cs="宋体"/>
          <w:highlight w:val="none"/>
        </w:rPr>
        <w:t>项目编号+项目名称</w:t>
      </w:r>
    </w:p>
    <w:p>
      <w:pPr>
        <w:pStyle w:val="2"/>
        <w:pageBreakBefore w:val="0"/>
        <w:kinsoku/>
        <w:overflowPunct/>
        <w:topLinePunct w:val="0"/>
        <w:autoSpaceDE/>
        <w:autoSpaceDN/>
        <w:bidi w:val="0"/>
        <w:spacing w:line="360" w:lineRule="auto"/>
        <w:ind w:left="0" w:firstLine="0" w:firstLineChars="0"/>
        <w:rPr>
          <w:rFonts w:hint="eastAsia" w:ascii="宋体" w:hAnsi="宋体" w:eastAsia="宋体" w:cs="宋体"/>
          <w:b/>
          <w:highlight w:val="none"/>
          <w:lang w:val="en-US" w:eastAsia="zh-CN"/>
        </w:rPr>
      </w:pPr>
    </w:p>
    <w:p>
      <w:pPr>
        <w:pageBreakBefore w:val="0"/>
        <w:kinsoku/>
        <w:overflowPunct/>
        <w:topLinePunct w:val="0"/>
        <w:autoSpaceDE/>
        <w:autoSpaceDN/>
        <w:bidi w:val="0"/>
        <w:spacing w:line="360" w:lineRule="auto"/>
        <w:ind w:left="0" w:firstLine="0" w:firstLineChars="0"/>
        <w:rPr>
          <w:rFonts w:hint="eastAsia" w:ascii="宋体" w:hAnsi="宋体" w:eastAsia="宋体" w:cs="宋体"/>
          <w:highlight w:val="none"/>
          <w:lang w:val="en-US" w:eastAsia="zh-CN"/>
        </w:rPr>
      </w:pPr>
    </w:p>
    <w:bookmarkEnd w:id="35"/>
    <w:p>
      <w:pPr>
        <w:rPr>
          <w:rFonts w:hint="eastAsia" w:ascii="宋体" w:hAnsi="宋体" w:eastAsia="宋体" w:cs="宋体"/>
          <w:b/>
          <w:bCs/>
          <w:sz w:val="28"/>
          <w:szCs w:val="28"/>
          <w:highlight w:val="none"/>
        </w:rPr>
      </w:pPr>
      <w:r>
        <w:rPr>
          <w:rFonts w:hint="eastAsia" w:ascii="宋体" w:hAnsi="宋体" w:eastAsia="宋体" w:cs="宋体"/>
          <w:b/>
          <w:bCs/>
          <w:sz w:val="28"/>
          <w:szCs w:val="28"/>
          <w:highlight w:val="none"/>
        </w:rPr>
        <w:br w:type="page"/>
      </w:r>
    </w:p>
    <w:p>
      <w:pPr>
        <w:pStyle w:val="4"/>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8"/>
          <w:szCs w:val="28"/>
          <w:highlight w:val="none"/>
        </w:rPr>
      </w:pPr>
      <w:r>
        <w:rPr>
          <w:rFonts w:hint="eastAsia" w:ascii="宋体" w:hAnsi="宋体" w:eastAsia="宋体" w:cs="宋体"/>
          <w:b/>
          <w:bCs/>
          <w:sz w:val="28"/>
          <w:szCs w:val="28"/>
          <w:highlight w:val="none"/>
        </w:rPr>
        <w:t>第三章 用户需求书</w:t>
      </w:r>
    </w:p>
    <w:p>
      <w:pPr>
        <w:pStyle w:val="4"/>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
          <w:bCs/>
          <w:sz w:val="28"/>
          <w:szCs w:val="28"/>
          <w:highlight w:val="none"/>
        </w:rPr>
      </w:pPr>
      <w:r>
        <w:rPr>
          <w:rFonts w:hint="eastAsia" w:ascii="宋体" w:hAnsi="宋体" w:eastAsia="宋体" w:cs="宋体"/>
          <w:b/>
          <w:bCs/>
          <w:sz w:val="28"/>
          <w:szCs w:val="28"/>
          <w:highlight w:val="none"/>
        </w:rPr>
        <w:t>一、项目基本信息</w:t>
      </w:r>
    </w:p>
    <w:tbl>
      <w:tblPr>
        <w:tblStyle w:val="43"/>
        <w:tblW w:w="85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9"/>
        <w:gridCol w:w="1632"/>
        <w:gridCol w:w="2304"/>
        <w:gridCol w:w="2304"/>
        <w:gridCol w:w="17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jc w:val="center"/>
        </w:trPr>
        <w:tc>
          <w:tcPr>
            <w:tcW w:w="56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val="0"/>
                <w:szCs w:val="21"/>
                <w:highlight w:val="none"/>
              </w:rPr>
            </w:pPr>
            <w:r>
              <w:rPr>
                <w:rFonts w:hint="eastAsia" w:ascii="宋体" w:hAnsi="宋体" w:eastAsia="宋体" w:cs="宋体"/>
                <w:b/>
                <w:bCs w:val="0"/>
                <w:szCs w:val="21"/>
                <w:highlight w:val="none"/>
              </w:rPr>
              <w:t>序号</w:t>
            </w:r>
          </w:p>
        </w:tc>
        <w:tc>
          <w:tcPr>
            <w:tcW w:w="1632"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val="0"/>
                <w:szCs w:val="21"/>
                <w:highlight w:val="none"/>
              </w:rPr>
            </w:pPr>
            <w:r>
              <w:rPr>
                <w:rFonts w:hint="eastAsia" w:ascii="宋体" w:hAnsi="宋体" w:eastAsia="宋体" w:cs="宋体"/>
                <w:b/>
                <w:bCs w:val="0"/>
                <w:szCs w:val="21"/>
                <w:highlight w:val="none"/>
              </w:rPr>
              <w:t>采购计划编号</w:t>
            </w:r>
          </w:p>
        </w:tc>
        <w:tc>
          <w:tcPr>
            <w:tcW w:w="230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val="0"/>
                <w:szCs w:val="21"/>
                <w:highlight w:val="none"/>
                <w:lang w:eastAsia="zh-CN"/>
              </w:rPr>
            </w:pPr>
            <w:r>
              <w:rPr>
                <w:rFonts w:hint="eastAsia" w:ascii="宋体" w:hAnsi="宋体" w:cs="宋体"/>
                <w:b/>
                <w:bCs w:val="0"/>
                <w:szCs w:val="21"/>
                <w:highlight w:val="none"/>
                <w:lang w:eastAsia="zh-CN"/>
              </w:rPr>
              <w:t>项目编号</w:t>
            </w:r>
          </w:p>
        </w:tc>
        <w:tc>
          <w:tcPr>
            <w:tcW w:w="230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val="0"/>
                <w:szCs w:val="21"/>
                <w:highlight w:val="none"/>
              </w:rPr>
            </w:pPr>
            <w:r>
              <w:rPr>
                <w:rFonts w:hint="eastAsia" w:ascii="宋体" w:hAnsi="宋体" w:eastAsia="宋体" w:cs="宋体"/>
                <w:b/>
                <w:bCs w:val="0"/>
                <w:szCs w:val="21"/>
                <w:highlight w:val="none"/>
              </w:rPr>
              <w:t>采购项目名称</w:t>
            </w:r>
          </w:p>
        </w:tc>
        <w:tc>
          <w:tcPr>
            <w:tcW w:w="171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val="0"/>
                <w:color w:val="FF0000"/>
                <w:szCs w:val="21"/>
                <w:highlight w:val="none"/>
              </w:rPr>
            </w:pPr>
            <w:r>
              <w:rPr>
                <w:rFonts w:hint="eastAsia" w:ascii="宋体" w:hAnsi="宋体" w:eastAsia="宋体" w:cs="宋体"/>
                <w:b/>
                <w:bCs w:val="0"/>
                <w:color w:val="FF0000"/>
                <w:szCs w:val="21"/>
                <w:highlight w:val="none"/>
              </w:rPr>
              <w:t>财政预算金额（元）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56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color w:val="FF0000"/>
                <w:szCs w:val="21"/>
                <w:highlight w:val="none"/>
              </w:rPr>
            </w:pPr>
            <w:r>
              <w:rPr>
                <w:rFonts w:hint="eastAsia" w:ascii="宋体" w:hAnsi="宋体" w:eastAsia="宋体" w:cs="宋体"/>
                <w:bCs/>
                <w:color w:val="FF0000"/>
                <w:szCs w:val="21"/>
                <w:highlight w:val="none"/>
              </w:rPr>
              <w:t>1</w:t>
            </w:r>
          </w:p>
        </w:tc>
        <w:tc>
          <w:tcPr>
            <w:tcW w:w="1632"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color w:val="FF0000"/>
                <w:szCs w:val="21"/>
                <w:highlight w:val="none"/>
              </w:rPr>
            </w:pPr>
            <w:r>
              <w:rPr>
                <w:rFonts w:hint="eastAsia" w:ascii="宋体" w:hAnsi="宋体" w:eastAsia="宋体" w:cs="宋体"/>
                <w:bCs/>
                <w:color w:val="FF0000"/>
                <w:szCs w:val="21"/>
                <w:highlight w:val="none"/>
              </w:rPr>
              <w:t>PLAN-******</w:t>
            </w:r>
          </w:p>
        </w:tc>
        <w:tc>
          <w:tcPr>
            <w:tcW w:w="230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FF0000"/>
                <w:szCs w:val="21"/>
                <w:highlight w:val="none"/>
              </w:rPr>
            </w:pPr>
          </w:p>
        </w:tc>
        <w:tc>
          <w:tcPr>
            <w:tcW w:w="230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FF0000"/>
                <w:szCs w:val="21"/>
                <w:highlight w:val="none"/>
              </w:rPr>
            </w:pPr>
            <w:r>
              <w:rPr>
                <w:rFonts w:hint="eastAsia" w:ascii="宋体" w:hAnsi="宋体" w:eastAsia="宋体" w:cs="宋体"/>
                <w:b/>
                <w:bCs/>
                <w:color w:val="FF0000"/>
                <w:szCs w:val="21"/>
                <w:highlight w:val="none"/>
              </w:rPr>
              <w:t>上塘派出所信息化建设项目</w:t>
            </w:r>
          </w:p>
        </w:tc>
        <w:tc>
          <w:tcPr>
            <w:tcW w:w="171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color w:val="FF0000"/>
                <w:szCs w:val="21"/>
                <w:highlight w:val="none"/>
              </w:rPr>
            </w:pPr>
            <w:r>
              <w:commentReference w:id="12"/>
            </w:r>
          </w:p>
        </w:tc>
      </w:tr>
    </w:tbl>
    <w:p>
      <w:pPr>
        <w:pageBreakBefore w:val="0"/>
        <w:numPr>
          <w:ilvl w:val="0"/>
          <w:numId w:val="0"/>
        </w:numPr>
        <w:kinsoku/>
        <w:overflowPunct/>
        <w:topLinePunct w:val="0"/>
        <w:autoSpaceDE/>
        <w:autoSpaceDN/>
        <w:bidi w:val="0"/>
        <w:adjustRightInd/>
        <w:spacing w:beforeAutospacing="0" w:afterAutospacing="0" w:line="360" w:lineRule="auto"/>
        <w:ind w:left="0" w:leftChars="0" w:right="0" w:rightChars="0" w:firstLine="0" w:firstLineChars="0"/>
        <w:jc w:val="left"/>
        <w:rPr>
          <w:rFonts w:hint="eastAsia" w:ascii="宋体" w:hAnsi="宋体" w:eastAsia="宋体" w:cs="宋体"/>
          <w:b/>
          <w:szCs w:val="21"/>
          <w:highlight w:val="none"/>
        </w:rPr>
      </w:pPr>
      <w:bookmarkStart w:id="42" w:name="_Hlk72258617"/>
      <w:r>
        <w:rPr>
          <w:rFonts w:hint="eastAsia" w:ascii="宋体" w:hAnsi="宋体" w:eastAsia="宋体" w:cs="宋体"/>
          <w:b/>
          <w:szCs w:val="21"/>
          <w:highlight w:val="none"/>
          <w:lang w:eastAsia="zh-CN"/>
        </w:rPr>
        <w:t>备注：</w:t>
      </w:r>
      <w:r>
        <w:rPr>
          <w:rFonts w:hint="eastAsia" w:ascii="宋体" w:hAnsi="宋体" w:eastAsia="宋体" w:cs="宋体"/>
          <w:b/>
          <w:szCs w:val="21"/>
          <w:highlight w:val="none"/>
        </w:rPr>
        <w:t>本项目的财政预算金额为人民币</w:t>
      </w:r>
      <w:r>
        <w:rPr>
          <w:rFonts w:hint="eastAsia" w:ascii="宋体" w:hAnsi="宋体" w:eastAsia="宋体" w:cs="宋体"/>
          <w:b/>
          <w:color w:val="FF0000"/>
          <w:szCs w:val="21"/>
          <w:highlight w:val="none"/>
          <w:lang w:val="en-US" w:eastAsia="zh-CN"/>
        </w:rPr>
        <w:t xml:space="preserve"> </w:t>
      </w:r>
      <w:r>
        <w:rPr>
          <w:rFonts w:hint="eastAsia" w:ascii="宋体" w:hAnsi="宋体" w:cs="宋体"/>
          <w:b/>
          <w:color w:val="FF0000"/>
          <w:szCs w:val="21"/>
          <w:highlight w:val="none"/>
          <w:lang w:val="en-US" w:eastAsia="zh-CN"/>
        </w:rPr>
        <w:t xml:space="preserve"> </w:t>
      </w:r>
      <w:r>
        <w:rPr>
          <w:rFonts w:hint="eastAsia" w:ascii="宋体" w:hAnsi="宋体" w:eastAsia="宋体" w:cs="宋体"/>
          <w:b/>
          <w:color w:val="FF0000"/>
          <w:szCs w:val="21"/>
          <w:highlight w:val="none"/>
        </w:rPr>
        <w:t>元</w:t>
      </w:r>
      <w:r>
        <w:rPr>
          <w:rFonts w:hint="eastAsia" w:ascii="宋体" w:hAnsi="宋体" w:eastAsia="宋体" w:cs="宋体"/>
          <w:b/>
          <w:szCs w:val="21"/>
          <w:highlight w:val="none"/>
        </w:rPr>
        <w:t>。</w:t>
      </w:r>
    </w:p>
    <w:p>
      <w:pPr>
        <w:pStyle w:val="4"/>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
          <w:bCs/>
          <w:sz w:val="28"/>
          <w:szCs w:val="28"/>
          <w:highlight w:val="none"/>
        </w:rPr>
      </w:pPr>
      <w:r>
        <w:rPr>
          <w:rFonts w:hint="eastAsia" w:ascii="宋体" w:hAnsi="宋体" w:eastAsia="宋体" w:cs="宋体"/>
          <w:b/>
          <w:bCs/>
          <w:sz w:val="28"/>
          <w:szCs w:val="28"/>
          <w:highlight w:val="none"/>
        </w:rPr>
        <w:t>二、</w:t>
      </w:r>
      <w:bookmarkStart w:id="43" w:name="_Hlk72073432"/>
      <w:r>
        <w:rPr>
          <w:rFonts w:hint="eastAsia" w:ascii="宋体" w:hAnsi="宋体" w:eastAsia="宋体" w:cs="宋体"/>
          <w:b/>
          <w:bCs/>
          <w:sz w:val="28"/>
          <w:szCs w:val="28"/>
          <w:highlight w:val="none"/>
        </w:rPr>
        <w:t>货物需求明细</w:t>
      </w:r>
      <w:bookmarkEnd w:id="43"/>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lang w:val="en-US" w:eastAsia="zh-CN"/>
        </w:rPr>
      </w:pPr>
      <w:r>
        <w:rPr>
          <w:rFonts w:hint="eastAsia" w:ascii="宋体" w:hAnsi="宋体" w:eastAsia="宋体" w:cs="宋体"/>
          <w:b/>
          <w:bCs/>
          <w:lang w:val="en-US" w:eastAsia="zh-CN"/>
        </w:rPr>
        <w:t>2.1货物清单</w:t>
      </w:r>
    </w:p>
    <w:tbl>
      <w:tblPr>
        <w:tblStyle w:val="43"/>
        <w:tblW w:w="83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6"/>
        <w:gridCol w:w="1660"/>
        <w:gridCol w:w="2650"/>
        <w:gridCol w:w="753"/>
        <w:gridCol w:w="709"/>
        <w:gridCol w:w="18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66"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序号</w:t>
            </w:r>
          </w:p>
        </w:tc>
        <w:tc>
          <w:tcPr>
            <w:tcW w:w="1660"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采购计划编号</w:t>
            </w:r>
          </w:p>
        </w:tc>
        <w:tc>
          <w:tcPr>
            <w:tcW w:w="2650"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货物名称（标的名称）</w:t>
            </w:r>
          </w:p>
        </w:tc>
        <w:tc>
          <w:tcPr>
            <w:tcW w:w="753"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数量</w:t>
            </w:r>
          </w:p>
        </w:tc>
        <w:tc>
          <w:tcPr>
            <w:tcW w:w="709"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单位</w:t>
            </w:r>
          </w:p>
        </w:tc>
        <w:tc>
          <w:tcPr>
            <w:tcW w:w="1818"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66"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1</w:t>
            </w:r>
          </w:p>
        </w:tc>
        <w:tc>
          <w:tcPr>
            <w:tcW w:w="1660" w:type="dxa"/>
            <w:vMerge w:val="restart"/>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p>
        </w:tc>
        <w:tc>
          <w:tcPr>
            <w:tcW w:w="2650"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综合布线系统</w:t>
            </w:r>
          </w:p>
        </w:tc>
        <w:tc>
          <w:tcPr>
            <w:tcW w:w="753"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1</w:t>
            </w:r>
          </w:p>
        </w:tc>
        <w:tc>
          <w:tcPr>
            <w:tcW w:w="709"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项</w:t>
            </w:r>
          </w:p>
        </w:tc>
        <w:tc>
          <w:tcPr>
            <w:tcW w:w="1818"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color w:val="FF0000"/>
                <w:sz w:val="21"/>
                <w:szCs w:val="21"/>
              </w:rPr>
            </w:pPr>
            <w:r>
              <w:rPr>
                <w:rFonts w:hint="eastAsia" w:asciiTheme="minorEastAsia" w:hAnsiTheme="minorEastAsia" w:eastAsiaTheme="minorEastAsia" w:cstheme="minorEastAsia"/>
                <w:sz w:val="21"/>
                <w:szCs w:val="21"/>
              </w:rPr>
              <w:t>拒绝进口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66"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2</w:t>
            </w:r>
          </w:p>
        </w:tc>
        <w:tc>
          <w:tcPr>
            <w:tcW w:w="1660" w:type="dxa"/>
            <w:vMerge w:val="continue"/>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p>
        </w:tc>
        <w:tc>
          <w:tcPr>
            <w:tcW w:w="2650"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网络及语音通讯</w:t>
            </w:r>
          </w:p>
        </w:tc>
        <w:tc>
          <w:tcPr>
            <w:tcW w:w="753"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1</w:t>
            </w:r>
          </w:p>
        </w:tc>
        <w:tc>
          <w:tcPr>
            <w:tcW w:w="709"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项</w:t>
            </w:r>
          </w:p>
        </w:tc>
        <w:tc>
          <w:tcPr>
            <w:tcW w:w="1818"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color w:val="FF0000"/>
                <w:sz w:val="21"/>
                <w:szCs w:val="21"/>
              </w:rPr>
            </w:pPr>
            <w:r>
              <w:rPr>
                <w:rFonts w:hint="eastAsia" w:asciiTheme="minorEastAsia" w:hAnsiTheme="minorEastAsia" w:eastAsiaTheme="minorEastAsia" w:cstheme="minorEastAsia"/>
                <w:sz w:val="21"/>
                <w:szCs w:val="21"/>
              </w:rPr>
              <w:t>拒绝进口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66"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lang w:val="en-US" w:eastAsia="zh-CN"/>
              </w:rPr>
            </w:pPr>
            <w:r>
              <w:rPr>
                <w:rFonts w:hint="eastAsia" w:asciiTheme="minorEastAsia" w:hAnsiTheme="minorEastAsia" w:eastAsiaTheme="minorEastAsia" w:cstheme="minorEastAsia"/>
                <w:bCs/>
                <w:sz w:val="21"/>
                <w:szCs w:val="21"/>
                <w:lang w:val="en-US" w:eastAsia="zh-CN"/>
              </w:rPr>
              <w:t>3</w:t>
            </w:r>
          </w:p>
        </w:tc>
        <w:tc>
          <w:tcPr>
            <w:tcW w:w="1660" w:type="dxa"/>
            <w:vMerge w:val="continue"/>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p>
        </w:tc>
        <w:tc>
          <w:tcPr>
            <w:tcW w:w="2650" w:type="dxa"/>
          </w:tcPr>
          <w:p>
            <w:pPr>
              <w:pageBreakBefore w:val="0"/>
              <w:kinsoku/>
              <w:overflowPunct/>
              <w:topLinePunct w:val="0"/>
              <w:bidi w:val="0"/>
              <w:spacing w:line="360" w:lineRule="auto"/>
              <w:jc w:val="center"/>
              <w:rPr>
                <w:rFonts w:hint="default" w:asciiTheme="minorEastAsia" w:hAnsiTheme="minorEastAsia" w:eastAsiaTheme="minorEastAsia" w:cstheme="minorEastAsia"/>
                <w:bCs/>
                <w:sz w:val="21"/>
                <w:szCs w:val="21"/>
                <w:lang w:val="en-US" w:eastAsia="zh-CN"/>
              </w:rPr>
            </w:pPr>
            <w:r>
              <w:rPr>
                <w:rFonts w:hint="eastAsia" w:asciiTheme="minorEastAsia" w:hAnsiTheme="minorEastAsia" w:eastAsiaTheme="minorEastAsia" w:cstheme="minorEastAsia"/>
                <w:bCs/>
                <w:sz w:val="21"/>
                <w:szCs w:val="21"/>
                <w:lang w:val="en-US" w:eastAsia="zh-CN"/>
              </w:rPr>
              <w:t>无线PDT信号覆盖系统</w:t>
            </w:r>
          </w:p>
        </w:tc>
        <w:tc>
          <w:tcPr>
            <w:tcW w:w="753"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lang w:val="en-US" w:eastAsia="zh-CN"/>
              </w:rPr>
            </w:pPr>
            <w:r>
              <w:rPr>
                <w:rFonts w:hint="eastAsia" w:asciiTheme="minorEastAsia" w:hAnsiTheme="minorEastAsia" w:eastAsiaTheme="minorEastAsia" w:cstheme="minorEastAsia"/>
                <w:bCs/>
                <w:sz w:val="21"/>
                <w:szCs w:val="21"/>
                <w:lang w:val="en-US" w:eastAsia="zh-CN"/>
              </w:rPr>
              <w:t>1</w:t>
            </w:r>
          </w:p>
        </w:tc>
        <w:tc>
          <w:tcPr>
            <w:tcW w:w="709" w:type="dxa"/>
            <w:vAlign w:val="top"/>
          </w:tcPr>
          <w:p>
            <w:pPr>
              <w:pageBreakBefore w:val="0"/>
              <w:kinsoku/>
              <w:overflowPunct/>
              <w:topLinePunct w:val="0"/>
              <w:bidi w:val="0"/>
              <w:spacing w:line="360" w:lineRule="auto"/>
              <w:jc w:val="center"/>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sz w:val="21"/>
                <w:szCs w:val="21"/>
              </w:rPr>
              <w:t>项</w:t>
            </w:r>
          </w:p>
        </w:tc>
        <w:tc>
          <w:tcPr>
            <w:tcW w:w="1818"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color w:val="FF0000"/>
                <w:kern w:val="2"/>
                <w:sz w:val="21"/>
                <w:szCs w:val="21"/>
                <w:lang w:val="en-US" w:eastAsia="zh-CN" w:bidi="ar-SA"/>
              </w:rPr>
            </w:pPr>
            <w:r>
              <w:rPr>
                <w:rFonts w:hint="eastAsia" w:asciiTheme="minorEastAsia" w:hAnsiTheme="minorEastAsia" w:eastAsiaTheme="minorEastAsia" w:cstheme="minorEastAsia"/>
                <w:sz w:val="21"/>
                <w:szCs w:val="21"/>
              </w:rPr>
              <w:t>拒绝进口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66"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lang w:eastAsia="zh-CN"/>
              </w:rPr>
            </w:pPr>
            <w:r>
              <w:rPr>
                <w:rFonts w:hint="eastAsia" w:asciiTheme="minorEastAsia" w:hAnsiTheme="minorEastAsia" w:eastAsiaTheme="minorEastAsia" w:cstheme="minorEastAsia"/>
                <w:bCs/>
                <w:sz w:val="21"/>
                <w:szCs w:val="21"/>
                <w:lang w:val="en-US" w:eastAsia="zh-CN"/>
              </w:rPr>
              <w:t>4</w:t>
            </w:r>
          </w:p>
        </w:tc>
        <w:tc>
          <w:tcPr>
            <w:tcW w:w="1660" w:type="dxa"/>
            <w:vMerge w:val="continue"/>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p>
        </w:tc>
        <w:tc>
          <w:tcPr>
            <w:tcW w:w="2650"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安全防范系统</w:t>
            </w:r>
          </w:p>
        </w:tc>
        <w:tc>
          <w:tcPr>
            <w:tcW w:w="753"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1</w:t>
            </w:r>
          </w:p>
        </w:tc>
        <w:tc>
          <w:tcPr>
            <w:tcW w:w="709"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项</w:t>
            </w:r>
          </w:p>
        </w:tc>
        <w:tc>
          <w:tcPr>
            <w:tcW w:w="1818"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color w:val="FF0000"/>
                <w:sz w:val="21"/>
                <w:szCs w:val="21"/>
              </w:rPr>
            </w:pPr>
            <w:r>
              <w:rPr>
                <w:rFonts w:hint="eastAsia" w:asciiTheme="minorEastAsia" w:hAnsiTheme="minorEastAsia" w:eastAsiaTheme="minorEastAsia" w:cstheme="minorEastAsia"/>
                <w:sz w:val="21"/>
                <w:szCs w:val="21"/>
              </w:rPr>
              <w:t>拒绝进口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66"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lang w:eastAsia="zh-CN"/>
              </w:rPr>
            </w:pPr>
            <w:r>
              <w:rPr>
                <w:rFonts w:hint="eastAsia" w:asciiTheme="minorEastAsia" w:hAnsiTheme="minorEastAsia" w:eastAsiaTheme="minorEastAsia" w:cstheme="minorEastAsia"/>
                <w:bCs/>
                <w:sz w:val="21"/>
                <w:szCs w:val="21"/>
                <w:lang w:val="en-US" w:eastAsia="zh-CN"/>
              </w:rPr>
              <w:t>5</w:t>
            </w:r>
          </w:p>
        </w:tc>
        <w:tc>
          <w:tcPr>
            <w:tcW w:w="1660" w:type="dxa"/>
            <w:vMerge w:val="continue"/>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p>
        </w:tc>
        <w:tc>
          <w:tcPr>
            <w:tcW w:w="2650" w:type="dxa"/>
          </w:tcPr>
          <w:p>
            <w:pPr>
              <w:pageBreakBefore w:val="0"/>
              <w:kinsoku/>
              <w:overflowPunct/>
              <w:topLinePunct w:val="0"/>
              <w:bidi w:val="0"/>
              <w:spacing w:line="360" w:lineRule="auto"/>
              <w:jc w:val="center"/>
              <w:rPr>
                <w:rFonts w:hint="default" w:asciiTheme="minorEastAsia" w:hAnsiTheme="minorEastAsia" w:eastAsiaTheme="minorEastAsia" w:cstheme="minorEastAsia"/>
                <w:bCs/>
                <w:sz w:val="21"/>
                <w:szCs w:val="21"/>
                <w:lang w:val="en-US" w:eastAsia="zh-CN"/>
              </w:rPr>
            </w:pPr>
            <w:r>
              <w:rPr>
                <w:rFonts w:hint="eastAsia" w:asciiTheme="minorEastAsia" w:hAnsiTheme="minorEastAsia" w:eastAsiaTheme="minorEastAsia" w:cstheme="minorEastAsia"/>
                <w:bCs/>
                <w:sz w:val="21"/>
                <w:szCs w:val="21"/>
                <w:lang w:val="en-US" w:eastAsia="zh-CN"/>
              </w:rPr>
              <w:t>机房工程</w:t>
            </w:r>
          </w:p>
        </w:tc>
        <w:tc>
          <w:tcPr>
            <w:tcW w:w="753"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1</w:t>
            </w:r>
          </w:p>
        </w:tc>
        <w:tc>
          <w:tcPr>
            <w:tcW w:w="709"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项</w:t>
            </w:r>
          </w:p>
        </w:tc>
        <w:tc>
          <w:tcPr>
            <w:tcW w:w="1818"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color w:val="FF0000"/>
                <w:sz w:val="21"/>
                <w:szCs w:val="21"/>
              </w:rPr>
            </w:pPr>
            <w:r>
              <w:rPr>
                <w:rFonts w:hint="eastAsia" w:asciiTheme="minorEastAsia" w:hAnsiTheme="minorEastAsia" w:eastAsiaTheme="minorEastAsia" w:cstheme="minorEastAsia"/>
                <w:sz w:val="21"/>
                <w:szCs w:val="21"/>
              </w:rPr>
              <w:t>拒绝进口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66"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lang w:eastAsia="zh-CN"/>
              </w:rPr>
            </w:pPr>
            <w:r>
              <w:rPr>
                <w:rFonts w:hint="eastAsia" w:asciiTheme="minorEastAsia" w:hAnsiTheme="minorEastAsia" w:eastAsiaTheme="minorEastAsia" w:cstheme="minorEastAsia"/>
                <w:bCs/>
                <w:sz w:val="21"/>
                <w:szCs w:val="21"/>
                <w:lang w:val="en-US" w:eastAsia="zh-CN"/>
              </w:rPr>
              <w:t>6</w:t>
            </w:r>
          </w:p>
        </w:tc>
        <w:tc>
          <w:tcPr>
            <w:tcW w:w="1660" w:type="dxa"/>
            <w:vMerge w:val="continue"/>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p>
        </w:tc>
        <w:tc>
          <w:tcPr>
            <w:tcW w:w="2650"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多媒体会议系统</w:t>
            </w:r>
          </w:p>
        </w:tc>
        <w:tc>
          <w:tcPr>
            <w:tcW w:w="753"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1</w:t>
            </w:r>
          </w:p>
        </w:tc>
        <w:tc>
          <w:tcPr>
            <w:tcW w:w="709"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项</w:t>
            </w:r>
          </w:p>
        </w:tc>
        <w:tc>
          <w:tcPr>
            <w:tcW w:w="1818"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拒绝进口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66"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lang w:eastAsia="zh-CN"/>
              </w:rPr>
            </w:pPr>
            <w:r>
              <w:rPr>
                <w:rFonts w:hint="eastAsia" w:asciiTheme="minorEastAsia" w:hAnsiTheme="minorEastAsia" w:eastAsiaTheme="minorEastAsia" w:cstheme="minorEastAsia"/>
                <w:bCs/>
                <w:sz w:val="21"/>
                <w:szCs w:val="21"/>
                <w:lang w:val="en-US" w:eastAsia="zh-CN"/>
              </w:rPr>
              <w:t>7</w:t>
            </w:r>
          </w:p>
        </w:tc>
        <w:tc>
          <w:tcPr>
            <w:tcW w:w="1660" w:type="dxa"/>
            <w:vMerge w:val="continue"/>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p>
        </w:tc>
        <w:tc>
          <w:tcPr>
            <w:tcW w:w="2650"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档案室</w:t>
            </w:r>
          </w:p>
        </w:tc>
        <w:tc>
          <w:tcPr>
            <w:tcW w:w="753"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1</w:t>
            </w:r>
          </w:p>
        </w:tc>
        <w:tc>
          <w:tcPr>
            <w:tcW w:w="709"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项</w:t>
            </w:r>
          </w:p>
        </w:tc>
        <w:tc>
          <w:tcPr>
            <w:tcW w:w="1818"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拒绝进口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66"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lang w:eastAsia="zh-CN"/>
              </w:rPr>
            </w:pPr>
            <w:r>
              <w:rPr>
                <w:rFonts w:hint="eastAsia" w:asciiTheme="minorEastAsia" w:hAnsiTheme="minorEastAsia" w:eastAsiaTheme="minorEastAsia" w:cstheme="minorEastAsia"/>
                <w:bCs/>
                <w:sz w:val="21"/>
                <w:szCs w:val="21"/>
                <w:lang w:val="en-US" w:eastAsia="zh-CN"/>
              </w:rPr>
              <w:t>8</w:t>
            </w:r>
          </w:p>
        </w:tc>
        <w:tc>
          <w:tcPr>
            <w:tcW w:w="1660" w:type="dxa"/>
            <w:vMerge w:val="continue"/>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p>
        </w:tc>
        <w:tc>
          <w:tcPr>
            <w:tcW w:w="2650"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lang w:val="en-US" w:eastAsia="zh-CN"/>
              </w:rPr>
            </w:pPr>
            <w:r>
              <w:rPr>
                <w:rFonts w:hint="eastAsia" w:asciiTheme="minorEastAsia" w:hAnsiTheme="minorEastAsia" w:eastAsiaTheme="minorEastAsia" w:cstheme="minorEastAsia"/>
                <w:bCs/>
                <w:sz w:val="21"/>
                <w:szCs w:val="21"/>
              </w:rPr>
              <w:t>执法办案</w:t>
            </w:r>
            <w:r>
              <w:rPr>
                <w:rFonts w:hint="eastAsia" w:asciiTheme="minorEastAsia" w:hAnsiTheme="minorEastAsia" w:eastAsiaTheme="minorEastAsia" w:cstheme="minorEastAsia"/>
                <w:bCs/>
                <w:sz w:val="21"/>
                <w:szCs w:val="21"/>
                <w:lang w:val="en-US" w:eastAsia="zh-CN"/>
              </w:rPr>
              <w:t>区</w:t>
            </w:r>
          </w:p>
        </w:tc>
        <w:tc>
          <w:tcPr>
            <w:tcW w:w="753"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1</w:t>
            </w:r>
          </w:p>
        </w:tc>
        <w:tc>
          <w:tcPr>
            <w:tcW w:w="709"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项</w:t>
            </w:r>
          </w:p>
        </w:tc>
        <w:tc>
          <w:tcPr>
            <w:tcW w:w="1818"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拒绝进口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66"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lang w:eastAsia="zh-CN"/>
              </w:rPr>
            </w:pPr>
            <w:r>
              <w:rPr>
                <w:rFonts w:hint="eastAsia" w:asciiTheme="minorEastAsia" w:hAnsiTheme="minorEastAsia" w:eastAsiaTheme="minorEastAsia" w:cstheme="minorEastAsia"/>
                <w:bCs/>
                <w:sz w:val="21"/>
                <w:szCs w:val="21"/>
                <w:lang w:val="en-US" w:eastAsia="zh-CN"/>
              </w:rPr>
              <w:t>9</w:t>
            </w:r>
          </w:p>
        </w:tc>
        <w:tc>
          <w:tcPr>
            <w:tcW w:w="1660" w:type="dxa"/>
            <w:vMerge w:val="continue"/>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p>
        </w:tc>
        <w:tc>
          <w:tcPr>
            <w:tcW w:w="2650"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联合作战中心</w:t>
            </w:r>
          </w:p>
        </w:tc>
        <w:tc>
          <w:tcPr>
            <w:tcW w:w="753"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1</w:t>
            </w:r>
          </w:p>
        </w:tc>
        <w:tc>
          <w:tcPr>
            <w:tcW w:w="709"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项</w:t>
            </w:r>
          </w:p>
        </w:tc>
        <w:tc>
          <w:tcPr>
            <w:tcW w:w="1818"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拒绝进口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766" w:type="dxa"/>
            <w:vAlign w:val="center"/>
          </w:tcPr>
          <w:p>
            <w:pPr>
              <w:pageBreakBefore w:val="0"/>
              <w:kinsoku/>
              <w:overflowPunct/>
              <w:topLinePunct w:val="0"/>
              <w:bidi w:val="0"/>
              <w:spacing w:line="360" w:lineRule="auto"/>
              <w:jc w:val="center"/>
              <w:rPr>
                <w:rFonts w:hint="default" w:asciiTheme="minorEastAsia" w:hAnsiTheme="minorEastAsia" w:eastAsiaTheme="minorEastAsia" w:cstheme="minorEastAsia"/>
                <w:bCs/>
                <w:sz w:val="21"/>
                <w:szCs w:val="21"/>
                <w:lang w:val="en-US" w:eastAsia="zh-CN"/>
              </w:rPr>
            </w:pPr>
            <w:r>
              <w:rPr>
                <w:rFonts w:hint="eastAsia" w:asciiTheme="minorEastAsia" w:hAnsiTheme="minorEastAsia" w:eastAsiaTheme="minorEastAsia" w:cstheme="minorEastAsia"/>
                <w:bCs/>
                <w:sz w:val="21"/>
                <w:szCs w:val="21"/>
                <w:lang w:val="en-US" w:eastAsia="zh-CN"/>
              </w:rPr>
              <w:t>10</w:t>
            </w:r>
          </w:p>
        </w:tc>
        <w:tc>
          <w:tcPr>
            <w:tcW w:w="1660" w:type="dxa"/>
            <w:vMerge w:val="continue"/>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p>
        </w:tc>
        <w:tc>
          <w:tcPr>
            <w:tcW w:w="2650"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lang w:val="en-US" w:eastAsia="zh-CN"/>
              </w:rPr>
            </w:pPr>
            <w:r>
              <w:rPr>
                <w:rFonts w:hint="eastAsia" w:asciiTheme="minorEastAsia" w:hAnsiTheme="minorEastAsia" w:eastAsiaTheme="minorEastAsia" w:cstheme="minorEastAsia"/>
                <w:bCs/>
                <w:sz w:val="21"/>
                <w:szCs w:val="21"/>
                <w:lang w:val="en-US" w:eastAsia="zh-CN"/>
              </w:rPr>
              <w:t>便民服务中心</w:t>
            </w:r>
          </w:p>
        </w:tc>
        <w:tc>
          <w:tcPr>
            <w:tcW w:w="753"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1</w:t>
            </w:r>
          </w:p>
        </w:tc>
        <w:tc>
          <w:tcPr>
            <w:tcW w:w="709" w:type="dxa"/>
          </w:tcPr>
          <w:p>
            <w:pPr>
              <w:pageBreakBefore w:val="0"/>
              <w:kinsoku/>
              <w:overflowPunct/>
              <w:topLinePunct w:val="0"/>
              <w:bidi w:val="0"/>
              <w:spacing w:line="360" w:lineRule="auto"/>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项</w:t>
            </w:r>
          </w:p>
        </w:tc>
        <w:tc>
          <w:tcPr>
            <w:tcW w:w="1818" w:type="dxa"/>
            <w:vAlign w:val="center"/>
          </w:tcPr>
          <w:p>
            <w:pPr>
              <w:pageBreakBefore w:val="0"/>
              <w:kinsoku/>
              <w:overflowPunct/>
              <w:topLinePunct w:val="0"/>
              <w:bidi w:val="0"/>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拒绝进口</w:t>
            </w:r>
          </w:p>
        </w:tc>
      </w:tr>
    </w:tbl>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b/>
          <w:bCs/>
          <w:lang w:val="en-US" w:eastAsia="zh-CN"/>
        </w:rPr>
      </w:pPr>
      <w:r>
        <w:rPr>
          <w:rFonts w:hint="eastAsia" w:ascii="宋体" w:hAnsi="宋体" w:eastAsia="宋体" w:cs="宋体"/>
          <w:b/>
          <w:bCs/>
          <w:lang w:val="en-US" w:eastAsia="zh-CN"/>
        </w:rPr>
        <w:t>2.2货物详细清单</w:t>
      </w:r>
    </w:p>
    <w:tbl>
      <w:tblPr>
        <w:tblStyle w:val="43"/>
        <w:tblW w:w="8354" w:type="dxa"/>
        <w:tblInd w:w="9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20"/>
        <w:gridCol w:w="4149"/>
        <w:gridCol w:w="1470"/>
        <w:gridCol w:w="181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序号</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设备名称</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数量</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单位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一、综合布线系统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（一）</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综合布线系统</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b/>
                <w:bCs/>
                <w:i w:val="0"/>
                <w:iCs w:val="0"/>
                <w:color w:val="000000"/>
                <w:sz w:val="21"/>
                <w:szCs w:val="21"/>
                <w:u w:val="none"/>
              </w:rPr>
            </w:pP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b/>
                <w:bCs/>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工作区子系统</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b/>
                <w:bCs/>
                <w:i w:val="0"/>
                <w:iCs w:val="0"/>
                <w:color w:val="000000"/>
                <w:sz w:val="21"/>
                <w:szCs w:val="21"/>
                <w:u w:val="none"/>
              </w:rPr>
            </w:pP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b/>
                <w:bCs/>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双口面板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421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单口面板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电视面板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86底盒</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六类非屏蔽模块</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880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非屏蔽数据跳线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280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非屏蔽语音跳线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水平区子系统</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b/>
                <w:bCs/>
                <w:i w:val="0"/>
                <w:iCs w:val="0"/>
                <w:color w:val="000000"/>
                <w:sz w:val="21"/>
                <w:szCs w:val="21"/>
                <w:u w:val="none"/>
              </w:rPr>
            </w:pP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b/>
                <w:bCs/>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非屏蔽6类双绞线（网络）</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52500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非屏蔽6类双绞线（设备）</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27000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有线电视线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1500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PVC线管</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26800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镀锌铁管</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3200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弱电镀锌线槽</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700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拾音器电源线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1100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门禁主机电源线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1800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门禁控制线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600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门禁、报警控制信号线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1500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报警主机电源线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600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管理区子系统（楼层配线间、三楼放数据机房）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b/>
                <w:bCs/>
                <w:i w:val="0"/>
                <w:iCs w:val="0"/>
                <w:color w:val="000000"/>
                <w:sz w:val="21"/>
                <w:szCs w:val="21"/>
                <w:u w:val="none"/>
              </w:rPr>
            </w:pP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b/>
                <w:bCs/>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7"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24口网络配线架（含满配模块）</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理线架</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6类非屏蔽数据跳线 </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874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12口光纤配线架</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FC-LC双芯跳线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电视1分6分配器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网络机柜（含PDU)</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壁挂机柜(含PDU)</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25口语音配线架</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干线系统(三楼数据机房）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50对大对数电缆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600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有线电视线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300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电视信号放大器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12芯室内单模光缆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2000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12口光纤配线架</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7"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24口光纤配线架（含满配耦合器）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FC-LC双芯跳线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110配线架</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6类非屏蔽数据跳线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二、网络及语音通讯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5069" w:type="dxa"/>
            <w:gridSpan w:val="2"/>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（一）互联网</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bCs/>
                <w:i w:val="0"/>
                <w:iCs w:val="0"/>
                <w:color w:val="000000"/>
                <w:sz w:val="21"/>
                <w:szCs w:val="21"/>
                <w:u w:val="none"/>
              </w:rPr>
            </w:pP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bCs/>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5069" w:type="dxa"/>
            <w:gridSpan w:val="2"/>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（1）网络安全部分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b/>
                <w:bCs/>
                <w:i w:val="0"/>
                <w:iCs w:val="0"/>
                <w:color w:val="000000"/>
                <w:sz w:val="21"/>
                <w:szCs w:val="21"/>
                <w:u w:val="none"/>
              </w:rPr>
            </w:pP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b/>
                <w:bCs/>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互联网-出口路由器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5069" w:type="dxa"/>
            <w:gridSpan w:val="2"/>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（2）交换设备部分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b/>
                <w:bCs/>
                <w:i w:val="0"/>
                <w:iCs w:val="0"/>
                <w:color w:val="000000"/>
                <w:sz w:val="21"/>
                <w:szCs w:val="21"/>
                <w:u w:val="none"/>
              </w:rPr>
            </w:pP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b/>
                <w:bCs/>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互联网-核心交换机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48口POE接入交换机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5069" w:type="dxa"/>
            <w:gridSpan w:val="2"/>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（3）网络管理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b/>
                <w:bCs/>
                <w:i w:val="0"/>
                <w:iCs w:val="0"/>
                <w:color w:val="000000"/>
                <w:sz w:val="21"/>
                <w:szCs w:val="21"/>
                <w:u w:val="none"/>
              </w:rPr>
            </w:pP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b/>
                <w:bCs/>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网络管理平台</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5069" w:type="dxa"/>
            <w:gridSpan w:val="2"/>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（二）公安网</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b/>
                <w:bCs/>
                <w:i w:val="0"/>
                <w:iCs w:val="0"/>
                <w:color w:val="000000"/>
                <w:sz w:val="21"/>
                <w:szCs w:val="21"/>
                <w:u w:val="none"/>
              </w:rPr>
            </w:pP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b/>
                <w:bCs/>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公安网-核心交换机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核心板卡</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24口接入交换机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48口接入交换机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5069" w:type="dxa"/>
            <w:gridSpan w:val="2"/>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（三）视频监控专网</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b/>
                <w:bCs/>
                <w:i w:val="0"/>
                <w:iCs w:val="0"/>
                <w:color w:val="000000"/>
                <w:sz w:val="21"/>
                <w:szCs w:val="21"/>
                <w:u w:val="none"/>
              </w:rPr>
            </w:pP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b/>
                <w:bCs/>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核心板卡</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5069" w:type="dxa"/>
            <w:gridSpan w:val="2"/>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（四）政务网</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b/>
                <w:bCs/>
                <w:i w:val="0"/>
                <w:iCs w:val="0"/>
                <w:color w:val="000000"/>
                <w:sz w:val="21"/>
                <w:szCs w:val="21"/>
                <w:u w:val="none"/>
              </w:rPr>
            </w:pP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b/>
                <w:bCs/>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政务网核心交换机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24口接入交换机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5069" w:type="dxa"/>
            <w:gridSpan w:val="2"/>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（五）技侦/网警</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b/>
                <w:bCs/>
                <w:i w:val="0"/>
                <w:iCs w:val="0"/>
                <w:color w:val="000000"/>
                <w:sz w:val="21"/>
                <w:szCs w:val="21"/>
                <w:u w:val="none"/>
              </w:rPr>
            </w:pP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b/>
                <w:bCs/>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技侦核心交换机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24口接入交换机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5069" w:type="dxa"/>
            <w:gridSpan w:val="2"/>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（六）设备网</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b/>
                <w:bCs/>
                <w:i w:val="0"/>
                <w:iCs w:val="0"/>
                <w:color w:val="000000"/>
                <w:sz w:val="21"/>
                <w:szCs w:val="21"/>
                <w:u w:val="none"/>
              </w:rPr>
            </w:pP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b/>
                <w:bCs/>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核心交换机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24口接入交换机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7"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24口全千兆非网管POE交换机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5069" w:type="dxa"/>
            <w:gridSpan w:val="2"/>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（七）服务</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b/>
                <w:bCs/>
                <w:i w:val="0"/>
                <w:iCs w:val="0"/>
                <w:color w:val="000000"/>
                <w:sz w:val="21"/>
                <w:szCs w:val="21"/>
                <w:u w:val="none"/>
              </w:rPr>
            </w:pP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b/>
                <w:bCs/>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搬迁改造服务</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人天</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5069" w:type="dxa"/>
            <w:gridSpan w:val="2"/>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(八）程控电话</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b/>
                <w:bCs/>
                <w:i w:val="0"/>
                <w:iCs w:val="0"/>
                <w:color w:val="000000"/>
                <w:sz w:val="21"/>
                <w:szCs w:val="21"/>
                <w:u w:val="none"/>
              </w:rPr>
            </w:pP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b/>
                <w:bCs/>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座机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语音网关</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三、无线PDT信号覆盖系统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直放站近端机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直放站远端机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功分器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耦合器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定向天线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板状天线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全向天线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1/2射频电缆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850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7/8射频电缆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1680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天馈系统接头及配件</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电源设备</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其它辅材辅料</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四、安全防范系统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（一）、视频监控系统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(1)、户政便民服务中心、联合作中心监控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网络防爆半球型摄像机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32路高清硬盘录像机（8盘位）</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8T企业硬盘</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拾音器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(2)、枪弹库监控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网络防爆半球型摄像机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32路高清硬盘录像机（8盘位）</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8T企业硬盘</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PDU</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机柜</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(3)、公共区内部监控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网络防爆半球型摄像机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高清网络枪机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7"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64路高清硬盘录像机（16盘位）</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7"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128路高清硬盘录像机（24盘位）</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8T企业硬盘</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(4)、执法办案中心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高清全景摄像机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97"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网络硬盘录像机（24盘位）NVR</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8T监控级硬盘</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拾音器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(5)、档案室保密室装备管理室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高清全景摄像机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拾音器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7"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网络硬盘录像机（24盘位）NVR</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8T监控级硬盘</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（6）后台管理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后台管理平台硬件</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监视器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管理系统软件</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(二)、人脸门禁系统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(1)、公共区域门禁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人脸门禁一体机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69</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门锁</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开门按钮</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69</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人脸门禁一体机电源</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69</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（2）、执法办案区域门禁，档案室保密室装备管理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AB门门禁控制系统</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电插锁门铃</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闭门器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人脸门禁一体机电源</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门禁管控与状态显示一体机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门禁控制设备—电磁锁版</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开门按钮</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（3）、指挥中心门禁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人脸门禁一体机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门锁</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开门按钮</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人脸门禁一体机电源</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(三)、访客管理系统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速通门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双目平板人脸刷卡一体机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IC卡发卡器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音视频显示终端</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(四)、报警系统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（1）、1F接警窗口、户政大厅各1套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报警主机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控制键盘</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主机蓄电池</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声光报警器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紧急求助按钮</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单防区模块</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（2）、2F枪弹库</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报警主机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控制键盘</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主机蓄电池</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声光报警器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单防区模块</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探测器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（五）、密码应用系统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国密身份认证网关</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网络流量控制系统</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入侵防御系统</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漏洞扫描系统</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日志审计</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运维堡垒机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五、机房工程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（一）、机房装修工程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（1）、机房天面基础工程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机房天面防潮漆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281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机房天面保温处理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268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保温棉胶水、胶带</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268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微孔铝扣天花板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268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天花龙骨及收边</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268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（2）、机房地面基础工程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机房地面防潮漆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281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机房地面保温处理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268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保温棉胶水、胶带</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268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防静电架高地板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268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7"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地板支架地板支架及收边处理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268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地板开孔及保护</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不锈钢地脚线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109</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吸板器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防水围堰</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排水管</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给水管</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（3）、机房墙面基础工程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机房墙面防潮漆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466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机房墙面保温处理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436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保温棉胶水、胶带</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234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机房墙面彩钢板装饰</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234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彩钢板配件</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234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彩钢板墙面支架</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234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机房防火门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防火门及配件</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（4）、砌墙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墙体砌筑</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墙体批荡</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71.2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玻璃隔墙</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机房防火门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（5）、机房承重基础工程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微模块机柜散力架</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配电柜散力架</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UPS散力架</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电池承重散力架</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13KW精密空调散力架</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主机房精密空调承重散力架</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室外机墩位砌筑或支架制作</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19</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（6）、机房其它基础工程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机房入口制作</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机房内宣传展板定制</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移动液晶显示器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防鼠封堵板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储物柜</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（二）、微模块系统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（1）、双排微模块A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IT机柜</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22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网络机柜</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通道组件（双排微模块）</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微模块强电电缆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微模块信号电缆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（2）、双排微模块B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IT机柜</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19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网络机柜</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通道组件（双排微模块）</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微模块强电电缆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微模块信号电缆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立柱场景补框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4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柜位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（3）、单排微模块C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IT机柜</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11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网络机柜</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通道组件（单排微模块）</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微模块强电电缆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微模块信号电缆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（三）、供配电系统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（1）、配电柜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市电配电柜</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UPS输出配电柜</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空调配电柜</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排烟风机控制箱</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（2）、UPS供电系统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500KVA模块化UPS</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铅酸蓄电池</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电池架</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电池开关盒&amp;汇流盒</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列头柜1</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列头柜2</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（3）、机房照明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LED机房照明灯</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LED应急照明灯</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安全出口指示灯</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应急疏散指示灯 </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开关面板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维修插座</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电缆辅材</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镀锌线管</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400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（4）、电缆材料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7"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配电间内部市电柜、UPS输出柜线缆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电池开关箱输入输出电缆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列头柜IT输入电缆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300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45KW行级精密空调输入电缆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220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13KW精密空调输入电缆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30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机房内强电桥架</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50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电气埋管</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150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（四）、空调系统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（1）、机房空调系统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行级送风精密空调-单冷</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9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97"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行级送风精密空调-带加热加湿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4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精密空调安装辅材1</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14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13kW房间级精密空调</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5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精密空调安装辅材2</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5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7"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室外机和室内机管路连接保护</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（2）、新排风系统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新风空调机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排烟机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控制器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防火阀</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外墙百叶风口</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风管制作</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单摆风口</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打墙孔及封堵</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（五）、气体消防系统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（1）、设备部份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柜式灭火装置1</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5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柜式灭火装置2</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3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（2）、电器材料部份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机械型泄压口</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气体灭火系统控制盘</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点型光电感烟火灾探测器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点型感温火灾探测器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输出模块（智能型）</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火灾声光警报器（智能型）</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气体释放警报器（智能型）</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警铃</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7"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紧急启动/停止盒（智能型）</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管道</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辅材</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（六）、安防系统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（1）、监控系统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高清半球摄像机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硬盘录像机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专用硬盘</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6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POE交换机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（七）、动环系统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微模块动环监控组件</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3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微模块监控组件</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微模块通道门禁组件</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运维硬件</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运维软件平台</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液晶面板温湿度传感器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9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电源线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300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屏蔽双绞线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2100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镀锌管</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附件</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（八）、综合布线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理线器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24芯光纤配线架含LC耦合器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1米LC/PC多模万兆尾纤</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432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12芯室内光纤</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1000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上走线梯形桥架（弱电）</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2米六类网络跳线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10米六类网络跳线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3米光纤跳线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10米光纤跳线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（九）、防雷接地系统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接地紫铜排</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190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等电位接地箱</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绝缘接地端子</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铜芯阻燃聚乙烯绝缘电缆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铜芯阻燃聚乙烯绝缘电缆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防雷接地接入</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辅材</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（十）、旧机房光纤汇聚割接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旧机房光线割接</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辅材</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六、多媒体会议系统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（一）、中会议室（3楼）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音箱系统</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b/>
                <w:bCs/>
                <w:i w:val="0"/>
                <w:iCs w:val="0"/>
                <w:color w:val="FF0000"/>
                <w:sz w:val="21"/>
                <w:szCs w:val="21"/>
                <w:u w:val="none"/>
              </w:rPr>
            </w:pP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b/>
                <w:bCs/>
                <w:i w:val="0"/>
                <w:iCs w:val="0"/>
                <w:color w:val="FF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专业音箱</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支架</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专业功放</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音频处理器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调音台</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无线话筒</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电源管理器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会议话筒系统主机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主席会议话筒</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会议话筒</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连接线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抑制器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显示系统终端</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86寸触摸一体机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移动支架</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无线投屏器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PC模块</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视频会议</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全向智能有线阵列麦克风</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高清PTZ摄像机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超高清视频会议终端</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（二）、中会议室x2间（4楼）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音箱系统</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b/>
                <w:bCs/>
                <w:i w:val="0"/>
                <w:iCs w:val="0"/>
                <w:color w:val="000000"/>
                <w:sz w:val="21"/>
                <w:szCs w:val="21"/>
                <w:u w:val="none"/>
              </w:rPr>
            </w:pP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b/>
                <w:bCs/>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专业音箱</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支架</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专业功放</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音频处理器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调音台</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无线话筒</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电源管理器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会议话筒系统主机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主席会议话筒</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会议话筒</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连接线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抑制器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显示系统终端</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86寸触摸一体机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移动支架</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无线投屏器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PC模块</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视频会议</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全向智能有线阵列麦克风</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高清PTZ摄像机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超高清视频会议终端</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（三）、大会议室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大会议室LED屏</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b/>
                <w:bCs/>
                <w:i w:val="0"/>
                <w:iCs w:val="0"/>
                <w:color w:val="000000"/>
                <w:sz w:val="21"/>
                <w:szCs w:val="21"/>
                <w:u w:val="none"/>
              </w:rPr>
            </w:pP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b/>
                <w:bCs/>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全彩LED显示屏   </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13.82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发送卡</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配电箱</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多屏拼接处理器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辅材及线缆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钢架结构</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13.18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平米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屏体包边</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13.18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平米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安装调试</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13.18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平米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大会议室单色条形屏</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b/>
                <w:bCs/>
                <w:i w:val="0"/>
                <w:iCs w:val="0"/>
                <w:color w:val="000000"/>
                <w:sz w:val="21"/>
                <w:szCs w:val="21"/>
                <w:u w:val="none"/>
              </w:rPr>
            </w:pP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b/>
                <w:bCs/>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7"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P4.75室内单色</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LED显示屏</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发送卡</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接收卡</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电源</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配电柜</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屏体钢结构</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安装调试</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扩声系统</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专业功放</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专业音箱</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支架</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专业音箱</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调音台</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音频处理器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无线话筒</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天线分配器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话筒天线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电源管理器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WIFI会讨系统</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会议系统主机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会议话筒</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发射器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充电箱</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交换机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抑制器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集中控制系统</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网络中控主机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影音控制终端</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无线路由器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控制器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视频会议系统</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全向智能有线阵列麦克风</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高清PTZ摄像机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超高清视频会议终端</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（四）、线材与配件及辅材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电源线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音箱线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1000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配套音频线缆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中会议室机柜</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大会议室机柜</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七、档案室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（一）、档案室（三楼）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案件管理服务单元</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超高频RFID标签读写卡器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温湿度显示屏</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RFID物品标签</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7"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智能联网储物柜（24门、工控机）(含软件)</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7"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智能联网储物柜（16门副柜）</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异常出库监测设备</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智能物品密集货架</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装订机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高拍仪</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扫描设备</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二维码、面单复刻机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二维码扫描</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报警按钮</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声光警示灯</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智能印控机（公章管理系统）</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17</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智能钥匙柜</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八、执法办案区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（一）、办案门厅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音视频大中型终端</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报警按钮</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声光警示灯</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总线制单防区模块</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空气消毒机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（二）、值班室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音视频小型终端</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报警按钮</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声光警示灯</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总线制单防区模块</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（三）、调解室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专用调解一体桌</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高清审讯主机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4T监控级硬盘</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声光警示灯</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总线制单防区模块</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（四）、信息采集室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光盘打印刻录机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可打印专用光盘</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报警按钮</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声光警示灯</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总线制单防区模块</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（五）、询问室x3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总线制单防区模块</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声光警示灯</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询问椅(软包)</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（六）、入口安检区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金属探测安检门2000级）</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手持金属探测器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音视频小型终端</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7"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执法办案自助一体机(增强版)</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报警按钮</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声光警示灯</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总线制单防区模块</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空气消毒机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（七）、信息采集区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民警物品柜</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光盘刻录机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可专用光盘</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智能交互终端</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可视对讲系统主机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7"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标准化人员信息采集系统-警采通</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报警按钮</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声光警示灯</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总线制单防区模块</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（八）、人身安全检查区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人身安全检查规范器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（九）、缉毒检查区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毒品检测箱</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毛发检测仪</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毛发检测试剂（单卡）</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毛发检测试剂（三合一）</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7"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尿检台配套设备（人脸定位版）</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恒温冷藏柜</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（十）、特殊讯问室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隔离审讯对讲设备</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审讯椅（软包）</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高清审讯主机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温湿度显示屏</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智能分析摄像机（含电源）</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4T监控级硬盘</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智能集成审讯桌（升降版）</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控制侧耳机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声光警示灯</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总线制单防区模块</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（十一）、监控位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报警按钮</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声光警示灯</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总线制单防区模块</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空气消毒机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（十二）、侯问室x3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人脸巡更套件</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人脸巡更识别终端</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候问状态展示终端19寸</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（十三）、讯问室x3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7"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智能集成审讯一体机（标准版）</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控制侧耳机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高清审讯主机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4T监控级硬盘</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总线制单防区模块</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声光警示灯</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温湿度显示屏</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审讯椅（软包）</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情绪分析主机（专业版）</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情绪分析显示器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（十四）、其它配套设备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人脸定位摄像头</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设备搬迁</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天/工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（十五）、物管中心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异常出库监测设备</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RFID库位标签（抗金属）</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RFID物品标签</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RFID物品标签-防撕毁</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扫描设备</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物管一体桌（增强版）</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保险柜</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防磁信息安全柜</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冷冻柜</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智能物品密集货架</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整理箱</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144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温湿度显示屏</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涉案物品管理服务单元</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报警按钮</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声光警示灯</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九、联合作战中心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（一）、情报中心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大屏部分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bCs/>
                <w:i w:val="0"/>
                <w:iCs w:val="0"/>
                <w:color w:val="000000"/>
                <w:sz w:val="21"/>
                <w:szCs w:val="21"/>
                <w:u w:val="none"/>
              </w:rPr>
            </w:pP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bCs/>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55寸液晶拼接屏单元</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拼接控制器主机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配电柜</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钢结构</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KVM坐席节点</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bCs/>
                <w:i w:val="0"/>
                <w:iCs w:val="0"/>
                <w:color w:val="000000"/>
                <w:sz w:val="21"/>
                <w:szCs w:val="21"/>
                <w:u w:val="none"/>
              </w:rPr>
            </w:pP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bCs/>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KVM输入节点</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显控拼接节点</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KVM坐席输出节点</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控制终端</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网络中控主机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音响系统</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bCs/>
                <w:i w:val="0"/>
                <w:iCs w:val="0"/>
                <w:color w:val="000000"/>
                <w:sz w:val="21"/>
                <w:szCs w:val="21"/>
                <w:u w:val="none"/>
              </w:rPr>
            </w:pP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bCs/>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专业音箱</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支架</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专业功放</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音频处理器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调音台</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电源管理器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会议系统主机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主席会议话筒</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会议话筒</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连接线1</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连接线2</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抑制器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（二）、合成作战中心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86寸触摸一体机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（三）、线材与配件及辅材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电源线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电源线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音箱线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300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网络机柜</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PDU电源</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安装辅材</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（四）、智能装修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（1）、装饰工程（不含机房）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地面工程</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b/>
                <w:bCs/>
                <w:i w:val="0"/>
                <w:iCs w:val="0"/>
                <w:color w:val="000000"/>
                <w:sz w:val="21"/>
                <w:szCs w:val="21"/>
                <w:u w:val="none"/>
              </w:rPr>
            </w:pP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b/>
                <w:bCs/>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地面找平</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241.00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防静电地毯</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241.00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门槛石铺贴</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1.53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踢脚线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181.17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天花工程</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石膏板吊顶</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44.00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铝单板吊顶</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207.00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窗帘盒</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17.56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遮光卷帘</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49.17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附加式灯槽</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29.40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天花面乳胶漆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44.00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墙面工程</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砌体隔墙</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190.00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墙面铝单板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190.00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墙面吸音板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58.44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墙面硬包</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37.52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木饰面板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9.52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墙面乳胶漆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433.00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背景广告字</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窗台石</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4.39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墙面瓷砖铺贴</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21.23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单开木门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6.00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双开木门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单开防火门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茶水柜</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2.60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安装工程</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强电铺管布线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785.00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电缆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35.00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电缆头</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配电箱</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桥架</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30.00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灯具</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42.00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筒灯</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65.00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开关</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12.00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插座</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88.00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给排水改造工程</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不锈钢洗涤盆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地漏</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空调安装工程</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消防安装工程</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（五）、研判室机房装饰工程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（1）、地面工程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抗静电地板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10.13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机房入口踏步及斜坡处理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踢脚线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16.20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地面刷防尘漆处理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10.13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地面保温处理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10.13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设备底座支架</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（2）、天花及墙面工程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7"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天面防尘、防渗水处理，防尘漆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10.13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天面保温处理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10.13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微孔铝合金活动天花</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10.13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机房防鼠处理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7"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墙面清理及防潮防裂腻子及防尘处理（含柱子）</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58.29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机房专用彩钢板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48.16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应急照明灯</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出口指标灯</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机房吸顶格珊灯盘(含灯管)</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照明墙面开关</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照明电缆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30.00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线管</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25.00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辅助材料</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（六）、家私工程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办公卡座</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三抽活动柜(配拉手）</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办公椅</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研判室条桌</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6.00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研判室工作椅</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12.00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会议桌</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会议椅</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保密室工作椅</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保密室工作台</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3.90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7"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保密室三抽活动柜(配拉手）</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备勤床</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2.00 </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十、便民服务中心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（一）、排队叫号系统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32寸排队机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液晶窗口屏</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按键触摸叫号器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10.1寸液晶评价器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液晶综合屏</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音频发射器</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吸顶喇叭</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（二）、信息发布系统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屏体部分</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1"/>
                <w:szCs w:val="21"/>
                <w:u w:val="none"/>
              </w:rPr>
            </w:pP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bCs/>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音视频终端</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支架及布线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bCs/>
                <w:i w:val="0"/>
                <w:iCs w:val="0"/>
                <w:color w:val="000000"/>
                <w:sz w:val="21"/>
                <w:szCs w:val="21"/>
                <w:u w:val="none"/>
              </w:rPr>
            </w:pP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bCs/>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电源线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300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音箱线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HDMI线</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354"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（三）、体温测量系统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414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视频红外体温测量系统</w:t>
            </w:r>
          </w:p>
        </w:tc>
        <w:tc>
          <w:tcPr>
            <w:tcW w:w="14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r>
    </w:tbl>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Cs w:val="21"/>
          <w:highlight w:val="none"/>
        </w:rPr>
      </w:pPr>
      <w:r>
        <w:rPr>
          <w:rFonts w:hint="eastAsia" w:ascii="宋体" w:hAnsi="宋体" w:eastAsia="宋体" w:cs="宋体"/>
          <w:b/>
          <w:color w:val="FF0000"/>
          <w:szCs w:val="21"/>
          <w:highlight w:val="none"/>
        </w:rPr>
        <w:t>备注：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Cs w:val="21"/>
          <w:highlight w:val="none"/>
        </w:rPr>
      </w:pPr>
      <w:r>
        <w:rPr>
          <w:rFonts w:hint="eastAsia" w:ascii="宋体" w:hAnsi="宋体" w:eastAsia="宋体" w:cs="宋体"/>
          <w:b/>
          <w:color w:val="FF0000"/>
          <w:szCs w:val="21"/>
          <w:highlight w:val="none"/>
        </w:rPr>
        <w:t>1</w:t>
      </w:r>
      <w:r>
        <w:rPr>
          <w:rFonts w:hint="eastAsia" w:ascii="宋体" w:hAnsi="宋体" w:eastAsia="宋体" w:cs="宋体"/>
          <w:b/>
          <w:color w:val="FF0000"/>
          <w:szCs w:val="21"/>
          <w:highlight w:val="none"/>
          <w:lang w:eastAsia="zh-CN"/>
        </w:rPr>
        <w:t>、</w:t>
      </w:r>
      <w:r>
        <w:rPr>
          <w:rFonts w:hint="eastAsia" w:ascii="宋体" w:hAnsi="宋体" w:eastAsia="宋体" w:cs="宋体"/>
          <w:b/>
          <w:color w:val="FF0000"/>
          <w:szCs w:val="21"/>
          <w:highlight w:val="none"/>
        </w:rPr>
        <w:t xml:space="preserve">备注栏注明“拒绝进口”的产品不接受投标人选用进口产品参与投标；注明“接受进口”的产品允许投标人选用进口产品参与投标，但不排斥国内产品。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Cs w:val="21"/>
          <w:highlight w:val="none"/>
        </w:rPr>
      </w:pPr>
      <w:r>
        <w:rPr>
          <w:rFonts w:hint="eastAsia" w:ascii="宋体" w:hAnsi="宋体" w:eastAsia="宋体" w:cs="宋体"/>
          <w:b/>
          <w:color w:val="FF0000"/>
          <w:szCs w:val="21"/>
          <w:highlight w:val="none"/>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Cs w:val="21"/>
          <w:highlight w:val="none"/>
        </w:rPr>
      </w:pPr>
      <w:r>
        <w:rPr>
          <w:rFonts w:hint="eastAsia" w:ascii="宋体" w:hAnsi="宋体" w:eastAsia="宋体" w:cs="宋体"/>
          <w:b/>
          <w:color w:val="FF0000"/>
          <w:szCs w:val="21"/>
          <w:highlight w:val="none"/>
        </w:rPr>
        <w:t>3、本项目核心产品为：</w:t>
      </w:r>
      <w:r>
        <w:rPr>
          <w:rFonts w:hint="eastAsia" w:ascii="宋体" w:hAnsi="宋体" w:eastAsia="宋体" w:cs="宋体"/>
          <w:b/>
          <w:color w:val="FF0000"/>
          <w:szCs w:val="21"/>
          <w:highlight w:val="none"/>
          <w:u w:val="single"/>
        </w:rPr>
        <w:t xml:space="preserve"> 全彩LED显示屏 </w:t>
      </w:r>
      <w:r>
        <w:rPr>
          <w:rFonts w:hint="eastAsia" w:ascii="宋体" w:hAnsi="宋体" w:eastAsia="宋体" w:cs="宋体"/>
          <w:b/>
          <w:color w:val="FF0000"/>
          <w:szCs w:val="21"/>
          <w:highlight w:val="none"/>
        </w:rPr>
        <w:t>。</w:t>
      </w:r>
      <w:bookmarkEnd w:id="42"/>
    </w:p>
    <w:p>
      <w:pPr>
        <w:pStyle w:val="4"/>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
          <w:bCs/>
          <w:sz w:val="28"/>
          <w:szCs w:val="28"/>
          <w:highlight w:val="none"/>
        </w:rPr>
      </w:pPr>
      <w:bookmarkStart w:id="44" w:name="_Toc128884461"/>
      <w:r>
        <w:rPr>
          <w:rFonts w:hint="eastAsia" w:ascii="宋体" w:hAnsi="宋体" w:eastAsia="宋体" w:cs="宋体"/>
          <w:b/>
          <w:bCs/>
          <w:sz w:val="28"/>
          <w:szCs w:val="28"/>
          <w:highlight w:val="none"/>
        </w:rPr>
        <w:t>三、实质性条款</w:t>
      </w:r>
    </w:p>
    <w:tbl>
      <w:tblPr>
        <w:tblStyle w:val="43"/>
        <w:tblW w:w="81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74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05"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b/>
                <w:bCs/>
                <w:kern w:val="0"/>
                <w:sz w:val="21"/>
                <w:szCs w:val="21"/>
                <w:highlight w:val="none"/>
              </w:rPr>
            </w:pPr>
            <w:r>
              <w:rPr>
                <w:rFonts w:hint="eastAsia" w:ascii="宋体" w:hAnsi="宋体" w:eastAsia="宋体" w:cs="宋体"/>
                <w:b/>
                <w:bCs/>
                <w:kern w:val="0"/>
                <w:sz w:val="21"/>
                <w:szCs w:val="21"/>
                <w:highlight w:val="none"/>
              </w:rPr>
              <w:t>序号</w:t>
            </w:r>
          </w:p>
        </w:tc>
        <w:tc>
          <w:tcPr>
            <w:tcW w:w="7483"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b/>
                <w:bCs/>
                <w:kern w:val="0"/>
                <w:sz w:val="21"/>
                <w:szCs w:val="21"/>
                <w:highlight w:val="none"/>
              </w:rPr>
            </w:pPr>
            <w:r>
              <w:rPr>
                <w:rFonts w:hint="eastAsia" w:ascii="宋体" w:hAnsi="宋体" w:eastAsia="宋体" w:cs="宋体"/>
                <w:b/>
                <w:bCs/>
                <w:kern w:val="0"/>
                <w:sz w:val="21"/>
                <w:szCs w:val="21"/>
                <w:highlight w:val="none"/>
              </w:rPr>
              <w:t>实质性条款具体内容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05"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1</w:t>
            </w:r>
          </w:p>
        </w:tc>
        <w:tc>
          <w:tcPr>
            <w:tcW w:w="7483"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投标文件载明的交货期不超过招标文件规定的期限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05"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2</w:t>
            </w:r>
          </w:p>
        </w:tc>
        <w:tc>
          <w:tcPr>
            <w:tcW w:w="7483"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投标文件载明的免费保修期不低于招标文件规定的期限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05"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w:t>
            </w:r>
          </w:p>
        </w:tc>
        <w:tc>
          <w:tcPr>
            <w:tcW w:w="7483"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 w:val="21"/>
                <w:szCs w:val="21"/>
                <w:highlight w:val="none"/>
                <w:lang w:eastAsia="zh-CN"/>
              </w:rPr>
            </w:pPr>
            <w:r>
              <w:rPr>
                <w:rFonts w:hint="eastAsia" w:ascii="宋体" w:hAnsi="宋体" w:eastAsia="宋体" w:cs="宋体"/>
                <w:kern w:val="0"/>
                <w:sz w:val="21"/>
                <w:szCs w:val="21"/>
                <w:highlight w:val="none"/>
                <w:lang w:eastAsia="zh-CN"/>
              </w:rPr>
              <w:t>招标文件中带“</w:t>
            </w:r>
            <w:r>
              <w:rPr>
                <w:rFonts w:hint="eastAsia" w:ascii="宋体" w:hAnsi="宋体" w:eastAsia="宋体" w:cs="宋体"/>
                <w:b/>
                <w:szCs w:val="21"/>
                <w:highlight w:val="none"/>
              </w:rPr>
              <w:t>★</w:t>
            </w:r>
            <w:r>
              <w:rPr>
                <w:rFonts w:hint="eastAsia" w:ascii="宋体" w:hAnsi="宋体" w:eastAsia="宋体" w:cs="宋体"/>
                <w:kern w:val="0"/>
                <w:sz w:val="21"/>
                <w:szCs w:val="21"/>
                <w:highlight w:val="none"/>
                <w:lang w:eastAsia="zh-CN"/>
              </w:rPr>
              <w:t>”的技术要求、商务需求或其他要求。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05"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lang w:val="en-US" w:eastAsia="zh-CN"/>
              </w:rPr>
              <w:t>4</w:t>
            </w:r>
          </w:p>
        </w:tc>
        <w:tc>
          <w:tcPr>
            <w:tcW w:w="7483"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b/>
                <w:sz w:val="21"/>
                <w:szCs w:val="21"/>
                <w:highlight w:val="none"/>
              </w:rPr>
              <w:t>采购人所采购产品</w:t>
            </w:r>
            <w:r>
              <w:rPr>
                <w:rFonts w:hint="eastAsia" w:ascii="宋体" w:hAnsi="宋体" w:eastAsia="宋体" w:cs="宋体"/>
                <w:b/>
                <w:sz w:val="21"/>
                <w:szCs w:val="21"/>
                <w:highlight w:val="none"/>
                <w:u w:val="single"/>
              </w:rPr>
              <w:t xml:space="preserve"> </w:t>
            </w:r>
            <w:commentRangeStart w:id="13"/>
            <w:r>
              <w:rPr>
                <w:rFonts w:hint="eastAsia" w:ascii="宋体" w:hAnsi="宋体" w:eastAsia="宋体" w:cs="宋体"/>
                <w:b/>
                <w:sz w:val="21"/>
                <w:szCs w:val="21"/>
                <w:highlight w:val="none"/>
                <w:u w:val="single"/>
              </w:rPr>
              <w:t xml:space="preserve">      </w:t>
            </w:r>
            <w:commentRangeEnd w:id="13"/>
            <w:r>
              <w:commentReference w:id="13"/>
            </w:r>
            <w:r>
              <w:rPr>
                <w:rFonts w:hint="eastAsia" w:ascii="宋体" w:hAnsi="宋体" w:eastAsia="宋体" w:cs="宋体"/>
                <w:b/>
                <w:sz w:val="21"/>
                <w:szCs w:val="21"/>
                <w:highlight w:val="none"/>
                <w:u w:val="single"/>
              </w:rPr>
              <w:t xml:space="preserve"> </w:t>
            </w:r>
            <w:r>
              <w:rPr>
                <w:rFonts w:hint="eastAsia" w:ascii="宋体" w:hAnsi="宋体" w:eastAsia="宋体" w:cs="宋体"/>
                <w:b/>
                <w:sz w:val="21"/>
                <w:szCs w:val="21"/>
                <w:highlight w:val="none"/>
              </w:rPr>
              <w:t>为政府强制采购的节能、环保产品，</w:t>
            </w:r>
            <w:r>
              <w:rPr>
                <w:rFonts w:hint="eastAsia" w:ascii="宋体" w:hAnsi="宋体" w:eastAsia="宋体" w:cs="宋体"/>
                <w:sz w:val="21"/>
                <w:szCs w:val="21"/>
                <w:highlight w:val="none"/>
              </w:rPr>
              <w:t>投标人应当提供所投产品的由国家确定的认证机构出具的、处于有效期之内的节能产品、环境标志产品认证证书，否则其投标将被认定为投标无效。《节能产品政府采购品目清单》、《环境标志产品政府采购品目清单》、《参与实施政府采购节能产品认证机构名录》及《参与实施政府采购环境标志产品认证机构名录》，详见中国政府采购网（http://www.ccgp.gov.cn/）。</w:t>
            </w:r>
          </w:p>
        </w:tc>
      </w:tr>
    </w:tbl>
    <w:p>
      <w:pPr>
        <w:pStyle w:val="6"/>
        <w:pageBreakBefore w:val="0"/>
        <w:tabs>
          <w:tab w:val="left" w:pos="765"/>
        </w:tabs>
        <w:kinsoku/>
        <w:overflowPunct/>
        <w:topLinePunct w:val="0"/>
        <w:autoSpaceDE/>
        <w:autoSpaceDN/>
        <w:bidi w:val="0"/>
        <w:spacing w:before="0" w:beforeAutospacing="0" w:after="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val="0"/>
          <w:kern w:val="0"/>
          <w:sz w:val="21"/>
          <w:szCs w:val="21"/>
          <w:highlight w:val="none"/>
        </w:rPr>
        <w:t>注：上表所列内容为不可负偏离条款</w:t>
      </w:r>
      <w:bookmarkEnd w:id="44"/>
      <w:r>
        <w:rPr>
          <w:rFonts w:hint="eastAsia" w:ascii="宋体" w:hAnsi="宋体" w:eastAsia="宋体" w:cs="宋体"/>
          <w:b w:val="0"/>
          <w:kern w:val="0"/>
          <w:sz w:val="21"/>
          <w:szCs w:val="21"/>
          <w:highlight w:val="none"/>
        </w:rPr>
        <w:t>，负偏离将视为未实质性满足招标文件要求作投标无效处理。</w:t>
      </w:r>
    </w:p>
    <w:p>
      <w:pPr>
        <w:pStyle w:val="4"/>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
          <w:bCs/>
          <w:sz w:val="28"/>
          <w:szCs w:val="28"/>
          <w:highlight w:val="none"/>
        </w:rPr>
      </w:pPr>
      <w:r>
        <w:rPr>
          <w:rFonts w:hint="eastAsia" w:ascii="宋体" w:hAnsi="宋体" w:eastAsia="宋体" w:cs="宋体"/>
          <w:b/>
          <w:bCs/>
          <w:sz w:val="28"/>
          <w:szCs w:val="28"/>
          <w:highlight w:val="none"/>
        </w:rPr>
        <w:t>四、技术要求</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highlight w:val="none"/>
        </w:rPr>
      </w:pPr>
      <w:r>
        <w:rPr>
          <w:rFonts w:hint="eastAsia" w:ascii="宋体" w:hAnsi="宋体" w:eastAsia="宋体" w:cs="宋体"/>
          <w:b/>
          <w:szCs w:val="21"/>
          <w:highlight w:val="none"/>
        </w:rPr>
        <w:t xml:space="preserve">说明： </w:t>
      </w:r>
      <w:r>
        <w:rPr>
          <w:rFonts w:hint="eastAsia" w:ascii="宋体" w:hAnsi="宋体" w:eastAsia="宋体" w:cs="宋体"/>
          <w:b/>
          <w:highlight w:val="none"/>
        </w:rPr>
        <w:t>1、评分时，如对一项招标技术要求（以划分框为准）中的内容存在两处（或以上）负偏离的，在评分时只作一项负偏离扣分。</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szCs w:val="21"/>
          <w:highlight w:val="none"/>
        </w:rPr>
      </w:pPr>
      <w:r>
        <w:rPr>
          <w:rFonts w:hint="eastAsia" w:ascii="宋体" w:hAnsi="宋体" w:eastAsia="宋体" w:cs="宋体"/>
          <w:b/>
          <w:szCs w:val="21"/>
          <w:highlight w:val="none"/>
        </w:rPr>
        <w:t>2、带“★”指标项为实质性条款，如出现负偏离，将被视为未实质性满足招标文件要求作投标无效处理；带“</w:t>
      </w:r>
      <w:r>
        <w:rPr>
          <w:rFonts w:hint="eastAsia" w:ascii="宋体" w:hAnsi="宋体" w:eastAsia="宋体" w:cs="宋体"/>
          <w:highlight w:val="none"/>
        </w:rPr>
        <w:t>▲</w:t>
      </w:r>
      <w:r>
        <w:rPr>
          <w:rFonts w:hint="eastAsia" w:ascii="宋体" w:hAnsi="宋体" w:eastAsia="宋体" w:cs="宋体"/>
          <w:b/>
          <w:szCs w:val="21"/>
          <w:highlight w:val="none"/>
        </w:rPr>
        <w:t>”指标项为重要参数条款，负偏离时依相关评分准则内容作重点扣分处理。</w:t>
      </w:r>
    </w:p>
    <w:tbl>
      <w:tblPr>
        <w:tblStyle w:val="43"/>
        <w:tblW w:w="8264" w:type="dxa"/>
        <w:tblInd w:w="9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64"/>
        <w:gridCol w:w="1815"/>
        <w:gridCol w:w="5385"/>
        <w:tblGridChange w:id="336">
          <w:tblGrid>
            <w:gridCol w:w="1064"/>
            <w:gridCol w:w="1815"/>
            <w:gridCol w:w="5385"/>
          </w:tblGrid>
        </w:tblGridChange>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center"/>
              <w:rPr>
                <w:rFonts w:hint="eastAsia" w:ascii="宋体" w:hAnsi="宋体" w:eastAsia="宋体" w:cs="宋体"/>
                <w:b/>
                <w:bCs/>
                <w:i w:val="0"/>
                <w:iCs w:val="0"/>
                <w:color w:val="000000"/>
                <w:sz w:val="22"/>
                <w:szCs w:val="22"/>
                <w:u w:val="none"/>
              </w:rPr>
            </w:pPr>
            <w:r>
              <w:rPr>
                <w:rFonts w:hint="eastAsia" w:ascii="宋体" w:hAnsi="宋体" w:eastAsia="宋体" w:cs="宋体"/>
                <w:color w:val="000000" w:themeColor="text1"/>
                <w:szCs w:val="21"/>
                <w:highlight w:val="none"/>
                <w14:textFill>
                  <w14:solidFill>
                    <w14:schemeClr w14:val="tx1"/>
                  </w14:solidFill>
                </w14:textFill>
              </w:rPr>
              <w:t>序号</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rightChars="0" w:firstLine="0" w:firstLineChars="0"/>
              <w:jc w:val="center"/>
              <w:rPr>
                <w:rFonts w:hint="eastAsia" w:ascii="宋体" w:hAnsi="宋体" w:eastAsia="宋体" w:cs="宋体"/>
                <w:b/>
                <w:bCs/>
                <w:i w:val="0"/>
                <w:iCs w:val="0"/>
                <w:color w:val="000000"/>
                <w:sz w:val="22"/>
                <w:szCs w:val="22"/>
                <w:u w:val="none"/>
              </w:rPr>
            </w:pPr>
            <w:r>
              <w:rPr>
                <w:rFonts w:hint="eastAsia" w:ascii="宋体" w:hAnsi="宋体" w:eastAsia="宋体" w:cs="宋体"/>
                <w:color w:val="000000" w:themeColor="text1"/>
                <w:szCs w:val="21"/>
                <w:highlight w:val="none"/>
                <w14:textFill>
                  <w14:solidFill>
                    <w14:schemeClr w14:val="tx1"/>
                  </w14:solidFill>
                </w14:textFill>
              </w:rPr>
              <w:t>货物名称</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center"/>
              <w:rPr>
                <w:rFonts w:hint="eastAsia" w:ascii="宋体" w:hAnsi="宋体" w:eastAsia="宋体" w:cs="宋体"/>
                <w:b/>
                <w:bCs/>
                <w:i w:val="0"/>
                <w:iCs w:val="0"/>
                <w:color w:val="000000"/>
                <w:sz w:val="22"/>
                <w:szCs w:val="22"/>
                <w:u w:val="none"/>
              </w:rPr>
            </w:pPr>
            <w:r>
              <w:rPr>
                <w:rFonts w:hint="eastAsia" w:ascii="宋体" w:hAnsi="宋体" w:eastAsia="宋体" w:cs="宋体"/>
                <w:color w:val="000000" w:themeColor="text1"/>
                <w:szCs w:val="21"/>
                <w:highlight w:val="none"/>
                <w14:textFill>
                  <w14:solidFill>
                    <w14:schemeClr w14:val="tx1"/>
                  </w14:solidFill>
                </w14:textFill>
              </w:rPr>
              <w:t>招标技术要求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一、综合布线系统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（一）综合布线系统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(1)工作区子系统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双口面板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信息面板 86/双口/防尘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单口面板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信息面板 86/单口/防尘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电视面板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TV面板 86/电视/含模块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86底盒</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86*86底盒</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六类非屏蔽模块</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数据模块 六类/非屏/旋卡免打</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非屏蔽数据跳线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RJ45－RJ45跳线 六类/非屏/</w:t>
            </w:r>
            <w:ins w:id="337" w:author="Administrator" w:date="2023-10-08T10:37:40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 xml:space="preserve">2米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非屏蔽语音跳线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ins w:id="338" w:author="Administrator" w:date="2023-10-08T10:37:30Z">
              <w:r>
                <w:rPr>
                  <w:rFonts w:hint="eastAsia" w:ascii="宋体" w:hAnsi="宋体" w:eastAsia="宋体" w:cs="宋体"/>
                  <w:i w:val="0"/>
                  <w:iCs w:val="0"/>
                  <w:color w:val="000000"/>
                  <w:kern w:val="0"/>
                  <w:sz w:val="20"/>
                  <w:szCs w:val="20"/>
                  <w:u w:val="none"/>
                  <w:lang w:val="en-US" w:eastAsia="zh-CN" w:bidi="ar"/>
                </w:rPr>
                <w:t>不</w:t>
              </w:r>
            </w:ins>
            <w:ins w:id="339" w:author="Administrator" w:date="2023-10-08T10:37:31Z">
              <w:r>
                <w:rPr>
                  <w:rFonts w:hint="eastAsia" w:ascii="宋体" w:hAnsi="宋体" w:eastAsia="宋体" w:cs="宋体"/>
                  <w:i w:val="0"/>
                  <w:iCs w:val="0"/>
                  <w:color w:val="000000"/>
                  <w:kern w:val="0"/>
                  <w:sz w:val="20"/>
                  <w:szCs w:val="20"/>
                  <w:u w:val="none"/>
                  <w:lang w:val="en-US" w:eastAsia="zh-CN" w:bidi="ar"/>
                </w:rPr>
                <w:t>少于</w:t>
              </w:r>
            </w:ins>
            <w:r>
              <w:rPr>
                <w:rFonts w:hint="eastAsia" w:ascii="宋体" w:hAnsi="宋体" w:eastAsia="宋体" w:cs="宋体"/>
                <w:i w:val="0"/>
                <w:iCs w:val="0"/>
                <w:color w:val="000000"/>
                <w:kern w:val="0"/>
                <w:sz w:val="20"/>
                <w:szCs w:val="20"/>
                <w:u w:val="none"/>
                <w:lang w:val="en-US" w:eastAsia="zh-CN" w:bidi="ar"/>
              </w:rPr>
              <w:t>2芯单股纯铜座机跳线,带电话水晶头成品线,</w:t>
            </w:r>
            <w:ins w:id="340" w:author="Administrator" w:date="2023-10-08T10:37:35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2m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(2)水平区子系统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非屏蔽6类双绞线（网络）</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6类4对非屏蔽双绞线(23AWG,</w:t>
            </w:r>
            <w:ins w:id="341" w:author="Administrator" w:date="2023-10-08T10:37:47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305米)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非屏蔽6类双绞线（设备）</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6类4对非屏蔽双绞线(23AWG,</w:t>
            </w:r>
            <w:ins w:id="342" w:author="Administrator" w:date="2023-10-08T10:37:48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305米)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有线电视线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同轴电缆SYWV-75-5(RG6)/48+96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PVC线管</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6分塑料线管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镀锌铁管</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DN25 镀锌管（含配套直通、弯头、等配件）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弱电镀锌线槽</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200×100mm镀锌线槽、含桥架槽夹、弯头等配件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拾音器电源线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RVV3*1.5²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门禁主机电源线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RVVP3*1.5²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门禁控制线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RVVP2*0.5平方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门禁、报警控制信号线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RVVP4*0.5平方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报警主机电源线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电源线RVVP3*1.5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(3)管理区子系统（楼层配线间、三楼放数据机房）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24口网络配线架（含满配模块）</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一体式数据配线架 六类/24口/非屏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理线架</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理线架 金属/机架式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6类非屏蔽数据跳线 </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6类非屏蔽数据跳线 </w:t>
            </w:r>
            <w:ins w:id="343" w:author="Administrator" w:date="2023-10-08T10:38:20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2M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12口光纤配线架</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12口熔接单元配线架 LC型/1U(ODF)   适配器  尾纤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FC-LC双芯跳线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9/125μ单模尾纤 LC-FC </w:t>
            </w:r>
            <w:ins w:id="344" w:author="Administrator" w:date="2023-10-08T10:38:18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3米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电视1分6分配器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表面镀镍处理、5-1000MHZ带宽-130dB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网络机柜（含PDU)</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42U服务器机柜，黑色，尺寸：</w:t>
            </w:r>
            <w:commentRangeStart w:id="14"/>
            <w:r>
              <w:rPr>
                <w:rFonts w:hint="eastAsia" w:ascii="宋体" w:hAnsi="宋体" w:eastAsia="宋体" w:cs="宋体"/>
                <w:i w:val="0"/>
                <w:iCs w:val="0"/>
                <w:color w:val="000000"/>
                <w:kern w:val="0"/>
                <w:sz w:val="20"/>
                <w:szCs w:val="20"/>
                <w:u w:val="none"/>
                <w:lang w:val="en-US" w:eastAsia="zh-CN" w:bidi="ar"/>
              </w:rPr>
              <w:t>600*600*2055mm</w:t>
            </w:r>
            <w:commentRangeEnd w:id="14"/>
            <w:r>
              <w:commentReference w:id="14"/>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壁挂机柜(含PDU)</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12U壁挂机柜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25口语音配线架</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一体式语音配线架  25口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center"/>
              <w:rPr>
                <w:rFonts w:hint="eastAsia" w:ascii="宋体" w:hAnsi="宋体" w:eastAsia="宋体" w:cs="宋体"/>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(4)干线系统(三楼数据机房）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50对大对数电缆</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HYA 50×2×0.4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有线电视线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同轴电缆SYWV75-9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电视信号放大器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(1)双向功率放大器 </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(2)频率范围4-2200MHZ</w:t>
            </w:r>
            <w:ins w:id="345" w:author="Administrator" w:date="2023-10-08T10:56:42Z">
              <w:r>
                <w:rPr>
                  <w:rFonts w:hint="eastAsia" w:ascii="宋体" w:hAnsi="宋体" w:eastAsia="宋体" w:cs="宋体"/>
                  <w:i w:val="0"/>
                  <w:iCs w:val="0"/>
                  <w:color w:val="000000"/>
                  <w:kern w:val="0"/>
                  <w:sz w:val="20"/>
                  <w:szCs w:val="20"/>
                  <w:u w:val="none"/>
                  <w:lang w:val="en-US" w:eastAsia="zh-CN" w:bidi="ar"/>
                </w:rPr>
                <w:t>（</w:t>
              </w:r>
            </w:ins>
            <w:ins w:id="346" w:author="Administrator" w:date="2023-10-08T10:56:44Z">
              <w:r>
                <w:rPr>
                  <w:rFonts w:hint="eastAsia" w:ascii="宋体" w:hAnsi="宋体" w:eastAsia="宋体" w:cs="宋体"/>
                  <w:i w:val="0"/>
                  <w:iCs w:val="0"/>
                  <w:color w:val="000000"/>
                  <w:kern w:val="0"/>
                  <w:sz w:val="20"/>
                  <w:szCs w:val="20"/>
                  <w:u w:val="none"/>
                  <w:lang w:val="en-US" w:eastAsia="zh-CN" w:bidi="ar"/>
                </w:rPr>
                <w:t>若不在</w:t>
              </w:r>
            </w:ins>
            <w:ins w:id="347" w:author="Administrator" w:date="2023-10-08T10:56:46Z">
              <w:r>
                <w:rPr>
                  <w:rFonts w:hint="eastAsia" w:ascii="宋体" w:hAnsi="宋体" w:eastAsia="宋体" w:cs="宋体"/>
                  <w:i w:val="0"/>
                  <w:iCs w:val="0"/>
                  <w:color w:val="000000"/>
                  <w:kern w:val="0"/>
                  <w:sz w:val="20"/>
                  <w:szCs w:val="20"/>
                  <w:u w:val="none"/>
                  <w:lang w:val="en-US" w:eastAsia="zh-CN" w:bidi="ar"/>
                </w:rPr>
                <w:t>此</w:t>
              </w:r>
            </w:ins>
            <w:ins w:id="348" w:author="Administrator" w:date="2023-10-08T10:57:05Z">
              <w:r>
                <w:rPr>
                  <w:rFonts w:hint="eastAsia" w:ascii="宋体" w:hAnsi="宋体" w:eastAsia="宋体" w:cs="宋体"/>
                  <w:i w:val="0"/>
                  <w:iCs w:val="0"/>
                  <w:color w:val="000000"/>
                  <w:kern w:val="0"/>
                  <w:sz w:val="20"/>
                  <w:szCs w:val="20"/>
                  <w:u w:val="none"/>
                  <w:lang w:val="en-US" w:eastAsia="zh-CN" w:bidi="ar"/>
                </w:rPr>
                <w:t>区间</w:t>
              </w:r>
            </w:ins>
            <w:ins w:id="349" w:author="Administrator" w:date="2023-10-08T10:56:47Z">
              <w:r>
                <w:rPr>
                  <w:rFonts w:hint="eastAsia" w:ascii="宋体" w:hAnsi="宋体" w:eastAsia="宋体" w:cs="宋体"/>
                  <w:i w:val="0"/>
                  <w:iCs w:val="0"/>
                  <w:color w:val="000000"/>
                  <w:kern w:val="0"/>
                  <w:sz w:val="20"/>
                  <w:szCs w:val="20"/>
                  <w:u w:val="none"/>
                  <w:lang w:val="en-US" w:eastAsia="zh-CN" w:bidi="ar"/>
                </w:rPr>
                <w:t>范围内</w:t>
              </w:r>
            </w:ins>
            <w:ins w:id="350" w:author="Administrator" w:date="2023-10-08T10:56:48Z">
              <w:r>
                <w:rPr>
                  <w:rFonts w:hint="eastAsia" w:ascii="宋体" w:hAnsi="宋体" w:eastAsia="宋体" w:cs="宋体"/>
                  <w:i w:val="0"/>
                  <w:iCs w:val="0"/>
                  <w:color w:val="000000"/>
                  <w:kern w:val="0"/>
                  <w:sz w:val="20"/>
                  <w:szCs w:val="20"/>
                  <w:u w:val="none"/>
                  <w:lang w:val="en-US" w:eastAsia="zh-CN" w:bidi="ar"/>
                </w:rPr>
                <w:t>，则</w:t>
              </w:r>
            </w:ins>
            <w:ins w:id="351" w:author="Administrator" w:date="2023-10-08T10:56:49Z">
              <w:r>
                <w:rPr>
                  <w:rFonts w:hint="eastAsia" w:ascii="宋体" w:hAnsi="宋体" w:eastAsia="宋体" w:cs="宋体"/>
                  <w:i w:val="0"/>
                  <w:iCs w:val="0"/>
                  <w:color w:val="000000"/>
                  <w:kern w:val="0"/>
                  <w:sz w:val="20"/>
                  <w:szCs w:val="20"/>
                  <w:u w:val="none"/>
                  <w:lang w:val="en-US" w:eastAsia="zh-CN" w:bidi="ar"/>
                </w:rPr>
                <w:t>至少</w:t>
              </w:r>
            </w:ins>
            <w:ins w:id="352" w:author="Administrator" w:date="2023-10-08T10:56:51Z">
              <w:r>
                <w:rPr>
                  <w:rFonts w:hint="eastAsia" w:ascii="宋体" w:hAnsi="宋体" w:eastAsia="宋体" w:cs="宋体"/>
                  <w:i w:val="0"/>
                  <w:iCs w:val="0"/>
                  <w:color w:val="000000"/>
                  <w:kern w:val="0"/>
                  <w:sz w:val="20"/>
                  <w:szCs w:val="20"/>
                  <w:u w:val="none"/>
                  <w:lang w:val="en-US" w:eastAsia="zh-CN" w:bidi="ar"/>
                </w:rPr>
                <w:t>包含</w:t>
              </w:r>
            </w:ins>
            <w:ins w:id="353" w:author="Administrator" w:date="2023-10-08T10:56:53Z">
              <w:r>
                <w:rPr>
                  <w:rFonts w:hint="eastAsia" w:ascii="宋体" w:hAnsi="宋体" w:eastAsia="宋体" w:cs="宋体"/>
                  <w:i w:val="0"/>
                  <w:iCs w:val="0"/>
                  <w:color w:val="000000"/>
                  <w:kern w:val="0"/>
                  <w:sz w:val="20"/>
                  <w:szCs w:val="20"/>
                  <w:u w:val="none"/>
                  <w:lang w:val="en-US" w:eastAsia="zh-CN" w:bidi="ar"/>
                </w:rPr>
                <w:t>最大值和</w:t>
              </w:r>
            </w:ins>
            <w:ins w:id="354" w:author="Administrator" w:date="2023-10-08T10:56:55Z">
              <w:r>
                <w:rPr>
                  <w:rFonts w:hint="eastAsia" w:ascii="宋体" w:hAnsi="宋体" w:eastAsia="宋体" w:cs="宋体"/>
                  <w:i w:val="0"/>
                  <w:iCs w:val="0"/>
                  <w:color w:val="000000"/>
                  <w:kern w:val="0"/>
                  <w:sz w:val="20"/>
                  <w:szCs w:val="20"/>
                  <w:u w:val="none"/>
                  <w:lang w:val="en-US" w:eastAsia="zh-CN" w:bidi="ar"/>
                </w:rPr>
                <w:t>最小值</w:t>
              </w:r>
            </w:ins>
            <w:ins w:id="355" w:author="Administrator" w:date="2023-10-08T10:56:42Z">
              <w:r>
                <w:rPr>
                  <w:rFonts w:hint="eastAsia" w:ascii="宋体" w:hAnsi="宋体" w:eastAsia="宋体" w:cs="宋体"/>
                  <w:i w:val="0"/>
                  <w:iCs w:val="0"/>
                  <w:color w:val="000000"/>
                  <w:kern w:val="0"/>
                  <w:sz w:val="20"/>
                  <w:szCs w:val="20"/>
                  <w:u w:val="none"/>
                  <w:lang w:val="en-US" w:eastAsia="zh-CN" w:bidi="ar"/>
                </w:rPr>
                <w:t>）</w:t>
              </w:r>
            </w:ins>
            <w:r>
              <w:rPr>
                <w:rFonts w:hint="eastAsia" w:ascii="宋体" w:hAnsi="宋体" w:eastAsia="宋体" w:cs="宋体"/>
                <w:i w:val="0"/>
                <w:iCs w:val="0"/>
                <w:color w:val="000000"/>
                <w:kern w:val="0"/>
                <w:sz w:val="20"/>
                <w:szCs w:val="20"/>
                <w:u w:val="none"/>
                <w:lang w:val="en-US" w:eastAsia="zh-CN" w:bidi="ar"/>
              </w:rPr>
              <w:t>,双模块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12芯室内单模光缆</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12芯单模光纤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commentRangeStart w:id="15"/>
            <w:r>
              <w:rPr>
                <w:rFonts w:hint="eastAsia" w:ascii="宋体" w:hAnsi="宋体" w:eastAsia="宋体" w:cs="宋体"/>
                <w:i w:val="0"/>
                <w:iCs w:val="0"/>
                <w:color w:val="000000"/>
                <w:kern w:val="0"/>
                <w:sz w:val="20"/>
                <w:szCs w:val="20"/>
                <w:u w:val="none"/>
                <w:lang w:val="en-US" w:eastAsia="zh-CN" w:bidi="ar"/>
              </w:rPr>
              <w:t>12口光纤配线架</w:t>
            </w:r>
            <w:commentRangeEnd w:id="15"/>
            <w:r>
              <w:commentReference w:id="15"/>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12口熔接单元配线架 LC型/1U(ODF)   适配器  尾纤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24口光纤配线架（含满配耦合器）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24口熔接单元配线架 LC型/2U(ODF)     LC/PC适配器 单模/双工/方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commentRangeStart w:id="16"/>
            <w:r>
              <w:rPr>
                <w:rFonts w:hint="eastAsia" w:ascii="宋体" w:hAnsi="宋体" w:eastAsia="宋体" w:cs="宋体"/>
                <w:i w:val="0"/>
                <w:iCs w:val="0"/>
                <w:color w:val="000000"/>
                <w:kern w:val="0"/>
                <w:sz w:val="20"/>
                <w:szCs w:val="20"/>
                <w:u w:val="none"/>
                <w:lang w:val="en-US" w:eastAsia="zh-CN" w:bidi="ar"/>
              </w:rPr>
              <w:t>FC-LC双芯跳线</w:t>
            </w:r>
            <w:commentRangeEnd w:id="16"/>
            <w:r>
              <w:commentReference w:id="16"/>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9/125μ单模尾纤 LC-FC </w:t>
            </w:r>
            <w:ins w:id="356" w:author="Administrator" w:date="2023-10-08T10:57:14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3米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110配线架</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110型语音配线架 </w:t>
            </w:r>
            <w:ins w:id="357" w:author="Administrator" w:date="2023-10-08T11:31:55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100对/含模块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6类非屏蔽数据跳线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RJ45－RJ45跳线 六类/非屏/</w:t>
            </w:r>
            <w:ins w:id="358" w:author="Administrator" w:date="2023-10-08T10:57:15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3米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二、网络及语音通讯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（一）互联网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（1）网络安全部分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commentRangeStart w:id="17"/>
            <w:r>
              <w:rPr>
                <w:rFonts w:hint="eastAsia" w:ascii="宋体" w:hAnsi="宋体" w:eastAsia="宋体" w:cs="宋体"/>
                <w:i w:val="0"/>
                <w:iCs w:val="0"/>
                <w:color w:val="000000"/>
                <w:kern w:val="0"/>
                <w:sz w:val="20"/>
                <w:szCs w:val="20"/>
                <w:u w:val="none"/>
                <w:lang w:val="en-US" w:eastAsia="zh-CN" w:bidi="ar"/>
              </w:rPr>
              <w:t>互联网-出口路由器</w:t>
            </w:r>
            <w:commentRangeEnd w:id="17"/>
            <w:r>
              <w:commentReference w:id="17"/>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1、整机交换容量≥640Gbps，转发性能≥60Mpps；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2、端口数量：不少于14*10GE光+10*GE电；USB接口≥1；</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3、支持主控冗余，支持电源冗余，业务插槽≥10个；</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4、支持板卡热插拔，保证业务连续稳定；</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5、整机高度≤3U；</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6、支持路由策略，静态路由，RIP，OSPF，IS-IS，BGP；</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7、支持高性能多核处理器，支持高速WAN连接；</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8、实配：≥2个万兆多模模块，≥2个万兆单模模块；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（2）交换设备部分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互联网-核心交换机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1、交换容量≥70Tbps，包转发率≥8000Mpps：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2、主控引擎≥2，整机业务板槽位数≥6；</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3、支持静态路由、RIP、RIPng、OSPF、OSPFv3、BGP、BGP4+、ISIS、ISISv6；</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4、支持颗粒化电源，整机电源槽位数≥2；</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5、支持整机MAC地址≥512K；MAC学习速率≥8000/s；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6、支持IPv4路由转发FIB表项≥512K；</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7、支持横向虚拟化技术，将多台设备虚拟为一台设备；</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8、实配：双主控、双电源，≥24个千兆光口，≥24个万兆光口，≥48个千兆电口，≥8个千兆单模模块，≥8个万兆单模模块；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48口POE接入交换机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1.交换容量≥700Gbps，包转发率≥200Mpps；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2、支持≥48个10/100/1000BASE-T以太网端口（PoE++），4个万兆SFP+；</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3、支持802.3at POE++功能，单端口最大输出90W；</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4、支持RIP.RIPng.OSPF.OSPFv3路由协议；</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5、实配：≥2个万兆单模模块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（3）网络管理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网络管理平台</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1、系统支持B/S架构，支持组件化安装模式，可根据业务需要进行按需安装；</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2、系统支持7*24小时对全网设备告警的实时监控；</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3、系统提供图形化监控能力，能直观的展现出网络的拓扑；</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4、系统支持日志格式的接受和分析能力；</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5、实配：网络管理许可≥100个；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（二）公安网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commentRangeStart w:id="18"/>
            <w:r>
              <w:rPr>
                <w:rFonts w:hint="eastAsia" w:ascii="宋体" w:hAnsi="宋体" w:eastAsia="宋体" w:cs="宋体"/>
                <w:i w:val="0"/>
                <w:iCs w:val="0"/>
                <w:color w:val="000000"/>
                <w:kern w:val="0"/>
                <w:sz w:val="20"/>
                <w:szCs w:val="20"/>
                <w:u w:val="none"/>
                <w:lang w:val="en-US" w:eastAsia="zh-CN" w:bidi="ar"/>
              </w:rPr>
              <w:t>公安网-核心交换机</w:t>
            </w:r>
            <w:commentRangeEnd w:id="18"/>
            <w:r>
              <w:commentReference w:id="18"/>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1、交换容量≥70Tbps，包转发率≥8000Mpps：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2、主控引擎≥2，整机业务板槽位数≥6；</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3、支持静态路由、RIP、RIPng、OSPF、OSPFv3、BGP、BGP4+、ISIS、ISISv6；</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4、支持颗粒化电源，整机电源槽位数≥2；</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5、支持整机MAC地址≥512K；MAC学习速率≥8000/s；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6、支持IPv4路由转发FIB表项≥512K；</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7、支持横向虚拟化技术，将多台设备虚拟为一台设备；</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8、实配：双主控、双电源，≥24个千兆光口，≥24个万兆光口，≥48个千兆电口，≥8个千兆单模模块，≥8个万兆单模模块；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核心板卡</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1块光接口板（≥24端口万兆以太网光接口和≥24端口千兆以太网光接口板）、</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1张电口板（≥48端口十兆/百兆/千兆以太网电接口板)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24口接入交换机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1、交换容量≥700Gbps，包转发率≥200Mpps；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2、支持≥24个10/100/1000BASE-T以太网端口，≥4个万兆SFP+；</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3、为了提高设备可靠性，支持模块化可插拔双电源；</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4、支持RIP.RIPng.OSPF.OSPFv3路由协议；</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5、实配：≥4个万兆单模模块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48口接入交换机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1、交换容量≥700Gbps，包转发率≥200Mpps；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2、支持48个10/100/1000BASE-T以太网端口,4个万兆SFP+,；</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3、为了提高设备可靠性，支持模块化可插拔双电源；</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4、支持RIP.RIPng.OSPF.OSPFv3路由协议；</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5、实配：≥4个万兆单模模块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（三）视频监控专网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commentRangeStart w:id="19"/>
            <w:r>
              <w:rPr>
                <w:rFonts w:hint="eastAsia" w:ascii="宋体" w:hAnsi="宋体" w:eastAsia="宋体" w:cs="宋体"/>
                <w:i w:val="0"/>
                <w:iCs w:val="0"/>
                <w:color w:val="000000"/>
                <w:kern w:val="0"/>
                <w:sz w:val="20"/>
                <w:szCs w:val="20"/>
                <w:u w:val="none"/>
                <w:lang w:val="en-US" w:eastAsia="zh-CN" w:bidi="ar"/>
              </w:rPr>
              <w:t>核心板卡</w:t>
            </w:r>
            <w:commentRangeEnd w:id="19"/>
            <w:r>
              <w:commentReference w:id="19"/>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1、1块光接口板（≥24端口万兆以太网光接口和≥24端口千兆以太网光接口板）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（四）政务网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commentRangeStart w:id="20"/>
            <w:r>
              <w:rPr>
                <w:rFonts w:hint="eastAsia" w:ascii="宋体" w:hAnsi="宋体" w:eastAsia="宋体" w:cs="宋体"/>
                <w:i w:val="0"/>
                <w:iCs w:val="0"/>
                <w:color w:val="000000"/>
                <w:kern w:val="0"/>
                <w:sz w:val="20"/>
                <w:szCs w:val="20"/>
                <w:u w:val="none"/>
                <w:lang w:val="en-US" w:eastAsia="zh-CN" w:bidi="ar"/>
              </w:rPr>
              <w:t>政务网核心交换机</w:t>
            </w:r>
            <w:commentRangeEnd w:id="20"/>
            <w:r>
              <w:commentReference w:id="20"/>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1、交换容量≥2Tbps，包转发率≥700Mpps；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2、支持≥24个万兆SFP+，6个40/100GE QSFP28；</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3、为了提高设备可靠性，支持模块化可插拔双电源；</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4、支持RIP.RIPng.OSPF.OSPFv3路由协议；</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5、实配：≥2个万兆单模模块；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commentRangeStart w:id="21"/>
            <w:r>
              <w:rPr>
                <w:rFonts w:hint="eastAsia" w:ascii="宋体" w:hAnsi="宋体" w:eastAsia="宋体" w:cs="宋体"/>
                <w:i w:val="0"/>
                <w:iCs w:val="0"/>
                <w:color w:val="000000"/>
                <w:kern w:val="0"/>
                <w:sz w:val="20"/>
                <w:szCs w:val="20"/>
                <w:u w:val="none"/>
                <w:lang w:val="en-US" w:eastAsia="zh-CN" w:bidi="ar"/>
              </w:rPr>
              <w:t>24口接入交换机</w:t>
            </w:r>
            <w:commentRangeEnd w:id="21"/>
            <w:r>
              <w:commentReference w:id="21"/>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1、交换容量≥330Gbps，包转发率≥100Mpps；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2、支持≥24个10/100/1000BASE-T以太网端口，≥4个万兆SFP+；</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3、支持RIP.RIPng.OSPF.OSPFv3路由协议；</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4、实配：≥2个万兆单模模块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（五）技侦/网警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commentRangeStart w:id="22"/>
            <w:r>
              <w:rPr>
                <w:rFonts w:hint="eastAsia" w:ascii="宋体" w:hAnsi="宋体" w:eastAsia="宋体" w:cs="宋体"/>
                <w:i w:val="0"/>
                <w:iCs w:val="0"/>
                <w:color w:val="000000"/>
                <w:kern w:val="0"/>
                <w:sz w:val="20"/>
                <w:szCs w:val="20"/>
                <w:u w:val="none"/>
                <w:lang w:val="en-US" w:eastAsia="zh-CN" w:bidi="ar"/>
              </w:rPr>
              <w:t>技侦核心交换机</w:t>
            </w:r>
            <w:commentRangeEnd w:id="22"/>
            <w:r>
              <w:commentReference w:id="22"/>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1、交换容量≥2Tbps，包转发率≥700Mpps；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2、支持≥24个万兆SFP+，≥6个40/100GE QSFP28；</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3、为了提高设备可靠性，支持模块化可插拔双电源；</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4、支持RIP.RIPng.OSPF.OSPFv3路由协议；</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5、实配：≥2个万兆单模模块；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commentRangeStart w:id="23"/>
            <w:r>
              <w:rPr>
                <w:rFonts w:hint="eastAsia" w:ascii="宋体" w:hAnsi="宋体" w:eastAsia="宋体" w:cs="宋体"/>
                <w:i w:val="0"/>
                <w:iCs w:val="0"/>
                <w:color w:val="000000"/>
                <w:kern w:val="0"/>
                <w:sz w:val="20"/>
                <w:szCs w:val="20"/>
                <w:u w:val="none"/>
                <w:lang w:val="en-US" w:eastAsia="zh-CN" w:bidi="ar"/>
              </w:rPr>
              <w:t>24口接入交换机</w:t>
            </w:r>
            <w:commentRangeEnd w:id="23"/>
            <w:r>
              <w:commentReference w:id="23"/>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1、交换容量≥330Gbps，包转发率≥100Mpps；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2、支持≥24个10/100/1000BASE-T以太网端口，≥4个万兆SFP+；</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3、支持RIP.RIPng.OSPF.OSPFv3路由协议；</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4、实配：≥2个万兆单模模块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（六）设备网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commentRangeStart w:id="24"/>
            <w:r>
              <w:rPr>
                <w:rFonts w:hint="eastAsia" w:ascii="宋体" w:hAnsi="宋体" w:eastAsia="宋体" w:cs="宋体"/>
                <w:i w:val="0"/>
                <w:iCs w:val="0"/>
                <w:color w:val="000000"/>
                <w:kern w:val="0"/>
                <w:sz w:val="20"/>
                <w:szCs w:val="20"/>
                <w:u w:val="none"/>
                <w:lang w:val="en-US" w:eastAsia="zh-CN" w:bidi="ar"/>
              </w:rPr>
              <w:t>核心交换机</w:t>
            </w:r>
            <w:commentRangeEnd w:id="24"/>
            <w:r>
              <w:commentReference w:id="24"/>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1、交换容量≥2Tbps，包转发率≥700Mpps；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2、支持≥24个万兆SFP+，≥6个40/100GE QSFP28；</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3、为了提高设备可靠性，支持模块化可插拔双电源；</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4、支持RIP.RIPng.OSPF.OSPFv3路由协议；</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5、实配：≥2个万兆单模模块；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commentRangeStart w:id="25"/>
            <w:r>
              <w:rPr>
                <w:rFonts w:hint="eastAsia" w:ascii="宋体" w:hAnsi="宋体" w:eastAsia="宋体" w:cs="宋体"/>
                <w:i w:val="0"/>
                <w:iCs w:val="0"/>
                <w:color w:val="000000"/>
                <w:kern w:val="0"/>
                <w:sz w:val="20"/>
                <w:szCs w:val="20"/>
                <w:u w:val="none"/>
                <w:lang w:val="en-US" w:eastAsia="zh-CN" w:bidi="ar"/>
              </w:rPr>
              <w:t>24口接入交换机</w:t>
            </w:r>
            <w:commentRangeEnd w:id="25"/>
            <w:r>
              <w:commentReference w:id="25"/>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1、交换容量≥330Gbps，包转发率≥100Mpps；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2、支持≥24个10/100/1000BASE-T以太网端口，≥4个万兆SFP+；</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3、支持RIP.RIPng.OSPF.OSPFv3路由协议；</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4、实配：≥2个万兆单模模块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24口全千兆非网管POE交换机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≥24口全千兆二层WEB网管POE企业级网络交换机。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传输速率 10/100/1000Mbps。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交换容量≥192Gbps。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包转发率≥42Mpps。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整机最大输出≤190W.</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≥24个千兆电口+4个千兆光口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（七）服务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搬迁改造服务</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搬迁辅助材料准备；</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工勘复核，与各方签订三授权；</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制订应急预案；</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新旧机房搬迁手续办理，含物资准备</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搬迁后服务协助各项检查工作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(八）程控电话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座机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 SIP账号，≥128*64 显示， ≥4个可编程键，支持TR069/三方会议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语音网关</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支持≥32路电话接入，支持标准SIP/MGCP协议，支持语音协议G.711 a-law/μ-law、G.729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三、无线PDT信号覆盖系统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直放站近端机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频率范围：350-370MHz</w:t>
            </w:r>
            <w:ins w:id="359" w:author="Administrator" w:date="2023-10-08T11:32:26Z">
              <w:r>
                <w:rPr>
                  <w:rFonts w:hint="eastAsia" w:ascii="宋体" w:hAnsi="宋体" w:eastAsia="宋体" w:cs="宋体"/>
                  <w:i w:val="0"/>
                  <w:iCs w:val="0"/>
                  <w:color w:val="000000"/>
                  <w:kern w:val="0"/>
                  <w:sz w:val="20"/>
                  <w:szCs w:val="20"/>
                  <w:u w:val="none"/>
                  <w:lang w:val="en-US" w:eastAsia="zh-CN" w:bidi="ar"/>
                </w:rPr>
                <w:t>（</w:t>
              </w:r>
            </w:ins>
            <w:ins w:id="360" w:author="Administrator" w:date="2023-10-08T11:32:28Z">
              <w:r>
                <w:rPr>
                  <w:rFonts w:hint="eastAsia" w:ascii="宋体" w:hAnsi="宋体" w:eastAsia="宋体" w:cs="宋体"/>
                  <w:i w:val="0"/>
                  <w:iCs w:val="0"/>
                  <w:color w:val="000000"/>
                  <w:kern w:val="0"/>
                  <w:sz w:val="20"/>
                  <w:szCs w:val="20"/>
                  <w:u w:val="none"/>
                  <w:lang w:val="en-US" w:eastAsia="zh-CN" w:bidi="ar"/>
                </w:rPr>
                <w:t>若不在</w:t>
              </w:r>
            </w:ins>
            <w:ins w:id="361" w:author="Administrator" w:date="2023-10-08T11:32:29Z">
              <w:r>
                <w:rPr>
                  <w:rFonts w:hint="eastAsia" w:ascii="宋体" w:hAnsi="宋体" w:eastAsia="宋体" w:cs="宋体"/>
                  <w:i w:val="0"/>
                  <w:iCs w:val="0"/>
                  <w:color w:val="000000"/>
                  <w:kern w:val="0"/>
                  <w:sz w:val="20"/>
                  <w:szCs w:val="20"/>
                  <w:u w:val="none"/>
                  <w:lang w:val="en-US" w:eastAsia="zh-CN" w:bidi="ar"/>
                </w:rPr>
                <w:t>此</w:t>
              </w:r>
            </w:ins>
            <w:ins w:id="362" w:author="Administrator" w:date="2023-10-08T11:32:30Z">
              <w:r>
                <w:rPr>
                  <w:rFonts w:hint="eastAsia" w:ascii="宋体" w:hAnsi="宋体" w:eastAsia="宋体" w:cs="宋体"/>
                  <w:i w:val="0"/>
                  <w:iCs w:val="0"/>
                  <w:color w:val="000000"/>
                  <w:kern w:val="0"/>
                  <w:sz w:val="20"/>
                  <w:szCs w:val="20"/>
                  <w:u w:val="none"/>
                  <w:lang w:val="en-US" w:eastAsia="zh-CN" w:bidi="ar"/>
                </w:rPr>
                <w:t>区间</w:t>
              </w:r>
            </w:ins>
            <w:ins w:id="363" w:author="Administrator" w:date="2023-10-08T11:32:31Z">
              <w:r>
                <w:rPr>
                  <w:rFonts w:hint="eastAsia" w:ascii="宋体" w:hAnsi="宋体" w:eastAsia="宋体" w:cs="宋体"/>
                  <w:i w:val="0"/>
                  <w:iCs w:val="0"/>
                  <w:color w:val="000000"/>
                  <w:kern w:val="0"/>
                  <w:sz w:val="20"/>
                  <w:szCs w:val="20"/>
                  <w:u w:val="none"/>
                  <w:lang w:val="en-US" w:eastAsia="zh-CN" w:bidi="ar"/>
                </w:rPr>
                <w:t>范围，则</w:t>
              </w:r>
            </w:ins>
            <w:ins w:id="364" w:author="Administrator" w:date="2023-10-08T11:32:32Z">
              <w:r>
                <w:rPr>
                  <w:rFonts w:hint="eastAsia" w:ascii="宋体" w:hAnsi="宋体" w:eastAsia="宋体" w:cs="宋体"/>
                  <w:i w:val="0"/>
                  <w:iCs w:val="0"/>
                  <w:color w:val="000000"/>
                  <w:kern w:val="0"/>
                  <w:sz w:val="20"/>
                  <w:szCs w:val="20"/>
                  <w:u w:val="none"/>
                  <w:lang w:val="en-US" w:eastAsia="zh-CN" w:bidi="ar"/>
                </w:rPr>
                <w:t>至少</w:t>
              </w:r>
            </w:ins>
            <w:ins w:id="365" w:author="Administrator" w:date="2023-10-08T11:32:33Z">
              <w:r>
                <w:rPr>
                  <w:rFonts w:hint="eastAsia" w:ascii="宋体" w:hAnsi="宋体" w:eastAsia="宋体" w:cs="宋体"/>
                  <w:i w:val="0"/>
                  <w:iCs w:val="0"/>
                  <w:color w:val="000000"/>
                  <w:kern w:val="0"/>
                  <w:sz w:val="20"/>
                  <w:szCs w:val="20"/>
                  <w:u w:val="none"/>
                  <w:lang w:val="en-US" w:eastAsia="zh-CN" w:bidi="ar"/>
                </w:rPr>
                <w:t>包含</w:t>
              </w:r>
            </w:ins>
            <w:ins w:id="366" w:author="Administrator" w:date="2023-10-08T11:32:34Z">
              <w:r>
                <w:rPr>
                  <w:rFonts w:hint="eastAsia" w:ascii="宋体" w:hAnsi="宋体" w:eastAsia="宋体" w:cs="宋体"/>
                  <w:i w:val="0"/>
                  <w:iCs w:val="0"/>
                  <w:color w:val="000000"/>
                  <w:kern w:val="0"/>
                  <w:sz w:val="20"/>
                  <w:szCs w:val="20"/>
                  <w:u w:val="none"/>
                  <w:lang w:val="en-US" w:eastAsia="zh-CN" w:bidi="ar"/>
                </w:rPr>
                <w:t>最大</w:t>
              </w:r>
            </w:ins>
            <w:ins w:id="367" w:author="Administrator" w:date="2023-10-08T11:32:35Z">
              <w:r>
                <w:rPr>
                  <w:rFonts w:hint="eastAsia" w:ascii="宋体" w:hAnsi="宋体" w:eastAsia="宋体" w:cs="宋体"/>
                  <w:i w:val="0"/>
                  <w:iCs w:val="0"/>
                  <w:color w:val="000000"/>
                  <w:kern w:val="0"/>
                  <w:sz w:val="20"/>
                  <w:szCs w:val="20"/>
                  <w:u w:val="none"/>
                  <w:lang w:val="en-US" w:eastAsia="zh-CN" w:bidi="ar"/>
                </w:rPr>
                <w:t>值和</w:t>
              </w:r>
            </w:ins>
            <w:ins w:id="368" w:author="Administrator" w:date="2023-10-08T11:32:36Z">
              <w:r>
                <w:rPr>
                  <w:rFonts w:hint="eastAsia" w:ascii="宋体" w:hAnsi="宋体" w:eastAsia="宋体" w:cs="宋体"/>
                  <w:i w:val="0"/>
                  <w:iCs w:val="0"/>
                  <w:color w:val="000000"/>
                  <w:kern w:val="0"/>
                  <w:sz w:val="20"/>
                  <w:szCs w:val="20"/>
                  <w:u w:val="none"/>
                  <w:lang w:val="en-US" w:eastAsia="zh-CN" w:bidi="ar"/>
                </w:rPr>
                <w:t>最小值</w:t>
              </w:r>
            </w:ins>
            <w:ins w:id="369" w:author="Administrator" w:date="2023-10-08T11:32:26Z">
              <w:r>
                <w:rPr>
                  <w:rFonts w:hint="eastAsia" w:ascii="宋体" w:hAnsi="宋体" w:eastAsia="宋体" w:cs="宋体"/>
                  <w:i w:val="0"/>
                  <w:iCs w:val="0"/>
                  <w:color w:val="000000"/>
                  <w:kern w:val="0"/>
                  <w:sz w:val="20"/>
                  <w:szCs w:val="20"/>
                  <w:u w:val="none"/>
                  <w:lang w:val="en-US" w:eastAsia="zh-CN" w:bidi="ar"/>
                </w:rPr>
                <w:t>）</w:t>
              </w:r>
            </w:ins>
            <w:r>
              <w:rPr>
                <w:rFonts w:hint="eastAsia" w:ascii="宋体" w:hAnsi="宋体" w:eastAsia="宋体" w:cs="宋体"/>
                <w:i w:val="0"/>
                <w:iCs w:val="0"/>
                <w:color w:val="000000"/>
                <w:kern w:val="0"/>
                <w:sz w:val="20"/>
                <w:szCs w:val="20"/>
                <w:u w:val="none"/>
                <w:lang w:val="en-US" w:eastAsia="zh-CN" w:bidi="ar"/>
              </w:rPr>
              <w:t>；增益调节范围：上行：≥30dB、下行：≥30dB；上行噪声系数：NF≤5dB（最大增益）；驻波比：≤1.5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直放站远端机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频率范围：350-370MHz</w:t>
            </w:r>
            <w:ins w:id="370" w:author="Administrator" w:date="2023-10-08T11:32:42Z">
              <w:r>
                <w:rPr>
                  <w:rFonts w:hint="eastAsia" w:ascii="宋体" w:hAnsi="宋体" w:eastAsia="宋体" w:cs="宋体"/>
                  <w:i w:val="0"/>
                  <w:iCs w:val="0"/>
                  <w:color w:val="000000"/>
                  <w:kern w:val="0"/>
                  <w:sz w:val="20"/>
                  <w:szCs w:val="20"/>
                  <w:u w:val="none"/>
                  <w:lang w:val="en-US" w:eastAsia="zh-CN" w:bidi="ar"/>
                </w:rPr>
                <w:t>（若不在此区间范围，则至少包含最大值和最小值）</w:t>
              </w:r>
            </w:ins>
            <w:r>
              <w:rPr>
                <w:rFonts w:hint="eastAsia" w:ascii="宋体" w:hAnsi="宋体" w:eastAsia="宋体" w:cs="宋体"/>
                <w:i w:val="0"/>
                <w:iCs w:val="0"/>
                <w:color w:val="000000"/>
                <w:kern w:val="0"/>
                <w:sz w:val="20"/>
                <w:szCs w:val="20"/>
                <w:u w:val="none"/>
                <w:lang w:val="en-US" w:eastAsia="zh-CN" w:bidi="ar"/>
              </w:rPr>
              <w:t>；增益调节范围：上行：≥30dB、下行：≥30dB；上行噪声系数：NF≤5dB（最大增益）；驻波比：≤1.5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功分器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350兆频段专用，阻抗：50Ω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耦合器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350兆频段专用，阻抗：50Ω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定向天线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350兆频段专用，方向角：定向，驻波比：≤1.5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板状天线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350兆频段专用，方向角：定向，驻波比：≤1.5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全向天线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350兆频段专用，方向角：全向，驻波比：≤1.5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1/2射频电缆</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护套：低烟无卤阻燃；电压驻波比：≤1.3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7/8射频电缆</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护套：低烟无卤阻燃；电压驻波比：≤1.3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天馈系统接头及配件</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含天线支架、馈线接头、馈线夹等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电源设备</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含电表、电源箱、电源线、光缆、接地线、接地卡等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其它辅材辅料</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包括ODB、接地线、接地铜排、避雷器、3M胶带、PVC线槽等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四、安全防范系统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（一）、视频监控系统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(1)、户政便民服务中心、联合作中心监控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commentRangeStart w:id="26"/>
            <w:r>
              <w:rPr>
                <w:rFonts w:hint="eastAsia" w:ascii="宋体" w:hAnsi="宋体" w:eastAsia="宋体" w:cs="宋体"/>
                <w:i w:val="0"/>
                <w:iCs w:val="0"/>
                <w:color w:val="000000"/>
                <w:kern w:val="0"/>
                <w:sz w:val="20"/>
                <w:szCs w:val="20"/>
                <w:u w:val="none"/>
                <w:lang w:val="en-US" w:eastAsia="zh-CN" w:bidi="ar"/>
              </w:rPr>
              <w:t>网络防爆半球型摄像机</w:t>
            </w:r>
            <w:commentRangeEnd w:id="26"/>
            <w:r>
              <w:commentReference w:id="26"/>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afterAutospacing="0"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1、具有≥200万像素 CMOS传感器。</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2、内置GPU芯片。</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3、内置麦克风和喇叭。</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4、最低照度彩色≤0.0005 lx，黑白≤0.0001 lx，最大亮度鉴别等级（灰度等级）不小于11级。</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5、红外补光距离不小于100米。</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6、需支持双码流技术，主码流最高≥1920x1080@25fps，子码流≥640x480@25fps。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7、支持H.264、H.265、MJPEG视频编码格式，其中H.264支持Baseline/Main/High Profile。</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8、▲需具备区域入侵、越界入侵、进入区域、离开区域等功能，并可将分析目标设置为人、车辆、人和车辆三种，可对布防时间和联动报警方式进行设置。</w:t>
            </w:r>
            <w:commentRangeStart w:id="27"/>
            <w:r>
              <w:rPr>
                <w:rFonts w:hint="eastAsia" w:ascii="宋体" w:hAnsi="宋体" w:eastAsia="宋体" w:cs="宋体"/>
                <w:b/>
                <w:bCs/>
                <w:i w:val="0"/>
                <w:iCs w:val="0"/>
                <w:color w:val="FF0000"/>
                <w:kern w:val="0"/>
                <w:sz w:val="20"/>
                <w:szCs w:val="20"/>
                <w:u w:val="none"/>
                <w:lang w:val="en-US" w:eastAsia="zh-CN" w:bidi="ar"/>
              </w:rPr>
              <w:t>（公安部检验报告证明）</w:t>
            </w:r>
            <w:commentRangeEnd w:id="27"/>
            <w:r>
              <w:commentReference w:id="27"/>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9、支持声音报警功能，报警声音类型不小于10种，报警声级及报警次数可设置。</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10、不低于IP67防尘防水等级。不低于IK10防暴等级。需支持DC12V供电，且在不小于DC12V±30%范围内变化时可以正常工作。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commentRangeStart w:id="28"/>
            <w:r>
              <w:rPr>
                <w:rFonts w:hint="eastAsia" w:ascii="宋体" w:hAnsi="宋体" w:eastAsia="宋体" w:cs="宋体"/>
                <w:i w:val="0"/>
                <w:iCs w:val="0"/>
                <w:color w:val="000000"/>
                <w:kern w:val="0"/>
                <w:sz w:val="20"/>
                <w:szCs w:val="20"/>
                <w:u w:val="none"/>
                <w:lang w:val="en-US" w:eastAsia="zh-CN" w:bidi="ar"/>
              </w:rPr>
              <w:t>2路高清硬盘录像机（8盘位）</w:t>
            </w:r>
            <w:commentRangeEnd w:id="28"/>
            <w:r>
              <w:commentReference w:id="28"/>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afterAutospacing="0"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具有≥2个HDMI接口、2个VGA接口、2个RJ45网络接口、2个USB2.0接口、1个USB3.0接口、1个RS232接口、1个RS485接口、1个eSata接口、1路音频输入接口、1路音频输出接口；≥16路报警输入接口、8路报警输出接口、可内置≥8个SATA接口硬盘。</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2、可接入1T、2T、3T、4T、6T、8T、10T、12TB、14TB、16TB、18TB、20TB容量的SATA接口硬盘；</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3、开启视频流智能分析后NVR网络带宽不应降低。</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4、可接入32路分辨率为≥1920×1080的视频图像；支持最大接入带宽 ≥320Mbps，最大存储带宽≥ 320Mbps，最大转发带宽 ≥320Mbps，最大回放带宽 ≥320Mbps。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5、支持从其他设备导入录像文件，并对录像文件进行人脸检测和识别，显示识别结果。</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6、▲支持活动目标与实时预览同屏显示。实时预览的同时可以提取视频画面中的活动目标，可显示人脸、人体、车辆等目标图片，点击图片可即时回放相关录像；配合车辆抓拍摄像机，可显示车辆抓拍图、抓拍时间、车牌号码、车辆品牌、车型、车辆颜色、车牌颜色信息；配合人脸抓拍摄像机，可显示人脸抓拍图、抓拍时间信息；可显示人体抓拍图、性别、上衣颜色、下装颜色、是否戴眼镜、是否背包信息、是否拎东西、是否戴帽子、是否戴口罩。</w:t>
            </w:r>
            <w:commentRangeStart w:id="29"/>
            <w:r>
              <w:rPr>
                <w:rFonts w:hint="eastAsia" w:ascii="宋体" w:hAnsi="宋体" w:eastAsia="宋体" w:cs="宋体"/>
                <w:b/>
                <w:bCs/>
                <w:i w:val="0"/>
                <w:iCs w:val="0"/>
                <w:color w:val="FF0000"/>
                <w:kern w:val="0"/>
                <w:sz w:val="20"/>
                <w:szCs w:val="20"/>
                <w:u w:val="none"/>
                <w:lang w:val="en-US" w:eastAsia="zh-CN" w:bidi="ar"/>
              </w:rPr>
              <w:t>（公安部检验报告证明）</w:t>
            </w:r>
            <w:commentRangeEnd w:id="29"/>
            <w:r>
              <w:commentReference w:id="29"/>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接入带有人体测温功能的IPC，支持在预览界面以卡片形式实时展示体温信息，体温正常为绿色，体温异常为红色，支持根据体温状态联动语音输出，语音支持“体温正常”、“体温异常”。支持按体温状态、温度范围检索人脸图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8T企业硬盘</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≥8TB，7200RPM，3.5寸，SATA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拾音器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1、拾音器据声源≥5米距离声音采集清晰，能够有效监听≥70平方米范围。</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2、需支持DC12V供电，且在不小于DC12V±25%范围内变化时可以正常工作。</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3、降噪能力不小于10dB。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(2)、枪弹库监控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网络防爆半球型摄像机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视频监控系统的（1）户政便民服务中心、联合作中心监控”中“1.网络防爆半球型摄像机”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32路高清硬盘录像机（8盘位）</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视频监控系统的（1）户政便民服务中心、联合作中心监控”中“2.32路高清硬盘录像机（8盘位）”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8T企业硬盘</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视频监控系统的（1）户政便民服务中心、联合作中心监控”中“3.8T企业硬盘”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PDU</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≥8位国标五孔10A插座，零火双断开关（带指示），带≥3m 3x1.5平方电源线，适用于空机柜</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额定电流≥10A</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产品材质：黑色，铝合金材质；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机柜</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12U，玻璃门，壁挂 空机柜</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承重：静态≥90KG</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层板：不少于1个</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PDU≥1个，≥6口PDU，输入≥10A，带≥2M线</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风扇：≥2个，带≥1.5M线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(3)、公共区内部监控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网络防爆半球型摄像机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视频监控系统的（1）户政便民服务中心、联合作中心监控”中“1.网络防爆半球型摄像机”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高清网络枪机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afterAutospacing="0"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1、具有≥200万像素 CMOS传感器。</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2、内置GPU芯片。</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3、内置麦克风和喇叭。</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4、最低照度彩色≤0.0005 lx，黑白≤0.0001 lx，最大亮度鉴别等级（灰度等级）不小于11级。</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5、红外补光距离不小于110米。</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6、需支持双码流技术，主码流最高≥1920x1080@25fps，子码流≥640x480@25fps。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7、支持H.264、H.265、MJPEG视频编码格式，其中H.264支持Baseline/Main/High Profile。</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8、▲需具备智能分析抗干扰功能，当篮球、小狗、树叶等非人或车辆目标经过检测区域时，不会触发报警。</w:t>
            </w:r>
            <w:commentRangeStart w:id="30"/>
            <w:r>
              <w:rPr>
                <w:rFonts w:hint="eastAsia" w:ascii="宋体" w:hAnsi="宋体" w:eastAsia="宋体" w:cs="宋体"/>
                <w:b/>
                <w:bCs/>
                <w:i w:val="0"/>
                <w:iCs w:val="0"/>
                <w:color w:val="FF0000"/>
                <w:kern w:val="0"/>
                <w:sz w:val="20"/>
                <w:szCs w:val="20"/>
                <w:u w:val="none"/>
                <w:lang w:val="en-US" w:eastAsia="zh-CN" w:bidi="ar"/>
              </w:rPr>
              <w:t>（公安部检验报告证明）</w:t>
            </w:r>
            <w:commentRangeEnd w:id="30"/>
            <w:r>
              <w:commentReference w:id="30"/>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9、需具备镜头控制功能，可通过IE控制镜头的ZOOM和FOCUS，并支持自动聚焦功能，在变焦过程中不会虚焦。</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10、不低于IP67防尘防水等级。不低于IK10防暴等级。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64路高清硬盘录像机（16盘位）</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具有≥2个HDMI接口、2个VGA接口、2个RJ45千兆网络接口、2个USB2.0接口、2个USB3.0接口、1个RS232接口、1个RS485接口（可接入RS485键盘）、1个eSata接口，1个CVBS接口；具有≥1路音频输入接口、2路音频输出接口，16路报警输入接口、9路报警输出接口（其中第9路支持受控直流12V输出）；具有1路直流12V输出接口；可内置16个SATA接口硬盘</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2、可接入1T、2T、3T、4T、6T、8T、10T、12TB、14TB、16TB、18TB容量的SATA接口硬盘</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3、可接入≥64路分辨率为≥1920×1080的视频图像，支持最大接入带宽≥640Mbps，最大存储带宽≥640Mbps，最大转发带宽≥640Mbps，最大回放带宽≥640Mbps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4、设备具有≥2个HDMI接口，2个VGA接口，1个CVBS接口，支持3组异源输出，每组输出可独立配置全局音频预览</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5、▲显示输出分辨率具有8K(7680×4320)/30Hz, 4K(3840×2160)/60Hz、4K(3840×2160)/30Hz、2K（2560×1440）/60Hz，1080P（1920×1080）/60Hz，UXGA（1600×1200）/60Hz，SXGA（1280×1024）/60Hz，720P（1280×720）/60Hz，XGA（1024×768）/60Hz设置选项</w:t>
            </w:r>
            <w:commentRangeStart w:id="31"/>
            <w:r>
              <w:rPr>
                <w:rFonts w:hint="eastAsia" w:ascii="宋体" w:hAnsi="宋体" w:eastAsia="宋体" w:cs="宋体"/>
                <w:b/>
                <w:bCs/>
                <w:i w:val="0"/>
                <w:iCs w:val="0"/>
                <w:color w:val="FF0000"/>
                <w:kern w:val="0"/>
                <w:sz w:val="20"/>
                <w:szCs w:val="20"/>
                <w:u w:val="none"/>
                <w:lang w:val="en-US" w:eastAsia="zh-CN" w:bidi="ar"/>
              </w:rPr>
              <w:t>（以公安部检测报告为准）</w:t>
            </w:r>
            <w:commentRangeEnd w:id="31"/>
            <w:r>
              <w:commentReference w:id="31"/>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支持在线检查西数硬盘的运行状态、健康状态，包括低温警报、高温警报、异步信号恢复警报、重新分配扇区技术警报，读取恢复警报、无法修复的错误警报、机械故障警报、接口CRC警报、机械故障警报、硬复位警报、软复位警报、磁头加载率警报、电源接通复位率警报、总工作负载率警报、生命周期内工作负载总量警报、上电复位警报、磁头加载计数警报、电源开启小时警报</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7、支持将设备日志上传到日志服务器，可配置日志服务器IP地址和端口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128路高清硬盘录像机（24盘位）</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1、具有≥2个HDMI接口、2个DP接口、2个V-DP接口、1个VGA接口、4个 RJ45 2.5Gbps网络接口；≥2个USB2.0接口、4个USB3.0接口、1个RS232接口、1个RS485接口（可接入RS485键盘）、1个eSata接口；1+1冗余电源，1+1冗余风扇；具有≥1路音频输入接口、1路音频输出接口、16路报警输入接口、8路报警输出接口、可内置24块SATA3.0接口硬盘。可选配4个千兆网络光口; 可选配≥2个V-SAS接口（可接入2个存储扩展柜）；前面板可选配1个≥7英寸LCD屏幕</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3、支持最大接入带宽≥ 1024Mbps，最大存储带宽 ≥1024Mbps，最大转发带宽≥ 1024Mbps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4、▲主板支持8通道输出，包括HDMI1、HDMI2、DP1、DP2、V-DP1、V-DP2、VGA和选配的前面板，各输出口均支持显示系统主菜单；且每路均可分别进行预览、录像、查看及配置操作（</w:t>
            </w:r>
            <w:commentRangeStart w:id="32"/>
            <w:r>
              <w:rPr>
                <w:rFonts w:hint="eastAsia" w:ascii="宋体" w:hAnsi="宋体" w:eastAsia="宋体" w:cs="宋体"/>
                <w:b/>
                <w:bCs/>
                <w:i w:val="0"/>
                <w:iCs w:val="0"/>
                <w:color w:val="FF0000"/>
                <w:kern w:val="0"/>
                <w:sz w:val="20"/>
                <w:szCs w:val="20"/>
                <w:u w:val="none"/>
                <w:lang w:val="en-US" w:eastAsia="zh-CN" w:bidi="ar"/>
              </w:rPr>
              <w:t>以公安部检测报告为准）</w:t>
            </w:r>
            <w:commentRangeEnd w:id="32"/>
            <w:r>
              <w:commentReference w:id="32"/>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支持3种输出模式：4K模式、单8K模式和双8K模式。在4K模式下，支持选取HDMI1/HDMI2/DP1/DP2或者HDMI1/HDMI2/V-DP1/V-DP2作为输出口，输出4组异源4K(4096×2160)视频图像。在单8K模式下，支持选取DP1/DP2/V-DP1/V-DP2四个输出口中的任一个输出口为8K(7680×4320)输出口，HDMI1和HDMI2仍可为异源4K(4096×2160)输出。在双8K模式下，仅可选择DP1/DP2或者V-DP1/V-DP2输出异源双8K(7680×4320)视频图像</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6、可同时显示输出≥64路2MP、 H.265 编码、≥25fps、≥1920×1080 格式的视频图像</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7、最大支持≥128个分屏预览；用户可自定义画面分屏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8T企业硬盘</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视频监控系统的（1）户政便民服务中心、联合作中心监控”中“3.8T企业硬盘”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(4)、执法办案中心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高清全景摄像机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1、分辨率设置为≥2560×1440@25fps，分辨力不小于1400TVL。</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2、具有不小于1/1.8"靶面尺寸。像元尺寸不小于2.9um×2.9um。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3、内置GPU芯片。</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4、内置≥2个麦克风、1个扬声器。</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5、最低照度彩色不大于0.0002 lx，黑白不大于0.0001 lx。</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6、红外补光距离不小于50米。</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7、在分辨率≥1920x1080 @ 25fps，延时不大于70ms。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8、▲支持检出两眼瞳距≥40像素点以上的人脸图片。</w:t>
            </w:r>
            <w:commentRangeStart w:id="33"/>
            <w:r>
              <w:rPr>
                <w:rFonts w:hint="eastAsia" w:ascii="宋体" w:hAnsi="宋体" w:eastAsia="宋体" w:cs="宋体"/>
                <w:b/>
                <w:bCs/>
                <w:i w:val="0"/>
                <w:iCs w:val="0"/>
                <w:color w:val="FF0000"/>
                <w:kern w:val="0"/>
                <w:sz w:val="20"/>
                <w:szCs w:val="20"/>
                <w:u w:val="none"/>
                <w:lang w:val="en-US" w:eastAsia="zh-CN" w:bidi="ar"/>
              </w:rPr>
              <w:t>（公安部检验报告证明）</w:t>
            </w:r>
            <w:commentRangeEnd w:id="33"/>
            <w:r>
              <w:commentReference w:id="33"/>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9、需支持IK10防暴等级。需支持IP67防护等级。</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10、具有≥1个RJ45网络接口，2路音频输入，1路音频输出，3路报警输入，2路报警输出，1个RS485接口，1个DC12V输出接口。</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11、设备具有耀光抑制功能，耀光区域≤1%。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网络硬盘录像机（24盘位）NVR</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1、具有≥2个HDMI接口、2个DP接口、2个V-DP接口、1个VGA接口、4个 RJ45 2.5Gbps网络接口；≥2个USB2.0接口、4个USB3.0接口、1个RS232接口、1个RS485接口（可接入RS485键盘）、1个eSata接口；1+1冗余电源，1+1冗余风扇；具有≥1路音频输入接口、1路音频输出接口、16路报警输入接口、8路报警输出接口、可内置24块SATA3.0接口硬盘。可选配4个千兆网络光口; 可选配≥2个V-SAS接口（可接入2个存储扩展柜）；前面板可选配1个≥7英寸LCD屏幕</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3、支持最大接入带宽≥ 1024Mbps，最大存储带宽 ≥1024Mbps，最大转发带宽≥ 1024Mbps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4、▲主板支持8通道输出，包括HDMI1、HDMI2、DP1、DP2、V-DP1、V-DP2、VGA和选配的前面板，各输出口均支持显示系统主菜单；且每路均可分别进行预览、录像、查看及配置操作</w:t>
            </w:r>
            <w:commentRangeStart w:id="34"/>
            <w:r>
              <w:rPr>
                <w:rFonts w:hint="eastAsia" w:ascii="宋体" w:hAnsi="宋体" w:eastAsia="宋体" w:cs="宋体"/>
                <w:b/>
                <w:bCs/>
                <w:i w:val="0"/>
                <w:iCs w:val="0"/>
                <w:color w:val="FF0000"/>
                <w:kern w:val="0"/>
                <w:sz w:val="20"/>
                <w:szCs w:val="20"/>
                <w:u w:val="none"/>
                <w:lang w:val="en-US" w:eastAsia="zh-CN" w:bidi="ar"/>
              </w:rPr>
              <w:t>（以公安部检测报告为准）</w:t>
            </w:r>
            <w:commentRangeEnd w:id="34"/>
            <w:r>
              <w:commentReference w:id="34"/>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支持3种输出模式：4K模式、单8K模式和双8K模式。在4K模式下，支持选取HDMI1/HDMI2/DP1/DP2或者HDMI1/HDMI2/V-DP1/V-DP2作为输出口，输出4组异源4K(4096×2160)视频图像。在单8K模式下，支持选取DP1/DP2/V-DP1/V-DP2四个输出口中的任一个输出口为8K(7680×4320)输出口，HDMI1和HDMI2仍可为异源4K(4096×2160)输出。在双8K模式下，仅可选择DP1/DP2或者V-DP1/V-DP2输出异源双8K(7680×4320)视频图像</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6、可同时显示输出≥64路2MP、 H.265 编码、≥25fps、≥1920×1080 格式的视频图像</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7、最大支持≥128个分屏预览；用户可自定义画面分屏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8T监控级硬盘</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视频监控系统的（1）户政便民服务中心、联合作中心监控”中“3.8T企业硬盘”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拾音器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视频监控系统的（1）户政便民服务中心、联合作中心监控”中“4.拾音器”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(5)、档案室保密室装备管理室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高清全景摄像机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视频监控系统的(4)、执法办案中心”中“1.高清全景摄像机”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拾音器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视频监控系统的（1）户政便民服务中心、联合作中心监控”中“4.拾音器”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网络硬盘录像机（24盘位）NVR</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视频监控系统的(4)、执法办案中心”中“2.网络硬盘录像机（24盘位）NVR”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8T监控级硬盘</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视频监控系统的（1）户政便民服务中心、联合作中心监控”中“3.8T企业硬盘”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（6）后台管理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后台管理平台硬件</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1、CPU：核数≥10核，主频≥2.4GHz （可扩展至2颗）</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2、内存：配置≥32G DDR4，具备≥16根内存插槽，最大支持扩展至≥2TB内存</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3、硬盘：配置≥4块600G 10K 2.5寸 SAS硬盘； 最高支持≥12块3.5寸(兼容2.5寸)热插拔SAS/SATA硬盘，支持可选≥2块后置热插拔≥2.5寸硬盘</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4、阵列卡：配置SAS_HBA卡，支持RAID 0/1/10 ;</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5、PCIE扩展：支持≥6个PCIE扩展插槽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6、网口：板载≥2个千兆电口; 支持选配10GbE、25GbE SFP+等多种网络接口</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7、其他接口：≥1个RJ45管理接口，后置2个USB 3.0接口，前置2个USB2.0接口，1个VGA接口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监视器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1、LCD显示单元为：≥55“超窄边液晶屏；单元物理拼缝≤3.5mm，物理分辨率达到≥1920×1080，响应时间≤6.5ms。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2、LCD显示单元亮度达到600cd/㎡，静态对比度达到3500：1，图像显示清晰度≥950TVL，亮度鉴别等级为11级。</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3、LCD产品具备CCC、CQC节能认证证书</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4、采用宽动态技术，能自动适应不同场频状下的高速图像信号，可使图像动态对比度到60000:1。</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5、垂直可视视角≥178°，显示色彩≥16.7M。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6、内置MPEG、JPEG和 Real media解码器，支持点播U盘、移动硬盘中的视频、图片、音频或文本资源。</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7、用户通过客户端设置开机延时时间，设备开机时根据延时时间执行开机动作。延时时间以ms为单位，范围0-3000ms。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8、设备支持节能模式，打开节能模式后，对应拼接单元上会依次显示实时百分比功率、实时功率、累计功率等直观显示项目。</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9、支持边缘屏蔽功能，可消除显示终端上存在的黑边及因拼缝带来的图像变形。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管理系统软件</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1、最大支持用户200000个，最大支持500个用户并发登录请求以及5000个用户同时在线</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2、最大支持管控1000000个人员，每个人员可涉及人脸、指纹、卡</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支持多样的人员信息采集途径，并支持人脸照片质量评分。采集途径包括但不限于：①通过多功能采集设备在线采集人脸、指纹、身份证信息；②在公网或内网环境下，通过APP方式实现人脸照片采集；③通过人证比对设备实现离线或在线自助采集人脸照片；④通过平台批量导入人脸照片，人脸照片可通过人脸照片预处理工具校验照片命名、大小和质量是否符合规范</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支持多类数据自定义扩展，包括但不限于门禁事件展示信息与查询信息自定义扩展、考勤数据来源自定义扩展、考勤事件类型自定义扩展、考勤规则自定义扩展、食堂消费规则自定义扩展、巡更点自定义扩展、车辆和卡片信息自定义扩展、停车场放行规则自定义扩展、停车场收费规则自定义扩展、停车场支付方式自定义扩展</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5、支持部署组件（服务）到服务器集群，并进行集群管理</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6、支持以中心管理服务为核心的网络拓扑结构，支持对系统中的分组、服务器、组件等统计概览、查看</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8、支持在预览监控点画面时进行一键上墙、 云台控制、语音对讲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(二)、人脸门禁系统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(1)、公共区域门禁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人脸门禁一体机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1、设备采用≥7英寸LCD触摸显示屏，屏幕流明度≥350cd/㎡，分辨率不小于1024*600，屏幕防暴等级≥IK04。（公安部检验报告证明）</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2、设备采用嵌入式Linux系统，支持刷脸认证，支持IC卡，身份证卡号读取，CPU卡内容读取及开启/关闭NFC刷卡功能，并支持指纹蓝牙一体模块（具有指纹和蓝牙功能）或身份证模块拼接扩展。</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3、设备采用高清双目宽动态相机（可见光摄像头*1，红外摄像头*1），最大分辨率：1920×1080。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4、设备本地人脸库存储容量≥6000张，本地卡存储容量≥6000张，本地出入记录存储容量50000条。</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5、设备具有丰富的硬件接口，应不少于以下硬件接口及能力：LAN*1（10M/100M/1000M自适应）；≥RS485*1；韦根*1； USB *1；喇叭扬声器；I/O输出*2； I/O输入*4； PSAM*1；SIM*1；机械防拆开关*1。</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6、▲1.支持在≤0.001lux低照度无补光环境下正常实现人脸识别；2.人脸识别距离：0.2~3m，识别高度范围为0.9~2.2m；3. 人脸识别误识率≤0.01%的条件下，准确率99.85%；4. 人脸比对平均时间≤0.2s；5.支持防假体攻击功能，对视频、电子照片、打印照片中的人脸应不能进行人脸识别</w:t>
            </w:r>
            <w:commentRangeStart w:id="35"/>
            <w:r>
              <w:rPr>
                <w:rFonts w:hint="eastAsia" w:ascii="宋体" w:hAnsi="宋体" w:eastAsia="宋体" w:cs="宋体"/>
                <w:b/>
                <w:bCs/>
                <w:i w:val="0"/>
                <w:iCs w:val="0"/>
                <w:color w:val="FF0000"/>
                <w:kern w:val="0"/>
                <w:sz w:val="20"/>
                <w:szCs w:val="20"/>
                <w:u w:val="none"/>
                <w:lang w:val="en-US" w:eastAsia="zh-CN" w:bidi="ar"/>
              </w:rPr>
              <w:t>（公安部检验报告证明）</w:t>
            </w:r>
            <w:commentRangeEnd w:id="35"/>
            <w:r>
              <w:commentReference w:id="35"/>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8、设备支持多种人脸注册方式：设备本地人脸注册；本地U盘导入人员信息； 远程中心下发人脸；通过APP采集人脸并注册下发。</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9、设备支持视频对讲功能，可跟平台或客户端、室内机、管理机、手机APP进行视频对讲；同时支持管理中心远程视频预览功能； 支持接入NVR设备，实现视频监控录像 。</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10、设备支持中心下发黑名单信息；支持本地黑名单信息比对；支持本地黑名单报警功能，报警信息可上传平台。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门锁</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最大静态直线拉力≥280kg*2</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具有电锁状态指示灯（红灯为开锁状态， 绿灯为上锁状态）</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支持锁状态侦测信号(门磁)输出：NO/NC/COM接点</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具有CE/FCC/WEEE/REACH/ROHS认证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开门按钮</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结构：塑料面板。</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最大耐用电流1.25A电压250V。</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输出：常开。</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适合埋入式电器盒适用。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人脸门禁一体机电源</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输入电压：100-240VAC。</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输出电压：12V。</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输出电流：4.17A。</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支持蓄电池接入。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（2）、执法办案区域门禁，档案室保密室装备管理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AB门门禁控制系统</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b/>
                <w:bCs/>
                <w:i w:val="0"/>
                <w:iCs w:val="0"/>
                <w:color w:val="FF0000"/>
                <w:kern w:val="0"/>
                <w:sz w:val="20"/>
                <w:szCs w:val="20"/>
                <w:u w:val="none"/>
                <w:lang w:val="en-US" w:eastAsia="zh-CN" w:bidi="ar"/>
              </w:rPr>
              <w:t>1、▲主机应具有丰富的通讯接口、控制接口及拓展接口：TCP/IP接口≥1个；上行RS485通讯接口2个；下行RS485通讯接口≥2个；wiegand通讯接口≥4个；可接入最多读卡器数量≥8个，其中≥4个RS485读卡器和≥4个wiegand读卡器；报警输入接口≥4个；事件输入接口≥4个；门磁输入接口≥2个；开门按钮接口≥2个；电锁输出接口≥2个；报警输出接口≥4个。</w:t>
            </w:r>
            <w:commentRangeStart w:id="36"/>
            <w:r>
              <w:rPr>
                <w:rFonts w:hint="eastAsia" w:ascii="宋体" w:hAnsi="宋体" w:eastAsia="宋体" w:cs="宋体"/>
                <w:b/>
                <w:bCs/>
                <w:i w:val="0"/>
                <w:iCs w:val="0"/>
                <w:color w:val="FF0000"/>
                <w:kern w:val="0"/>
                <w:sz w:val="20"/>
                <w:szCs w:val="20"/>
                <w:u w:val="none"/>
                <w:lang w:val="en-US" w:eastAsia="zh-CN" w:bidi="ar"/>
              </w:rPr>
              <w:t>（公安部检验报告证明）</w:t>
            </w:r>
            <w:commentRangeEnd w:id="36"/>
            <w:r>
              <w:commentReference w:id="36"/>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2、主机应能同时接入RS485和wiegand接口的读卡器，能通过RS485接口连接读卡器组成环网，实现环路检测和冗余功能。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主机应能对门的开启方式，卡的各种使用权限进行组合设置，实现不同场景的权限管理，故应具有以下功能：反潜回（防跟随）功能；多门互锁功能；多重卡认证开门功能；多重卡+中心远程开门功能；多重卡+超级密码开门功能；多重卡+超级卡开门功能；超级权限开门；中心远程开门；支持身份证开门；支持银行卡开门；支持单向刷卡（指纹）和双向刷卡（指纹）开门。</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4、主机应具有消防联动功能，当检测到消防信号后，可以自动打开门锁。</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5、主机应具有大容量存储能力，应最多支持≥10万卡片管理和≥30万事件记录存储。</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9、主机应具防区报警功能，有4个入侵探测接口，能够联动报警输出。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10、主机应具有备用电源功能，可内置蓄电池，当主机电源切断后，设备应能自动切换到蓄电池供电，使用主电源时应能自动给蓄电池充电。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电插锁门铃</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1、光电控制技术，防止机械故障</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2、超低温设计，更安全更耐用</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3、超低功耗设计，更耐用更环保</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4、4万次通电上锁耐用度</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5、内置反向电流，防止装置(MOV)</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6、产品规格，配套齐全，适用各类型门锁安装</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7、延时设置：0/3/6/9秒可调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闭门器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1.适装门重：60-85KG      </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2.适装门宽 ≤ 1100mm         </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4.开门角度 ≤ 180°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6.双段速度可调：锁门速度：0°--15°范围内可调，闭门速度：15°--180°范围内可调</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7.使用寿命100万次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人脸门禁一体机电源</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输入电压：100-240VAC。</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输出电压：12V。</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输出电流：4.17A。</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支持蓄电池接入。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门禁管控与状态显示一体机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1、设备采用≥10.1英寸LCD触摸显示屏，分辨率不小于1024*600，屏幕防冲击防护等级IK04。</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2、设备采用高清双目相机≥（1路可见光摄像头，1路红外摄像头），最大分辨率为≥1920×1080，帧率25帧/s。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3、设备本地人脸库存储容量≥20000张，本地卡存储容量≥50000张，本地出入记录存储容量≥50000条。</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4、设备具有丰富的硬件接口，应不少于以下硬件接口及能力：≥ LAN*1（10M/100M/1000M自适应） ；RS485*1；韦根*1；USB*1；喇叭扬声器；I/O输出*2； I/O输入*4；PSAM*1；SIM*1，机械防拆开关*1。</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设备支持人脸识别功能，现场抓拍人脸照片与本地人脸库照片进行比对，进行人员身份核验；支持人脸在画面内持续动态跟踪；支持本地离线人脸比对功能；支持同一画面内最多3人同时实现人脸检测及人脸识别，并在设备本地界面显示多人的识别比对结果；支持侧脸、部分遮挡、表情、戴眼镜及帽子等情景下的人脸识别；支持用户人脸数据下载及人脸识别双线程同步工作；人脸识别水平区域范围可设置；人脸在各角度偏移角±45°内应能进行人脸识别，识别偏转角范围能在本地及平台进行设置；支持设置多个比对阈值。</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7、▲设备支持人脸识别、刷卡、二维码、密码等认证方式，且支持以上任意一种、任意两种或三种组合认证开门；根据使用场景，认证开门方式还应包括：多重认证开门、多重+平台远程认证开门、多重+超级密码开门、超级权限开门、平台远程开门、APP远程开门、室内机及管理机远程开门。并且支持反潜回（防重入）功能，并可按时间段管控，支持255组时段计划模板。</w:t>
            </w:r>
            <w:commentRangeStart w:id="37"/>
            <w:r>
              <w:rPr>
                <w:rFonts w:hint="eastAsia" w:ascii="宋体" w:hAnsi="宋体" w:eastAsia="宋体" w:cs="宋体"/>
                <w:b/>
                <w:bCs/>
                <w:i w:val="0"/>
                <w:iCs w:val="0"/>
                <w:color w:val="FF0000"/>
                <w:kern w:val="0"/>
                <w:sz w:val="20"/>
                <w:szCs w:val="20"/>
                <w:u w:val="none"/>
                <w:lang w:val="en-US" w:eastAsia="zh-CN" w:bidi="ar"/>
              </w:rPr>
              <w:t>（公安部检验报告证明）</w:t>
            </w:r>
            <w:commentRangeEnd w:id="37"/>
            <w:r>
              <w:commentReference w:id="37"/>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10、设备支持黑名单功能，支持中心下发黑名单信息，本地黑名单信息比对、报警，报警信息可上传平台。</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11、设备应具备以下报警功能：当连续若干次在目标信息识读设备或管理/控制部分上实施错误操作时；当未使用授权的钥匙而强行通过出入口；未经正常操作而使出入口开启时；出入口开启时间超过设定值； 设备被拆除； 胁迫码； 黑名单事件；应具有2路入侵探测接口，能联动报警输出； 应具有防拆功能，强力拆除时，可上传报警事件到中心。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门禁控制设备—电磁锁版</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最大静态直线拉力≥280kg*2</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具有电锁状态指示灯（红灯为开锁状态， 绿灯为上锁状态）</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支持锁状态侦测信号(门磁)输出：NO/NC/COM接点</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具有CE/FCC/WEEE/REACH/ROHS认证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开门按钮</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二)、人脸门禁系统的(1)、公共区域门禁”中“3.开门按钮”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（3）、指挥中心门禁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人脸门禁一体机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二)、人脸门禁系统的(1)、公共区域门禁”中“1.人脸门禁一体机”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门锁</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二)、人脸门禁系统的(1)、公共区域门禁”中“2.门锁”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开门按钮</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二)、人脸门禁系统的(1)、公共区域门禁”中“3.开门按钮”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人脸门禁一体机电源</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二)、人脸门禁系统的(1)、公共区域门禁”中“4.人脸门禁一体机电源”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(三)、访客管理系统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速通门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1、闸机通道采用厚度不低于1.2mm的不锈钢板材；门翼支持选用不锈钢或亚克力或钢化玻璃材质； 通道宽度满足550mm-1400mm可选； 设备采用不少于6对红外对射，能够在晴天、雨天等环境下稳定运行，不产生误报。</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2、设备采用直流无刷伺服电机，具备编码系统，门翼到位检测精度可以达道0.2°，实现门翼转动位置的实时检测。 门翼开门速度和关门速度支持单独设置； 门翼开/关门最快速度达到0.6s，支持10档可调； </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3、闸机通道外壳防护等级应达到IP54的要求，设备机身外壳的人员通行检测部分、指示部分应符合IK07的要求，其他表面应符合IK08的要求。</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闸机通道应具备异常开门报警、翻越报警、尾随报警、反向闯入报警、通行超时报警、误闯报警、防拆报警等报警功能，当符合触发条件的事件发生时，会有报警提示（包括语音播报、指示灯、IO信号联动输出），同时上传报警事件。</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5、设备支持记忆模式，可实现连续快速通行：当一次输入多个开闸信号或多个认证授权命令时，设备应能记忆开闸次数，并且设备可记忆的开闸无次数限制</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6、通行指示灯支持红、蓝两种颜色，可以通过PC web登录设备后对通行指示灯的亮度进行修改，门翼灯支持红、绿、蓝、白四种颜色。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双目平板人脸刷卡一体机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b/>
                <w:bCs/>
                <w:i w:val="0"/>
                <w:iCs w:val="0"/>
                <w:color w:val="FF0000"/>
                <w:kern w:val="0"/>
                <w:sz w:val="20"/>
                <w:szCs w:val="20"/>
                <w:u w:val="none"/>
                <w:lang w:val="en-US" w:eastAsia="zh-CN" w:bidi="ar"/>
              </w:rPr>
              <w:t>1、▲设备采用嵌入式Linux系统，≥7英寸LCD触摸显示屏，屏幕分辨率不小于1024*600，屏幕防冲击防护等级IK04，除后壳盖板外的外壳防冲击防护等级IK07，支持IP65防水等级。</w:t>
            </w:r>
            <w:commentRangeStart w:id="38"/>
            <w:r>
              <w:rPr>
                <w:rFonts w:hint="eastAsia" w:ascii="宋体" w:hAnsi="宋体" w:eastAsia="宋体" w:cs="宋体"/>
                <w:b/>
                <w:bCs/>
                <w:i w:val="0"/>
                <w:iCs w:val="0"/>
                <w:color w:val="FF0000"/>
                <w:kern w:val="0"/>
                <w:sz w:val="20"/>
                <w:szCs w:val="20"/>
                <w:u w:val="none"/>
                <w:lang w:val="en-US" w:eastAsia="zh-CN" w:bidi="ar"/>
              </w:rPr>
              <w:t>（公安部检验报告证明）</w:t>
            </w:r>
            <w:commentRangeEnd w:id="38"/>
            <w:r>
              <w:commentReference w:id="38"/>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2、设备采用高清双目相机宽动态相机（1路可见光摄像头，1路红外摄像头），可适应强光、逆光、暗光等条件的人脸识别，最大分辨率≥1920×1080，帧率≥30帧/s，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3、设备本地人脸库存储容量≥50000张，本地卡存储容量≥50000张，本地出入记录存储容量≥100000条。</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4、设备具有丰富的硬件接口，应不少于以下硬件接口及能力：≥ LAN*1（10M/100M/1000M自适应） ；WIFI*1；RS485*1；韦根*1；USB*1；喇叭扬声器；I/O输出*2； I/O输入*4；PSAM*1；SIM*1；红绿双色LED状态灯；机械防拆开关*1。</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设备支持人脸识别、人证比对（需外接身份证阅读器）、刷卡（需外接读卡器）、二维码、密码等认证方式，且支持以上任意一种、任意两种或三种组合认证开门；根据使用场景，认证开门方式还应包括：多重卡认证开门、多重卡+中心远程认证开门、多重卡+超级密码开门、多重卡+超级卡开门、 首卡开门、超级权限开门、管理中心远程开门、APP远程开门、室内机及管理机远程开门。并且支持255组时段计划模板、1024个假日计划管理，也可支持常开、常闭</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设备支持视频对讲功能，支持本地设置小区期号、楼号、房间号信息，可跟平台或客户端、室内机、管理机、手机APP进行视频对讲；支持管理中心远程视频预览功能；同时支持接入NVR设备，实现视频监控录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IC卡发卡器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1、设备采用≥3.97英寸LCD触摸显示屏，屏幕支持多点触控操作，屏幕流明度≥350cd/㎡，分辨率不小于480*800，屏幕防暴等级IK04。</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2、设备采用嵌入式Linux系统，具有用户卡号、指纹、人脸、身份证信息等用户信息采集登记。</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3、设备采用高清双目宽动态相机≥（可见光摄像头*1，红外摄像头*1），最大分辨率：≥1920×1080。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4、设备本地用户库存储容量≥2000张，支持每个用户≥10张卡信息登记。支持每个用户10枚指纹信息登记。</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5、设备具有丰富的硬件接口，应不少于以下硬件接口及能力：≥LAN*1；WiFi*1；USB *1；Type C USB *1；扬声器；PSAM卡槽（小）*3；PSAM卡槽（大）*1；电源接口*1。</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6、设备支持以下采集方式：用户卡号、指纹、人脸、身份证； 支持普通CPU卡、国密CPU卡发卡授权；支持指纹采集及查重功能；支持人脸防假体攻击功能检查，对电子照片、视频人脸不能进行人脸认证登录；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音视频显示终端</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1、屏幕尺寸：≥55英寸</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2、▲显示：所投产品采用DLED背光，支持≥3840×2160@60Hz 超高清 ≥4K 分辨率，显示比例支持 16：9 ，兼容 4：3、16：10；屏幕占比≥95%，色深≥ 10bit，可视角度≥178°，NTSC色域≥90%，亮度≥380cd/m²</w:t>
            </w:r>
            <w:commentRangeStart w:id="39"/>
            <w:r>
              <w:rPr>
                <w:rFonts w:hint="eastAsia" w:ascii="宋体" w:hAnsi="宋体" w:eastAsia="宋体" w:cs="宋体"/>
                <w:b/>
                <w:bCs/>
                <w:i w:val="0"/>
                <w:iCs w:val="0"/>
                <w:color w:val="FF0000"/>
                <w:kern w:val="0"/>
                <w:sz w:val="20"/>
                <w:szCs w:val="20"/>
                <w:u w:val="none"/>
                <w:lang w:val="en-US" w:eastAsia="zh-CN" w:bidi="ar"/>
              </w:rPr>
              <w:t>；需提供带有 CNAS、CMA、CAL 标识的第三方检测报告复印件证明</w:t>
            </w:r>
            <w:commentRangeEnd w:id="39"/>
            <w:r>
              <w:commentReference w:id="39"/>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4、摄像头：支持≥ 9216×5184分辨率（4800W）拍摄，实时预览分辨率为3840*2160@20；视场角：对角线≥120°，水平≥113°，垂直≥81°，畸变≤6%；</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5、麦克风：内置全指向 ≥8阵列麦克风， 采样率≥32K，采样位≥24bit ，灵敏度≥-38dB ，0.15%THD，信噪比≥ 66dB， 拾音距离≥12m，音频带宽 0~16000Hz</w:t>
            </w:r>
            <w:ins w:id="371" w:author="Administrator" w:date="2023-10-08T14:28:06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t>，频响范围 100Hz-10kHz</w:t>
            </w:r>
            <w:ins w:id="372" w:author="Administrator" w:date="2023-10-08T14:28:09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t>，360°拾音；</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6、CPU≥A72×2+A53×4，最高主频≥1.8GHz；GPU≥ T860（4核）；</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7、内存及存储：RAM：</w:t>
            </w:r>
            <w:ins w:id="373" w:author="Administrator" w:date="2023-10-08T14:28:13Z">
              <w:r>
                <w:rPr>
                  <w:rFonts w:hint="eastAsia" w:ascii="宋体" w:hAnsi="宋体" w:eastAsia="宋体" w:cs="宋体"/>
                  <w:b/>
                  <w:bCs/>
                  <w:i w:val="0"/>
                  <w:iCs w:val="0"/>
                  <w:color w:val="FF0000"/>
                  <w:kern w:val="0"/>
                  <w:sz w:val="20"/>
                  <w:szCs w:val="20"/>
                  <w:u w:val="none"/>
                  <w:lang w:val="en-US" w:eastAsia="zh-CN" w:bidi="ar"/>
                </w:rPr>
                <w:t>不低于</w:t>
              </w:r>
            </w:ins>
            <w:r>
              <w:rPr>
                <w:rFonts w:hint="eastAsia" w:ascii="宋体" w:hAnsi="宋体" w:eastAsia="宋体" w:cs="宋体"/>
                <w:b/>
                <w:bCs/>
                <w:i w:val="0"/>
                <w:iCs w:val="0"/>
                <w:color w:val="FF0000"/>
                <w:kern w:val="0"/>
                <w:sz w:val="20"/>
                <w:szCs w:val="20"/>
                <w:u w:val="none"/>
                <w:lang w:val="en-US" w:eastAsia="zh-CN" w:bidi="ar"/>
              </w:rPr>
              <w:t>4 GB，ROM：</w:t>
            </w:r>
            <w:ins w:id="374" w:author="Administrator" w:date="2023-10-08T14:28:14Z">
              <w:r>
                <w:rPr>
                  <w:rFonts w:hint="eastAsia" w:ascii="宋体" w:hAnsi="宋体" w:eastAsia="宋体" w:cs="宋体"/>
                  <w:b/>
                  <w:bCs/>
                  <w:i w:val="0"/>
                  <w:iCs w:val="0"/>
                  <w:color w:val="FF0000"/>
                  <w:kern w:val="0"/>
                  <w:sz w:val="20"/>
                  <w:szCs w:val="20"/>
                  <w:u w:val="none"/>
                  <w:lang w:val="en-US" w:eastAsia="zh-CN" w:bidi="ar"/>
                </w:rPr>
                <w:t>不低于</w:t>
              </w:r>
            </w:ins>
            <w:bookmarkStart w:id="98" w:name="_GoBack"/>
            <w:bookmarkEnd w:id="98"/>
            <w:r>
              <w:rPr>
                <w:rFonts w:hint="eastAsia" w:ascii="宋体" w:hAnsi="宋体" w:eastAsia="宋体" w:cs="宋体"/>
                <w:b/>
                <w:bCs/>
                <w:i w:val="0"/>
                <w:iCs w:val="0"/>
                <w:color w:val="FF0000"/>
                <w:kern w:val="0"/>
                <w:sz w:val="20"/>
                <w:szCs w:val="20"/>
                <w:u w:val="none"/>
                <w:lang w:val="en-US" w:eastAsia="zh-CN" w:bidi="ar"/>
              </w:rPr>
              <w:t>64 GB，支持扩充存储64GB或128GB；</w:t>
            </w:r>
            <w:commentRangeStart w:id="40"/>
            <w:r>
              <w:rPr>
                <w:rFonts w:hint="eastAsia" w:ascii="宋体" w:hAnsi="宋体" w:eastAsia="宋体" w:cs="宋体"/>
                <w:b/>
                <w:bCs/>
                <w:i w:val="0"/>
                <w:iCs w:val="0"/>
                <w:color w:val="FF0000"/>
                <w:kern w:val="0"/>
                <w:sz w:val="20"/>
                <w:szCs w:val="20"/>
                <w:u w:val="none"/>
                <w:lang w:val="en-US" w:eastAsia="zh-CN" w:bidi="ar"/>
              </w:rPr>
              <w:t>需提供带有 CNAS、CMA、CAL 标识的第三方检测报告复印件证明</w:t>
            </w:r>
            <w:commentRangeEnd w:id="40"/>
            <w:r>
              <w:commentReference w:id="40"/>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9、操作系统：内置Android 11.0操作系统定制开发，支持多任务分屏协作，分屏显示时，支持屏幕中间分屏界限拖拉，改变分屏应用窗口比例，同时随着分屏的比例改变应用自适应菜单和内容系统；</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10、视频接口：视频输入接口≥ HDMI2.0 IN （4K@30Hz）×2路； 视频输出接口 HDMI OUT（4K@60Hz）×1 路； 使用外接HDMI设备时，信号源可以自动切换至相应设备，拔出后自动返回原通道；</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11、白板内置浏览器：白板软件内支持浏览器搜索，长按网页中的图片插入白板，或截图插入；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(四)、报警系统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（1）、1F接警窗口、户政大厅各1套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报警主机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1、≥8个板载有线防区，可扩展至≥256个（其中≥64个扩展防区可为无线防区）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2、≥4个板载触发器输出，可扩展至≥256个</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3、支持设防、撤防、恢复、身份验证、查询事件记录、旁路、强制设防</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4、支持≥8个无线485模块（DS-PM-RSWR），每个模块可连接8个无线探测器，最多支持64个无线防区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5、支持≥8000条报警事件记录，</w:t>
            </w:r>
            <w:ins w:id="375" w:author="Administrator" w:date="2023-10-08T14:27:32Z">
              <w:r>
                <w:rPr>
                  <w:rFonts w:hint="eastAsia" w:ascii="宋体" w:hAnsi="宋体" w:eastAsia="宋体" w:cs="宋体"/>
                  <w:i w:val="0"/>
                  <w:iCs w:val="0"/>
                  <w:color w:val="000000"/>
                  <w:kern w:val="0"/>
                  <w:sz w:val="20"/>
                  <w:szCs w:val="20"/>
                  <w:u w:val="none"/>
                  <w:lang w:val="en-US" w:eastAsia="zh-CN" w:bidi="ar"/>
                </w:rPr>
                <w:t>≥</w:t>
              </w:r>
            </w:ins>
            <w:r>
              <w:rPr>
                <w:rFonts w:hint="eastAsia" w:ascii="宋体" w:hAnsi="宋体" w:eastAsia="宋体" w:cs="宋体"/>
                <w:i w:val="0"/>
                <w:iCs w:val="0"/>
                <w:color w:val="000000"/>
                <w:kern w:val="0"/>
                <w:sz w:val="20"/>
                <w:szCs w:val="20"/>
                <w:u w:val="none"/>
                <w:lang w:val="en-US" w:eastAsia="zh-CN" w:bidi="ar"/>
              </w:rPr>
              <w:t>2000条操作日志和</w:t>
            </w:r>
            <w:ins w:id="376" w:author="Administrator" w:date="2023-10-08T14:27:34Z">
              <w:r>
                <w:rPr>
                  <w:rFonts w:hint="eastAsia" w:ascii="宋体" w:hAnsi="宋体" w:eastAsia="宋体" w:cs="宋体"/>
                  <w:i w:val="0"/>
                  <w:iCs w:val="0"/>
                  <w:color w:val="000000"/>
                  <w:kern w:val="0"/>
                  <w:sz w:val="20"/>
                  <w:szCs w:val="20"/>
                  <w:u w:val="none"/>
                  <w:lang w:val="en-US" w:eastAsia="zh-CN" w:bidi="ar"/>
                </w:rPr>
                <w:t>≥</w:t>
              </w:r>
            </w:ins>
            <w:r>
              <w:rPr>
                <w:rFonts w:hint="eastAsia" w:ascii="宋体" w:hAnsi="宋体" w:eastAsia="宋体" w:cs="宋体"/>
                <w:i w:val="0"/>
                <w:iCs w:val="0"/>
                <w:color w:val="000000"/>
                <w:kern w:val="0"/>
                <w:sz w:val="20"/>
                <w:szCs w:val="20"/>
                <w:u w:val="none"/>
                <w:lang w:val="en-US" w:eastAsia="zh-CN" w:bidi="ar"/>
              </w:rPr>
              <w:t>1500条管理记录，支持远程搜索查询事件日志</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6、支持≥32个LCD键盘包括1个全局键盘和31个子系统键盘，键盘总线总长度1.2km（Φ1.5mm）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7、支持≥1路12V/1A辅电输出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8、支持SDK、NAL2300协议</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9、支持网络用户≥32个，包括管理员、操作员、安装员，制造商</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10、设备可在过压状态（ＡＣ电压额定值的１１５％）下正常工作，无误报警、漏报警</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11、工作温度：–10℃～+55℃</w:t>
            </w:r>
            <w:ins w:id="377" w:author="Administrator" w:date="2023-10-08T14:27:22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t>；工作湿度：10％--90％</w:t>
            </w:r>
            <w:ins w:id="378" w:author="Administrator" w:date="2023-10-08T14:27:24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控制键盘</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afterAutospacing="0"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1、支持≥80x25mm大屏显示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2、支持LED显示系统实时状态</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3、支持LCD显示自定义防区名称</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4、支持刷卡布撤防，但刷卡不支持消警功能，卡片数量由主机限制，目前网络主机最大可添加32张卡片</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5、支持连接遥控器进行远程布撤防，键盘最多所能支持的无线遥控器数量由主机决定，最多支持</w:t>
            </w:r>
            <w:ins w:id="379" w:author="Administrator" w:date="2023-10-08T14:27:15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32个遥控器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主机蓄电池</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1、≥12V,7AH蓄电池</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2、标准电压12V，额定容量≥7.0Ah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声光报警器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1、警号（红白色）；</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2、报警音量: 105dB at 30cm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3、防护等级：</w:t>
            </w:r>
            <w:ins w:id="380" w:author="Administrator" w:date="2023-10-08T14:27:10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IP54，室外防水</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4、内置水平仪，便于辅助安装</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5、支持关闭报警声音输出，实现声光报警模式和光闪模式切换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紧急求助按钮</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1、外壳防护等级</w:t>
            </w:r>
            <w:ins w:id="381" w:author="Administrator" w:date="2023-10-08T14:27:02Z">
              <w:r>
                <w:rPr>
                  <w:rFonts w:hint="eastAsia" w:ascii="宋体" w:hAnsi="宋体" w:eastAsia="宋体" w:cs="宋体"/>
                  <w:i w:val="0"/>
                  <w:iCs w:val="0"/>
                  <w:color w:val="000000"/>
                  <w:kern w:val="0"/>
                  <w:sz w:val="20"/>
                  <w:szCs w:val="20"/>
                  <w:u w:val="none"/>
                  <w:lang w:val="en-US" w:eastAsia="zh-CN" w:bidi="ar"/>
                </w:rPr>
                <w:t>不低</w:t>
              </w:r>
            </w:ins>
            <w:ins w:id="382" w:author="Administrator" w:date="2023-10-08T14:27:05Z">
              <w:r>
                <w:rPr>
                  <w:rFonts w:hint="eastAsia" w:ascii="宋体" w:hAnsi="宋体" w:eastAsia="宋体" w:cs="宋体"/>
                  <w:i w:val="0"/>
                  <w:iCs w:val="0"/>
                  <w:color w:val="000000"/>
                  <w:kern w:val="0"/>
                  <w:sz w:val="20"/>
                  <w:szCs w:val="20"/>
                  <w:u w:val="none"/>
                  <w:lang w:val="en-US" w:eastAsia="zh-CN" w:bidi="ar"/>
                </w:rPr>
                <w:t>于</w:t>
              </w:r>
            </w:ins>
            <w:r>
              <w:rPr>
                <w:rFonts w:hint="eastAsia" w:ascii="宋体" w:hAnsi="宋体" w:eastAsia="宋体" w:cs="宋体"/>
                <w:i w:val="0"/>
                <w:iCs w:val="0"/>
                <w:color w:val="000000"/>
                <w:kern w:val="0"/>
                <w:sz w:val="20"/>
                <w:szCs w:val="20"/>
                <w:u w:val="none"/>
                <w:lang w:val="en-US" w:eastAsia="zh-CN" w:bidi="ar"/>
              </w:rPr>
              <w:t>IP30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2、自锁式装置，满足被触发后探测器应立即产生紧急报警信号并保持报警状态</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3、耐久性：探测器在正常环境条件下，承受频率为30次/min，共计5000次的触发-恢复循环后，应无机械故障，也不应有器件损坏或触点粘连</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单防区模块</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1、支持≥1路防区输入，用于连接常开（NO）或常闭（NC）触点的受监测输入防区，使用8.2K终端（EOL）电阻监测触点，可与兼容的多路复用扩展模块配合使用，并占用系统上的一个扩展防区。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2、可输出1组常开（NO）和常闭（NC）继电器开关量信号，并占用总线系统上的一个扩展触发器。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（2）、2F枪弹库</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报警主机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四)、报警系统(1)、1F接警窗口、户政大厅各1套”中“1.报警主机”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控制键盘</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四)、报警系统(1)、1F接警窗口、户政大厅各1套”中“2.控制键盘”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主机蓄电池</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四)、报警系统(1)、1F接警窗口、户政大厅各1套”中“3.主机蓄电池”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声光报警器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四)、报警系统(1)、1F接警窗口、户政大厅各1套”中“4.声光报警器”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单防区模块</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四)、报警系统(1)、1F接警窗口、户政大厅各1套”中“6.单防区模块”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探测器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1、外壳防护等级</w:t>
            </w:r>
            <w:ins w:id="383" w:author="Administrator" w:date="2023-10-08T14:26:57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IP65</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2、探测范围：直径8m（安装高度≥3.6m），报警持续时间≥1s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3、红外+微波+人工智能技术，全范围自动温度补偿</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4、支持灵敏度自动设置，防拆保护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（五）、密码应用系统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国密身份认证网关</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新建连接速度≥2800次/秒;最大并发连接数≥10000；吞吐率≥800Mbps;每秒认证数≥11000TPS。接口≥4千兆电口。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网络流量控制系统</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性能参数：网络层吞吐量（大包）≥8Gb，应用层吞吐量≥1.1Gb，带宽性能≥750Mb，IPSEC VPN加密性能（最高性能）≥150Mb，支持用户数≥5000，准入终端数≥2500，包转发率≥108Kpps，每秒新建连接数≥12000，最大并发连接数≥500000。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硬件参数：规格：1U，内存大小≥8G，硬盘容量≥64G SSD+960G SSD，电源：单电源，接口≥6千兆电口+2万兆光口SFP+。</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含：万兆多模光模块-850-300m-双纤(*2个);光纤线-多模-LC-LC-3M(*2个);URL&amp;应用识别规则库升级(*3年)；产品质保(*3年);软件升级(*3年);</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功能描述：控制网络访问行为安全，实现全网资产、身份、行为可视可控，智能感知内部威胁风险，帮助用户构建有效防御体系。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入侵防御系统</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性能参数：网络层吞吐量≥20G，应用层吞吐量≥8G，IPS吞吐量≥1.3G，并发连接数≥220万，HTTP新建连接数≥15万，IPSec最大隧道数≥1000，IPSec  VPN吞吐量≥400M。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硬件参数：规格：1U，内存大小≥8G，硬盘容量≥128G minisata SSD，电源：冗余电源，接口≥6千兆电口+2万兆光口SFP。</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含：下一代防火墙功能模块(*1套);万兆多模光模块-850-300m-双纤(*2个);光纤线-多模-LC-LC-3M(*2个);IPS规则库更新(*3年);产品质保(*3年);软件升级(*3年);</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功能描述：保障用户核心资产为目标，提供L2-L7层各类威胁的检测和防护，能够有效应对传统网络攻击和未知威胁攻击。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漏洞扫描系统</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性能参数：系统漏扫授权IP数≥100，WEB漏扫授权URL数≥20；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硬件参数：规格：1U，内存大小≥8G，硬盘容量≥128GB SSD+ 1TB SATA，电源：单电源，接口≥6千兆电口+2千兆光口SFP。含：产品质保(*3年);软件升级(*3年);</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功能描述：帮助客户识别和发现网络中的各类资产，高效、全面、精准地检查网络中的各类脆弱性风险，根据扫描结果提供专业、有效的安全分析和修补建议，全面提升客户网络环境的整体安全性。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日志审计</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性能参数：默认包含主机审计许可证书数量≥50，可用存储量≥2TB（RAID1 模式），平均每秒处理日志数（eps）最大性能：1200。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硬件参数：规格：2U，内存大小≥16G，硬盘容量≥64G minisata+2T SATA*2，电源：单电源，接口≥6千兆电口+2万兆光口SFP+。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运维堡垒机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性能参数：运维授权数≥200，图形运维最大并发数≥200，字符运维最大并发数≥350。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硬件参数：规格：2U，内存大小≥8G，硬盘容量≥64GB SSD+2TB SATA，电源：单电源，接口≥6千兆电口+2万兆光口SFP+。</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含：双因素认证key(*1个);万兆多模光模块-850-300m-双纤(*2个);光纤线-多模-LC-LC-3M(*2个);产品质保(*1年);软件升级(*3年);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五、机房工程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（一）、机房装修工程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（1）、机房天面基础工程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机房天面防潮漆</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机房天面防潮漆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机房天面保温处理</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≥15mm厚橡塑保温棉保温装饰处理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保温棉胶水、胶带</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保温棉粘贴使用胶水及拼缝粘贴胶带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微孔铝扣天花板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机房专用金属微孔铝扣天花板，含监控室，标准孔，带吸音纸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天花龙骨及收边</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天花配套龙骨，吊杆，角铁等安装辅材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（2）、机房地面基础工程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机房地面防潮漆</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机房地面防潮漆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机房地面保温处理</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≥15mm厚橡塑保温棉保温装饰处理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保温棉胶水、胶带</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保温棉粘贴使用胶水及拼缝粘贴胶带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防静电架高地板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600×600×35mm全钢制防静电架高地板，地板架高高度400mm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地板支架地板支架及收边处理</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配套地板支架及横担、收边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地板开孔及保护</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地板开孔及护套保护，根据设计图纸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不锈钢地脚线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不锈钢地脚线,根据设计图纸进行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吸板器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三爪立防静电通用型吸板器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防水围堰</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宽度100mm*厚度12mm，根据设计图纸进行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排水管</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不小于32mm排水管，优质管路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给水管</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不小于20mm給水管，优质管路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（3）、机房墙面基础工程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机房墙面防潮漆</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机房墙面防潮漆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机房墙面保温处理</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ins w:id="384" w:author="Administrator" w:date="2023-10-08T14:26:31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20mm厚橡塑保温棉保温装饰处理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保温棉胶水、胶带</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保温棉粘贴使用胶水及拼缝粘贴胶带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机房墙面彩钢板装饰</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彩钢板，单片规格：≥1200×3000mm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彩钢板配件</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彩钢板配套安装龙骨及支架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彩钢板墙面支架</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槽钢定制地面安装支架，支架表面三防处理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机房防火门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钢制双开防火门，规格：≥900×2100mm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防火门及配件</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定制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（4）、砌墙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墙体砌筑</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轻质砖18mm，水泥沙浆批荡处理。墙体3米处用水泥钢筋倒注横梁立柱</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墙体批荡</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定制，水泥沙浆批荡处理。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玻璃隔墙</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走廊区域及配电室,12mm铯钾防火+12A+(6+PVB+6mm铯钾防火)中空玻璃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机房防火门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钢制双开防火门，规格：≥1500×2100mm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（5）、机房承重基础工程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微模块机柜散力架</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材料规格≥50*40mm方钢按照产品规程进行现场制作焊接，尺寸约</w:t>
            </w:r>
            <w:commentRangeStart w:id="41"/>
            <w:r>
              <w:rPr>
                <w:rFonts w:hint="eastAsia" w:ascii="宋体" w:hAnsi="宋体" w:eastAsia="宋体" w:cs="宋体"/>
                <w:i w:val="0"/>
                <w:iCs w:val="0"/>
                <w:color w:val="000000"/>
                <w:kern w:val="0"/>
                <w:sz w:val="20"/>
                <w:szCs w:val="20"/>
                <w:u w:val="none"/>
                <w:lang w:val="en-US" w:eastAsia="zh-CN" w:bidi="ar"/>
              </w:rPr>
              <w:t>600mm*1200mm*250mm</w:t>
            </w:r>
            <w:commentRangeEnd w:id="41"/>
            <w:r>
              <w:commentReference w:id="41"/>
            </w:r>
            <w:r>
              <w:rPr>
                <w:rFonts w:hint="eastAsia" w:ascii="宋体" w:hAnsi="宋体" w:eastAsia="宋体" w:cs="宋体"/>
                <w:i w:val="0"/>
                <w:iCs w:val="0"/>
                <w:color w:val="000000"/>
                <w:kern w:val="0"/>
                <w:sz w:val="20"/>
                <w:szCs w:val="20"/>
                <w:u w:val="none"/>
                <w:lang w:val="en-US" w:eastAsia="zh-CN" w:bidi="ar"/>
              </w:rPr>
              <w:t>,具体根据实际尺寸调整。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配电柜散力架</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材料规格≥50*40mm方钢按照产品规程进行现场制作焊接，尺寸约</w:t>
            </w:r>
            <w:commentRangeStart w:id="42"/>
            <w:r>
              <w:rPr>
                <w:rFonts w:hint="eastAsia" w:ascii="宋体" w:hAnsi="宋体" w:eastAsia="宋体" w:cs="宋体"/>
                <w:i w:val="0"/>
                <w:iCs w:val="0"/>
                <w:color w:val="000000"/>
                <w:kern w:val="0"/>
                <w:sz w:val="20"/>
                <w:szCs w:val="20"/>
                <w:u w:val="none"/>
                <w:lang w:val="en-US" w:eastAsia="zh-CN" w:bidi="ar"/>
              </w:rPr>
              <w:t>800mm*850mm*250mm</w:t>
            </w:r>
            <w:commentRangeEnd w:id="42"/>
            <w:r>
              <w:commentReference w:id="42"/>
            </w:r>
            <w:r>
              <w:rPr>
                <w:rFonts w:hint="eastAsia" w:ascii="宋体" w:hAnsi="宋体" w:eastAsia="宋体" w:cs="宋体"/>
                <w:i w:val="0"/>
                <w:iCs w:val="0"/>
                <w:color w:val="000000"/>
                <w:kern w:val="0"/>
                <w:sz w:val="20"/>
                <w:szCs w:val="20"/>
                <w:u w:val="none"/>
                <w:lang w:val="en-US" w:eastAsia="zh-CN" w:bidi="ar"/>
              </w:rPr>
              <w:t>,具体根据实际尺寸调整。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UPS散力架</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材料规格≥50*40mm方钢按照产品规程进行现场制作焊接，尺寸约</w:t>
            </w:r>
            <w:commentRangeStart w:id="43"/>
            <w:r>
              <w:rPr>
                <w:rFonts w:hint="eastAsia" w:ascii="宋体" w:hAnsi="宋体" w:eastAsia="宋体" w:cs="宋体"/>
                <w:i w:val="0"/>
                <w:iCs w:val="0"/>
                <w:color w:val="000000"/>
                <w:kern w:val="0"/>
                <w:sz w:val="20"/>
                <w:szCs w:val="20"/>
                <w:u w:val="none"/>
                <w:lang w:val="en-US" w:eastAsia="zh-CN" w:bidi="ar"/>
              </w:rPr>
              <w:t>1200mm*850mm*400mm</w:t>
            </w:r>
            <w:commentRangeEnd w:id="43"/>
            <w:r>
              <w:commentReference w:id="43"/>
            </w:r>
            <w:r>
              <w:rPr>
                <w:rFonts w:hint="eastAsia" w:ascii="宋体" w:hAnsi="宋体" w:eastAsia="宋体" w:cs="宋体"/>
                <w:i w:val="0"/>
                <w:iCs w:val="0"/>
                <w:color w:val="000000"/>
                <w:kern w:val="0"/>
                <w:sz w:val="20"/>
                <w:szCs w:val="20"/>
                <w:u w:val="none"/>
                <w:lang w:val="en-US" w:eastAsia="zh-CN" w:bidi="ar"/>
              </w:rPr>
              <w:t>,具体根据实际尺寸调整。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电池承重散力架</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材料规格≥50*40mm方钢按照产品规程进行现场制作焊接，电池柜尺寸约定制具体根据实际尺寸调整。高度250mm,具体根据实际尺寸调整。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13KW精密空调散力架</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材料规格≥50*40mm方钢按照产品规程进行现场制作焊接，尺寸约</w:t>
            </w:r>
            <w:commentRangeStart w:id="44"/>
            <w:r>
              <w:rPr>
                <w:rFonts w:hint="eastAsia" w:ascii="宋体" w:hAnsi="宋体" w:eastAsia="宋体" w:cs="宋体"/>
                <w:i w:val="0"/>
                <w:iCs w:val="0"/>
                <w:color w:val="000000"/>
                <w:kern w:val="0"/>
                <w:sz w:val="20"/>
                <w:szCs w:val="20"/>
                <w:u w:val="none"/>
                <w:lang w:val="en-US" w:eastAsia="zh-CN" w:bidi="ar"/>
              </w:rPr>
              <w:t>600mm*600mm*400mm</w:t>
            </w:r>
            <w:commentRangeEnd w:id="44"/>
            <w:r>
              <w:commentReference w:id="44"/>
            </w:r>
            <w:r>
              <w:rPr>
                <w:rFonts w:hint="eastAsia" w:ascii="宋体" w:hAnsi="宋体" w:eastAsia="宋体" w:cs="宋体"/>
                <w:i w:val="0"/>
                <w:iCs w:val="0"/>
                <w:color w:val="000000"/>
                <w:kern w:val="0"/>
                <w:sz w:val="20"/>
                <w:szCs w:val="20"/>
                <w:u w:val="none"/>
                <w:lang w:val="en-US" w:eastAsia="zh-CN" w:bidi="ar"/>
              </w:rPr>
              <w:t>,具体根据实际尺寸调整。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主机房精密空调承重散力架</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材料规格≥50*40mm方钢按照产品规程进行现场制作焊接，尺寸,</w:t>
            </w:r>
            <w:commentRangeStart w:id="45"/>
            <w:r>
              <w:rPr>
                <w:rFonts w:hint="eastAsia" w:ascii="宋体" w:hAnsi="宋体" w:eastAsia="宋体" w:cs="宋体"/>
                <w:i w:val="0"/>
                <w:iCs w:val="0"/>
                <w:color w:val="000000"/>
                <w:kern w:val="0"/>
                <w:sz w:val="20"/>
                <w:szCs w:val="20"/>
                <w:u w:val="none"/>
                <w:lang w:val="en-US" w:eastAsia="zh-CN" w:bidi="ar"/>
              </w:rPr>
              <w:t>600*1200*250mm</w:t>
            </w:r>
            <w:commentRangeEnd w:id="45"/>
            <w:r>
              <w:commentReference w:id="45"/>
            </w:r>
            <w:r>
              <w:rPr>
                <w:rFonts w:hint="eastAsia" w:ascii="宋体" w:hAnsi="宋体" w:eastAsia="宋体" w:cs="宋体"/>
                <w:i w:val="0"/>
                <w:iCs w:val="0"/>
                <w:color w:val="000000"/>
                <w:kern w:val="0"/>
                <w:sz w:val="20"/>
                <w:szCs w:val="20"/>
                <w:u w:val="none"/>
                <w:lang w:val="en-US" w:eastAsia="zh-CN" w:bidi="ar"/>
              </w:rPr>
              <w:t>,具体根据实际尺寸调整。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室外机墩位砌筑或支架制作</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现场砌筑空调室外机水泥墩位或者焊接支架固定、含四周简易金属围挡栅栏制作安装，包括配电间精密空调室外机和主机房区域精密空调室外机。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（6）、机房其它基础工程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机房入口制作</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货物出入口为斜坡口，人员进出口为阶梯，根据实际情况定制。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机房内宣传展板定制</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根据需要定制机房内宣传展板，包括机房管理制度展板、信息安全管理制度展板、机房分布展板、机房管理联系人展板、机房名称标识铭牌等。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移动液晶显示器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用于机房运维，屏幕不小于23英寸，含移动工作架，键盘和鼠标。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防鼠封堵板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机房出入门均需安装不低于600mm的封堵板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储物柜</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定制。根据场地条件定制日常工具储藏柜。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（二）、微模块系统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（1）、双排微模块A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IT机柜</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1、服务器机柜规格（W*D*H）：</w:t>
            </w:r>
            <w:commentRangeStart w:id="46"/>
            <w:r>
              <w:rPr>
                <w:rFonts w:hint="eastAsia" w:ascii="宋体" w:hAnsi="宋体" w:eastAsia="宋体" w:cs="宋体"/>
                <w:i w:val="0"/>
                <w:iCs w:val="0"/>
                <w:color w:val="000000"/>
                <w:kern w:val="0"/>
                <w:sz w:val="20"/>
                <w:szCs w:val="20"/>
                <w:u w:val="none"/>
                <w:lang w:val="en-US" w:eastAsia="zh-CN" w:bidi="ar"/>
              </w:rPr>
              <w:t>600mm*1200mm*2000mm</w:t>
            </w:r>
            <w:commentRangeEnd w:id="46"/>
            <w:r>
              <w:commentReference w:id="46"/>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2、机柜预制密封底板，盲板，侧板，束线圈，轻载滑轨，水平理线架，固定托盘等。</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3、机柜可支持带底座安装、水泥地板安装，防静电地板安装。</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4、机柜应采用高强度A级</w:t>
            </w:r>
            <w:del w:id="385" w:author="Administrator" w:date="2023-10-08T14:25:48Z">
              <w:r>
                <w:rPr>
                  <w:rFonts w:hint="eastAsia" w:ascii="宋体" w:hAnsi="宋体" w:eastAsia="宋体" w:cs="宋体"/>
                  <w:i w:val="0"/>
                  <w:iCs w:val="0"/>
                  <w:color w:val="000000"/>
                  <w:kern w:val="0"/>
                  <w:sz w:val="20"/>
                  <w:szCs w:val="20"/>
                  <w:u w:val="none"/>
                  <w:lang w:val="en-US" w:eastAsia="zh-CN" w:bidi="ar"/>
                </w:rPr>
                <w:delText>优质</w:delText>
              </w:r>
            </w:del>
            <w:r>
              <w:rPr>
                <w:rFonts w:hint="eastAsia" w:ascii="宋体" w:hAnsi="宋体" w:eastAsia="宋体" w:cs="宋体"/>
                <w:i w:val="0"/>
                <w:iCs w:val="0"/>
                <w:color w:val="000000"/>
                <w:kern w:val="0"/>
                <w:sz w:val="20"/>
                <w:szCs w:val="20"/>
                <w:u w:val="none"/>
                <w:lang w:val="en-US" w:eastAsia="zh-CN" w:bidi="ar"/>
              </w:rPr>
              <w:t>碳素冷轧钢板和镀锌板，表面喷涂厚度应不小于60μm ,采用黑色砂纹工艺，满足防腐、防锈、光洁、色泽均匀、无流挂、不露底、无起泡、无裂纹、金属件无毛刺锈蚀要求。</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5、机柜门和侧板为可拆卸式结构。前后门应采用外开门方式，前门单开，后门双开，以满足设备的安装要求。</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6、机柜可以并列安装，随机应配有并柜连接件。并柜连接件可在无需拆卸机柜门的情况下，实现机柜快速并柜功能，简化安装流程。 </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b/>
                <w:bCs/>
                <w:i w:val="0"/>
                <w:iCs w:val="0"/>
                <w:color w:val="000000"/>
                <w:kern w:val="0"/>
                <w:sz w:val="20"/>
                <w:szCs w:val="20"/>
                <w:u w:val="none"/>
                <w:lang w:val="en-US" w:eastAsia="zh-CN" w:bidi="ar"/>
              </w:rPr>
              <w:t>7、</w:t>
            </w:r>
            <w:r>
              <w:rPr>
                <w:rFonts w:hint="eastAsia" w:ascii="宋体" w:hAnsi="宋体" w:eastAsia="宋体" w:cs="宋体"/>
                <w:i w:val="0"/>
                <w:iCs w:val="0"/>
                <w:color w:val="000000"/>
                <w:kern w:val="0"/>
                <w:sz w:val="20"/>
                <w:szCs w:val="20"/>
                <w:u w:val="none"/>
                <w:lang w:val="en-US" w:eastAsia="zh-CN" w:bidi="ar"/>
              </w:rPr>
              <w:t>机架内应设置统一接地装置或横截面积不小于36mm2的接地铜排。</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网络机柜</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1、网络机柜规格（W*D*H）：</w:t>
            </w:r>
            <w:commentRangeStart w:id="47"/>
            <w:r>
              <w:rPr>
                <w:rFonts w:hint="eastAsia" w:ascii="宋体" w:hAnsi="宋体" w:eastAsia="宋体" w:cs="宋体"/>
                <w:i w:val="0"/>
                <w:iCs w:val="0"/>
                <w:color w:val="000000"/>
                <w:kern w:val="0"/>
                <w:sz w:val="20"/>
                <w:szCs w:val="20"/>
                <w:u w:val="none"/>
                <w:lang w:val="en-US" w:eastAsia="zh-CN" w:bidi="ar"/>
              </w:rPr>
              <w:t>600mm*1200mm*2000mm</w:t>
            </w:r>
            <w:commentRangeEnd w:id="47"/>
            <w:r>
              <w:commentReference w:id="47"/>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2、机柜预制密封底板，盲板，侧板，束线圈，轻载滑轨，水平理线架，固定托盘等。</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3、机柜可支持带底座安装、水泥地板安装，防静电地板安装。</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4、机柜应采用高强度A级优质碳素冷轧钢板和镀锌板，表面喷涂厚度应不小于60μm ,采用黑色砂纹工艺，满足防腐、防锈、光洁、色泽均匀、无流挂、不露底、无起泡、无裂纹、金属件无毛刺锈蚀要求。</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5、机柜门和侧板为可拆卸式结构。前后门应采用外开门方式，前门单开，后门双开，以满足设备的安装要求。</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6、机柜可以并列安装，随机应配有并柜连接件。并柜连接件可在无需拆卸机柜门的情况下，实现机柜快速并柜功能，简化安装流程。 </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b/>
                <w:bCs/>
                <w:i w:val="0"/>
                <w:iCs w:val="0"/>
                <w:color w:val="000000"/>
                <w:kern w:val="0"/>
                <w:sz w:val="20"/>
                <w:szCs w:val="20"/>
                <w:u w:val="none"/>
                <w:lang w:val="en-US" w:eastAsia="zh-CN" w:bidi="ar"/>
              </w:rPr>
              <w:t>7、</w:t>
            </w:r>
            <w:r>
              <w:rPr>
                <w:rFonts w:hint="eastAsia" w:ascii="宋体" w:hAnsi="宋体" w:eastAsia="宋体" w:cs="宋体"/>
                <w:i w:val="0"/>
                <w:iCs w:val="0"/>
                <w:color w:val="000000"/>
                <w:kern w:val="0"/>
                <w:sz w:val="20"/>
                <w:szCs w:val="20"/>
                <w:u w:val="none"/>
                <w:lang w:val="en-US" w:eastAsia="zh-CN" w:bidi="ar"/>
              </w:rPr>
              <w:t>机架内应设置统一接地装置或横截面积不小于36mm2的接地铜排。</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通道组件（双排微模块）</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1、与机柜系统同一品牌，外观保持一致风格。密闭通道由端门、天窗、密封板及其他安装附件构成。密闭通道为不大于1200mm。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顶部隔板采用可开启式结构，并可实现与消防告警信号联动。正常状态下，旋转天窗密封。当消防系统启动时，电磁铁通电使旋转天窗开启，以实现消防气体喷放的要求。顶部天窗开启后应不妨碍冷通道内人员通行。</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3、微模块通道端门需采用自动平移门设计，并与门禁联动，门禁识别通过后可自动开启。通道门框架结构应采用高强度A级优质碳素冷轧型材，其型材厚度应不小于1.5mm，保证门框结构的整体强度。</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4、固定型天窗和翻转型天窗透光材质应使用覆膜钢化玻璃，厚度不小于5mm。同时为保证通道亮度及美观性，天窗玻璃面积占比应保证不小于90%，请提供天窗实物照片。要求钢化玻璃透光率应不小于90%。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5、微模块采用密闭冷通道方案。密封通道由机柜、密封侧板、天窗以及通道端门组成，形成良好的密封效果，避免冷热气流混合造成能量损失。通道地面（地板）上应保证通过性优异，不允许有地轨、门槛等，以便人员设备进出便利。 </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模块应有明确的状态指示，可支持状态指示灯与门禁及告警等级联动。门框采用告警联动指示灯，需保证至少有4种颜色，且具备四种颜色指示灯灯光与告警指示联动功能，在微模块产生告警后可与灯光进行联动。能够与紧急告警、重要告警、一般告警、提示告警进行联动。</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微模块通道两端应设置门禁系统，运维人员须通过识别身份方可进入微模块内部进行相应操作。模块级门禁系统由门禁机、门禁控制器、出门按钮、磁力锁、紧急按钮组成，门禁机应能满足指纹、IC卡、密码等多种识别方式。</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9、微模块门禁系统应支持指纹、IC卡的权限设置，保证机房设备的安全性。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微模块强电电缆</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模块内的精密配电柜到IT输出电缆、接地电缆等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微模块信号电缆</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模块内系统监控电缆（智能插座、烟感、温湿度、门禁、照明、PAD电源线、天窗等部件连接信号电缆）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（2）、双排微模块B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IT机柜</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1、服务器机柜规格（W*D*H）：</w:t>
            </w:r>
            <w:commentRangeStart w:id="48"/>
            <w:r>
              <w:rPr>
                <w:rFonts w:hint="eastAsia" w:ascii="宋体" w:hAnsi="宋体" w:eastAsia="宋体" w:cs="宋体"/>
                <w:i w:val="0"/>
                <w:iCs w:val="0"/>
                <w:color w:val="000000"/>
                <w:kern w:val="0"/>
                <w:sz w:val="20"/>
                <w:szCs w:val="20"/>
                <w:u w:val="none"/>
                <w:lang w:val="en-US" w:eastAsia="zh-CN" w:bidi="ar"/>
              </w:rPr>
              <w:t>600mm*1200mm*2000mm</w:t>
            </w:r>
            <w:commentRangeEnd w:id="48"/>
            <w:r>
              <w:commentReference w:id="48"/>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2、机柜预制密封底板，盲板，侧板，束线圈，轻载滑轨，水平理线架，固定托盘等。</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3、机柜可支持带底座安装、水泥地板安装，防静电地板安装。</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4、机柜应采用高强度A级优质碳素冷轧钢板和镀锌板，表面喷涂厚度应不小于60μm ,采用黑色砂纹工艺，满足防腐、防锈、光洁、色泽均匀、无流挂、不露底、无起泡、无裂纹、金属件无毛刺锈蚀要求。</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5、机柜门和侧板为可拆卸式结构。前后门应采用外开门方式，前门单开，后门双开，以满足设备的安装要求。</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6、机柜可以并列安装，随机应配有并柜连接件。并柜连接件可在无需拆卸机柜门的情况下，实现机柜快速并柜功能，简化安装流程。 </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b/>
                <w:bCs/>
                <w:i w:val="0"/>
                <w:iCs w:val="0"/>
                <w:color w:val="000000"/>
                <w:kern w:val="0"/>
                <w:sz w:val="20"/>
                <w:szCs w:val="20"/>
                <w:u w:val="none"/>
                <w:lang w:val="en-US" w:eastAsia="zh-CN" w:bidi="ar"/>
              </w:rPr>
              <w:t>7、</w:t>
            </w:r>
            <w:r>
              <w:rPr>
                <w:rFonts w:hint="eastAsia" w:ascii="宋体" w:hAnsi="宋体" w:eastAsia="宋体" w:cs="宋体"/>
                <w:i w:val="0"/>
                <w:iCs w:val="0"/>
                <w:color w:val="000000"/>
                <w:kern w:val="0"/>
                <w:sz w:val="20"/>
                <w:szCs w:val="20"/>
                <w:u w:val="none"/>
                <w:lang w:val="en-US" w:eastAsia="zh-CN" w:bidi="ar"/>
              </w:rPr>
              <w:t>机架内应设置统一接地装置或横截面积不小于36mm2的接地铜排。</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网络机柜</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1、网络机柜规格（W*D*H）：600mm*1200mm*2000mm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2、机柜预制密封底板，盲板，侧板，束线圈，轻载滑轨，水平理线架，固定托盘等。</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3、机柜可支持带底座安装、水泥地板安装，防静电地板安装。</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4、机柜应采用高强度A级优质碳素冷轧钢板和镀锌板，表面喷涂厚度应不小于60μm ,采用黑色砂纹工艺，满足防腐、防锈、光洁、色泽均匀、无流挂、不露底、无起泡、无裂纹、金属件无毛刺锈蚀要求。</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5、机柜门和侧板为可拆卸式结构。前后门应采用外开门方式，前门单开，后门双开，以满足设备的安装要求。</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6、机柜可以并列安装，随机应配有并柜连接件。并柜连接件可在无需拆卸机柜门的情况下，实现机柜快速并柜功能，简化安装流程。 </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b/>
                <w:bCs/>
                <w:i w:val="0"/>
                <w:iCs w:val="0"/>
                <w:color w:val="000000"/>
                <w:kern w:val="0"/>
                <w:sz w:val="20"/>
                <w:szCs w:val="20"/>
                <w:u w:val="none"/>
                <w:lang w:val="en-US" w:eastAsia="zh-CN" w:bidi="ar"/>
              </w:rPr>
              <w:t>7、</w:t>
            </w:r>
            <w:r>
              <w:rPr>
                <w:rFonts w:hint="eastAsia" w:ascii="宋体" w:hAnsi="宋体" w:eastAsia="宋体" w:cs="宋体"/>
                <w:i w:val="0"/>
                <w:iCs w:val="0"/>
                <w:color w:val="000000"/>
                <w:kern w:val="0"/>
                <w:sz w:val="20"/>
                <w:szCs w:val="20"/>
                <w:u w:val="none"/>
                <w:lang w:val="en-US" w:eastAsia="zh-CN" w:bidi="ar"/>
              </w:rPr>
              <w:t>机架内应设置统一接地装置或横截面积不小于36mm2的接地铜排。</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通道组件（双排微模块）</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1、与机柜系统同一品牌，外观保持一致风格。密闭通道由端门、天窗、密封板及其他安装附件构成。密闭通道为1200mm。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顶部隔板采用可开启式结构，并可实现与消防告警信号联动。正常状态下，旋转天窗密封。当消防系统启动时，电磁铁通电使旋转天窗开启，以实现消防气体喷放的要求。顶部天窗开启后应不妨碍冷通道内人员通行。</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3、微模块通道端门需采用自动平移门设计，并与门禁联动，门禁识别通过后可自动开启。通道门框架结构应采用高强度A级优质碳素冷轧型材，其型材厚度应不小于1.5mm，保证门框结构的整体强度。</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4、固定型天窗和翻转型天窗透光材质应使用覆膜钢化玻璃，厚度不小于5mm。同时为保证通道亮度及美观性，天窗玻璃面积占比应保证不小于90%，请提供天窗实物照片。要求钢化玻璃透光率应不小于90%。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5、微模块采用密闭冷通道方案。密封通道由机柜、密封侧板、天窗以及通道端门组成，形成良好的密封效果，避免冷热气流混合造成能量损失。通道地面（地板）上应保证通过性优异，不允许有地轨、门槛等，以便人员设备进出便利。 </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6、微模块通道内照明应采用LED灯管，满足GB50174《数据中心设计规范》中对机房照明的要求。机房通道照明灯应沿通道方向布置，通道照明灯首尾相连，以达到最佳照明效果。</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微模块通道两端应设置门禁系统，运维人员须通过识别身份方可进入微模块内部进行相应操作。模块级门禁系统由门禁机、门禁控制器、出门按钮、磁力锁、紧急按钮组成，门禁机应能满足指纹、IC卡、密码等多种识别方式。</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8、微模块门禁系统应支持指纹、IC卡的权限设置，保证机房设备的安全性。</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9、走线方式：机柜同时支持上下两种走线方式。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微模块强电电缆</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模块内的精密配电柜到IT输出电缆、接地电缆等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微模块信号电缆</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模块内系统监控电缆（智能插座、烟感、温湿度、门禁、照明、PAD电源线、天窗等部件连接信号电缆）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立柱场景补框</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根据现场事情情况，定制立柱场景补框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（3）、单排微模块C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IT机柜</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1、服务器机柜规格（W*D*H）：</w:t>
            </w:r>
            <w:commentRangeStart w:id="49"/>
            <w:r>
              <w:rPr>
                <w:rFonts w:hint="eastAsia" w:ascii="宋体" w:hAnsi="宋体" w:eastAsia="宋体" w:cs="宋体"/>
                <w:i w:val="0"/>
                <w:iCs w:val="0"/>
                <w:color w:val="000000"/>
                <w:kern w:val="0"/>
                <w:sz w:val="20"/>
                <w:szCs w:val="20"/>
                <w:u w:val="none"/>
                <w:lang w:val="en-US" w:eastAsia="zh-CN" w:bidi="ar"/>
              </w:rPr>
              <w:t>600mm*1200mm*2000mm</w:t>
            </w:r>
            <w:commentRangeEnd w:id="49"/>
            <w:r>
              <w:commentReference w:id="49"/>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2、机柜预制密封底板，盲板，侧板，束线圈，轻载滑轨，水平理线架，固定托盘等。</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3、机柜可支持带底座安装、水泥地板安装，防静电地板安装。</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4、机柜应采用高强度A级优质碳素冷轧钢板和镀锌板，表面喷涂厚度应不小于60μm ,采用黑色砂纹工艺，满足防腐、防锈、光洁、色泽均匀、无流挂、不露底、无起泡、无裂纹、金属件无毛刺锈蚀要求。</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5、机柜门和侧板为可拆卸式结构。前后门应采用外开门方式，前门单开，后门双开，以满足设备的安装要求。</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6、机柜可以并列安装，随机应配有并柜连接件。并柜连接件可在无需拆卸机柜门的情况下，实现机柜快速并柜功能，简化安装流程。 </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b/>
                <w:bCs/>
                <w:i w:val="0"/>
                <w:iCs w:val="0"/>
                <w:color w:val="000000"/>
                <w:kern w:val="0"/>
                <w:sz w:val="20"/>
                <w:szCs w:val="20"/>
                <w:u w:val="none"/>
                <w:lang w:val="en-US" w:eastAsia="zh-CN" w:bidi="ar"/>
              </w:rPr>
              <w:t>7、</w:t>
            </w:r>
            <w:r>
              <w:rPr>
                <w:rFonts w:hint="eastAsia" w:ascii="宋体" w:hAnsi="宋体" w:eastAsia="宋体" w:cs="宋体"/>
                <w:i w:val="0"/>
                <w:iCs w:val="0"/>
                <w:color w:val="000000"/>
                <w:kern w:val="0"/>
                <w:sz w:val="20"/>
                <w:szCs w:val="20"/>
                <w:u w:val="none"/>
                <w:lang w:val="en-US" w:eastAsia="zh-CN" w:bidi="ar"/>
              </w:rPr>
              <w:t>机架内应设置统一接地装置或横截面积不小于36mm2的接地铜排。</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网络机柜</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1、网络机柜规格（W*D*H）：</w:t>
            </w:r>
            <w:commentRangeStart w:id="50"/>
            <w:r>
              <w:rPr>
                <w:rFonts w:hint="eastAsia" w:ascii="宋体" w:hAnsi="宋体" w:eastAsia="宋体" w:cs="宋体"/>
                <w:i w:val="0"/>
                <w:iCs w:val="0"/>
                <w:color w:val="000000"/>
                <w:kern w:val="0"/>
                <w:sz w:val="20"/>
                <w:szCs w:val="20"/>
                <w:u w:val="none"/>
                <w:lang w:val="en-US" w:eastAsia="zh-CN" w:bidi="ar"/>
              </w:rPr>
              <w:t>600mm*1200mm*2000mm</w:t>
            </w:r>
            <w:commentRangeEnd w:id="50"/>
            <w:r>
              <w:commentReference w:id="50"/>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2、机柜预制密封底板，盲板，侧板，束线圈，轻载滑轨，水平理线架，固定托盘等。</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3、机柜可支持带底座安装、水泥地板安装，防静电地板安装。</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4、机柜应采用高强度A级优质碳素冷轧钢板和镀锌板，表面喷涂厚度应不小于60μm ,采用黑色砂纹工艺，满足防腐、防锈、光洁、色泽均匀、无流挂、不露底、无起泡、无裂纹、金属件无毛刺锈蚀要求。</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5、机柜门和侧板为可拆卸式结构。前后门应采用外开门方式，前门单开，后门双开，以满足设备的安装要求。</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6、机柜可以并列安装，随机应配有并柜连接件。并柜连接件可在无需拆卸机柜门的情况下，实现机柜快速并柜功能，简化安装流程。 </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b/>
                <w:bCs/>
                <w:i w:val="0"/>
                <w:iCs w:val="0"/>
                <w:color w:val="000000"/>
                <w:kern w:val="0"/>
                <w:sz w:val="20"/>
                <w:szCs w:val="20"/>
                <w:u w:val="none"/>
                <w:lang w:val="en-US" w:eastAsia="zh-CN" w:bidi="ar"/>
              </w:rPr>
              <w:t>7、</w:t>
            </w:r>
            <w:r>
              <w:rPr>
                <w:rFonts w:hint="eastAsia" w:ascii="宋体" w:hAnsi="宋体" w:eastAsia="宋体" w:cs="宋体"/>
                <w:i w:val="0"/>
                <w:iCs w:val="0"/>
                <w:color w:val="000000"/>
                <w:kern w:val="0"/>
                <w:sz w:val="20"/>
                <w:szCs w:val="20"/>
                <w:u w:val="none"/>
                <w:lang w:val="en-US" w:eastAsia="zh-CN" w:bidi="ar"/>
              </w:rPr>
              <w:t>机架内应设置统一接地装置或横截面积不小于36mm2的接地铜排。</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通道组件（单排微模块）</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1、与机柜系统同一品牌，外观保持一致风格。密闭通道由端门、天窗、密封板及其他安装附件构成。密闭通道为1200mm。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顶部隔板采用可开启式结构，并可实现与消防告警信号联动。正常状态下，旋转天窗密封。当消防系统启动时，电磁铁通电使旋转天窗开启，以实现消防气体喷放的要求。顶部天窗开启后应不妨碍冷通道内人员通行。</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3、微模块通道端门需采用双开旋转门设计，并与门禁联动，门禁识别通过后可自动开启。通道门框架结构应采用高强度A级优质碳素冷轧型材，其型材厚度应不小于1.5mm，保证门框结构的整体强度。</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4、固定型天窗和翻转型天窗透光材质应使用覆膜钢化玻璃，厚度不小于5mm。同时为保证通道亮度及美观性，天窗玻璃面积占比应保证不小于90%，请提供天窗实物照片。要求钢化玻璃透光率应不小于90%。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5、微模块采用密闭冷通道方案。密封通道由机柜、密封侧板、天窗以及通道端门组成，形成良好的密封效果，避免冷热气流混合造成能量损失。通道地面（地板）上应保证通过性优异，不允许有地轨、门槛等，以便人员设备进出便利。 </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6、微模块通道内照明应采用LED灯管，满足GB50174《数据中心设计规范》中对机房照明的要求。机房通道照明灯应沿通道方向布置，通道照明灯首尾相连，以达到最佳照明效果。</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微模块通道两端应设置门禁系统，运维人员须通过识别身份方可进入微模块内部进行相应操作。模块级门禁系统由门禁机、门禁控制器、出门按钮、磁力锁、紧急按钮组成，门禁机应能满足指纹、IC卡、密码等多种识别方式。</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8、微模块门禁系统应支持指纹、IC卡的权限设置，保证机房设备的安全性。</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9、走线方式：机柜同时支持上下两种走线方式。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微模块强电电缆</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模块内的精密配电柜到IT输出电缆、接地电缆等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微模块信号电缆</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模块内系统监控电缆（智能插座、烟感、温湿度、门禁、照明、PAD电源线、天窗等部件连接信号电缆）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（三）、供配电系统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（1）、配电柜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市电配电柜</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尺寸：≥800*850*2000  MCCB 1600A/3P 输入</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1.柜体表面喷粉,采用黑色砂纹工艺，满足防腐、防锈、防火、光洁、色泽均匀、无流挂、不露底、无起泡、无裂。</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2.双层门结构使带电母排与操作空间有效隔离，以保障人身安全。</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3.柜体应具有中性线排和保护接地排，两者应单独设置。</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4.柜体内部配线应布局整齐合理，在接线端口处不应露出裸露的导体，保证使用安全。</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5.塑壳断路器应采用</w:t>
            </w:r>
            <w:commentRangeStart w:id="51"/>
            <w:r>
              <w:rPr>
                <w:rFonts w:hint="eastAsia" w:ascii="宋体" w:hAnsi="宋体" w:eastAsia="宋体" w:cs="宋体"/>
                <w:i w:val="0"/>
                <w:iCs w:val="0"/>
                <w:color w:val="000000"/>
                <w:kern w:val="0"/>
                <w:sz w:val="20"/>
                <w:szCs w:val="20"/>
                <w:u w:val="none"/>
                <w:lang w:val="en-US" w:eastAsia="zh-CN" w:bidi="ar"/>
              </w:rPr>
              <w:t>国际知名品牌合资/独资产品，技术标准不低于ABB Tmax系列、施耐德系列NSX系列、西门子3VL系列。</w:t>
            </w:r>
            <w:commentRangeEnd w:id="51"/>
            <w:r>
              <w:commentReference w:id="51"/>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UPS输出配电柜</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尺寸：≥800*850*2000  MCCB 1250A/3P输入，输出至列头柜； </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1.柜体表面喷粉,采用黑色砂纹工艺，满足防腐、防锈、防火、光洁、色泽均匀、无流挂、不露底、无起泡、无裂。</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2.双层门结构使带电母排与操作空间有效隔离，以保障人身安全。</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3.柜体应具有中性线排和保护接地排，两者应单独设置。</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4.柜体内部配线应布局整齐合理，在接线端口处不应露出裸露的导体，保证使用安全。</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5.塑壳断路器应采用</w:t>
            </w:r>
            <w:commentRangeStart w:id="52"/>
            <w:r>
              <w:rPr>
                <w:rFonts w:hint="eastAsia" w:ascii="宋体" w:hAnsi="宋体" w:eastAsia="宋体" w:cs="宋体"/>
                <w:i w:val="0"/>
                <w:iCs w:val="0"/>
                <w:color w:val="000000"/>
                <w:kern w:val="0"/>
                <w:sz w:val="20"/>
                <w:szCs w:val="20"/>
                <w:u w:val="none"/>
                <w:lang w:val="en-US" w:eastAsia="zh-CN" w:bidi="ar"/>
              </w:rPr>
              <w:t>国际知名品牌合资/独资产品，技术标准不低于ABB Tmax系列、施耐德系列NSX系列、西门子3VL系列。</w:t>
            </w:r>
            <w:commentRangeEnd w:id="52"/>
            <w:r>
              <w:commentReference w:id="52"/>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空调配电柜</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尺寸：≥800*850*2000  MCCB 250A/3P输入，输出至行级精密空调</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1.柜体表面喷粉,采用黑色砂纹工艺，满足防腐、防锈、防火、光洁、色泽均匀、无流挂、不露底、无起泡、无裂。</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2.双层门结构使带电母排与操作空间有效隔离，以保障人身安全。</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3.柜体应具有中性线排和保护接地排，两者应单独设置。</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4.柜体内部配线应布局整齐合理，在接线端口处不应露出裸露的导体，保证使用安全。</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5.塑壳断路器应采用</w:t>
            </w:r>
            <w:commentRangeStart w:id="53"/>
            <w:r>
              <w:rPr>
                <w:rFonts w:hint="eastAsia" w:ascii="宋体" w:hAnsi="宋体" w:eastAsia="宋体" w:cs="宋体"/>
                <w:i w:val="0"/>
                <w:iCs w:val="0"/>
                <w:color w:val="000000"/>
                <w:kern w:val="0"/>
                <w:sz w:val="20"/>
                <w:szCs w:val="20"/>
                <w:u w:val="none"/>
                <w:lang w:val="en-US" w:eastAsia="zh-CN" w:bidi="ar"/>
              </w:rPr>
              <w:t>国际知名品牌合资/独资产品</w:t>
            </w:r>
            <w:commentRangeEnd w:id="53"/>
            <w:r>
              <w:commentReference w:id="53"/>
            </w:r>
            <w:r>
              <w:rPr>
                <w:rFonts w:hint="eastAsia" w:ascii="宋体" w:hAnsi="宋体" w:eastAsia="宋体" w:cs="宋体"/>
                <w:i w:val="0"/>
                <w:iCs w:val="0"/>
                <w:color w:val="000000"/>
                <w:kern w:val="0"/>
                <w:sz w:val="20"/>
                <w:szCs w:val="20"/>
                <w:u w:val="none"/>
                <w:lang w:val="en-US" w:eastAsia="zh-CN" w:bidi="ar"/>
              </w:rPr>
              <w:t>，技术标准不低于</w:t>
            </w:r>
            <w:commentRangeStart w:id="54"/>
            <w:r>
              <w:rPr>
                <w:rFonts w:hint="eastAsia" w:ascii="宋体" w:hAnsi="宋体" w:eastAsia="宋体" w:cs="宋体"/>
                <w:i w:val="0"/>
                <w:iCs w:val="0"/>
                <w:color w:val="000000"/>
                <w:kern w:val="0"/>
                <w:sz w:val="20"/>
                <w:szCs w:val="20"/>
                <w:u w:val="none"/>
                <w:lang w:val="en-US" w:eastAsia="zh-CN" w:bidi="ar"/>
              </w:rPr>
              <w:t>ABB Tmax系列、施耐德系列NSX系列、西门子3VL系列</w:t>
            </w:r>
            <w:commentRangeEnd w:id="54"/>
            <w:r>
              <w:commentReference w:id="54"/>
            </w:r>
            <w:r>
              <w:rPr>
                <w:rFonts w:hint="eastAsia" w:ascii="宋体" w:hAnsi="宋体" w:eastAsia="宋体" w:cs="宋体"/>
                <w:i w:val="0"/>
                <w:iCs w:val="0"/>
                <w:color w:val="000000"/>
                <w:kern w:val="0"/>
                <w:sz w:val="20"/>
                <w:szCs w:val="20"/>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排烟风机控制箱</w:t>
            </w:r>
          </w:p>
        </w:tc>
        <w:tc>
          <w:tcPr>
            <w:tcW w:w="538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定制，排烟机房控制箱</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（2）、UPS供电系统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500KVA模块化UPS</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500KVA 高频模块化结构。所配功率模块不少于450KVA</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1、≥500KVA主机外形尺寸高×宽×深(mm）：2000mm×1200mm×850mm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2、模块化UPS类型应为在线式双变换式 ，制式为三相输入，三相输出。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3、市电模式下，UPS系统效率在50%负载时应达到≥90% 。ECO模式下，UPS系统效率应达到≥95%。</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4、风扇故障时应发出声光告警，并且模块的风扇有冗错设计。</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系统可用性（MTBF与MTTR）应满足如下要求:系统平均无故障间隔时间：UPS系统在正常使用环境条件下，平均无故障间隔时间（MTBF）应不小于43万小时（不含蓄电池）。系统平均维修时间（MTTR）：UPS系统在正常使用环境条件下，平均维修时间应不大于小于5min（不含蓄电池）。</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6、输入方式:三相四线+PE；额定频率（Hz）:50Hz/60Hz；输入电压范围vac:138-485VAC。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铅酸蓄电池</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1.采用阀控式密封铅酸电池；</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2.单个12V铅酸电池容量：150Ah/12V，满足系统实际负载备电40min</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3.蓄电池在遇到明火情况下，不应发生爆炸；</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4.所有电池应采用同一批次产品，电池从出厂到投入使用之间的时间小于6个月。对UPS主机和电池组之间的连线、电池和电池之间的连接线要求采用阻燃产品。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电池架</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定制机电池架，带电池之间电缆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电池开关盒&amp;汇流盒</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每台UPS配置3个电池开关盒含：400A-3P-600Vdc-带中线-可远程/自动脱扣塑壳开关，1个电池汇流盒含：1250A-705VDC塑壳开关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列头柜1</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afterAutospacing="0"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支持IT单路MCCB输入，外形尺寸600*1200*2000（42U）</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1、满足输入电压380/400/415VAC，频率：50Hz/60Hz。规格（W*D*H）：</w:t>
            </w:r>
            <w:commentRangeStart w:id="55"/>
            <w:r>
              <w:rPr>
                <w:rFonts w:hint="eastAsia" w:ascii="宋体" w:hAnsi="宋体" w:eastAsia="宋体" w:cs="宋体"/>
                <w:i w:val="0"/>
                <w:iCs w:val="0"/>
                <w:color w:val="000000"/>
                <w:kern w:val="0"/>
                <w:sz w:val="20"/>
                <w:szCs w:val="20"/>
                <w:u w:val="none"/>
                <w:lang w:val="en-US" w:eastAsia="zh-CN" w:bidi="ar"/>
              </w:rPr>
              <w:t>600mm*1200mm*2000mm</w:t>
            </w:r>
            <w:commentRangeEnd w:id="55"/>
            <w:r>
              <w:commentReference w:id="55"/>
            </w:r>
            <w:r>
              <w:rPr>
                <w:rFonts w:hint="eastAsia" w:ascii="宋体" w:hAnsi="宋体" w:eastAsia="宋体" w:cs="宋体"/>
                <w:i w:val="0"/>
                <w:iCs w:val="0"/>
                <w:color w:val="000000"/>
                <w:kern w:val="0"/>
                <w:sz w:val="20"/>
                <w:szCs w:val="20"/>
                <w:u w:val="none"/>
                <w:lang w:val="en-US" w:eastAsia="zh-CN" w:bidi="ar"/>
              </w:rPr>
              <w:t>，颜色与机柜保持一致。</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2、支持双路电源输入，需配置指示灯指示电源输入状态。</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3、精密配电柜通过9烈度抗震测试。 </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4、母排应采用高电导率纯铜导体，表面需镀镍处理，含铜量不低于 99.90%。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智能监控板：投标方应提供对精密配电柜主路、支路等多回路进行监控的智能监控板。监控板需能够实现可视化界面，触摸屏展示系统模拟图，系统模拟图可显示各开关和防雷器的实时状态，可显示所有主回路及支回路的电量信息。智能监控板应支持MODBUS或SNMP协议，支持被第三方网管集成。</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 进线主断路器</w:t>
            </w:r>
            <w:commentRangeStart w:id="56"/>
            <w:r>
              <w:rPr>
                <w:rFonts w:hint="eastAsia" w:ascii="宋体" w:hAnsi="宋体" w:eastAsia="宋体" w:cs="宋体"/>
                <w:i w:val="0"/>
                <w:iCs w:val="0"/>
                <w:color w:val="000000"/>
                <w:kern w:val="0"/>
                <w:sz w:val="20"/>
                <w:szCs w:val="20"/>
                <w:u w:val="none"/>
                <w:lang w:val="en-US" w:eastAsia="zh-CN" w:bidi="ar"/>
              </w:rPr>
              <w:t>应采用知名品牌的塑壳断路器，采用ABB、施耐德、西门子品牌</w:t>
            </w:r>
            <w:commentRangeEnd w:id="56"/>
            <w:r>
              <w:commentReference w:id="56"/>
            </w:r>
            <w:r>
              <w:rPr>
                <w:rFonts w:hint="eastAsia" w:ascii="宋体" w:hAnsi="宋体" w:eastAsia="宋体" w:cs="宋体"/>
                <w:i w:val="0"/>
                <w:iCs w:val="0"/>
                <w:color w:val="000000"/>
                <w:kern w:val="0"/>
                <w:sz w:val="20"/>
                <w:szCs w:val="20"/>
                <w:u w:val="none"/>
                <w:lang w:val="en-US" w:eastAsia="zh-CN" w:bidi="ar"/>
              </w:rPr>
              <w:t>，分断能力不低于36kA。支路断路器应</w:t>
            </w:r>
            <w:commentRangeStart w:id="57"/>
            <w:r>
              <w:rPr>
                <w:rFonts w:hint="eastAsia" w:ascii="宋体" w:hAnsi="宋体" w:eastAsia="宋体" w:cs="宋体"/>
                <w:i w:val="0"/>
                <w:iCs w:val="0"/>
                <w:color w:val="000000"/>
                <w:kern w:val="0"/>
                <w:sz w:val="20"/>
                <w:szCs w:val="20"/>
                <w:u w:val="none"/>
                <w:lang w:val="en-US" w:eastAsia="zh-CN" w:bidi="ar"/>
              </w:rPr>
              <w:t>采用知名品牌的微型塑壳断路器，采用ABB、施耐德、西门子品牌</w:t>
            </w:r>
            <w:commentRangeEnd w:id="57"/>
            <w:r>
              <w:commentReference w:id="57"/>
            </w:r>
            <w:r>
              <w:rPr>
                <w:rFonts w:hint="eastAsia" w:ascii="宋体" w:hAnsi="宋体" w:eastAsia="宋体" w:cs="宋体"/>
                <w:i w:val="0"/>
                <w:iCs w:val="0"/>
                <w:color w:val="000000"/>
                <w:kern w:val="0"/>
                <w:sz w:val="20"/>
                <w:szCs w:val="20"/>
                <w:u w:val="none"/>
                <w:lang w:val="en-US" w:eastAsia="zh-CN" w:bidi="ar"/>
              </w:rPr>
              <w:t>，分断能力不低于6kA。</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7、浪涌保护器采用C级浪涌保护器，耐冲击过电压额定值≤1.8kV，标称放电电流≥20KA，并配置后备保护。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列头柜2</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支持IT双路MCCB输入，外形尺寸600*1200*2000（42U）</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1、满足输入电压380/400/415VAC，频率：50Hz/60Hz。规格（W*D*H）：600mm*1200mm*2000mm，颜色与机柜保持一致。</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2、支持双路电源输入，需配置指示灯指示电源输入状态。</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3、精密配电柜通过9烈度抗震测试。 </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4、母排应采用高电导率纯铜导体，表面需镀镍处理，含铜量不低于 99.90%。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智能监控板：投标方应提供对精密配电柜主路、支路等多回路进行监控的智能监控板。监控板需能够实现可视化界面，触摸屏展示系统模拟图，系统模拟图可显示各开关和防雷器的实时状态，可显示所有主回路及支回路的电量信息。智能监控板应支持MODBUS或SNMP协议，支持被第三方网管集成。</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 进线主断路器应采用知名品牌的塑壳断路器，采用ABB、施耐德、西门子品牌，分断能力不低于36kA。支路断路器应采用知名品牌的微型塑壳断路器，采用ABB、施耐德、西门子品牌，分断能力不低于6kA。</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7、浪涌保护器采用C级浪涌保护器，耐冲击过电压额定值≤1.8kV，标称放电电流≥20KA，并配置后备保护。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（3）、机房照明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LED机房照明灯</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机房专用格栅无眩光灯盘，尺寸约为</w:t>
            </w:r>
            <w:commentRangeStart w:id="58"/>
            <w:r>
              <w:rPr>
                <w:rFonts w:hint="eastAsia" w:ascii="宋体" w:hAnsi="宋体" w:eastAsia="宋体" w:cs="宋体"/>
                <w:i w:val="0"/>
                <w:iCs w:val="0"/>
                <w:color w:val="000000"/>
                <w:kern w:val="0"/>
                <w:sz w:val="20"/>
                <w:szCs w:val="20"/>
                <w:u w:val="none"/>
                <w:lang w:val="en-US" w:eastAsia="zh-CN" w:bidi="ar"/>
              </w:rPr>
              <w:t>1200*600</w:t>
            </w:r>
            <w:commentRangeEnd w:id="58"/>
            <w:r>
              <w:commentReference w:id="58"/>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LED应急照明灯</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机房专用格栅光灯盘，尺寸约为</w:t>
            </w:r>
            <w:commentRangeStart w:id="59"/>
            <w:r>
              <w:rPr>
                <w:rFonts w:hint="eastAsia" w:ascii="宋体" w:hAnsi="宋体" w:eastAsia="宋体" w:cs="宋体"/>
                <w:i w:val="0"/>
                <w:iCs w:val="0"/>
                <w:color w:val="000000"/>
                <w:kern w:val="0"/>
                <w:sz w:val="20"/>
                <w:szCs w:val="20"/>
                <w:u w:val="none"/>
                <w:lang w:val="en-US" w:eastAsia="zh-CN" w:bidi="ar"/>
              </w:rPr>
              <w:t>1200*600</w:t>
            </w:r>
            <w:commentRangeEnd w:id="59"/>
            <w:r>
              <w:commentReference w:id="59"/>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安全出口指示灯</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安全出口指示灯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应急疏散指示灯 </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全铝壁挂双向，功率3W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开关面板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单控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维修插座</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GB二三插、10A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电缆辅材</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ZC-RVV-3*2.5mm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镀锌线管</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20管，含开槽，隐蔽安装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（4）、电缆材料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配电房到机房配电总柜电缆</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由基建总包负责两个回路至3F配电间，每个回路4*（ZC-YJV-4*240+1*120mm</w:t>
            </w:r>
            <w:r>
              <w:rPr>
                <w:rFonts w:hint="eastAsia" w:ascii="宋体" w:hAnsi="宋体" w:eastAsia="宋体" w:cs="宋体"/>
                <w:i w:val="0"/>
                <w:iCs w:val="0"/>
                <w:color w:val="000000"/>
                <w:kern w:val="0"/>
                <w:sz w:val="20"/>
                <w:szCs w:val="20"/>
                <w:u w:val="none"/>
                <w:vertAlign w:val="superscript"/>
                <w:lang w:val="en-US" w:eastAsia="zh-CN" w:bidi="ar"/>
              </w:rPr>
              <w:t xml:space="preserve">2 </w:t>
            </w:r>
            <w:r>
              <w:rPr>
                <w:rFonts w:hint="eastAsia" w:ascii="宋体" w:hAnsi="宋体" w:eastAsia="宋体" w:cs="宋体"/>
                <w:i w:val="0"/>
                <w:iCs w:val="0"/>
                <w:color w:val="000000"/>
                <w:kern w:val="0"/>
                <w:sz w:val="20"/>
                <w:szCs w:val="20"/>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配电间内部市电柜、UPS输出柜线缆</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市电柜到UPS电缆、UPS到输出柜电缆、市电柜到动力配电柜电缆等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电池开关箱输入输出电缆</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ZC-BVR-1*185mm²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列头柜IT输入电缆</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ZC-YJV-4*120+1*70mm</w:t>
            </w:r>
            <w:r>
              <w:rPr>
                <w:rFonts w:hint="eastAsia" w:ascii="宋体" w:hAnsi="宋体" w:eastAsia="宋体" w:cs="宋体"/>
                <w:i w:val="0"/>
                <w:iCs w:val="0"/>
                <w:color w:val="000000"/>
                <w:kern w:val="0"/>
                <w:sz w:val="20"/>
                <w:szCs w:val="20"/>
                <w:u w:val="none"/>
                <w:vertAlign w:val="superscript"/>
                <w:lang w:val="en-US" w:eastAsia="zh-CN" w:bidi="ar"/>
              </w:rPr>
              <w:t xml:space="preserve">2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45KW行级精密空调输入电缆</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ZC-YJV-4*16+1*10mm²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13KW精密空调输入电缆</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ZC-RVV-5*6mm^2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机房内强电桥架</w:t>
            </w:r>
          </w:p>
        </w:tc>
        <w:tc>
          <w:tcPr>
            <w:tcW w:w="538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根据电缆配套配置，含材料和施工。≥400*100mm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电气埋管</w:t>
            </w:r>
          </w:p>
        </w:tc>
        <w:tc>
          <w:tcPr>
            <w:tcW w:w="538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电气电缆埋管φ25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（四）、空调系统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（1）、机房空调系统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行级送风精密空调-单冷</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1.精密空调安装在机柜排当中，采用水平送风方式，支持深度及高度可调节，以保持和机柜搭配的美观度安装需要。精密空调通过增加选配组件，可兼容T1/T3工况，能在≤95%RH的工况下正常工作；</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2.单台精密空调总冷量≥46kW，显冷量≥46kW，风量≥9000m³/h；</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3.精密空调室内机应由直流变频压缩机、蒸发器、EC风机、控制器、电子膨胀阀、油分 、视液镜、干燥过滤器等主要部件组成。可支持制冷量20%~100%无极调节，按需输出冷量，大幅降低能耗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行级送风精密空调-带加热加湿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1.精密空调安装在机柜排当中，采用水平送风方式，支持深度及高度可调节，以保持和机柜搭配的美观度安装需要。精密空调通过增加选配组件，可兼容T1/T3工况，能在≤95%RH的工况下正常工作；</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2.单台精密空调总冷量≥46kW，显冷量≥46kW，风量≥9000m³/h；</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3.精密空调室内机应由直流变频压缩机、蒸发器、EC风机、控制器、电子膨胀阀、油分 、视液镜、干燥过滤器等主要部件组成。可支持制冷量20%~100%无极调节，按需输出冷量，大幅降低能耗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精密空调安装辅材1</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精密空调内外机连接铜管（路由距离预估），R410A制冷剂、保温棉等安装辅材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13kW房间级精密空调</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1.单台精密空调总冷量≥12kW，显冷量≥11.5kW，风量≥3000m³/h；</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2.精密空调应由直流变频压缩机、EC风机、电子膨胀阀等主要部件组成。</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3.精密空调系统应标配采用R410A制冷剂，环保高效。 </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4.精密空调控制器应采用不低于3.2英寸LCD屏，人机交互好。支持温湿度曲线显示。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5.具备联动与群控功能，同一区域可以将不低于8套机组进行统一控制管理。</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6.系统应具有三遥性能，遥测项目：送风温度、回风温度、回风湿度、显示机组工作状态等。遥信项目：开/关机，电压过高/低，回风温度过高/低，回风湿度过高/低，风机正常/故障。遥控项目：空调开/关机、温湿度参数设置                                                       </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7、上送风，左右下走管，单冷，含内外机；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精密空调安装辅材2</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13KW精密空调内外机连接铜管（路由距离预估），R410A制冷剂、保温棉等安装辅材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室外机和室内机管路连接保护</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室外机和室内机连接保护，含开孔，立柱等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（2）、新排风系统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新风空调机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风量</w:t>
            </w:r>
            <w:ins w:id="386" w:author="Administrator" w:date="2023-10-08T14:22:23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2000m³/h，三级过滤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排烟机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风量</w:t>
            </w:r>
            <w:ins w:id="387" w:author="Administrator" w:date="2023-10-08T14:22:24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2000m³/h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控制器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RS485接口和协议，实时监测CO2浓度、PM2.5浓度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防火阀</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≥500×350mm；24V；70℃常开，消防联动；手动复位；无硬性认证，可根据各厂家指导手册选用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外墙百叶风口</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≥500×350mm，可根据各厂家指导手册选用，可根据各厂家指导手册选用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风管制作</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材质：镀锌钢板，尺寸约为500×350mm，保温：20橡塑板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单摆风口</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≥300×300mm，可根据各厂家指导手册选用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打墙孔及封堵</w:t>
            </w:r>
          </w:p>
        </w:tc>
        <w:tc>
          <w:tcPr>
            <w:tcW w:w="538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含封堵、管道辅材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（五）、气体消防系统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（1）、设备部份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柜式灭火装置1</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GQQ120/2.5-ZA</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1、120Lx2柜式灭火装置，含根据设计填充的HFC-227ea；</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2、灭火剂充装密度：≤1120kg/m³</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3、贮存压力（20℃）：2.5Mpa；</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4、工作压力（50℃）：4.2Mpa；</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5、启动电压/电流：DC24V/1.8A；</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6、工作温度范围：0℃~50℃</w:t>
            </w:r>
            <w:ins w:id="388" w:author="Administrator" w:date="2023-10-08T14:22:16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柜式灭火装置2</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GQQ90/2.5-ZA</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1、90L柜式灭火装置，根据设计填充HFC-227ea；</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2、灭火剂充装密度：≤1120kg/m³</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3、贮存压力（20℃）：2.5Mpa；</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4、工作压力（50℃）：4.2Mpa；</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5、启动电压/电流：DC24V/1.8A；</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6、工作温度范围：0℃~50℃</w:t>
            </w:r>
            <w:ins w:id="389" w:author="Administrator" w:date="2023-10-08T14:22:12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（2）、电器材料部份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机械型泄压口</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尺寸约为405*405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气体灭火系统控制盘</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工作电源--主电AC220V±20%，50Hz；直流备电DC24V/7Ah</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功耗--≤120W</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系统容量--324点</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输出接点容量--所有继电器触点容量均为7A/24VDC</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输出回路限流--电磁阀驱动≤3A</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传输距离--≤1000米</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使用环境--温度：-10℃～+55℃</w:t>
            </w:r>
            <w:ins w:id="390" w:author="Administrator" w:date="2023-10-08T14:22:07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t>；相对湿度：≤95%（40℃±2℃无凝露）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点型光电感烟火灾探测器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工作电压--总线24V</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监视电流--≤0.3mA</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报警电流--≤1.5mA</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布线要求--RVS线≥1.5mm2；</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使用环境--温度：-10℃～+55℃</w:t>
            </w:r>
            <w:ins w:id="391" w:author="Administrator" w:date="2023-10-08T14:22:05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t>，相对湿度：≤95%（40℃±2℃无凝露）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点型感温火灾探测器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工作电压--总线24V</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监视电流--≤0.3mA</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报警电流--≤1.5mA</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布线要求--RVS线≥1.5mm2</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使用环境--温度：-10℃～+50℃</w:t>
            </w:r>
            <w:ins w:id="392" w:author="Administrator" w:date="2023-10-08T14:22:03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t>；相对湿度：≤95%（40℃±2℃无凝露）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输出模块（智能型）</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工作电压--总线24V</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静态电流--≤0.6mA</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动作电流--≤10mA</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输出节点容量--2A@ DC30V</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终端负载--47KΩ电阻</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布线要求--RVS线≥1.5mm2</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使用环境--温度：-10℃～+50℃</w:t>
            </w:r>
            <w:ins w:id="393" w:author="Administrator" w:date="2023-10-08T14:22:00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t>；相对湿度：≤95%（40℃±2℃无凝露）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火灾声光警报器（智能型）</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工作电压--总线24V，DC24V±20%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监视电流--≤1mA</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报警电流--≤120mA</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闪光频率--1Hz～1.5Hz</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报警音量--80dB～120dB</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布线要求--RVS线≥1.5mm2</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使用环境--温度：-10℃～+55℃</w:t>
            </w:r>
            <w:ins w:id="394" w:author="Administrator" w:date="2023-10-08T14:21:59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t>；相对湿度：≤95%（40℃±2℃无凝露）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气体释放警报器（智能型）</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工作电压--DC24V±20% </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用线要求--RVS线≥1.5mm2</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使用环境--温度：-10℃～+55℃</w:t>
            </w:r>
            <w:ins w:id="395" w:author="Administrator" w:date="2023-10-08T14:21:55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t>；相对湿度：≤95%（40℃±2℃无凝露）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警铃</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工作电压--DC24±15%</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工作电流--≤40mA</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变频周期--0.5～5s</w:t>
            </w:r>
            <w:ins w:id="396" w:author="Administrator" w:date="2023-10-08T14:21:49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声压级（A计权）--80～120db（正面3米处）</w:t>
            </w:r>
            <w:ins w:id="397" w:author="Administrator" w:date="2023-10-08T14:21:44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使用环境--温度：-10℃～50℃</w:t>
            </w:r>
            <w:ins w:id="398" w:author="Administrator" w:date="2023-10-08T14:21:45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t>；相对湿度：≤95%RH40℃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紧急启动/停止盒（智能型）</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工作电压--DC24V±20%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触点容量：2A/24VDC</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用线要求--BV线≥1.5mm2</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使用环境--温度：-5℃～+55℃</w:t>
            </w:r>
            <w:ins w:id="399" w:author="Administrator" w:date="2023-10-08T14:21:40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t>；相对湿度：≤95%（40℃±2℃无凝露）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管道</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对主机房、配电间、电池间、档案室、保密档案区域根据图纸敷设管道</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辅材</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消防系统所涉及的阻燃电线、镀锌铁线管、金属软管、接线盒等辅材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（六）、安防系统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（1）、监控系统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高清半球摄像机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视频监控系统的（1）户政便民服务中心、联合作中心监控”中“1.网络防爆半球型摄像机”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硬盘录像机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具有≥2个HDMI接口、2个VGA接口、2个RJ45千兆网络接口、2个USB2.0接口、2个USB3.0接口、1个RS232接口、1个RS485接口（可接入RS485键盘）、1个eSata接口，1个CVBS接口；具有1路音频输入接口、2路音频输出接口，16路报警输入接口、9路报警输出接口（其中第9路支持受控直流12V输出）；具有1路直流12V输出接口；可内置16个SATA接口硬盘</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2、可接入1T、2T、3T、4T、6T、8T、10T、12TB、14TB、16TB、18TB容量的SATA接口硬盘</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3、▲可接入≥64路分辨率为≥1920×1080的视频图像，支持最大接入带宽640Mbps，最大存储带宽640Mbps，最大转发带宽640Mbps，最大回放带宽640Mbps</w:t>
            </w:r>
            <w:commentRangeStart w:id="60"/>
            <w:r>
              <w:rPr>
                <w:rFonts w:hint="eastAsia" w:ascii="宋体" w:hAnsi="宋体" w:eastAsia="宋体" w:cs="宋体"/>
                <w:b/>
                <w:bCs/>
                <w:i w:val="0"/>
                <w:iCs w:val="0"/>
                <w:color w:val="FF0000"/>
                <w:kern w:val="0"/>
                <w:sz w:val="20"/>
                <w:szCs w:val="20"/>
                <w:u w:val="none"/>
                <w:lang w:val="en-US" w:eastAsia="zh-CN" w:bidi="ar"/>
              </w:rPr>
              <w:t>（以公安部检测报告为准）</w:t>
            </w:r>
            <w:commentRangeEnd w:id="60"/>
            <w:r>
              <w:commentReference w:id="60"/>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4、设备具有2个HDMI接口，2个VGA接口，1个CVBS接口，支持3组异源输出，每组输出可独立配置全局音频预览</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5、显示输出分辨率具有8K(7680×4320)/30Hz, 4K(3840×2160)/60Hz、4K(3840×2160)/30Hz、2K（2560×1440）/60Hz，1080P（1920×1080）/60Hz，UXGA（1600×1200）/60Hz，SXGA（1280×1024）/60Hz，720P（1280×720）/60Hz，XGA（1024×768）/60Hz设置选项</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、是否戴口罩、体温信息等，并语音播报体温异常、未戴口罩等（以公安部检测报告为准）</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支持在线检查西数硬盘的运行状态、健康状态，包括低温警报、高温警报、异步信号恢复警报、重新分配扇区技术警报，读取恢复警报、无法修复的错误警报、机械故障警报、接口CRC警报、机械故障警报、硬复位警报、软复位警报、磁头加载率警报、电源接通复位率警报、总工作负载率警报、生命周期内工作负载总量警报、上电复位警报、磁头加载计数警报、电源开启小时警报</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7、支持将设备日志上传到日志服务器，可配置日志服务器IP地址和端口</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8、接入带有人体测温功能的IPC，支持在预览界面以卡片形式实时展示体温信息，体温正常为绿色，体温异常为红色，支持根据体温状态联动语音输出，语音支持“体温正常”</w:t>
            </w:r>
            <w:commentRangeStart w:id="61"/>
            <w:r>
              <w:rPr>
                <w:rFonts w:hint="eastAsia" w:ascii="宋体" w:hAnsi="宋体" w:eastAsia="宋体" w:cs="宋体"/>
                <w:i w:val="0"/>
                <w:iCs w:val="0"/>
                <w:color w:val="000000"/>
                <w:kern w:val="0"/>
                <w:sz w:val="20"/>
                <w:szCs w:val="20"/>
                <w:u w:val="none"/>
                <w:lang w:val="en-US" w:eastAsia="zh-CN" w:bidi="ar"/>
              </w:rPr>
              <w:t>、“体</w:t>
            </w:r>
            <w:commentRangeEnd w:id="61"/>
            <w:r>
              <w:commentReference w:id="61"/>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专用硬盘</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ins w:id="400" w:author="Administrator" w:date="2023-10-08T14:20:55Z">
              <w:r>
                <w:rPr>
                  <w:rFonts w:hint="eastAsia" w:ascii="宋体" w:hAnsi="宋体" w:eastAsia="宋体" w:cs="宋体"/>
                  <w:i w:val="0"/>
                  <w:iCs w:val="0"/>
                  <w:color w:val="000000"/>
                  <w:kern w:val="0"/>
                  <w:sz w:val="20"/>
                  <w:szCs w:val="20"/>
                  <w:u w:val="none"/>
                  <w:lang w:val="en-US" w:eastAsia="zh-CN" w:bidi="ar"/>
                </w:rPr>
                <w:t>不低于</w:t>
              </w:r>
            </w:ins>
            <w:commentRangeStart w:id="62"/>
            <w:r>
              <w:rPr>
                <w:rFonts w:hint="eastAsia" w:ascii="宋体" w:hAnsi="宋体" w:eastAsia="宋体" w:cs="宋体"/>
                <w:i w:val="0"/>
                <w:iCs w:val="0"/>
                <w:color w:val="000000"/>
                <w:kern w:val="0"/>
                <w:sz w:val="20"/>
                <w:szCs w:val="20"/>
                <w:u w:val="none"/>
                <w:lang w:val="en-US" w:eastAsia="zh-CN" w:bidi="ar"/>
              </w:rPr>
              <w:t>8T专用硬盘，总容量不小于48T即可</w:t>
            </w:r>
            <w:commentRangeEnd w:id="62"/>
            <w:r>
              <w:commentReference w:id="62"/>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POE交换机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1.配置：可用千兆电口数≥25，其中可用千兆POE电口数≥24，非复用千兆光口数≥1。</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2.支持802.3af/at PoE标准，支持整机POE最大输出功率≥370W。</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3.支持IEEE 802.3、IEEE 802.3u、IEEE 802.3x网络标准</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4.交换方式支持存储转发。</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5.交换容量≥52Gbps，包转发率≥38.688Mpps。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6.支持端口（POE）防浪涌≥6KV，MAC地址表≥8K。</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7.为保证整体系统稳定性与统一性，建议投标产品与摄像机、解码器、存储设备为同一品牌。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（七）、动环系统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微模块动环监控组件</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要求每个微模块提供一个整体的环境和动力监控接口，实现对模块内供配电、空调、温湿度、漏水检测、烟雾、视频等设备的不间断监控，发现部件故障或参数异常，即时采取颜色、E-mail、SMS和声音告警等多种报警方式，记录历史数据和报警事件，所有监控信息提供标准的北向SNMP接口给管理平台集成接入。支持PAD和手机APP实时查看设备信息，移动运维。</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2、为保证系统通讯和供电的可靠性，管理系统通信总线具备容错能力，单点故障应不影响其他设备；管理系统电源总线应具有热备份，具备支持热插拔，在线更换功能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微模块监控组件</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配套微模块监控组件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微模块通道门禁组件</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配套微模块通道门禁组件，含磁力锁、读卡器、开门按钮、发卡器、IC卡、双门门禁控制器等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运维硬件</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含服务器、数据库许可、汇聚交换机、数据采集器及底部传感器等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运维软件平台</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1、病毒扫描：管理系统软件需经过不少于3种企业版病毒扫描工具扫描。</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3、漏洞扫描：管理系统及配套的操作系统、数据库需经过常用的企业版漏洞扫描工具扫描，不允许存在高危漏洞。</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4、数据中心管理系统应是一个统一的管理平台，实现对多个数据中心基础设施的集中管理，包括对UPS、精密配电柜、精密空调、通道天窗、微模块内部传感器、视频等系统统一监控管理。</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5、基本软件 包括：移动APP、3D视图、制冷优化等主要功能模块软硬接口各1套、协议等主要功能模块软硬接口。</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6、远程维护 应用程序远程操作，实现远程维护、管理。通过设备查看管理域、告警浏览、设备监控、查看资源信息。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液晶面板温湿度传感器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液晶面板温湿度传感器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电源线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RVVP4*0.5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屏蔽双绞线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六类网线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镀锌管</w:t>
            </w:r>
          </w:p>
        </w:tc>
        <w:tc>
          <w:tcPr>
            <w:tcW w:w="538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KBG20线管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附件</w:t>
            </w:r>
          </w:p>
        </w:tc>
        <w:tc>
          <w:tcPr>
            <w:tcW w:w="538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螺丝、端子、连接件等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（八）、综合布线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理线器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1U 理线器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24芯光纤配线架含LC耦合器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1U，抽屉式配线架，选用冷扎钢板，表面喷涂塑粉，防锈美观；模块式设计，组合式结构，适用SC、ST、LC等适配器，安装操作方便；</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1U可实现24芯SC、ST和72芯LC光纤接入；</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执行标准：ISO/IEC11801，EN50173。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1米LC/PC多模万兆尾纤</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 全部采用精密研磨工艺，保证了低插入损耗和高回波损耗性能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 插入损耗：≤0.2dB, 回波损耗：≥35dB</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 震动实验附加损耗≤0.1 dB</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 温度循环附加损耗≤0.1 dB      </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 符合相关标准：ISO11801,TIA/EIA-568-B.2,IEC-60793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12芯室内光纤</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12芯室内光纤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上走线梯形桥架（弱电）</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配电房UPS输入输出电缆采用上走线，梯形桥架≥400mm，符合国标要求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2米六类网络跳线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2米六类网络跳线，成品跳线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10米六类网络跳线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10米六类网络跳线，成品跳线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3米光纤跳线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3米光纤跳线，LC-LC成品跳线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10米光纤跳线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10米光纤跳线，LC-LC成品跳线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（九）、防雷接地系统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接地紫铜排</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规格30*3mm，含安装。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等电位接地箱</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尺寸约为200mm*300mm*80mm,含端子排</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绝缘接地端子</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配套绝缘接地端子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铜芯阻燃聚乙烯绝缘电缆</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BVR 35mm</w:t>
            </w:r>
            <w:r>
              <w:rPr>
                <w:rFonts w:hint="eastAsia" w:ascii="宋体" w:hAnsi="宋体" w:eastAsia="宋体" w:cs="宋体"/>
                <w:i w:val="0"/>
                <w:iCs w:val="0"/>
                <w:color w:val="000000"/>
                <w:kern w:val="0"/>
                <w:sz w:val="20"/>
                <w:szCs w:val="20"/>
                <w:u w:val="none"/>
                <w:vertAlign w:val="superscript"/>
                <w:lang w:val="en-US" w:eastAsia="zh-CN" w:bidi="ar"/>
              </w:rPr>
              <w:t>2</w:t>
            </w:r>
            <w:r>
              <w:rPr>
                <w:rFonts w:hint="eastAsia" w:ascii="宋体" w:hAnsi="宋体" w:eastAsia="宋体" w:cs="宋体"/>
                <w:i w:val="0"/>
                <w:iCs w:val="0"/>
                <w:color w:val="000000"/>
                <w:kern w:val="0"/>
                <w:sz w:val="20"/>
                <w:szCs w:val="20"/>
                <w:u w:val="none"/>
                <w:lang w:val="en-US" w:eastAsia="zh-CN" w:bidi="ar"/>
              </w:rPr>
              <w:t>，主干接地线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铜芯阻燃聚乙烯绝缘电缆</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BVR 6mm</w:t>
            </w:r>
            <w:r>
              <w:rPr>
                <w:rFonts w:hint="eastAsia" w:ascii="宋体" w:hAnsi="宋体" w:eastAsia="宋体" w:cs="宋体"/>
                <w:i w:val="0"/>
                <w:iCs w:val="0"/>
                <w:color w:val="000000"/>
                <w:kern w:val="0"/>
                <w:sz w:val="20"/>
                <w:szCs w:val="20"/>
                <w:u w:val="none"/>
                <w:vertAlign w:val="superscript"/>
                <w:lang w:val="en-US" w:eastAsia="zh-CN" w:bidi="ar"/>
              </w:rPr>
              <w:t>2</w:t>
            </w:r>
            <w:r>
              <w:rPr>
                <w:rFonts w:hint="eastAsia" w:ascii="宋体" w:hAnsi="宋体" w:eastAsia="宋体" w:cs="宋体"/>
                <w:i w:val="0"/>
                <w:iCs w:val="0"/>
                <w:color w:val="000000"/>
                <w:kern w:val="0"/>
                <w:sz w:val="20"/>
                <w:szCs w:val="20"/>
                <w:u w:val="none"/>
                <w:lang w:val="en-US" w:eastAsia="zh-CN" w:bidi="ar"/>
              </w:rPr>
              <w:t>，防静电地板、钢架、彩钢板及门接地线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防雷接地接入</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根据机房实际情况定制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辅材</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螺丝、铜耳等辅材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（十）、旧机房光纤汇聚割接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旧机房光线割接</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旧机房光纤链路资源割接至新机房，根据运营商设计实施，机房割接，设备利旧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辅材</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定制配套辅材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六、多媒体会议系统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（一）、中会议室（3楼）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(1)音箱系统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专业音箱</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1.采用≥10寸中低音钕磁喇叭单元和1只44mm压缩钕磁高音单元。</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2.精确设计的分频器优化功率响应及人声部分的中频表现力。</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3.阻抗：8Ω</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4.频响：45Hz-20kHz</w:t>
            </w:r>
            <w:ins w:id="401" w:author="Administrator" w:date="2023-10-08T14:20:29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5.额定功率≥300W</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6.灵敏度≥98dB/W/M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7.水平覆盖角≥90°，垂直覆盖角≥70°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支架</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1.固定面板尺寸（长*宽）约227mm*150mm±1mm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2.臂长：280mm至400mm（可调节）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专业功放</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1.1U机箱设计，采用D类数字功放设计方案。</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2.标准XLR输入接口，和LINK输出口，简洁的接口更加方便不同用户需求。</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3.电源采用开关电源技术，效率高，有效的抑制电源谐波。</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4.内置智能削峰限幅器，支持开机软启动，防止开机时向电网吸收大电流，干扰其它用电设备。 </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5.具有：过压保护，欠压保护，过流保护，直流保护，输出短路保护，温控风扇等功能。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6.输出功率：立体声@8Ω：≥500W×2；立体声@4Ω：≥850W×2；桥接@8Ω：≥1700W。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音频处理器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1.数字音频处理器支持≥4路平衡式话筒/线路输入通道，采用裸线接口端子，平衡接法；支持≥4路平衡式线路输出，采用裸线接口端子，平衡接法。</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2.输入通道支持前级放大、信号发生器、扩展器、压缩器、≥5段参量均衡、AM自动混音功能、AFC自适应反馈消除、AEC回声消除、ANC噪声消除。</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3.输出通道支持≥31段图示均衡器、延时器、分频器、高低通滤波器、限幅器。</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4.支持≥24bit/48kHz的声音，支持输入通道48V幻象供电。</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5.具有液晶显示屏，支持显示设备网络信息、实时电平、通道静音状态、矩阵混音状态。</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6.支持通过ipad或iPhone或安卓手机APP软件进行操作控制，面板具备USB接口，支持多媒体存储，可进行播放或存储录播。</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7.配置双向RS-232接口，可用于控制外部设备；配置RS-485接口，可实现自动摄像跟踪功能。配置≥8通道可编程GPIO控制接口（可自定义输入输出）。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8.支持断电自动保护记忆功能。支持通道拷贝、粘贴、联控功能。支持通过浏览器访问设备，下载自带管理控制软件；可工作在XP/Windows7、8、10等系统环境下。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调音台</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1.具有≥10.1英寸1280x800真彩电阻触摸屏、数字编码器以及按键构成的操作面板，能够快速方便地进行设置。</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2.具有≥17个电动推子，电动推子可操控：≥1个LR主声道推子、≥16个通道推子。</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3.支持中英文界面切换，且无需重启。</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4.内置USB录音、放音功能。能够识别USB电子盘内的中英文歌曲名，具备快进、下一曲、快速暂停等功能，非常方便现场操作；且支持播放APE、FLAC、MP3、WAV无损音频格式。</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5.内置≥16个通道独立的反馈抑制器，内置≥16路自动混音（增益共享型）。</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6.具有≥2个内置效果器，自带有经典混响、大房间混响等效果模块；FX音效可使用专用的返回通道返回到混音且不占用单声道和立体声输入通道。</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7.支持iPad触摸屏全功能控制，实时数据同步；支持≥8个终端同时控制。</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8.可通过网络或者USB升级ARM固件、DSP固件。</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9.每个输入通道具有≥4段参数均衡、噪声门、高低通、压缩、反相。</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10.每个输出通道具有≥8段参数均衡、高低通、压缩、反相、延时器。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无线话筒</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1.频率指标：等同或优于530-580MHz，640-690MHz，调制方式：宽带FM，频道数目：≥200个频道。</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2.配套有≥1台接收主机和≥2个无线手持话筒。</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3.采用UHF超高频段双真分集接收，并采用PLL锁相环多信道频率合成技术。</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4.接收机指标：采用自动选讯接收方式，灵敏度:≥12dB μV（80dBS/N)，频率响应:等同或优于50Hz-16.5kHz。</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5.发射机指标：音头采用动圈式麦克风；手持麦克风内置螺旋天线。</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6.输出功率:≥30mW。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电源管理器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具有≥12路电源插座，支持≥6路10A的、≥6路16A的插座规格。具有通道延时编辑功能，可以自定义修改通道间的延时时间。集成RS485远程控制功能，支持通过USB、RS485、RS232等多样控制方式。前面板具有≥2路常开状态电源插座支持定时开关机任务的功能，定时时长最长可设置达≥12个月的定时开关机功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2.每路有单独的滤波器。</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3.支持通过LINK口实现多台（同款）电源时序器级联；支持通过前面板按键设置设备地址码。</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4.采用3芯单相的电源接线接口。</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5.具备有数字电压指示功能，可实时的指示电网电压。</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6.支持密码锁定功能。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会议话筒系统主机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1.设备具有音频时钟同步传输技术，音频延时小于5ms。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2.内置高性能DSP处理器，具有音频矩阵、啸叫抑制、EQ、音量、延时器等调节功能。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3.音频输入接口包括有1路≥RCA、≥1路卡侬头、≥2路凤凰端子。音频输出接口包括有≥1路RCA、≥1路卡侬头、≥16路凤凰端子。支持≥16通道音频输出功能，可灵活配置为角色分离输出模式、同传输出模式、相控输出模式。每个输出通道都可以调节EQ、音量、延时器等参数。通过WEB控制音频矩阵参数（包括EQ、音量、延时器、话筒灵敏度等）、输出模式切换、开关话筒同步、中英俄法四种语言切换、控制角色分离主机。会议主机具备设置主机或从机功能，当主机出现故障时，可自动切换至从机运行，实现双备份功能。(提供满足该参数的带CMA或CNAS认证标识的第三方检测机构出具的检测报告，</w:t>
            </w:r>
            <w:commentRangeStart w:id="63"/>
            <w:r>
              <w:rPr>
                <w:rFonts w:hint="eastAsia" w:ascii="宋体" w:hAnsi="宋体" w:eastAsia="宋体" w:cs="宋体"/>
                <w:b/>
                <w:bCs/>
                <w:i w:val="0"/>
                <w:iCs w:val="0"/>
                <w:color w:val="FF0000"/>
                <w:kern w:val="0"/>
                <w:sz w:val="20"/>
                <w:szCs w:val="20"/>
                <w:u w:val="none"/>
                <w:lang w:val="en-US" w:eastAsia="zh-CN" w:bidi="ar"/>
              </w:rPr>
              <w:t>预中标方要在公示后3天内提供检测报告原件及样品设备演示，若与描述不符则视为虚假应标。)</w:t>
            </w:r>
            <w:r>
              <w:rPr>
                <w:rFonts w:hint="eastAsia" w:ascii="宋体" w:hAnsi="宋体" w:eastAsia="宋体" w:cs="宋体"/>
                <w:i w:val="0"/>
                <w:iCs w:val="0"/>
                <w:color w:val="000000"/>
                <w:kern w:val="0"/>
                <w:sz w:val="20"/>
                <w:szCs w:val="20"/>
                <w:u w:val="none"/>
                <w:lang w:val="en-US" w:eastAsia="zh-CN" w:bidi="ar"/>
              </w:rPr>
              <w:br w:type="textWrapping"/>
            </w:r>
            <w:commentRangeEnd w:id="63"/>
            <w:r>
              <w:commentReference w:id="63"/>
            </w:r>
            <w:r>
              <w:rPr>
                <w:rFonts w:hint="eastAsia" w:ascii="宋体" w:hAnsi="宋体" w:eastAsia="宋体" w:cs="宋体"/>
                <w:i w:val="0"/>
                <w:iCs w:val="0"/>
                <w:color w:val="000000"/>
                <w:kern w:val="0"/>
                <w:sz w:val="20"/>
                <w:szCs w:val="20"/>
                <w:u w:val="none"/>
                <w:lang w:val="en-US" w:eastAsia="zh-CN" w:bidi="ar"/>
              </w:rPr>
              <w:t>4.支持≥16通道角色分离输出模式，可使有线或无线单元根据ID号独立输出，最大支持128路有线单元或无线单元独立音频输出，并支持通过录音软件实现每个单元独立录音、或语音转写设备对接实现角色分离。</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5.支持≥16通道同传输出模式，可使同传音频根据通道号独立输出，可供录音或监听设备使用。且输出通道数量，可通过外部设备扩展。</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6.支持≥16通道相控输出模式，内置≥nx16音频矩阵处理器，实现≥16通道分组输出功能。可使任意输入源（包括所有输入源和在线话筒），按任意音量比例，输出到任意通道。</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7.会议主机具备设置主机或从机功能，当主机出现故障时，可自动切换至从机运行，实现双备份功能。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8.支持AP信道扫描，监测现场的无线信道使用情况，支持信道自动或手动配置最佳信道，支持AP名称在线显示列表。</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9.超大系统容量，系统最大支持</w:t>
            </w:r>
            <w:ins w:id="402" w:author="Administrator" w:date="2023-10-08T14:19:53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4096台有线会议单元和</w:t>
            </w:r>
            <w:ins w:id="403" w:author="Administrator" w:date="2023-10-08T14:19:55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300台无线会议单元。系统最大发言数量为</w:t>
            </w:r>
            <w:ins w:id="404" w:author="Administrator" w:date="2023-10-08T14:19:46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16个有线话筒和</w:t>
            </w:r>
            <w:ins w:id="405" w:author="Administrator" w:date="2023-10-08T14:19:50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8个无线话筒。</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10.支持环形手拉手功能，确保在其中的一条网线断开或者单元出问题时，会议能继续正常进行。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406" w:author="Administrator" w:date="2023-10-08T14:19:1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90" w:hRule="atLeast"/>
          <w:trPrChange w:id="406" w:author="Administrator" w:date="2023-10-08T14:19:13Z">
            <w:trPr>
              <w:trHeight w:val="620" w:hRule="atLeast"/>
            </w:trPr>
          </w:trPrChange>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Change w:id="407" w:author="Administrator" w:date="2023-10-08T14:19:13Z">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Change w:id="408" w:author="Administrator" w:date="2023-10-08T14:19:13Z">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Change w:id="409" w:author="Administrator" w:date="2023-10-08T14:19:13Z">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Change w:id="410" w:author="Administrator" w:date="2023-10-08T14:19:13Z">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tcPrChange>
                      </w:tcPr>
                    </w:tcPrChange>
                  </w:tcPr>
                </w:tcPrChange>
              </w:tcPr>
            </w:tcPrChange>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Change w:id="411" w:author="Administrator" w:date="2023-10-08T14:19:13Z">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Change w:id="412" w:author="Administrator" w:date="2023-10-08T14:19:13Z">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Change w:id="413" w:author="Administrator" w:date="2023-10-08T14:19:13Z">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Change w:id="414" w:author="Administrator" w:date="2023-10-08T14:19:13Z">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tcPrChange>
                      </w:tcPr>
                    </w:tcPrChange>
                  </w:tcPr>
                </w:tcPrChange>
              </w:tcPr>
            </w:tcPrChange>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主席会议话筒</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Change w:id="415" w:author="Administrator" w:date="2023-10-08T14:19:13Z">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Change w:id="416" w:author="Administrator" w:date="2023-10-08T14:19:13Z">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Change w:id="417" w:author="Administrator" w:date="2023-10-08T14:19:13Z">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Change w:id="418" w:author="Administrator" w:date="2023-10-08T14:19:13Z">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tcPrChange>
                      </w:tcPr>
                    </w:tcPrChange>
                  </w:tcPr>
                </w:tcPrChange>
              </w:tcPr>
            </w:tcPrChange>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1.采用电容触摸按键。咪杆高度（或长度）≤380mm。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2.单元采用非压缩音频传输技术，≥48K采样率，≥80Hz-16KHz带宽音质。</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3.单元采用≥100M网络传输，网络连接采用网线手拉手。</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4.单元通信采用标准TCP/IP协议，且每个单元可支持ping包功能。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5.采用≥4.3英寸全彩触屏。每个单元内置独立的web服务器，支持≥四种语言切换、调节话筒ID号、话筒灵敏度、话筒EQ等参数。单元支持IP地址嗅探功能，通过PC工具可以查找到未知单元的ID号、IP地址、MAC地址等参数。(提供满足该参数的带CMA或CNAS认证标识的第三方检测机构出具的检测报告，</w:t>
            </w:r>
            <w:commentRangeStart w:id="64"/>
            <w:r>
              <w:rPr>
                <w:rFonts w:hint="eastAsia" w:ascii="宋体" w:hAnsi="宋体" w:eastAsia="宋体" w:cs="宋体"/>
                <w:b/>
                <w:bCs/>
                <w:i w:val="0"/>
                <w:iCs w:val="0"/>
                <w:color w:val="FF0000"/>
                <w:kern w:val="0"/>
                <w:sz w:val="20"/>
                <w:szCs w:val="20"/>
                <w:u w:val="none"/>
                <w:lang w:val="en-US" w:eastAsia="zh-CN" w:bidi="ar"/>
              </w:rPr>
              <w:t>预中标方要在公示后3天内提供检测报告原件及样品设备演示，若与描述不符则视为虚假应标。)</w:t>
            </w:r>
            <w:commentRangeEnd w:id="64"/>
            <w:r>
              <w:commentReference w:id="64"/>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6.同声传译支持≥63+1通道，单元具有双通道收听功能，可同时收听不同译员通道。</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7.单元支持 PC 软件话筒控制，支持声控功能。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8.主席单元具备关闭代表单元发言的优先权限。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会议话筒</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1.采用电容触摸按键。咪杆高度（或长度）≤380mm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2.单元采用非压缩音频传输技术，≥48K采样率，≥80Hz-16KHz带宽音质。</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3.单元采用≥100M网络传输，网络连接采用网线手拉手。</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4.单元通信采用标准TCP/IP协议，且每个单元可支持ping包功能。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5.采用≥4.3英寸全彩触屏。（提供设备界面图佐证）</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6.同声传译支持≥63+1通道，单元具有双通道收听功能，可同时收听不同译员通道。</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7.单元支持 PC 软件话筒控制，支持声控功能。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8.每个单元内置独立的web服务器，支持≥四种语言切换、调节话筒ID号、话筒灵敏度、话筒EQ等参数。</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9.单元具有发言计时和定时发言功能，代表机具有申请发言功能。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10.单元内部具有反馈抑制功能，具有声控功能，声控灵敏度可调。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连接线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ins w:id="419" w:author="Administrator" w:date="2023-10-08T14:19:08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20米延长线（一公一母）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抑制器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1.高性能DSP处理，≥40-bit DPS处理器（400兆主频），提供≥32-bit/48kHz的声音。</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2.采用“陷波”+“移频”双方式进行反馈抑制。陷波器提供12固定点+12动态点。高精度移频，范围≥-10Hz到10Hz。</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3.均衡器支持≥31段图示均衡器和8段参量均衡器。（提供功能界面截图佐证）分频器</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4.支持巴特沃斯，贝塞尔，林克威治-瑞利三种类型及多种倍频程。</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5.具有自动增益功能，声音达到一定峰值自动衰减变小，声音较小则自动增益放大。</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6.具有一个IPS真彩显示屏。支持中英文切换显示。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7.具有≥48个陷波器状态LED指示灯实时显示，每通道≥12个静态+≥12个动态陷波器。</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8.具有双通道直通，一键重置陷波点配置功能。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9.支持≥4个场景切换。</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10.支持设备定位功能、断电自动保护记忆功能。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(2)显示系统终端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86寸触摸一体机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1.内置安卓操作系统，系统版本不低于安卓11，采用配置不低于Quad-Core A55四核，Mali-G52 MP2双核处理器、4G内存、32G存储空间，支持USB多媒体文件播放功能。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2.支持PC端≥20点触摸，安卓端≥10点触摸；支持触摸操作图片放大、缩小、旋转等；支持信号源切换后触摸功能可用。</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3.支持各信号源显示状态下，通过触摸操作信号源、音量等菜单，支持2.0音频通道，内置喇叭≥2*15W。</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4.支持HDMI通道信号输入智能唤醒功能，HDMI支持4K60Hz，书写屏表面硬度≥7H。</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5.支持触摸菜单，实现返回键、菜单操作、任务预览、通道切换、音量调整、快捷电子白板操作。</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6持无线传屏，将电脑/笔记本电脑信号传输至交互平板上显示，支持同时接收四个信号显示在同一个交互平板上。</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7.支持录屏功能、电子白板、手写批注功能。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8.采用LED液晶显示屏，显示尺寸≥86英寸（16：9），刷新率≥60Hz，亮度≥350cd/m2，视角（度）≥178°，支持分辨率≥3840（H）*2160（V）。</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▲9.输入端口：TYPE-C≥1个；HDMI口≥1个；TUOCH口≥1个；USB3.0≥2个；HDMI IN≥2个；RJ45≥1个；AUDIOIN≥1个；VGAIN≥1个；输出端口：USB2.0≥1个；TOUCH≥1个；USB3.0≥1个；WIFI≥4个；HDMI OUT≥1个；RJ45≥1个。</w:t>
            </w:r>
            <w:commentRangeStart w:id="65"/>
            <w:r>
              <w:rPr>
                <w:rFonts w:hint="eastAsia" w:ascii="宋体" w:hAnsi="宋体" w:eastAsia="宋体" w:cs="宋体"/>
                <w:b/>
                <w:bCs/>
                <w:i w:val="0"/>
                <w:iCs w:val="0"/>
                <w:color w:val="FF0000"/>
                <w:kern w:val="0"/>
                <w:sz w:val="20"/>
                <w:szCs w:val="20"/>
                <w:u w:val="none"/>
                <w:lang w:val="en-US" w:eastAsia="zh-CN" w:bidi="ar"/>
              </w:rPr>
              <w:t>投标产品需经过儿童青少年学习用品近视防控卫生要求认证，提供认证证书复印件及国家认监委网站查询情况截图加盖投标人公章。</w:t>
            </w:r>
            <w:commentRangeEnd w:id="65"/>
            <w:r>
              <w:commentReference w:id="65"/>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10.内置≥4800万（8000x6000@5fps）像素高清摄像头，≥8阵列麦克风，摄像头视场角D：≥80°H：≥75° V：≥50°，麦克风拾音距离:≥8m。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移动支架</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65-86英寸交互平板移动支架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无线投屏器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1.支持操作系统：Windows7/8/10 Mac OS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2.帧数：可达≥30 帧</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3.输出分辨率：</w:t>
            </w:r>
            <w:ins w:id="420" w:author="Administrator" w:date="2023-10-08T14:17:18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1920×1080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4.输入分辨率：</w:t>
            </w:r>
            <w:ins w:id="421" w:author="Administrator" w:date="2023-10-08T14:17:19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1920×1080&amp;3840×2160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5.噪音级别：最大28dBA</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6.音频：兼容音频</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7.无线传输协议：802.11 a/g/n</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8.无线数据速率：≥400Mbps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9.频段：2.4 GHz 和5 GHz</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PC模块</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1.操作系统：</w:t>
            </w:r>
            <w:commentRangeStart w:id="66"/>
            <w:r>
              <w:rPr>
                <w:rFonts w:hint="eastAsia" w:ascii="宋体" w:hAnsi="宋体" w:eastAsia="宋体" w:cs="宋体"/>
                <w:i w:val="0"/>
                <w:iCs w:val="0"/>
                <w:color w:val="000000"/>
                <w:kern w:val="0"/>
                <w:sz w:val="20"/>
                <w:szCs w:val="20"/>
                <w:u w:val="none"/>
                <w:lang w:val="en-US" w:eastAsia="zh-CN" w:bidi="ar"/>
              </w:rPr>
              <w:t>Windows®10</w:t>
            </w:r>
            <w:commentRangeEnd w:id="66"/>
            <w:r>
              <w:commentReference w:id="66"/>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2.处理器等同或优于：I5（6核），内存不小于8G，硬盘不小于SSD-256G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(3)视频会议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全向智能有线阵列麦克风</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1.全双工深度消回音，宽频语音通话高清技术，麦克风智能混音，动态噪声抑制，自动增益技术。</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2.内置4个单指向麦克风，组成360度全方位的拾音，最佳采集距离4米，最长可达到6米。采用扩展麦克风时候，采集距离最远达8米。</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3.支持无线传输功能，无需任何连接线连接视频终端，PC等通信设备。</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4.支持USB，支持视频会议系统，SaaS云视讯软件平台，网络会议平台。</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5.支持AUX接口，通过3.5mm音频线连接外部通信终端，支持视频会议系统， 多媒体通信系统，网络会议平台。</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6.支持通过3.5mm音频线连接移动手机终端，支持手机免提会议通话</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7.内置电池2400mA，工作持续时间4小时以上。待机时间30天</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8.支持深度消回音（AEC）、双向噪音压缩（NC）、智能麦克风自动寻向技术（EMI）、自动增益控制技术（AGC）</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9.具备接口：USB3.0 B类接口≥1个、RJ9 扩展麦克风接口≥2个、AUX接口≥ 1个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高清PTZ摄像机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1.采用全新一代SONY 1/2.5英寸、最大851万像素的高品质UHD CMOS传感器，可实现4K (3840x2160) 超高分辨率的优质图像。并且向下兼容1080P、720P等多种分辨率。</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2.高品质真800万超高解析度的4K超广角镜头，12倍光学变焦，水平视场角可达71°。</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3.支持HDMI 1.4b规格，可直接输出4K无压缩数字视频。</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4.支持低功耗休眠/唤醒，休眠状态下功耗低于400mW。</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5.可显示HDMI输出分辨率，帧率和IP地址等信息。</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6.支持HDMI1.4b高清输出，另配备3G-SDI接口，有效传输距离最高长达150米（1080p30）,亦支持USB视频输出。HDMI、LAN、USB或3G-SDI、LAN、USB可同时输出2路高清数字信号。</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7.多种控制方式，可使用RS232、网络以及USB，可对摄像机进行控制。</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8.支持图像自动翻转功能，方便工程安装使用。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超高清视频会议终端</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1.采用分体式结构，内置硬件视频处理单元，采用嵌入式Linux操作系统，非Windows/安卓操作系统。</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2.支持ITU-T H.323、SIP标准协议，具有良好的兼容性；支持H.239、BFCP双流协议，主辅流皆可达到1080P。</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3.支持辅流批注功能，发送辅流和接收辅流时都可在辅流画面上进行实时批注；可设置≥三种不同粗细的画笔，设置≥五种画笔颜色，设置圆形、方形、箭头、线条等批注图形；发送辅流时可设置是否开放批注权限给与会成员共同批注。支持在终端上一键召开立即会议即可在MCU上快速创建一个虚拟会议并自动加入会议，可在终端上邀请会场入会，会议支持电子白板、文件共享、电子投票、会议签到等功能。(提供满足该参数的带CMA或CNAS认证标识的第三方检测机构出具的检测报告，</w:t>
            </w:r>
            <w:commentRangeStart w:id="67"/>
            <w:r>
              <w:rPr>
                <w:rFonts w:hint="eastAsia" w:ascii="宋体" w:hAnsi="宋体" w:eastAsia="宋体" w:cs="宋体"/>
                <w:b/>
                <w:bCs/>
                <w:i w:val="0"/>
                <w:iCs w:val="0"/>
                <w:color w:val="FF0000"/>
                <w:kern w:val="0"/>
                <w:sz w:val="20"/>
                <w:szCs w:val="20"/>
                <w:u w:val="none"/>
                <w:lang w:val="en-US" w:eastAsia="zh-CN" w:bidi="ar"/>
              </w:rPr>
              <w:t>预中标方要在公示后3天内提供检测报告原件及样品设备演示，若与描述不符则视为虚假应标。)</w:t>
            </w:r>
            <w:commentRangeEnd w:id="67"/>
            <w:r>
              <w:commentReference w:id="67"/>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4.支持接入USB存储设备；支持会议录制功能，可以直接录制会议过程中的视频和音频。</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支持终端申请主席对会议中的其他参会终端从直播模式转到会议模式或者从会议模式转到直播模式，支持终端主动向主席申请从直播模式转到会议模式，会议模式支持电子白板、文件共享、电子投票、会议签到等功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6.支持在终端上预约会议，可选择成员、设置会议密码、主席密码、直播密码、会议时间等，提交后MCU根据会议时间自动召开会议，会议支持电子白板、文件共享、电子投票、会议签到等功能。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7.支持回声消除、噪声抑制、静音检测、自动增益功能，支持20KHz以上宽频语音。</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8.支持IPV4和IPV6协议，支持NAT穿越，具备跨越路由器及防火墙的能力，保证系统安全。</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支持web交互电子白板功能，可在终端控制web上进行电子白板操作，可设置≥三种不同粗细的画笔，设置≥五种画笔颜色，设置圆形、方形、箭头、线条等批注图形；设置纯色背景或图片背景；web操作电子白板时，终端输出画面同步跟随显示电子白板内容；终端输出界面操作电子白板时，web同步跟随显示电子白板内容。电子白板支持分页，最多支持5页。支持拓展红外透传功能，支持红外遥控器通过摄像机为终端传输红外信号，从而实现红外遥控器远程控制终端的效果。</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10.具备接口类型：视频输入：HDMI≥3路；视频输出：HDMI≥2路；音频输入：MIC IN≥1路、LINE IN≥1路、HDMI≥1路；音频输出：HDMI≥1路、LINE OUT≥1路；网络：RJ45≥1路；≥1路WIFI网络（可选配为4G网络）；USB接口：≥2个USB2.0接口，可用于接扩展设备或在线升级；控制接口：RS-232≥1路。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（二）、中会议室x2间（4楼）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(1)音箱系统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专业音箱</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中会议室（3楼）的（1）音箱系统”中“1.专业音箱”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支架</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中会议室（3楼）的（1）音箱系统”中“2.支架”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专业功放</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中会议室（3楼）的（1）音箱系统”中“3.专业功放”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音频处理器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中会议室（3楼）的（1）音箱系统”中“4.音频处理器”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调音台</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中会议室（3楼）的（1）音箱系统”中“5.调音台”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无线话筒</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中会议室（3楼）的（1）音箱系统”中“6.无线话筒”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电源管理器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中会议室（3楼）的（1）音箱系统”中“7.电源管理器”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会议话筒系统主机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中会议室（3楼）的（1）音箱系统”中“8.会议话筒系统主机”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主席会议话筒</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中会议室（3楼）的（1）音箱系统”中“9.主席会议话筒”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会议话筒</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中会议室（3楼）的（1）音箱系统”中“10.会议话筒”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连接线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中会议室（3楼）的（1）音箱系统”中“11.连接线”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抑制器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中会议室（3楼）的（1）音箱系统”中“12.抑制器”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center"/>
              <w:rPr>
                <w:rFonts w:hint="eastAsia" w:ascii="宋体" w:hAnsi="宋体" w:eastAsia="宋体" w:cs="宋体"/>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(2)显示系统终端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86寸触摸一体机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中会议室（3楼）的（2）显示系统终端”中“1.86寸触摸一体机”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移动支架</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中会议室（3楼）的（2）显示系统终端”中“2.移动支架”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无线投屏器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中会议室（3楼）的（2）显示系统终端”中“3.无线投屏器”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PC模块</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中会议室（3楼）的（2）显示系统终端”中“4.PC模块”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center"/>
              <w:rPr>
                <w:rFonts w:hint="eastAsia" w:ascii="宋体" w:hAnsi="宋体" w:eastAsia="宋体" w:cs="宋体"/>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(3)视频会议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全向智能有线阵列麦克风</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1.语音技术：深度消回音、动态噪声抑制、自动增益控制技术</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2.麦克风频响：100Hz~22kHz</w:t>
            </w:r>
            <w:ins w:id="422" w:author="Administrator" w:date="2023-10-08T14:16:45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3.喇叭频响：170Hz~22kHz</w:t>
            </w:r>
            <w:ins w:id="423" w:author="Administrator" w:date="2023-10-08T14:16:47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4.拾音范围：直径6米</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5.喇叭音量：85dB</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6.接口：USB接口*1、LINE IN/OUT接口*1、耳机3.5mm接口*1</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7.电源：USB标准，5V-1A</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8.颜色：黑色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高清PTZ摄像机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中会议室（3楼）的（3）视频会议”中“2.高清PTZ摄像机”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超高清视频会议终端</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中会议室（3楼）的（3）视频会议”中“3.超高清视频会议终端”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（三）、大会议室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(1)大会议室LED屏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全彩LED显示屏   </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b/>
                <w:bCs/>
                <w:i w:val="0"/>
                <w:iCs w:val="0"/>
                <w:color w:val="FF0000"/>
                <w:kern w:val="0"/>
                <w:sz w:val="20"/>
                <w:szCs w:val="20"/>
                <w:u w:val="none"/>
                <w:lang w:val="en-US" w:eastAsia="zh-CN" w:bidi="ar"/>
              </w:rPr>
              <w:t>1、LED像素点间距≤1.87mm;像素密度≥288906点/㎡，SMD封装。</w:t>
            </w:r>
            <w:commentRangeStart w:id="68"/>
            <w:r>
              <w:rPr>
                <w:rFonts w:hint="eastAsia" w:ascii="宋体" w:hAnsi="宋体" w:eastAsia="宋体" w:cs="宋体"/>
                <w:b/>
                <w:bCs/>
                <w:i w:val="0"/>
                <w:iCs w:val="0"/>
                <w:color w:val="FF0000"/>
                <w:kern w:val="0"/>
                <w:sz w:val="20"/>
                <w:szCs w:val="20"/>
                <w:u w:val="none"/>
                <w:lang w:val="en-US" w:eastAsia="zh-CN" w:bidi="ar"/>
              </w:rPr>
              <w:t>（提供首页具有CNAS及CMA标识的第三方检测报告复印件并加盖厂家公章）</w:t>
            </w:r>
            <w:commentRangeEnd w:id="68"/>
            <w:r>
              <w:commentReference w:id="68"/>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2、有效显示尺寸为3.66m*2.4m（按照项目修改尺寸），投标方也可根据自身产品尺寸进行拼接，但是显示尺寸长和宽均不得小于规定长宽，误差范围不超过2％。</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3、色温3000K—10000K可调，水平、垂直视角160°，亮度均匀性≥97%，色度均匀性±0.003Cx,Cy之内，刷新率：3840Hz</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4、峰值功耗≤495W/㎡，平均功耗≤132W/㎡。</w:t>
            </w:r>
            <w:commentRangeStart w:id="69"/>
            <w:r>
              <w:rPr>
                <w:rFonts w:hint="eastAsia" w:ascii="宋体" w:hAnsi="宋体" w:eastAsia="宋体" w:cs="宋体"/>
                <w:b/>
                <w:bCs/>
                <w:i w:val="0"/>
                <w:iCs w:val="0"/>
                <w:color w:val="FF0000"/>
                <w:kern w:val="0"/>
                <w:sz w:val="20"/>
                <w:szCs w:val="20"/>
                <w:u w:val="none"/>
                <w:lang w:val="en-US" w:eastAsia="zh-CN" w:bidi="ar"/>
              </w:rPr>
              <w:t>（提供首页具有CNAS及CMA标识的第三方检测报告复印件并加盖厂家公章）</w:t>
            </w:r>
            <w:commentRangeEnd w:id="69"/>
            <w:r>
              <w:commentReference w:id="69"/>
            </w:r>
            <w:r>
              <w:rPr>
                <w:rFonts w:hint="eastAsia" w:ascii="宋体" w:hAnsi="宋体" w:eastAsia="宋体" w:cs="宋体"/>
                <w:b/>
                <w:bCs/>
                <w:i w:val="0"/>
                <w:iCs w:val="0"/>
                <w:color w:val="FF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5、▲支持通过实时智能分析算法，识别高亮画面，自动调整高亮亮度，解决刺眼问题，提高人眼观看舒适度，并实现功耗降低20%；支持通过实时智能分析算法，提高图像动态范围，低灰部分更深邃，高灰部分更清澈，SDR图像显示HDR效果。</w:t>
            </w:r>
            <w:commentRangeStart w:id="70"/>
            <w:r>
              <w:rPr>
                <w:rFonts w:hint="eastAsia" w:ascii="宋体" w:hAnsi="宋体" w:eastAsia="宋体" w:cs="宋体"/>
                <w:b/>
                <w:bCs/>
                <w:i w:val="0"/>
                <w:iCs w:val="0"/>
                <w:color w:val="FF0000"/>
                <w:kern w:val="0"/>
                <w:sz w:val="20"/>
                <w:szCs w:val="20"/>
                <w:u w:val="none"/>
                <w:lang w:val="en-US" w:eastAsia="zh-CN" w:bidi="ar"/>
              </w:rPr>
              <w:t>（提供首页具有CNAS及CMA标识的第三方检测报告复印件并加盖厂家公章）</w:t>
            </w:r>
            <w:commentRangeEnd w:id="70"/>
            <w:r>
              <w:commentReference w:id="70"/>
            </w:r>
            <w:r>
              <w:rPr>
                <w:rFonts w:hint="eastAsia" w:ascii="宋体" w:hAnsi="宋体" w:eastAsia="宋体" w:cs="宋体"/>
                <w:b/>
                <w:bCs/>
                <w:i w:val="0"/>
                <w:iCs w:val="0"/>
                <w:color w:val="FF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6、符合GB 4588.3-2002环氧玻璃布层压板，机械性能、电性能、耐高湿性能以及耐焊接性能，符合要求，使用温度130℃。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7、通过GB/T2423.17-2008《电工电子产品环境试验第2部分：试验方法试验Ka:盐雾》试验：在盐溶液PH7±0.5，溶度5%NaCL,温度35±1度的条件下，连续进行72h喷雾，实验结束后显示屏表面无锈蚀，性能完好，正常工作。</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的测试能力。</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8、投标产品需提供中国环境标志产品认证证书、</w:t>
            </w:r>
            <w:commentRangeStart w:id="71"/>
            <w:r>
              <w:rPr>
                <w:rFonts w:hint="eastAsia" w:ascii="宋体" w:hAnsi="宋体" w:eastAsia="宋体" w:cs="宋体"/>
                <w:b/>
                <w:bCs/>
                <w:i w:val="0"/>
                <w:iCs w:val="0"/>
                <w:color w:val="FF0000"/>
                <w:kern w:val="0"/>
                <w:sz w:val="20"/>
                <w:szCs w:val="20"/>
                <w:u w:val="none"/>
                <w:lang w:val="en-US" w:eastAsia="zh-CN" w:bidi="ar"/>
              </w:rPr>
              <w:t>CCC认证证书。</w:t>
            </w:r>
            <w:commentRangeEnd w:id="71"/>
            <w:r>
              <w:commentReference w:id="71"/>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发送卡</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支持 ≥1 路 DVI 视频源输入</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支持 ≥1 路 HDMI 视频源输入</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支持≥ 1 路音频输入</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支持 ≥6 路千兆网口输出，每个网口最大支持 65 万像素</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支持 ≥1 路 DVI 视频源输出，可用于级联或监视</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支持 ≥1 路 HDMI 视频源输出，可用于级联或监视</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支持 ≥1 路方口 USB 控制接口</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支持≥ RS232 IN 和 RS232 OUT 控制接口，可用于设备级联</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支持≥ 2 路百兆网口，配合方口 USB 接口，可进行设备级联</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最大接入≥1920×1200@60Hz</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极限带载：极限宽度：≥3840【3840*600@60Hz】 极限高度：≥3840【548*3840@60Hz】</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配电箱</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1、配电柜额定功率≥20KW，具备6个单相回路；</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2、配电柜壳体采用折弯焊接加固； 钣金厚度 1.2mm， 表面喷塑； 外壳无划痕，结构稳固；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3、配电柜输入保护： 塑壳断路器保护， 输出保护： 微型断路器保护， 两级均有断路器保护措施；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4、配电柜一次回路电缆符合标准 GB/T19666-2019 、JB/T8734.2-2016标准，一次回路铜电缆线规格： ZC-BVR2.5、6mm²；</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5、配电柜二次回路电缆符合标准 GB/T5023.3-2008、IEC60227-3:1997标准，二次回路铜电缆线规格： RV-0.75mm²；</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6、配电柜接线端子连接方式： 紫铜端子压接； 线径余量： 较标称值余量 20%；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7、配电柜控制器采用欧姆龙 PLC；网络通讯端口： TCP/IP 网络；串口通讯端口： RS232；软件支持： PC 软件、 C/S B/S 及手机 APP 软件进行远程控制； 串口（中控） 、 网络可同时进行控制； </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8、配电柜具备环境联动功能，配备温度传感器， 烟雾传感器， 环境检测， 可设置阈值与配电柜进行联动， 实现环境变量和配电柜联动；温度超出阈值后软件立即报警提示， 3 秒后断开配电柜输出；触发烟雾阈值可根据设定执行 3 秒后断开配电柜输出或者只报警不断开配电柜输出。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9、配电柜每个通道均可独立控制： 通过面板可手动开、 停止； 远程控制： 开、 停止， 单个或分组设置定时自动开关；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多屏拼接处理器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1、设备采用主控板加输入和输出板的结构，支持输入输出板卡混插，11 槽位机箱，可选配HDMI、DVI、DP、VGA等输入输入接口板</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通过抓屏软件可将远程笔记本桌面实时解码上墙显示，实时画面帧率≥30fps；可同时抓取8个4K信号上墙显示，且上墙前后CPU占用率无明显变化；支持在电视墙进行8画面分割显示；可对远程笔记本桌面进行整屏、单窗口、自定义区域抓屏上墙</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3、可将输入的视频图像以60fps的帧率显示输出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4、▲信号输入到信号输出延时≤20ms</w:t>
            </w:r>
            <w:commentRangeStart w:id="72"/>
            <w:r>
              <w:rPr>
                <w:rFonts w:hint="eastAsia" w:ascii="宋体" w:hAnsi="宋体" w:eastAsia="宋体" w:cs="宋体"/>
                <w:b/>
                <w:bCs/>
                <w:i w:val="0"/>
                <w:iCs w:val="0"/>
                <w:color w:val="FF0000"/>
                <w:kern w:val="0"/>
                <w:sz w:val="20"/>
                <w:szCs w:val="20"/>
                <w:u w:val="none"/>
                <w:lang w:val="en-US" w:eastAsia="zh-CN" w:bidi="ar"/>
              </w:rPr>
              <w:t>（以公安部检测报告为准）</w:t>
            </w:r>
            <w:commentRangeEnd w:id="72"/>
            <w:r>
              <w:commentReference w:id="72"/>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5、256路画面场景切换到其他256路画面场景延时≤300ms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6、单个信号源可多屏同步输出；单个信号源可同步跨屏输出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7、支持对16路信号源输入的视频融合拼接，支持分辨率为15360×8640的信号源同步上墙显示，同步延时≤2ms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8、可通过客户端软件对信号源边缘进行裁剪，裁剪位置上、下、左、右可调整</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9、不同输出端口可同时输出不同分辨率的视频图像，可适配不同分辨率的LED屏</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10、可在客户端软件中进行用户添加、删除、修改、密码设置等操作，可为不同用户设置不同管理权限（资源权限、配置权限、操作权限），最多可设置64个用户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辅材及线缆</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工程线缆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钢架结构</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钢材，钢制材料组成的结构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屏体包边</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铝塑板或根据现场包边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安装调试</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大屏及配套设备安装及调试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(2)大会议室单色条形屏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P4.75室内单色</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LED显示屏</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b/>
                <w:bCs/>
                <w:i w:val="0"/>
                <w:iCs w:val="0"/>
                <w:color w:val="FF0000"/>
                <w:kern w:val="0"/>
                <w:sz w:val="20"/>
                <w:szCs w:val="20"/>
                <w:u w:val="none"/>
                <w:lang w:val="en-US" w:eastAsia="zh-CN" w:bidi="ar"/>
              </w:rPr>
              <w:t>1、▲投标产品平均无故障工作时间MTBF≥10万小时，故障平均修复时间MTTR不超过15分钟。</w:t>
            </w:r>
            <w:commentRangeStart w:id="73"/>
            <w:r>
              <w:rPr>
                <w:rFonts w:hint="eastAsia" w:ascii="宋体" w:hAnsi="宋体" w:eastAsia="宋体" w:cs="宋体"/>
                <w:b/>
                <w:bCs/>
                <w:i w:val="0"/>
                <w:iCs w:val="0"/>
                <w:color w:val="FF0000"/>
                <w:kern w:val="0"/>
                <w:sz w:val="20"/>
                <w:szCs w:val="20"/>
                <w:u w:val="none"/>
                <w:lang w:val="en-US" w:eastAsia="zh-CN" w:bidi="ar"/>
              </w:rPr>
              <w:t>（提供第三方检测报告复印件）</w:t>
            </w:r>
            <w:commentRangeEnd w:id="73"/>
            <w:r>
              <w:commentReference w:id="73"/>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2、产品经过抗振、抗冲击、抗碰撞、跌落检测，且产品外观无损坏，能正常工作。</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3、投标产品LED像素直径3.75mm，像素点间距≤4.75mm;LED灯管的每个像素点由1纯红1纯绿LED灯构成</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5、显示屏有效显示尺寸为3.04m*1.52m（按照项目修改尺寸），投标方也可根据自身产品尺寸进行拼接，但是设计显示尺寸长和宽均不得小于规定长宽。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6、投标产品水平和垂直视角≥140°；亮度均匀性≥97%。</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7、投标产品的显示单元亮度≥600Nits。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8、投标产品的LED像素失控率≤1/10000。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9、投标产品控制方式采用异步或与计算机视频同步显示。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发送卡</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控制点数：</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单色4096K点：8192*512、4096*1024</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双色2048K点：8192*256、4096*512</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三色1280K点：8192*160、4096*320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存储容量：4MByte</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适配范围：各种规格的单色/双基色/三基色LED显示屏</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软件功能：分组集群管理、多节目编辑、多区域显示、多种语言版本</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节目类型：普通节目、共享节目</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节目数量：支持256个节目，每个节目划分为32个区域</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区域类型：天气区、图文区、字幕区、动画区、农历区、时间区、模拟表盘区、正负计时区、传感器区、炫酷字区、语音区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边框显示：炫彩节目边框、区域边框</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时钟显示：农历、模拟表盘、中英文时钟、正负计时 (均支持多组显示)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通讯接口：以太网网络接口+RS232+RS485+U盘下载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显示接口：2组50PIN接口</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传感器支持：温度、温湿度、亮度、负氧离子、各类环境传感器</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遥控器功能：节目选择、画面锁定、亮度调整、开关机、屏幕测试</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亮度调节：16级亮度，支持手工调亮/分时调亮/自动调亮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接收卡</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8个HUB75接口，带载像素：≥256*256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电源</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 200W-5V/40A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配电柜</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配电柜壳体采用折弯焊接加固； 钣金厚度 </w:t>
            </w:r>
            <w:ins w:id="424" w:author="Administrator" w:date="2023-10-08T14:14:40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1.2mm， 表面喷塑； 外壳无划痕，结构稳固；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配电柜输入保护： 塑壳断路器保护， 输出保护： 微型断路器保护， 两级均有断路器保护措施；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配电柜一次回路电缆符合标准 GB/T19666-2019 、JB/T8734.2-2016标准，一次回路铜电缆线规格： ZC-BVR2.5、6mm²；</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配电柜控制器采用欧姆龙 PLC；网络通讯端口： TCP/IP 网络；串口通讯端口： RS232；软件支持： PC 软件、 C/S B/S 及手机 APP 软件进行远程控制； 串口（中控） 、 网络可同时进行控制； </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配电柜具备环境联动功能，配备温度传感器， 烟雾传感器， 环境检测， 可设置阈值与配电柜进行联动， 实现环境变量和配电柜联动；温度超出阈值后软件立即报警提示， 3 秒后断开配电柜输出；触发烟雾阈值可根据设定执行 3 秒后断开配电柜输出或者只报警不断开配电柜输出。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配电柜每个通道均可独立控制： 通过面板可手动开、 停止； 远程控制： 开、 停止， 单个或分组设置定时自动开关；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屏体钢结构</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根据现场环境要求精准定制结构，屏体框架与LED屏配套，包边美观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安装调试</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大屏及配套设备安装及调试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(3)扩声系统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专业功放</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中会议室（3楼）的（1）音箱系统”中“3.专业功放”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专业音箱</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1.阻抗：8Ω</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2.频响：50Hz~20KHz</w:t>
            </w:r>
            <w:ins w:id="425" w:author="Administrator" w:date="2023-10-08T14:14:26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3.额定功率≥350W</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4.灵敏度≥99dB/W/M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5.水平覆盖角≥80°，垂直覆盖角≥60°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6.高音：1.7"压缩高音单元×1</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7.低音：12"低音×1</w:t>
            </w:r>
            <w:r>
              <w:rPr>
                <w:rFonts w:hint="eastAsia" w:ascii="宋体" w:hAnsi="宋体" w:eastAsia="宋体" w:cs="宋体"/>
                <w:i w:val="0"/>
                <w:iCs w:val="0"/>
                <w:color w:val="000000"/>
                <w:kern w:val="0"/>
                <w:sz w:val="20"/>
                <w:szCs w:val="20"/>
                <w:u w:val="none"/>
                <w:lang w:val="en-US" w:eastAsia="zh-CN" w:bidi="ar"/>
              </w:rPr>
              <w:br w:type="textWrapping"/>
            </w:r>
            <w:commentRangeStart w:id="74"/>
            <w:r>
              <w:rPr>
                <w:rFonts w:hint="eastAsia" w:ascii="宋体" w:hAnsi="宋体" w:eastAsia="宋体" w:cs="宋体"/>
                <w:b/>
                <w:bCs/>
                <w:i w:val="0"/>
                <w:iCs w:val="0"/>
                <w:color w:val="FF0000"/>
                <w:kern w:val="0"/>
                <w:sz w:val="20"/>
                <w:szCs w:val="20"/>
                <w:u w:val="none"/>
                <w:lang w:val="en-US" w:eastAsia="zh-CN" w:bidi="ar"/>
              </w:rPr>
              <w:t>8.投标产品需为经过EASE声学检测与声学设计权威机构的检测并收入EASE扬声器数据库中的产品（提供证明材料复印件）</w:t>
            </w:r>
            <w:commentRangeEnd w:id="74"/>
            <w:r>
              <w:commentReference w:id="74"/>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支架</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中会议室（3楼）的（1）音箱系统”中“2.支架”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专业音箱</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1.阻抗：8Ω</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2.频响：50Hz-20KHz</w:t>
            </w:r>
            <w:ins w:id="426" w:author="Administrator" w:date="2023-10-08T14:13:11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3.额定功率≥400W</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4.灵敏度≥99dB/W/M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5.水平覆盖角≥80°，垂直覆盖角≥60°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6.高音：1.7"压缩高音单元×1；低音：12"低音×1</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7.投标产品需为经过EASE声学检测与声学设计权威机构的检测并收入EASE扬声器数据库中的产品</w:t>
            </w:r>
            <w:commentRangeStart w:id="75"/>
            <w:r>
              <w:rPr>
                <w:rFonts w:hint="eastAsia" w:ascii="宋体" w:hAnsi="宋体" w:eastAsia="宋体" w:cs="宋体"/>
                <w:b/>
                <w:bCs/>
                <w:i w:val="0"/>
                <w:iCs w:val="0"/>
                <w:color w:val="FF0000"/>
                <w:kern w:val="0"/>
                <w:sz w:val="20"/>
                <w:szCs w:val="20"/>
                <w:u w:val="none"/>
                <w:lang w:val="en-US" w:eastAsia="zh-CN" w:bidi="ar"/>
              </w:rPr>
              <w:t>（提供证明材料复印件）</w:t>
            </w:r>
            <w:commentRangeEnd w:id="75"/>
            <w:r>
              <w:commentReference w:id="75"/>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调音台</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1.支持≥10路MIC输入兼容8路线路输入接口，支持≥2组立体声输入接口，≥4路RCA输入，话筒接口幻象电源：+48V。</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2.具有≥2组立体主输出、≥4路编组输出、≥4路辅助输出、≥1组立体声监听输出、≥1个耳机监听输出、≥2个效果输出、≥1组主混音断点插入、≥8个断点插入。</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3.内置≥24位DSP效果器，提供≥100种预设效果。</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4.具备≥15个60mm行程的高精密碳膜推子。</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5.内置USB声卡模块，支持连接电脑进行音乐播放和声音录音；内置MP3播放器，支持≥1个USB接口接U盘播放音乐。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音频处理器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1.数字音频处理器支持≥12路平衡式话筒/线路输入通道，采用裸线接口端子，平衡接法；支持≥12路平衡式线路输出，采用裸线接口端子，平衡接法。</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2.输入通道支持前级放大、信号发生器、扩展器、压缩器、≥5段参量均衡、AM自动混音功能、AFC自适应反馈消除、AEC回声消除、ANC噪声消除。</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3.输出通道支持≥31段图示均衡器、延时器、分频器、高低通滤波器、限幅器。</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4.支持24bit/48kHz的声音，支持输入通道48V幻象供电。</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5.具有液晶显示屏，支持显示设备网络信息、实时电平、通道静音状态、矩阵混音状态。</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6.支持通过ipad或iPhone或安卓手机APP软件进行操作控制，面板具备USB接口。</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7.配置双向RS-232接口，可用于控制外部设备；配置RS-485接口，可实现自动摄像跟踪功能。配置≥8通道可编程GPIO控制接口（可自定义输入输出）。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8.支持断电自动保护记忆功能。支持通道拷贝、粘贴、联控功能。支持通过浏览器访问设备，下载自带管理控制软件；可工作在XP/Windows7、8、10等系统环境下。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无线话筒</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1.频率范围：</w:t>
            </w:r>
            <w:del w:id="427" w:author="Administrator" w:date="2023-10-08T14:13:00Z">
              <w:r>
                <w:rPr>
                  <w:rFonts w:hint="eastAsia" w:ascii="宋体" w:hAnsi="宋体" w:eastAsia="宋体" w:cs="宋体"/>
                  <w:i w:val="0"/>
                  <w:iCs w:val="0"/>
                  <w:color w:val="000000"/>
                  <w:kern w:val="0"/>
                  <w:sz w:val="20"/>
                  <w:szCs w:val="20"/>
                  <w:u w:val="none"/>
                  <w:lang w:val="en-US" w:eastAsia="zh-CN" w:bidi="ar"/>
                </w:rPr>
                <w:delText>等同或优于</w:delText>
              </w:r>
            </w:del>
            <w:r>
              <w:rPr>
                <w:rFonts w:hint="eastAsia" w:ascii="宋体" w:hAnsi="宋体" w:eastAsia="宋体" w:cs="宋体"/>
                <w:i w:val="0"/>
                <w:iCs w:val="0"/>
                <w:color w:val="000000"/>
                <w:kern w:val="0"/>
                <w:sz w:val="20"/>
                <w:szCs w:val="20"/>
                <w:u w:val="none"/>
                <w:lang w:val="en-US" w:eastAsia="zh-CN" w:bidi="ar"/>
              </w:rPr>
              <w:t>640MHz-690MHz</w:t>
            </w:r>
            <w:ins w:id="428" w:author="Administrator" w:date="2023-10-08T14:12:58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2.配套有≥1台接收主机和≥2个无线手持话筒。</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3.采用独有数字U段传输技术，pi/4-DQPSK调制方式。</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4.采用独有的加密方式进行音频传输，保障会议内容安全。</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5.采用独有的ID码导频技术，可防止出现串频干扰。</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6.具有混响、高中低音调节。</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7.具有≥2路平衡输出、≥1路非平衡混音输出。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8.具有一键静音功能，实用性强。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9.具有自动静音功能，麦克风跌落、抛掷时，毫秒级响应自动静音，避免冲击声；静置5秒自动静音、≥8分钟自动关机。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天线分配器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1.提供≥2进≥8出的天线信号分配器设备。</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2.简化天线装配工程，提升接收距离及效能。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3.两路天线信号接收到分配器的天线输入端。</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4.两路信号输出到下一台分配器的天线输入端进行级联。</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话筒天线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1.射频频率范围：等同或优于450-950MHz</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2.驻波比：≤2.0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3.输入阻抗：50Ω</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4.放大器底噪：＜3.6dB</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5.增益：18db(典型)</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6.极化方式：垂直</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7.前后比：≥25dB</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8.指向性：≥180度指向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电源管理器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1.支持≥8通道电源时序打开/关闭，支持远程控制（上电+24V直流信号）8通道电源时序打开/关闭—当电源开关锁处于off位置时有效。支持配置CH1和CH2通道为受控或不受控状态。</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2.当远程控制有效时同时控制后板ALARM（报警）端口导通以起到级联控制ALARM（报警）功能。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3.单个通道最大负载功率3500W，所有通道负载总功率达6000W，输入连接器：大功率线码式电源连接器。 </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4.输出连接器：≥2个16A，≥2个16A接线端子和≥4个10A电源插座。</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5.具有不小于1路USB接口。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（4）WIFI会讨系统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会议系统主机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中会议室（3楼）的（1）音箱系统”中“8.会议话筒系统主机”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会议话筒</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中会议室（3楼）的（1）音箱系统”中“10.会议话筒”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发射器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1.遵从Wi-Fi 6协议标准（IEEE 802.11ax），向下兼容802.11a/b/g/n/ac/Wave2，支持MU-MIMO，允许AP同时接收多个终端发送数据，整机最大传输速率可达1.601Gbps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2.支持OFDMA空间复用技术和1024QAM调制解调算法。</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3.支持中文SSID，可指定最长包含≥31个字符的SSID，也可以使用中英文混合的SSID</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4.支持WPA3安全协议。</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5.支持等同或优于80/160MHz的高带宽频段。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充电箱</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1.充电箱具有≥10个USB接口，支持使用USB线充电，提供5V/9V供电。一端连接充电器一端连接会议单元,支持18W快充。支持同时插满所有USB接口。</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2.根据设备的耐受电流大小充电器会自动匹配合适的电流大小给设备充电，同时有过流保护功能。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3.智能自动电路保护，所有USB插口均具有短路保护功能和自恢复功能。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交换机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产品介绍</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1.端口描述：≥9个10/100Mbps RJ45端口，其中1-8端口支持PoE功能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2.传输模式：全双工/半双工自适应</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3.网络标准：IEEE 802.3、IEEE 802.3u、IEEE 802.3x、IEEE 802.af、IEEE 802.at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抑制器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中会议室（3楼）的（1）音箱系统”中“12.抑制器”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（5）集中控制系统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网络中控主机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afterAutospacing="0"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1.采用SMT全贴片式生产工艺，高度集成处理芯片，系统运行稳定、流畅。内置</w:t>
            </w:r>
            <w:ins w:id="429" w:author="Administrator" w:date="2023-10-08T14:10:19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32位Cortex-A8 ARM架构内嵌式处理器，处理速度</w:t>
            </w:r>
            <w:del w:id="430" w:author="Administrator" w:date="2023-10-08T14:10:15Z">
              <w:r>
                <w:rPr>
                  <w:rFonts w:hint="eastAsia" w:ascii="宋体" w:hAnsi="宋体" w:eastAsia="宋体" w:cs="宋体"/>
                  <w:i w:val="0"/>
                  <w:iCs w:val="0"/>
                  <w:color w:val="000000"/>
                  <w:kern w:val="0"/>
                  <w:sz w:val="20"/>
                  <w:szCs w:val="20"/>
                  <w:u w:val="none"/>
                  <w:lang w:val="en-US" w:eastAsia="zh-CN" w:bidi="ar"/>
                </w:rPr>
                <w:delText>高达</w:delText>
              </w:r>
            </w:del>
            <w:ins w:id="431" w:author="Administrator" w:date="2023-10-08T14:10:13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720MHz。</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2.主机具备不少于4.3英寸触摸彩屏、≥8路独立可编程串口、≥8路独立可编程IR红外发射口、≥8路数字I/0控制口、≥8路弱电继电器控制接口、≥1个NET网络控制接口、≥1路TF卡接口。</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3.支持红外控制、RS-232、RS-422、RS-485、UDP、TCP、telnet、http、MQTT以及SNMP等多种协议，兼容性强，可对接第三方设备。中控主机在连接互联网的情况下会在云平台自动生成二维码，通过微信或者浏览器扫一扫二维码，即可进入控制界面，实现对中控主机控制。支持密码权限设置。支持语音控制。对接云会务系统。用户通过手机APP或WEB端预约会议室时，可设置情景类型以及开始/结束时间。会议开始前，系统会自动调用场景，场景内所有设备联动启动或切换；会议结束后设备自动关闭。支持拼接矩阵可视化控制。用户可通过控制端实时预览、放大、缩小、拖动并切换拼接矩阵视频信号，可对输入信号源进行置底、置顶以及一键清屏等操作，支持设置触碰和投放触发切换方式。(提供满足该参数的带CMA或CNAS认证标识的第三方检测机构出具的检测报告，</w:t>
            </w:r>
            <w:commentRangeStart w:id="76"/>
            <w:r>
              <w:rPr>
                <w:rFonts w:hint="eastAsia" w:ascii="宋体" w:hAnsi="宋体" w:eastAsia="宋体" w:cs="宋体"/>
                <w:b/>
                <w:bCs/>
                <w:i w:val="0"/>
                <w:iCs w:val="0"/>
                <w:color w:val="FF0000"/>
                <w:kern w:val="0"/>
                <w:sz w:val="20"/>
                <w:szCs w:val="20"/>
                <w:u w:val="none"/>
                <w:lang w:val="en-US" w:eastAsia="zh-CN" w:bidi="ar"/>
              </w:rPr>
              <w:t>预中标方要在公示后3天内提供检测报告原件及样品设备演示，若与描述不符则视为虚假应标。)</w:t>
            </w:r>
            <w:commentRangeEnd w:id="76"/>
            <w:r>
              <w:commentReference w:id="76"/>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4.支持状态反馈。操作人员可在控制端查看所有设备开关状态</w:t>
            </w:r>
            <w:del w:id="432" w:author="Administrator" w:date="2023-10-08T14:09:54Z">
              <w:r>
                <w:rPr>
                  <w:rFonts w:hint="eastAsia" w:ascii="宋体" w:hAnsi="宋体" w:eastAsia="宋体" w:cs="宋体"/>
                  <w:i w:val="0"/>
                  <w:iCs w:val="0"/>
                  <w:color w:val="000000"/>
                  <w:kern w:val="0"/>
                  <w:sz w:val="20"/>
                  <w:szCs w:val="20"/>
                  <w:u w:val="none"/>
                  <w:lang w:val="en-US" w:eastAsia="zh-CN" w:bidi="ar"/>
                </w:rPr>
                <w:delText>，设备受控情况一目了然，大大减轻操作人员工作强度，使用更加人性化</w:delText>
              </w:r>
            </w:del>
            <w:r>
              <w:rPr>
                <w:rFonts w:hint="eastAsia" w:ascii="宋体" w:hAnsi="宋体" w:eastAsia="宋体" w:cs="宋体"/>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5.支持双机热备份。当中控主机出现故障时，备用中控主机自动承担服务，从而保证系统在不需要人工干预的情况下能正常运行。</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6.支持触发联动。中控主机可根据传感器采集数据和预设数据进行比对，从而自动控制空调或加湿器等设备，使环境维持在舒适的温湿度范围内。</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7.支持互联网控制。中控主机在连接互联网的情况下，用户可操作手机或平板等移动端通过互联网实现对中控主机远程控制。</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8.中控主机可搭配语音控制软件或支持对接主机的第三方语音音箱，通过将语音转换成中控指令，实现对周边设备控制或场景调用。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影音控制终端</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 ≥8.4英寸麒麟980影音控制终端≥4GB+64GB WIFI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无线路由器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增强版双千兆路由器 1200M高速双频wifi 无线穿墙 路由 5G双频智能无线路由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控制器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1.具有≥8路自动、手动电源控制器，内置</w:t>
            </w:r>
            <w:ins w:id="433" w:author="Administrator" w:date="2023-10-08T14:09:24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8个20A继电器，最大负载能力4400W/单路；配合中控主机使用，用于控制灯光、电动投影幕、电动窗帘等会议室周边设备。</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2.每路继电器都有三连接点的接线柱,具有常开与常闭的功能。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3.具有复位按键，支持恢复到出厂的默认设置。具有1路网络接口，支持通过网络实现远程控制。</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4.具有设备运行状态指示灯及</w:t>
            </w:r>
            <w:ins w:id="434" w:author="Administrator" w:date="2023-10-08T14:09:20Z">
              <w:r>
                <w:rPr>
                  <w:rFonts w:hint="eastAsia" w:ascii="宋体" w:hAnsi="宋体" w:eastAsia="宋体" w:cs="宋体"/>
                  <w:i w:val="0"/>
                  <w:iCs w:val="0"/>
                  <w:color w:val="000000"/>
                  <w:kern w:val="0"/>
                  <w:sz w:val="20"/>
                  <w:szCs w:val="20"/>
                  <w:u w:val="none"/>
                  <w:lang w:val="en-US" w:eastAsia="zh-CN" w:bidi="ar"/>
                </w:rPr>
                <w:t>不</w:t>
              </w:r>
            </w:ins>
            <w:ins w:id="435" w:author="Administrator" w:date="2023-10-08T14:09:21Z">
              <w:r>
                <w:rPr>
                  <w:rFonts w:hint="eastAsia" w:ascii="宋体" w:hAnsi="宋体" w:eastAsia="宋体" w:cs="宋体"/>
                  <w:i w:val="0"/>
                  <w:iCs w:val="0"/>
                  <w:color w:val="000000"/>
                  <w:kern w:val="0"/>
                  <w:sz w:val="20"/>
                  <w:szCs w:val="20"/>
                  <w:u w:val="none"/>
                  <w:lang w:val="en-US" w:eastAsia="zh-CN" w:bidi="ar"/>
                </w:rPr>
                <w:t>少于</w:t>
              </w:r>
            </w:ins>
            <w:r>
              <w:rPr>
                <w:rFonts w:hint="eastAsia" w:ascii="宋体" w:hAnsi="宋体" w:eastAsia="宋体" w:cs="宋体"/>
                <w:i w:val="0"/>
                <w:iCs w:val="0"/>
                <w:color w:val="000000"/>
                <w:kern w:val="0"/>
                <w:sz w:val="20"/>
                <w:szCs w:val="20"/>
                <w:u w:val="none"/>
                <w:lang w:val="en-US" w:eastAsia="zh-CN" w:bidi="ar"/>
              </w:rPr>
              <w:t>8个继电器的开关状态指示灯。</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5.具有键盘锁（LOCK）功能。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6.机器具备ID识别，通过中控主机网络控制多台时，可通过ID识别。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(6)视频会议系统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全向智能有线阵列麦克风</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二）、中会议室x2间（4楼）的（3）视频会议”中“1.全向智能有线阵列麦克风”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高清PTZ摄像机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中会议室（3楼）的（3）视频会议”中“2.高清PTZ摄像机”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超高清视频会议终端</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中会议室（3楼）的（3）视频会议”中“3.超高清视频会议终端”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（四）、线材与配件及辅材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电源线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ZR-RVV3*4.0电源线，为音响和会议系统供电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音箱线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≥300芯   2*2.0mm²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配套音频线缆</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含高清线以及配套音频跳线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中会议室机柜</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尺寸约为</w:t>
            </w:r>
            <w:commentRangeStart w:id="77"/>
            <w:r>
              <w:rPr>
                <w:rFonts w:hint="eastAsia" w:ascii="宋体" w:hAnsi="宋体" w:eastAsia="宋体" w:cs="宋体"/>
                <w:i w:val="0"/>
                <w:iCs w:val="0"/>
                <w:color w:val="000000"/>
                <w:kern w:val="0"/>
                <w:sz w:val="20"/>
                <w:szCs w:val="20"/>
                <w:u w:val="none"/>
                <w:lang w:val="en-US" w:eastAsia="zh-CN" w:bidi="ar"/>
              </w:rPr>
              <w:t>600*600*1600mm</w:t>
            </w:r>
            <w:commentRangeEnd w:id="77"/>
            <w:r>
              <w:commentReference w:id="77"/>
            </w:r>
            <w:r>
              <w:rPr>
                <w:rFonts w:hint="eastAsia" w:ascii="宋体" w:hAnsi="宋体" w:eastAsia="宋体" w:cs="宋体"/>
                <w:i w:val="0"/>
                <w:iCs w:val="0"/>
                <w:color w:val="000000"/>
                <w:kern w:val="0"/>
                <w:sz w:val="20"/>
                <w:szCs w:val="20"/>
                <w:u w:val="none"/>
                <w:lang w:val="en-US" w:eastAsia="zh-CN" w:bidi="ar"/>
              </w:rPr>
              <w:t>，容量：22U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大会议室机柜</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42U服务器机柜，黑色，尺寸约为</w:t>
            </w:r>
            <w:commentRangeStart w:id="78"/>
            <w:r>
              <w:rPr>
                <w:rFonts w:hint="eastAsia" w:ascii="宋体" w:hAnsi="宋体" w:eastAsia="宋体" w:cs="宋体"/>
                <w:i w:val="0"/>
                <w:iCs w:val="0"/>
                <w:color w:val="000000"/>
                <w:kern w:val="0"/>
                <w:sz w:val="20"/>
                <w:szCs w:val="20"/>
                <w:u w:val="none"/>
                <w:lang w:val="en-US" w:eastAsia="zh-CN" w:bidi="ar"/>
              </w:rPr>
              <w:t>600*600*2055mm</w:t>
            </w:r>
            <w:commentRangeEnd w:id="78"/>
            <w:r>
              <w:commentReference w:id="78"/>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七、档案室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（一）、档案室（三楼）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案件管理服务单元</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CPU：核数≥10核，主频≥2.4GHz</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内存：配置≥32G DDR4，≥16根内存插槽，最大支持扩展至2TB内存</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硬盘：配置≥4块600G 10K 2.5寸 SAS硬盘； 最高支持≥12块3.5寸(兼容2.5寸)热插拔SAS/SATA硬盘，支持可选2块后置热插拔2.5寸硬盘</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阵列卡：配置SAS_HBA卡，支持RAID 0/1/10;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PCIE扩展：支持≥6个PCIE扩展插槽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网口：板载≥2个千兆电口； 支持选配10GbE、25GbE SFP+等多种网络接口</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其他接口：≥1个RJ45管理接口，</w:t>
            </w:r>
            <w:ins w:id="436" w:author="Administrator" w:date="2023-10-08T14:08:53Z">
              <w:r>
                <w:rPr>
                  <w:rFonts w:hint="eastAsia" w:ascii="宋体" w:hAnsi="宋体" w:eastAsia="宋体" w:cs="宋体"/>
                  <w:i w:val="0"/>
                  <w:iCs w:val="0"/>
                  <w:color w:val="000000"/>
                  <w:kern w:val="0"/>
                  <w:sz w:val="20"/>
                  <w:szCs w:val="20"/>
                  <w:u w:val="none"/>
                  <w:lang w:val="en-US" w:eastAsia="zh-CN" w:bidi="ar"/>
                </w:rPr>
                <w:t>≥</w:t>
              </w:r>
            </w:ins>
            <w:r>
              <w:rPr>
                <w:rFonts w:hint="eastAsia" w:ascii="宋体" w:hAnsi="宋体" w:eastAsia="宋体" w:cs="宋体"/>
                <w:i w:val="0"/>
                <w:iCs w:val="0"/>
                <w:color w:val="000000"/>
                <w:kern w:val="0"/>
                <w:sz w:val="20"/>
                <w:szCs w:val="20"/>
                <w:u w:val="none"/>
                <w:lang w:val="en-US" w:eastAsia="zh-CN" w:bidi="ar"/>
              </w:rPr>
              <w:t>4个USB 3.0接口，</w:t>
            </w:r>
            <w:ins w:id="437" w:author="Administrator" w:date="2023-10-08T14:08:55Z">
              <w:r>
                <w:rPr>
                  <w:rFonts w:hint="eastAsia" w:ascii="宋体" w:hAnsi="宋体" w:eastAsia="宋体" w:cs="宋体"/>
                  <w:i w:val="0"/>
                  <w:iCs w:val="0"/>
                  <w:color w:val="000000"/>
                  <w:kern w:val="0"/>
                  <w:sz w:val="20"/>
                  <w:szCs w:val="20"/>
                  <w:u w:val="none"/>
                  <w:lang w:val="en-US" w:eastAsia="zh-CN" w:bidi="ar"/>
                </w:rPr>
                <w:t>≥</w:t>
              </w:r>
            </w:ins>
            <w:r>
              <w:rPr>
                <w:rFonts w:hint="eastAsia" w:ascii="宋体" w:hAnsi="宋体" w:eastAsia="宋体" w:cs="宋体"/>
                <w:i w:val="0"/>
                <w:iCs w:val="0"/>
                <w:color w:val="000000"/>
                <w:kern w:val="0"/>
                <w:sz w:val="20"/>
                <w:szCs w:val="20"/>
                <w:u w:val="none"/>
                <w:lang w:val="en-US" w:eastAsia="zh-CN" w:bidi="ar"/>
              </w:rPr>
              <w:t>1个VGA接口</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电源：标配≥550W（1+1）高效铂金CRPS冗余电源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超高频RFID标签读写卡器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1、读写单个电子标签EPC码及用户区；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2、良好的防冲撞性能，可同时读取多个电子标签；</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3、物理接口可实现供电和USB/串口通信方式；</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4、电源及工作状态指示；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5、超高频（840~960MHz</w:t>
            </w:r>
            <w:ins w:id="438" w:author="Administrator" w:date="2023-10-08T14:08:45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t>，多国频率标准可按需要定制）默认频率920~925MHz</w:t>
            </w:r>
            <w:ins w:id="439" w:author="Administrator" w:date="2023-10-08T14:08:38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6、通讯方式：USB；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温湿度显示屏</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七、执法办案区中（十）、特殊讯问室”中“4.温湿度显示屏”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RFID物品标签</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1、面板材质：PP合成纸</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2、天线基材：PET</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3、产品尺寸：</w:t>
            </w:r>
            <w:commentRangeStart w:id="79"/>
            <w:r>
              <w:rPr>
                <w:rFonts w:hint="eastAsia" w:ascii="宋体" w:hAnsi="宋体" w:eastAsia="宋体" w:cs="宋体"/>
                <w:i w:val="0"/>
                <w:iCs w:val="0"/>
                <w:color w:val="000000"/>
                <w:kern w:val="0"/>
                <w:sz w:val="20"/>
                <w:szCs w:val="20"/>
                <w:u w:val="none"/>
                <w:lang w:val="en-US" w:eastAsia="zh-CN" w:bidi="ar"/>
              </w:rPr>
              <w:t>100*80mm</w:t>
            </w:r>
            <w:commentRangeEnd w:id="79"/>
            <w:r>
              <w:commentReference w:id="79"/>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4、工作频率：860-960 MHz</w:t>
            </w:r>
            <w:ins w:id="440" w:author="Administrator" w:date="2023-10-08T14:08:27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5、协议标准：EPC Global Class1 Gen2 ISO 18000-6C</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6、集成芯片：Alien Higgs3</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7、识读距离：0～10m（与读写设备配置有关）</w:t>
            </w:r>
            <w:ins w:id="441" w:author="Administrator" w:date="2023-10-08T14:08:25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8、存储容量：EPC96Bits ; User512Bits ; TID64Bits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9、存储时间：</w:t>
            </w:r>
            <w:ins w:id="442" w:author="Administrator" w:date="2023-10-08T14:08:23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10年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智能联网储物柜（24门、工控机）(含软件)</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操作系统：嵌入式Linux操作系统</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屏幕参数：≥7寸触摸显示屏，屏幕分辨率≥1024*600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认证方式：人脸</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开柜方式：人脸开柜，密码开柜，远程开柜，钥匙开柜</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可接副柜数：≥7</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设备容量：≥5000张人脸，≥50000条事件</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通信方式：有线网络</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支持服务器平台远程分配人员柜格权限；</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支持本地柜体进行人脸登记，也支持集中人脸登记下发柜体；</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支持刷人脸/密码，打开对应柜门进行存取，支持人脸防假功能；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支持柜体开关门信息和人员信息上报服务器平台；</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支持断电情况下的手动（钥匙）开箱；</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智能联网储物柜（16门副柜）</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柜格数量：12格</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柜格尺寸：</w:t>
            </w:r>
            <w:commentRangeStart w:id="80"/>
            <w:r>
              <w:rPr>
                <w:rFonts w:hint="eastAsia" w:ascii="宋体" w:hAnsi="宋体" w:eastAsia="宋体" w:cs="宋体"/>
                <w:i w:val="0"/>
                <w:iCs w:val="0"/>
                <w:color w:val="000000"/>
                <w:kern w:val="0"/>
                <w:sz w:val="20"/>
                <w:szCs w:val="20"/>
                <w:u w:val="none"/>
                <w:lang w:val="en-US" w:eastAsia="zh-CN" w:bidi="ar"/>
              </w:rPr>
              <w:t>356*287*475mm</w:t>
            </w:r>
            <w:commentRangeEnd w:id="80"/>
            <w:r>
              <w:commentReference w:id="80"/>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柜格承重：</w:t>
            </w:r>
            <w:ins w:id="443" w:author="Administrator" w:date="2023-10-08T14:08:02Z">
              <w:r>
                <w:rPr>
                  <w:rFonts w:hint="eastAsia" w:ascii="宋体" w:hAnsi="宋体" w:eastAsia="宋体" w:cs="宋体"/>
                  <w:i w:val="0"/>
                  <w:iCs w:val="0"/>
                  <w:color w:val="000000"/>
                  <w:kern w:val="0"/>
                  <w:sz w:val="20"/>
                  <w:szCs w:val="20"/>
                  <w:u w:val="none"/>
                  <w:lang w:val="en-US" w:eastAsia="zh-CN" w:bidi="ar"/>
                </w:rPr>
                <w:t>不</w:t>
              </w:r>
            </w:ins>
            <w:ins w:id="444" w:author="Administrator" w:date="2023-10-08T14:08:00Z">
              <w:r>
                <w:rPr>
                  <w:rFonts w:hint="eastAsia" w:ascii="宋体" w:hAnsi="宋体" w:eastAsia="宋体" w:cs="宋体"/>
                  <w:i w:val="0"/>
                  <w:iCs w:val="0"/>
                  <w:color w:val="000000"/>
                  <w:kern w:val="0"/>
                  <w:sz w:val="20"/>
                  <w:szCs w:val="20"/>
                  <w:u w:val="none"/>
                  <w:lang w:val="en-US" w:eastAsia="zh-CN" w:bidi="ar"/>
                </w:rPr>
                <w:t>低于</w:t>
              </w:r>
            </w:ins>
            <w:r>
              <w:rPr>
                <w:rFonts w:hint="eastAsia" w:ascii="宋体" w:hAnsi="宋体" w:eastAsia="宋体" w:cs="宋体"/>
                <w:i w:val="0"/>
                <w:iCs w:val="0"/>
                <w:color w:val="000000"/>
                <w:kern w:val="0"/>
                <w:sz w:val="20"/>
                <w:szCs w:val="20"/>
                <w:u w:val="none"/>
                <w:lang w:val="en-US" w:eastAsia="zh-CN" w:bidi="ar"/>
              </w:rPr>
              <w:t>20kg</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板材厚度：</w:t>
            </w:r>
            <w:ins w:id="445" w:author="Administrator" w:date="2023-10-08T14:07:58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1.0mm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使用环境：</w:t>
            </w:r>
            <w:commentRangeStart w:id="81"/>
            <w:r>
              <w:rPr>
                <w:rFonts w:hint="eastAsia" w:ascii="宋体" w:hAnsi="宋体" w:eastAsia="宋体" w:cs="宋体"/>
                <w:i w:val="0"/>
                <w:iCs w:val="0"/>
                <w:color w:val="000000"/>
                <w:kern w:val="0"/>
                <w:sz w:val="20"/>
                <w:szCs w:val="20"/>
                <w:u w:val="none"/>
                <w:lang w:val="en-US" w:eastAsia="zh-CN" w:bidi="ar"/>
              </w:rPr>
              <w:t>室内、不防水</w:t>
            </w:r>
            <w:commentRangeEnd w:id="81"/>
            <w:r>
              <w:commentReference w:id="81"/>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与主柜连接方式：通过RS485进行通信，并有电源线连接，由主柜统一给副柜供电</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供电电源：12V 2A（主柜供电，无需单独配电源）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异常出库监测设备</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1、通讯方式：韦根 26 / 34、RS485；</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2、尺寸约为</w:t>
            </w:r>
            <w:commentRangeStart w:id="82"/>
            <w:r>
              <w:rPr>
                <w:rFonts w:hint="eastAsia" w:ascii="宋体" w:hAnsi="宋体" w:eastAsia="宋体" w:cs="宋体"/>
                <w:i w:val="0"/>
                <w:iCs w:val="0"/>
                <w:color w:val="000000"/>
                <w:kern w:val="0"/>
                <w:sz w:val="20"/>
                <w:szCs w:val="20"/>
                <w:u w:val="none"/>
                <w:lang w:val="en-US" w:eastAsia="zh-CN" w:bidi="ar"/>
              </w:rPr>
              <w:t>280mm*280mm*40mm</w:t>
            </w:r>
            <w:commentRangeEnd w:id="82"/>
            <w:r>
              <w:commentReference w:id="82"/>
            </w:r>
            <w:r>
              <w:rPr>
                <w:rFonts w:hint="eastAsia" w:ascii="宋体" w:hAnsi="宋体" w:eastAsia="宋体" w:cs="宋体"/>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3、安装方式：万向墙装支架立杆安装卡具；</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4、电源输入：DC12V，1.5A；</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5、功耗≥15W（典型）；</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6、湿度：10-85%</w:t>
            </w:r>
            <w:ins w:id="446" w:author="Administrator" w:date="2023-10-08T14:07:48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t>，不结露；</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7、工作温度：-25℃~65℃</w:t>
            </w:r>
            <w:ins w:id="447" w:author="Administrator" w:date="2023-10-08T14:07:41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8、存储温度：-45℃~85℃</w:t>
            </w:r>
            <w:ins w:id="448" w:author="Administrator" w:date="2023-10-08T14:07:40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9、IP 等级：IP64。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智能物品密集货架</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单组货架尺寸不小于2400高*955宽*600深（毫米），单组体积不小于1.375m³。底盘≥3.0mm冷轧钢板；立柱≥1.5mm冷轧钢板；挂板、隔板、侧挡板为≥1.2mm冷轧钢板；</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基本功能：架体手动操作、电动控制、智能控制互相不影响，自动切换。</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集中控制：固定列中可以控制每一列移动列。</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远程控制：在局域网内任何一台电脑都可以对密集架控制和档案位置查询。</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系统节电功能：在长时间无操作屏幕进入待机模式。</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屏幕保护功能：架体在设定的时间内没有人操作就会进入屏保状态，可延长屏幕的寿命。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智能灯光：每一列移动列上都安装照明灯，照明灯采用24V LED冷光源条状照明灯，该灯在架体打开时自动点亮, 人员离开或关闭架体时自动关闭。</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系统模块自检：开机过程中系统自动检测每一个模块接口的使用状态。</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 xml:space="preserve">电子锁保护：每区的边列上装有机械锁，可把整个区锁住，防止旁人误操作，造成安全事故，使档案达到专人专管的目的。 </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10.</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触摸液晶屏：每列移动列上都配置有≥7吋触摸液晶彩色显示屏。固定列上配置≥11吋液晶彩色显示屏，显示密集架的状态和档案的查询信息。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装订机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大边距装订技术，满足硬卷皮、软卷皮档案的需求</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超小5mm装订孔径； 全触控中文操作面板；工作过程及故障提示；双十字线激光定位设计，精准确定打孔位置，无需人工判断；集储存文件箱，工具抽屉一体的带万向轮可移动专用柜；采用内排屑系统，无粉尘，无纸屑。</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激光定位：十字线激光定位系统，装订位置更精准</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人机对话：超大全触控中文操作面板</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装订模式：全自动一键完成装订</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装订方法：一键完成打孔/穿线</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装订方式：环保线绳装订，棉线长度60mm线径1.5mm，可双线</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装订间距：孔距83MM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装订厚度：1-40毫米</w:t>
            </w:r>
            <w:ins w:id="449" w:author="Administrator" w:date="2023-10-08T14:07:26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10.</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装订边距：最大220毫米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高拍仪</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主摄像头：≥500W像素（支持升级到1000W像素），定焦；</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副摄像头：≥200W像素，广角镜头自动变焦，支持水平≥270度和上下≥45度旋转；</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感光元件：CMOS传感器，符合UVC标准；</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补光光源：≥5颗LED补光灯，支持三级触控调节亮度；</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扫描方式：定时/手动扫描；</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拍照速度：≤1秒；</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拍摄尺寸：A3、A4及以下；</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图片格式：JPG、PNG、GIF、BMP、TIF、PDF、TGA、PCX、RAS；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视频格式：AVI、WMV；</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兼容系统：Windows2013、Windows XP、Windows7、8、10，UOS、中标麒麟；</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接口类型：≥USB2.0*1；</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电源供电：USB或DC5-12V外接电源；</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可拆卸底座，标尺面板；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扫描设备</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afterAutospacing="0"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系统具有高速扫描仪联动，实现实体卷宗扫描成电子卷并进行关联的功能；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系统具有OCR识别的功能，将实体卷扫描电子卷时自动整理目标名称和页面，实现目录自动归目；</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系统具有电子卷电子书查阅功能，实现翻页预览、页码查询、目录查询等功能，具有电子卷导出的功能；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图像采集  ADF 最大：216 x 3000mm（A4 加长）</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ADF 最小≥50 x 50mm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光学分辨率≥600dpi</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进纸容量≥100 张</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重张检测  超声波重张检测，长度重张检测</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处理速度  A4 幅面，≥60ppm，≥120ipm 双面扫描</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10.</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A4 幅面，≤6 秒/张，输出文件格式  支持 jpg, tiff，bmp，数据通信  提供 USB2.0 接口线，一个 ADF 分纸垫片，扫描模式  黑白，灰阶，彩色三种扫描输出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二维码、面单复刻机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1.高速打印，经久耐用、可靠性高、撕纸方便</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2.打印方式： 热转印及热敏，字符集：中文GB18030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3.分辨率≥203dpi</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4.打印宽度： 108mm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5.进纸宽度： 120mm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6.条形码：二维码</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7.纸卷外径约为127mm，碳带长度约为74m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8.标配接口：USB接口</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9.含打印机碳带（碳带 约为110mm*70m）以及标签纸约为（70mm*40mm  1000张/卷）*5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二维码扫描</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1、核心解码技术，可轻松识读各类弯曲 、污损、模糊等低质量条码、高密度条码；</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2、可有线或者无线蓝牙传输数据；</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3、电池：可充电电池；</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4、通讯接口：USB</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5、防护等级：</w:t>
            </w:r>
            <w:ins w:id="450" w:author="Administrator" w:date="2023-10-08T12:11:05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IP42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报警按钮</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外壳防护等级</w:t>
            </w:r>
            <w:ins w:id="451" w:author="Administrator" w:date="2023-10-08T12:11:03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IP30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自锁式装置，满足被触发后探测器应立即产生紧急报警信号并保持报警状态</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耐久性：探测器在正常环境条件下，承受频率为30次/min，共计≥5000次的触发-恢复循环后，应无机械故障，也不应有器件损坏或触点粘连</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声光警示灯</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警号（红白色）；</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报警音量≥105dB at 30cm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防护等级：IP54，室外防水</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内置水平仪，便于辅助安装</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支持关闭报警声音输出，实现声光报警模式和光闪模式切换</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工作湿度：10％～90％</w:t>
            </w:r>
            <w:ins w:id="452" w:author="Administrator" w:date="2023-10-08T12:10:59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工作温度：-20℃～＋60℃</w:t>
            </w:r>
            <w:ins w:id="453" w:author="Administrator" w:date="2023-10-08T12:10:58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功耗：静态功耗: 0.96W</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报警功耗≥2.7W</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电源：DC 8~16V 0.22A Max</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外壳材质：PC+ABS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智能印控机（公章管理系统）</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满足公安需求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智能钥匙柜</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1.≥24位置的智能钥匙柜体：钥匙系统机柜需采用钢制的坚固外壳和智能化控制系统可以保证钥匙的安全；</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2.RFID智能钥匙栓：智能钥匙栓需内置独有的RFID射频感应智能芯片能对所保管的钥匙3，具有记忆功能。并且被管理的钥匙通过一次性铅封扣入智能钥匙栓上,便不能取出,从而保证钥匙不被替换，</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4.智能控制模块：智能控制模块由独立的CPU\flash存储器\射频感应线圈\电插锁等元器件组成。主要用来识别电子标签，通过验证后驱动电插锁工作，并记录下来每次工作数据信息。</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5.智能控制终端：智能控制终端采用中文液晶显示（人员姓名、钥匙名称、工作状态等）、防水触摸键盘设计。</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6.具有刷卡、密码、指纹</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(采用高端活体指纹模块)三种身份识别方式，尤其是指纹技术采用的是生物活体指纹采集仪。单认证、多认证自由组合。</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7.具有统一的钥匙管理平台可以运行于公安网。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八、执法办案区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（一）、办案门厅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音视频大中型终端</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屏幕尺寸：≥75英寸</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2、面板：DLED 背光源，亮度均匀性更佳，整机更薄；</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显示：3840×2160@60Hz 超高清 4K 分辨率，显示比例支持 16：9 ，兼容 4：3、16：10；屏幕占比大于 90%，色深 10bit，可视角度≥178°，≥90%NTSC色域，≥350cd/m² 亮度；静态对比度：≥5000：1； 动态对比度：≥1000000：1;系统响应时间≤6 ms，刷新率≥60Hz;</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3、抗蓝光：屏幕具有蓝光护眼模式，可以调整屏幕的色温，调整屏幕显示效果，对皮肤/眼睛（视网膜）危害为无危害类；</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4、触控：采用零贴合工艺，红外触控技术；双系统支持 20 点触控，20 笔同时书写；触摸分辨率 32768*32768，触摸精度≤1mm；触摸有效识别：单点≥1 毫米，多点≥1 毫米，触控高度≤1mm；具备触控防遮功能，10 点遮蔽可正常使用，防光干扰设计，能在照度≥200K LUX（勒克司）环境下仍能正常工作；</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5、摄像头：支持插拔式安装4800W 像素高清摄像头，最高支持3840*2160@30fps分辨率；支持开启/关闭摄像头时，摄像头自动翻转开启；支持手动调节摄像头上下角度，角度可调0-90°；支持Auto Framing功能，实现最佳视角功能；支持智能人脸识别功能；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6、摄像头视场角：视场角：对角线≥120°，水平≥110°，垂直：≥70°；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麦克风：内置全指向 8 阵列麦，支持360°拾音， 拾音距离不小于 15m；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7、智能音幕：支持智能音幕功能，有效解决噪音干扰问题；支持全双工语音通信，回声消除智能降噪和语音识别功能, 对准设备麦克风发布命令, 可进行基本软件控制与硬件控制与文件检索；支持声源定位，可实现发言人追踪功能；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8、硬件参数：CPU不低于8核，最高主频不低于2.4GHz；GPU: 性能不低于ARM Mali-G610 MC4，NPU不低于6TOPS AI算力；RAM内存不低于8 GB，ROM存储不低于128 GB；</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9、解码能力：支持H.265/H.264/AV1/VP9/AVS2视频解码，最高8K60FPS;支持 H.264/H.265视频编码，最高8K30FPS;支持eDP/DP/ HDMI2.1/MIPI 多种显示接口;支持多屏异显，最高8K60FPS；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10、操作系统：内置操作系统基于Android 12定制开发，支持选配Windows系统模块（OPS电脑），双系统可同时搭配使用，任意切换；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报警按钮</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1、外壳防护等级IP30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2、自锁式装置，满足被触发后探测器应立即产生紧急报警信号并保持报警状态</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3、耐久性：探测器在正常环境条件下，承受频率为30次/min，共计≥5000次的触发-恢复循环后，应无机械故障，也不应有器件损坏或触点粘连</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声光警示灯</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1、警号（红白色）；</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2、报警音量≥105dB at 30cm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3、防护等级：IP54，室外防水</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4、内置水平仪，便于辅助安装</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5、支持关闭报警声音输出，实现声光报警模式和光闪模式切换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总线制单防区模块</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1、支持≥1路防区输入，用于连接常开（NO）或常闭（NC）触点的受监测输入防区，使用8.2K终端（EOL）电阻监测触点，可与兼容的多路复用扩展模块配合使用，并占用系统上的一个扩展防区。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2、可输出1组常开（NO）和常闭（NC）继电器开关量信号，并占用总线系统上的一个扩展触发器。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空气消毒机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1、主动消杀，主动释放活性复合粒子，快速覆盖空间中每个角落，主动出击，杀灭环境中的致病性病毒和细菌，形成了防疫屏障，有效切断致病性病毒和细菌的传播途径。</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2、实时消杀，可不间断工作，全方位守护空气质量。</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3、高效去除日常病菌，15-30分钟，可达到≥99.98％杀灭率。</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4、绿色环保，产生活性复合粒子的原料主要是空气中氧和水等自然物质，消杀过程中产生二氧化碳和水，绿色环保无污染，源于自然，归于自然。</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5、经过医疗卫生、电子信息等领域院士专家的评估，采用国际先进水平技术，具有权威检测机构认证。</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6、适用面积：≤120m²</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7、循环风量≥930 m³/h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（二）、值班室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音视频小型终端</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1、投标设备采用国际一流原装A 规面板，LED 背光源，支持侧入式和直下式背光设计，整机更薄，亮度均匀性更佳，产品出厂时坏点率须为0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2、投标设备屏幕具有蓝光护眼模式，降低超过 90%超短波蓝光对人眼的伤害，可以调整屏幕的色温，调整屏幕显示效果</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3、投标设备整机屏幕与屏幕保护层之间采用零/全贴合技术，减少显示面板与玻璃间的偏光、散射，画面显示更加清晰通透、可视角度更广。</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4、具备防遮蔽功能（≥20 点遮蔽可正常使用），防强光干扰设计，触摸屏的模组能够抵抗太阳光等强光干扰，照度在≤100K LUX 仍能正常工作</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5、内置双 WiFi 模块，支持双发双收，收发均支持 2.4G和 5.8G双频段；</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6、设备具有外置串口，支持中控系统对接，可以通过串口协议控制设备状态，设置和获取设备参数，包括开关机、信号源切换、亮度控制、升级控制、状态监测、恢复设置等；</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7、采用缝隙天线设计，无线热点支持最优频段自动选择，连接外网 WiFi 的同时可发热点；</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8、机身材料采用金属材质，外框采用铝型材，并且表面光滑有质感，后侧采用钣金；采用全新圆弧一体化拼接，外观时尚精致，整框无螺钉设计，150目的阳极氧化工艺；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9、整机通过IPX5防水检验标准测试，整机环境适应性强，整机功能能稳定使用。整机供电系统及线路，具有防雷击功能，符合GB/T 17626.5-2019中防雷击4级要求</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10、具有环境光自动检测功能，可根据环境光的不同，自动调节屏幕亮度，支持用户自定义屏幕亮度；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报警按钮</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七、执法办案区中（一）、办案门厅”中“2.报警按钮”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声光警示灯</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七、执法办案区中一）、办案门厅”中“3.声光警示灯”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总线制单防区模块</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七、执法办案区中（一）、办案门厅”中“3.总线制单防区模块”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（三）、调解室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专用调解一体桌</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定制一体化询问三角圆桌含主机和复刻机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尺寸：铁质桌体，木质桌面，三角弧形桌面</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 xml:space="preserve">桌面投影尺寸约为宽度1526毫米  高度约为 750毫米 </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内置17.3寸翻转显示设备</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自带一个底柜（收纳打印机和审讯主机）尺寸约为</w:t>
            </w:r>
            <w:commentRangeStart w:id="83"/>
            <w:r>
              <w:rPr>
                <w:rFonts w:hint="eastAsia" w:ascii="宋体" w:hAnsi="宋体" w:eastAsia="宋体" w:cs="宋体"/>
                <w:i w:val="0"/>
                <w:iCs w:val="0"/>
                <w:color w:val="000000"/>
                <w:kern w:val="0"/>
                <w:sz w:val="20"/>
                <w:szCs w:val="20"/>
                <w:u w:val="none"/>
                <w:lang w:val="en-US" w:eastAsia="zh-CN" w:bidi="ar"/>
              </w:rPr>
              <w:t>600×350毫米</w:t>
            </w:r>
            <w:commentRangeEnd w:id="83"/>
            <w:r>
              <w:commentReference w:id="83"/>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桌面嵌入安装拓展面板，面板包括：usb拓展接口、电脑开关机键、报警按钮</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主机：CPU：intel i5 以上性能，内存≥8G 硬盘≥500G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高清审讯主机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b/>
                <w:bCs/>
                <w:i w:val="0"/>
                <w:iCs w:val="0"/>
                <w:color w:val="FF0000"/>
                <w:kern w:val="0"/>
                <w:sz w:val="20"/>
                <w:szCs w:val="20"/>
                <w:u w:val="none"/>
                <w:lang w:val="en-US" w:eastAsia="zh-CN" w:bidi="ar"/>
              </w:rPr>
              <w:t>1、▲基本规格满足：≥6个SATA接口、3个VGA接口、4个HDMI接口、2个RS-232接口、4个RS485接口、4个USB接口、2个千兆以太网接口、8个报警输入、4个报警输出接口、4个音频输入接口、2个音频输出接口</w:t>
            </w:r>
            <w:commentRangeStart w:id="84"/>
            <w:r>
              <w:rPr>
                <w:rFonts w:hint="eastAsia" w:ascii="宋体" w:hAnsi="宋体" w:eastAsia="宋体" w:cs="宋体"/>
                <w:b/>
                <w:bCs/>
                <w:i w:val="0"/>
                <w:iCs w:val="0"/>
                <w:color w:val="FF0000"/>
                <w:kern w:val="0"/>
                <w:sz w:val="20"/>
                <w:szCs w:val="20"/>
                <w:u w:val="none"/>
                <w:lang w:val="en-US" w:eastAsia="zh-CN" w:bidi="ar"/>
              </w:rPr>
              <w:t>（以公安部检测报告为准）</w:t>
            </w:r>
            <w:commentRangeEnd w:id="84"/>
            <w:r>
              <w:commentReference w:id="84"/>
            </w:r>
            <w:r>
              <w:rPr>
                <w:rFonts w:hint="eastAsia" w:ascii="宋体" w:hAnsi="宋体" w:eastAsia="宋体" w:cs="宋体"/>
                <w:b/>
                <w:bCs/>
                <w:i w:val="0"/>
                <w:iCs w:val="0"/>
                <w:color w:val="FF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2、▲支持≥8路IPC接入,可满接≥8路2560 x 1440的IPC；支持最大4K（3840 x 2160）PC接入</w:t>
            </w:r>
            <w:commentRangeStart w:id="85"/>
            <w:r>
              <w:rPr>
                <w:rFonts w:hint="eastAsia" w:ascii="宋体" w:hAnsi="宋体" w:eastAsia="宋体" w:cs="宋体"/>
                <w:b/>
                <w:bCs/>
                <w:i w:val="0"/>
                <w:iCs w:val="0"/>
                <w:color w:val="FF0000"/>
                <w:kern w:val="0"/>
                <w:sz w:val="20"/>
                <w:szCs w:val="20"/>
                <w:u w:val="none"/>
                <w:lang w:val="en-US" w:eastAsia="zh-CN" w:bidi="ar"/>
              </w:rPr>
              <w:t>（以公安部检测报告为准）</w:t>
            </w:r>
            <w:commentRangeEnd w:id="85"/>
            <w:r>
              <w:commentReference w:id="85"/>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3、采用H.264或H.265压缩技术，画中画通道分辨率可达4K，单画面通道分辨率可达≥1920x1080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4、支持≥两路4K高清HDMI输出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5、支持≥4个SATA硬盘接入，每个SATA口容量支持14TB硬盘，支持raid0、raid1、raid5、raid10</w:t>
            </w:r>
            <w:commentRangeStart w:id="86"/>
            <w:r>
              <w:rPr>
                <w:rFonts w:hint="eastAsia" w:ascii="宋体" w:hAnsi="宋体" w:eastAsia="宋体" w:cs="宋体"/>
                <w:b/>
                <w:bCs/>
                <w:i w:val="0"/>
                <w:iCs w:val="0"/>
                <w:color w:val="FF0000"/>
                <w:kern w:val="0"/>
                <w:sz w:val="20"/>
                <w:szCs w:val="20"/>
                <w:u w:val="none"/>
                <w:lang w:val="en-US" w:eastAsia="zh-CN" w:bidi="ar"/>
              </w:rPr>
              <w:t>（以公安部检测报告为准）</w:t>
            </w:r>
            <w:r>
              <w:rPr>
                <w:rFonts w:hint="eastAsia" w:ascii="宋体" w:hAnsi="宋体" w:eastAsia="宋体" w:cs="宋体"/>
                <w:b/>
                <w:bCs/>
                <w:i w:val="0"/>
                <w:iCs w:val="0"/>
                <w:color w:val="FF0000"/>
                <w:kern w:val="0"/>
                <w:sz w:val="20"/>
                <w:szCs w:val="20"/>
                <w:u w:val="none"/>
                <w:lang w:val="en-US" w:eastAsia="zh-CN" w:bidi="ar"/>
              </w:rPr>
              <w:br w:type="textWrapping"/>
            </w:r>
            <w:commentRangeEnd w:id="86"/>
            <w:r>
              <w:commentReference w:id="86"/>
            </w:r>
            <w:r>
              <w:rPr>
                <w:rFonts w:hint="eastAsia" w:ascii="宋体" w:hAnsi="宋体" w:eastAsia="宋体" w:cs="宋体"/>
                <w:b/>
                <w:bCs/>
                <w:i w:val="0"/>
                <w:iCs w:val="0"/>
                <w:color w:val="FF0000"/>
                <w:kern w:val="0"/>
                <w:sz w:val="20"/>
                <w:szCs w:val="20"/>
                <w:u w:val="none"/>
                <w:lang w:val="en-US" w:eastAsia="zh-CN" w:bidi="ar"/>
              </w:rPr>
              <w:t>6、支持≥2个SATA口接入2个光驱，支持DVD光驱或蓝光光驱</w:t>
            </w:r>
            <w:commentRangeStart w:id="87"/>
            <w:r>
              <w:rPr>
                <w:rFonts w:hint="eastAsia" w:ascii="宋体" w:hAnsi="宋体" w:eastAsia="宋体" w:cs="宋体"/>
                <w:b/>
                <w:bCs/>
                <w:i w:val="0"/>
                <w:iCs w:val="0"/>
                <w:color w:val="FF0000"/>
                <w:kern w:val="0"/>
                <w:sz w:val="20"/>
                <w:szCs w:val="20"/>
                <w:u w:val="none"/>
                <w:lang w:val="en-US" w:eastAsia="zh-CN" w:bidi="ar"/>
              </w:rPr>
              <w:t>（以公安部检测报告为准）</w:t>
            </w:r>
            <w:commentRangeEnd w:id="87"/>
            <w:r>
              <w:commentReference w:id="87"/>
            </w:r>
            <w:r>
              <w:rPr>
                <w:rFonts w:hint="eastAsia" w:ascii="宋体" w:hAnsi="宋体" w:eastAsia="宋体" w:cs="宋体"/>
                <w:b/>
                <w:bCs/>
                <w:i w:val="0"/>
                <w:iCs w:val="0"/>
                <w:color w:val="FF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7、采用≥7寸触摸屏，可实现实时视频预览、主机硬盘录像回放及光盘录像回放；可实现显示主机刻录状态、硬盘信息、刻录剩余时间、内存使用率、异常检测标识等；支持在液晶屏上控制设备，完成一键刻录，参数配置等操作</w:t>
            </w:r>
            <w:commentRangeStart w:id="88"/>
            <w:r>
              <w:rPr>
                <w:rFonts w:hint="eastAsia" w:ascii="宋体" w:hAnsi="宋体" w:eastAsia="宋体" w:cs="宋体"/>
                <w:b/>
                <w:bCs/>
                <w:i w:val="0"/>
                <w:iCs w:val="0"/>
                <w:color w:val="FF0000"/>
                <w:kern w:val="0"/>
                <w:sz w:val="20"/>
                <w:szCs w:val="20"/>
                <w:u w:val="none"/>
                <w:lang w:val="en-US" w:eastAsia="zh-CN" w:bidi="ar"/>
              </w:rPr>
              <w:t>（以公安部检测报告为准）</w:t>
            </w:r>
            <w:commentRangeEnd w:id="88"/>
            <w:r>
              <w:commentReference w:id="88"/>
            </w:r>
            <w:r>
              <w:rPr>
                <w:rFonts w:hint="eastAsia" w:ascii="宋体" w:hAnsi="宋体" w:eastAsia="宋体" w:cs="宋体"/>
                <w:b/>
                <w:bCs/>
                <w:i w:val="0"/>
                <w:iCs w:val="0"/>
                <w:color w:val="FF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8、支持单通道双光盘同时刻录、双通道双光盘刻录、单通道双光盘轮流刻录等功能；支持按光盘时间和按审讯码率两种刻录方式，刻录时间可选1至12小时</w:t>
            </w:r>
            <w:commentRangeStart w:id="89"/>
            <w:r>
              <w:rPr>
                <w:rFonts w:hint="eastAsia" w:ascii="宋体" w:hAnsi="宋体" w:eastAsia="宋体" w:cs="宋体"/>
                <w:b/>
                <w:bCs/>
                <w:i w:val="0"/>
                <w:iCs w:val="0"/>
                <w:color w:val="FF0000"/>
                <w:kern w:val="0"/>
                <w:sz w:val="20"/>
                <w:szCs w:val="20"/>
                <w:u w:val="none"/>
                <w:lang w:val="en-US" w:eastAsia="zh-CN" w:bidi="ar"/>
              </w:rPr>
              <w:t>（以公安部检测报告为准）</w:t>
            </w:r>
            <w:commentRangeEnd w:id="89"/>
            <w:r>
              <w:commentReference w:id="89"/>
            </w:r>
            <w:r>
              <w:rPr>
                <w:rFonts w:hint="eastAsia" w:ascii="宋体" w:hAnsi="宋体" w:eastAsia="宋体" w:cs="宋体"/>
                <w:b/>
                <w:bCs/>
                <w:i w:val="0"/>
                <w:iCs w:val="0"/>
                <w:color w:val="FF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9、支持光盘不间断刻录，在更换光盘时设备具有缓存机制，支持刻录光盘出错后，界面提示刻录失败，放入新光盘实时追刻，数据不丢失</w:t>
            </w:r>
            <w:commentRangeStart w:id="90"/>
            <w:r>
              <w:rPr>
                <w:rFonts w:hint="eastAsia" w:ascii="宋体" w:hAnsi="宋体" w:eastAsia="宋体" w:cs="宋体"/>
                <w:b/>
                <w:bCs/>
                <w:i w:val="0"/>
                <w:iCs w:val="0"/>
                <w:color w:val="FF0000"/>
                <w:kern w:val="0"/>
                <w:sz w:val="20"/>
                <w:szCs w:val="20"/>
                <w:u w:val="none"/>
                <w:lang w:val="en-US" w:eastAsia="zh-CN" w:bidi="ar"/>
              </w:rPr>
              <w:t>（以公安部检测报告为准）</w:t>
            </w:r>
            <w:commentRangeEnd w:id="90"/>
            <w:r>
              <w:commentReference w:id="90"/>
            </w:r>
            <w:r>
              <w:rPr>
                <w:rFonts w:hint="eastAsia" w:ascii="宋体" w:hAnsi="宋体" w:eastAsia="宋体" w:cs="宋体"/>
                <w:b/>
                <w:bCs/>
                <w:i w:val="0"/>
                <w:iCs w:val="0"/>
                <w:color w:val="FF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10、余量提醒，支持数据存储余量不足提醒，当数据余量不足30min，10min，5min时均可提醒</w:t>
            </w:r>
            <w:commentRangeStart w:id="91"/>
            <w:r>
              <w:rPr>
                <w:rFonts w:hint="eastAsia" w:ascii="宋体" w:hAnsi="宋体" w:eastAsia="宋体" w:cs="宋体"/>
                <w:b/>
                <w:bCs/>
                <w:i w:val="0"/>
                <w:iCs w:val="0"/>
                <w:color w:val="FF0000"/>
                <w:kern w:val="0"/>
                <w:sz w:val="20"/>
                <w:szCs w:val="20"/>
                <w:u w:val="none"/>
                <w:lang w:val="en-US" w:eastAsia="zh-CN" w:bidi="ar"/>
              </w:rPr>
              <w:t>（以公安部检测报告为准）</w:t>
            </w:r>
            <w:commentRangeEnd w:id="91"/>
            <w:r>
              <w:commentReference w:id="91"/>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4T监控级硬盘</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1.容量：</w:t>
            </w:r>
            <w:ins w:id="454" w:author="Administrator" w:date="2023-10-08T12:09:29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4TB。</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2.接口类型：SATA。</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w:t>
            </w:r>
            <w:ins w:id="455" w:author="Administrator" w:date="2023-10-08T12:09:31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64M缓存。</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4.3.5英寸。</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w:t>
            </w:r>
            <w:ins w:id="456" w:author="Administrator" w:date="2023-10-08T12:09:26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5900转。</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声光警示灯</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七、执法办案区中（一）、办案门厅”中“3.声光警示灯”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总线制单防区模块</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七、执法办案区中（一）、办案门厅”中“3.总线制单防区模块”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（四）、信息采集室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光盘打印刻录机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二个BD/DVD/CD蓝光刻录机，100片光盘容量，USB 3.0接口，最高4800dpi 喷墨打印，100-240 VAC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可打印专用光盘</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光盘格式 BD-R DL</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光盘尺寸 120mm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光盘盘面特性 宽幅可打印，喷墨可打印；速干、照片画质打印性能；适用于各种光盘盘面打印机；派美雅系列光盘打印机指定品牌</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刻录容量≥50GB</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支持最大刻录速度≥ 6x</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数据面属性 双硬涂层 (Hard coat和Cover coat)</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包装规格≥ 50片桶装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报警按钮</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七、执法办案区中（一）、办案门厅”中“2.报警按钮”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声光警示灯</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七、执法办案区中（一）、办案门厅”中“3.声光警示灯”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总线制单防区模块</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七、执法办案区中（一）、办案门厅”中“3.总线制单防区模块”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（五）、询问室x3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总线制单防区模块</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七、执法办案区中（一）、办案门厅”中“3.总线制单防区模块”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声光警示灯</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七、执法办案区中（一）、办案门厅”中“3.声光警示灯”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询问椅(软包)</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1、材料：耐摩耗耐腐蚀、耐光耐老化。经精选裁剪，用高速衣车及粗线车制皮套，直接包面。多层强力拉筋包背，座垫采用特硬棉底座，优质海绵居中，超软海棉外加喷塑垫底。</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2、规格</w:t>
            </w:r>
            <w:commentRangeStart w:id="92"/>
            <w:r>
              <w:rPr>
                <w:rFonts w:hint="eastAsia" w:ascii="宋体" w:hAnsi="宋体" w:eastAsia="宋体" w:cs="宋体"/>
                <w:i w:val="0"/>
                <w:iCs w:val="0"/>
                <w:color w:val="000000"/>
                <w:kern w:val="0"/>
                <w:sz w:val="20"/>
                <w:szCs w:val="20"/>
                <w:u w:val="none"/>
                <w:lang w:val="en-US" w:eastAsia="zh-CN" w:bidi="ar"/>
              </w:rPr>
              <w:t>：720*800*950</w:t>
            </w:r>
            <w:commentRangeEnd w:id="92"/>
            <w:r>
              <w:commentReference w:id="92"/>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3、无人身约束装置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（六）、入口安检区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金属探测安检门2000级）</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1、应符合《GB 15210-2018 通过式金属探测门通用技术规范》</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2、测温安检门应具有金属检测功能等功能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3、门体显示：采用≥7寸液晶屏显示，可展示客流和报警数据</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4、多区位报警功能：人体不同位置的多个金属通过安检门时会同时报警，并可以指示多个金属的位置，最多支持≥33区位。每个区域≥255级灵敏度等级调节</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5、金属门应能对达到或超过限定量的金属进行报警，不应该出现漏报警</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6、通行速度：应不小于0.4m/s～1.8m/s。当人在规定的通行速度范围内穿过时，应报警测试物正确响应并报警，总探测率应≥90%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7、报警响应时间：进入探测区后≤1s，金属门应能发出报警提示，且离开探测区后报警指示延续应小于等于1s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8、稳定工作时间：应≥24h，待机期间不应出现误报警</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9、计数功能：具有计数统计功能，能可靠地记录有效受检人数（双向通行）和发生过报警的人次</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10、探测灵敏度范围：可一键设置灵敏度，灵敏度等级为0-9999级</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11、显示屏实时显示信息功能：样机显示屏上可实时显示设备的红外状态、网络连接状态、机箱与门板的连接状态、金属信号强度、系统时间</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12、多位置供电功能：样机的机箱顶部、左右门板均有电源和网络接口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手持金属探测器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外形尺寸：</w:t>
            </w:r>
            <w:commentRangeStart w:id="93"/>
            <w:r>
              <w:rPr>
                <w:rFonts w:hint="eastAsia" w:ascii="宋体" w:hAnsi="宋体" w:eastAsia="宋体" w:cs="宋体"/>
                <w:i w:val="0"/>
                <w:iCs w:val="0"/>
                <w:color w:val="000000"/>
                <w:kern w:val="0"/>
                <w:sz w:val="20"/>
                <w:szCs w:val="20"/>
                <w:u w:val="none"/>
                <w:lang w:val="en-US" w:eastAsia="zh-CN" w:bidi="ar"/>
              </w:rPr>
              <w:t>410mm（长）x 85mm（宽）x 45mm （高）</w:t>
            </w:r>
            <w:commentRangeEnd w:id="93"/>
            <w:r>
              <w:commentReference w:id="93"/>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电源: 标配充电电池</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频率: 约25KHz</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电压：9V</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净重：400G（不含电池）</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使用温度: 使用温度: -20℃</w:t>
            </w:r>
            <w:del w:id="457" w:author="Administrator" w:date="2023-10-08T12:08:45Z">
              <w:r>
                <w:rPr>
                  <w:rFonts w:hint="default" w:ascii="宋体" w:hAnsi="宋体" w:eastAsia="宋体" w:cs="宋体"/>
                  <w:i w:val="0"/>
                  <w:iCs w:val="0"/>
                  <w:color w:val="000000"/>
                  <w:kern w:val="0"/>
                  <w:sz w:val="20"/>
                  <w:szCs w:val="20"/>
                  <w:u w:val="none"/>
                  <w:lang w:val="en-US" w:eastAsia="zh-CN" w:bidi="ar"/>
                </w:rPr>
                <w:delText xml:space="preserve"> to</w:delText>
              </w:r>
            </w:del>
            <w:ins w:id="458" w:author="Administrator" w:date="2023-10-08T12:08:45Z">
              <w:r>
                <w:rPr>
                  <w:rFonts w:hint="eastAsia" w:ascii="宋体" w:hAnsi="宋体" w:eastAsia="宋体" w:cs="宋体"/>
                  <w:i w:val="0"/>
                  <w:iCs w:val="0"/>
                  <w:color w:val="000000"/>
                  <w:kern w:val="0"/>
                  <w:sz w:val="20"/>
                  <w:szCs w:val="20"/>
                  <w:u w:val="none"/>
                  <w:lang w:val="en-US" w:eastAsia="zh-CN" w:bidi="ar"/>
                </w:rPr>
                <w:t>--</w:t>
              </w:r>
            </w:ins>
            <w:r>
              <w:rPr>
                <w:rFonts w:hint="eastAsia" w:ascii="宋体" w:hAnsi="宋体" w:eastAsia="宋体" w:cs="宋体"/>
                <w:i w:val="0"/>
                <w:iCs w:val="0"/>
                <w:color w:val="000000"/>
                <w:kern w:val="0"/>
                <w:sz w:val="20"/>
                <w:szCs w:val="20"/>
                <w:u w:val="none"/>
                <w:lang w:val="en-US" w:eastAsia="zh-CN" w:bidi="ar"/>
              </w:rPr>
              <w:t xml:space="preserve"> +55℃</w:t>
            </w:r>
            <w:ins w:id="459" w:author="Administrator" w:date="2023-10-08T12:08:43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音视频小型终端</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1、投标设备采用国际一流原装A 规面板，LED 背光源，支持侧入式和直下式背光设计，整机更薄，亮度均匀性更佳，产品出厂时坏点率须为0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2、投标设备屏幕具有蓝光护眼模式，降低超过 90%超短波蓝光对人眼的伤害，可以调整屏幕的色温，调整屏幕显示效果</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3、投标设备整机屏幕与屏幕保护层之间采用零/全贴合技术，减少显示面板与玻璃间的偏光、散射，画面显示更加清晰通透、可视角度更广。</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4、具备防遮蔽功能（≥20 点遮蔽可正常使用），防强光干扰设计，触摸屏的模组能够抵抗太阳光等强光干扰，照度在≤100K LUX 仍能正常工作</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5、内置双 WiFi 模块，支持双发双收，收发均支持 2.4G和 5.8G双频段；</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6、设备具有外置串口，支持中控系统对接，可以通过串口协议控制设备状态，设置和获取设备参数，包括开关机、信号源切换、亮度控制、升级控制、状态监测、恢复设置等；</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7、采用缝隙天线设计，无线热点支持最优频段自动选择，连接外网 WiFi 的同时可发热点；</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8、机身材料采用金属材质，外框采用铝型材，并且表面光滑有质感，后侧采用钣金；采用全新圆弧一体化拼接，</w:t>
            </w:r>
            <w:del w:id="460" w:author="Administrator" w:date="2023-10-08T12:08:11Z">
              <w:r>
                <w:rPr>
                  <w:rFonts w:hint="eastAsia" w:ascii="宋体" w:hAnsi="宋体" w:eastAsia="宋体" w:cs="宋体"/>
                  <w:i w:val="0"/>
                  <w:iCs w:val="0"/>
                  <w:color w:val="000000"/>
                  <w:kern w:val="0"/>
                  <w:sz w:val="20"/>
                  <w:szCs w:val="20"/>
                  <w:u w:val="none"/>
                  <w:lang w:val="en-US" w:eastAsia="zh-CN" w:bidi="ar"/>
                </w:rPr>
                <w:delText>外观时尚精致</w:delText>
              </w:r>
            </w:del>
            <w:r>
              <w:rPr>
                <w:rFonts w:hint="eastAsia" w:ascii="宋体" w:hAnsi="宋体" w:eastAsia="宋体" w:cs="宋体"/>
                <w:i w:val="0"/>
                <w:iCs w:val="0"/>
                <w:color w:val="000000"/>
                <w:kern w:val="0"/>
                <w:sz w:val="20"/>
                <w:szCs w:val="20"/>
                <w:u w:val="none"/>
                <w:lang w:val="en-US" w:eastAsia="zh-CN" w:bidi="ar"/>
              </w:rPr>
              <w:t>，整框无螺钉设计，150目的阳极氧化工艺；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9、整机通过IPX5防水检验标准测试，整机环境适应性强，整机功能能稳定使用。整机供电系统及线路，具有防雷击功能，符合GB/T 17626.5-2019中防雷击4级要求</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10、具有环境光自动检测功能，可根据环境光的不同，自动调节屏幕亮度，支持用户自定义屏幕亮度；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执法办案自助一体机(增强版)</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1、≥21.5寸1080P高清显示大屏，≥21.5寸电容触摸屏，支持触摸操作；</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2、≥200万双目人脸摄像头，支持人脸识别；</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3、支持二代身份证读取，可读取身份证信息；</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4、支持语音对讲和触摸屏交互方式；</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5、双网口设计，支持局域网或互联网通信接入；</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6、集成高速打印机，支持打印服务，支持热敏凭条和A4激光打印；</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7、实名认证：通过人脸和身份证信息对比确认操作用户身份，双目活体识别，可防假</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8、自助办理：办案民警可自助进行涉案人员入区登记，简化登记流程</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9、身份识别：涉案人员信息采集及身份核实</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报警按钮</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1、外壳防护等级</w:t>
            </w:r>
            <w:ins w:id="461" w:author="Administrator" w:date="2023-10-08T12:06:27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IP30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2、自锁式装置，满足被触发后探测器应立即产生紧急报警信号并保持报警状态</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3、耐久性：探测器在正常环境条件下，承受频率为30次/min，共计≥5000次的触发-恢复循环后，应无机械故障，也不应有器件损坏或触点粘连</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声光警示灯</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1、警号（红白色）；</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2、报警音量: 105dB at 30cm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3、防护等级：</w:t>
            </w:r>
            <w:ins w:id="462" w:author="Administrator" w:date="2023-10-08T12:07:30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IP54，室外防水</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4、内置水平仪，便于辅助安装</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5、支持关闭报警声音输出，实现声光报警模式和光闪模式切换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总线制单防区模块</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1、支持≥1路防区输入，用于连接常开（NO）或常闭（NC）触点的受监测输入防区，使用8.2K终端（EOL）电阻监测触点，可与兼容的多路复用扩展模块配合使用，并占用系统上的一个扩展防区。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2、可输出1组常开（NO）和常闭（NC）继电器开关量信号，并占用总线系统上的一个扩展触发器。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空气消毒机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1、主动消杀，主动释放活性复合粒子，快速覆盖空间中每个角落，主动出击，杀灭环境中的致病性病毒和细菌，形成了防疫屏障，有效切断致病性病毒和细菌的传播途径。</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2、实时消杀，可不间断工作，全方位守护空气质量。</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3、高效去除日常病菌，15-30分钟</w:t>
            </w:r>
            <w:ins w:id="463" w:author="Administrator" w:date="2023-10-08T12:07:44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t>，可达到≥99.98％杀灭率。</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4、绿色环保，产生活性复合粒子的原料主要是空气中氧和水等自然物质，消杀过程中产生二氧化碳和水，绿色环保无污染，源于自然，归于自然。</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5、经过医疗卫生、电子信息等领域院士专家的评估，采用国际先进水平技术，具有权威检测机构认证。</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6、适用面积：≤120m²</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7、循环风量≥930 m³/h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（七）、信息采集区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民警物品柜</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1、操作系统：嵌入式Linux操作系统</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2、屏幕参数：≥7寸触摸显示屏，屏幕分辨率≥1024*600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3、认证方式：人脸</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4、开柜方式：人脸开柜，密码开柜，远程开柜，钥匙开柜</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5、可接副柜数：≥7</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6、设备容量：≥5000张人脸，≥50000条事件</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7、通信方式：有线网络</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8、支持服务器平台远程分配人员柜格权限；</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9、支持本地柜体进行人脸登记，也支持集中人脸登记下发柜体；</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10、支持刷人脸/密码，打开对应柜门进行存取，支持人脸防假功能；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光盘刻录机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二个BD/DVD/CD蓝光刻录机，</w:t>
            </w:r>
            <w:ins w:id="464" w:author="Administrator" w:date="2023-10-08T12:07:53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100片光盘容量，USB 3.0接口，最高</w:t>
            </w:r>
            <w:ins w:id="465" w:author="Administrator" w:date="2023-10-08T12:07:56Z">
              <w:r>
                <w:rPr>
                  <w:rFonts w:hint="eastAsia" w:ascii="宋体" w:hAnsi="宋体" w:eastAsia="宋体" w:cs="宋体"/>
                  <w:i w:val="0"/>
                  <w:iCs w:val="0"/>
                  <w:color w:val="000000"/>
                  <w:kern w:val="0"/>
                  <w:sz w:val="20"/>
                  <w:szCs w:val="20"/>
                  <w:u w:val="none"/>
                  <w:lang w:val="en-US" w:eastAsia="zh-CN" w:bidi="ar"/>
                </w:rPr>
                <w:t>不</w:t>
              </w:r>
            </w:ins>
            <w:ins w:id="466" w:author="Administrator" w:date="2023-10-08T12:07:57Z">
              <w:r>
                <w:rPr>
                  <w:rFonts w:hint="eastAsia" w:ascii="宋体" w:hAnsi="宋体" w:eastAsia="宋体" w:cs="宋体"/>
                  <w:i w:val="0"/>
                  <w:iCs w:val="0"/>
                  <w:color w:val="000000"/>
                  <w:kern w:val="0"/>
                  <w:sz w:val="20"/>
                  <w:szCs w:val="20"/>
                  <w:u w:val="none"/>
                  <w:lang w:val="en-US" w:eastAsia="zh-CN" w:bidi="ar"/>
                </w:rPr>
                <w:t>低于</w:t>
              </w:r>
            </w:ins>
            <w:r>
              <w:rPr>
                <w:rFonts w:hint="eastAsia" w:ascii="宋体" w:hAnsi="宋体" w:eastAsia="宋体" w:cs="宋体"/>
                <w:i w:val="0"/>
                <w:iCs w:val="0"/>
                <w:color w:val="000000"/>
                <w:kern w:val="0"/>
                <w:sz w:val="20"/>
                <w:szCs w:val="20"/>
                <w:u w:val="none"/>
                <w:lang w:val="en-US" w:eastAsia="zh-CN" w:bidi="ar"/>
              </w:rPr>
              <w:t>4800dpi 喷墨打印，100-240 VAC</w:t>
            </w:r>
            <w:ins w:id="467" w:author="Administrator" w:date="2023-10-08T12:07:50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可专用光盘</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光盘格式 BD-R DL</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光盘尺寸 120mm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光盘盘面特性 宽幅可打印，喷墨可打印；速干、照片画质打印性能；适用于各种光盘盘面打印机；派美雅系列光盘打印机指定品牌</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刻录容量 </w:t>
            </w:r>
            <w:ins w:id="468" w:author="Administrator" w:date="2023-10-08T12:06:10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50GB</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支持最大刻录速度 </w:t>
            </w:r>
            <w:ins w:id="469" w:author="Administrator" w:date="2023-10-08T12:06:08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6x</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数据面属性 双硬涂层 (Hard coat和Cover coat)</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包装规格 </w:t>
            </w:r>
            <w:ins w:id="470" w:author="Administrator" w:date="2023-10-08T12:06:04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50片桶装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智能交互终端</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b/>
                <w:bCs/>
                <w:i w:val="0"/>
                <w:iCs w:val="0"/>
                <w:color w:val="FF0000"/>
                <w:kern w:val="0"/>
                <w:sz w:val="20"/>
                <w:szCs w:val="20"/>
                <w:u w:val="none"/>
                <w:lang w:val="en-US" w:eastAsia="zh-CN" w:bidi="ar"/>
              </w:rPr>
              <w:t>1、设备采用≥10.1英寸LCD触摸显示屏，分辨率不小于1024*600，屏幕防冲击防护等级IK04。</w:t>
            </w:r>
            <w:commentRangeStart w:id="94"/>
            <w:r>
              <w:rPr>
                <w:rFonts w:hint="eastAsia" w:ascii="宋体" w:hAnsi="宋体" w:eastAsia="宋体" w:cs="宋体"/>
                <w:b/>
                <w:bCs/>
                <w:i w:val="0"/>
                <w:iCs w:val="0"/>
                <w:color w:val="FF0000"/>
                <w:kern w:val="0"/>
                <w:sz w:val="20"/>
                <w:szCs w:val="20"/>
                <w:u w:val="none"/>
                <w:lang w:val="en-US" w:eastAsia="zh-CN" w:bidi="ar"/>
              </w:rPr>
              <w:t>（公安部检验报告证明）</w:t>
            </w:r>
            <w:commentRangeEnd w:id="94"/>
            <w:r>
              <w:commentReference w:id="94"/>
            </w:r>
            <w:r>
              <w:rPr>
                <w:rFonts w:hint="eastAsia" w:ascii="宋体" w:hAnsi="宋体" w:eastAsia="宋体" w:cs="宋体"/>
                <w:b/>
                <w:bCs/>
                <w:i w:val="0"/>
                <w:iCs w:val="0"/>
                <w:color w:val="FF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2、设备采用高清双目相机≥（1路可见光摄像头，1路红外摄像头），最大分辨率为≥1920×1080，帧率25帧/s。</w:t>
            </w:r>
            <w:commentRangeStart w:id="95"/>
            <w:r>
              <w:rPr>
                <w:rFonts w:hint="eastAsia" w:ascii="宋体" w:hAnsi="宋体" w:eastAsia="宋体" w:cs="宋体"/>
                <w:b/>
                <w:bCs/>
                <w:i w:val="0"/>
                <w:iCs w:val="0"/>
                <w:color w:val="FF0000"/>
                <w:kern w:val="0"/>
                <w:sz w:val="20"/>
                <w:szCs w:val="20"/>
                <w:u w:val="none"/>
                <w:lang w:val="en-US" w:eastAsia="zh-CN" w:bidi="ar"/>
              </w:rPr>
              <w:t>（公安部检验报告证明）</w:t>
            </w:r>
            <w:commentRangeEnd w:id="95"/>
            <w:r>
              <w:commentReference w:id="95"/>
            </w:r>
            <w:r>
              <w:rPr>
                <w:rFonts w:hint="eastAsia" w:ascii="宋体" w:hAnsi="宋体" w:eastAsia="宋体" w:cs="宋体"/>
                <w:b/>
                <w:bCs/>
                <w:i w:val="0"/>
                <w:iCs w:val="0"/>
                <w:color w:val="FF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3、设备本地人脸库存储容量</w:t>
            </w:r>
            <w:r>
              <w:rPr>
                <w:rFonts w:hint="eastAsia" w:ascii="宋体" w:hAnsi="宋体" w:eastAsia="宋体" w:cs="宋体"/>
                <w:b/>
                <w:bCs/>
                <w:i w:val="0"/>
                <w:iCs w:val="0"/>
                <w:color w:val="FF0000"/>
                <w:kern w:val="0"/>
                <w:sz w:val="20"/>
                <w:szCs w:val="20"/>
                <w:u w:val="none"/>
                <w:lang w:val="en-US" w:eastAsia="zh-CN" w:bidi="ar"/>
              </w:rPr>
              <w:t>≥</w:t>
            </w:r>
            <w:r>
              <w:rPr>
                <w:rFonts w:hint="eastAsia" w:ascii="宋体" w:hAnsi="宋体" w:eastAsia="宋体" w:cs="宋体"/>
                <w:b/>
                <w:bCs/>
                <w:i w:val="0"/>
                <w:iCs w:val="0"/>
                <w:color w:val="FF0000"/>
                <w:kern w:val="0"/>
                <w:sz w:val="20"/>
                <w:szCs w:val="20"/>
                <w:u w:val="none"/>
                <w:lang w:val="en-US" w:eastAsia="zh-CN" w:bidi="ar"/>
              </w:rPr>
              <w:t>20000张，本地卡存储容量≥50000张，本地出入记录存储容量</w:t>
            </w:r>
            <w:r>
              <w:rPr>
                <w:rFonts w:hint="eastAsia" w:ascii="宋体" w:hAnsi="宋体" w:eastAsia="宋体" w:cs="宋体"/>
                <w:b/>
                <w:bCs/>
                <w:i w:val="0"/>
                <w:iCs w:val="0"/>
                <w:color w:val="FF0000"/>
                <w:kern w:val="0"/>
                <w:sz w:val="20"/>
                <w:szCs w:val="20"/>
                <w:u w:val="none"/>
                <w:lang w:val="en-US" w:eastAsia="zh-CN" w:bidi="ar"/>
              </w:rPr>
              <w:t>≥</w:t>
            </w:r>
            <w:r>
              <w:rPr>
                <w:rFonts w:hint="eastAsia" w:ascii="宋体" w:hAnsi="宋体" w:eastAsia="宋体" w:cs="宋体"/>
                <w:b/>
                <w:bCs/>
                <w:i w:val="0"/>
                <w:iCs w:val="0"/>
                <w:color w:val="FF0000"/>
                <w:kern w:val="0"/>
                <w:sz w:val="20"/>
                <w:szCs w:val="20"/>
                <w:u w:val="none"/>
                <w:lang w:val="en-US" w:eastAsia="zh-CN" w:bidi="ar"/>
              </w:rPr>
              <w:t>50000条。</w:t>
            </w:r>
            <w:commentRangeStart w:id="96"/>
            <w:r>
              <w:rPr>
                <w:rFonts w:hint="eastAsia" w:ascii="宋体" w:hAnsi="宋体" w:eastAsia="宋体" w:cs="宋体"/>
                <w:b/>
                <w:bCs/>
                <w:i w:val="0"/>
                <w:iCs w:val="0"/>
                <w:color w:val="FF0000"/>
                <w:kern w:val="0"/>
                <w:sz w:val="20"/>
                <w:szCs w:val="20"/>
                <w:u w:val="none"/>
                <w:lang w:val="en-US" w:eastAsia="zh-CN" w:bidi="ar"/>
              </w:rPr>
              <w:t>（公安部检验报告证明）</w:t>
            </w:r>
            <w:commentRangeEnd w:id="96"/>
            <w:r>
              <w:commentReference w:id="96"/>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4、设备具有丰富的硬件接口，应不少于以下硬件接口及能力： ≥LAN*1（10M/100M/1000M自适应） ；RS485*1；韦根*1；USB*1；喇叭扬声器；I/O输出*2； I/O输入*4；PSAM*1；SIM*1，机械防拆开关*1。</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设备支持人脸识别功能，现场抓拍人脸照片与本地人脸库照片进行比对，进行人员身份核验；支持人脸在画面内持续动态跟踪；支持本地离线人脸比对功能；支持同一画面内最多3人同时实现人脸检测及人脸识别，并在设备本地界面显示多人的识别比对结果；支持侧脸、部分遮挡、表情、戴眼镜及帽子等情景下的人脸识别；支持用户人脸数据下载及人脸识别双线程同步工作；人脸识别水平区域范围可设置；人脸在各角度偏移角±45°内应能进行人脸识别，识别偏转角范围能在本地及平台进行设置；支持设置多个比对阈值。</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6、▲设备支持在0.001lux低照度或无补光环境下正常实现人脸识别；人脸识别距离：0.3~1.5m</w:t>
            </w:r>
            <w:ins w:id="471" w:author="Administrator" w:date="2023-10-08T12:04:39Z">
              <w:r>
                <w:rPr>
                  <w:rFonts w:hint="eastAsia" w:ascii="宋体" w:hAnsi="宋体" w:eastAsia="宋体" w:cs="宋体"/>
                  <w:b/>
                  <w:bCs/>
                  <w:i w:val="0"/>
                  <w:iCs w:val="0"/>
                  <w:color w:val="FF0000"/>
                  <w:kern w:val="0"/>
                  <w:sz w:val="20"/>
                  <w:szCs w:val="20"/>
                  <w:u w:val="none"/>
                  <w:lang w:val="en-US" w:eastAsia="zh-CN" w:bidi="ar"/>
                </w:rPr>
                <w:t>（若不在此区间范围的，至少包含最大值和最小值）</w:t>
              </w:r>
            </w:ins>
            <w:r>
              <w:rPr>
                <w:rFonts w:hint="eastAsia" w:ascii="宋体" w:hAnsi="宋体" w:eastAsia="宋体" w:cs="宋体"/>
                <w:b/>
                <w:bCs/>
                <w:i w:val="0"/>
                <w:iCs w:val="0"/>
                <w:color w:val="FF0000"/>
                <w:kern w:val="0"/>
                <w:sz w:val="20"/>
                <w:szCs w:val="20"/>
                <w:u w:val="none"/>
                <w:lang w:val="en-US" w:eastAsia="zh-CN" w:bidi="ar"/>
              </w:rPr>
              <w:t>；人脸识别高度：1.2~2m（安装高度1.4m，距离1.5m）；人脸识别误识率≤0.01%的条件下，准确率应≥99.8%，人脸识别速度≤0.2s；设备支持防假体攻击功能，对视频、电子照片、打印照片中的人脸应不能进行人脸识别。</w:t>
            </w:r>
            <w:commentRangeStart w:id="97"/>
            <w:r>
              <w:rPr>
                <w:rFonts w:hint="eastAsia" w:ascii="宋体" w:hAnsi="宋体" w:eastAsia="宋体" w:cs="宋体"/>
                <w:b/>
                <w:bCs/>
                <w:i w:val="0"/>
                <w:iCs w:val="0"/>
                <w:color w:val="FF0000"/>
                <w:kern w:val="0"/>
                <w:sz w:val="20"/>
                <w:szCs w:val="20"/>
                <w:u w:val="none"/>
                <w:lang w:val="en-US" w:eastAsia="zh-CN" w:bidi="ar"/>
              </w:rPr>
              <w:t>（公安部检验报告证明）</w:t>
            </w:r>
            <w:r>
              <w:rPr>
                <w:rFonts w:hint="eastAsia" w:ascii="宋体" w:hAnsi="宋体" w:eastAsia="宋体" w:cs="宋体"/>
                <w:i w:val="0"/>
                <w:iCs w:val="0"/>
                <w:color w:val="000000"/>
                <w:kern w:val="0"/>
                <w:sz w:val="20"/>
                <w:szCs w:val="20"/>
                <w:u w:val="none"/>
                <w:lang w:val="en-US" w:eastAsia="zh-CN" w:bidi="ar"/>
              </w:rPr>
              <w:br w:type="textWrapping"/>
            </w:r>
            <w:commentRangeEnd w:id="97"/>
            <w:r>
              <w:commentReference w:id="97"/>
            </w:r>
            <w:r>
              <w:rPr>
                <w:rFonts w:hint="eastAsia" w:ascii="宋体" w:hAnsi="宋体" w:eastAsia="宋体" w:cs="宋体"/>
                <w:i w:val="0"/>
                <w:iCs w:val="0"/>
                <w:color w:val="000000"/>
                <w:kern w:val="0"/>
                <w:sz w:val="20"/>
                <w:szCs w:val="20"/>
                <w:u w:val="none"/>
                <w:lang w:val="en-US" w:eastAsia="zh-CN" w:bidi="ar"/>
              </w:rPr>
              <w:t>7、设备支持人脸识别、刷卡、二维码、密码等认证方式，且支持以上任意一种、任意两种或三种组合认证开门；根据使用场景，认证开门方式还应包括：多重认证开门、多重+平台远程认证开门、多重+超级密码开门、超级权限开门、平台远程开门、APP远程开门、室内机及管理机远程开门。并且支持反潜回（防重入）功能，并可按时间段管控，支持255组时段计划模板。</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8、设备支持多种人脸注册方式：设备本地人脸注册；本地U盘导入人员信息； 远程中心下发人脸；通过APP采集人脸并注册下发。</w:t>
            </w:r>
            <w:commentRangeStart w:id="98"/>
            <w:r>
              <w:rPr>
                <w:rFonts w:hint="eastAsia" w:ascii="宋体" w:hAnsi="宋体" w:eastAsia="宋体" w:cs="宋体"/>
                <w:b/>
                <w:bCs/>
                <w:i w:val="0"/>
                <w:iCs w:val="0"/>
                <w:color w:val="FF0000"/>
                <w:kern w:val="0"/>
                <w:sz w:val="20"/>
                <w:szCs w:val="20"/>
                <w:u w:val="none"/>
                <w:lang w:val="en-US" w:eastAsia="zh-CN" w:bidi="ar"/>
              </w:rPr>
              <w:t>（公安部检验报告证明）</w:t>
            </w:r>
            <w:commentRangeEnd w:id="98"/>
            <w:r>
              <w:commentReference w:id="98"/>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9、设备支持视频对讲功能，可跟平台或客户端、室内机、管理机、手机APP进行视频对讲；同时支持接入NVR设备，实现视频监控录像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可视对讲系统主机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1、≥10.1寸高清触摸屏</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2、集成≥200万高清摄像头，摄像头支持角度调节</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3、对接显示器功能：设备支持通过HDMI和VGA接口扩展显示关联视频通道</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4、支持H264/H265视频编码</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5、设备支持最大≥256G SD卡，支持存储双向对讲通话时录像的双向混音音视频复合流；支持管理机本地SD卡存储的音视频文件回放</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6、≥4路开关量输入，</w:t>
            </w:r>
            <w:ins w:id="472" w:author="Administrator" w:date="2023-10-08T12:04:21Z">
              <w:r>
                <w:rPr>
                  <w:rFonts w:hint="eastAsia" w:ascii="宋体" w:hAnsi="宋体" w:eastAsia="宋体" w:cs="宋体"/>
                  <w:i w:val="0"/>
                  <w:iCs w:val="0"/>
                  <w:color w:val="000000"/>
                  <w:kern w:val="0"/>
                  <w:sz w:val="20"/>
                  <w:szCs w:val="20"/>
                  <w:u w:val="none"/>
                  <w:lang w:val="en-US" w:eastAsia="zh-CN" w:bidi="ar"/>
                </w:rPr>
                <w:t>≥</w:t>
              </w:r>
            </w:ins>
            <w:r>
              <w:rPr>
                <w:rFonts w:hint="eastAsia" w:ascii="宋体" w:hAnsi="宋体" w:eastAsia="宋体" w:cs="宋体"/>
                <w:i w:val="0"/>
                <w:iCs w:val="0"/>
                <w:color w:val="000000"/>
                <w:kern w:val="0"/>
                <w:sz w:val="20"/>
                <w:szCs w:val="20"/>
                <w:u w:val="none"/>
                <w:lang w:val="en-US" w:eastAsia="zh-CN" w:bidi="ar"/>
              </w:rPr>
              <w:t>4路继电器输出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7、DC12V、PoE(IEEE 802.3 at/af)供电</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8、呼叫转移功能：设备支持前端设备呼叫中心管理机时，通过呼叫转移功能将呼叫信息转移到其他中心后端管理机上；并支持将呼叫信息通过电话网关转接至座机或手机终端</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9、设备支持多台前端设备与多台中心管理机实时多方通话</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10、广播功能：管理机可对前端设备进行实时语音广播，支持可分区域和分组广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标准化人员信息采集系统-警采通</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afterAutospacing="0"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能够合理放置计算机、采集设备的专业采集柜：内置可自动控制的升降机构，升降1行程300mm；模块化设计，可根据需要单独嵌入指、掌纹采集设备。整机含工业通风设备和电源保险，机柜总开关；工作环境：温度 -15 ℃ — 40 ℃</w:t>
            </w:r>
            <w:ins w:id="473" w:author="Administrator" w:date="2023-10-08T12:03:51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t xml:space="preserve"> 湿度 ≤90%。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2、指掌纹采集仪功能要求</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掌纹采集窗口≥130 mm x 130 mm；指纹有效采集面积32.5mm×32.5 mm；面积允许误差为±0.4mm；图像分辨率500dpi，允许误差为±1%；图像灰度级为每个像素点灰度量化为256级；光学畸变≤1%；活体指掌纹采集仪采集窗口不覆膜；采用高清晰暗背景光学成像系统；采用独立的指纹、掌纹采集仪模组；采用大面阵掌纹采集技术，生成无拼接掌纹图像；指纹采集部件已通过GA认证；掌纹采集实现四连指采集。</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3、二代证读卡器：</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主机接口：USB接口；阅读距离：0-5cm；阅读时间&lt;0.8s；天线谐振频率13.56 MHz。</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4、人员数字相片采集系统：摄像头HX-SX500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含人像补光灯，≥5400K标准日光色温2支及人像采集软件。</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5、条码读卡器：</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实现读取DNA样品袋条码号并导入采集系统中</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6、DNA样本干燥箱：</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定制产品，规格:40x24x24cm；容积:</w:t>
            </w:r>
            <w:ins w:id="474" w:author="Administrator" w:date="2023-10-08T12:04:05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20升；具备快速除湿功能，能够方便的调节湿度范围（45%至55% RH）；通过外接电源供电方式</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能够嵌入到一体化信息采集柜。</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7、身高体重足长测量：实现身高、体重、足长的测量</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8、含计算机模块、打印机模块、不间断电源模块</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9、快速文档扫描仪 </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10、人员信息综合采集客户端软件，关联各种采集设备，实现人员信息、指（掌）纹、人像等信息的采集软件的集成，并实现指纹查询结果的反馈，含声纹和虹膜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报警按钮</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七、执法办案区中（一）、办案门厅”中“2.报警按钮”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声光警示灯</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七、执法办案区中（一）、办案门厅”中“3.声光警示灯”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总线制单防区模块</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七、执法办案区中（一）、办案门厅”中“3.总线制单防区模块”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（八）、人身安全检查区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人身安全检查规范器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外形尺寸约为：</w:t>
            </w:r>
            <w:commentRangeStart w:id="99"/>
            <w:r>
              <w:rPr>
                <w:rFonts w:hint="eastAsia" w:ascii="宋体" w:hAnsi="宋体" w:eastAsia="宋体" w:cs="宋体"/>
                <w:i w:val="0"/>
                <w:iCs w:val="0"/>
                <w:color w:val="000000"/>
                <w:kern w:val="0"/>
                <w:sz w:val="20"/>
                <w:szCs w:val="20"/>
                <w:u w:val="none"/>
                <w:lang w:val="en-US" w:eastAsia="zh-CN" w:bidi="ar"/>
              </w:rPr>
              <w:t>410mm（长）x 85mm（宽）x 45mm （高）</w:t>
            </w:r>
            <w:commentRangeEnd w:id="99"/>
            <w:r>
              <w:commentReference w:id="99"/>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电源: 标配充电电池</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频率: 约25KHz</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电压：9V</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使用温度: 使用温度: -20℃ </w:t>
            </w:r>
            <w:ins w:id="475" w:author="Administrator" w:date="2023-10-08T12:03:26Z">
              <w:r>
                <w:rPr>
                  <w:rFonts w:hint="eastAsia" w:ascii="宋体" w:hAnsi="宋体" w:eastAsia="宋体" w:cs="宋体"/>
                  <w:i w:val="0"/>
                  <w:iCs w:val="0"/>
                  <w:color w:val="000000"/>
                  <w:kern w:val="0"/>
                  <w:sz w:val="20"/>
                  <w:szCs w:val="20"/>
                  <w:u w:val="none"/>
                  <w:lang w:val="en-US" w:eastAsia="zh-CN" w:bidi="ar"/>
                </w:rPr>
                <w:t>-</w:t>
              </w:r>
            </w:ins>
            <w:r>
              <w:rPr>
                <w:rFonts w:hint="eastAsia" w:ascii="宋体" w:hAnsi="宋体" w:eastAsia="宋体" w:cs="宋体"/>
                <w:i w:val="0"/>
                <w:iCs w:val="0"/>
                <w:color w:val="000000"/>
                <w:kern w:val="0"/>
                <w:sz w:val="20"/>
                <w:szCs w:val="20"/>
                <w:u w:val="none"/>
                <w:lang w:val="en-US" w:eastAsia="zh-CN" w:bidi="ar"/>
              </w:rPr>
              <w:t xml:space="preserve"> +55℃</w:t>
            </w:r>
            <w:ins w:id="476" w:author="Administrator" w:date="2023-10-08T12:03:24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（九）、缉毒检查区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毒品检测箱</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配置清单：裸箱 </w:t>
            </w:r>
            <w:ins w:id="477" w:author="Administrator" w:date="2023-10-08T12:03:17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1个；AB瓶≥ 48个；指纹按捺盒 ≥1盒；口罩 1≥0个；手套≥ 10个；AB防撕标签≥ 24张；记录笔≥ 1支；油性笔 ≥3支（红蓝黑各≥1支）；剪刀 ≥1把；物证袋 ≥48个；消毒纸巾≥ 10个；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毛发检测仪</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afterAutospacing="0"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1.内置热敏复刻机装置，可直接复刻机结果，仪器接口：≥2USB接口*2、≥2以太网接口（LAN）*1 、双串口(COM)、LIS接口，显 示 器≥24位真彩液晶屏。</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 应用操作：一步操作----开机后试剂卡承载器自动伸出，使用者将反应好的试剂卡插入承载器，无需进行其它操作，机器自动识别试剂卡类型，自动完成测试、打印报告单，废卡从机器侧面丢出。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 可在5分钟内完成样本检测（包括取样、样本裂解、测试实验），为现场快速筛查提供有力证据</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4.主要用于毛发中毒品现场筛查，应用于公安机关进行毛发中毒品的现场筛查；</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5毛发裂解30秒-1分钟内完成</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 一次检测：一次加样可检测多种毒品</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 检测项目：吗啡、甲基安非他明、氯胺酮单项，吗啡、甲基安非他明二合一，吗啡、甲基安非他明、氯胺酮三合一</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 毛发专用耗材箱一套，内含测试所需要的所有物品（检测试剂盒及配套裂解液，专用毛发剪、手套、取样袋、记号笔等）</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9.仪器具有自检功能，能在开机过程中对各功能部件进行自检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毛发检测试剂（单卡）</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单卡（冰毒、吗啡、氯胺酮）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毛发检测试剂（三合一）</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三合一（冰毒、吗啡、氯胺酮，可定制任意三种组合）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尿检台配套设备（人脸定位版）</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 复刻机、集线器电源 、集线器 、警示灯、电源适配器 、空开 20A 带漏保、PDU插排、USB延长线、高拍仪 、高清网络摄像头</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 主机不低于 i5-9500  不低于8G内存  不低于1T硬盘  不低于23.8英寸液晶显示器</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3. 尿检台多功能集成面板（人脸版） </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 实现尿检人员身份确认。</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 实现尿检结果拍照录入。</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 实现尿检指认场景拍照录入。</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 生成尿检报告并打印</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 定制一体化尿检台，方便操作使用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恒温冷藏柜</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r>
              <w:rPr>
                <w:rFonts w:hint="default"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符合GSP认证，冷藏2~8度</w:t>
            </w:r>
            <w:ins w:id="478" w:author="Administrator" w:date="2023-10-08T12:02:44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t>，阴凉8-20度</w:t>
            </w:r>
            <w:ins w:id="479" w:author="Administrator" w:date="2023-10-08T12:02:46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w:t>
            </w:r>
            <w:r>
              <w:rPr>
                <w:rFonts w:hint="default"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支持温湿度智能控制。</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w:t>
            </w:r>
            <w:r>
              <w:rPr>
                <w:rFonts w:hint="default"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支持USB数据导出。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w:t>
            </w:r>
            <w:r>
              <w:rPr>
                <w:rFonts w:hint="default"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尺寸</w:t>
            </w:r>
            <w:del w:id="480" w:author="Administrator" w:date="2023-10-08T12:02:42Z">
              <w:r>
                <w:rPr>
                  <w:rFonts w:hint="eastAsia" w:ascii="宋体" w:hAnsi="宋体" w:eastAsia="宋体" w:cs="宋体"/>
                  <w:i w:val="0"/>
                  <w:iCs w:val="0"/>
                  <w:color w:val="000000"/>
                  <w:kern w:val="0"/>
                  <w:sz w:val="20"/>
                  <w:szCs w:val="20"/>
                  <w:u w:val="none"/>
                  <w:lang w:val="en-US" w:eastAsia="zh-CN" w:bidi="ar"/>
                </w:rPr>
                <w:delText>约</w:delText>
              </w:r>
            </w:del>
            <w:commentRangeStart w:id="100"/>
            <w:r>
              <w:rPr>
                <w:rFonts w:hint="eastAsia" w:ascii="宋体" w:hAnsi="宋体" w:eastAsia="宋体" w:cs="宋体"/>
                <w:i w:val="0"/>
                <w:iCs w:val="0"/>
                <w:color w:val="000000"/>
                <w:kern w:val="0"/>
                <w:sz w:val="20"/>
                <w:szCs w:val="20"/>
                <w:u w:val="none"/>
                <w:lang w:val="en-US" w:eastAsia="zh-CN" w:bidi="ar"/>
              </w:rPr>
              <w:t>525*580*1775</w:t>
            </w:r>
            <w:commentRangeEnd w:id="100"/>
            <w:r>
              <w:commentReference w:id="100"/>
            </w:r>
            <w:r>
              <w:rPr>
                <w:rFonts w:hint="eastAsia" w:ascii="宋体" w:hAnsi="宋体" w:eastAsia="宋体" w:cs="宋体"/>
                <w:i w:val="0"/>
                <w:iCs w:val="0"/>
                <w:color w:val="000000"/>
                <w:kern w:val="0"/>
                <w:sz w:val="20"/>
                <w:szCs w:val="20"/>
                <w:u w:val="none"/>
                <w:lang w:val="en-US" w:eastAsia="zh-CN" w:bidi="ar"/>
              </w:rPr>
              <w:t>毫米。</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w:t>
            </w:r>
            <w:r>
              <w:rPr>
                <w:rFonts w:hint="default"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有效容积≥203升。</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w:t>
            </w:r>
            <w:r>
              <w:rPr>
                <w:rFonts w:hint="default"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湿度范围约35%-75%</w:t>
            </w:r>
            <w:ins w:id="481" w:author="Administrator" w:date="2023-10-08T12:02:32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（十）、特殊讯问室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隔离审讯对讲设备</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采用嵌入式Linux操作系统, 高性能嵌入式SOC处理器，系统运行稳定可靠；</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支持内机与外机之间全双工对讲。</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支持和管理中心双向对讲，支持中心主动预览与广播；</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支持音频扩展，3.5mm标准音频接口可外接有源音箱；</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内置全频段优质扬声器和拾音器，采用防破音技术，声音响亮清晰；</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音频输入：内机：</w:t>
            </w:r>
            <w:ins w:id="482" w:author="Administrator" w:date="2023-10-08T12:02:26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1路外接高灵敏度超心型指向鹅颈咪杆，拾音距离</w:t>
            </w:r>
            <w:ins w:id="483" w:author="Administrator" w:date="2023-10-08T12:02:24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50厘米；</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外机：</w:t>
            </w:r>
            <w:ins w:id="484" w:author="Administrator" w:date="2023-10-08T12:02:11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1路内置高灵敏度全指向麦克风，拾音距离1米；</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音频输出：内机：</w:t>
            </w:r>
            <w:ins w:id="485" w:author="Administrator" w:date="2023-10-08T12:02:13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1路内置2W扬声器，</w:t>
            </w:r>
            <w:ins w:id="486" w:author="Administrator" w:date="2023-10-08T12:02:15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1路3.5mm音频输出；外机：</w:t>
            </w:r>
            <w:ins w:id="487" w:author="Administrator" w:date="2023-10-08T12:02:17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1路内置3W扬声器</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外壳材质：金属；重量：≤0.8KG；安装方式：内机：桌面摆放；外机：壁挂；工作温度：-10℃-＋55℃</w:t>
            </w:r>
            <w:ins w:id="488" w:author="Administrator" w:date="2023-10-08T12:01:56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t>；工作湿度：10％-90％</w:t>
            </w:r>
            <w:ins w:id="489" w:author="Administrator" w:date="2023-10-08T12:01:58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审讯椅（软包）</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手部采用U型锁约束，U型锁下按至合适位置将嫌疑人手部锁住，扶手部位宽度便于签字书写。</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胸部及腰部以约束带束缚。</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腿部以环形脚踏锁，警员在椅后用脚踏可将锁打开，嫌疑人小腿置入，踩踏锁上，操作方便。</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材料：耐摩耗耐腐蚀、耐光耐老化。经精选裁剪，用高速衣车及粗线车制皮套，直接包面。多层强力拉筋包背，座垫采用特硬棉底座，优质海绵居中，超软海棉外加喷塑垫底。</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规格：</w:t>
            </w:r>
            <w:commentRangeStart w:id="101"/>
            <w:r>
              <w:rPr>
                <w:rFonts w:hint="eastAsia" w:ascii="宋体" w:hAnsi="宋体" w:eastAsia="宋体" w:cs="宋体"/>
                <w:i w:val="0"/>
                <w:iCs w:val="0"/>
                <w:color w:val="000000"/>
                <w:kern w:val="0"/>
                <w:sz w:val="20"/>
                <w:szCs w:val="20"/>
                <w:u w:val="none"/>
                <w:lang w:val="en-US" w:eastAsia="zh-CN" w:bidi="ar"/>
              </w:rPr>
              <w:t>720*800*950</w:t>
            </w:r>
            <w:commentRangeEnd w:id="101"/>
            <w:r>
              <w:commentReference w:id="101"/>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高清审讯主机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七、执法办案区中（三）、调解室”中“2.高清审讯主机”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温湿度显示屏</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1、具有≥1个支持POE功能的RJ45网络接口、</w:t>
            </w:r>
            <w:ins w:id="490" w:author="Administrator" w:date="2023-10-08T12:01:32Z">
              <w:r>
                <w:rPr>
                  <w:rFonts w:hint="eastAsia" w:ascii="宋体" w:hAnsi="宋体" w:eastAsia="宋体" w:cs="宋体"/>
                  <w:i w:val="0"/>
                  <w:iCs w:val="0"/>
                  <w:color w:val="000000"/>
                  <w:kern w:val="0"/>
                  <w:sz w:val="20"/>
                  <w:szCs w:val="20"/>
                  <w:u w:val="none"/>
                  <w:lang w:val="en-US" w:eastAsia="zh-CN" w:bidi="ar"/>
                </w:rPr>
                <w:t>≥</w:t>
              </w:r>
            </w:ins>
            <w:r>
              <w:rPr>
                <w:rFonts w:hint="eastAsia" w:ascii="宋体" w:hAnsi="宋体" w:eastAsia="宋体" w:cs="宋体"/>
                <w:i w:val="0"/>
                <w:iCs w:val="0"/>
                <w:color w:val="000000"/>
                <w:kern w:val="0"/>
                <w:sz w:val="20"/>
                <w:szCs w:val="20"/>
                <w:u w:val="none"/>
                <w:lang w:val="en-US" w:eastAsia="zh-CN" w:bidi="ar"/>
              </w:rPr>
              <w:t>1个RS-232接口、</w:t>
            </w:r>
            <w:ins w:id="491" w:author="Administrator" w:date="2023-10-08T12:01:33Z">
              <w:r>
                <w:rPr>
                  <w:rFonts w:hint="eastAsia" w:ascii="宋体" w:hAnsi="宋体" w:eastAsia="宋体" w:cs="宋体"/>
                  <w:i w:val="0"/>
                  <w:iCs w:val="0"/>
                  <w:color w:val="000000"/>
                  <w:kern w:val="0"/>
                  <w:sz w:val="20"/>
                  <w:szCs w:val="20"/>
                  <w:u w:val="none"/>
                  <w:lang w:val="en-US" w:eastAsia="zh-CN" w:bidi="ar"/>
                </w:rPr>
                <w:t>≥</w:t>
              </w:r>
            </w:ins>
            <w:r>
              <w:rPr>
                <w:rFonts w:hint="eastAsia" w:ascii="宋体" w:hAnsi="宋体" w:eastAsia="宋体" w:cs="宋体"/>
                <w:i w:val="0"/>
                <w:iCs w:val="0"/>
                <w:color w:val="000000"/>
                <w:kern w:val="0"/>
                <w:sz w:val="20"/>
                <w:szCs w:val="20"/>
                <w:u w:val="none"/>
                <w:lang w:val="en-US" w:eastAsia="zh-CN" w:bidi="ar"/>
              </w:rPr>
              <w:t>1个RS-485接口、</w:t>
            </w:r>
            <w:ins w:id="492" w:author="Administrator" w:date="2023-10-08T12:01:34Z">
              <w:r>
                <w:rPr>
                  <w:rFonts w:hint="eastAsia" w:ascii="宋体" w:hAnsi="宋体" w:eastAsia="宋体" w:cs="宋体"/>
                  <w:i w:val="0"/>
                  <w:iCs w:val="0"/>
                  <w:color w:val="000000"/>
                  <w:kern w:val="0"/>
                  <w:sz w:val="20"/>
                  <w:szCs w:val="20"/>
                  <w:u w:val="none"/>
                  <w:lang w:val="en-US" w:eastAsia="zh-CN" w:bidi="ar"/>
                </w:rPr>
                <w:t>≥</w:t>
              </w:r>
            </w:ins>
            <w:r>
              <w:rPr>
                <w:rFonts w:hint="eastAsia" w:ascii="宋体" w:hAnsi="宋体" w:eastAsia="宋体" w:cs="宋体"/>
                <w:i w:val="0"/>
                <w:iCs w:val="0"/>
                <w:color w:val="000000"/>
                <w:kern w:val="0"/>
                <w:sz w:val="20"/>
                <w:szCs w:val="20"/>
                <w:u w:val="none"/>
                <w:lang w:val="en-US" w:eastAsia="zh-CN" w:bidi="ar"/>
              </w:rPr>
              <w:t>1路报警输入接口、</w:t>
            </w:r>
            <w:ins w:id="493" w:author="Administrator" w:date="2023-10-08T12:01:36Z">
              <w:r>
                <w:rPr>
                  <w:rFonts w:hint="eastAsia" w:ascii="宋体" w:hAnsi="宋体" w:eastAsia="宋体" w:cs="宋体"/>
                  <w:i w:val="0"/>
                  <w:iCs w:val="0"/>
                  <w:color w:val="000000"/>
                  <w:kern w:val="0"/>
                  <w:sz w:val="20"/>
                  <w:szCs w:val="20"/>
                  <w:u w:val="none"/>
                  <w:lang w:val="en-US" w:eastAsia="zh-CN" w:bidi="ar"/>
                </w:rPr>
                <w:t>≥</w:t>
              </w:r>
            </w:ins>
            <w:r>
              <w:rPr>
                <w:rFonts w:hint="eastAsia" w:ascii="宋体" w:hAnsi="宋体" w:eastAsia="宋体" w:cs="宋体"/>
                <w:i w:val="0"/>
                <w:iCs w:val="0"/>
                <w:color w:val="000000"/>
                <w:kern w:val="0"/>
                <w:sz w:val="20"/>
                <w:szCs w:val="20"/>
                <w:u w:val="none"/>
                <w:lang w:val="en-US" w:eastAsia="zh-CN" w:bidi="ar"/>
              </w:rPr>
              <w:t>1路报警输出接口</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最大支持≥2560×1440分辨率的摄像机接入，支持对接入的网络摄像机进行重新编码，可重新设置原始接入摄像机画面的分辨率、帧率、码率上限、编码方式，并且支持额外叠加通道名称、实时时间、实时温度信息、实时湿度信息、实时PM2.5浓度信息、实时CO2浓度信息、4条自定义信息</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3、支持PoE功能，可接入PoE的交换机或PoE型NVR使用</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4、支持设置TCP、UDP、GB/T28181、NTP、RTSP、HTTP、HTTPS、DHCP、ONVIF网络协议。</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5、支持设置移动侦测、区域遮挡、视频丢失、IO报警输入报警功能及联动</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6、支持LED显示年、月、日、星期、时、分、秒等时间信息</w:t>
            </w:r>
            <w:commentRangeStart w:id="102"/>
            <w:r>
              <w:rPr>
                <w:rFonts w:hint="eastAsia" w:ascii="宋体" w:hAnsi="宋体" w:eastAsia="宋体" w:cs="宋体"/>
                <w:b/>
                <w:bCs/>
                <w:i w:val="0"/>
                <w:iCs w:val="0"/>
                <w:color w:val="FF0000"/>
                <w:kern w:val="0"/>
                <w:sz w:val="20"/>
                <w:szCs w:val="20"/>
                <w:u w:val="none"/>
                <w:lang w:val="en-US" w:eastAsia="zh-CN" w:bidi="ar"/>
              </w:rPr>
              <w:t>（以公安部检测报告为准）</w:t>
            </w:r>
            <w:commentRangeEnd w:id="102"/>
            <w:r>
              <w:commentReference w:id="102"/>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7、支持LED显示实时温度、湿度等环境信息；温度显示范围：-19℃～99℃</w:t>
            </w:r>
            <w:ins w:id="494" w:author="Administrator" w:date="2023-10-08T12:00:57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t>；湿度显示范围：0％～99％</w:t>
            </w:r>
            <w:ins w:id="495" w:author="Administrator" w:date="2023-10-08T12:00:58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8、支持屏幕亮度调节</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9、支持温度、湿度实时检测</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10、温度检测范围：-40℃～+125℃</w:t>
            </w:r>
            <w:ins w:id="496" w:author="Administrator" w:date="2023-10-08T12:00:50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t>，温度检测误差：≤±1℃，支持设置温度监测报警，当温度大于等于特定值、小于等于特定值、在设定区间之内、在设定区间之外时，设备可实时发送报警或者触发本地报警输出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智能分析摄像机（含电源）</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1、分辨率</w:t>
            </w:r>
            <w:del w:id="497" w:author="Administrator" w:date="2023-10-08T12:00:39Z">
              <w:r>
                <w:rPr>
                  <w:rFonts w:hint="eastAsia" w:ascii="宋体" w:hAnsi="宋体" w:eastAsia="宋体" w:cs="宋体"/>
                  <w:i w:val="0"/>
                  <w:iCs w:val="0"/>
                  <w:color w:val="000000"/>
                  <w:kern w:val="0"/>
                  <w:sz w:val="20"/>
                  <w:szCs w:val="20"/>
                  <w:u w:val="none"/>
                  <w:lang w:val="en-US" w:eastAsia="zh-CN" w:bidi="ar"/>
                </w:rPr>
                <w:delText>设置为</w:delText>
              </w:r>
            </w:del>
            <w:ins w:id="498" w:author="Administrator" w:date="2023-10-08T12:00:39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2560×1440@25fps，分辨力不小于1400TVL。</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2、具有不小于1/1.8"靶面尺寸。</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3、像元尺寸不小于2.9um×2.9um。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4、内置GPU芯片。</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5、内置</w:t>
            </w:r>
            <w:ins w:id="499" w:author="Administrator" w:date="2023-10-08T12:00:43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2个麦克风、</w:t>
            </w:r>
            <w:ins w:id="500" w:author="Administrator" w:date="2023-10-08T12:00:47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1个扬声器。</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6、支持MD5、SHA256加密算法。</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7、▲最低照度彩色不大于0.0002 lx，黑白不大于0.0001 lx。</w:t>
            </w:r>
            <w:commentRangeStart w:id="103"/>
            <w:r>
              <w:rPr>
                <w:rFonts w:hint="eastAsia" w:ascii="宋体" w:hAnsi="宋体" w:eastAsia="宋体" w:cs="宋体"/>
                <w:b/>
                <w:bCs/>
                <w:i w:val="0"/>
                <w:iCs w:val="0"/>
                <w:color w:val="FF0000"/>
                <w:kern w:val="0"/>
                <w:sz w:val="20"/>
                <w:szCs w:val="20"/>
                <w:u w:val="none"/>
                <w:lang w:val="en-US" w:eastAsia="zh-CN" w:bidi="ar"/>
              </w:rPr>
              <w:t>（公安部检验报告证明）</w:t>
            </w:r>
            <w:commentRangeEnd w:id="103"/>
            <w:r>
              <w:commentReference w:id="103"/>
            </w:r>
            <w:r>
              <w:rPr>
                <w:rFonts w:hint="eastAsia" w:ascii="宋体" w:hAnsi="宋体" w:eastAsia="宋体" w:cs="宋体"/>
                <w:b/>
                <w:bCs/>
                <w:i w:val="0"/>
                <w:iCs w:val="0"/>
                <w:color w:val="FF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8、宽动态能力不小于120dB。</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9、红外补光距离不小于50米。</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10、需支持三码流技术，主码流最高2560x1440@25fps，子码流704x576@25fps，第三码流最大分辨率为1920x1080@25fps。</w:t>
            </w:r>
            <w:commentRangeStart w:id="104"/>
            <w:r>
              <w:rPr>
                <w:rFonts w:hint="eastAsia" w:ascii="宋体" w:hAnsi="宋体" w:eastAsia="宋体" w:cs="宋体"/>
                <w:b/>
                <w:bCs/>
                <w:i w:val="0"/>
                <w:iCs w:val="0"/>
                <w:color w:val="FF0000"/>
                <w:kern w:val="0"/>
                <w:sz w:val="20"/>
                <w:szCs w:val="20"/>
                <w:u w:val="none"/>
                <w:lang w:val="en-US" w:eastAsia="zh-CN" w:bidi="ar"/>
              </w:rPr>
              <w:t>（公安部检验报告证明）</w:t>
            </w:r>
            <w:commentRangeEnd w:id="104"/>
            <w:r>
              <w:commentReference w:id="104"/>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4T监控级硬盘</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1.容量：</w:t>
            </w:r>
            <w:ins w:id="501" w:author="Administrator" w:date="2023-10-08T12:00:07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4TB。</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2.接口类型：SATA。</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w:t>
            </w:r>
            <w:ins w:id="502" w:author="Administrator" w:date="2023-10-08T12:00:09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64M缓存。</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4.3.5英寸。</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w:t>
            </w:r>
            <w:ins w:id="503" w:author="Administrator" w:date="2023-10-08T12:00:05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5900转。</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智能集成审讯桌（升降版）</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1、多屏同显≥32寸1080P高清显示大屏，≥21.5寸液晶显示屏、≥10.1寸显示小屏，可以多屏同显；</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2、搭配平台支持将扫描文件、音视频、图片等文件导入，并进行示证屏展示，告知书宣读；</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搭配平台支持协同办案功能，可以实现请求同案笔录和接收同案笔录的功能，对于涉及多个犯罪嫌疑人的，提供同案犯罪嫌疑人笔录查看、交流的功能，对犯罪嫌疑人提供的信息进行综合分析；支持人案联动引用，可直接复用案件及涉案人员信息，避免信息重复录入；</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4、搭配平台支持远程指挥审讯功能，平台远程语音指令下达（可自备蓝牙耳机接收语音）；</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5、可选配审讯主机，支持音视频同步摄录功能、支持本地保存音视频文件，并刻录成多媒体文件；支持指挥员在指挥端调取审讯室的实时录音录像；</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6、集成报警盒子，可支持紧急报警功能、语音播报、远程对讲、远程协助等功能；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7、支持双网口，支持局域网或互联网通信接入；</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8、集成高速打印机，支持A4打印；</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9、边缘软橡胶，防止磕碰；</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10、符合公安网安全管理，符合保密标准，同时具有日志生产审计、日志存储审计、日志管理审计、检测非授权外联功能；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控制侧耳机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 耳机材质: 塑料</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 插头直径: 3.5mm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3. 缆线长度: </w:t>
            </w:r>
            <w:ins w:id="504" w:author="Administrator" w:date="2023-10-08T12:00:00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2.3m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 有无麦克风: 带麦</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 佩戴方式: 头戴护耳式</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 耳机插头类型: 直插型</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 是否线控: 是</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 兼容平台: ANDROID Windows Phone iOS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 阻抗: 150Ω</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10. 灵敏度: 116dB/mW</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11. 频响范围: 100-6600Hz</w:t>
            </w:r>
            <w:ins w:id="505" w:author="Administrator" w:date="2023-10-08T11:59:50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声光警示灯</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七、执法办案区中（一）、办案门厅”中“3.声光警示灯”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总线制单防区模块</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七、执法办案区中（一）、办案门厅”中“3.总线制单防区模块”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（十一）、监控位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报警按钮</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七、执法办案区中（一）、办案门厅”中“2.报警按钮”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声光警示灯</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七、执法办案区中（一）、办案门厅”中“3.声光警示灯”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总线制单防区模块</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七、执法办案区中（一）、办案门厅”中“3.总线制单防区模块”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空气消毒机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七、执法办案区中（一）、办案门厅”中“5.空气消毒机”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（十二）、侯问室x3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人脸巡更套件</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硬件配置：</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1.≥30W定阻吸顶音箱*1；</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2.12V2A电源*1；</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3.网络语音控单元*1；</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4.办案区系统对接软件；</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5.含巡更告警提示信息语音播报；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人脸巡更识别终端</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1、外观参数：≥7寸LCD触摸显示，支持≥200万像素双目摄头</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2、设备容量：支持≥5000张人脸白名单，1：N人脸比对时间＜0.2S/人，支持≥6000张卡片，≥50000条记录；</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3、认证方式：人脸门禁功能（同时支持刷卡、密码组合认证）</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4、通讯方式：上行通讯为TCP/IP，；支持外接RS485，Wiegand副读卡器（不支持外接指纹读卡器）；基线支持标准韦根34/26；</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5、输入接口：≥LAN*1、RS485*1、wiegand * 1、USB*1、门磁*1、报警输入*2、防拆*1、开门按钮*1；</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6、输出接口：电锁*≥1个，报警输出*≥1个；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候问状态展示终端19寸</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≥19英寸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（十三）、讯问室x3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智能集成审讯一体机（标准版）</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1、多屏同显≥32寸1080P高清显示大屏，≥21.5寸液晶显示屏、≥10.1寸显示小屏，可以多屏同显；</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2、搭配平台支持将扫描文件、音视频、图片等文件导入，并进行示证屏展示，告知书宣读；</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搭配平台支持协同办案功能，可以实现请求同案笔录和接收同案笔录的功能，对于涉及多个犯罪嫌疑人的，提供同案犯罪嫌疑人笔录查看、交流的功能，对犯罪嫌疑人提供的信息进行综合分析；支持人案联动引用，可直接复用案件及涉案人员信息，避免信息重复录入；</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4、搭配平台支持远程指挥审讯功能，平台远程语音指令下达（可自备蓝牙耳机接收语音）；</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5、可选配审讯主机，支持音视频同步摄录功能、支持本地保存音视频文件，并刻录成多媒体文件；支持指挥员在指挥端调取审讯室的实时录音录像；</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6、集成报警盒子，可支持紧急报警功能、语音播报、远程对讲、远程协助等功能；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7、支持双网口，支持局域网或互联网通信接入；</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8、集成高速打印机，支持A4打印；</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9、边缘软橡胶，防止磕碰；</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10、符合公安网安全管理，符合保密标准，同时具有日志生产审计、日志存储审计、日志管理审计、检测非授权外联功能；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控制侧耳机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 耳机材质: 塑料</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 插头直径: 3.5mm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3. 缆线长度: </w:t>
            </w:r>
            <w:ins w:id="506" w:author="Administrator" w:date="2023-10-08T11:59:37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2.3m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 有无麦克风: 带麦</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 佩戴方式: 头戴护耳式</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 耳机插头类型: 直插型</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 是否线控: 是</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 兼容平台: ANDROID Windows Phone iOS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 . 阻抗: 150Ω</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10. 灵敏度: 116dB/mW</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11. 频响范围: 100-6600Hz</w:t>
            </w:r>
            <w:ins w:id="507" w:author="Administrator" w:date="2023-10-08T11:59:40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高清审讯主机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七、执法办案区中（三）、调解室”中“2.高清审讯主机”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4T监控级硬盘</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1.容量：</w:t>
            </w:r>
            <w:ins w:id="508" w:author="Administrator" w:date="2023-10-08T11:59:31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4TB。</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2.接口类型：SATA。</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w:t>
            </w:r>
            <w:ins w:id="509" w:author="Administrator" w:date="2023-10-08T11:59:29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64M缓存。</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4.3.5英寸。</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w:t>
            </w:r>
            <w:ins w:id="510" w:author="Administrator" w:date="2023-10-08T11:59:26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5900转。</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总线制单防区模块</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七、执法办案区中（一）、办案门厅”中“3.总线制单防区模块”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声光警示灯</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七、执法办案区中（一）、办案门厅”中“3.声光警示灯”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温湿度显示屏</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七、执法办案区中（十）、特殊讯问室”中“4.温湿度显示屏”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审讯椅（软包）</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手部采用U型锁约束，U型锁下按至合适位置将嫌疑人手部锁住，扶手部位宽度便于签字书写。</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胸部及腰部以约束带束缚。</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腿部以环形脚踏锁，警员在椅后用脚踏可将锁打开，嫌疑人小腿置入，踩踏锁上，操作方便。</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材料：耐摩耗耐腐蚀、耐光耐老化。经精选裁剪，用高速衣车及粗线车制皮套，直接包面。多层强力拉筋包背，座垫采用特硬棉底座，优质海绵居中，超软海棉外加喷塑垫底。</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规格：</w:t>
            </w:r>
            <w:commentRangeStart w:id="105"/>
            <w:r>
              <w:rPr>
                <w:rFonts w:hint="eastAsia" w:ascii="宋体" w:hAnsi="宋体" w:eastAsia="宋体" w:cs="宋体"/>
                <w:i w:val="0"/>
                <w:iCs w:val="0"/>
                <w:color w:val="000000"/>
                <w:kern w:val="0"/>
                <w:sz w:val="20"/>
                <w:szCs w:val="20"/>
                <w:u w:val="none"/>
                <w:lang w:val="en-US" w:eastAsia="zh-CN" w:bidi="ar"/>
              </w:rPr>
              <w:t>720*800*950</w:t>
            </w:r>
            <w:commentRangeEnd w:id="105"/>
            <w:r>
              <w:commentReference w:id="105"/>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情绪分析主机（专业版）</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主机：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1.CPU频率≥2.20GHz   CPU核心≥4核心</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4.内存容量≥DDR4 8G、硬盘容量≥128G</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3.接口支持HDMI、USB、网口、电源、音频接口</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12.支持网络摄像机或USB摄像机接入</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实现软件功能：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1.心率测量功能，系统能够对被测者的心率参数进行测量。</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2.心率测量误差，系统的心率测量误差应≤20%。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3.紧张指数判定功能，系统能按照设定的判定规则对被测者的生理指标进行综合判定，评估后输出被测者的心理紧张指数，并以图像，数据和文字方式显示判断结果。</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4.性别判定功能，系统应能够对被测者的性别进行自动判定。</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5.年龄判定功能，系统应能够对被测者的年龄进行自动判定。</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6.检测时间，系统检测时间小于等于5s。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情绪分析显示器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 显示尺寸≥15.6寸</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 颜色:黑色</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 接口支持：音频、HDMI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（十四）、其它配套设备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人脸定位摄像头</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七、执法办案区中（十）、特殊讯问室”中“5.智能分析摄像机（含电源）”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设备搬迁</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搬迁设备清单：</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1、人脸门禁一体机*12个(含AB区4个)</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2、门禁管控与状态显示一体机*5台</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3、执法办案自助一体机*1台</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4、智能交互终端*1台</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5、智能联网储物柜*2台</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6、USB摄像头*1个</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7、辨认对讲设备*1套</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8、智能分析摄像机*6个</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9、智能集成审讯一体机*5套</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10、控制侧耳机*5个</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11、高清审讯主机*5台</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12、4T监控级硬盘*5块</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13、温湿度显示屏*5块</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14、心理分析主机*1套</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15、隔离审讯对讲设备*1套</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16、紫外线消毒车*1台</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17、人脸定位解算引擎服务器*1台</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18、人脸定位摄像头*22个</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19、数据网关服务器*1台</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20、智能分析服务器16路版*1台</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21、可视对讲系统主机*1台</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22、报警主机*1台</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23、UPS不间断电源*1套</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24、远程讯问设备搬迁*1套</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25、图形数据准入系统*1套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（十五）、物管中心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异常出库监测设备</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1、通讯方式：韦根 26 / 34、RS485；</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2、尺寸</w:t>
            </w:r>
            <w:del w:id="511" w:author="Administrator" w:date="2023-10-08T11:58:50Z">
              <w:r>
                <w:rPr>
                  <w:rFonts w:hint="eastAsia" w:ascii="宋体" w:hAnsi="宋体" w:eastAsia="宋体" w:cs="宋体"/>
                  <w:i w:val="0"/>
                  <w:iCs w:val="0"/>
                  <w:color w:val="000000"/>
                  <w:kern w:val="0"/>
                  <w:sz w:val="20"/>
                  <w:szCs w:val="20"/>
                  <w:u w:val="none"/>
                  <w:lang w:val="en-US" w:eastAsia="zh-CN" w:bidi="ar"/>
                </w:rPr>
                <w:delText>约</w:delText>
              </w:r>
            </w:del>
            <w:r>
              <w:rPr>
                <w:rFonts w:hint="eastAsia" w:ascii="宋体" w:hAnsi="宋体" w:eastAsia="宋体" w:cs="宋体"/>
                <w:i w:val="0"/>
                <w:iCs w:val="0"/>
                <w:color w:val="000000"/>
                <w:kern w:val="0"/>
                <w:sz w:val="20"/>
                <w:szCs w:val="20"/>
                <w:u w:val="none"/>
                <w:lang w:val="en-US" w:eastAsia="zh-CN" w:bidi="ar"/>
              </w:rPr>
              <w:t>为</w:t>
            </w:r>
            <w:commentRangeStart w:id="106"/>
            <w:r>
              <w:rPr>
                <w:rFonts w:hint="eastAsia" w:ascii="宋体" w:hAnsi="宋体" w:eastAsia="宋体" w:cs="宋体"/>
                <w:i w:val="0"/>
                <w:iCs w:val="0"/>
                <w:color w:val="000000"/>
                <w:kern w:val="0"/>
                <w:sz w:val="20"/>
                <w:szCs w:val="20"/>
                <w:u w:val="none"/>
                <w:lang w:val="en-US" w:eastAsia="zh-CN" w:bidi="ar"/>
              </w:rPr>
              <w:t>280mm*280mm*40mm</w:t>
            </w:r>
            <w:commentRangeEnd w:id="106"/>
            <w:r>
              <w:commentReference w:id="106"/>
            </w:r>
            <w:r>
              <w:rPr>
                <w:rFonts w:hint="eastAsia" w:ascii="宋体" w:hAnsi="宋体" w:eastAsia="宋体" w:cs="宋体"/>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3、安装方式：万向墙装支架立杆安装卡具；</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4、电源输入：DC12V，1.5A；</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5、功耗：15W（典型）；</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6、湿度：10-85%</w:t>
            </w:r>
            <w:ins w:id="512" w:author="Administrator" w:date="2023-10-08T11:58:44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t>，不结露；</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7、工作温度：-25℃~65℃</w:t>
            </w:r>
            <w:ins w:id="513" w:author="Administrator" w:date="2023-10-08T11:58:42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8、存储温度：-45℃~85℃</w:t>
            </w:r>
            <w:ins w:id="514" w:author="Administrator" w:date="2023-10-08T11:58:40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9、IP 等级：</w:t>
            </w:r>
            <w:ins w:id="515" w:author="Administrator" w:date="2023-10-08T11:58:47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IP64。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RFID库位标签（抗金属）</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金属或液体类RFID标签，金属材质物品，或者是液体类物品，采用此类标签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RFID物品标签</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1、面板材质：PP合成纸</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2、天线基材：PET</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3、产品尺寸</w:t>
            </w:r>
            <w:del w:id="516" w:author="Administrator" w:date="2023-10-08T11:58:30Z">
              <w:r>
                <w:rPr>
                  <w:rFonts w:hint="eastAsia" w:ascii="宋体" w:hAnsi="宋体" w:eastAsia="宋体" w:cs="宋体"/>
                  <w:i w:val="0"/>
                  <w:iCs w:val="0"/>
                  <w:color w:val="000000"/>
                  <w:kern w:val="0"/>
                  <w:sz w:val="20"/>
                  <w:szCs w:val="20"/>
                  <w:u w:val="none"/>
                  <w:lang w:val="en-US" w:eastAsia="zh-CN" w:bidi="ar"/>
                </w:rPr>
                <w:delText>约</w:delText>
              </w:r>
            </w:del>
            <w:r>
              <w:rPr>
                <w:rFonts w:hint="eastAsia" w:ascii="宋体" w:hAnsi="宋体" w:eastAsia="宋体" w:cs="宋体"/>
                <w:i w:val="0"/>
                <w:iCs w:val="0"/>
                <w:color w:val="000000"/>
                <w:kern w:val="0"/>
                <w:sz w:val="20"/>
                <w:szCs w:val="20"/>
                <w:u w:val="none"/>
                <w:lang w:val="en-US" w:eastAsia="zh-CN" w:bidi="ar"/>
              </w:rPr>
              <w:t>为100*80mm</w:t>
            </w:r>
            <w:r>
              <w:commentReference w:id="107"/>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4、工作频率：860-960 MHz</w:t>
            </w:r>
            <w:ins w:id="517" w:author="Administrator" w:date="2023-10-08T11:58:26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5、协议标准：EPC Global Class1 Gen2 ISO 18000-6C</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6、集成芯片：Alien Higgs3</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7、识读距离：0～10m（与读写设备配置有关）</w:t>
            </w:r>
            <w:ins w:id="518" w:author="Administrator" w:date="2023-10-08T11:58:24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8、存储容量：EPC96Bits ; User512Bits ; TID64Bits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9、存储时间：≥10年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RFID物品标签-防撕毁</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防撕毁，900 MHzRFID无源电子标签，标签纸上有刀口工艺，第一次贴上物体后，再次撕开，该标签会被损毁；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扫描设备</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1、核心解码技术，可轻松识读各类弯曲 、污损、模糊等低质量条码、高密度条码；</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2、可有线或者无线蓝牙传输数据；</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3、电池：可充电电池；</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4、通讯接口：USB</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5、防护等级：</w:t>
            </w:r>
            <w:ins w:id="519" w:author="Administrator" w:date="2023-10-08T11:58:11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IP42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物管一体桌（增强版）</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1、高度集成电脑、高拍仪、RFID打印机、文档打印机、RFID读写器，特别适用于小空间场所；</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2、实现物品登记、借用、归还、入库、出库的操作流程；</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3、实现出入库的图片留档；</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4、实现入库物品信息标签发放；</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5、实现所有可导出信息的纸质打印工作；</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6、实现物品进出库的标签快速群读，智能化出入库管理。</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7、尺寸</w:t>
            </w:r>
            <w:del w:id="520" w:author="Administrator" w:date="2023-10-08T11:56:50Z">
              <w:r>
                <w:rPr>
                  <w:rFonts w:hint="eastAsia" w:ascii="宋体" w:hAnsi="宋体" w:eastAsia="宋体" w:cs="宋体"/>
                  <w:i w:val="0"/>
                  <w:iCs w:val="0"/>
                  <w:color w:val="000000"/>
                  <w:kern w:val="0"/>
                  <w:sz w:val="20"/>
                  <w:szCs w:val="20"/>
                  <w:u w:val="none"/>
                  <w:lang w:val="en-US" w:eastAsia="zh-CN" w:bidi="ar"/>
                </w:rPr>
                <w:delText>约</w:delText>
              </w:r>
            </w:del>
            <w:r>
              <w:rPr>
                <w:rFonts w:hint="eastAsia" w:ascii="宋体" w:hAnsi="宋体" w:eastAsia="宋体" w:cs="宋体"/>
                <w:i w:val="0"/>
                <w:iCs w:val="0"/>
                <w:color w:val="000000"/>
                <w:kern w:val="0"/>
                <w:sz w:val="20"/>
                <w:szCs w:val="20"/>
                <w:u w:val="none"/>
                <w:lang w:val="en-US" w:eastAsia="zh-CN" w:bidi="ar"/>
              </w:rPr>
              <w:t>为</w:t>
            </w:r>
            <w:commentRangeStart w:id="108"/>
            <w:r>
              <w:rPr>
                <w:rFonts w:hint="eastAsia" w:ascii="宋体" w:hAnsi="宋体" w:eastAsia="宋体" w:cs="宋体"/>
                <w:i w:val="0"/>
                <w:iCs w:val="0"/>
                <w:color w:val="000000"/>
                <w:kern w:val="0"/>
                <w:sz w:val="20"/>
                <w:szCs w:val="20"/>
                <w:u w:val="none"/>
                <w:lang w:val="en-US" w:eastAsia="zh-CN" w:bidi="ar"/>
              </w:rPr>
              <w:t>1230mm（长）*500mm（宽）*1104mm（高）</w:t>
            </w:r>
            <w:commentRangeEnd w:id="108"/>
            <w:r>
              <w:commentReference w:id="108"/>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8、操作电脑：处理器I5-7500以上性能，内存≥4G，硬盘≥1T，显示屏≥21.5英寸，win7系统</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9、高拍仪：像素≥500万，拍摄范围A3，色彩24位，双USB2.0接口，自带LED光源</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10、文档打印机：分辨率</w:t>
            </w:r>
            <w:ins w:id="521" w:author="Administrator" w:date="2023-10-08T11:56:28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600dpi，打印速度</w:t>
            </w:r>
            <w:ins w:id="522" w:author="Administrator" w:date="2023-10-08T11:56:31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22页/分钟（A4），激光打印，USB2.0接口</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11、RFID条码打印机：分辨率</w:t>
            </w:r>
            <w:ins w:id="523" w:author="Administrator" w:date="2023-10-08T11:56:33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300dpi，打印速度</w:t>
            </w:r>
            <w:ins w:id="524" w:author="Administrator" w:date="2023-10-08T11:56:35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6 IPS，支持RFID读写（Class 1 Gen 2/ISO 18000-6C），支持一维码、二维码打印，具有RS232串口、10/100M网口、USB2.0接口</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12、RFID读写器：嵌入工作台中，支持RFID读写（Class 1 Gen 2/ISO 18000-6C），读写区域≥35mm（长）*30mm（宽）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保险柜</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外形尺寸</w:t>
            </w:r>
            <w:del w:id="525" w:author="Administrator" w:date="2023-10-08T11:56:52Z">
              <w:r>
                <w:rPr>
                  <w:rFonts w:hint="eastAsia" w:ascii="宋体" w:hAnsi="宋体" w:eastAsia="宋体" w:cs="宋体"/>
                  <w:i w:val="0"/>
                  <w:iCs w:val="0"/>
                  <w:color w:val="000000"/>
                  <w:kern w:val="0"/>
                  <w:sz w:val="20"/>
                  <w:szCs w:val="20"/>
                  <w:u w:val="none"/>
                  <w:lang w:val="en-US" w:eastAsia="zh-CN" w:bidi="ar"/>
                </w:rPr>
                <w:delText>约</w:delText>
              </w:r>
            </w:del>
            <w:r>
              <w:rPr>
                <w:rFonts w:hint="eastAsia" w:ascii="宋体" w:hAnsi="宋体" w:eastAsia="宋体" w:cs="宋体"/>
                <w:i w:val="0"/>
                <w:iCs w:val="0"/>
                <w:color w:val="000000"/>
                <w:kern w:val="0"/>
                <w:sz w:val="20"/>
                <w:szCs w:val="20"/>
                <w:u w:val="none"/>
                <w:lang w:val="en-US" w:eastAsia="zh-CN" w:bidi="ar"/>
              </w:rPr>
              <w:t>为</w:t>
            </w:r>
            <w:commentRangeStart w:id="109"/>
            <w:r>
              <w:rPr>
                <w:rFonts w:hint="eastAsia" w:ascii="宋体" w:hAnsi="宋体" w:eastAsia="宋体" w:cs="宋体"/>
                <w:i w:val="0"/>
                <w:iCs w:val="0"/>
                <w:color w:val="000000"/>
                <w:kern w:val="0"/>
                <w:sz w:val="20"/>
                <w:szCs w:val="20"/>
                <w:u w:val="none"/>
                <w:lang w:val="en-US" w:eastAsia="zh-CN" w:bidi="ar"/>
              </w:rPr>
              <w:t>1500*600*560（mm）</w:t>
            </w:r>
            <w:commentRangeEnd w:id="109"/>
            <w:r>
              <w:commentReference w:id="109"/>
            </w:r>
            <w:r>
              <w:rPr>
                <w:rFonts w:hint="eastAsia" w:ascii="宋体" w:hAnsi="宋体" w:eastAsia="宋体" w:cs="宋体"/>
                <w:i w:val="0"/>
                <w:iCs w:val="0"/>
                <w:color w:val="000000"/>
                <w:kern w:val="0"/>
                <w:sz w:val="20"/>
                <w:szCs w:val="20"/>
                <w:u w:val="none"/>
                <w:lang w:val="en-US" w:eastAsia="zh-CN" w:bidi="ar"/>
              </w:rPr>
              <w:t xml:space="preserve"> ，材质：</w:t>
            </w:r>
            <w:del w:id="526" w:author="Administrator" w:date="2023-10-08T11:56:11Z">
              <w:r>
                <w:rPr>
                  <w:rFonts w:hint="eastAsia" w:ascii="宋体" w:hAnsi="宋体" w:eastAsia="宋体" w:cs="宋体"/>
                  <w:i w:val="0"/>
                  <w:iCs w:val="0"/>
                  <w:color w:val="000000"/>
                  <w:kern w:val="0"/>
                  <w:sz w:val="20"/>
                  <w:szCs w:val="20"/>
                  <w:u w:val="none"/>
                  <w:lang w:val="en-US" w:eastAsia="zh-CN" w:bidi="ar"/>
                </w:rPr>
                <w:delText>优质</w:delText>
              </w:r>
            </w:del>
            <w:r>
              <w:rPr>
                <w:rFonts w:hint="eastAsia" w:ascii="宋体" w:hAnsi="宋体" w:eastAsia="宋体" w:cs="宋体"/>
                <w:i w:val="0"/>
                <w:iCs w:val="0"/>
                <w:color w:val="000000"/>
                <w:kern w:val="0"/>
                <w:sz w:val="20"/>
                <w:szCs w:val="20"/>
                <w:u w:val="none"/>
                <w:lang w:val="en-US" w:eastAsia="zh-CN" w:bidi="ar"/>
              </w:rPr>
              <w:t>低碳合金钢，类型：电子密码保险柜，材质：</w:t>
            </w:r>
            <w:del w:id="527" w:author="Administrator" w:date="2023-10-08T11:56:08Z">
              <w:r>
                <w:rPr>
                  <w:rFonts w:hint="eastAsia" w:ascii="宋体" w:hAnsi="宋体" w:eastAsia="宋体" w:cs="宋体"/>
                  <w:i w:val="0"/>
                  <w:iCs w:val="0"/>
                  <w:color w:val="000000"/>
                  <w:kern w:val="0"/>
                  <w:sz w:val="20"/>
                  <w:szCs w:val="20"/>
                  <w:u w:val="none"/>
                  <w:lang w:val="en-US" w:eastAsia="zh-CN" w:bidi="ar"/>
                </w:rPr>
                <w:delText>优质</w:delText>
              </w:r>
            </w:del>
            <w:r>
              <w:rPr>
                <w:rFonts w:hint="eastAsia" w:ascii="宋体" w:hAnsi="宋体" w:eastAsia="宋体" w:cs="宋体"/>
                <w:i w:val="0"/>
                <w:iCs w:val="0"/>
                <w:color w:val="000000"/>
                <w:kern w:val="0"/>
                <w:sz w:val="20"/>
                <w:szCs w:val="20"/>
                <w:u w:val="none"/>
                <w:lang w:val="en-US" w:eastAsia="zh-CN" w:bidi="ar"/>
              </w:rPr>
              <w:t>低碳合金钢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防磁信息安全柜</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防磁性能：柜体外壁施加7000高斯的超强磁场下，柜内磁感应强度小于4高斯</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产品重量≥102KG，内部容积≥180L</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要求尺寸：外部尺寸约为1500高×525宽×480深mm；内部抽屉个数为≥4个大抽，≥5个小抽（大抽屉尺寸约为宽380*深320*高120mm；小抽屉尺寸约为宽380*深320*高80mm），（也可7个大抽屉，1个小抽屉）</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钢板采用上海宝钢优质冷轧钢板，柜体钢板厚度≥1.0mm，底盘钢板厚度≥1.5mm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外观采用静电喷塑，橘纹状</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抽屉内部配隔板，如果存放的是同样的介质，则可以方便取出隔板，直接存放</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w:t>
            </w:r>
            <w:r>
              <w:rPr>
                <w:rFonts w:ascii="Arial" w:hAnsi="Arial" w:eastAsia="宋体" w:cs="Arial"/>
                <w:i w:val="0"/>
                <w:iCs w:val="0"/>
                <w:color w:val="000000"/>
                <w:kern w:val="0"/>
                <w:sz w:val="20"/>
                <w:szCs w:val="20"/>
                <w:u w:val="none"/>
                <w:lang w:val="en-US" w:eastAsia="zh-CN" w:bidi="ar"/>
              </w:rPr>
              <w:t xml:space="preserve"> </w:t>
            </w:r>
            <w:r>
              <w:rPr>
                <w:rFonts w:hint="eastAsia" w:ascii="宋体" w:hAnsi="宋体" w:eastAsia="宋体" w:cs="宋体"/>
                <w:i w:val="0"/>
                <w:iCs w:val="0"/>
                <w:color w:val="000000"/>
                <w:kern w:val="0"/>
                <w:sz w:val="20"/>
                <w:szCs w:val="20"/>
                <w:u w:val="none"/>
                <w:lang w:val="en-US" w:eastAsia="zh-CN" w:bidi="ar"/>
              </w:rPr>
              <w:t>柜门配置一把锁,客户可选择加配密码锁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冷冻柜</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193升，分层大抽屉立式冷冻柜，机械控温，侧开门，直冷，一级能效，定频压缩机，立式冷柜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智能物品密集货架</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 单组货架尺寸不小于2400高*955宽*600深（毫米），单组体积不小于1.375m³。底盘≥3.0mm冷轧钢板；立柱≥1.5mm冷轧钢板；挂板、隔板、侧挡板为≥1.2mm冷轧钢板；</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 基本功能：架体手动操作、电动控制、智能控制互相不影响，自动切换。</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 集中控制：固定列中可以控制每一列移动列。</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 远程控制：在局域网内任何一台电脑都可以对密集架控制和档案位置查询。</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 系统节电功能：在长时间无操作屏幕进入待机模式。</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 屏幕保护功能：架体在设定的时间内没有人操作就会进入屏保状态，可延长屏幕的寿命。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 智能灯光：每一列移动列上都安装照明灯，照明灯采用24V LED冷光源条状照明灯，该灯在架体打开时自动点亮, 人员离开或关闭架体时自动关闭。</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 系统模块自检：开机过程中系统自动检测每一个模块接口的使用状态。</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9. 电子锁保护：每区的边列上装有机械锁，可把整个区锁住，防止旁人误操作，造成安全事故，使档案达到专人专管的目的。 </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10. 触摸液晶屏：每列移动列上都配置有≥7吋触摸液晶彩色显示屏。固定列上配置≥11吋液晶彩色显示屏，显示密集架的状态和档案的查询信息。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整理箱</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约为520*385*320 、≥64升、 PP料、透明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温湿度显示屏</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七、执法办案区中（十）、特殊讯问室”中“4.温湿度显示屏”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涉案物品管理服务单元</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CPU：核数≥10核，主频≥2.4GHz</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内存：配置≥32G DDR4，≥16根内存插槽，最大支持扩展至≥2TB内存</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硬盘：配置≥4块600G 10K 2.5寸 SAS硬盘； 最高支持≥12块3.5寸(兼容2.5寸)热插拔SAS/SATA硬盘，支持可选≥2块后置热插拔2.5寸硬盘</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阵列卡：配置SAS_HBA卡，支持RAID 0/1/10;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PCIE扩展：支持≥6个PCIE扩展插槽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网口：板载≥2个千兆电口； 支持选配10GbE、25GbE SFP+等多种网络接口</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其他接口：≥1个RJ45管理接口，4个USB 3.0接口，1个VGA接口</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电源：标配550W（1+1）高效铂金CRPS冗余电源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报警按钮</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七、执法办案区中（一）、办案门厅”中“2.报警按钮”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声光警示灯</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七、执法办案区中（一）、办案门厅”中“3.声光警示灯”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九、联合作战中心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（一）、情报中心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(1)大屏部分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55寸液晶拼接屏单元</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1.显示尺寸：≥55 inch</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2.物理分辨率：≥1920 × 1080@60 Hz（向下兼容）</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3.可视角：≥178°(水平) / 178°(垂直)</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4.边框宽度：≥1.8 mm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5.亮度：≥500 cd/m²</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6.音视频输入接口：≥HDMI × 1, DVI × 1, VGA × 1, CVBS × 1, USB × 1</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7.音视频输出接口：HDMI × 1, VGA × 1, CVBS × 1</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8.控制接口：≥RS232 IN × 1，RS232 OUT × 1 </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9.LCD显示单元通过CCC检测认证，</w:t>
            </w:r>
            <w:commentRangeStart w:id="110"/>
            <w:r>
              <w:rPr>
                <w:rFonts w:hint="eastAsia" w:ascii="宋体" w:hAnsi="宋体" w:eastAsia="宋体" w:cs="宋体"/>
                <w:i w:val="0"/>
                <w:iCs w:val="0"/>
                <w:color w:val="000000"/>
                <w:kern w:val="0"/>
                <w:sz w:val="20"/>
                <w:szCs w:val="20"/>
                <w:u w:val="none"/>
                <w:lang w:val="en-US" w:eastAsia="zh-CN" w:bidi="ar"/>
              </w:rPr>
              <w:t>并提供CCC认证证书</w:t>
            </w:r>
            <w:commentRangeEnd w:id="110"/>
            <w:r>
              <w:commentReference w:id="110"/>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10.▲所投LCD拼接屏制造商应具有较强的实验室检测能力，具备抗扰度GB/T 17618-2015.4.2.1和EN 55024 2010+A1-2015 4.2.1和CISPR 24-2015 4.2.1标准的测试能力，能够出具CNAS检测报告。</w:t>
            </w:r>
            <w:commentRangeStart w:id="111"/>
            <w:r>
              <w:rPr>
                <w:rFonts w:hint="eastAsia" w:ascii="宋体" w:hAnsi="宋体" w:eastAsia="宋体" w:cs="宋体"/>
                <w:b/>
                <w:bCs/>
                <w:i w:val="0"/>
                <w:iCs w:val="0"/>
                <w:color w:val="FF0000"/>
                <w:kern w:val="0"/>
                <w:sz w:val="20"/>
                <w:szCs w:val="20"/>
                <w:u w:val="none"/>
                <w:lang w:val="en-US" w:eastAsia="zh-CN" w:bidi="ar"/>
              </w:rPr>
              <w:t>（提供国家认可的中心实验室认证证书复印件及体现检测范围内容项）</w:t>
            </w:r>
            <w:commentRangeEnd w:id="111"/>
            <w:r>
              <w:commentReference w:id="111"/>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拼接控制器主机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1、设备采用主控板加输入和输出板的结构，支持输入输出板卡混插，≥11 槽位机箱，可选配HDMI、DVI、DP、VGA等输入输入接口板</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2、▲通过抓屏软件可将远程笔记本桌面实时解码上墙显示，实时画面帧率≥30fps；可同时抓取8个4K信号上墙显示，且上墙前后CPU占用率无明显变化；支持在电视墙进行8画面分割显示；可对远程笔记本桌面进行整屏、单窗口、自定义区域抓屏上墙</w:t>
            </w:r>
            <w:commentRangeStart w:id="112"/>
            <w:r>
              <w:rPr>
                <w:rFonts w:hint="eastAsia" w:ascii="宋体" w:hAnsi="宋体" w:eastAsia="宋体" w:cs="宋体"/>
                <w:b/>
                <w:bCs/>
                <w:i w:val="0"/>
                <w:iCs w:val="0"/>
                <w:color w:val="FF0000"/>
                <w:kern w:val="0"/>
                <w:sz w:val="20"/>
                <w:szCs w:val="20"/>
                <w:u w:val="none"/>
                <w:lang w:val="en-US" w:eastAsia="zh-CN" w:bidi="ar"/>
              </w:rPr>
              <w:t>（以公安部检测报告为准）</w:t>
            </w:r>
            <w:commentRangeEnd w:id="112"/>
            <w:r>
              <w:commentReference w:id="112"/>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3、可将输入的视频图像以≥60fps的帧率显示输出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4、信号输入到信号输出延时≤20ms</w:t>
            </w:r>
            <w:commentRangeStart w:id="113"/>
            <w:r>
              <w:rPr>
                <w:rFonts w:hint="eastAsia" w:ascii="宋体" w:hAnsi="宋体" w:eastAsia="宋体" w:cs="宋体"/>
                <w:b/>
                <w:bCs/>
                <w:i w:val="0"/>
                <w:iCs w:val="0"/>
                <w:color w:val="FF0000"/>
                <w:kern w:val="0"/>
                <w:sz w:val="20"/>
                <w:szCs w:val="20"/>
                <w:u w:val="none"/>
                <w:lang w:val="en-US" w:eastAsia="zh-CN" w:bidi="ar"/>
              </w:rPr>
              <w:t>（以公安部检测报告为准）</w:t>
            </w:r>
            <w:commentRangeEnd w:id="113"/>
            <w:r>
              <w:commentReference w:id="113"/>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5、256路画面场景切换到其他256路画面场景延时≤300ms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6、单个信号源可多屏同步输出；单个信号源可同步跨屏输出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7、支持对16路信号源输入的视频融合拼接，支持分辨率为15360×8640的信号源同步上墙显示，同步延时≤2ms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8、可通过客户端软件对信号源边缘进行裁剪，裁剪位置上、下、左、右可调整</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9、不同输出端口可同时输出不同分辨率的视频图像，可适配不同分辨率的LED屏</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10、可在客户端软件中进行用户添加、删除、修改、密码设置等操作，可为不同用户设置不同管理权限（资源权限、配置权限、操作权限），最多可设置64个用户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配电柜</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1、配电柜额定功率≥20KW，具备6个单相回路；</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2、配电柜壳体采用折弯焊接加固； 钣金厚度 1.2mm， 表面喷塑； 外壳无划痕，结构稳固；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3、配电柜输入保护： 塑壳断路器保护， 输出保护： 微型断路器保护， 两级均有断路器保护措施；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4、配电柜一次回路电缆符合标准 GB/T19666-2019 、JB/T8734.2-2016标准，一次回路铜电缆线规格： ZC-BVR2.5、6mm²；</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5、配电柜二次回路电缆符合标准 GB/T5023.3-2008、IEC60227-3:1997标准，二次回路铜电缆线规格： RV-0.75mm²；</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6、配电柜接线端子连接方式： 紫铜端子压接； 线径余量： 较标称值余量 20%；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7、配电柜控制器采用欧姆龙 PLC；网络通讯端口： TCP/IP 网络；串口通讯端口： RS232；软件支持： PC 软件、 C/S B/S 及手机 APP 软件进行远程控制； 串口（中控） 、 网络可同时进行控制；</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8、配电柜具备环境联动功能，配备温度传感器， 烟雾传感器， 环境检测， 可设置阈值与配电柜进行联动， 实现环境变量和配电柜联动；温度超出阈值后软件立即报警提示， 3 秒后断开配电柜输出；触发烟雾阈值可根据设定执行 3 秒后断开配电柜输出或者只报警不断开配电柜输出。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9、配电柜每个通道均可独立控制： 通过面板可手动开、 停止； 远程控制： 开、 停止， 单个或分组设置定时自动开关；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钢结构</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根据现场环境要求精准定制结构，屏体框架须与LED屏配套，要求包边美观；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nil"/>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(2)KVM坐席节点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KVM输入节点</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1.终端支持去中心化无服务器架构部署，每个节点相互独立互不干扰，提高系统运行稳定性与可靠性。</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2.输入输出一体化设计，通过拨码开关自由设置输入输出。支持网络丢包时修复机制，10%网络丢包时，视频清晰流畅，无卡顿、无马赛克。支持国密算法SM2、SM3、SM4对信令和媒体流进行加密传输，确保数据安全可控。具备中控功能，具有≥1路RS-232接口、≥1路RS-485接口、≥3路IO口、≥2路RELAY口、≥4路红外信号输出口。(提供满足该参数的带CMA或CNAS认证标识的第三方检测机构出具的检测报告，</w:t>
            </w:r>
            <w:commentRangeStart w:id="114"/>
            <w:r>
              <w:rPr>
                <w:rFonts w:hint="eastAsia" w:ascii="宋体" w:hAnsi="宋体" w:eastAsia="宋体" w:cs="宋体"/>
                <w:b/>
                <w:bCs/>
                <w:i w:val="0"/>
                <w:iCs w:val="0"/>
                <w:color w:val="FF0000"/>
                <w:kern w:val="0"/>
                <w:sz w:val="20"/>
                <w:szCs w:val="20"/>
                <w:u w:val="none"/>
                <w:lang w:val="en-US" w:eastAsia="zh-CN" w:bidi="ar"/>
              </w:rPr>
              <w:t>预中标方要在公示后3天内提供检测报告原件及样品设备演示，若与描述不符则视为虚假应标。)</w:t>
            </w:r>
            <w:commentRangeEnd w:id="114"/>
            <w:r>
              <w:commentReference w:id="114"/>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3.支持YUV4:4:4 4K@30fps高清视频信号采集、编码或解码、显示，并向下兼容。</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4.支持≥2路4K@30fps或2路1080P@60的H.265，支持YUV4:4:4/YUV4:2:2/YUV4:2:0多种图像格式，兼顾图像质量与信号兼容性；采用多码流传输方式，使用4K输入时仍可同时兼容4K及2K输出终端。</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5.信号源端画面与信号源经过输入节点采集、输入节点H.265编码、网络传输、输出节点H.265解码、输出节点显示这整个流程后的画面的时间差可短至16ms。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6.支持台标、字幕设置，可自定义字幕字体大小、颜色、位置，支持字幕滚动。支持显示拼墙底图功能，可将本地图片上传并设置为底图，并可在软件上设置底图功能的开启和关闭。</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具备≥1路HDMI视频接口输入、≥1路3.5mm立体声音频接口输入，≥1路HDMI视频接口输出、≥1路3.5mm立体声音频接口输出，可传输无编码压缩的原始PCM数据；具备≥1路LAN/WAN网口、≥1路OPTICAL光纤网络接口，支持光纤/网口双链路备份；盒子自带一键复位动态IP功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支持KVM功能，以图形化（非文本）方式进行画面抓取接管及画面推送，可推送至任意显示器或大屏,支持KVM跨屏漫游，支持虚拟鼠标控制，优化KVM操作体验，支持跨平台操作，包括Windows、Linux、Mac等系统平台；支持KVM角色权限管理。</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内嵌自研视频拼接同步算法，无需拼接处理器，可直接对接LED发送卡LCD、DLP等拼接屏，画面同步无撕裂，同时内嵌输入同步功能，支持4个输入节点对一个8K高分信号源进行同步采集、同步编码，传输到4个输出节点同步解码、同步显示，整个8K信号画面清晰流畅，实现8K高分信源的传输。</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10.支持中控自定义编程，支持红外学习，支持红外输出控制，控制接口支持双向数据传输，支持接入传感器设备实现环境数据等信息在平板端显示。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显控拼接节点</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1.输入输出一体化设计，根据需求可任意配置为输入终端、输出终端或KVM终端。</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支持≥4K@30fps、≥1920*1080P@60fps、≥1920*1080P@30fps高清视频信号输入并向下兼容，作为输出节点时，支持≥4K@60fps、4K@30fps、1920*1080P@60fps、1920*1080P@30fps高清输出并向下兼容，多码流同时传输，4K输入可同时兼容4K及2K输出终端。</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3.支持</w:t>
            </w:r>
            <w:ins w:id="528" w:author="Administrator" w:date="2023-10-08T11:53:16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4K@60fps的H.264/H.265解码显示，支持</w:t>
            </w:r>
            <w:ins w:id="529" w:author="Administrator" w:date="2023-10-08T11:53:14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2路4K@30fps或</w:t>
            </w:r>
            <w:ins w:id="530" w:author="Administrator" w:date="2023-10-08T11:53:12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8路1080P@30fps的H264/H265解码显示，支持画面平铺、缩放、叠加、分割。</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4.支持台标、字幕设置，可自定义字幕字体大小、颜色、位置，支持字幕滚动。支持显示拼墙底图功能，可将本地图片上传并设置为底图，并可在软件上设置底图功能的开启和关闭。</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具备≥1路HDMI视频接口输入、≥1路3.5mm立体声音频接口输入，≥1路HDMI视频接口输出、≥1路3.5mm立体声音频接口输出，可传输无编码压缩的原始PCM音频；≥1路VGA视频接口输出；具备≥1路LAN/WAN网口、≥1路OPTICAL光纤网络接口，支持光纤/网口双链路备份；盒子自带一键复位动态IP功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支持KVM功能，以图形化（非文本）方式进行画面抓取接管及画面推送，可推送至任意显示器或大屏,支持KVM跨屏漫游，支持虚拟鼠标控制，优化KVM操作体验，支持跨平台操作，包括Windows、Linux、Mac等系统平台；支持KVM角色权限管理。</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7.具备中控功能，具有≥1路RS-232接口、≥1路RS-485接口、≥3路IO口、≥2路RELAY口、≥4路红外信号输出口。</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8.支持中控自定义编程，支持红外学习，支持红外输出控制，控制接口支持双向数据传输，支持接入传感器设备实现环境数据等信息在平板端显示。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9.内嵌输入同步功能，支持</w:t>
            </w:r>
            <w:ins w:id="531" w:author="Administrator" w:date="2023-10-08T11:52:58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4个输入节点对一个8K高分信号源进行同步采集、同步编码，传输到</w:t>
            </w:r>
            <w:ins w:id="532" w:author="Administrator" w:date="2023-10-08T11:52:56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4个输出节点同步解码、同步显示，整个8K信号画面清晰流畅，无撕裂，实现8K高分信号源的传输。</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10.系统KVM功能支持OSD菜单快速接管方式，单页支持可视化预览</w:t>
            </w:r>
            <w:ins w:id="533" w:author="Administrator" w:date="2023-10-08T11:52:53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8路信号源画面及信息。支持操作端可视化预览输入信号画面，支持对输入信号进行实时画面预览、监控，方便操作。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KVM坐席输出节点</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1.终端支持去中心化无服务器架构部署，每个节点相互独立互不干扰，提高系统运行稳定性与可靠性。</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2.输入输出一体化设计，通过拨码开关自由设置输入输出。支持网络丢包时修复机制，10%网络丢包时，视频清晰流畅，无卡顿、无马赛克。支持国密算法SM2、SM3、SM4对信令和媒体流进行加密传输，确保数据安全可控。具备中控功能，具有≥1路RS-232接口、≥1路RS-485接口、≥3路IO口、≥2路RELAY口、≥4路红外信号输出口。(提供满足该参数的带CMA或CNAS认证标识的第三方检测机构出具的检测报告，</w:t>
            </w:r>
            <w:commentRangeStart w:id="115"/>
            <w:r>
              <w:rPr>
                <w:rFonts w:hint="eastAsia" w:ascii="宋体" w:hAnsi="宋体" w:eastAsia="宋体" w:cs="宋体"/>
                <w:b/>
                <w:bCs/>
                <w:i w:val="0"/>
                <w:iCs w:val="0"/>
                <w:color w:val="FF0000"/>
                <w:kern w:val="0"/>
                <w:sz w:val="20"/>
                <w:szCs w:val="20"/>
                <w:u w:val="none"/>
                <w:lang w:val="en-US" w:eastAsia="zh-CN" w:bidi="ar"/>
              </w:rPr>
              <w:t>预中标方要在公示后3天内提供检测报告原件及样品设备演示，若与描述不符则视为虚假应标。)</w:t>
            </w:r>
            <w:commentRangeEnd w:id="115"/>
            <w:r>
              <w:commentReference w:id="115"/>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3.支持YUV4:4:4 4K@30fps高清视频信号采集、编码或解码、显示，并向下兼容。</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4.支持≥2路4K@30fps或2路1080P@60的H.265，支持YUV4:4:4/YUV4:2:2/YUV4:2:0多种图像格式，兼顾图像质量与信号兼容性；采用多码流传输方式，使用4K输入时仍可同时兼容4K及2K输出终端。</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5.信号源端画面与信号源经过输入节点采集、输入节点H.265编码、网络传输、输出节点H.265解码、输出节点显示这整个流程后的画面的时间差可短至16ms。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6.支持台标、字幕设置，可自定义字幕字体大小、颜色、位置，支持字幕滚动。支持显示拼墙底图功能，可将本地图片上传并设置为底图，并可在软件上设置底图功能的开启和关闭。</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具备≥1路HDMI视频接口输入、≥1路3.5mm立体声音频接口输入，≥1路HDMI视频接口输出、≥1路3.5mm立体声音频接口输出，可传输无编码压缩的原始PCM数据；具备≥1路LAN/WAN网口、≥1路OPTICAL光纤网络接口，支持光纤/网口双链路备份；盒子自带一键复位动态IP功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支持KVM功能，以图形化（非文本）方式进行画面抓取接管及画面推送，可推送至任意显示器或大屏,支持KVM跨屏漫游，支持虚拟鼠标控制，优化KVM操作体验，支持跨平台操作，包括Windows、Linux、Mac等系统平台；支持KVM角色权限管理。</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内嵌自研视频拼接同步算法，无需拼接处理器，可直接对接LED发送卡LCD、DLP等拼接屏，画面同步无撕裂，同时内嵌输入同步功能，支持4个输入节点对一个8K高分信号源进行同步采集、同步编码，传输到4个输出节点同步解码、同步显示，整个8K信号画面清晰流畅，实现8K高分信源的传输。</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10.支持中控自定义编程，支持红外学习，支持红外输出控制，控制接口支持双向数据传输，支持接入传感器设备实现环境数据等信息在平板端显示。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控制终端</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≥10.8英寸，≥4GB+64GB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网络中控主机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1.采用嵌入式硬件架构。采用最新32位Cortex-A7ARM内嵌式处理器（配置不低于此）处理速度最高</w:t>
            </w:r>
            <w:del w:id="534" w:author="Administrator" w:date="2023-10-08T11:49:36Z">
              <w:r>
                <w:rPr>
                  <w:rFonts w:hint="eastAsia" w:ascii="宋体" w:hAnsi="宋体" w:eastAsia="宋体" w:cs="宋体"/>
                  <w:i w:val="0"/>
                  <w:iCs w:val="0"/>
                  <w:color w:val="000000"/>
                  <w:kern w:val="0"/>
                  <w:sz w:val="20"/>
                  <w:szCs w:val="20"/>
                  <w:u w:val="none"/>
                  <w:lang w:val="en-US" w:eastAsia="zh-CN" w:bidi="ar"/>
                </w:rPr>
                <w:delText>可达</w:delText>
              </w:r>
            </w:del>
            <w:ins w:id="535" w:author="Administrator" w:date="2023-10-08T11:49:35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528MHz，内存不低于256M。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2.具备100Mbps标准RJ45网络接口，支持本地及远程多样控制方式，可实现全网络控制。支持分布式部署架构，可根据需求无限扩展接口。</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3.支持可编程控制平台，交互式的控制结构，可进行多设备间智能联动。支持B/S架构，支持IOS、安卓等操作系统的PC、移动平台对分布式系统的管控。</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4.具备≥8路独立可编程串口，可双向传输RS232，RS485及RS422信号；具备≥8路数字I/0输入输出控制口，具备≥8路弱电继电器接口</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5.具备≥4路独立可编程IR红外发射口，可调发射功率；</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b/>
                <w:bCs/>
                <w:i w:val="0"/>
                <w:iCs w:val="0"/>
                <w:color w:val="FF0000"/>
                <w:kern w:val="0"/>
                <w:sz w:val="20"/>
                <w:szCs w:val="20"/>
                <w:u w:val="none"/>
                <w:lang w:val="en-US" w:eastAsia="zh-CN" w:bidi="ar"/>
              </w:rPr>
              <w:t>6.内嵌智能红外学习功能模块，具备≥1个红外接收口，可支持红外遥控学习。</w:t>
            </w:r>
            <w:commentRangeStart w:id="116"/>
            <w:r>
              <w:rPr>
                <w:rFonts w:hint="eastAsia" w:ascii="宋体" w:hAnsi="宋体" w:eastAsia="宋体" w:cs="宋体"/>
                <w:b/>
                <w:bCs/>
                <w:i w:val="0"/>
                <w:iCs w:val="0"/>
                <w:color w:val="FF0000"/>
                <w:kern w:val="0"/>
                <w:sz w:val="20"/>
                <w:szCs w:val="20"/>
                <w:u w:val="none"/>
                <w:lang w:val="en-US" w:eastAsia="zh-CN" w:bidi="ar"/>
              </w:rPr>
              <w:t>提供第三方权威机构出具的本功能检测结果符合要求的检测报告复印件。</w:t>
            </w:r>
            <w:commentRangeEnd w:id="116"/>
            <w:r>
              <w:commentReference w:id="116"/>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坐席显示终端</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ins w:id="536" w:author="Administrator" w:date="2023-10-08T11:48:59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34寸曲面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(3)音响系统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专业音箱</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1．阻抗：8Ω</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2．频响：45Hz-20KHz</w:t>
            </w:r>
            <w:ins w:id="537" w:author="Administrator" w:date="2023-10-08T11:48:54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3．额定功率≥400W</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4．灵敏度≥99dB/W/M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5．水平覆盖角≥90°，垂直覆盖角≥80°</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6．高音：1.7"压缩高音单元×1；低音：12"低音×1</w:t>
            </w:r>
            <w:r>
              <w:rPr>
                <w:rFonts w:hint="eastAsia" w:ascii="宋体" w:hAnsi="宋体" w:eastAsia="宋体" w:cs="宋体"/>
                <w:i w:val="0"/>
                <w:iCs w:val="0"/>
                <w:color w:val="000000"/>
                <w:kern w:val="0"/>
                <w:sz w:val="20"/>
                <w:szCs w:val="20"/>
                <w:u w:val="none"/>
                <w:lang w:val="en-US" w:eastAsia="zh-CN" w:bidi="ar"/>
              </w:rPr>
              <w:br w:type="textWrapping"/>
            </w:r>
            <w:commentRangeStart w:id="117"/>
            <w:r>
              <w:rPr>
                <w:rFonts w:hint="eastAsia" w:ascii="宋体" w:hAnsi="宋体" w:eastAsia="宋体" w:cs="宋体"/>
                <w:b/>
                <w:bCs/>
                <w:i w:val="0"/>
                <w:iCs w:val="0"/>
                <w:color w:val="FF0000"/>
                <w:kern w:val="0"/>
                <w:sz w:val="20"/>
                <w:szCs w:val="20"/>
                <w:u w:val="none"/>
                <w:lang w:val="en-US" w:eastAsia="zh-CN" w:bidi="ar"/>
              </w:rPr>
              <w:t>投标产品需为经过EASE声学检测与声学设计权威机构的检测并收入EASE扬声器数据库中的产品（提供证明材料复印件）</w:t>
            </w:r>
            <w:commentRangeEnd w:id="117"/>
            <w:r>
              <w:commentReference w:id="117"/>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支架</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1.固定面板尺寸约为（长*宽）:227mm*150mm±1mm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2.臂长：280mm至400mm（可调节）</w:t>
            </w:r>
            <w:ins w:id="538" w:author="Administrator" w:date="2023-10-08T11:46:59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专业功放</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1.1U机箱设计，采用D类数字功放设计方案。</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2.标准XLR输入接口，和LINK输出口，简洁的接口更加方便不同用户需求。</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3.电源采用开关电源技术，效率高，有效的抑制电源谐波。</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4.内置智能削峰限幅器，支持开机软启动，防止开机时向电网吸收大电流，干扰其它用电设备。 </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5.具有：过压保护，欠压保护，过流保护，直流保护，输出短路保护，温控风扇等功能。</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6.输出功率：立体声@8Ω：≥700W×2；立体声@4Ω：≥1000W×2；桥接@16Ω：≥1400W；桥接@8Ω：≥2000W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音频处理器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1.数字音频处理器支持≥8路平衡式话筒/线路输入通道，采用裸线接口端子，平衡接法；支持≥8路平衡式线路输出，采用裸线接口端子，平衡接法。</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2.输入通道支持前级放大、信号发生器、扩展器、压缩器、≥5段参量均衡、AM自动混音功能、AFC自适应反馈消除、AEC回声消除、ANC噪声消除。</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3.输出通道支持≥31段图示均衡器、延时器、分频器、高低通滤波器、限幅器。</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4.支持≥24bit/48kHz的声音，支持输入通道48V幻象供电。</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5.具有液晶显示屏，支持显示设备网络信息、实时电平、通道静音状态、矩阵混音状态。</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6.支持通过ipad或iPhone或安卓手机APP软件进行操作控制，面板具备USB接口，支持多媒体存储，可进行播放或存储录播。</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7.配置双向RS-232接口，可用于控制外部设备；配置RS-485接口，可实现自动摄像跟踪功能。配置≥8通道可编程GPIO控制接口。</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8.支持断电自动保护记忆功能。支持通道拷贝、粘贴、联控功能。支持通过浏览器访问设备，下载自带管理控制软件；可工作在XP/Windows7、8、10等系统环境下。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调音台</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1.支持≥8路麦克风输入兼容6路线路输入接口，支持≥2路立体声输入接口，≥4路RCA输入，话筒接口幻象电源：+48V。</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2.具有≥2组立体主输出、≥4路编组输出、≥4路辅助输出、≥1组立体声监听输出、≥1个耳机监听输出、≥2个效果输出、≥1组主混音断点插入、≥6个断点插入。</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3.内置≥24位DSP效果器，提供≥100种预设效果。</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4.具备≥13个60mm行程的高精密碳膜推子。</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5.内置USB声卡模块，支持连接电脑进行音乐播放和声音录音；内置MP3播放器，支持≥1个USB接口接U盘播放音乐。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电源管理器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中会议室（3楼）的（1）音箱系统”中“7.电源管理器”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会议系统主机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中会议室（3楼）的（1）音箱系统”中“8.会议话筒系统主机”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主席会议话筒</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中会议室（3楼）的（1）音箱系统”中“9.主席会议话筒”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会议话筒</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中会议室（3楼）的（1）音箱系统”中“10.会议话筒”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连接线1</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ins w:id="539" w:author="Administrator" w:date="2023-10-08T11:46:44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20米延长线（一公一母）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连接线2</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技术参数：</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1.直径：</w:t>
            </w:r>
            <w:ins w:id="540" w:author="Administrator" w:date="2023-10-08T11:46:11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5.5mm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2.线芯：</w:t>
            </w:r>
            <w:ins w:id="541" w:author="Administrator" w:date="2023-10-08T11:46:14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6芯</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3.屏蔽：绕线+铝箔</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4.线长：2米+1米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抑制器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中会议室（3楼）的（1）音箱系统”中“12.抑制器”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nil"/>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（二）、合成作战中心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86寸触摸一体机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92D050"/>
                <w:sz w:val="20"/>
                <w:szCs w:val="20"/>
                <w:u w:val="none"/>
              </w:rPr>
            </w:pPr>
            <w:r>
              <w:rPr>
                <w:rFonts w:hint="eastAsia" w:ascii="宋体" w:hAnsi="宋体" w:eastAsia="宋体" w:cs="宋体"/>
                <w:i w:val="0"/>
                <w:iCs w:val="0"/>
                <w:color w:val="92D050"/>
                <w:kern w:val="0"/>
                <w:sz w:val="20"/>
                <w:szCs w:val="20"/>
                <w:u w:val="none"/>
                <w:lang w:val="en-US" w:eastAsia="zh-CN" w:bidi="ar"/>
              </w:rPr>
              <w:t>招标参数与“（一）、中会议室（3楼）的（2）显示系统终端”中“1.86寸触摸一体机”招标参数一致，若投标设备为同一型号，上述评审项负偏离仅扣除一次分数，不重复扣分；若投标人选用不同品牌或型号设备投标，则投标人应在备注栏中注明，评审委员会根据偏离情况进行评审打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（三）、线材与配件及辅材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电源线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ZR-RVV 5*10三相五线国标电源线，从强电井到大屏配电箱</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电源线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ZR-RVV3*4.0电源线，为音响和会议系统供电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音箱线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RVV2*2.5双芯双层护套专业音箱线，无氧铜多芯软线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网络机柜</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42U，标准网络机柜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PDU电源</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8位10A多用孔</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安装辅材</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含音频跳线、高清线、转接头、波纹管等辅材，地面信息盒，桌面信息盒等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（四）、智能装修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（1）、装饰工程（不含机房）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-1地面工程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地面找平</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1.M20干混地面砂浆找平，厚度：</w:t>
            </w:r>
            <w:ins w:id="542" w:author="Administrator" w:date="2023-10-08T11:45:59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30mm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防静电地毯</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1.防静电方块地毯铺贴，规格：</w:t>
            </w:r>
            <w:commentRangeStart w:id="118"/>
            <w:r>
              <w:rPr>
                <w:rFonts w:hint="eastAsia" w:ascii="宋体" w:hAnsi="宋体" w:eastAsia="宋体" w:cs="宋体"/>
                <w:i w:val="0"/>
                <w:iCs w:val="0"/>
                <w:color w:val="000000"/>
                <w:kern w:val="0"/>
                <w:sz w:val="20"/>
                <w:szCs w:val="20"/>
                <w:u w:val="none"/>
                <w:lang w:val="en-US" w:eastAsia="zh-CN" w:bidi="ar"/>
              </w:rPr>
              <w:t>500mm*500mm</w:t>
            </w:r>
            <w:commentRangeEnd w:id="118"/>
            <w:r>
              <w:commentReference w:id="118"/>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门槛石铺贴</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1.M20干混地面砂浆结合层，厚度：</w:t>
            </w:r>
            <w:ins w:id="543" w:author="Administrator" w:date="2023-10-08T11:45:56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20mm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2.门槛石铺贴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踢脚线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ins w:id="544" w:author="Administrator" w:date="2023-10-08T11:45:51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9mm阻燃胶合板打底</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w:t>
            </w:r>
            <w:ins w:id="545" w:author="Administrator" w:date="2023-10-08T11:45:50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1.2mm厚304#黑色不锈钢踢脚线安装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center"/>
              <w:rPr>
                <w:rFonts w:hint="eastAsia" w:ascii="宋体" w:hAnsi="宋体" w:eastAsia="宋体" w:cs="宋体"/>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-2天花工程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石膏板吊顶</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1.U50系列轻钢龙骨安装</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2.双层</w:t>
            </w:r>
            <w:ins w:id="546" w:author="Administrator" w:date="2023-10-08T11:45:47Z">
              <w:r>
                <w:rPr>
                  <w:rFonts w:hint="eastAsia" w:ascii="宋体" w:hAnsi="宋体" w:eastAsia="宋体" w:cs="宋体"/>
                  <w:i w:val="0"/>
                  <w:iCs w:val="0"/>
                  <w:color w:val="000000"/>
                  <w:kern w:val="0"/>
                  <w:sz w:val="20"/>
                  <w:szCs w:val="20"/>
                  <w:u w:val="none"/>
                  <w:lang w:val="en-US" w:eastAsia="zh-CN" w:bidi="ar"/>
                </w:rPr>
                <w:t>不等于</w:t>
              </w:r>
            </w:ins>
            <w:r>
              <w:rPr>
                <w:rFonts w:hint="eastAsia" w:ascii="宋体" w:hAnsi="宋体" w:eastAsia="宋体" w:cs="宋体"/>
                <w:i w:val="0"/>
                <w:iCs w:val="0"/>
                <w:color w:val="000000"/>
                <w:kern w:val="0"/>
                <w:sz w:val="20"/>
                <w:szCs w:val="20"/>
                <w:u w:val="none"/>
                <w:lang w:val="en-US" w:eastAsia="zh-CN" w:bidi="ar"/>
              </w:rPr>
              <w:t>9.5mm纸面石膏板</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3.填缝膏填缝，贴贴缝网带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铝单板吊顶</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1.铝单板吊顶配套龙骨安装</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w:t>
            </w:r>
            <w:ins w:id="547" w:author="Administrator" w:date="2023-10-08T11:45:36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3.0mm厚铝单板安装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窗帘盒</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ins w:id="548" w:author="Administrator" w:date="2023-10-08T11:45:34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18mm阻燃胶合板窗帘盒制作安装</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2.面贴单层</w:t>
            </w:r>
            <w:ins w:id="549" w:author="Administrator" w:date="2023-10-08T11:45:31Z">
              <w:r>
                <w:rPr>
                  <w:rFonts w:hint="eastAsia" w:ascii="宋体" w:hAnsi="宋体" w:eastAsia="宋体" w:cs="宋体"/>
                  <w:i w:val="0"/>
                  <w:iCs w:val="0"/>
                  <w:color w:val="000000"/>
                  <w:kern w:val="0"/>
                  <w:sz w:val="20"/>
                  <w:szCs w:val="20"/>
                  <w:u w:val="none"/>
                  <w:lang w:val="en-US" w:eastAsia="zh-CN" w:bidi="ar"/>
                </w:rPr>
                <w:t>不</w:t>
              </w:r>
            </w:ins>
            <w:ins w:id="550" w:author="Administrator" w:date="2023-10-08T11:45:32Z">
              <w:r>
                <w:rPr>
                  <w:rFonts w:hint="eastAsia" w:ascii="宋体" w:hAnsi="宋体" w:eastAsia="宋体" w:cs="宋体"/>
                  <w:i w:val="0"/>
                  <w:iCs w:val="0"/>
                  <w:color w:val="000000"/>
                  <w:kern w:val="0"/>
                  <w:sz w:val="20"/>
                  <w:szCs w:val="20"/>
                  <w:u w:val="none"/>
                  <w:lang w:val="en-US" w:eastAsia="zh-CN" w:bidi="ar"/>
                </w:rPr>
                <w:t>低于</w:t>
              </w:r>
            </w:ins>
            <w:r>
              <w:rPr>
                <w:rFonts w:hint="eastAsia" w:ascii="宋体" w:hAnsi="宋体" w:eastAsia="宋体" w:cs="宋体"/>
                <w:i w:val="0"/>
                <w:iCs w:val="0"/>
                <w:color w:val="000000"/>
                <w:kern w:val="0"/>
                <w:sz w:val="20"/>
                <w:szCs w:val="20"/>
                <w:u w:val="none"/>
                <w:lang w:val="en-US" w:eastAsia="zh-CN" w:bidi="ar"/>
              </w:rPr>
              <w:t>9.5mm纸面石膏板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遮光卷帘</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1、阻燃阻燃遮光卷帘安装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附加式灯槽</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ins w:id="551" w:author="Administrator" w:date="2023-10-08T11:45:30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18mm阻燃胶合板灯槽底板</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2.面贴单层</w:t>
            </w:r>
            <w:ins w:id="552" w:author="Administrator" w:date="2023-10-08T11:45:28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9.5mm纸面石膏板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天花面乳胶漆</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1.批环保内墙腻子</w:t>
            </w:r>
            <w:ins w:id="553" w:author="Administrator" w:date="2023-10-08T11:45:44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两遍，打磨平整</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2.刷乳胶漆</w:t>
            </w:r>
            <w:ins w:id="554" w:author="Administrator" w:date="2023-10-08T11:45:39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三遍，底漆</w:t>
            </w:r>
            <w:ins w:id="555" w:author="Administrator" w:date="2023-10-08T11:45:40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一遍，面漆</w:t>
            </w:r>
            <w:ins w:id="556" w:author="Administrator" w:date="2023-10-08T11:45:42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两遍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center"/>
              <w:rPr>
                <w:rFonts w:hint="eastAsia" w:ascii="宋体" w:hAnsi="宋体" w:eastAsia="宋体" w:cs="宋体"/>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-3墙面工程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砌体隔墙</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1.蒸压加气块砌体</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2.M7.5干混砌筑砌筑砂浆结合层</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3、双面M20干混抹灰砂浆抹灰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墙面铝单板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1.40mm*40mm镀锌方钢龙骨架安装</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2.铝单板安装，厚度：</w:t>
            </w:r>
            <w:ins w:id="557" w:author="Administrator" w:date="2023-10-08T11:45:06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3mm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墙面吸音板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1.木龙骨骨架</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w:t>
            </w:r>
            <w:ins w:id="558" w:author="Administrator" w:date="2023-10-08T11:45:21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9mm阻燃胶合板打底</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3.吸音板安装安装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墙面硬包</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1.木龙骨骨架</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w:t>
            </w:r>
            <w:ins w:id="559" w:author="Administrator" w:date="2023-10-08T11:45:18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9mm阻燃胶合板打底</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3.硬包安装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木饰面板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1.木龙骨骨架</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w:t>
            </w:r>
            <w:ins w:id="560" w:author="Administrator" w:date="2023-10-08T11:45:15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9mm阻燃胶合板打底</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3.木饰面板安装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墙面乳胶漆</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1.批环保内墙腻子</w:t>
            </w:r>
            <w:ins w:id="561" w:author="Administrator" w:date="2023-10-08T11:44:47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两遍，打磨平整</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2.刷乳胶漆</w:t>
            </w:r>
            <w:ins w:id="562" w:author="Administrator" w:date="2023-10-08T11:44:48Z">
              <w:r>
                <w:rPr>
                  <w:rFonts w:hint="eastAsia" w:ascii="宋体" w:hAnsi="宋体" w:eastAsia="宋体" w:cs="宋体"/>
                  <w:i w:val="0"/>
                  <w:iCs w:val="0"/>
                  <w:color w:val="000000"/>
                  <w:kern w:val="0"/>
                  <w:sz w:val="20"/>
                  <w:szCs w:val="20"/>
                  <w:u w:val="none"/>
                  <w:lang w:val="en-US" w:eastAsia="zh-CN" w:bidi="ar"/>
                </w:rPr>
                <w:t>不少</w:t>
              </w:r>
            </w:ins>
            <w:ins w:id="563" w:author="Administrator" w:date="2023-10-08T11:44:49Z">
              <w:r>
                <w:rPr>
                  <w:rFonts w:hint="eastAsia" w:ascii="宋体" w:hAnsi="宋体" w:eastAsia="宋体" w:cs="宋体"/>
                  <w:i w:val="0"/>
                  <w:iCs w:val="0"/>
                  <w:color w:val="000000"/>
                  <w:kern w:val="0"/>
                  <w:sz w:val="20"/>
                  <w:szCs w:val="20"/>
                  <w:u w:val="none"/>
                  <w:lang w:val="en-US" w:eastAsia="zh-CN" w:bidi="ar"/>
                </w:rPr>
                <w:t>于</w:t>
              </w:r>
            </w:ins>
            <w:r>
              <w:rPr>
                <w:rFonts w:hint="eastAsia" w:ascii="宋体" w:hAnsi="宋体" w:eastAsia="宋体" w:cs="宋体"/>
                <w:i w:val="0"/>
                <w:iCs w:val="0"/>
                <w:color w:val="000000"/>
                <w:kern w:val="0"/>
                <w:sz w:val="20"/>
                <w:szCs w:val="20"/>
                <w:u w:val="none"/>
                <w:lang w:val="en-US" w:eastAsia="zh-CN" w:bidi="ar"/>
              </w:rPr>
              <w:t>三遍，底漆</w:t>
            </w:r>
            <w:ins w:id="564" w:author="Administrator" w:date="2023-10-08T11:44:51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一遍，面漆</w:t>
            </w:r>
            <w:ins w:id="565" w:author="Administrator" w:date="2023-10-08T11:44:43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两遍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背景广告字</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1.定做金属广告字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窗台石</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1.M20干混地面砂浆结合层，厚度：</w:t>
            </w:r>
            <w:ins w:id="566" w:author="Administrator" w:date="2023-10-08T11:44:35Z">
              <w:r>
                <w:rPr>
                  <w:rFonts w:hint="eastAsia" w:ascii="宋体" w:hAnsi="宋体" w:eastAsia="宋体" w:cs="宋体"/>
                  <w:i w:val="0"/>
                  <w:iCs w:val="0"/>
                  <w:color w:val="000000"/>
                  <w:kern w:val="0"/>
                  <w:sz w:val="20"/>
                  <w:szCs w:val="20"/>
                  <w:u w:val="none"/>
                  <w:lang w:val="en-US" w:eastAsia="zh-CN" w:bidi="ar"/>
                </w:rPr>
                <w:t>不</w:t>
              </w:r>
            </w:ins>
            <w:ins w:id="567" w:author="Administrator" w:date="2023-10-08T11:44:38Z">
              <w:r>
                <w:rPr>
                  <w:rFonts w:hint="eastAsia" w:ascii="宋体" w:hAnsi="宋体" w:eastAsia="宋体" w:cs="宋体"/>
                  <w:i w:val="0"/>
                  <w:iCs w:val="0"/>
                  <w:color w:val="000000"/>
                  <w:kern w:val="0"/>
                  <w:sz w:val="20"/>
                  <w:szCs w:val="20"/>
                  <w:u w:val="none"/>
                  <w:lang w:val="en-US" w:eastAsia="zh-CN" w:bidi="ar"/>
                </w:rPr>
                <w:t>低于</w:t>
              </w:r>
            </w:ins>
            <w:r>
              <w:rPr>
                <w:rFonts w:hint="eastAsia" w:ascii="宋体" w:hAnsi="宋体" w:eastAsia="宋体" w:cs="宋体"/>
                <w:i w:val="0"/>
                <w:iCs w:val="0"/>
                <w:color w:val="000000"/>
                <w:kern w:val="0"/>
                <w:sz w:val="20"/>
                <w:szCs w:val="20"/>
                <w:u w:val="none"/>
                <w:lang w:val="en-US" w:eastAsia="zh-CN" w:bidi="ar"/>
              </w:rPr>
              <w:t>20mm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2.成品窗台大理石铺贴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墙面瓷砖铺贴</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1.M20干混粘贴砂浆结合层</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2.墙面瓷砖铺贴，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单开木门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1.整樘单开木门安装</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2.门锁、合页等五金安装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双开木门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1.整樘双开木门安装</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2.门锁、合页等五金安装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单开防火门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1.木纹甲级不锈钢防火门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茶水柜</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1、定制茶水柜安装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center"/>
              <w:rPr>
                <w:rFonts w:hint="eastAsia" w:ascii="宋体" w:hAnsi="宋体" w:eastAsia="宋体" w:cs="宋体"/>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（2）、安装工程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强电铺管布线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2.5～4mm2阻燃铜芯电线敷设，镀锌金属线管敷设、86系列镀锌金属底盒，人工、辅料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电缆</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1.WDZB-YJY-5×16电缆敷设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电缆头</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1.电缆头制作安装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配电箱</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1.成套配电箱安装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桥架</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1.镀锌金属桥架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灯具</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1.LED面板灯安装 </w:t>
            </w:r>
            <w:commentRangeStart w:id="119"/>
            <w:r>
              <w:rPr>
                <w:rFonts w:hint="eastAsia" w:ascii="宋体" w:hAnsi="宋体" w:eastAsia="宋体" w:cs="宋体"/>
                <w:i w:val="0"/>
                <w:iCs w:val="0"/>
                <w:color w:val="000000"/>
                <w:kern w:val="0"/>
                <w:sz w:val="20"/>
                <w:szCs w:val="20"/>
                <w:u w:val="none"/>
                <w:lang w:val="en-US" w:eastAsia="zh-CN" w:bidi="ar"/>
              </w:rPr>
              <w:t>600mm×600mm</w:t>
            </w:r>
            <w:commentRangeEnd w:id="119"/>
            <w:r>
              <w:commentReference w:id="119"/>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筒灯</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1.双头筒灯安装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开关</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1、单联单控开关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插座</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1、普通二三孔插座安装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给排水改造工程</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给水管、排水管安装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不锈钢洗涤盆</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1.单槽不锈钢洗涤盆安装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地漏</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1.不锈钢地漏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空调安装工程</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多联机空调安装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消防安装工程</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i w:val="0"/>
                <w:iCs w:val="0"/>
                <w:color w:val="000000"/>
                <w:sz w:val="20"/>
                <w:szCs w:val="20"/>
                <w:u w:val="none"/>
              </w:rPr>
            </w:pPr>
            <w:r>
              <w:commentReference w:id="120"/>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（五）、研判室机房装饰工程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（1）、地面工程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抗静电地板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1.支架安装</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2.硫酸钙无边防静电地板</w:t>
            </w:r>
            <w:commentRangeStart w:id="121"/>
            <w:r>
              <w:rPr>
                <w:rFonts w:hint="eastAsia" w:ascii="宋体" w:hAnsi="宋体" w:eastAsia="宋体" w:cs="宋体"/>
                <w:i w:val="0"/>
                <w:iCs w:val="0"/>
                <w:color w:val="000000"/>
                <w:kern w:val="0"/>
                <w:sz w:val="20"/>
                <w:szCs w:val="20"/>
                <w:u w:val="none"/>
                <w:lang w:val="en-US" w:eastAsia="zh-CN" w:bidi="ar"/>
              </w:rPr>
              <w:t>600*600*35mm,h=250mm</w:t>
            </w:r>
            <w:commentRangeEnd w:id="121"/>
            <w:r>
              <w:commentReference w:id="121"/>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机房入口踏步及斜坡处理</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机房入口踏步及斜坡处理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踢脚线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commentRangeStart w:id="122"/>
            <w:r>
              <w:rPr>
                <w:rFonts w:hint="eastAsia" w:ascii="宋体" w:hAnsi="宋体" w:eastAsia="宋体" w:cs="宋体"/>
                <w:i w:val="0"/>
                <w:iCs w:val="0"/>
                <w:color w:val="000000"/>
                <w:kern w:val="0"/>
                <w:sz w:val="20"/>
                <w:szCs w:val="20"/>
                <w:u w:val="none"/>
                <w:lang w:val="en-US" w:eastAsia="zh-CN" w:bidi="ar"/>
              </w:rPr>
              <w:t>1.9mm</w:t>
            </w:r>
            <w:commentRangeEnd w:id="122"/>
            <w:r>
              <w:commentReference w:id="122"/>
            </w:r>
            <w:r>
              <w:rPr>
                <w:rFonts w:hint="eastAsia" w:ascii="宋体" w:hAnsi="宋体" w:eastAsia="宋体" w:cs="宋体"/>
                <w:i w:val="0"/>
                <w:iCs w:val="0"/>
                <w:color w:val="000000"/>
                <w:kern w:val="0"/>
                <w:sz w:val="20"/>
                <w:szCs w:val="20"/>
                <w:u w:val="none"/>
                <w:lang w:val="en-US" w:eastAsia="zh-CN" w:bidi="ar"/>
              </w:rPr>
              <w:t>阻燃胶合板打底</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w:t>
            </w:r>
            <w:ins w:id="568" w:author="Administrator" w:date="2023-10-08T11:43:50Z">
              <w:r>
                <w:rPr>
                  <w:rFonts w:hint="eastAsia" w:ascii="宋体" w:hAnsi="宋体" w:eastAsia="宋体" w:cs="宋体"/>
                  <w:i w:val="0"/>
                  <w:iCs w:val="0"/>
                  <w:color w:val="000000"/>
                  <w:kern w:val="0"/>
                  <w:sz w:val="20"/>
                  <w:szCs w:val="20"/>
                  <w:u w:val="none"/>
                  <w:lang w:val="en-US" w:eastAsia="zh-CN" w:bidi="ar"/>
                </w:rPr>
                <w:t>不</w:t>
              </w:r>
            </w:ins>
            <w:ins w:id="569" w:author="Administrator" w:date="2023-10-08T11:43:51Z">
              <w:r>
                <w:rPr>
                  <w:rFonts w:hint="eastAsia" w:ascii="宋体" w:hAnsi="宋体" w:eastAsia="宋体" w:cs="宋体"/>
                  <w:i w:val="0"/>
                  <w:iCs w:val="0"/>
                  <w:color w:val="000000"/>
                  <w:kern w:val="0"/>
                  <w:sz w:val="20"/>
                  <w:szCs w:val="20"/>
                  <w:u w:val="none"/>
                  <w:lang w:val="en-US" w:eastAsia="zh-CN" w:bidi="ar"/>
                </w:rPr>
                <w:t>少于</w:t>
              </w:r>
            </w:ins>
            <w:r>
              <w:rPr>
                <w:rFonts w:hint="eastAsia" w:ascii="宋体" w:hAnsi="宋体" w:eastAsia="宋体" w:cs="宋体"/>
                <w:i w:val="0"/>
                <w:iCs w:val="0"/>
                <w:color w:val="000000"/>
                <w:kern w:val="0"/>
                <w:sz w:val="20"/>
                <w:szCs w:val="20"/>
                <w:u w:val="none"/>
                <w:lang w:val="en-US" w:eastAsia="zh-CN" w:bidi="ar"/>
              </w:rPr>
              <w:t>1.2mm厚304#黑色不锈钢踢脚线安装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地面刷防尘漆处理</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1.使用环保漆涂刷</w:t>
            </w:r>
            <w:ins w:id="570" w:author="Administrator" w:date="2023-10-08T11:43:48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2遍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地面保温处理</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commentRangeStart w:id="123"/>
            <w:r>
              <w:rPr>
                <w:rFonts w:hint="eastAsia" w:ascii="宋体" w:hAnsi="宋体" w:eastAsia="宋体" w:cs="宋体"/>
                <w:i w:val="0"/>
                <w:iCs w:val="0"/>
                <w:color w:val="000000"/>
                <w:kern w:val="0"/>
                <w:sz w:val="20"/>
                <w:szCs w:val="20"/>
                <w:u w:val="none"/>
                <w:lang w:val="en-US" w:eastAsia="zh-CN" w:bidi="ar"/>
              </w:rPr>
              <w:t>1.50mm</w:t>
            </w:r>
            <w:commentRangeEnd w:id="123"/>
            <w:r>
              <w:commentReference w:id="123"/>
            </w:r>
            <w:r>
              <w:rPr>
                <w:rFonts w:hint="eastAsia" w:ascii="宋体" w:hAnsi="宋体" w:eastAsia="宋体" w:cs="宋体"/>
                <w:i w:val="0"/>
                <w:iCs w:val="0"/>
                <w:color w:val="000000"/>
                <w:kern w:val="0"/>
                <w:sz w:val="20"/>
                <w:szCs w:val="20"/>
                <w:u w:val="none"/>
                <w:lang w:val="en-US" w:eastAsia="zh-CN" w:bidi="ar"/>
              </w:rPr>
              <w:t>厚岩棉贴铝箔保温棉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设备底座支架</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UPS、电池柜、空调、机柜等设备底座支架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（2）、天花及墙面工程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天面防尘、防渗水处理，防尘漆</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commentRangeStart w:id="124"/>
            <w:r>
              <w:rPr>
                <w:rFonts w:hint="eastAsia" w:ascii="宋体" w:hAnsi="宋体" w:eastAsia="宋体" w:cs="宋体"/>
                <w:i w:val="0"/>
                <w:iCs w:val="0"/>
                <w:color w:val="000000"/>
                <w:kern w:val="0"/>
                <w:sz w:val="20"/>
                <w:szCs w:val="20"/>
                <w:u w:val="none"/>
                <w:lang w:val="en-US" w:eastAsia="zh-CN" w:bidi="ar"/>
              </w:rPr>
              <w:t>1.2遍</w:t>
            </w:r>
            <w:commentRangeEnd w:id="124"/>
            <w:r>
              <w:commentReference w:id="124"/>
            </w:r>
            <w:r>
              <w:rPr>
                <w:rFonts w:hint="eastAsia" w:ascii="宋体" w:hAnsi="宋体" w:eastAsia="宋体" w:cs="宋体"/>
                <w:i w:val="0"/>
                <w:iCs w:val="0"/>
                <w:color w:val="000000"/>
                <w:kern w:val="0"/>
                <w:sz w:val="20"/>
                <w:szCs w:val="20"/>
                <w:u w:val="none"/>
                <w:lang w:val="en-US" w:eastAsia="zh-CN" w:bidi="ar"/>
              </w:rPr>
              <w:t>，符合环保要求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天面保温处理</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commentRangeStart w:id="125"/>
            <w:r>
              <w:rPr>
                <w:rFonts w:hint="eastAsia" w:ascii="宋体" w:hAnsi="宋体" w:eastAsia="宋体" w:cs="宋体"/>
                <w:i w:val="0"/>
                <w:iCs w:val="0"/>
                <w:color w:val="000000"/>
                <w:kern w:val="0"/>
                <w:sz w:val="20"/>
                <w:szCs w:val="20"/>
                <w:u w:val="none"/>
                <w:lang w:val="en-US" w:eastAsia="zh-CN" w:bidi="ar"/>
              </w:rPr>
              <w:t>1.50mm</w:t>
            </w:r>
            <w:commentRangeEnd w:id="125"/>
            <w:r>
              <w:commentReference w:id="125"/>
            </w:r>
            <w:r>
              <w:rPr>
                <w:rFonts w:hint="eastAsia" w:ascii="宋体" w:hAnsi="宋体" w:eastAsia="宋体" w:cs="宋体"/>
                <w:i w:val="0"/>
                <w:iCs w:val="0"/>
                <w:color w:val="000000"/>
                <w:kern w:val="0"/>
                <w:sz w:val="20"/>
                <w:szCs w:val="20"/>
                <w:u w:val="none"/>
                <w:lang w:val="en-US" w:eastAsia="zh-CN" w:bidi="ar"/>
              </w:rPr>
              <w:t>厚岩棉贴铝箔保温棉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微孔铝合金活动天花</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约为600mm*600mm*0.8mm，含吊架等相关配件(天花吊杆为8厘螺杆)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机房防鼠处理</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针对本机房做防鼠处理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墙面清理及防潮防裂腻子及防尘处理（含柱子）</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ins w:id="571" w:author="Administrator" w:date="2023-10-08T11:42:37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2遍，符合环保要求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机房专用彩钢板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彩钢板隔断主材、8MM双层板、内衬防火岩棉板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应急照明灯</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壁挂式，用于停电时的应急照明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出口指标灯</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220V，用于出口指标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机房吸顶格珊灯盘(含灯管)</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LED灯盘，约为长1200*宽600，≥3*18W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照明墙面开关</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一位照明开关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照明电缆</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WDZB-BYJ3*2.5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线管</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JDG25mm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辅助材料</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插座、底盒、电工胶布、线管卡扣等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（六）、家私工程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办公卡座</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i w:val="0"/>
                <w:iCs w:val="0"/>
                <w:color w:val="000000"/>
                <w:sz w:val="20"/>
                <w:szCs w:val="20"/>
                <w:u w:val="none"/>
              </w:rPr>
            </w:pPr>
            <w:r>
              <w:commentReference w:id="126"/>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三抽活动柜(配拉手）</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暖白色（抽屉配二节路轨）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办公椅</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i w:val="0"/>
                <w:iCs w:val="0"/>
                <w:color w:val="000000"/>
                <w:sz w:val="20"/>
                <w:szCs w:val="20"/>
                <w:u w:val="none"/>
              </w:rPr>
            </w:pPr>
            <w:r>
              <w:commentReference w:id="127"/>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研判室条桌</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约为2480mm×700mm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研判室工作椅</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i w:val="0"/>
                <w:iCs w:val="0"/>
                <w:color w:val="000000"/>
                <w:sz w:val="20"/>
                <w:szCs w:val="20"/>
                <w:u w:val="none"/>
              </w:rPr>
            </w:pPr>
            <w:r>
              <w:commentReference w:id="128"/>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会议桌</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椭圆形会议桌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会议椅</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i w:val="0"/>
                <w:iCs w:val="0"/>
                <w:color w:val="000000"/>
                <w:sz w:val="20"/>
                <w:szCs w:val="20"/>
                <w:u w:val="none"/>
              </w:rPr>
            </w:pPr>
            <w:r>
              <w:commentReference w:id="129"/>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保密室工作椅</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i w:val="0"/>
                <w:iCs w:val="0"/>
                <w:color w:val="000000"/>
                <w:sz w:val="20"/>
                <w:szCs w:val="20"/>
                <w:u w:val="none"/>
              </w:rPr>
            </w:pPr>
            <w:r>
              <w:commentReference w:id="130"/>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保密室工作台</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i w:val="0"/>
                <w:iCs w:val="0"/>
                <w:color w:val="000000"/>
                <w:sz w:val="20"/>
                <w:szCs w:val="20"/>
                <w:u w:val="none"/>
              </w:rPr>
            </w:pPr>
            <w:r>
              <w:commentReference w:id="131"/>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保密室三抽活动柜(配拉手）</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暖白色（抽屉配二节路轨）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备勤床</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上下铺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十、便民服务中心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0"/>
                <w:szCs w:val="20"/>
                <w:u w:val="none"/>
                <w:lang w:val="en-US" w:eastAsia="zh-CN" w:bidi="ar"/>
              </w:rPr>
              <w:t>（一）、排队叫号系统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32寸排队机</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1.机柜材质采用</w:t>
            </w:r>
            <w:del w:id="572" w:author="Administrator" w:date="2023-10-08T11:42:06Z">
              <w:r>
                <w:rPr>
                  <w:rFonts w:hint="eastAsia" w:ascii="宋体" w:hAnsi="宋体" w:eastAsia="宋体" w:cs="宋体"/>
                  <w:i w:val="0"/>
                  <w:iCs w:val="0"/>
                  <w:color w:val="000000"/>
                  <w:kern w:val="0"/>
                  <w:sz w:val="20"/>
                  <w:szCs w:val="20"/>
                  <w:u w:val="none"/>
                  <w:lang w:val="en-US" w:eastAsia="zh-CN" w:bidi="ar"/>
                </w:rPr>
                <w:delText>进口</w:delText>
              </w:r>
            </w:del>
            <w:r>
              <w:rPr>
                <w:rFonts w:hint="eastAsia" w:ascii="宋体" w:hAnsi="宋体" w:eastAsia="宋体" w:cs="宋体"/>
                <w:i w:val="0"/>
                <w:iCs w:val="0"/>
                <w:color w:val="000000"/>
                <w:kern w:val="0"/>
                <w:sz w:val="20"/>
                <w:szCs w:val="20"/>
                <w:u w:val="none"/>
                <w:lang w:val="en-US" w:eastAsia="zh-CN" w:bidi="ar"/>
              </w:rPr>
              <w:t>冷轧板，表面处理采用汽车金属烤漆，高端大气，颜色可定制。</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2.显示器：</w:t>
            </w:r>
            <w:ins w:id="573" w:author="Administrator" w:date="2023-10-08T11:41:56Z">
              <w:r>
                <w:rPr>
                  <w:rFonts w:hint="eastAsia" w:ascii="宋体" w:hAnsi="宋体" w:eastAsia="宋体" w:cs="宋体"/>
                  <w:i w:val="0"/>
                  <w:iCs w:val="0"/>
                  <w:color w:val="000000"/>
                  <w:kern w:val="0"/>
                  <w:sz w:val="20"/>
                  <w:szCs w:val="20"/>
                  <w:u w:val="none"/>
                  <w:lang w:val="en-US" w:eastAsia="zh-CN" w:bidi="ar"/>
                </w:rPr>
                <w:t>不低于</w:t>
              </w:r>
            </w:ins>
            <w:r>
              <w:rPr>
                <w:rFonts w:hint="eastAsia" w:ascii="宋体" w:hAnsi="宋体" w:eastAsia="宋体" w:cs="宋体"/>
                <w:i w:val="0"/>
                <w:iCs w:val="0"/>
                <w:color w:val="000000"/>
                <w:kern w:val="0"/>
                <w:sz w:val="20"/>
                <w:szCs w:val="20"/>
                <w:u w:val="none"/>
                <w:lang w:val="en-US" w:eastAsia="zh-CN" w:bidi="ar"/>
              </w:rPr>
              <w:t>32寸LED液晶TFT显示器，显示比例≥16:9，最大分辨率≥1920*1080，亮度≥500cd/m²，对比度≥3000:1</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3.触摸屏≥32寸10点触摸电容屏，触摸分辨率≥4096*4096，点击次数≥5000万次，响应时间：小于3ms.</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4.打印机：高速热敏打印机，切纸方式：自动切纸，打印速度≥150mm/s,打印纸宽≥80mm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5.主控： J1900,CPU:Intel J1900 4核2.0GHZ,硬盘64G，内存4G</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6.2代身份证阅读器/非接触式IC卡阅读器：支持证件类型：二/三代身份证，支持外国人居住证及港澳台居住证读取，通过公安部认证；</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7.无线模块：工作频率≥433MHz，采用双频跳频技术；传输距离：天线放置高度≥2米，可视距离≥200米。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液晶窗口屏</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1.≥21.5专业LED液晶屏</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2.全高清理1080P </w:t>
            </w:r>
            <w:ins w:id="574" w:author="Administrator" w:date="2023-10-08T11:41:39Z">
              <w:r>
                <w:rPr>
                  <w:rFonts w:hint="eastAsia" w:ascii="宋体" w:hAnsi="宋体" w:eastAsia="宋体" w:cs="宋体"/>
                  <w:i w:val="0"/>
                  <w:iCs w:val="0"/>
                  <w:color w:val="000000"/>
                  <w:kern w:val="0"/>
                  <w:sz w:val="20"/>
                  <w:szCs w:val="20"/>
                  <w:u w:val="none"/>
                  <w:lang w:val="en-US" w:eastAsia="zh-CN" w:bidi="ar"/>
                </w:rPr>
                <w:t>或以上</w:t>
              </w:r>
            </w:ins>
            <w:r>
              <w:rPr>
                <w:rFonts w:hint="eastAsia" w:ascii="宋体" w:hAnsi="宋体" w:eastAsia="宋体" w:cs="宋体"/>
                <w:i w:val="0"/>
                <w:iCs w:val="0"/>
                <w:color w:val="000000"/>
                <w:kern w:val="0"/>
                <w:sz w:val="20"/>
                <w:szCs w:val="20"/>
                <w:u w:val="none"/>
                <w:lang w:val="en-US" w:eastAsia="zh-CN" w:bidi="ar"/>
              </w:rPr>
              <w:t>,</w:t>
            </w:r>
            <w:ins w:id="575" w:author="Administrator" w:date="2023-10-08T11:41:43Z">
              <w:r>
                <w:rPr>
                  <w:rFonts w:hint="eastAsia" w:ascii="宋体" w:hAnsi="宋体" w:eastAsia="宋体" w:cs="宋体"/>
                  <w:i w:val="0"/>
                  <w:iCs w:val="0"/>
                  <w:color w:val="000000"/>
                  <w:kern w:val="0"/>
                  <w:sz w:val="20"/>
                  <w:szCs w:val="20"/>
                  <w:u w:val="none"/>
                  <w:lang w:val="en-US" w:eastAsia="zh-CN" w:bidi="ar"/>
                </w:rPr>
                <w:t>不</w:t>
              </w:r>
            </w:ins>
            <w:ins w:id="576" w:author="Administrator" w:date="2023-10-08T11:41:48Z">
              <w:r>
                <w:rPr>
                  <w:rFonts w:hint="eastAsia" w:ascii="宋体" w:hAnsi="宋体" w:eastAsia="宋体" w:cs="宋体"/>
                  <w:i w:val="0"/>
                  <w:iCs w:val="0"/>
                  <w:color w:val="000000"/>
                  <w:kern w:val="0"/>
                  <w:sz w:val="20"/>
                  <w:szCs w:val="20"/>
                  <w:u w:val="none"/>
                  <w:lang w:val="en-US" w:eastAsia="zh-CN" w:bidi="ar"/>
                </w:rPr>
                <w:t>低于</w:t>
              </w:r>
            </w:ins>
            <w:r>
              <w:rPr>
                <w:rFonts w:hint="eastAsia" w:ascii="宋体" w:hAnsi="宋体" w:eastAsia="宋体" w:cs="宋体"/>
                <w:i w:val="0"/>
                <w:iCs w:val="0"/>
                <w:color w:val="000000"/>
                <w:kern w:val="0"/>
                <w:sz w:val="20"/>
                <w:szCs w:val="20"/>
                <w:u w:val="none"/>
                <w:lang w:val="en-US" w:eastAsia="zh-CN" w:bidi="ar"/>
              </w:rPr>
              <w:t>1920*1080（16:9）</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3.支持循环、定时、插播等多种播放模式</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4.USB2.0接口 </w:t>
            </w:r>
            <w:ins w:id="577" w:author="Administrator" w:date="2023-10-08T11:41:26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4个USB HOST，以太网</w:t>
            </w:r>
            <w:ins w:id="578" w:author="Administrator" w:date="2023-10-08T11:41:29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 xml:space="preserve"> 1个，10M/100M自适应以太网，LVDS输出</w:t>
            </w:r>
            <w:ins w:id="579" w:author="Administrator" w:date="2023-10-08T11:41:31Z">
              <w:r>
                <w:rPr>
                  <w:rFonts w:hint="eastAsia" w:ascii="宋体" w:hAnsi="宋体" w:eastAsia="宋体" w:cs="宋体"/>
                  <w:i w:val="0"/>
                  <w:iCs w:val="0"/>
                  <w:color w:val="000000"/>
                  <w:kern w:val="0"/>
                  <w:sz w:val="20"/>
                  <w:szCs w:val="20"/>
                  <w:u w:val="none"/>
                  <w:lang w:val="en-US" w:eastAsia="zh-CN" w:bidi="ar"/>
                </w:rPr>
                <w:t>不少于</w:t>
              </w:r>
            </w:ins>
            <w:r>
              <w:rPr>
                <w:rFonts w:hint="eastAsia" w:ascii="宋体" w:hAnsi="宋体" w:eastAsia="宋体" w:cs="宋体"/>
                <w:i w:val="0"/>
                <w:iCs w:val="0"/>
                <w:color w:val="000000"/>
                <w:kern w:val="0"/>
                <w:sz w:val="20"/>
                <w:szCs w:val="20"/>
                <w:u w:val="none"/>
                <w:lang w:val="en-US" w:eastAsia="zh-CN" w:bidi="ar"/>
              </w:rPr>
              <w:t xml:space="preserve"> 1个</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5.HDMI输出≥1个，支持≥1080P输出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6.音视频输入/出，支持CVBS视频输入</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7.支持USB/T卡/网络升级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按键触摸叫号器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1.电容式触摸感应按键，无需外力，没有机械损耗，无限寿命，灵敏度可根据客户使用习惯定制调节；面板区域坚固、耐磨、绝缘、隔水、隔尘，字符丝印于面板背面，不存在掉漆脱色等现象。</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2.显示屏≥128×64点阵白底黑字液晶屏，≥37*23mm视域范围</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3.电容式触摸感应按键寿命：≥ 100万次、通信方式：射频无线通信方式、通信频率≥433MHz（开放ISM频段，免许可证使用）、通信距离：≥150M（无障碍情况下）、电源输入：DC 9V /0.5A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10.1寸液晶评价器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≥10.1寸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液晶综合屏</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1.≥55寸 专业LED液晶屏</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2.≥1080P ,≥1920*1080（16:9）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音频发射器</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1、工作电压：3-12V</w:t>
            </w:r>
            <w:ins w:id="580" w:author="Administrator" w:date="2023-10-08T11:41:07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2、工作电流：5V</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3、传输距离：空旷空间半径50-150米</w:t>
            </w:r>
            <w:ins w:id="581" w:author="Administrator" w:date="2023-10-08T11:41:10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t>两堵墙30-50米</w:t>
            </w:r>
            <w:ins w:id="582" w:author="Administrator" w:date="2023-10-08T11:41:09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吸顶喇叭</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吸顶安装，功率≥6W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（二）、信息发布系统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(1)屏体部分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8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音视频终端</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1、显示尺寸：≥85.6 inch；屏幕可视区域：≥1895.04 (H) mm × 1065.96 (V) mm；物理分辨率：≥3840 × 2160；背光源类型：D-LED；像素间距：≥0.4935 (H) mm × 0.4935 (V) mm；亮度：≥450 cd/m²；可视角：≥178° (H) / 178° (V)；色深度：≥10 bit, 8 bit + FRC；对比度：≥4000：1；响应时间≥：6.5 ms；刷新率：60 Hz；雾度：≥Haze 25%, 3H；色域：≥72% NTSC；音视频输入接口：≥HDMI2.0 × 1, DP1.2 × 1, VGA × 1, Audio In(3.5mm)× 1；音视频输出接口：Audio Out(3.5mm) × 1, Speaker (8Ω 5W) × 1；数据传输接口：USB 2.0 (支持程序升级及多媒体播放) × 1；控制接口：RS232 IN × 1, RS232 OUT × 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(2)支架及布线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电源线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RVV3*2.5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音箱线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RVV2*2.5双芯双层护套专业音箱线，无氧铜多芯软线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HDMI线</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国产≥20米长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8264"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（三）、体温测量系统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视频红外体温测量系统</w:t>
            </w:r>
          </w:p>
        </w:tc>
        <w:tc>
          <w:tcPr>
            <w:tcW w:w="53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1、测温参数：热成像：分辨率：≥160×120，焦距：≥3mm；视场角：50°×37.2°；可见光：分辨率：≥2688×1520，≥400万；焦距：≥4mm</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2、测温范围：30℃~45℃</w:t>
            </w:r>
            <w:ins w:id="583" w:author="Administrator" w:date="2023-10-08T11:40:03Z">
              <w:r>
                <w:rPr>
                  <w:rFonts w:hint="eastAsia" w:ascii="宋体" w:hAnsi="宋体" w:eastAsia="宋体" w:cs="宋体"/>
                  <w:i w:val="0"/>
                  <w:iCs w:val="0"/>
                  <w:color w:val="000000"/>
                  <w:kern w:val="0"/>
                  <w:sz w:val="20"/>
                  <w:szCs w:val="20"/>
                  <w:u w:val="none"/>
                  <w:lang w:val="en-US" w:eastAsia="zh-CN" w:bidi="ar"/>
                </w:rPr>
                <w:t>（</w:t>
              </w:r>
            </w:ins>
            <w:ins w:id="584" w:author="Administrator" w:date="2023-10-08T11:40:05Z">
              <w:r>
                <w:rPr>
                  <w:rFonts w:hint="eastAsia" w:ascii="宋体" w:hAnsi="宋体" w:eastAsia="宋体" w:cs="宋体"/>
                  <w:i w:val="0"/>
                  <w:iCs w:val="0"/>
                  <w:color w:val="000000"/>
                  <w:kern w:val="0"/>
                  <w:sz w:val="20"/>
                  <w:szCs w:val="20"/>
                  <w:u w:val="none"/>
                  <w:lang w:val="en-US" w:eastAsia="zh-CN" w:bidi="ar"/>
                </w:rPr>
                <w:t>若不在</w:t>
              </w:r>
            </w:ins>
            <w:ins w:id="585" w:author="Administrator" w:date="2023-10-08T11:40:06Z">
              <w:r>
                <w:rPr>
                  <w:rFonts w:hint="eastAsia" w:ascii="宋体" w:hAnsi="宋体" w:eastAsia="宋体" w:cs="宋体"/>
                  <w:i w:val="0"/>
                  <w:iCs w:val="0"/>
                  <w:color w:val="000000"/>
                  <w:kern w:val="0"/>
                  <w:sz w:val="20"/>
                  <w:szCs w:val="20"/>
                  <w:u w:val="none"/>
                  <w:lang w:val="en-US" w:eastAsia="zh-CN" w:bidi="ar"/>
                </w:rPr>
                <w:t>此</w:t>
              </w:r>
            </w:ins>
            <w:ins w:id="586" w:author="Administrator" w:date="2023-10-08T11:40:07Z">
              <w:r>
                <w:rPr>
                  <w:rFonts w:hint="eastAsia" w:ascii="宋体" w:hAnsi="宋体" w:eastAsia="宋体" w:cs="宋体"/>
                  <w:i w:val="0"/>
                  <w:iCs w:val="0"/>
                  <w:color w:val="000000"/>
                  <w:kern w:val="0"/>
                  <w:sz w:val="20"/>
                  <w:szCs w:val="20"/>
                  <w:u w:val="none"/>
                  <w:lang w:val="en-US" w:eastAsia="zh-CN" w:bidi="ar"/>
                </w:rPr>
                <w:t>区间</w:t>
              </w:r>
            </w:ins>
            <w:ins w:id="587" w:author="Administrator" w:date="2023-10-08T11:40:08Z">
              <w:r>
                <w:rPr>
                  <w:rFonts w:hint="eastAsia" w:ascii="宋体" w:hAnsi="宋体" w:eastAsia="宋体" w:cs="宋体"/>
                  <w:i w:val="0"/>
                  <w:iCs w:val="0"/>
                  <w:color w:val="000000"/>
                  <w:kern w:val="0"/>
                  <w:sz w:val="20"/>
                  <w:szCs w:val="20"/>
                  <w:u w:val="none"/>
                  <w:lang w:val="en-US" w:eastAsia="zh-CN" w:bidi="ar"/>
                </w:rPr>
                <w:t>范围的，</w:t>
              </w:r>
            </w:ins>
            <w:ins w:id="588" w:author="Administrator" w:date="2023-10-08T11:40:10Z">
              <w:r>
                <w:rPr>
                  <w:rFonts w:hint="eastAsia" w:ascii="宋体" w:hAnsi="宋体" w:eastAsia="宋体" w:cs="宋体"/>
                  <w:i w:val="0"/>
                  <w:iCs w:val="0"/>
                  <w:color w:val="000000"/>
                  <w:kern w:val="0"/>
                  <w:sz w:val="20"/>
                  <w:szCs w:val="20"/>
                  <w:u w:val="none"/>
                  <w:lang w:val="en-US" w:eastAsia="zh-CN" w:bidi="ar"/>
                </w:rPr>
                <w:t>至少</w:t>
              </w:r>
            </w:ins>
            <w:ins w:id="589" w:author="Administrator" w:date="2023-10-08T11:40:12Z">
              <w:r>
                <w:rPr>
                  <w:rFonts w:hint="eastAsia" w:ascii="宋体" w:hAnsi="宋体" w:eastAsia="宋体" w:cs="宋体"/>
                  <w:i w:val="0"/>
                  <w:iCs w:val="0"/>
                  <w:color w:val="000000"/>
                  <w:kern w:val="0"/>
                  <w:sz w:val="20"/>
                  <w:szCs w:val="20"/>
                  <w:u w:val="none"/>
                  <w:lang w:val="en-US" w:eastAsia="zh-CN" w:bidi="ar"/>
                </w:rPr>
                <w:t>包含</w:t>
              </w:r>
            </w:ins>
            <w:ins w:id="590" w:author="Administrator" w:date="2023-10-08T11:40:13Z">
              <w:r>
                <w:rPr>
                  <w:rFonts w:hint="eastAsia" w:ascii="宋体" w:hAnsi="宋体" w:eastAsia="宋体" w:cs="宋体"/>
                  <w:i w:val="0"/>
                  <w:iCs w:val="0"/>
                  <w:color w:val="000000"/>
                  <w:kern w:val="0"/>
                  <w:sz w:val="20"/>
                  <w:szCs w:val="20"/>
                  <w:u w:val="none"/>
                  <w:lang w:val="en-US" w:eastAsia="zh-CN" w:bidi="ar"/>
                </w:rPr>
                <w:t>最大值和</w:t>
              </w:r>
            </w:ins>
            <w:ins w:id="591" w:author="Administrator" w:date="2023-10-08T11:40:15Z">
              <w:r>
                <w:rPr>
                  <w:rFonts w:hint="eastAsia" w:ascii="宋体" w:hAnsi="宋体" w:eastAsia="宋体" w:cs="宋体"/>
                  <w:i w:val="0"/>
                  <w:iCs w:val="0"/>
                  <w:color w:val="000000"/>
                  <w:kern w:val="0"/>
                  <w:sz w:val="20"/>
                  <w:szCs w:val="20"/>
                  <w:u w:val="none"/>
                  <w:lang w:val="en-US" w:eastAsia="zh-CN" w:bidi="ar"/>
                </w:rPr>
                <w:t>最小值</w:t>
              </w:r>
            </w:ins>
            <w:ins w:id="592" w:author="Administrator" w:date="2023-10-08T11:40:03Z">
              <w:r>
                <w:rPr>
                  <w:rFonts w:hint="eastAsia" w:ascii="宋体" w:hAnsi="宋体" w:eastAsia="宋体" w:cs="宋体"/>
                  <w:i w:val="0"/>
                  <w:iCs w:val="0"/>
                  <w:color w:val="000000"/>
                  <w:kern w:val="0"/>
                  <w:sz w:val="20"/>
                  <w:szCs w:val="20"/>
                  <w:u w:val="none"/>
                  <w:lang w:val="en-US" w:eastAsia="zh-CN" w:bidi="ar"/>
                </w:rPr>
                <w:t>）</w:t>
              </w:r>
            </w:ins>
            <w:r>
              <w:rPr>
                <w:rFonts w:hint="eastAsia" w:ascii="宋体" w:hAnsi="宋体" w:eastAsia="宋体" w:cs="宋体"/>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3、测温精度：±0.5℃</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4、支持人脸识别，有效距离≥1.5米，支持口罩提示；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5、</w:t>
            </w:r>
            <w:commentRangeStart w:id="132"/>
            <w:r>
              <w:rPr>
                <w:rFonts w:hint="eastAsia" w:ascii="宋体" w:hAnsi="宋体" w:eastAsia="宋体" w:cs="宋体"/>
                <w:i w:val="0"/>
                <w:iCs w:val="0"/>
                <w:color w:val="000000"/>
                <w:kern w:val="0"/>
                <w:sz w:val="20"/>
                <w:szCs w:val="20"/>
                <w:u w:val="none"/>
                <w:lang w:val="en-US" w:eastAsia="zh-CN" w:bidi="ar"/>
              </w:rPr>
              <w:t>显示参数</w:t>
            </w:r>
            <w:commentRangeEnd w:id="132"/>
            <w:r>
              <w:commentReference w:id="132"/>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6、触控屏：≥15.6 寸、分辨率 ≥200万</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7、显示屏：≥27寸、分辨率≥200万</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8、身份证/IC读卡器：感应式二代身份证/IC卡识别，读卡响应速度&lt;1S，读卡距离 0～30mm</w:t>
            </w:r>
            <w:ins w:id="593" w:author="Administrator" w:date="2023-10-08T11:40:38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9、健康码识别：识别距离0.5m-1m</w:t>
            </w:r>
            <w:ins w:id="594" w:author="Administrator" w:date="2023-10-08T11:40:39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r>
              <w:rPr>
                <w:rFonts w:hint="eastAsia" w:ascii="宋体" w:hAnsi="宋体" w:eastAsia="宋体" w:cs="宋体"/>
                <w:i w:val="0"/>
                <w:iCs w:val="0"/>
                <w:color w:val="000000"/>
                <w:kern w:val="0"/>
                <w:sz w:val="20"/>
                <w:szCs w:val="20"/>
                <w:u w:val="none"/>
                <w:lang w:val="en-US" w:eastAsia="zh-CN" w:bidi="ar"/>
              </w:rPr>
              <w:t>，识别效率1s-2s</w:t>
            </w:r>
            <w:ins w:id="595" w:author="Administrator" w:date="2023-10-08T11:40:41Z">
              <w:r>
                <w:rPr>
                  <w:rFonts w:hint="eastAsia" w:ascii="宋体" w:hAnsi="宋体" w:eastAsia="宋体" w:cs="宋体"/>
                  <w:i w:val="0"/>
                  <w:iCs w:val="0"/>
                  <w:color w:val="000000"/>
                  <w:kern w:val="0"/>
                  <w:sz w:val="20"/>
                  <w:szCs w:val="20"/>
                  <w:u w:val="none"/>
                  <w:lang w:val="en-US" w:eastAsia="zh-CN" w:bidi="ar"/>
                </w:rPr>
                <w:t>（若不在此区间范围的，至少包含最大值和最小值）</w:t>
              </w:r>
            </w:ins>
          </w:p>
        </w:tc>
      </w:tr>
    </w:tbl>
    <w:p>
      <w:pPr>
        <w:pStyle w:val="4"/>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
          <w:bCs/>
          <w:sz w:val="28"/>
          <w:szCs w:val="28"/>
          <w:highlight w:val="none"/>
        </w:rPr>
      </w:pPr>
      <w:r>
        <w:rPr>
          <w:rFonts w:hint="eastAsia" w:ascii="宋体" w:hAnsi="宋体" w:eastAsia="宋体" w:cs="宋体"/>
          <w:b/>
          <w:bCs/>
          <w:sz w:val="28"/>
          <w:szCs w:val="28"/>
          <w:highlight w:val="none"/>
        </w:rPr>
        <w:t>五、商务要求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highlight w:val="none"/>
        </w:rPr>
      </w:pPr>
      <w:r>
        <w:rPr>
          <w:rFonts w:hint="eastAsia" w:ascii="宋体" w:hAnsi="宋体" w:eastAsia="宋体" w:cs="宋体"/>
          <w:b/>
          <w:szCs w:val="21"/>
          <w:highlight w:val="none"/>
        </w:rPr>
        <w:t>说明：</w:t>
      </w:r>
      <w:r>
        <w:rPr>
          <w:rFonts w:hint="eastAsia" w:ascii="宋体" w:hAnsi="宋体" w:eastAsia="宋体" w:cs="宋体"/>
          <w:b/>
          <w:highlight w:val="none"/>
        </w:rPr>
        <w:t>1、评分时，如对一项招标商务要求（以划分框为准）中的内容存在两处（或以上）负偏离的，在评分时只作一项负偏离扣分。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Cs w:val="21"/>
          <w:highlight w:val="none"/>
        </w:rPr>
      </w:pPr>
      <w:r>
        <w:rPr>
          <w:rFonts w:hint="eastAsia" w:ascii="宋体" w:hAnsi="宋体" w:eastAsia="宋体" w:cs="宋体"/>
          <w:b/>
          <w:szCs w:val="21"/>
          <w:highlight w:val="none"/>
        </w:rPr>
        <w:t>2、带“★”指标项为实质性条款，如出现负偏离，将被视为未实质性满足招标文件要求作投标无效处理；带“</w:t>
      </w:r>
      <w:r>
        <w:rPr>
          <w:rFonts w:hint="eastAsia" w:ascii="宋体" w:hAnsi="宋体" w:eastAsia="宋体" w:cs="宋体"/>
          <w:highlight w:val="none"/>
        </w:rPr>
        <w:t>▲</w:t>
      </w:r>
      <w:r>
        <w:rPr>
          <w:rFonts w:hint="eastAsia" w:ascii="宋体" w:hAnsi="宋体" w:eastAsia="宋体" w:cs="宋体"/>
          <w:b/>
          <w:szCs w:val="21"/>
          <w:highlight w:val="none"/>
        </w:rPr>
        <w:t>”指标项为重要参数，负偏离时依相关评分准则内容作重点扣分处理。</w:t>
      </w:r>
    </w:p>
    <w:tbl>
      <w:tblPr>
        <w:tblStyle w:val="43"/>
        <w:tblW w:w="847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0"/>
        <w:gridCol w:w="1620"/>
        <w:gridCol w:w="55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7" w:hRule="atLeast"/>
        </w:trPr>
        <w:tc>
          <w:tcPr>
            <w:tcW w:w="1260" w:type="dxa"/>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rPr>
            </w:pPr>
            <w:r>
              <w:rPr>
                <w:rFonts w:hint="eastAsia" w:ascii="宋体" w:hAnsi="宋体" w:eastAsia="宋体" w:cs="宋体"/>
                <w:b/>
              </w:rPr>
              <w:t>序号</w:t>
            </w:r>
          </w:p>
        </w:tc>
        <w:tc>
          <w:tcPr>
            <w:tcW w:w="1620" w:type="dxa"/>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rPr>
            </w:pPr>
            <w:r>
              <w:rPr>
                <w:rFonts w:hint="eastAsia" w:ascii="宋体" w:hAnsi="宋体" w:eastAsia="宋体" w:cs="宋体"/>
                <w:b/>
              </w:rPr>
              <w:t>目录</w:t>
            </w:r>
          </w:p>
        </w:tc>
        <w:tc>
          <w:tcPr>
            <w:tcW w:w="5594" w:type="dxa"/>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rPr>
            </w:pPr>
            <w:r>
              <w:rPr>
                <w:rFonts w:hint="eastAsia" w:ascii="宋体" w:hAnsi="宋体" w:eastAsia="宋体" w:cs="宋体"/>
                <w:b/>
              </w:rPr>
              <w:t>招标商务需求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474" w:type="dxa"/>
            <w:gridSpan w:val="3"/>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（一）免费保修期内售后服务要求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1260" w:type="dxa"/>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rPr>
            </w:pPr>
            <w:r>
              <w:rPr>
                <w:rFonts w:hint="eastAsia" w:ascii="宋体" w:hAnsi="宋体" w:eastAsia="宋体" w:cs="宋体"/>
                <w:b/>
              </w:rPr>
              <w:t>1</w:t>
            </w:r>
          </w:p>
        </w:tc>
        <w:tc>
          <w:tcPr>
            <w:tcW w:w="1620" w:type="dxa"/>
            <w:noWrap w:val="0"/>
            <w:vAlign w:val="center"/>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免费保修期</w:t>
            </w:r>
          </w:p>
        </w:tc>
        <w:tc>
          <w:tcPr>
            <w:tcW w:w="5594"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szCs w:val="21"/>
              </w:rPr>
              <w:t>★</w:t>
            </w:r>
            <w:r>
              <w:rPr>
                <w:rFonts w:hint="eastAsia" w:ascii="宋体" w:hAnsi="宋体" w:eastAsia="宋体" w:cs="宋体"/>
                <w:bCs/>
                <w:szCs w:val="21"/>
              </w:rPr>
              <w:t>货物免费保修期</w:t>
            </w:r>
            <w:r>
              <w:rPr>
                <w:rFonts w:hint="eastAsia" w:ascii="宋体" w:hAnsi="宋体" w:eastAsia="宋体" w:cs="宋体"/>
                <w:bCs/>
                <w:szCs w:val="21"/>
                <w:u w:val="single"/>
                <w:lang w:val="en-US" w:eastAsia="zh-CN"/>
              </w:rPr>
              <w:t>3</w:t>
            </w:r>
            <w:r>
              <w:rPr>
                <w:rFonts w:hint="eastAsia" w:ascii="宋体" w:hAnsi="宋体" w:eastAsia="宋体" w:cs="宋体"/>
                <w:bCs/>
                <w:szCs w:val="21"/>
              </w:rPr>
              <w:t>年，时间自最终验收合格并交付使用之日起计算。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260" w:type="dxa"/>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rPr>
            </w:pPr>
            <w:r>
              <w:rPr>
                <w:rFonts w:hint="eastAsia" w:ascii="宋体" w:hAnsi="宋体" w:eastAsia="宋体" w:cs="宋体"/>
                <w:b/>
              </w:rPr>
              <w:t>2</w:t>
            </w:r>
          </w:p>
        </w:tc>
        <w:tc>
          <w:tcPr>
            <w:tcW w:w="1620"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维修响应及故障解决时间</w:t>
            </w:r>
          </w:p>
        </w:tc>
        <w:tc>
          <w:tcPr>
            <w:tcW w:w="5594"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Cs/>
                <w:szCs w:val="21"/>
              </w:rPr>
              <w:t>在保修期内，一旦发生质量问题，投标人保证在接到通知24小时内赶到现场进行修理或更换。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474" w:type="dxa"/>
            <w:gridSpan w:val="3"/>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（二）免费保修期外售后服务要求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50" w:hRule="atLeast"/>
        </w:trPr>
        <w:tc>
          <w:tcPr>
            <w:tcW w:w="1260" w:type="dxa"/>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rPr>
            </w:pPr>
            <w:r>
              <w:rPr>
                <w:rFonts w:hint="eastAsia" w:ascii="宋体" w:hAnsi="宋体" w:eastAsia="宋体" w:cs="宋体"/>
                <w:b/>
              </w:rPr>
              <w:t>1</w:t>
            </w:r>
          </w:p>
        </w:tc>
        <w:tc>
          <w:tcPr>
            <w:tcW w:w="1620"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rPr>
            </w:pPr>
            <w:r>
              <w:rPr>
                <w:rFonts w:hint="eastAsia" w:asciiTheme="minorEastAsia" w:hAnsiTheme="minorEastAsia" w:eastAsiaTheme="minorEastAsia" w:cstheme="minorEastAsia"/>
                <w:color w:val="auto"/>
                <w:kern w:val="0"/>
                <w:sz w:val="21"/>
                <w:szCs w:val="21"/>
              </w:rPr>
              <w:t>免费保修期满后</w:t>
            </w:r>
          </w:p>
        </w:tc>
        <w:tc>
          <w:tcPr>
            <w:tcW w:w="5594"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rPr>
            </w:pPr>
            <w:r>
              <w:rPr>
                <w:rFonts w:hint="eastAsia" w:asciiTheme="minorEastAsia" w:hAnsiTheme="minorEastAsia" w:eastAsiaTheme="minorEastAsia" w:cstheme="minorEastAsia"/>
                <w:color w:val="auto"/>
                <w:kern w:val="0"/>
                <w:sz w:val="21"/>
                <w:szCs w:val="21"/>
              </w:rPr>
              <w:t>免费保修期满后，应按其在深圳地区同类产品的最优惠价格提供服务和零件。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50" w:hRule="atLeast"/>
        </w:trPr>
        <w:tc>
          <w:tcPr>
            <w:tcW w:w="8474" w:type="dxa"/>
            <w:gridSpan w:val="3"/>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（三）其他商务要求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50" w:hRule="atLeast"/>
        </w:trPr>
        <w:tc>
          <w:tcPr>
            <w:tcW w:w="1260" w:type="dxa"/>
            <w:vMerge w:val="restart"/>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rPr>
            </w:pPr>
            <w:r>
              <w:rPr>
                <w:rFonts w:hint="eastAsia" w:ascii="宋体" w:hAnsi="宋体" w:eastAsia="宋体" w:cs="宋体"/>
                <w:b/>
              </w:rPr>
              <w:t>1</w:t>
            </w:r>
          </w:p>
        </w:tc>
        <w:tc>
          <w:tcPr>
            <w:tcW w:w="1620" w:type="dxa"/>
            <w:vMerge w:val="restart"/>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关于交货</w:t>
            </w:r>
          </w:p>
        </w:tc>
        <w:tc>
          <w:tcPr>
            <w:tcW w:w="5594"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bCs/>
                <w:szCs w:val="21"/>
              </w:rPr>
              <w:t>1.1</w:t>
            </w:r>
            <w:r>
              <w:rPr>
                <w:rFonts w:hint="eastAsia" w:ascii="宋体" w:hAnsi="宋体" w:eastAsia="宋体" w:cs="宋体"/>
                <w:szCs w:val="21"/>
              </w:rPr>
              <w:t>★</w:t>
            </w:r>
            <w:r>
              <w:rPr>
                <w:rFonts w:hint="eastAsia" w:ascii="宋体" w:hAnsi="宋体" w:eastAsia="宋体" w:cs="宋体"/>
              </w:rPr>
              <w:t xml:space="preserve">交货期 </w:t>
            </w:r>
            <w:commentRangeStart w:id="133"/>
            <w:r>
              <w:rPr>
                <w:rFonts w:hint="eastAsia" w:ascii="宋体" w:hAnsi="宋体" w:eastAsia="宋体" w:cs="宋体"/>
                <w:u w:val="single"/>
              </w:rPr>
              <w:t xml:space="preserve">    </w:t>
            </w:r>
            <w:r>
              <w:rPr>
                <w:rFonts w:hint="eastAsia" w:ascii="宋体" w:hAnsi="宋体" w:eastAsia="宋体" w:cs="宋体"/>
              </w:rPr>
              <w:t>天</w:t>
            </w:r>
            <w:commentRangeEnd w:id="133"/>
            <w:r>
              <w:commentReference w:id="133"/>
            </w:r>
            <w:r>
              <w:rPr>
                <w:rFonts w:hint="eastAsia" w:ascii="宋体" w:hAnsi="宋体" w:eastAsia="宋体" w:cs="宋体"/>
              </w:rPr>
              <w:t>（日历日）。</w:t>
            </w:r>
          </w:p>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交货期说明：自合同签订日起。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1" w:hRule="atLeast"/>
        </w:trPr>
        <w:tc>
          <w:tcPr>
            <w:tcW w:w="1260" w:type="dxa"/>
            <w:vMerge w:val="continue"/>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rPr>
            </w:pPr>
          </w:p>
        </w:tc>
        <w:tc>
          <w:tcPr>
            <w:tcW w:w="1620" w:type="dxa"/>
            <w:vMerge w:val="continue"/>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rPr>
            </w:pPr>
          </w:p>
        </w:tc>
        <w:tc>
          <w:tcPr>
            <w:tcW w:w="5594"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1.2投标人必须承担设备运输、安装调试、验收检测和提供设备操作说明书、图纸等其他类似的义务。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50" w:hRule="atLeast"/>
        </w:trPr>
        <w:tc>
          <w:tcPr>
            <w:tcW w:w="1260" w:type="dxa"/>
            <w:vMerge w:val="restart"/>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rPr>
            </w:pPr>
            <w:r>
              <w:rPr>
                <w:rFonts w:hint="eastAsia" w:ascii="宋体" w:hAnsi="宋体" w:eastAsia="宋体" w:cs="宋体"/>
                <w:b/>
              </w:rPr>
              <w:t>2</w:t>
            </w:r>
          </w:p>
        </w:tc>
        <w:tc>
          <w:tcPr>
            <w:tcW w:w="1620" w:type="dxa"/>
            <w:vMerge w:val="restart"/>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关于验收</w:t>
            </w:r>
          </w:p>
        </w:tc>
        <w:tc>
          <w:tcPr>
            <w:tcW w:w="5594"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2.1投标人货物经过双方检验认可后，签署验收报告，产品保修期自验收合格之日起算，由投标人提供产品保修文件。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50" w:hRule="atLeast"/>
        </w:trPr>
        <w:tc>
          <w:tcPr>
            <w:tcW w:w="1260" w:type="dxa"/>
            <w:vMerge w:val="continue"/>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rPr>
            </w:pPr>
          </w:p>
        </w:tc>
        <w:tc>
          <w:tcPr>
            <w:tcW w:w="1620" w:type="dxa"/>
            <w:vMerge w:val="continue"/>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rPr>
            </w:pPr>
          </w:p>
        </w:tc>
        <w:tc>
          <w:tcPr>
            <w:tcW w:w="5594"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2.2当满足以下条件时，采购人才向中标人签发货物验收报告：</w:t>
            </w:r>
          </w:p>
          <w:p>
            <w:pPr>
              <w:pageBreakBefore w:val="0"/>
              <w:tabs>
                <w:tab w:val="left" w:pos="1260"/>
              </w:tabs>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a、中标人已按照合同规定提供了全部产品及完整的技术资料。</w:t>
            </w:r>
          </w:p>
          <w:p>
            <w:pPr>
              <w:pageBreakBefore w:val="0"/>
              <w:tabs>
                <w:tab w:val="left" w:pos="1260"/>
              </w:tabs>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b、货物符合招标文件技术规格书的要求，性能满足要求。</w:t>
            </w:r>
          </w:p>
          <w:p>
            <w:pPr>
              <w:pageBreakBefore w:val="0"/>
              <w:tabs>
                <w:tab w:val="left" w:pos="1260"/>
              </w:tabs>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c、货物具备产品合格证。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50" w:hRule="atLeast"/>
        </w:trPr>
        <w:tc>
          <w:tcPr>
            <w:tcW w:w="1260" w:type="dxa"/>
            <w:vMerge w:val="restart"/>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Cs/>
              </w:rPr>
            </w:pPr>
            <w:r>
              <w:rPr>
                <w:rFonts w:hint="eastAsia" w:ascii="宋体" w:hAnsi="宋体" w:eastAsia="宋体" w:cs="宋体"/>
                <w:bCs/>
              </w:rPr>
              <w:t>3</w:t>
            </w:r>
          </w:p>
        </w:tc>
        <w:tc>
          <w:tcPr>
            <w:tcW w:w="1620" w:type="dxa"/>
            <w:vMerge w:val="restart"/>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Cs/>
              </w:rPr>
            </w:pPr>
            <w:r>
              <w:rPr>
                <w:rFonts w:hint="eastAsia" w:ascii="宋体" w:hAnsi="宋体" w:eastAsia="宋体" w:cs="宋体"/>
                <w:bCs/>
              </w:rPr>
              <w:t>违约责任</w:t>
            </w:r>
          </w:p>
        </w:tc>
        <w:tc>
          <w:tcPr>
            <w:tcW w:w="5594"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rPr>
              <w:t>3.1如中标人未按照投标文件中承诺的时间交货或提供服务，中标人应承担延期交货和延期服务的违约责任，并赔偿采购人因此造成的实际经济损失。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Cs/>
              </w:rPr>
            </w:pPr>
          </w:p>
        </w:tc>
        <w:tc>
          <w:tcPr>
            <w:tcW w:w="1620" w:type="dxa"/>
            <w:vMerge w:val="continue"/>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Cs/>
              </w:rPr>
            </w:pPr>
          </w:p>
        </w:tc>
        <w:tc>
          <w:tcPr>
            <w:tcW w:w="5594"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highlight w:val="none"/>
              </w:rPr>
            </w:pPr>
            <w:r>
              <w:rPr>
                <w:rFonts w:hint="eastAsia" w:ascii="宋体" w:hAnsi="宋体" w:eastAsia="宋体" w:cs="宋体"/>
                <w:bCs/>
                <w:szCs w:val="21"/>
                <w:highlight w:val="none"/>
              </w:rPr>
              <w:t>3.2中标人所交设备的品种、型号、规格、质量、功能、技术参数等方面不能实质性满足招标文件要求的，采购人有权拒绝收货，中标人向采购人偿付项目采购金额【</w:t>
            </w:r>
            <w:r>
              <w:rPr>
                <w:rFonts w:hint="eastAsia" w:ascii="宋体" w:hAnsi="宋体" w:cs="宋体"/>
                <w:bCs/>
                <w:szCs w:val="21"/>
                <w:highlight w:val="none"/>
                <w:lang w:val="en-US" w:eastAsia="zh-CN"/>
              </w:rPr>
              <w:t>15</w:t>
            </w:r>
            <w:r>
              <w:rPr>
                <w:rFonts w:hint="eastAsia" w:ascii="宋体" w:hAnsi="宋体" w:eastAsia="宋体" w:cs="宋体"/>
                <w:bCs/>
                <w:szCs w:val="21"/>
                <w:highlight w:val="none"/>
              </w:rPr>
              <w:t xml:space="preserve">】% 的违约金；造成严重后果的，根据《深圳经济特区政府采购条例》第五十七条第（二）款规定，由主管部门对中标人进行处罚。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Cs/>
              </w:rPr>
            </w:pPr>
          </w:p>
        </w:tc>
        <w:tc>
          <w:tcPr>
            <w:tcW w:w="1620" w:type="dxa"/>
            <w:vMerge w:val="continue"/>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Cs/>
              </w:rPr>
            </w:pPr>
          </w:p>
        </w:tc>
        <w:tc>
          <w:tcPr>
            <w:tcW w:w="5594"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highlight w:val="none"/>
              </w:rPr>
            </w:pPr>
            <w:r>
              <w:rPr>
                <w:rFonts w:hint="eastAsia" w:ascii="宋体" w:hAnsi="宋体" w:eastAsia="宋体" w:cs="宋体"/>
                <w:bCs/>
                <w:szCs w:val="21"/>
                <w:highlight w:val="none"/>
              </w:rPr>
              <w:t>3.3中标人不能交付设备的，中标人向采购人偿付项目采购金额【</w:t>
            </w:r>
            <w:r>
              <w:rPr>
                <w:rFonts w:hint="eastAsia" w:ascii="宋体" w:hAnsi="宋体" w:cs="宋体"/>
                <w:bCs/>
                <w:szCs w:val="21"/>
                <w:highlight w:val="none"/>
                <w:lang w:val="en-US" w:eastAsia="zh-CN"/>
              </w:rPr>
              <w:t>15</w:t>
            </w:r>
            <w:r>
              <w:rPr>
                <w:rFonts w:hint="eastAsia" w:ascii="宋体" w:hAnsi="宋体" w:eastAsia="宋体" w:cs="宋体"/>
                <w:bCs/>
                <w:szCs w:val="21"/>
                <w:highlight w:val="none"/>
              </w:rPr>
              <w:t xml:space="preserve">】% 的违约金并按主管部门相关规定处理。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Cs/>
              </w:rPr>
            </w:pPr>
          </w:p>
        </w:tc>
        <w:tc>
          <w:tcPr>
            <w:tcW w:w="1620" w:type="dxa"/>
            <w:vMerge w:val="continue"/>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rPr>
            </w:pPr>
          </w:p>
        </w:tc>
        <w:tc>
          <w:tcPr>
            <w:tcW w:w="5594"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Cs/>
              </w:rPr>
              <w:t>3.4在中标人承诺的或国家规定的质量保证期内（取两者中最长的期限），如经中标人两次维修或更换，货物仍不能达到招标文件要求及投标文件承诺的质量标准，采购人有权退货，中标人应退回全部货款并赔偿采购人因此遭受的损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50" w:hRule="atLeast"/>
        </w:trPr>
        <w:tc>
          <w:tcPr>
            <w:tcW w:w="1260" w:type="dxa"/>
            <w:vMerge w:val="continue"/>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Cs/>
              </w:rPr>
            </w:pPr>
          </w:p>
        </w:tc>
        <w:tc>
          <w:tcPr>
            <w:tcW w:w="1620" w:type="dxa"/>
            <w:vMerge w:val="continue"/>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rPr>
            </w:pPr>
          </w:p>
        </w:tc>
        <w:tc>
          <w:tcPr>
            <w:tcW w:w="5594"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Cs/>
              </w:rPr>
              <w:t>3.5中标人在承担上述一项或多项违约责任后，仍应继续履行合同规定的义务（采购人解除合同的除外）。采购人未能及时追究中标人的任何一项违约责任并不表明采购人放弃追究中标人该项或其他违约责任。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50" w:hRule="atLeast"/>
        </w:trPr>
        <w:tc>
          <w:tcPr>
            <w:tcW w:w="1260" w:type="dxa"/>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Cs/>
                <w:lang w:val="en-US" w:eastAsia="zh-CN"/>
              </w:rPr>
            </w:pPr>
            <w:r>
              <w:rPr>
                <w:rFonts w:hint="eastAsia" w:ascii="宋体" w:hAnsi="宋体" w:eastAsia="宋体" w:cs="宋体"/>
                <w:bCs/>
                <w:lang w:val="en-US" w:eastAsia="zh-CN"/>
              </w:rPr>
              <w:t>4</w:t>
            </w:r>
          </w:p>
        </w:tc>
        <w:tc>
          <w:tcPr>
            <w:tcW w:w="1620" w:type="dxa"/>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default" w:ascii="宋体" w:hAnsi="宋体" w:eastAsia="宋体" w:cs="宋体"/>
                <w:bCs/>
                <w:lang w:val="en-US" w:eastAsia="zh-CN"/>
              </w:rPr>
            </w:pPr>
            <w:r>
              <w:rPr>
                <w:rFonts w:hint="eastAsia" w:ascii="宋体" w:hAnsi="宋体" w:eastAsia="宋体" w:cs="宋体"/>
                <w:bCs/>
                <w:lang w:val="en-US" w:eastAsia="zh-CN"/>
              </w:rPr>
              <w:t>付款方式</w:t>
            </w:r>
          </w:p>
        </w:tc>
        <w:tc>
          <w:tcPr>
            <w:tcW w:w="5594" w:type="dxa"/>
            <w:noWrap w:val="0"/>
            <w:vAlign w:val="top"/>
          </w:tcPr>
          <w:p>
            <w:pPr>
              <w:pStyle w:val="2"/>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szCs w:val="21"/>
              </w:rPr>
              <w:t>★</w:t>
            </w:r>
            <w:commentRangeStart w:id="134"/>
            <w:r>
              <w:rPr>
                <w:rFonts w:hint="eastAsia" w:ascii="宋体" w:hAnsi="宋体" w:eastAsia="宋体" w:cs="宋体"/>
                <w:b w:val="0"/>
                <w:bCs/>
                <w:sz w:val="21"/>
                <w:szCs w:val="21"/>
              </w:rPr>
              <w:t>1、合同签订后</w:t>
            </w:r>
            <w:r>
              <w:rPr>
                <w:rFonts w:hint="eastAsia" w:ascii="宋体" w:hAnsi="宋体" w:eastAsia="宋体" w:cs="宋体"/>
                <w:b w:val="0"/>
                <w:bCs/>
                <w:sz w:val="21"/>
                <w:szCs w:val="21"/>
                <w:u w:val="single"/>
              </w:rPr>
              <w:t xml:space="preserve">     </w:t>
            </w:r>
            <w:r>
              <w:rPr>
                <w:rFonts w:hint="eastAsia" w:ascii="宋体" w:hAnsi="宋体" w:eastAsia="宋体" w:cs="宋体"/>
                <w:b w:val="0"/>
                <w:bCs/>
                <w:sz w:val="21"/>
                <w:szCs w:val="21"/>
              </w:rPr>
              <w:t>个工作日内，采购人向中标人支付合同总价【】%的款项；</w:t>
            </w:r>
          </w:p>
          <w:p>
            <w:pPr>
              <w:pStyle w:val="2"/>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2、全部货物送到采购人指定地点、完成安装并验收合格后</w:t>
            </w:r>
            <w:r>
              <w:rPr>
                <w:rFonts w:hint="eastAsia" w:ascii="宋体" w:hAnsi="宋体" w:eastAsia="宋体" w:cs="宋体"/>
                <w:b w:val="0"/>
                <w:bCs/>
                <w:sz w:val="21"/>
                <w:szCs w:val="21"/>
                <w:u w:val="single"/>
              </w:rPr>
              <w:t xml:space="preserve">     </w:t>
            </w:r>
            <w:r>
              <w:rPr>
                <w:rFonts w:hint="eastAsia" w:ascii="宋体" w:hAnsi="宋体" w:eastAsia="宋体" w:cs="宋体"/>
                <w:b w:val="0"/>
                <w:bCs/>
                <w:sz w:val="21"/>
                <w:szCs w:val="21"/>
              </w:rPr>
              <w:t>个工作日内，采购人向中标人支付合同总价【】%的款项；</w:t>
            </w:r>
          </w:p>
          <w:p>
            <w:pPr>
              <w:pStyle w:val="2"/>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rPr>
            </w:pPr>
            <w:r>
              <w:rPr>
                <w:rFonts w:hint="eastAsia" w:ascii="宋体" w:hAnsi="宋体" w:eastAsia="宋体" w:cs="宋体"/>
                <w:b w:val="0"/>
                <w:bCs/>
                <w:sz w:val="21"/>
                <w:szCs w:val="21"/>
              </w:rPr>
              <w:t>3、因财政资金拨款未到位而导致甲方未在约定期限内支付合同费用的，中标人不得要求采购人承担逾期付款的违约责任。每次付款前，中标人应需先提供相应额度的正规发票给采购人，以便办理支付手续。</w:t>
            </w:r>
            <w:commentRangeEnd w:id="134"/>
            <w:r>
              <w:commentReference w:id="134"/>
            </w:r>
          </w:p>
        </w:tc>
      </w:tr>
    </w:tbl>
    <w:p>
      <w:pPr>
        <w:pStyle w:val="4"/>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
          <w:bCs/>
          <w:sz w:val="28"/>
          <w:szCs w:val="28"/>
          <w:highlight w:val="none"/>
        </w:rPr>
      </w:pPr>
      <w:r>
        <w:rPr>
          <w:rFonts w:hint="eastAsia" w:ascii="宋体" w:hAnsi="宋体" w:eastAsia="宋体" w:cs="宋体"/>
          <w:b/>
          <w:bCs/>
          <w:sz w:val="28"/>
          <w:szCs w:val="28"/>
          <w:highlight w:val="none"/>
        </w:rPr>
        <w:t>六、其他重要条款</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r>
        <w:rPr>
          <w:rFonts w:hint="eastAsia" w:ascii="宋体" w:hAnsi="宋体" w:eastAsia="宋体" w:cs="宋体"/>
          <w:bCs/>
          <w:szCs w:val="21"/>
          <w:highlight w:val="none"/>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8"/>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bCs/>
          <w:szCs w:val="21"/>
          <w:highlight w:val="none"/>
        </w:rPr>
        <w:t>2、投标人应充分了解项目的位置、情况、道路及任何其它足以影响投标报价的情况，任何因忽视或误解项目情况而导致的索赔或服务期限延长申请将不获批准。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r>
        <w:rPr>
          <w:rFonts w:hint="eastAsia" w:ascii="宋体" w:hAnsi="宋体" w:eastAsia="宋体" w:cs="宋体"/>
          <w:bCs/>
          <w:szCs w:val="21"/>
          <w:highlight w:val="none"/>
        </w:rPr>
        <w:t>3、投标人不得期望通过索赔等方式获取补偿，否则，除可能遭到拒绝外，还可能将被作为不良行为记录在案，并可能影响其以后参加政府采购的项目投标。各投标人在投标报价时，应充分考虑投标报价的风险。</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r>
        <w:rPr>
          <w:rFonts w:hint="eastAsia" w:ascii="宋体" w:hAnsi="宋体" w:eastAsia="宋体" w:cs="宋体"/>
          <w:bCs/>
          <w:szCs w:val="21"/>
          <w:highlight w:val="none"/>
        </w:rPr>
        <w:t>4、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r>
        <w:rPr>
          <w:rFonts w:hint="eastAsia" w:ascii="宋体" w:hAnsi="宋体" w:eastAsia="宋体" w:cs="宋体"/>
          <w:bCs/>
          <w:szCs w:val="21"/>
          <w:highlight w:val="none"/>
        </w:rPr>
        <w:t>5、除政府采购合同继续履行将损害国家利益和社会公共利益外，双方当事人不得擅自变更、中止或者终止合同。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bCs/>
          <w:szCs w:val="21"/>
          <w:highlight w:val="none"/>
        </w:rPr>
        <w:t>6、“信用中国”、“中国政府采购网”、“深圳信用网”以及“深圳市政府采购监管网”为供应商信用信息的查询渠道，相关信息以开标当日的查询结果为准。</w:t>
      </w:r>
    </w:p>
    <w:p>
      <w:pPr>
        <w:pageBreakBefore w:val="0"/>
        <w:kinsoku/>
        <w:overflowPunct/>
        <w:topLinePunct w:val="0"/>
        <w:autoSpaceDE/>
        <w:autoSpaceDN/>
        <w:bidi w:val="0"/>
        <w:spacing w:line="360" w:lineRule="auto"/>
        <w:ind w:left="0" w:firstLine="0" w:firstLineChars="0"/>
        <w:rPr>
          <w:rFonts w:hint="eastAsia" w:ascii="宋体" w:hAnsi="宋体" w:eastAsia="宋体" w:cs="宋体"/>
          <w:kern w:val="2"/>
          <w:highlight w:val="none"/>
        </w:rPr>
      </w:pPr>
      <w:r>
        <w:rPr>
          <w:rFonts w:hint="eastAsia" w:ascii="宋体" w:hAnsi="宋体" w:eastAsia="宋体" w:cs="宋体"/>
          <w:kern w:val="2"/>
          <w:highlight w:val="none"/>
        </w:rPr>
        <w:br w:type="page"/>
      </w:r>
    </w:p>
    <w:p>
      <w:pPr>
        <w:pStyle w:val="4"/>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kern w:val="2"/>
          <w:highlight w:val="none"/>
        </w:rPr>
      </w:pPr>
      <w:r>
        <w:rPr>
          <w:rFonts w:hint="eastAsia" w:ascii="宋体" w:hAnsi="宋体" w:eastAsia="宋体" w:cs="宋体"/>
          <w:b/>
          <w:bCs/>
          <w:kern w:val="2"/>
          <w:highlight w:val="none"/>
        </w:rPr>
        <w:t>第四章  投标文件组成要求及格式</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Style w:val="58"/>
          <w:rFonts w:hint="eastAsia" w:ascii="宋体" w:hAnsi="宋体" w:eastAsia="宋体" w:cs="宋体"/>
          <w:sz w:val="24"/>
          <w:highlight w:val="none"/>
        </w:rPr>
      </w:pPr>
      <w:r>
        <w:rPr>
          <w:rStyle w:val="58"/>
          <w:rFonts w:hint="eastAsia" w:ascii="宋体" w:hAnsi="宋体" w:eastAsia="宋体" w:cs="宋体"/>
          <w:sz w:val="24"/>
          <w:highlight w:val="none"/>
        </w:rPr>
        <w:t>特别提醒：</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sz w:val="24"/>
          <w:highlight w:val="none"/>
        </w:rPr>
      </w:pPr>
      <w:r>
        <w:rPr>
          <w:rFonts w:hint="eastAsia" w:ascii="宋体" w:hAnsi="宋体" w:eastAsia="宋体" w:cs="宋体"/>
          <w:sz w:val="24"/>
          <w:highlight w:val="none"/>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sz w:val="24"/>
          <w:highlight w:val="none"/>
        </w:rPr>
      </w:pPr>
      <w:r>
        <w:rPr>
          <w:rFonts w:hint="eastAsia" w:ascii="宋体" w:hAnsi="宋体" w:eastAsia="宋体" w:cs="宋体"/>
          <w:sz w:val="24"/>
          <w:highlight w:val="none"/>
        </w:rPr>
        <w:t>投标文件正文（信息公开部分）必须编制于“投标书目录”，投标文件附件（非信息公开部分）必须编制于“投标书附件”，如下图所示。</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sz w:val="24"/>
          <w:highlight w:val="none"/>
        </w:rPr>
      </w:pPr>
      <w:r>
        <w:rPr>
          <w:rFonts w:hint="eastAsia" w:ascii="宋体" w:hAnsi="宋体" w:eastAsia="宋体" w:cs="宋体"/>
          <w:sz w:val="24"/>
          <w:highlight w:val="none"/>
          <w:lang w:eastAsia="zh-CN"/>
        </w:rPr>
        <w:drawing>
          <wp:inline distT="0" distB="0" distL="114300" distR="114300">
            <wp:extent cx="5276850" cy="4109085"/>
            <wp:effectExtent l="0" t="0" r="0" b="571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r:embed="rId8"/>
                    <a:stretch>
                      <a:fillRect/>
                    </a:stretch>
                  </pic:blipFill>
                  <pic:spPr>
                    <a:xfrm>
                      <a:off x="0" y="0"/>
                      <a:ext cx="5276850" cy="410908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sz w:val="24"/>
          <w:highlight w:val="none"/>
        </w:rPr>
      </w:pPr>
      <w:r>
        <w:rPr>
          <w:rFonts w:hint="eastAsia" w:ascii="宋体" w:hAnsi="宋体" w:eastAsia="宋体" w:cs="宋体"/>
          <w:sz w:val="24"/>
          <w:highlight w:val="none"/>
        </w:rPr>
        <w:t>我司公布投标文件正文（信息公开部分）时为计算机截取信息自动公布，如投标人误将涉及个人隐私的信息放入投标文件正文，相关后果由投标人自负；如投标人将必须放于投标文件正文（信息公开部分）的内容放入投标文件附件（非信息公开部分），将作投标无效处理。</w:t>
      </w:r>
    </w:p>
    <w:p>
      <w:pPr>
        <w:pageBreakBefore w:val="0"/>
        <w:kinsoku/>
        <w:overflowPunct/>
        <w:topLinePunct w:val="0"/>
        <w:autoSpaceDE/>
        <w:autoSpaceDN/>
        <w:bidi w:val="0"/>
        <w:spacing w:line="360" w:lineRule="auto"/>
        <w:ind w:left="0" w:firstLine="0" w:firstLineChars="0"/>
        <w:rPr>
          <w:rStyle w:val="58"/>
          <w:rFonts w:hint="eastAsia" w:ascii="宋体" w:hAnsi="宋体" w:eastAsia="宋体" w:cs="宋体"/>
          <w:sz w:val="28"/>
          <w:szCs w:val="28"/>
          <w:highlight w:val="none"/>
        </w:rPr>
      </w:pPr>
      <w:r>
        <w:rPr>
          <w:rStyle w:val="58"/>
          <w:rFonts w:hint="eastAsia" w:ascii="宋体" w:hAnsi="宋体" w:eastAsia="宋体" w:cs="宋体"/>
          <w:sz w:val="28"/>
          <w:szCs w:val="28"/>
          <w:highlight w:val="none"/>
        </w:rPr>
        <w:br w:type="page"/>
      </w:r>
    </w:p>
    <w:p>
      <w:pPr>
        <w:pageBreakBefore w:val="0"/>
        <w:kinsoku/>
        <w:overflowPunct/>
        <w:topLinePunct w:val="0"/>
        <w:autoSpaceDE/>
        <w:autoSpaceDN/>
        <w:bidi w:val="0"/>
        <w:spacing w:beforeAutospacing="0" w:afterAutospacing="0" w:line="360" w:lineRule="auto"/>
        <w:ind w:left="0" w:leftChars="0" w:right="0" w:firstLine="0" w:firstLineChars="0"/>
        <w:outlineLvl w:val="0"/>
        <w:rPr>
          <w:rStyle w:val="58"/>
          <w:rFonts w:hint="eastAsia" w:ascii="宋体" w:hAnsi="宋体" w:eastAsia="宋体" w:cs="宋体"/>
          <w:sz w:val="28"/>
          <w:szCs w:val="28"/>
          <w:highlight w:val="none"/>
        </w:rPr>
      </w:pPr>
      <w:r>
        <w:rPr>
          <w:rStyle w:val="58"/>
          <w:rFonts w:hint="eastAsia" w:ascii="宋体" w:hAnsi="宋体" w:eastAsia="宋体" w:cs="宋体"/>
          <w:sz w:val="28"/>
          <w:szCs w:val="28"/>
          <w:highlight w:val="none"/>
        </w:rPr>
        <w:t>投标文件组成</w:t>
      </w:r>
      <w:r>
        <w:rPr>
          <w:rStyle w:val="58"/>
          <w:rFonts w:hint="eastAsia" w:ascii="宋体" w:hAnsi="宋体" w:eastAsia="宋体" w:cs="宋体"/>
          <w:color w:val="FF0000"/>
          <w:sz w:val="28"/>
          <w:szCs w:val="28"/>
          <w:highlight w:val="none"/>
          <w:lang w:eastAsia="zh-CN"/>
        </w:rPr>
        <w:t>【与投标文件节点对应】</w:t>
      </w:r>
      <w:r>
        <w:rPr>
          <w:rStyle w:val="58"/>
          <w:rFonts w:hint="eastAsia" w:ascii="宋体" w:hAnsi="宋体" w:eastAsia="宋体" w:cs="宋体"/>
          <w:sz w:val="28"/>
          <w:szCs w:val="28"/>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outlineLvl w:val="0"/>
        <w:rPr>
          <w:rFonts w:hint="eastAsia" w:ascii="宋体" w:hAnsi="宋体" w:eastAsia="宋体" w:cs="宋体"/>
          <w:sz w:val="21"/>
          <w:szCs w:val="21"/>
          <w:highlight w:val="none"/>
        </w:rPr>
      </w:pPr>
      <w:bookmarkStart w:id="45" w:name="_Hlk72257253"/>
      <w:r>
        <w:rPr>
          <w:rFonts w:hint="eastAsia" w:ascii="宋体" w:hAnsi="宋体" w:eastAsia="宋体" w:cs="宋体"/>
          <w:sz w:val="21"/>
          <w:szCs w:val="21"/>
          <w:highlight w:val="none"/>
        </w:rPr>
        <w:t>1.投标文件正文</w:t>
      </w:r>
      <w:r>
        <w:rPr>
          <w:rFonts w:hint="eastAsia" w:ascii="宋体" w:hAnsi="宋体" w:eastAsia="宋体" w:cs="宋体"/>
          <w:b/>
          <w:color w:val="FF0000"/>
          <w:sz w:val="21"/>
          <w:szCs w:val="21"/>
          <w:highlight w:val="none"/>
        </w:rPr>
        <w:t>（信息公开部分）</w:t>
      </w:r>
      <w:r>
        <w:rPr>
          <w:rFonts w:hint="eastAsia" w:ascii="宋体" w:hAnsi="宋体" w:eastAsia="宋体" w:cs="宋体"/>
          <w:sz w:val="21"/>
          <w:szCs w:val="21"/>
          <w:highlight w:val="none"/>
        </w:rPr>
        <w:t>，主要包括以下内容：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w:t>
      </w:r>
      <w:bookmarkStart w:id="46" w:name="_Hlk72070784"/>
      <w:r>
        <w:rPr>
          <w:rFonts w:hint="eastAsia" w:ascii="宋体" w:hAnsi="宋体" w:eastAsia="宋体" w:cs="宋体"/>
          <w:sz w:val="21"/>
          <w:szCs w:val="21"/>
          <w:highlight w:val="none"/>
        </w:rPr>
        <w:t>投标函</w:t>
      </w:r>
      <w:bookmarkEnd w:id="46"/>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w:t>
      </w:r>
      <w:bookmarkStart w:id="47" w:name="_Hlk72062521"/>
      <w:r>
        <w:rPr>
          <w:rFonts w:hint="eastAsia" w:ascii="宋体" w:hAnsi="宋体" w:eastAsia="宋体" w:cs="宋体"/>
          <w:sz w:val="21"/>
          <w:szCs w:val="21"/>
          <w:highlight w:val="none"/>
        </w:rPr>
        <w:t>政府采购投标及履约承诺函</w:t>
      </w:r>
      <w:bookmarkEnd w:id="47"/>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（3）投标人情况及资格证明文件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bookmarkStart w:id="48" w:name="_Hlk72257201"/>
      <w:r>
        <w:rPr>
          <w:rFonts w:hint="eastAsia" w:ascii="宋体" w:hAnsi="宋体" w:eastAsia="宋体" w:cs="宋体"/>
          <w:sz w:val="21"/>
          <w:szCs w:val="21"/>
          <w:highlight w:val="none"/>
        </w:rPr>
        <w:t>（4）项目详细报价</w:t>
      </w:r>
    </w:p>
    <w:bookmarkEnd w:id="48"/>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commentRangeStart w:id="135"/>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5</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综合实力部分相关的证明材料（包括与供应商相关的业绩证明、认证证书、获奖证书、知识产权证书等证明材料）</w:t>
      </w:r>
      <w:commentRangeEnd w:id="135"/>
      <w:r>
        <w:rPr>
          <w:rFonts w:hint="eastAsia" w:ascii="宋体" w:hAnsi="宋体" w:eastAsia="宋体" w:cs="宋体"/>
          <w:highlight w:val="none"/>
        </w:rPr>
        <w:commentReference w:id="135"/>
      </w:r>
    </w:p>
    <w:p>
      <w:pPr>
        <w:pageBreakBefore w:val="0"/>
        <w:kinsoku/>
        <w:overflowPunct/>
        <w:topLinePunct w:val="0"/>
        <w:autoSpaceDE/>
        <w:autoSpaceDN/>
        <w:bidi w:val="0"/>
        <w:spacing w:beforeAutospacing="0" w:afterAutospacing="0" w:line="360" w:lineRule="auto"/>
        <w:ind w:left="0" w:leftChars="0" w:right="0" w:firstLine="0" w:firstLineChars="0"/>
        <w:outlineLvl w:val="0"/>
        <w:rPr>
          <w:rFonts w:hint="eastAsia" w:ascii="宋体" w:hAnsi="宋体" w:eastAsia="宋体" w:cs="宋体"/>
          <w:sz w:val="21"/>
          <w:szCs w:val="21"/>
          <w:highlight w:val="none"/>
        </w:rPr>
      </w:pPr>
      <w:r>
        <w:rPr>
          <w:rFonts w:hint="eastAsia" w:ascii="宋体" w:hAnsi="宋体" w:eastAsia="宋体" w:cs="宋体"/>
          <w:sz w:val="21"/>
          <w:szCs w:val="21"/>
          <w:highlight w:val="none"/>
        </w:rPr>
        <w:t>2.投标文件附件</w:t>
      </w:r>
      <w:r>
        <w:rPr>
          <w:rFonts w:hint="eastAsia" w:ascii="宋体" w:hAnsi="宋体" w:eastAsia="宋体" w:cs="宋体"/>
          <w:b/>
          <w:color w:val="FF0000"/>
          <w:sz w:val="21"/>
          <w:szCs w:val="21"/>
          <w:highlight w:val="none"/>
        </w:rPr>
        <w:t>（信息不公开部分）</w:t>
      </w:r>
      <w:r>
        <w:rPr>
          <w:rFonts w:hint="eastAsia" w:ascii="宋体" w:hAnsi="宋体" w:eastAsia="宋体" w:cs="宋体"/>
          <w:sz w:val="21"/>
          <w:szCs w:val="21"/>
          <w:highlight w:val="none"/>
        </w:rPr>
        <w:t>：主要包括以下内容：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（1）法定代表人（负责人）证明书</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（2）投标文件签署授权委托书</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lang w:val="en-US"/>
        </w:rPr>
      </w:pPr>
      <w:commentRangeStart w:id="136"/>
      <w:r>
        <w:rPr>
          <w:rFonts w:hint="eastAsia" w:ascii="宋体" w:hAnsi="宋体" w:eastAsia="宋体" w:cs="宋体"/>
          <w:szCs w:val="21"/>
          <w:highlight w:val="none"/>
        </w:rPr>
        <w:t>（3）</w:t>
      </w:r>
      <w:r>
        <w:rPr>
          <w:rFonts w:hint="eastAsia" w:ascii="宋体" w:hAnsi="宋体" w:eastAsia="宋体" w:cs="宋体"/>
          <w:szCs w:val="21"/>
          <w:highlight w:val="none"/>
          <w:lang w:val="en-US"/>
        </w:rPr>
        <w:t>政府采购违法行为风险知悉确认书</w:t>
      </w:r>
      <w:commentRangeEnd w:id="136"/>
      <w:r>
        <w:commentReference w:id="136"/>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Cs w:val="21"/>
          <w:highlight w:val="none"/>
        </w:rPr>
        <w:t>（</w:t>
      </w:r>
      <w:r>
        <w:rPr>
          <w:rFonts w:hint="eastAsia" w:ascii="宋体" w:hAnsi="宋体" w:cs="宋体"/>
          <w:szCs w:val="21"/>
          <w:highlight w:val="none"/>
          <w:lang w:val="en-US" w:eastAsia="zh-CN"/>
        </w:rPr>
        <w:t>4</w:t>
      </w:r>
      <w:r>
        <w:rPr>
          <w:rFonts w:hint="eastAsia" w:ascii="宋体" w:hAnsi="宋体" w:eastAsia="宋体" w:cs="宋体"/>
          <w:szCs w:val="21"/>
          <w:highlight w:val="none"/>
        </w:rPr>
        <w:t>）</w:t>
      </w:r>
      <w:r>
        <w:rPr>
          <w:rFonts w:hint="eastAsia" w:ascii="宋体" w:hAnsi="宋体" w:eastAsia="宋体" w:cs="宋体"/>
          <w:szCs w:val="21"/>
          <w:highlight w:val="none"/>
          <w:lang w:val="en-US"/>
        </w:rPr>
        <w:t>实质性条款响应情况表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cs="宋体"/>
          <w:sz w:val="21"/>
          <w:szCs w:val="21"/>
          <w:highlight w:val="none"/>
          <w:lang w:val="en-US" w:eastAsia="zh-CN"/>
        </w:rPr>
        <w:t>5</w:t>
      </w:r>
      <w:r>
        <w:rPr>
          <w:rFonts w:hint="eastAsia" w:ascii="宋体" w:hAnsi="宋体" w:eastAsia="宋体" w:cs="宋体"/>
          <w:sz w:val="21"/>
          <w:szCs w:val="21"/>
          <w:highlight w:val="none"/>
        </w:rPr>
        <w:t>）技术要求偏离表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cs="宋体"/>
          <w:sz w:val="21"/>
          <w:szCs w:val="21"/>
          <w:highlight w:val="none"/>
          <w:lang w:val="en-US" w:eastAsia="zh-CN"/>
        </w:rPr>
        <w:t>6</w:t>
      </w:r>
      <w:r>
        <w:rPr>
          <w:rFonts w:hint="eastAsia" w:ascii="宋体" w:hAnsi="宋体" w:eastAsia="宋体" w:cs="宋体"/>
          <w:sz w:val="21"/>
          <w:szCs w:val="21"/>
          <w:highlight w:val="none"/>
        </w:rPr>
        <w:t>）商务要求偏离表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cs="宋体"/>
          <w:sz w:val="21"/>
          <w:szCs w:val="21"/>
          <w:highlight w:val="none"/>
          <w:lang w:val="en-US" w:eastAsia="zh-CN"/>
        </w:rPr>
        <w:t>7</w:t>
      </w:r>
      <w:r>
        <w:rPr>
          <w:rFonts w:hint="eastAsia" w:ascii="宋体" w:hAnsi="宋体" w:eastAsia="宋体" w:cs="宋体"/>
          <w:sz w:val="21"/>
          <w:szCs w:val="21"/>
          <w:highlight w:val="none"/>
        </w:rPr>
        <w:t>）项目实施方案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（*）投标人认为需要加以说明的其他内容</w:t>
      </w:r>
    </w:p>
    <w:bookmarkEnd w:id="45"/>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bookmarkStart w:id="49" w:name="_Hlk72257771"/>
      <w:r>
        <w:rPr>
          <w:rFonts w:hint="eastAsia" w:ascii="宋体" w:hAnsi="宋体" w:eastAsia="宋体" w:cs="宋体"/>
          <w:b/>
          <w:sz w:val="21"/>
          <w:szCs w:val="21"/>
          <w:highlight w:val="none"/>
        </w:rPr>
        <w:t>备注：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1.本项目为网上电子投标项目，投标文件不需法人或授权委托人另行签字，无需加盖单位公章，招标文件专用条款另有规定的除外。</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FF0000"/>
          <w:sz w:val="21"/>
          <w:szCs w:val="21"/>
          <w:highlight w:val="none"/>
        </w:rPr>
      </w:pPr>
      <w:bookmarkStart w:id="50" w:name="_Hlk72263559"/>
      <w:r>
        <w:rPr>
          <w:rFonts w:hint="eastAsia" w:ascii="宋体" w:hAnsi="宋体" w:eastAsia="宋体" w:cs="宋体"/>
          <w:b/>
          <w:sz w:val="21"/>
          <w:szCs w:val="21"/>
          <w:highlight w:val="none"/>
        </w:rPr>
        <w:t>2.关于填写“开标一览表”的说明：“开标一览表”中除“投标总价”外，其他信息不作评审依据。</w:t>
      </w:r>
      <w:bookmarkEnd w:id="49"/>
      <w:bookmarkEnd w:id="50"/>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FF0000"/>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FF0000"/>
          <w:sz w:val="24"/>
          <w:highlight w:val="none"/>
        </w:rPr>
      </w:pPr>
    </w:p>
    <w:p>
      <w:pPr>
        <w:pageBreakBefore w:val="0"/>
        <w:kinsoku/>
        <w:overflowPunct/>
        <w:topLinePunct w:val="0"/>
        <w:autoSpaceDE/>
        <w:autoSpaceDN/>
        <w:bidi w:val="0"/>
        <w:spacing w:line="360" w:lineRule="auto"/>
        <w:ind w:left="0" w:firstLine="0" w:firstLineChars="0"/>
        <w:rPr>
          <w:rFonts w:hint="eastAsia" w:ascii="宋体" w:hAnsi="宋体" w:eastAsia="宋体" w:cs="宋体"/>
          <w:b/>
          <w:color w:val="FF0000"/>
          <w:sz w:val="28"/>
          <w:szCs w:val="28"/>
          <w:highlight w:val="none"/>
        </w:rPr>
      </w:pPr>
      <w:r>
        <w:rPr>
          <w:rFonts w:hint="eastAsia" w:ascii="宋体" w:hAnsi="宋体" w:eastAsia="宋体" w:cs="宋体"/>
          <w:b/>
          <w:color w:val="FF0000"/>
          <w:sz w:val="28"/>
          <w:szCs w:val="28"/>
          <w:highlight w:val="none"/>
        </w:rPr>
        <w:br w:type="page"/>
      </w:r>
    </w:p>
    <w:p>
      <w:pPr>
        <w:pageBreakBefore w:val="0"/>
        <w:kinsoku/>
        <w:overflowPunct/>
        <w:topLinePunct w:val="0"/>
        <w:autoSpaceDE/>
        <w:autoSpaceDN/>
        <w:bidi w:val="0"/>
        <w:spacing w:beforeAutospacing="0" w:afterAutospacing="0" w:line="360" w:lineRule="auto"/>
        <w:ind w:left="0" w:leftChars="0" w:right="0" w:firstLine="0" w:firstLineChars="0"/>
        <w:outlineLvl w:val="1"/>
        <w:rPr>
          <w:rFonts w:hint="eastAsia" w:ascii="宋体" w:hAnsi="宋体" w:eastAsia="宋体" w:cs="宋体"/>
          <w:b/>
          <w:color w:val="FF0000"/>
          <w:sz w:val="28"/>
          <w:szCs w:val="28"/>
          <w:highlight w:val="none"/>
        </w:rPr>
      </w:pPr>
      <w:r>
        <w:rPr>
          <w:rFonts w:hint="eastAsia" w:ascii="宋体" w:hAnsi="宋体" w:eastAsia="宋体" w:cs="宋体"/>
          <w:b/>
          <w:color w:val="FF0000"/>
          <w:sz w:val="28"/>
          <w:szCs w:val="28"/>
          <w:highlight w:val="none"/>
        </w:rPr>
        <w:t>投标文件正文（信息公开部分）</w:t>
      </w: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sz w:val="24"/>
          <w:highlight w:val="none"/>
        </w:rPr>
      </w:pPr>
      <w:r>
        <w:rPr>
          <w:rFonts w:hint="eastAsia" w:ascii="宋体" w:hAnsi="宋体" w:eastAsia="宋体" w:cs="宋体"/>
          <w:b w:val="0"/>
          <w:sz w:val="24"/>
          <w:highlight w:val="none"/>
        </w:rPr>
        <w:t>一、投标函</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bookmarkStart w:id="51" w:name="_Hlk72257506"/>
      <w:r>
        <w:rPr>
          <w:rFonts w:hint="eastAsia" w:ascii="宋体" w:hAnsi="宋体" w:eastAsia="宋体" w:cs="宋体"/>
          <w:szCs w:val="21"/>
          <w:highlight w:val="none"/>
        </w:rPr>
        <w:t>致：</w:t>
      </w:r>
      <w:r>
        <w:rPr>
          <w:rFonts w:hint="eastAsia" w:ascii="宋体" w:hAnsi="宋体" w:eastAsia="宋体" w:cs="宋体"/>
          <w:color w:val="FF0000"/>
          <w:szCs w:val="21"/>
          <w:highlight w:val="none"/>
          <w:u w:val="single"/>
        </w:rPr>
        <w:t>深圳公共资源交易中心</w:t>
      </w:r>
      <w:r>
        <w:rPr>
          <w:rFonts w:hint="eastAsia" w:ascii="宋体" w:hAnsi="宋体" w:eastAsia="宋体" w:cs="宋体"/>
          <w:szCs w:val="21"/>
          <w:highlight w:val="none"/>
          <w:u w:val="singl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bookmarkStart w:id="52" w:name="_Hlk73818812"/>
      <w:r>
        <w:rPr>
          <w:rFonts w:hint="eastAsia" w:ascii="宋体" w:hAnsi="宋体" w:eastAsia="宋体" w:cs="宋体"/>
          <w:szCs w:val="21"/>
          <w:highlight w:val="none"/>
        </w:rPr>
        <w:t>1、根据已收到贵单位的项目编号为</w:t>
      </w:r>
      <w:commentRangeStart w:id="137"/>
      <w:r>
        <w:rPr>
          <w:rFonts w:hint="eastAsia" w:ascii="宋体" w:hAnsi="宋体" w:eastAsia="宋体" w:cs="宋体"/>
          <w:szCs w:val="21"/>
          <w:highlight w:val="none"/>
          <w:u w:val="single"/>
        </w:rPr>
        <w:t xml:space="preserve"> </w:t>
      </w:r>
      <w:r>
        <w:rPr>
          <w:rFonts w:hint="eastAsia" w:ascii="宋体" w:hAnsi="宋体" w:cs="宋体"/>
          <w:szCs w:val="21"/>
          <w:highlight w:val="none"/>
          <w:u w:val="single"/>
          <w:lang w:eastAsia="zh-CN"/>
        </w:rPr>
        <w:t>（项目编号）</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的</w:t>
      </w:r>
      <w:r>
        <w:rPr>
          <w:rFonts w:hint="eastAsia" w:ascii="宋体" w:hAnsi="宋体" w:eastAsia="宋体" w:cs="宋体"/>
          <w:szCs w:val="21"/>
          <w:highlight w:val="none"/>
          <w:u w:val="single"/>
        </w:rPr>
        <w:t xml:space="preserve"> </w:t>
      </w:r>
      <w:r>
        <w:rPr>
          <w:rFonts w:hint="eastAsia" w:ascii="宋体" w:hAnsi="宋体" w:cs="宋体"/>
          <w:szCs w:val="21"/>
          <w:highlight w:val="none"/>
          <w:u w:val="single"/>
          <w:lang w:eastAsia="zh-CN"/>
        </w:rPr>
        <w:t>（项目名称）</w:t>
      </w:r>
      <w:r>
        <w:rPr>
          <w:rFonts w:hint="eastAsia" w:ascii="宋体" w:hAnsi="宋体" w:eastAsia="宋体" w:cs="宋体"/>
          <w:szCs w:val="21"/>
          <w:highlight w:val="none"/>
          <w:u w:val="single"/>
        </w:rPr>
        <w:t xml:space="preserve"> </w:t>
      </w:r>
      <w:commentRangeEnd w:id="137"/>
      <w:r>
        <w:commentReference w:id="137"/>
      </w:r>
      <w:r>
        <w:rPr>
          <w:rFonts w:hint="eastAsia" w:ascii="宋体" w:hAnsi="宋体" w:eastAsia="宋体" w:cs="宋体"/>
          <w:szCs w:val="21"/>
          <w:highlight w:val="none"/>
        </w:rPr>
        <w:t>项目的招标文件，遵照《深圳经济特区政府采购条例》和《深圳网上政府采购管理暂行办法》等有关规定，我单位经研究上述招标文件的专用条款及通用条款后，</w:t>
      </w:r>
      <w:bookmarkStart w:id="53" w:name="_Hlk72263588"/>
      <w:r>
        <w:rPr>
          <w:rFonts w:hint="eastAsia" w:ascii="宋体" w:hAnsi="宋体" w:eastAsia="宋体" w:cs="宋体"/>
          <w:szCs w:val="21"/>
          <w:highlight w:val="none"/>
        </w:rPr>
        <w:t>愿意按照招标文件要求承包上述项目并修补其任何缺陷。</w:t>
      </w:r>
      <w:bookmarkEnd w:id="53"/>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2、</w:t>
      </w:r>
      <w:bookmarkStart w:id="54" w:name="_Hlk73819847"/>
      <w:r>
        <w:rPr>
          <w:rFonts w:hint="eastAsia" w:ascii="宋体" w:hAnsi="宋体" w:eastAsia="宋体" w:cs="宋体"/>
          <w:szCs w:val="21"/>
          <w:highlight w:val="none"/>
        </w:rPr>
        <w:t>投标价格见投标书编制软件中《开标一览表》中填写的投标总价。</w:t>
      </w:r>
      <w:bookmarkEnd w:id="54"/>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3、如果我单位中标，我单位将按照招标文件的要求足额提交履约担保。</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4、我单位同意所递交的投标文件在“对通用条款的补充内容”中明确的投标有效期内有效，在此期间内我单位的投标有可能中标，我方将受此约束。</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5、除非另外达成协议并生效，贵单位的中标通知书和本投标文件将构成合同的重要内容。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6、我单位理解贵单位将不受必须接受所收到的最低报价或其它任何投标文件的约束。</w:t>
      </w:r>
      <w:bookmarkEnd w:id="52"/>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u w:val="single"/>
        </w:rPr>
      </w:pPr>
      <w:r>
        <w:rPr>
          <w:rFonts w:hint="eastAsia" w:ascii="宋体" w:hAnsi="宋体" w:eastAsia="宋体" w:cs="宋体"/>
          <w:szCs w:val="21"/>
          <w:highlight w:val="none"/>
        </w:rPr>
        <w:t>投标人：</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 xml:space="preserve">    单位地址：</w:t>
      </w:r>
      <w:r>
        <w:rPr>
          <w:rFonts w:hint="eastAsia" w:ascii="宋体" w:hAnsi="宋体" w:eastAsia="宋体" w:cs="宋体"/>
          <w:szCs w:val="21"/>
          <w:highlight w:val="none"/>
          <w:u w:val="singl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u w:val="single"/>
        </w:rPr>
      </w:pPr>
      <w:r>
        <w:rPr>
          <w:rFonts w:hint="eastAsia" w:ascii="宋体" w:hAnsi="宋体" w:eastAsia="宋体" w:cs="宋体"/>
          <w:szCs w:val="21"/>
          <w:highlight w:val="none"/>
        </w:rPr>
        <w:t>法定代表人（负责人）或其委托代理人：</w:t>
      </w:r>
      <w:r>
        <w:rPr>
          <w:rFonts w:hint="eastAsia" w:ascii="宋体" w:hAnsi="宋体" w:eastAsia="宋体" w:cs="宋体"/>
          <w:szCs w:val="21"/>
          <w:highlight w:val="none"/>
          <w:u w:val="singl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u w:val="single"/>
        </w:rPr>
      </w:pPr>
      <w:r>
        <w:rPr>
          <w:rFonts w:hint="eastAsia" w:ascii="宋体" w:hAnsi="宋体" w:eastAsia="宋体" w:cs="宋体"/>
          <w:szCs w:val="21"/>
          <w:highlight w:val="none"/>
        </w:rPr>
        <w:t>邮政编码：</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 xml:space="preserve">  电话：</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 xml:space="preserve">  传真：</w:t>
      </w:r>
      <w:r>
        <w:rPr>
          <w:rFonts w:hint="eastAsia" w:ascii="宋体" w:hAnsi="宋体" w:eastAsia="宋体" w:cs="宋体"/>
          <w:szCs w:val="21"/>
          <w:highlight w:val="none"/>
          <w:u w:val="singl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开户银行名称：</w:t>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rPr>
        <w:tab/>
      </w:r>
      <w:r>
        <w:rPr>
          <w:rFonts w:hint="eastAsia" w:ascii="宋体" w:hAnsi="宋体" w:eastAsia="宋体" w:cs="宋体"/>
          <w:szCs w:val="21"/>
          <w:highlight w:val="none"/>
        </w:rPr>
        <w:t>开户银行账号：</w:t>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开户银行地址：</w:t>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rPr>
        <w:tab/>
      </w:r>
      <w:r>
        <w:rPr>
          <w:rFonts w:hint="eastAsia" w:ascii="宋体" w:hAnsi="宋体" w:eastAsia="宋体" w:cs="宋体"/>
          <w:szCs w:val="21"/>
          <w:highlight w:val="none"/>
        </w:rPr>
        <w:t>开户银行电话：</w:t>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szCs w:val="21"/>
          <w:highlight w:val="none"/>
        </w:rPr>
        <w:t>日期：</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年</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月</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日</w:t>
      </w:r>
      <w:r>
        <w:rPr>
          <w:rFonts w:hint="eastAsia" w:ascii="宋体" w:hAnsi="宋体" w:eastAsia="宋体" w:cs="宋体"/>
          <w:sz w:val="24"/>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bookmarkEnd w:id="51"/>
    <w:p>
      <w:pPr>
        <w:rPr>
          <w:rFonts w:hint="eastAsia" w:ascii="宋体" w:hAnsi="宋体" w:eastAsia="宋体" w:cs="宋体"/>
          <w:b w:val="0"/>
          <w:sz w:val="24"/>
          <w:highlight w:val="none"/>
        </w:rPr>
      </w:pPr>
      <w:r>
        <w:rPr>
          <w:rFonts w:hint="eastAsia" w:ascii="宋体" w:hAnsi="宋体" w:eastAsia="宋体" w:cs="宋体"/>
          <w:b w:val="0"/>
          <w:sz w:val="24"/>
          <w:highlight w:val="none"/>
        </w:rPr>
        <w:br w:type="page"/>
      </w: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sz w:val="24"/>
          <w:highlight w:val="none"/>
        </w:rPr>
      </w:pPr>
      <w:r>
        <w:rPr>
          <w:rFonts w:hint="eastAsia" w:ascii="宋体" w:hAnsi="宋体" w:eastAsia="宋体" w:cs="宋体"/>
          <w:b w:val="0"/>
          <w:sz w:val="24"/>
          <w:highlight w:val="none"/>
        </w:rPr>
        <w:t>二、</w:t>
      </w:r>
      <w:commentRangeStart w:id="138"/>
      <w:r>
        <w:rPr>
          <w:rFonts w:hint="eastAsia" w:ascii="宋体" w:hAnsi="宋体" w:eastAsia="宋体" w:cs="宋体"/>
          <w:b w:val="0"/>
          <w:sz w:val="24"/>
          <w:highlight w:val="none"/>
        </w:rPr>
        <w:t>政府采购投标及履约承诺函</w:t>
      </w:r>
      <w:commentRangeEnd w:id="138"/>
      <w:r>
        <w:commentReference w:id="138"/>
      </w:r>
    </w:p>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textAlignment w:val="auto"/>
        <w:rPr>
          <w:rFonts w:hint="eastAsia" w:ascii="宋体" w:hAnsi="宋体" w:eastAsia="宋体" w:cs="宋体"/>
          <w:color w:val="FF0000"/>
          <w:szCs w:val="21"/>
        </w:rPr>
      </w:pPr>
      <w:bookmarkStart w:id="55" w:name="_Hlk72257530"/>
      <w:r>
        <w:rPr>
          <w:rFonts w:hint="eastAsia" w:ascii="宋体" w:hAnsi="宋体" w:eastAsia="宋体" w:cs="宋体"/>
          <w:color w:val="FF0000"/>
          <w:szCs w:val="21"/>
        </w:rPr>
        <w:t>致：</w:t>
      </w:r>
      <w:r>
        <w:rPr>
          <w:rFonts w:hint="eastAsia" w:ascii="宋体" w:hAnsi="宋体" w:eastAsia="宋体" w:cs="宋体"/>
          <w:color w:val="FF0000"/>
          <w:szCs w:val="21"/>
          <w:u w:val="single"/>
        </w:rPr>
        <w:t>深圳公共资源交易中心</w:t>
      </w:r>
    </w:p>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textAlignment w:val="auto"/>
        <w:rPr>
          <w:rFonts w:hint="eastAsia" w:ascii="宋体" w:hAnsi="宋体" w:eastAsia="宋体" w:cs="宋体"/>
          <w:szCs w:val="21"/>
        </w:rPr>
      </w:pPr>
      <w:r>
        <w:rPr>
          <w:rFonts w:hint="eastAsia" w:ascii="宋体" w:hAnsi="宋体" w:eastAsia="宋体" w:cs="宋体"/>
          <w:szCs w:val="21"/>
        </w:rPr>
        <w:t>我单位承诺：</w:t>
      </w:r>
    </w:p>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textAlignment w:val="auto"/>
        <w:rPr>
          <w:rFonts w:hint="eastAsia" w:ascii="宋体" w:hAnsi="宋体" w:eastAsia="宋体" w:cs="宋体"/>
          <w:b/>
          <w:szCs w:val="21"/>
        </w:rPr>
      </w:pPr>
      <w:r>
        <w:rPr>
          <w:rFonts w:hint="eastAsia" w:ascii="宋体" w:hAnsi="宋体" w:eastAsia="宋体" w:cs="宋体"/>
          <w:b w:val="0"/>
          <w:bCs/>
          <w:szCs w:val="21"/>
        </w:rPr>
        <w:t>1.我单位参与本项目所投标（响应）的货物、工程或服务，不存在侵犯知识产权的情况。</w:t>
      </w:r>
    </w:p>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textAlignment w:val="auto"/>
        <w:rPr>
          <w:rFonts w:hint="eastAsia" w:ascii="宋体" w:hAnsi="宋体" w:eastAsia="宋体" w:cs="宋体"/>
          <w:szCs w:val="21"/>
        </w:rPr>
      </w:pPr>
      <w:r>
        <w:rPr>
          <w:rFonts w:hint="eastAsia" w:ascii="宋体" w:hAnsi="宋体" w:eastAsia="宋体" w:cs="宋体"/>
          <w:szCs w:val="21"/>
        </w:rPr>
        <w:t>2.我单位参与本项目</w:t>
      </w:r>
      <w:r>
        <w:rPr>
          <w:rFonts w:hint="eastAsia" w:ascii="宋体" w:hAnsi="宋体" w:eastAsia="宋体" w:cs="宋体"/>
        </w:rPr>
        <w:t>政府采购活动时不存在被有关部门禁止参与政府采购活动且在有效期内的情况。</w:t>
      </w:r>
    </w:p>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textAlignment w:val="auto"/>
        <w:rPr>
          <w:rFonts w:hint="eastAsia" w:ascii="宋体" w:hAnsi="宋体" w:eastAsia="宋体" w:cs="宋体"/>
          <w:szCs w:val="21"/>
        </w:rPr>
      </w:pPr>
      <w:r>
        <w:rPr>
          <w:rFonts w:hint="eastAsia" w:ascii="宋体" w:hAnsi="宋体" w:eastAsia="宋体" w:cs="宋体"/>
          <w:szCs w:val="21"/>
        </w:rPr>
        <w:t>3.我单位具备《中华人民共和国政府采购法》第二十二条第一款规定的六项条件。</w:t>
      </w:r>
    </w:p>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textAlignment w:val="auto"/>
        <w:rPr>
          <w:rFonts w:hint="eastAsia" w:ascii="宋体" w:hAnsi="宋体" w:eastAsia="宋体" w:cs="宋体"/>
          <w:szCs w:val="21"/>
        </w:rPr>
      </w:pPr>
      <w:r>
        <w:rPr>
          <w:rFonts w:hint="eastAsia" w:ascii="宋体" w:hAnsi="宋体" w:eastAsia="宋体" w:cs="宋体"/>
          <w:szCs w:val="21"/>
        </w:rPr>
        <w:t>4.我单位</w:t>
      </w:r>
      <w:r>
        <w:rPr>
          <w:rFonts w:hint="eastAsia" w:ascii="宋体" w:hAnsi="宋体" w:eastAsia="宋体" w:cs="宋体"/>
        </w:rPr>
        <w:t>未被列入失信被执行人、重大税收违法案件当事人名单（重大税收违法失信主体）、政府采购严重违法失信行为记录名单。</w:t>
      </w:r>
    </w:p>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textAlignment w:val="auto"/>
        <w:rPr>
          <w:rFonts w:hint="eastAsia" w:ascii="宋体" w:hAnsi="宋体" w:eastAsia="宋体" w:cs="宋体"/>
          <w:szCs w:val="21"/>
        </w:rPr>
      </w:pPr>
      <w:r>
        <w:rPr>
          <w:rFonts w:hint="eastAsia" w:ascii="宋体" w:hAnsi="宋体" w:eastAsia="宋体" w:cs="宋体"/>
          <w:szCs w:val="21"/>
        </w:rPr>
        <w:t>5.</w:t>
      </w:r>
      <w:bookmarkStart w:id="56" w:name="_Hlk72587269"/>
      <w:bookmarkStart w:id="57" w:name="_Hlk72587299"/>
      <w:r>
        <w:rPr>
          <w:rFonts w:hint="eastAsia" w:ascii="宋体" w:hAnsi="宋体" w:eastAsia="宋体" w:cs="宋体"/>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56"/>
      <w:r>
        <w:rPr>
          <w:rFonts w:hint="eastAsia" w:ascii="宋体" w:hAnsi="宋体" w:eastAsia="宋体" w:cs="宋体"/>
          <w:szCs w:val="21"/>
        </w:rPr>
        <w:t>。</w:t>
      </w:r>
    </w:p>
    <w:bookmarkEnd w:id="57"/>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textAlignment w:val="auto"/>
        <w:rPr>
          <w:rFonts w:hint="eastAsia" w:ascii="宋体" w:hAnsi="宋体" w:eastAsia="宋体" w:cs="宋体"/>
          <w:szCs w:val="21"/>
        </w:rPr>
      </w:pPr>
      <w:r>
        <w:rPr>
          <w:rFonts w:hint="eastAsia" w:ascii="宋体" w:hAnsi="宋体" w:eastAsia="宋体" w:cs="宋体"/>
          <w:szCs w:val="21"/>
        </w:rPr>
        <w:t>6.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textAlignment w:val="auto"/>
        <w:rPr>
          <w:rFonts w:hint="eastAsia" w:ascii="宋体" w:hAnsi="宋体" w:eastAsia="宋体" w:cs="宋体"/>
          <w:szCs w:val="21"/>
        </w:rPr>
      </w:pPr>
      <w:r>
        <w:rPr>
          <w:rFonts w:hint="eastAsia" w:ascii="宋体" w:hAnsi="宋体" w:eastAsia="宋体" w:cs="宋体"/>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textAlignment w:val="auto"/>
        <w:rPr>
          <w:rFonts w:hint="eastAsia" w:ascii="宋体" w:hAnsi="宋体" w:eastAsia="宋体" w:cs="宋体"/>
          <w:szCs w:val="21"/>
        </w:rPr>
      </w:pPr>
      <w:r>
        <w:rPr>
          <w:rFonts w:hint="eastAsia" w:ascii="宋体" w:hAnsi="宋体" w:eastAsia="宋体" w:cs="宋体"/>
          <w:szCs w:val="21"/>
        </w:rPr>
        <w:t>7.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textAlignment w:val="auto"/>
        <w:rPr>
          <w:rFonts w:hint="eastAsia" w:ascii="宋体" w:hAnsi="宋体" w:eastAsia="宋体" w:cs="宋体"/>
          <w:szCs w:val="21"/>
        </w:rPr>
      </w:pPr>
      <w:r>
        <w:rPr>
          <w:rFonts w:hint="eastAsia" w:ascii="宋体" w:hAnsi="宋体" w:eastAsia="宋体" w:cs="宋体"/>
          <w:szCs w:val="21"/>
        </w:rPr>
        <w:t>8.我单位承诺中标后项目不转包，未经采购人同意不进行分包。</w:t>
      </w:r>
    </w:p>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textAlignment w:val="auto"/>
        <w:rPr>
          <w:rFonts w:hint="eastAsia" w:ascii="宋体" w:hAnsi="宋体" w:eastAsia="宋体" w:cs="宋体"/>
        </w:rPr>
      </w:pPr>
      <w:r>
        <w:rPr>
          <w:rFonts w:hint="eastAsia" w:ascii="宋体" w:hAnsi="宋体" w:eastAsia="宋体" w:cs="宋体"/>
          <w:szCs w:val="21"/>
        </w:rPr>
        <w:t>9.</w:t>
      </w:r>
      <w:r>
        <w:rPr>
          <w:rFonts w:hint="eastAsia" w:ascii="宋体" w:hAnsi="宋体" w:eastAsia="宋体" w:cs="宋体"/>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textAlignment w:val="auto"/>
        <w:rPr>
          <w:rFonts w:hint="eastAsia" w:ascii="宋体" w:hAnsi="宋体" w:eastAsia="宋体" w:cs="宋体"/>
        </w:rPr>
      </w:pPr>
      <w:r>
        <w:rPr>
          <w:rFonts w:hint="eastAsia" w:ascii="宋体" w:hAnsi="宋体" w:eastAsia="宋体" w:cs="宋体"/>
        </w:rPr>
        <w:t>10.我单位保证，若所投货物涉及《财政部生态环境部关于印发节能产品政府采购品目清单的通知》（财库〔2019〕19号）列明的政府采购强制产品，则所投该产品符合节能产品的认证要求。</w:t>
      </w:r>
    </w:p>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textAlignment w:val="auto"/>
        <w:rPr>
          <w:rFonts w:hint="eastAsia" w:ascii="宋体" w:hAnsi="宋体" w:eastAsia="宋体" w:cs="宋体"/>
          <w:b w:val="0"/>
          <w:bCs/>
        </w:rPr>
      </w:pPr>
      <w:r>
        <w:rPr>
          <w:rFonts w:hint="eastAsia" w:ascii="宋体" w:hAnsi="宋体" w:eastAsia="宋体" w:cs="宋体"/>
          <w:b w:val="0"/>
          <w:bCs/>
          <w:kern w:val="0"/>
          <w:szCs w:val="21"/>
        </w:rPr>
        <w:t>11.</w:t>
      </w:r>
      <w:r>
        <w:rPr>
          <w:rFonts w:hint="eastAsia" w:ascii="宋体" w:hAnsi="宋体" w:eastAsia="宋体" w:cs="宋体"/>
          <w:b w:val="0"/>
          <w:bCs/>
        </w:rPr>
        <w:t>我单位已知悉并同意中标（成交）结果信息公示（公开）的内容。</w:t>
      </w:r>
    </w:p>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textAlignment w:val="auto"/>
        <w:rPr>
          <w:rFonts w:hint="eastAsia" w:ascii="宋体" w:hAnsi="宋体" w:eastAsia="宋体" w:cs="宋体"/>
          <w:b/>
          <w:kern w:val="0"/>
          <w:szCs w:val="21"/>
        </w:rPr>
      </w:pPr>
      <w:r>
        <w:rPr>
          <w:rFonts w:hint="eastAsia" w:ascii="宋体" w:hAnsi="宋体" w:eastAsia="宋体" w:cs="宋体"/>
          <w:b w:val="0"/>
          <w:bCs/>
        </w:rPr>
        <w:t>12.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p>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textAlignment w:val="auto"/>
        <w:rPr>
          <w:rFonts w:hint="eastAsia" w:ascii="宋体" w:hAnsi="宋体" w:eastAsia="宋体" w:cs="宋体"/>
          <w:b/>
          <w:szCs w:val="21"/>
          <w:lang w:val="en-US"/>
        </w:rPr>
      </w:pPr>
      <w:r>
        <w:rPr>
          <w:rFonts w:hint="eastAsia" w:ascii="宋体" w:hAnsi="宋体" w:eastAsia="宋体" w:cs="宋体"/>
          <w:b/>
          <w:lang w:val="en-US" w:eastAsia="zh-CN"/>
        </w:rPr>
        <w:t>13.我单位清楚，如存在违反投标承诺行为情节严重的，将根据《深圳市财政局关于印发&lt;深圳市财政局政府采购供应商信用信息管理办法&gt;的通知》，依法被列入失信信息。</w:t>
      </w:r>
    </w:p>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textAlignment w:val="auto"/>
        <w:rPr>
          <w:rFonts w:hint="eastAsia" w:ascii="宋体" w:hAnsi="宋体" w:eastAsia="宋体" w:cs="宋体"/>
        </w:rPr>
      </w:pPr>
    </w:p>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textAlignment w:val="auto"/>
        <w:rPr>
          <w:rFonts w:hint="eastAsia" w:ascii="宋体" w:hAnsi="宋体" w:eastAsia="宋体" w:cs="宋体"/>
          <w:szCs w:val="21"/>
        </w:rPr>
      </w:pPr>
      <w:r>
        <w:rPr>
          <w:rFonts w:hint="eastAsia" w:ascii="宋体" w:hAnsi="宋体" w:eastAsia="宋体" w:cs="宋体"/>
          <w:szCs w:val="21"/>
        </w:rPr>
        <w:t>以上承诺，如有违反，愿依照国家相关法律法规处理，并承担由此给采购人带来的损失。</w:t>
      </w:r>
    </w:p>
    <w:p>
      <w:pPr>
        <w:keepNext w:val="0"/>
        <w:keepLines w:val="0"/>
        <w:pageBreakBefore w:val="0"/>
        <w:widowControl w:val="0"/>
        <w:kinsoku/>
        <w:wordWrap/>
        <w:overflowPunct/>
        <w:topLinePunct w:val="0"/>
        <w:autoSpaceDE/>
        <w:autoSpaceDN/>
        <w:bidi w:val="0"/>
        <w:adjustRightInd/>
        <w:snapToGrid/>
        <w:spacing w:line="360" w:lineRule="auto"/>
        <w:ind w:right="0" w:firstLine="4620" w:firstLineChars="2200"/>
        <w:textAlignment w:val="auto"/>
        <w:rPr>
          <w:rFonts w:hint="eastAsia" w:ascii="宋体" w:hAnsi="宋体" w:eastAsia="宋体" w:cs="宋体"/>
          <w:color w:val="FF0000"/>
          <w:szCs w:val="21"/>
        </w:rPr>
      </w:pPr>
    </w:p>
    <w:p>
      <w:pPr>
        <w:keepNext w:val="0"/>
        <w:keepLines w:val="0"/>
        <w:pageBreakBefore w:val="0"/>
        <w:widowControl w:val="0"/>
        <w:kinsoku/>
        <w:wordWrap/>
        <w:overflowPunct/>
        <w:topLinePunct w:val="0"/>
        <w:autoSpaceDE/>
        <w:autoSpaceDN/>
        <w:bidi w:val="0"/>
        <w:adjustRightInd/>
        <w:snapToGrid/>
        <w:spacing w:line="360" w:lineRule="auto"/>
        <w:ind w:right="0" w:firstLine="4620" w:firstLineChars="2200"/>
        <w:textAlignment w:val="auto"/>
        <w:rPr>
          <w:rFonts w:hint="eastAsia" w:ascii="宋体" w:hAnsi="宋体" w:eastAsia="宋体" w:cs="宋体"/>
          <w:color w:val="FF0000"/>
          <w:u w:val="single"/>
        </w:rPr>
      </w:pPr>
      <w:r>
        <w:rPr>
          <w:rFonts w:hint="eastAsia" w:ascii="宋体" w:hAnsi="宋体" w:eastAsia="宋体" w:cs="宋体"/>
          <w:color w:val="FF0000"/>
          <w:szCs w:val="21"/>
        </w:rPr>
        <w:t>投标人：</w:t>
      </w:r>
      <w:r>
        <w:rPr>
          <w:rFonts w:hint="eastAsia" w:ascii="宋体" w:hAnsi="宋体" w:eastAsia="宋体" w:cs="宋体"/>
          <w:color w:val="FF0000"/>
          <w:szCs w:val="21"/>
          <w:u w:val="single"/>
        </w:rPr>
        <w:t xml:space="preserve">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color w:val="FF0000"/>
          <w:szCs w:val="21"/>
          <w:highlight w:val="none"/>
        </w:rPr>
      </w:pPr>
      <w:r>
        <w:rPr>
          <w:rFonts w:hint="eastAsia" w:ascii="宋体" w:hAnsi="宋体" w:eastAsia="宋体" w:cs="宋体"/>
          <w:color w:val="FF0000"/>
          <w:szCs w:val="21"/>
        </w:rPr>
        <w:t xml:space="preserve">                                              日期：</w:t>
      </w:r>
      <w:r>
        <w:rPr>
          <w:rFonts w:hint="eastAsia" w:ascii="宋体" w:hAnsi="宋体" w:eastAsia="宋体" w:cs="宋体"/>
          <w:color w:val="FF0000"/>
          <w:szCs w:val="21"/>
          <w:u w:val="single"/>
        </w:rPr>
        <w:t xml:space="preserve">    </w:t>
      </w:r>
      <w:r>
        <w:rPr>
          <w:rFonts w:hint="eastAsia" w:ascii="宋体" w:hAnsi="宋体" w:eastAsia="宋体" w:cs="宋体"/>
          <w:color w:val="FF0000"/>
          <w:szCs w:val="21"/>
        </w:rPr>
        <w:t>年</w:t>
      </w:r>
      <w:r>
        <w:rPr>
          <w:rFonts w:hint="eastAsia" w:ascii="宋体" w:hAnsi="宋体" w:eastAsia="宋体" w:cs="宋体"/>
          <w:color w:val="FF0000"/>
          <w:szCs w:val="21"/>
          <w:u w:val="single"/>
        </w:rPr>
        <w:t xml:space="preserve">   </w:t>
      </w:r>
      <w:r>
        <w:rPr>
          <w:rFonts w:hint="eastAsia" w:ascii="宋体" w:hAnsi="宋体" w:eastAsia="宋体" w:cs="宋体"/>
          <w:color w:val="FF0000"/>
          <w:szCs w:val="21"/>
        </w:rPr>
        <w:t>月</w:t>
      </w:r>
      <w:r>
        <w:rPr>
          <w:rFonts w:hint="eastAsia" w:ascii="宋体" w:hAnsi="宋体" w:eastAsia="宋体" w:cs="宋体"/>
          <w:color w:val="FF0000"/>
          <w:szCs w:val="21"/>
          <w:u w:val="single"/>
        </w:rPr>
        <w:t xml:space="preserve">   </w:t>
      </w:r>
      <w:r>
        <w:rPr>
          <w:rFonts w:hint="eastAsia" w:ascii="宋体" w:hAnsi="宋体" w:eastAsia="宋体" w:cs="宋体"/>
          <w:color w:val="FF0000"/>
          <w:szCs w:val="21"/>
        </w:rPr>
        <w:t>日</w:t>
      </w:r>
    </w:p>
    <w:bookmarkEnd w:id="55"/>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sz w:val="24"/>
          <w:highlight w:val="none"/>
        </w:rPr>
      </w:pPr>
    </w:p>
    <w:p>
      <w:pPr>
        <w:rPr>
          <w:rFonts w:hint="eastAsia" w:ascii="宋体" w:hAnsi="宋体" w:eastAsia="宋体" w:cs="宋体"/>
          <w:b w:val="0"/>
          <w:sz w:val="24"/>
          <w:szCs w:val="24"/>
          <w:highlight w:val="none"/>
        </w:rPr>
      </w:pPr>
      <w:r>
        <w:rPr>
          <w:rFonts w:hint="eastAsia" w:ascii="宋体" w:hAnsi="宋体" w:eastAsia="宋体" w:cs="宋体"/>
          <w:b w:val="0"/>
          <w:sz w:val="24"/>
          <w:szCs w:val="24"/>
          <w:highlight w:val="none"/>
        </w:rPr>
        <w:br w:type="page"/>
      </w: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sz w:val="24"/>
          <w:szCs w:val="24"/>
          <w:highlight w:val="none"/>
        </w:rPr>
      </w:pPr>
      <w:r>
        <w:rPr>
          <w:rFonts w:hint="eastAsia" w:ascii="宋体" w:hAnsi="宋体" w:eastAsia="宋体" w:cs="宋体"/>
          <w:b w:val="0"/>
          <w:sz w:val="24"/>
          <w:szCs w:val="24"/>
          <w:highlight w:val="none"/>
        </w:rPr>
        <w:t>三、投标人情况及资格证明文件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kern w:val="0"/>
          <w:sz w:val="24"/>
          <w:szCs w:val="32"/>
          <w:highlight w:val="none"/>
        </w:rPr>
      </w:pPr>
      <w:bookmarkStart w:id="58" w:name="_Hlk72257590"/>
      <w:r>
        <w:rPr>
          <w:rFonts w:hint="eastAsia" w:ascii="宋体" w:hAnsi="宋体" w:eastAsia="宋体" w:cs="宋体"/>
          <w:bCs/>
          <w:kern w:val="0"/>
          <w:sz w:val="24"/>
          <w:szCs w:val="32"/>
          <w:highlight w:val="none"/>
        </w:rPr>
        <w:t>（一）投标人资格证明文件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FF0000"/>
          <w:highlight w:val="none"/>
        </w:rPr>
      </w:pPr>
      <w:r>
        <w:rPr>
          <w:rFonts w:hint="eastAsia" w:ascii="宋体" w:hAnsi="宋体" w:eastAsia="宋体" w:cs="宋体"/>
          <w:b/>
          <w:bCs/>
          <w:color w:val="FF0000"/>
          <w:highlight w:val="none"/>
        </w:rPr>
        <w:t>（特别提示：投标人须按本招标文件第一册第一章招标公告 “申请人的资格要求”（即投标人资格要求）提供相关的资格证明资料，未提供或提供不完整、不符合要求的，将作投标无效处理。）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kern w:val="0"/>
          <w:sz w:val="24"/>
          <w:szCs w:val="32"/>
          <w:highlight w:val="none"/>
        </w:rPr>
      </w:pPr>
      <w:bookmarkStart w:id="59" w:name="_Hlk72257908"/>
      <w:r>
        <w:rPr>
          <w:rFonts w:hint="eastAsia" w:ascii="宋体" w:hAnsi="宋体" w:eastAsia="宋体" w:cs="宋体"/>
          <w:bCs/>
          <w:kern w:val="0"/>
          <w:sz w:val="24"/>
          <w:szCs w:val="32"/>
          <w:highlight w:val="none"/>
        </w:rPr>
        <w:t>（二）中小企业声明函、残疾人福利性单位声明函及监狱企业声明函</w:t>
      </w:r>
    </w:p>
    <w:bookmarkEnd w:id="58"/>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填写指引：</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
          <w:bCs/>
          <w:color w:val="FF0000"/>
          <w:szCs w:val="21"/>
          <w:highlight w:val="none"/>
        </w:rPr>
      </w:pPr>
      <w:r>
        <w:rPr>
          <w:rFonts w:hint="eastAsia" w:ascii="宋体" w:hAnsi="宋体" w:eastAsia="宋体" w:cs="宋体"/>
          <w:b/>
          <w:bCs/>
          <w:color w:val="FF0000"/>
          <w:szCs w:val="21"/>
          <w:highlight w:val="none"/>
        </w:rPr>
        <w:t>1、该部分内容由投标人根据自身实际情况填写，不符合要求的投标人可以不填写或直接删除相应的声明函（关于视同中小企业的其他主体（如民办非企、社会组织团体等）请遵照《财政部《政府采购促进中小企业发展管理办法》（财库〔2020〕46号）》第二十三条 “关于视同中小企业的其他主体的政府采购扶持政策，由财政部会同有关部门另行规定”谨慎填写！）。投标人提供的声明函不属实的，属于提供虚假资料谋取中标，依照《中华人民共和国政府采购法》等国家有关规定追究相应责任。</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color w:val="FF0000"/>
          <w:szCs w:val="21"/>
          <w:highlight w:val="none"/>
        </w:rPr>
      </w:pPr>
      <w:r>
        <w:rPr>
          <w:rFonts w:hint="eastAsia" w:ascii="宋体" w:hAnsi="宋体" w:eastAsia="宋体" w:cs="宋体"/>
          <w:color w:val="FF0000"/>
          <w:szCs w:val="21"/>
          <w:highlight w:val="none"/>
        </w:rPr>
        <w:t>2、该部分内容填写需要参考的相关文件：(1)财政部《政府采购促进中小企业发展管理办法》（财库〔2020〕46号）；(2)</w:t>
      </w:r>
      <w:bookmarkStart w:id="60" w:name="_Hlk71925120"/>
      <w:r>
        <w:rPr>
          <w:rFonts w:hint="eastAsia" w:ascii="宋体" w:hAnsi="宋体" w:eastAsia="宋体" w:cs="宋体"/>
          <w:color w:val="FF0000"/>
          <w:szCs w:val="21"/>
          <w:highlight w:val="none"/>
        </w:rPr>
        <w:t>《工业和信息化部、国家统计局、国家发展和改革委员会、财政部关于印发中小企业划型标准规定的通知》（工信部联企业〔2011〕300 号</w:t>
      </w:r>
      <w:bookmarkEnd w:id="60"/>
      <w:r>
        <w:rPr>
          <w:rFonts w:hint="eastAsia" w:ascii="宋体" w:hAnsi="宋体" w:eastAsia="宋体" w:cs="宋体"/>
          <w:color w:val="FF0000"/>
          <w:szCs w:val="21"/>
          <w:highlight w:val="none"/>
        </w:rPr>
        <w:t>，以下简称300号文）。</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3、请依照提供的格式和内容填写声明函，不要随意变更格式；声明函不需要盖章或签字；</w:t>
      </w:r>
      <w:r>
        <w:rPr>
          <w:rFonts w:hint="eastAsia" w:ascii="宋体" w:hAnsi="宋体" w:eastAsia="宋体" w:cs="宋体"/>
          <w:color w:val="FF0000"/>
          <w:szCs w:val="21"/>
          <w:highlight w:val="none"/>
        </w:rPr>
        <w:t>满足多项优惠政策的投标人，不重复享受多项价格扣除政策。</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4、声明函具体填写要求：</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（1）声明是中小企业须填写《中小企业声明函》的以下内容：</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第一处，在“单位名称”下划线处如实填写采购人名称（深圳公共资源交易中心不是本项目的采购人，而是组织实施机构）；</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第二处，在“项目名称”下划线处如实填写采购项目名称；</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第四处，在“招标文件中明确的所属行业”下划线处填写采购标的对应的中小企业划分标准所属行业（所属行业可在招标文件第一册第二章“对通用条款的补充内容及其他关键信息”章节查看）；</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（2）声明是残疾人福利性单位须填写《残疾人福利性单位声明函》的相关内容，具体参照以上《中小企业声明函》填写要求执行。</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（3）声明是监狱企业须填写《监狱企业声明函》的三项内容（填写位置的字体已加粗），具体参照以上《中小企业声明函》填写要求执行。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bCs/>
          <w:color w:val="FF0000"/>
          <w:kern w:val="0"/>
          <w:szCs w:val="21"/>
          <w:highlight w:val="none"/>
        </w:rPr>
        <w:t>5、声明函的有效性最终由评审委员会判定；如评审委员会判定声明函无效，相关供应商不享受</w:t>
      </w:r>
      <w:r>
        <w:rPr>
          <w:rFonts w:hint="eastAsia" w:ascii="宋体" w:hAnsi="宋体" w:eastAsia="宋体" w:cs="宋体"/>
          <w:color w:val="FF0000"/>
          <w:szCs w:val="21"/>
          <w:highlight w:val="none"/>
        </w:rPr>
        <w:t>价格扣除</w:t>
      </w:r>
      <w:r>
        <w:rPr>
          <w:rFonts w:hint="eastAsia" w:ascii="宋体" w:hAnsi="宋体" w:eastAsia="宋体" w:cs="宋体"/>
          <w:bCs/>
          <w:color w:val="FF0000"/>
          <w:kern w:val="0"/>
          <w:szCs w:val="21"/>
          <w:highlight w:val="none"/>
        </w:rPr>
        <w:t>（但不作投标无效处理）。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line="360" w:lineRule="auto"/>
        <w:ind w:left="0" w:firstLine="0" w:firstLineChars="0"/>
        <w:jc w:val="center"/>
        <w:outlineLvl w:val="3"/>
        <w:rPr>
          <w:rFonts w:hint="eastAsia" w:ascii="宋体" w:hAnsi="宋体" w:eastAsia="宋体" w:cs="宋体"/>
          <w:szCs w:val="21"/>
          <w:highlight w:val="none"/>
        </w:rPr>
      </w:pPr>
      <w:r>
        <w:rPr>
          <w:rFonts w:hint="eastAsia" w:ascii="宋体" w:hAnsi="宋体" w:eastAsia="宋体" w:cs="宋体"/>
          <w:b/>
          <w:sz w:val="24"/>
          <w:highlight w:val="none"/>
        </w:rPr>
        <w:t>1、</w:t>
      </w:r>
      <w:bookmarkStart w:id="61" w:name="_Hlk73562275"/>
      <w:r>
        <w:rPr>
          <w:rFonts w:hint="eastAsia" w:ascii="宋体" w:hAnsi="宋体" w:eastAsia="宋体" w:cs="宋体"/>
          <w:b/>
          <w:sz w:val="24"/>
          <w:highlight w:val="none"/>
        </w:rPr>
        <w:t>中小企业声明函（货物）</w:t>
      </w:r>
      <w:r>
        <w:rPr>
          <w:rFonts w:hint="eastAsia" w:ascii="宋体" w:hAnsi="宋体" w:eastAsia="宋体" w:cs="宋体"/>
          <w:b/>
          <w:sz w:val="24"/>
          <w:highlight w:val="none"/>
        </w:rPr>
        <w:commentReference w:id="139"/>
      </w:r>
    </w:p>
    <w:p>
      <w:pPr>
        <w:pStyle w:val="2"/>
        <w:pageBreakBefore w:val="0"/>
        <w:kinsoku/>
        <w:overflowPunct/>
        <w:topLinePunct w:val="0"/>
        <w:autoSpaceDE/>
        <w:autoSpaceDN/>
        <w:bidi w:val="0"/>
        <w:spacing w:line="360" w:lineRule="auto"/>
        <w:ind w:left="0" w:firstLine="0" w:firstLineChars="0"/>
        <w:rPr>
          <w:rFonts w:hint="eastAsia" w:ascii="宋体" w:hAnsi="宋体" w:eastAsia="宋体" w:cs="宋体"/>
          <w:szCs w:val="21"/>
          <w:highlight w:val="none"/>
        </w:rPr>
      </w:pPr>
    </w:p>
    <w:p>
      <w:pPr>
        <w:pStyle w:val="2"/>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val="0"/>
          <w:bCs w:val="0"/>
          <w:kern w:val="2"/>
          <w:sz w:val="21"/>
          <w:szCs w:val="24"/>
          <w:highlight w:val="none"/>
          <w:lang w:val="en-US" w:eastAsia="zh-CN" w:bidi="ar-SA"/>
        </w:rPr>
      </w:pPr>
      <w:r>
        <w:rPr>
          <w:rFonts w:hint="eastAsia" w:ascii="宋体" w:hAnsi="宋体" w:eastAsia="宋体" w:cs="宋体"/>
          <w:b w:val="0"/>
          <w:bCs w:val="0"/>
          <w:kern w:val="2"/>
          <w:sz w:val="21"/>
          <w:szCs w:val="24"/>
          <w:highlight w:val="none"/>
          <w:lang w:val="en-US" w:eastAsia="zh-CN" w:bidi="ar-SA"/>
        </w:rPr>
        <w:t>本公司（联合体）郑重声明，根据《政府采购促进中小企业发展管理办法》（财库﹝2020﹞46 号）的规定，本公司（联合体）参加</w:t>
      </w:r>
      <w:r>
        <w:rPr>
          <w:rFonts w:hint="eastAsia" w:ascii="宋体" w:hAnsi="宋体" w:eastAsia="宋体" w:cs="宋体"/>
          <w:b w:val="0"/>
          <w:bCs w:val="0"/>
          <w:kern w:val="2"/>
          <w:sz w:val="21"/>
          <w:szCs w:val="24"/>
          <w:highlight w:val="none"/>
          <w:u w:val="single"/>
          <w:lang w:val="en-US" w:eastAsia="zh-CN" w:bidi="ar-SA"/>
        </w:rPr>
        <w:t>（单位名称）</w:t>
      </w:r>
      <w:r>
        <w:rPr>
          <w:rFonts w:hint="eastAsia" w:ascii="宋体" w:hAnsi="宋体" w:eastAsia="宋体" w:cs="宋体"/>
          <w:b w:val="0"/>
          <w:bCs w:val="0"/>
          <w:kern w:val="2"/>
          <w:sz w:val="21"/>
          <w:szCs w:val="24"/>
          <w:highlight w:val="none"/>
          <w:lang w:val="en-US" w:eastAsia="zh-CN" w:bidi="ar-SA"/>
        </w:rPr>
        <w:t>的</w:t>
      </w:r>
      <w:r>
        <w:rPr>
          <w:rFonts w:hint="eastAsia" w:ascii="宋体" w:hAnsi="宋体" w:eastAsia="宋体" w:cs="宋体"/>
          <w:b w:val="0"/>
          <w:bCs w:val="0"/>
          <w:kern w:val="2"/>
          <w:sz w:val="21"/>
          <w:szCs w:val="24"/>
          <w:highlight w:val="none"/>
          <w:u w:val="single"/>
          <w:lang w:val="en-US" w:eastAsia="zh-CN" w:bidi="ar-SA"/>
        </w:rPr>
        <w:t>（项目名称）</w:t>
      </w:r>
      <w:r>
        <w:rPr>
          <w:rFonts w:hint="eastAsia" w:ascii="宋体" w:hAnsi="宋体" w:eastAsia="宋体" w:cs="宋体"/>
          <w:b w:val="0"/>
          <w:bCs w:val="0"/>
          <w:kern w:val="2"/>
          <w:sz w:val="21"/>
          <w:szCs w:val="24"/>
          <w:highlight w:val="none"/>
          <w:lang w:val="en-US" w:eastAsia="zh-CN" w:bidi="ar-SA"/>
        </w:rPr>
        <w:t>采购活动，提供的货物全部由符合政策要求的中小企业制造。相关企业（含联合体中的中小企业、签订分包意向协议的中小企业）的具体情况如下：</w:t>
      </w:r>
    </w:p>
    <w:p>
      <w:pPr>
        <w:pStyle w:val="2"/>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val="0"/>
          <w:bCs w:val="0"/>
          <w:kern w:val="2"/>
          <w:sz w:val="21"/>
          <w:szCs w:val="24"/>
          <w:highlight w:val="none"/>
          <w:lang w:val="en-US" w:eastAsia="zh-CN" w:bidi="ar-SA"/>
        </w:rPr>
      </w:pPr>
      <w:r>
        <w:rPr>
          <w:rFonts w:hint="eastAsia" w:ascii="宋体" w:hAnsi="宋体" w:eastAsia="宋体" w:cs="宋体"/>
          <w:b w:val="0"/>
          <w:bCs w:val="0"/>
          <w:kern w:val="2"/>
          <w:sz w:val="21"/>
          <w:szCs w:val="24"/>
          <w:highlight w:val="none"/>
          <w:lang w:val="en-US" w:eastAsia="zh-CN" w:bidi="ar-SA"/>
        </w:rPr>
        <w:t xml:space="preserve">1. </w:t>
      </w:r>
      <w:r>
        <w:rPr>
          <w:rFonts w:hint="eastAsia" w:ascii="宋体" w:hAnsi="宋体" w:eastAsia="宋体" w:cs="宋体"/>
          <w:b w:val="0"/>
          <w:bCs w:val="0"/>
          <w:kern w:val="2"/>
          <w:sz w:val="21"/>
          <w:szCs w:val="24"/>
          <w:highlight w:val="none"/>
          <w:u w:val="single"/>
          <w:lang w:val="en-US" w:eastAsia="zh-CN" w:bidi="ar-SA"/>
        </w:rPr>
        <w:t xml:space="preserve">（标的名称） </w:t>
      </w:r>
      <w:r>
        <w:rPr>
          <w:rFonts w:hint="eastAsia" w:ascii="宋体" w:hAnsi="宋体" w:eastAsia="宋体" w:cs="宋体"/>
          <w:b w:val="0"/>
          <w:bCs w:val="0"/>
          <w:kern w:val="2"/>
          <w:sz w:val="21"/>
          <w:szCs w:val="24"/>
          <w:highlight w:val="none"/>
          <w:lang w:val="en-US" w:eastAsia="zh-CN" w:bidi="ar-SA"/>
        </w:rPr>
        <w:t>，属于</w:t>
      </w:r>
      <w:r>
        <w:rPr>
          <w:rFonts w:hint="eastAsia" w:ascii="宋体" w:hAnsi="宋体" w:eastAsia="宋体" w:cs="宋体"/>
          <w:b w:val="0"/>
          <w:bCs w:val="0"/>
          <w:kern w:val="2"/>
          <w:sz w:val="21"/>
          <w:szCs w:val="24"/>
          <w:highlight w:val="none"/>
          <w:u w:val="single"/>
          <w:lang w:val="en-US" w:eastAsia="zh-CN" w:bidi="ar-SA"/>
        </w:rPr>
        <w:t>（采购文件中明确的所属行业）</w:t>
      </w:r>
      <w:r>
        <w:rPr>
          <w:rFonts w:hint="eastAsia" w:ascii="宋体" w:hAnsi="宋体" w:eastAsia="宋体" w:cs="宋体"/>
          <w:b w:val="0"/>
          <w:bCs w:val="0"/>
          <w:kern w:val="2"/>
          <w:sz w:val="21"/>
          <w:szCs w:val="24"/>
          <w:highlight w:val="none"/>
          <w:lang w:val="en-US" w:eastAsia="zh-CN" w:bidi="ar-SA"/>
        </w:rPr>
        <w:t xml:space="preserve"> 行业；制造商为</w:t>
      </w:r>
      <w:r>
        <w:rPr>
          <w:rFonts w:hint="eastAsia" w:ascii="宋体" w:hAnsi="宋体" w:eastAsia="宋体" w:cs="宋体"/>
          <w:b w:val="0"/>
          <w:bCs w:val="0"/>
          <w:kern w:val="2"/>
          <w:sz w:val="21"/>
          <w:szCs w:val="24"/>
          <w:highlight w:val="none"/>
          <w:u w:val="single"/>
          <w:lang w:val="en-US" w:eastAsia="zh-CN" w:bidi="ar-SA"/>
        </w:rPr>
        <w:t>（企业名称）</w:t>
      </w:r>
      <w:r>
        <w:rPr>
          <w:rFonts w:hint="eastAsia" w:ascii="宋体" w:hAnsi="宋体" w:eastAsia="宋体" w:cs="宋体"/>
          <w:b w:val="0"/>
          <w:bCs w:val="0"/>
          <w:kern w:val="2"/>
          <w:sz w:val="21"/>
          <w:szCs w:val="24"/>
          <w:highlight w:val="none"/>
          <w:lang w:val="en-US" w:eastAsia="zh-CN" w:bidi="ar-SA"/>
        </w:rPr>
        <w:t>，从业人员</w:t>
      </w:r>
      <w:r>
        <w:rPr>
          <w:rFonts w:hint="eastAsia" w:ascii="宋体" w:hAnsi="宋体" w:eastAsia="宋体" w:cs="宋体"/>
          <w:b w:val="0"/>
          <w:bCs w:val="0"/>
          <w:kern w:val="2"/>
          <w:sz w:val="21"/>
          <w:szCs w:val="24"/>
          <w:highlight w:val="none"/>
          <w:u w:val="single"/>
          <w:lang w:val="en-US" w:eastAsia="zh-CN" w:bidi="ar-SA"/>
        </w:rPr>
        <w:t xml:space="preserve"> </w:t>
      </w:r>
      <w:r>
        <w:rPr>
          <w:rFonts w:hint="eastAsia" w:ascii="宋体" w:hAnsi="宋体" w:eastAsia="宋体" w:cs="宋体"/>
          <w:b w:val="0"/>
          <w:bCs w:val="0"/>
          <w:kern w:val="2"/>
          <w:sz w:val="21"/>
          <w:szCs w:val="24"/>
          <w:highlight w:val="none"/>
          <w:u w:val="single"/>
          <w:lang w:val="en-US" w:eastAsia="zh-CN" w:bidi="ar-SA"/>
        </w:rPr>
        <w:tab/>
      </w:r>
      <w:r>
        <w:rPr>
          <w:rFonts w:hint="eastAsia" w:ascii="宋体" w:hAnsi="宋体" w:eastAsia="宋体" w:cs="宋体"/>
          <w:b w:val="0"/>
          <w:bCs w:val="0"/>
          <w:kern w:val="2"/>
          <w:sz w:val="21"/>
          <w:szCs w:val="24"/>
          <w:highlight w:val="none"/>
          <w:lang w:val="en-US" w:eastAsia="zh-CN" w:bidi="ar-SA"/>
        </w:rPr>
        <w:t>人，营业收入为</w:t>
      </w:r>
      <w:r>
        <w:rPr>
          <w:rFonts w:hint="eastAsia" w:ascii="宋体" w:hAnsi="宋体" w:eastAsia="宋体" w:cs="宋体"/>
          <w:b w:val="0"/>
          <w:bCs w:val="0"/>
          <w:kern w:val="2"/>
          <w:sz w:val="21"/>
          <w:szCs w:val="24"/>
          <w:highlight w:val="none"/>
          <w:u w:val="single"/>
          <w:lang w:val="en-US" w:eastAsia="zh-CN" w:bidi="ar-SA"/>
        </w:rPr>
        <w:t xml:space="preserve"> </w:t>
      </w:r>
      <w:r>
        <w:rPr>
          <w:rFonts w:hint="eastAsia" w:ascii="宋体" w:hAnsi="宋体" w:eastAsia="宋体" w:cs="宋体"/>
          <w:b w:val="0"/>
          <w:bCs w:val="0"/>
          <w:kern w:val="2"/>
          <w:sz w:val="21"/>
          <w:szCs w:val="24"/>
          <w:highlight w:val="none"/>
          <w:u w:val="single"/>
          <w:lang w:val="en-US" w:eastAsia="zh-CN" w:bidi="ar-SA"/>
        </w:rPr>
        <w:tab/>
      </w:r>
      <w:r>
        <w:rPr>
          <w:rFonts w:hint="eastAsia" w:ascii="宋体" w:hAnsi="宋体" w:eastAsia="宋体" w:cs="宋体"/>
          <w:b w:val="0"/>
          <w:bCs w:val="0"/>
          <w:kern w:val="2"/>
          <w:sz w:val="21"/>
          <w:szCs w:val="24"/>
          <w:highlight w:val="none"/>
          <w:lang w:val="en-US" w:eastAsia="zh-CN" w:bidi="ar-SA"/>
        </w:rPr>
        <w:t>万元，资产总额为</w:t>
      </w:r>
      <w:r>
        <w:rPr>
          <w:rFonts w:hint="eastAsia" w:ascii="宋体" w:hAnsi="宋体" w:eastAsia="宋体" w:cs="宋体"/>
          <w:b w:val="0"/>
          <w:bCs w:val="0"/>
          <w:kern w:val="2"/>
          <w:sz w:val="21"/>
          <w:szCs w:val="24"/>
          <w:highlight w:val="none"/>
          <w:u w:val="single"/>
          <w:lang w:val="en-US" w:eastAsia="zh-CN" w:bidi="ar-SA"/>
        </w:rPr>
        <w:t xml:space="preserve"> </w:t>
      </w:r>
      <w:r>
        <w:rPr>
          <w:rFonts w:hint="eastAsia" w:ascii="宋体" w:hAnsi="宋体" w:eastAsia="宋体" w:cs="宋体"/>
          <w:b w:val="0"/>
          <w:bCs w:val="0"/>
          <w:kern w:val="2"/>
          <w:sz w:val="21"/>
          <w:szCs w:val="24"/>
          <w:highlight w:val="none"/>
          <w:u w:val="single"/>
          <w:lang w:val="en-US" w:eastAsia="zh-CN" w:bidi="ar-SA"/>
        </w:rPr>
        <w:tab/>
      </w:r>
      <w:r>
        <w:rPr>
          <w:rFonts w:hint="eastAsia" w:ascii="宋体" w:hAnsi="宋体" w:eastAsia="宋体" w:cs="宋体"/>
          <w:b w:val="0"/>
          <w:bCs w:val="0"/>
          <w:kern w:val="2"/>
          <w:sz w:val="21"/>
          <w:szCs w:val="24"/>
          <w:highlight w:val="none"/>
          <w:lang w:val="en-US" w:eastAsia="zh-CN" w:bidi="ar-SA"/>
        </w:rPr>
        <w:t>万元，属于</w:t>
      </w:r>
      <w:r>
        <w:rPr>
          <w:rFonts w:hint="eastAsia" w:ascii="宋体" w:hAnsi="宋体" w:eastAsia="宋体" w:cs="宋体"/>
          <w:b w:val="0"/>
          <w:bCs w:val="0"/>
          <w:kern w:val="2"/>
          <w:sz w:val="21"/>
          <w:szCs w:val="24"/>
          <w:highlight w:val="none"/>
          <w:u w:val="single"/>
          <w:lang w:val="en-US" w:eastAsia="zh-CN" w:bidi="ar-SA"/>
        </w:rPr>
        <w:t>（中型企业、小 型企业、微型企业）</w:t>
      </w:r>
      <w:r>
        <w:rPr>
          <w:rFonts w:hint="eastAsia" w:ascii="宋体" w:hAnsi="宋体" w:eastAsia="宋体" w:cs="宋体"/>
          <w:b w:val="0"/>
          <w:bCs w:val="0"/>
          <w:kern w:val="2"/>
          <w:sz w:val="21"/>
          <w:szCs w:val="24"/>
          <w:highlight w:val="none"/>
          <w:lang w:val="en-US" w:eastAsia="zh-CN" w:bidi="ar-SA"/>
        </w:rPr>
        <w:t>；</w:t>
      </w:r>
    </w:p>
    <w:p>
      <w:pPr>
        <w:pStyle w:val="2"/>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val="0"/>
          <w:bCs w:val="0"/>
          <w:kern w:val="2"/>
          <w:sz w:val="21"/>
          <w:szCs w:val="24"/>
          <w:highlight w:val="none"/>
          <w:lang w:val="en-US" w:eastAsia="zh-CN" w:bidi="ar-SA"/>
        </w:rPr>
      </w:pPr>
      <w:r>
        <w:rPr>
          <w:rFonts w:hint="eastAsia" w:ascii="宋体" w:hAnsi="宋体" w:eastAsia="宋体" w:cs="宋体"/>
          <w:b w:val="0"/>
          <w:bCs w:val="0"/>
          <w:kern w:val="2"/>
          <w:sz w:val="21"/>
          <w:szCs w:val="24"/>
          <w:highlight w:val="none"/>
          <w:u w:val="single"/>
          <w:lang w:val="en-US" w:eastAsia="zh-CN" w:bidi="ar-SA"/>
        </w:rPr>
        <w:t>（标的名称）</w:t>
      </w:r>
      <w:r>
        <w:rPr>
          <w:rFonts w:hint="eastAsia" w:ascii="宋体" w:hAnsi="宋体" w:eastAsia="宋体" w:cs="宋体"/>
          <w:b w:val="0"/>
          <w:bCs w:val="0"/>
          <w:kern w:val="2"/>
          <w:sz w:val="21"/>
          <w:szCs w:val="24"/>
          <w:highlight w:val="none"/>
          <w:lang w:val="en-US" w:eastAsia="zh-CN" w:bidi="ar-SA"/>
        </w:rPr>
        <w:t xml:space="preserve"> ，属于</w:t>
      </w:r>
      <w:r>
        <w:rPr>
          <w:rFonts w:hint="eastAsia" w:ascii="宋体" w:hAnsi="宋体" w:eastAsia="宋体" w:cs="宋体"/>
          <w:b w:val="0"/>
          <w:bCs w:val="0"/>
          <w:kern w:val="2"/>
          <w:sz w:val="21"/>
          <w:szCs w:val="24"/>
          <w:highlight w:val="none"/>
          <w:u w:val="single"/>
          <w:lang w:val="en-US" w:eastAsia="zh-CN" w:bidi="ar-SA"/>
        </w:rPr>
        <w:t>（采购文件中明确的所属行业）</w:t>
      </w:r>
      <w:r>
        <w:rPr>
          <w:rFonts w:hint="eastAsia" w:ascii="宋体" w:hAnsi="宋体" w:eastAsia="宋体" w:cs="宋体"/>
          <w:b w:val="0"/>
          <w:bCs w:val="0"/>
          <w:kern w:val="2"/>
          <w:sz w:val="21"/>
          <w:szCs w:val="24"/>
          <w:highlight w:val="none"/>
          <w:lang w:val="en-US" w:eastAsia="zh-CN" w:bidi="ar-SA"/>
        </w:rPr>
        <w:t>行业；制造商为</w:t>
      </w:r>
      <w:r>
        <w:rPr>
          <w:rFonts w:hint="eastAsia" w:ascii="宋体" w:hAnsi="宋体" w:eastAsia="宋体" w:cs="宋体"/>
          <w:b w:val="0"/>
          <w:bCs w:val="0"/>
          <w:kern w:val="2"/>
          <w:sz w:val="21"/>
          <w:szCs w:val="24"/>
          <w:highlight w:val="none"/>
          <w:u w:val="single"/>
          <w:lang w:val="en-US" w:eastAsia="zh-CN" w:bidi="ar-SA"/>
        </w:rPr>
        <w:t>（企业名称）</w:t>
      </w:r>
      <w:r>
        <w:rPr>
          <w:rFonts w:hint="eastAsia" w:ascii="宋体" w:hAnsi="宋体" w:eastAsia="宋体" w:cs="宋体"/>
          <w:b w:val="0"/>
          <w:bCs w:val="0"/>
          <w:kern w:val="2"/>
          <w:sz w:val="21"/>
          <w:szCs w:val="24"/>
          <w:highlight w:val="none"/>
          <w:lang w:val="en-US" w:eastAsia="zh-CN" w:bidi="ar-SA"/>
        </w:rPr>
        <w:t>，从业人员</w:t>
      </w:r>
      <w:r>
        <w:rPr>
          <w:rFonts w:hint="eastAsia" w:ascii="宋体" w:hAnsi="宋体" w:eastAsia="宋体" w:cs="宋体"/>
          <w:b w:val="0"/>
          <w:bCs w:val="0"/>
          <w:kern w:val="2"/>
          <w:sz w:val="21"/>
          <w:szCs w:val="24"/>
          <w:highlight w:val="none"/>
          <w:u w:val="single"/>
          <w:lang w:val="en-US" w:eastAsia="zh-CN" w:bidi="ar-SA"/>
        </w:rPr>
        <w:t xml:space="preserve"> </w:t>
      </w:r>
      <w:r>
        <w:rPr>
          <w:rFonts w:hint="eastAsia" w:ascii="宋体" w:hAnsi="宋体" w:eastAsia="宋体" w:cs="宋体"/>
          <w:b w:val="0"/>
          <w:bCs w:val="0"/>
          <w:kern w:val="2"/>
          <w:sz w:val="21"/>
          <w:szCs w:val="24"/>
          <w:highlight w:val="none"/>
          <w:u w:val="single"/>
          <w:lang w:val="en-US" w:eastAsia="zh-CN" w:bidi="ar-SA"/>
        </w:rPr>
        <w:tab/>
      </w:r>
      <w:r>
        <w:rPr>
          <w:rFonts w:hint="eastAsia" w:ascii="宋体" w:hAnsi="宋体" w:eastAsia="宋体" w:cs="宋体"/>
          <w:b w:val="0"/>
          <w:bCs w:val="0"/>
          <w:kern w:val="2"/>
          <w:sz w:val="21"/>
          <w:szCs w:val="24"/>
          <w:highlight w:val="none"/>
          <w:lang w:val="en-US" w:eastAsia="zh-CN" w:bidi="ar-SA"/>
        </w:rPr>
        <w:t>人，营业收入 为</w:t>
      </w:r>
      <w:r>
        <w:rPr>
          <w:rFonts w:hint="eastAsia" w:ascii="宋体" w:hAnsi="宋体" w:eastAsia="宋体" w:cs="宋体"/>
          <w:b w:val="0"/>
          <w:bCs w:val="0"/>
          <w:kern w:val="2"/>
          <w:sz w:val="21"/>
          <w:szCs w:val="24"/>
          <w:highlight w:val="none"/>
          <w:u w:val="single"/>
          <w:lang w:val="en-US" w:eastAsia="zh-CN" w:bidi="ar-SA"/>
        </w:rPr>
        <w:t xml:space="preserve"> </w:t>
      </w:r>
      <w:r>
        <w:rPr>
          <w:rFonts w:hint="eastAsia" w:ascii="宋体" w:hAnsi="宋体" w:eastAsia="宋体" w:cs="宋体"/>
          <w:b w:val="0"/>
          <w:bCs w:val="0"/>
          <w:kern w:val="2"/>
          <w:sz w:val="21"/>
          <w:szCs w:val="24"/>
          <w:highlight w:val="none"/>
          <w:u w:val="single"/>
          <w:lang w:val="en-US" w:eastAsia="zh-CN" w:bidi="ar-SA"/>
        </w:rPr>
        <w:tab/>
      </w:r>
      <w:r>
        <w:rPr>
          <w:rFonts w:hint="eastAsia" w:ascii="宋体" w:hAnsi="宋体" w:eastAsia="宋体" w:cs="宋体"/>
          <w:b w:val="0"/>
          <w:bCs w:val="0"/>
          <w:kern w:val="2"/>
          <w:sz w:val="21"/>
          <w:szCs w:val="24"/>
          <w:highlight w:val="none"/>
          <w:lang w:val="en-US" w:eastAsia="zh-CN" w:bidi="ar-SA"/>
        </w:rPr>
        <w:t>万元，资产总额为</w:t>
      </w:r>
      <w:r>
        <w:rPr>
          <w:rFonts w:hint="eastAsia" w:ascii="宋体" w:hAnsi="宋体" w:eastAsia="宋体" w:cs="宋体"/>
          <w:b w:val="0"/>
          <w:bCs w:val="0"/>
          <w:kern w:val="2"/>
          <w:sz w:val="21"/>
          <w:szCs w:val="24"/>
          <w:highlight w:val="none"/>
          <w:u w:val="single"/>
          <w:lang w:val="en-US" w:eastAsia="zh-CN" w:bidi="ar-SA"/>
        </w:rPr>
        <w:t xml:space="preserve"> </w:t>
      </w:r>
      <w:r>
        <w:rPr>
          <w:rFonts w:hint="eastAsia" w:ascii="宋体" w:hAnsi="宋体" w:eastAsia="宋体" w:cs="宋体"/>
          <w:b w:val="0"/>
          <w:bCs w:val="0"/>
          <w:kern w:val="2"/>
          <w:sz w:val="21"/>
          <w:szCs w:val="24"/>
          <w:highlight w:val="none"/>
          <w:u w:val="single"/>
          <w:lang w:val="en-US" w:eastAsia="zh-CN" w:bidi="ar-SA"/>
        </w:rPr>
        <w:tab/>
      </w:r>
      <w:r>
        <w:rPr>
          <w:rFonts w:hint="eastAsia" w:ascii="宋体" w:hAnsi="宋体" w:eastAsia="宋体" w:cs="宋体"/>
          <w:b w:val="0"/>
          <w:bCs w:val="0"/>
          <w:kern w:val="2"/>
          <w:sz w:val="21"/>
          <w:szCs w:val="24"/>
          <w:highlight w:val="none"/>
          <w:lang w:val="en-US" w:eastAsia="zh-CN" w:bidi="ar-SA"/>
        </w:rPr>
        <w:t>万元，属于</w:t>
      </w:r>
      <w:r>
        <w:rPr>
          <w:rFonts w:hint="eastAsia" w:ascii="宋体" w:hAnsi="宋体" w:eastAsia="宋体" w:cs="宋体"/>
          <w:b w:val="0"/>
          <w:bCs w:val="0"/>
          <w:kern w:val="2"/>
          <w:sz w:val="21"/>
          <w:szCs w:val="24"/>
          <w:highlight w:val="none"/>
          <w:u w:val="single"/>
          <w:lang w:val="en-US" w:eastAsia="zh-CN" w:bidi="ar-SA"/>
        </w:rPr>
        <w:t>（中型企业、小型企业、微型企业）</w:t>
      </w:r>
      <w:r>
        <w:rPr>
          <w:rFonts w:hint="eastAsia" w:ascii="宋体" w:hAnsi="宋体" w:eastAsia="宋体" w:cs="宋体"/>
          <w:b w:val="0"/>
          <w:bCs w:val="0"/>
          <w:kern w:val="2"/>
          <w:sz w:val="21"/>
          <w:szCs w:val="24"/>
          <w:highlight w:val="none"/>
          <w:lang w:val="en-US" w:eastAsia="zh-CN" w:bidi="ar-SA"/>
        </w:rPr>
        <w:t>；</w:t>
      </w:r>
    </w:p>
    <w:p>
      <w:pPr>
        <w:pStyle w:val="2"/>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val="0"/>
          <w:bCs w:val="0"/>
          <w:kern w:val="2"/>
          <w:sz w:val="21"/>
          <w:szCs w:val="24"/>
          <w:highlight w:val="none"/>
          <w:lang w:val="en-US" w:eastAsia="zh-CN" w:bidi="ar-SA"/>
        </w:rPr>
      </w:pPr>
      <w:r>
        <w:rPr>
          <w:rFonts w:hint="eastAsia" w:ascii="宋体" w:hAnsi="宋体" w:eastAsia="宋体" w:cs="宋体"/>
          <w:b w:val="0"/>
          <w:bCs w:val="0"/>
          <w:kern w:val="2"/>
          <w:sz w:val="21"/>
          <w:szCs w:val="24"/>
          <w:highlight w:val="none"/>
          <w:lang w:val="en-US" w:eastAsia="zh-CN" w:bidi="ar-SA"/>
        </w:rPr>
        <w:t xml:space="preserve">…… </w:t>
      </w:r>
    </w:p>
    <w:p>
      <w:pPr>
        <w:pStyle w:val="2"/>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val="0"/>
          <w:bCs w:val="0"/>
          <w:kern w:val="2"/>
          <w:sz w:val="21"/>
          <w:szCs w:val="24"/>
          <w:highlight w:val="none"/>
          <w:lang w:val="en-US" w:eastAsia="zh-CN" w:bidi="ar-SA"/>
        </w:rPr>
      </w:pPr>
      <w:r>
        <w:rPr>
          <w:rFonts w:hint="eastAsia" w:ascii="宋体" w:hAnsi="宋体" w:eastAsia="宋体" w:cs="宋体"/>
          <w:b w:val="0"/>
          <w:bCs w:val="0"/>
          <w:kern w:val="2"/>
          <w:sz w:val="21"/>
          <w:szCs w:val="24"/>
          <w:highlight w:val="none"/>
          <w:lang w:val="en-US" w:eastAsia="zh-CN" w:bidi="ar-SA"/>
        </w:rPr>
        <w:t>以上企业，不属于大企业的分支机构，不存在控股股东为大企业的情形，也不存在与大企业的负责人为同一人的情形。</w:t>
      </w:r>
    </w:p>
    <w:p>
      <w:pPr>
        <w:pStyle w:val="2"/>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val="0"/>
          <w:bCs w:val="0"/>
          <w:kern w:val="2"/>
          <w:sz w:val="21"/>
          <w:szCs w:val="24"/>
          <w:highlight w:val="none"/>
          <w:lang w:val="en-US" w:eastAsia="zh-CN" w:bidi="ar-SA"/>
        </w:rPr>
      </w:pPr>
    </w:p>
    <w:p>
      <w:pPr>
        <w:pStyle w:val="2"/>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val="0"/>
          <w:bCs w:val="0"/>
          <w:kern w:val="2"/>
          <w:sz w:val="21"/>
          <w:szCs w:val="24"/>
          <w:highlight w:val="none"/>
          <w:lang w:val="en-US" w:eastAsia="zh-CN" w:bidi="ar-SA"/>
        </w:rPr>
      </w:pPr>
      <w:r>
        <w:rPr>
          <w:rFonts w:hint="eastAsia" w:ascii="宋体" w:hAnsi="宋体" w:eastAsia="宋体" w:cs="宋体"/>
          <w:b w:val="0"/>
          <w:bCs w:val="0"/>
          <w:kern w:val="2"/>
          <w:sz w:val="21"/>
          <w:szCs w:val="24"/>
          <w:highlight w:val="none"/>
          <w:lang w:val="en-US" w:eastAsia="zh-CN" w:bidi="ar-SA"/>
        </w:rPr>
        <w:t>本企业对上述声明内容的真实性负责。如有虚假，将依法承担相应责任。</w:t>
      </w:r>
    </w:p>
    <w:p>
      <w:pPr>
        <w:pStyle w:val="2"/>
        <w:pageBreakBefore w:val="0"/>
        <w:kinsoku/>
        <w:overflowPunct/>
        <w:topLinePunct w:val="0"/>
        <w:autoSpaceDE/>
        <w:autoSpaceDN/>
        <w:bidi w:val="0"/>
        <w:spacing w:line="360" w:lineRule="auto"/>
        <w:ind w:left="0" w:firstLine="0" w:firstLineChars="0"/>
        <w:rPr>
          <w:rFonts w:hint="eastAsia" w:ascii="宋体" w:hAnsi="宋体" w:eastAsia="宋体" w:cs="宋体"/>
          <w:b w:val="0"/>
          <w:bCs w:val="0"/>
          <w:kern w:val="2"/>
          <w:sz w:val="21"/>
          <w:szCs w:val="24"/>
          <w:highlight w:val="none"/>
          <w:lang w:val="en-US" w:eastAsia="zh-CN" w:bidi="ar-SA"/>
        </w:rPr>
      </w:pPr>
    </w:p>
    <w:p>
      <w:pPr>
        <w:pageBreakBefore w:val="0"/>
        <w:kinsoku/>
        <w:overflowPunct/>
        <w:topLinePunct w:val="0"/>
        <w:autoSpaceDE/>
        <w:autoSpaceDN/>
        <w:bidi w:val="0"/>
        <w:spacing w:beforeAutospacing="0" w:afterAutospacing="0" w:line="360" w:lineRule="auto"/>
        <w:ind w:left="0" w:leftChars="0" w:right="0" w:firstLine="0" w:firstLineChars="0"/>
        <w:jc w:val="right"/>
        <w:outlineLvl w:val="3"/>
        <w:rPr>
          <w:rFonts w:hint="eastAsia" w:ascii="宋体" w:hAnsi="宋体" w:eastAsia="宋体" w:cs="宋体"/>
          <w:szCs w:val="21"/>
          <w:highlight w:val="none"/>
        </w:rPr>
      </w:pPr>
      <w:r>
        <w:rPr>
          <w:rFonts w:hint="eastAsia" w:ascii="宋体" w:hAnsi="宋体" w:eastAsia="宋体" w:cs="宋体"/>
          <w:szCs w:val="21"/>
          <w:highlight w:val="none"/>
        </w:rPr>
        <w:t>企业名称：</w:t>
      </w:r>
    </w:p>
    <w:p>
      <w:pPr>
        <w:pageBreakBefore w:val="0"/>
        <w:kinsoku/>
        <w:overflowPunct/>
        <w:topLinePunct w:val="0"/>
        <w:autoSpaceDE/>
        <w:autoSpaceDN/>
        <w:bidi w:val="0"/>
        <w:spacing w:beforeAutospacing="0" w:afterAutospacing="0" w:line="360" w:lineRule="auto"/>
        <w:ind w:left="0" w:leftChars="0" w:right="0" w:firstLine="0" w:firstLineChars="0"/>
        <w:jc w:val="right"/>
        <w:outlineLvl w:val="3"/>
        <w:rPr>
          <w:rFonts w:hint="eastAsia" w:ascii="宋体" w:hAnsi="宋体" w:eastAsia="宋体" w:cs="宋体"/>
          <w:szCs w:val="21"/>
          <w:highlight w:val="none"/>
        </w:rPr>
      </w:pPr>
      <w:r>
        <w:rPr>
          <w:rFonts w:hint="eastAsia" w:ascii="宋体" w:hAnsi="宋体" w:eastAsia="宋体" w:cs="宋体"/>
          <w:szCs w:val="21"/>
          <w:highlight w:val="none"/>
        </w:rPr>
        <w:t>日 期：</w:t>
      </w:r>
    </w:p>
    <w:p>
      <w:pPr>
        <w:pStyle w:val="2"/>
        <w:pageBreakBefore w:val="0"/>
        <w:kinsoku/>
        <w:overflowPunct/>
        <w:topLinePunct w:val="0"/>
        <w:autoSpaceDE/>
        <w:autoSpaceDN/>
        <w:bidi w:val="0"/>
        <w:spacing w:line="360" w:lineRule="auto"/>
        <w:ind w:left="0" w:firstLine="0" w:firstLineChars="0"/>
        <w:rPr>
          <w:rFonts w:hint="eastAsia" w:ascii="宋体" w:hAnsi="宋体" w:eastAsia="宋体" w:cs="宋体"/>
          <w:b w:val="0"/>
          <w:bCs w:val="0"/>
          <w:kern w:val="2"/>
          <w:sz w:val="21"/>
          <w:szCs w:val="24"/>
          <w:highlight w:val="none"/>
          <w:lang w:val="en-US" w:eastAsia="zh-CN" w:bidi="ar-SA"/>
        </w:rPr>
      </w:pPr>
    </w:p>
    <w:p>
      <w:pPr>
        <w:pStyle w:val="2"/>
        <w:pageBreakBefore w:val="0"/>
        <w:kinsoku/>
        <w:overflowPunct/>
        <w:topLinePunct w:val="0"/>
        <w:autoSpaceDE/>
        <w:autoSpaceDN/>
        <w:bidi w:val="0"/>
        <w:spacing w:line="360" w:lineRule="auto"/>
        <w:ind w:left="0" w:firstLine="0" w:firstLineChars="0"/>
        <w:rPr>
          <w:rFonts w:hint="eastAsia" w:ascii="宋体" w:hAnsi="宋体" w:eastAsia="宋体" w:cs="宋体"/>
          <w:b w:val="0"/>
          <w:bCs w:val="0"/>
          <w:kern w:val="2"/>
          <w:sz w:val="21"/>
          <w:szCs w:val="24"/>
          <w:highlight w:val="none"/>
          <w:lang w:val="en-US" w:eastAsia="zh-CN" w:bidi="ar-SA"/>
        </w:rPr>
      </w:pPr>
      <w:r>
        <w:rPr>
          <w:rFonts w:hint="eastAsia" w:ascii="宋体" w:hAnsi="宋体" w:eastAsia="宋体" w:cs="宋体"/>
          <w:b w:val="0"/>
          <w:bCs w:val="0"/>
          <w:kern w:val="2"/>
          <w:sz w:val="21"/>
          <w:szCs w:val="24"/>
          <w:highlight w:val="none"/>
          <w:lang w:val="en-US" w:eastAsia="zh-CN" w:bidi="ar-SA"/>
        </w:rPr>
        <w:t>注： 从业人员、营业收入、资产总额填报上一年度数据，无上一年度数据的新成立企业可不填报。</w:t>
      </w:r>
    </w:p>
    <w:p>
      <w:pPr>
        <w:pageBreakBefore w:val="0"/>
        <w:kinsoku/>
        <w:overflowPunct/>
        <w:topLinePunct w:val="0"/>
        <w:autoSpaceDE/>
        <w:autoSpaceDN/>
        <w:bidi w:val="0"/>
        <w:spacing w:line="360" w:lineRule="auto"/>
        <w:ind w:left="0" w:firstLine="0" w:firstLineChars="0"/>
        <w:rPr>
          <w:rFonts w:hint="eastAsia" w:ascii="宋体" w:hAnsi="宋体" w:eastAsia="宋体" w:cs="宋体"/>
          <w:szCs w:val="21"/>
          <w:highlight w:val="none"/>
        </w:rPr>
      </w:pPr>
      <w:r>
        <w:rPr>
          <w:rFonts w:hint="eastAsia" w:ascii="宋体" w:hAnsi="宋体" w:eastAsia="宋体" w:cs="宋体"/>
          <w:highlight w:val="none"/>
        </w:rPr>
        <w:t>本投标人已知悉《政府采购促进中小企业发展管理办法》（财库〔2020〕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61"/>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outlineLvl w:val="3"/>
        <w:rPr>
          <w:rFonts w:hint="eastAsia" w:ascii="宋体" w:hAnsi="宋体" w:eastAsia="宋体" w:cs="宋体"/>
          <w:b/>
          <w:sz w:val="24"/>
          <w:highlight w:val="none"/>
        </w:rPr>
      </w:pPr>
      <w:r>
        <w:rPr>
          <w:rFonts w:hint="eastAsia" w:ascii="宋体" w:hAnsi="宋体" w:eastAsia="宋体" w:cs="宋体"/>
          <w:b/>
          <w:sz w:val="24"/>
          <w:highlight w:val="none"/>
        </w:rPr>
        <w:t>2、残疾人福利性单位声明函（货物类）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本投标人郑重声明，根据《财政部民政部中国残疾人联合会关于促进残疾人就业政府采购政策的通知》（财库〔2017〕141 号）的规定，本投标人参加</w:t>
      </w:r>
      <w:r>
        <w:rPr>
          <w:rFonts w:hint="eastAsia" w:ascii="宋体" w:hAnsi="宋体" w:eastAsia="宋体" w:cs="宋体"/>
          <w:b/>
          <w:bCs/>
          <w:szCs w:val="21"/>
          <w:highlight w:val="none"/>
          <w:u w:val="single"/>
        </w:rPr>
        <w:t>（采购人名称）</w:t>
      </w:r>
      <w:r>
        <w:rPr>
          <w:rFonts w:hint="eastAsia" w:ascii="宋体" w:hAnsi="宋体" w:eastAsia="宋体" w:cs="宋体"/>
          <w:szCs w:val="21"/>
          <w:highlight w:val="none"/>
        </w:rPr>
        <w:t>的</w:t>
      </w:r>
      <w:r>
        <w:rPr>
          <w:rFonts w:hint="eastAsia" w:ascii="宋体" w:hAnsi="宋体" w:eastAsia="宋体" w:cs="宋体"/>
          <w:b/>
          <w:bCs/>
          <w:szCs w:val="21"/>
          <w:highlight w:val="none"/>
          <w:u w:val="single"/>
        </w:rPr>
        <w:t>（项目名称）</w:t>
      </w:r>
      <w:r>
        <w:rPr>
          <w:rFonts w:hint="eastAsia" w:ascii="宋体" w:hAnsi="宋体" w:eastAsia="宋体" w:cs="宋体"/>
          <w:szCs w:val="21"/>
          <w:highlight w:val="none"/>
        </w:rPr>
        <w:t>采购活动，提供的货物全部由符合政策要求的残疾人福利性单位制造。相关残疾人福利性单位的具体情况如下：</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1.</w:t>
      </w:r>
      <w:r>
        <w:rPr>
          <w:rFonts w:hint="eastAsia" w:ascii="宋体" w:hAnsi="宋体" w:eastAsia="宋体" w:cs="宋体"/>
          <w:b/>
          <w:bCs/>
          <w:szCs w:val="21"/>
          <w:highlight w:val="none"/>
          <w:u w:val="single"/>
        </w:rPr>
        <w:t xml:space="preserve"> （标的名称）</w:t>
      </w:r>
      <w:r>
        <w:rPr>
          <w:rFonts w:hint="eastAsia" w:ascii="宋体" w:hAnsi="宋体" w:eastAsia="宋体" w:cs="宋体"/>
          <w:szCs w:val="21"/>
          <w:highlight w:val="none"/>
        </w:rPr>
        <w:t xml:space="preserve"> ，制造商为</w:t>
      </w:r>
      <w:r>
        <w:rPr>
          <w:rFonts w:hint="eastAsia" w:ascii="宋体" w:hAnsi="宋体" w:eastAsia="宋体" w:cs="宋体"/>
          <w:b/>
          <w:bCs/>
          <w:szCs w:val="21"/>
          <w:highlight w:val="none"/>
          <w:u w:val="single"/>
        </w:rPr>
        <w:t>（单位名称）</w:t>
      </w:r>
      <w:r>
        <w:rPr>
          <w:rFonts w:hint="eastAsia" w:ascii="宋体" w:hAnsi="宋体" w:eastAsia="宋体" w:cs="宋体"/>
          <w:szCs w:val="21"/>
          <w:highlight w:val="none"/>
        </w:rPr>
        <w:t>，属于</w:t>
      </w:r>
      <w:r>
        <w:rPr>
          <w:rFonts w:hint="eastAsia" w:ascii="宋体" w:hAnsi="宋体" w:eastAsia="宋体" w:cs="宋体"/>
          <w:b/>
          <w:bCs/>
          <w:szCs w:val="21"/>
          <w:highlight w:val="none"/>
          <w:u w:val="single"/>
        </w:rPr>
        <w:t>残疾人福利性单位</w:t>
      </w:r>
      <w:r>
        <w:rPr>
          <w:rFonts w:hint="eastAsia" w:ascii="宋体" w:hAnsi="宋体" w:eastAsia="宋体" w:cs="宋体"/>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2.</w:t>
      </w:r>
      <w:r>
        <w:rPr>
          <w:rFonts w:hint="eastAsia" w:ascii="宋体" w:hAnsi="宋体" w:eastAsia="宋体" w:cs="宋体"/>
          <w:b/>
          <w:bCs/>
          <w:szCs w:val="21"/>
          <w:highlight w:val="none"/>
          <w:u w:val="single"/>
        </w:rPr>
        <w:t xml:space="preserve"> （标的名称）</w:t>
      </w:r>
      <w:r>
        <w:rPr>
          <w:rFonts w:hint="eastAsia" w:ascii="宋体" w:hAnsi="宋体" w:eastAsia="宋体" w:cs="宋体"/>
          <w:szCs w:val="21"/>
          <w:highlight w:val="none"/>
        </w:rPr>
        <w:t xml:space="preserve"> ，制造商为</w:t>
      </w:r>
      <w:r>
        <w:rPr>
          <w:rFonts w:hint="eastAsia" w:ascii="宋体" w:hAnsi="宋体" w:eastAsia="宋体" w:cs="宋体"/>
          <w:b/>
          <w:bCs/>
          <w:szCs w:val="21"/>
          <w:highlight w:val="none"/>
          <w:u w:val="single"/>
        </w:rPr>
        <w:t>（单位名称）</w:t>
      </w:r>
      <w:r>
        <w:rPr>
          <w:rFonts w:hint="eastAsia" w:ascii="宋体" w:hAnsi="宋体" w:eastAsia="宋体" w:cs="宋体"/>
          <w:szCs w:val="21"/>
          <w:highlight w:val="none"/>
        </w:rPr>
        <w:t>，属于</w:t>
      </w:r>
      <w:r>
        <w:rPr>
          <w:rFonts w:hint="eastAsia" w:ascii="宋体" w:hAnsi="宋体" w:eastAsia="宋体" w:cs="宋体"/>
          <w:b/>
          <w:bCs/>
          <w:szCs w:val="21"/>
          <w:highlight w:val="none"/>
          <w:u w:val="single"/>
        </w:rPr>
        <w:t>残疾人福利性单位</w:t>
      </w:r>
      <w:r>
        <w:rPr>
          <w:rFonts w:hint="eastAsia" w:ascii="宋体" w:hAnsi="宋体" w:eastAsia="宋体" w:cs="宋体"/>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szCs w:val="21"/>
          <w:highlight w:val="none"/>
        </w:rPr>
      </w:pPr>
      <w:r>
        <w:rPr>
          <w:rFonts w:hint="eastAsia" w:ascii="宋体" w:hAnsi="宋体" w:eastAsia="宋体" w:cs="宋体"/>
          <w:szCs w:val="21"/>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bookmarkStart w:id="62" w:name="_Hlk73562331"/>
      <w:bookmarkStart w:id="63" w:name="_Hlk73562245"/>
      <w:r>
        <w:rPr>
          <w:rFonts w:hint="eastAsia" w:ascii="宋体" w:hAnsi="宋体" w:eastAsia="宋体" w:cs="宋体"/>
          <w:highlight w:val="none"/>
        </w:rPr>
        <w:t>本投标人已知悉《财政部民政部中国残疾人联合会关于促进残疾人就业政府采购政策的通知》（财库〔2017〕141 号）的规定，承诺提供的声明函内容是真实的，如提供声明函内容不实，则依法追究相关法律责任。</w:t>
      </w:r>
      <w:bookmarkEnd w:id="62"/>
    </w:p>
    <w:bookmarkEnd w:id="63"/>
    <w:p>
      <w:pPr>
        <w:pageBreakBefore w:val="0"/>
        <w:kinsoku/>
        <w:overflowPunct/>
        <w:topLinePunct w:val="0"/>
        <w:autoSpaceDE/>
        <w:autoSpaceDN/>
        <w:bidi w:val="0"/>
        <w:spacing w:beforeAutospacing="0" w:afterAutospacing="0" w:line="360" w:lineRule="auto"/>
        <w:ind w:left="0" w:leftChars="0" w:right="0" w:firstLine="0" w:firstLineChars="0"/>
        <w:jc w:val="right"/>
        <w:outlineLvl w:val="3"/>
        <w:rPr>
          <w:rFonts w:hint="eastAsia" w:ascii="宋体" w:hAnsi="宋体" w:eastAsia="宋体" w:cs="宋体"/>
          <w:szCs w:val="21"/>
          <w:highlight w:val="none"/>
        </w:rPr>
      </w:pPr>
      <w:r>
        <w:rPr>
          <w:rFonts w:hint="eastAsia" w:ascii="宋体" w:hAnsi="宋体" w:eastAsia="宋体" w:cs="宋体"/>
          <w:szCs w:val="21"/>
          <w:highlight w:val="none"/>
        </w:rPr>
        <w:t>企业名称：</w:t>
      </w:r>
    </w:p>
    <w:p>
      <w:pPr>
        <w:pageBreakBefore w:val="0"/>
        <w:kinsoku/>
        <w:overflowPunct/>
        <w:topLinePunct w:val="0"/>
        <w:autoSpaceDE/>
        <w:autoSpaceDN/>
        <w:bidi w:val="0"/>
        <w:spacing w:beforeAutospacing="0" w:afterAutospacing="0" w:line="360" w:lineRule="auto"/>
        <w:ind w:left="0" w:leftChars="0" w:right="0" w:firstLine="0" w:firstLineChars="0"/>
        <w:jc w:val="right"/>
        <w:outlineLvl w:val="3"/>
        <w:rPr>
          <w:rFonts w:hint="eastAsia" w:ascii="宋体" w:hAnsi="宋体" w:eastAsia="宋体" w:cs="宋体"/>
          <w:szCs w:val="21"/>
          <w:highlight w:val="none"/>
        </w:rPr>
      </w:pPr>
      <w:r>
        <w:rPr>
          <w:rFonts w:hint="eastAsia" w:ascii="宋体" w:hAnsi="宋体" w:eastAsia="宋体" w:cs="宋体"/>
          <w:szCs w:val="21"/>
          <w:highlight w:val="none"/>
        </w:rPr>
        <w:t>日 期：</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outlineLvl w:val="3"/>
        <w:rPr>
          <w:rFonts w:hint="eastAsia" w:ascii="宋体" w:hAnsi="宋体" w:eastAsia="宋体" w:cs="宋体"/>
          <w:b/>
          <w:sz w:val="24"/>
          <w:highlight w:val="none"/>
        </w:rPr>
      </w:pPr>
      <w:r>
        <w:rPr>
          <w:rFonts w:hint="eastAsia" w:ascii="宋体" w:hAnsi="宋体" w:eastAsia="宋体" w:cs="宋体"/>
          <w:b/>
          <w:sz w:val="24"/>
          <w:highlight w:val="none"/>
        </w:rPr>
        <w:t>3、监狱企业声明函【货物类，提供监狱企业货物的供应商如需享受优惠政策，还须另行提供省级以上监狱管理局、戒毒管理局（含新疆生产建设兵团）出具的监狱企业证明文件】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本投标人郑重声明，根据《财政部司法部关于政府采购支持监狱企业发展有关问题的通知》（财库〔2014〕68号）的规定，本投标人参加</w:t>
      </w:r>
      <w:r>
        <w:rPr>
          <w:rFonts w:hint="eastAsia" w:ascii="宋体" w:hAnsi="宋体" w:eastAsia="宋体" w:cs="宋体"/>
          <w:b/>
          <w:bCs/>
          <w:szCs w:val="21"/>
          <w:highlight w:val="none"/>
          <w:u w:val="single"/>
        </w:rPr>
        <w:t>（采购人名称）</w:t>
      </w:r>
      <w:r>
        <w:rPr>
          <w:rFonts w:hint="eastAsia" w:ascii="宋体" w:hAnsi="宋体" w:eastAsia="宋体" w:cs="宋体"/>
          <w:szCs w:val="21"/>
          <w:highlight w:val="none"/>
        </w:rPr>
        <w:t>的</w:t>
      </w:r>
      <w:r>
        <w:rPr>
          <w:rFonts w:hint="eastAsia" w:ascii="宋体" w:hAnsi="宋体" w:eastAsia="宋体" w:cs="宋体"/>
          <w:b/>
          <w:bCs/>
          <w:szCs w:val="21"/>
          <w:highlight w:val="none"/>
          <w:u w:val="single"/>
        </w:rPr>
        <w:t>（项目名称）</w:t>
      </w:r>
      <w:r>
        <w:rPr>
          <w:rFonts w:hint="eastAsia" w:ascii="宋体" w:hAnsi="宋体" w:eastAsia="宋体" w:cs="宋体"/>
          <w:szCs w:val="21"/>
          <w:highlight w:val="none"/>
        </w:rPr>
        <w:t>采购活动，提供的货物全部由符合政策要求的监狱企业制造。相关监狱企业的具体情况如下：</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1.</w:t>
      </w:r>
      <w:r>
        <w:rPr>
          <w:rFonts w:hint="eastAsia" w:ascii="宋体" w:hAnsi="宋体" w:eastAsia="宋体" w:cs="宋体"/>
          <w:b/>
          <w:bCs/>
          <w:szCs w:val="21"/>
          <w:highlight w:val="none"/>
          <w:u w:val="single"/>
        </w:rPr>
        <w:t xml:space="preserve"> （标的名称）</w:t>
      </w:r>
      <w:r>
        <w:rPr>
          <w:rFonts w:hint="eastAsia" w:ascii="宋体" w:hAnsi="宋体" w:eastAsia="宋体" w:cs="宋体"/>
          <w:szCs w:val="21"/>
          <w:highlight w:val="none"/>
        </w:rPr>
        <w:t xml:space="preserve"> ，制造商为</w:t>
      </w:r>
      <w:r>
        <w:rPr>
          <w:rFonts w:hint="eastAsia" w:ascii="宋体" w:hAnsi="宋体" w:eastAsia="宋体" w:cs="宋体"/>
          <w:b/>
          <w:bCs/>
          <w:szCs w:val="21"/>
          <w:highlight w:val="none"/>
          <w:u w:val="single"/>
        </w:rPr>
        <w:t>（企业名称）</w:t>
      </w:r>
      <w:r>
        <w:rPr>
          <w:rFonts w:hint="eastAsia" w:ascii="宋体" w:hAnsi="宋体" w:eastAsia="宋体" w:cs="宋体"/>
          <w:szCs w:val="21"/>
          <w:highlight w:val="none"/>
        </w:rPr>
        <w:t>，属于</w:t>
      </w:r>
      <w:r>
        <w:rPr>
          <w:rFonts w:hint="eastAsia" w:ascii="宋体" w:hAnsi="宋体" w:eastAsia="宋体" w:cs="宋体"/>
          <w:b/>
          <w:bCs/>
          <w:szCs w:val="21"/>
          <w:highlight w:val="none"/>
          <w:u w:val="single"/>
        </w:rPr>
        <w:t>监狱企业</w:t>
      </w:r>
      <w:r>
        <w:rPr>
          <w:rFonts w:hint="eastAsia" w:ascii="宋体" w:hAnsi="宋体" w:eastAsia="宋体" w:cs="宋体"/>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2.</w:t>
      </w:r>
      <w:r>
        <w:rPr>
          <w:rFonts w:hint="eastAsia" w:ascii="宋体" w:hAnsi="宋体" w:eastAsia="宋体" w:cs="宋体"/>
          <w:b/>
          <w:bCs/>
          <w:szCs w:val="21"/>
          <w:highlight w:val="none"/>
          <w:u w:val="single"/>
        </w:rPr>
        <w:t xml:space="preserve"> （标的名称）</w:t>
      </w:r>
      <w:r>
        <w:rPr>
          <w:rFonts w:hint="eastAsia" w:ascii="宋体" w:hAnsi="宋体" w:eastAsia="宋体" w:cs="宋体"/>
          <w:szCs w:val="21"/>
          <w:highlight w:val="none"/>
        </w:rPr>
        <w:t xml:space="preserve"> ，制造商为</w:t>
      </w:r>
      <w:r>
        <w:rPr>
          <w:rFonts w:hint="eastAsia" w:ascii="宋体" w:hAnsi="宋体" w:eastAsia="宋体" w:cs="宋体"/>
          <w:b/>
          <w:bCs/>
          <w:szCs w:val="21"/>
          <w:highlight w:val="none"/>
          <w:u w:val="single"/>
        </w:rPr>
        <w:t>（企业名称）</w:t>
      </w:r>
      <w:r>
        <w:rPr>
          <w:rFonts w:hint="eastAsia" w:ascii="宋体" w:hAnsi="宋体" w:eastAsia="宋体" w:cs="宋体"/>
          <w:szCs w:val="21"/>
          <w:highlight w:val="none"/>
        </w:rPr>
        <w:t>，属于</w:t>
      </w:r>
      <w:r>
        <w:rPr>
          <w:rFonts w:hint="eastAsia" w:ascii="宋体" w:hAnsi="宋体" w:eastAsia="宋体" w:cs="宋体"/>
          <w:b/>
          <w:bCs/>
          <w:szCs w:val="21"/>
          <w:highlight w:val="none"/>
          <w:u w:val="single"/>
        </w:rPr>
        <w:t>监狱企业</w:t>
      </w:r>
      <w:r>
        <w:rPr>
          <w:rFonts w:hint="eastAsia" w:ascii="宋体" w:hAnsi="宋体" w:eastAsia="宋体" w:cs="宋体"/>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szCs w:val="21"/>
          <w:highlight w:val="none"/>
        </w:rPr>
      </w:pPr>
      <w:r>
        <w:rPr>
          <w:rFonts w:hint="eastAsia" w:ascii="宋体" w:hAnsi="宋体" w:eastAsia="宋体" w:cs="宋体"/>
          <w:szCs w:val="21"/>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本投标人对上述声明内容的真实性负责。如有虚假，将依法承担相应责任。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附：省级以上监狱管理局、戒毒管理局（含新疆生产建设兵团）出具的监狱企业证明文件。</w:t>
      </w:r>
    </w:p>
    <w:bookmarkEnd w:id="59"/>
    <w:p>
      <w:pPr>
        <w:pageBreakBefore w:val="0"/>
        <w:kinsoku/>
        <w:overflowPunct/>
        <w:topLinePunct w:val="0"/>
        <w:autoSpaceDE/>
        <w:autoSpaceDN/>
        <w:bidi w:val="0"/>
        <w:spacing w:beforeAutospacing="0" w:afterAutospacing="0" w:line="360" w:lineRule="auto"/>
        <w:ind w:left="0" w:leftChars="0" w:right="0" w:firstLine="0" w:firstLineChars="0"/>
        <w:jc w:val="right"/>
        <w:outlineLvl w:val="3"/>
        <w:rPr>
          <w:rFonts w:hint="eastAsia" w:ascii="宋体" w:hAnsi="宋体" w:eastAsia="宋体" w:cs="宋体"/>
          <w:szCs w:val="21"/>
          <w:highlight w:val="none"/>
        </w:rPr>
      </w:pPr>
      <w:r>
        <w:rPr>
          <w:rFonts w:hint="eastAsia" w:ascii="宋体" w:hAnsi="宋体" w:eastAsia="宋体" w:cs="宋体"/>
          <w:szCs w:val="21"/>
          <w:highlight w:val="none"/>
        </w:rPr>
        <w:t>企业名称：</w:t>
      </w:r>
    </w:p>
    <w:p>
      <w:pPr>
        <w:pageBreakBefore w:val="0"/>
        <w:kinsoku/>
        <w:overflowPunct/>
        <w:topLinePunct w:val="0"/>
        <w:autoSpaceDE/>
        <w:autoSpaceDN/>
        <w:bidi w:val="0"/>
        <w:spacing w:beforeAutospacing="0" w:afterAutospacing="0" w:line="360" w:lineRule="auto"/>
        <w:ind w:left="0" w:leftChars="0" w:right="0" w:firstLine="0" w:firstLineChars="0"/>
        <w:jc w:val="right"/>
        <w:outlineLvl w:val="3"/>
        <w:rPr>
          <w:rFonts w:hint="eastAsia" w:ascii="宋体" w:hAnsi="宋体" w:eastAsia="宋体" w:cs="宋体"/>
          <w:szCs w:val="21"/>
          <w:highlight w:val="none"/>
        </w:rPr>
      </w:pPr>
      <w:r>
        <w:rPr>
          <w:rFonts w:hint="eastAsia" w:ascii="宋体" w:hAnsi="宋体" w:eastAsia="宋体" w:cs="宋体"/>
          <w:szCs w:val="21"/>
          <w:highlight w:val="none"/>
        </w:rPr>
        <w:t>日 期：</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
          <w:bCs/>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FF0000"/>
          <w:sz w:val="24"/>
          <w:highlight w:val="none"/>
        </w:rPr>
      </w:pP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sz w:val="24"/>
          <w:szCs w:val="24"/>
          <w:highlight w:val="none"/>
        </w:rPr>
      </w:pPr>
      <w:bookmarkStart w:id="64" w:name="_Hlk72259976"/>
      <w:r>
        <w:rPr>
          <w:rFonts w:hint="eastAsia" w:ascii="宋体" w:hAnsi="宋体" w:eastAsia="宋体" w:cs="宋体"/>
          <w:b w:val="0"/>
          <w:sz w:val="24"/>
          <w:szCs w:val="24"/>
          <w:highlight w:val="none"/>
        </w:rPr>
        <w:t>四、项目详细报价</w:t>
      </w:r>
    </w:p>
    <w:p>
      <w:pPr>
        <w:pageBreakBefore w:val="0"/>
        <w:tabs>
          <w:tab w:val="left" w:pos="720"/>
        </w:tabs>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（一）分项报价表</w:t>
      </w:r>
    </w:p>
    <w:tbl>
      <w:tblPr>
        <w:tblStyle w:val="43"/>
        <w:tblpPr w:leftFromText="180" w:rightFromText="180" w:vertAnchor="text" w:horzAnchor="margin" w:tblpY="173"/>
        <w:tblW w:w="858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
        <w:gridCol w:w="655"/>
        <w:gridCol w:w="2267"/>
        <w:gridCol w:w="780"/>
        <w:gridCol w:w="680"/>
        <w:gridCol w:w="807"/>
        <w:gridCol w:w="513"/>
        <w:gridCol w:w="413"/>
        <w:gridCol w:w="634"/>
        <w:gridCol w:w="626"/>
        <w:gridCol w:w="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序号</w:t>
            </w:r>
          </w:p>
        </w:tc>
        <w:tc>
          <w:tcPr>
            <w:tcW w:w="655"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szCs w:val="21"/>
                <w:highlight w:val="none"/>
              </w:rPr>
              <w:t>采购计划编号</w:t>
            </w:r>
          </w:p>
        </w:tc>
        <w:tc>
          <w:tcPr>
            <w:tcW w:w="226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货物名称</w:t>
            </w:r>
          </w:p>
        </w:tc>
        <w:tc>
          <w:tcPr>
            <w:tcW w:w="7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szCs w:val="21"/>
                <w:highlight w:val="none"/>
              </w:rPr>
              <w:t>规格/品牌/型号</w:t>
            </w:r>
          </w:p>
        </w:tc>
        <w:tc>
          <w:tcPr>
            <w:tcW w:w="6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
                <w:color w:val="FF0000"/>
                <w:szCs w:val="21"/>
                <w:highlight w:val="none"/>
              </w:rPr>
              <w:t>原产地</w:t>
            </w:r>
          </w:p>
        </w:tc>
        <w:tc>
          <w:tcPr>
            <w:tcW w:w="80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szCs w:val="21"/>
                <w:highlight w:val="none"/>
              </w:rPr>
              <w:t>制造商名称</w:t>
            </w:r>
          </w:p>
        </w:tc>
        <w:tc>
          <w:tcPr>
            <w:tcW w:w="5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数量</w:t>
            </w:r>
          </w:p>
        </w:tc>
        <w:tc>
          <w:tcPr>
            <w:tcW w:w="4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单位</w:t>
            </w:r>
          </w:p>
        </w:tc>
        <w:tc>
          <w:tcPr>
            <w:tcW w:w="63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szCs w:val="21"/>
                <w:highlight w:val="none"/>
              </w:rPr>
              <w:t>单价(元)</w:t>
            </w:r>
          </w:p>
        </w:tc>
        <w:tc>
          <w:tcPr>
            <w:tcW w:w="62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szCs w:val="21"/>
                <w:highlight w:val="none"/>
              </w:rPr>
              <w:t>合价(元)</w:t>
            </w:r>
          </w:p>
        </w:tc>
        <w:tc>
          <w:tcPr>
            <w:tcW w:w="7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财政预算限额（元）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1</w:t>
            </w:r>
          </w:p>
        </w:tc>
        <w:tc>
          <w:tcPr>
            <w:tcW w:w="655" w:type="dxa"/>
            <w:vMerge w:val="restart"/>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 xml:space="preserve">PLAN-2021*** </w:t>
            </w:r>
          </w:p>
        </w:tc>
        <w:tc>
          <w:tcPr>
            <w:tcW w:w="226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***（填写相关内容）</w:t>
            </w:r>
          </w:p>
        </w:tc>
        <w:tc>
          <w:tcPr>
            <w:tcW w:w="7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80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5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4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63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2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780" w:type="dxa"/>
            <w:vMerge w:val="restart"/>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szCs w:val="21"/>
                <w:highlight w:val="none"/>
              </w:rPr>
            </w:pPr>
            <w:r>
              <w:rPr>
                <w:rFonts w:hint="eastAsia" w:ascii="宋体" w:hAnsi="宋体" w:eastAsia="宋体" w:cs="宋体"/>
                <w:bCs/>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2</w:t>
            </w:r>
          </w:p>
        </w:tc>
        <w:tc>
          <w:tcPr>
            <w:tcW w:w="655"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226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7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80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5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4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63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2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780"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FF000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3</w:t>
            </w:r>
          </w:p>
        </w:tc>
        <w:tc>
          <w:tcPr>
            <w:tcW w:w="655"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226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7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80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5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4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63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2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780"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4</w:t>
            </w:r>
          </w:p>
        </w:tc>
        <w:tc>
          <w:tcPr>
            <w:tcW w:w="655"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226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7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80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5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4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63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2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780"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5</w:t>
            </w:r>
          </w:p>
        </w:tc>
        <w:tc>
          <w:tcPr>
            <w:tcW w:w="655"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226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7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80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5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4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63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2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780"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FF000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581" w:type="dxa"/>
            <w:gridSpan w:val="11"/>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r>
              <w:rPr>
                <w:rFonts w:hint="eastAsia" w:ascii="宋体" w:hAnsi="宋体" w:eastAsia="宋体" w:cs="宋体"/>
                <w:bCs/>
                <w:szCs w:val="21"/>
                <w:highlight w:val="none"/>
              </w:rPr>
              <w:t>合计（即投标总价；币种：人民币；单位：元） 小写：           大写：</w:t>
            </w:r>
          </w:p>
        </w:tc>
      </w:tr>
    </w:tbl>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注：1.本表可按同样格式扩展。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2. 如所投货物属于定制类的非量产货物或无具体品牌、型号的货物，可以在“规格/品牌/型号”一栏仅填写规格信息而不填写品牌、型号等信息（品牌、型号信息用“定制”描述即可）；</w:t>
      </w:r>
      <w:bookmarkStart w:id="65" w:name="_Hlk73646428"/>
      <w:r>
        <w:rPr>
          <w:rFonts w:hint="eastAsia" w:ascii="宋体" w:hAnsi="宋体" w:eastAsia="宋体" w:cs="宋体"/>
          <w:b/>
          <w:sz w:val="21"/>
          <w:szCs w:val="21"/>
          <w:highlight w:val="none"/>
        </w:rPr>
        <w:t>此类填写错误（所投货物为定制类的非量产货物但供应商却错误填报了品牌、型号）的不利后果由供应商承担，经评审委员会认定，在使用综合评分法的项目中一项此类填写错误将按照一项招标技术要求负偏离作处理。</w:t>
      </w:r>
      <w:bookmarkEnd w:id="65"/>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3.</w:t>
      </w:r>
      <w:bookmarkStart w:id="66" w:name="_Hlk72074795"/>
      <w:r>
        <w:rPr>
          <w:rFonts w:hint="eastAsia" w:ascii="宋体" w:hAnsi="宋体" w:eastAsia="宋体" w:cs="宋体"/>
          <w:b/>
          <w:sz w:val="21"/>
          <w:szCs w:val="21"/>
          <w:highlight w:val="none"/>
        </w:rPr>
        <w:t>“原产地”是指该货物的实际生产加工地，而非品牌总公司所在地</w:t>
      </w:r>
      <w:bookmarkEnd w:id="66"/>
      <w:r>
        <w:rPr>
          <w:rFonts w:hint="eastAsia" w:ascii="宋体" w:hAnsi="宋体" w:eastAsia="宋体" w:cs="宋体"/>
          <w:b/>
          <w:sz w:val="21"/>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4.所投货物均应填写制造商名称。</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5.以上分项报价表的投标总价应当与开标一览表的投标总价一致。</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6.单价、合价和投标总价为包干价，即三者均应包含货物的价款、包装、运输、装卸、安装、调试、技术指导、培训、咨询、服务、保险、税费、检测、验收合格交付使用之前以及技术和售后服务等其他各项有关费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7.所有价格应按“招标文件”中规定的货币单位填写；投标总价应为以上各分项价格之和；投标总价和项目报价表中单个采购预算条目报价均不得超过对应的财政预算限额，否则将导致投标无效。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 w:val="24"/>
          <w:highlight w:val="none"/>
        </w:rPr>
      </w:pPr>
    </w:p>
    <w:p>
      <w:pPr>
        <w:pageBreakBefore w:val="0"/>
        <w:tabs>
          <w:tab w:val="left" w:pos="720"/>
        </w:tabs>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24"/>
          <w:highlight w:val="none"/>
        </w:rPr>
      </w:pPr>
      <w:r>
        <w:rPr>
          <w:rFonts w:hint="eastAsia" w:ascii="宋体" w:hAnsi="宋体" w:eastAsia="宋体" w:cs="宋体"/>
          <w:b/>
          <w:sz w:val="24"/>
          <w:highlight w:val="none"/>
        </w:rPr>
        <w:t>（二）核心产品品牌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我单位所投核心产品的品牌为：</w:t>
      </w:r>
      <w:r>
        <w:rPr>
          <w:rFonts w:hint="eastAsia" w:ascii="宋体" w:hAnsi="宋体" w:eastAsia="宋体" w:cs="宋体"/>
          <w:b/>
          <w:sz w:val="24"/>
          <w:highlight w:val="none"/>
          <w:u w:val="single"/>
        </w:rPr>
        <w:t xml:space="preserve">               </w:t>
      </w:r>
      <w:r>
        <w:rPr>
          <w:rFonts w:hint="eastAsia" w:ascii="宋体" w:hAnsi="宋体" w:eastAsia="宋体" w:cs="宋体"/>
          <w:b/>
          <w:sz w:val="24"/>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sz w:val="24"/>
          <w:highlight w:val="none"/>
        </w:rPr>
        <w:t>备注：招标文件未列明核心产品的，无需填写该项。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p>
    <w:p>
      <w:pPr>
        <w:pageBreakBefore w:val="0"/>
        <w:tabs>
          <w:tab w:val="left" w:pos="720"/>
        </w:tabs>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24"/>
          <w:highlight w:val="none"/>
        </w:rPr>
      </w:pPr>
      <w:r>
        <w:rPr>
          <w:rFonts w:hint="eastAsia" w:ascii="宋体" w:hAnsi="宋体" w:eastAsia="宋体" w:cs="宋体"/>
          <w:b/>
          <w:sz w:val="24"/>
          <w:highlight w:val="none"/>
        </w:rPr>
        <w:t>（三）可选配件报价清单（不包括在总报价内）</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Cs w:val="21"/>
          <w:highlight w:val="none"/>
        </w:rPr>
      </w:pPr>
      <w:r>
        <w:rPr>
          <w:rFonts w:hint="eastAsia" w:ascii="宋体" w:hAnsi="宋体" w:eastAsia="宋体" w:cs="宋体"/>
          <w:b/>
          <w:bCs/>
          <w:szCs w:val="21"/>
          <w:highlight w:val="none"/>
        </w:rPr>
        <w:t>注：格式可以参照《（一）分项报价表》表格，并提供相应的品牌/规格/型号、原产地、制造商信息（没有品牌、型号的，用“定制”描述即可）、单价等详细信息</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4"/>
          <w:highlight w:val="none"/>
        </w:rPr>
      </w:pPr>
    </w:p>
    <w:p>
      <w:pPr>
        <w:pageBreakBefore w:val="0"/>
        <w:tabs>
          <w:tab w:val="left" w:pos="720"/>
        </w:tabs>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24"/>
          <w:highlight w:val="none"/>
        </w:rPr>
      </w:pPr>
      <w:r>
        <w:rPr>
          <w:rFonts w:hint="eastAsia" w:ascii="宋体" w:hAnsi="宋体" w:eastAsia="宋体" w:cs="宋体"/>
          <w:b/>
          <w:sz w:val="24"/>
          <w:highlight w:val="none"/>
        </w:rPr>
        <w:t>（四）</w:t>
      </w:r>
      <w:bookmarkStart w:id="67" w:name="_Hlk72073235"/>
      <w:r>
        <w:rPr>
          <w:rFonts w:hint="eastAsia" w:ascii="宋体" w:hAnsi="宋体" w:eastAsia="宋体" w:cs="宋体"/>
          <w:b/>
          <w:sz w:val="24"/>
          <w:highlight w:val="none"/>
        </w:rPr>
        <w:t>投标人认为需要涉及的其他内容报价清单</w:t>
      </w:r>
      <w:bookmarkEnd w:id="67"/>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bookmarkStart w:id="68" w:name="_Hlk72260501"/>
      <w:r>
        <w:rPr>
          <w:rFonts w:hint="eastAsia" w:ascii="宋体" w:hAnsi="宋体" w:eastAsia="宋体" w:cs="宋体"/>
          <w:highlight w:val="none"/>
        </w:rPr>
        <w:t>………………</w:t>
      </w:r>
      <w:bookmarkEnd w:id="68"/>
      <w:r>
        <w:rPr>
          <w:rFonts w:hint="eastAsia" w:ascii="宋体" w:hAnsi="宋体" w:eastAsia="宋体" w:cs="宋体"/>
          <w:highlight w:val="none"/>
        </w:rPr>
        <w:t>（根据项目具体情况增加与综合实力评审相关的节点）………………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color w:val="FF0000"/>
          <w:sz w:val="24"/>
          <w:highlight w:val="none"/>
        </w:rPr>
      </w:pPr>
      <w:r>
        <w:rPr>
          <w:rFonts w:hint="eastAsia" w:ascii="宋体" w:hAnsi="宋体" w:eastAsia="宋体" w:cs="宋体"/>
          <w:b/>
          <w:color w:val="FF0000"/>
          <w:sz w:val="24"/>
          <w:highlight w:val="none"/>
        </w:rPr>
        <w:t>（信息公开部分的内容到此为止！以下为信息不公开部分。）</w:t>
      </w:r>
    </w:p>
    <w:bookmarkEnd w:id="64"/>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br w:type="page"/>
      </w:r>
    </w:p>
    <w:p>
      <w:pPr>
        <w:pageBreakBefore w:val="0"/>
        <w:kinsoku/>
        <w:overflowPunct/>
        <w:topLinePunct w:val="0"/>
        <w:autoSpaceDE/>
        <w:autoSpaceDN/>
        <w:bidi w:val="0"/>
        <w:spacing w:beforeAutospacing="0" w:afterAutospacing="0" w:line="360" w:lineRule="auto"/>
        <w:ind w:left="0" w:leftChars="0" w:right="0" w:firstLine="0" w:firstLineChars="0"/>
        <w:outlineLvl w:val="1"/>
        <w:rPr>
          <w:rFonts w:hint="eastAsia" w:ascii="宋体" w:hAnsi="宋体" w:eastAsia="宋体" w:cs="宋体"/>
          <w:b/>
          <w:color w:val="FF0000"/>
          <w:sz w:val="28"/>
          <w:szCs w:val="28"/>
          <w:highlight w:val="none"/>
        </w:rPr>
      </w:pPr>
      <w:bookmarkStart w:id="69" w:name="_Hlk72260530"/>
      <w:r>
        <w:rPr>
          <w:rFonts w:hint="eastAsia" w:ascii="宋体" w:hAnsi="宋体" w:eastAsia="宋体" w:cs="宋体"/>
          <w:b/>
          <w:color w:val="FF0000"/>
          <w:sz w:val="28"/>
          <w:szCs w:val="28"/>
          <w:highlight w:val="none"/>
        </w:rPr>
        <w:t>投标文件附件（信息不公开部分）</w:t>
      </w: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sz w:val="24"/>
          <w:highlight w:val="none"/>
        </w:rPr>
      </w:pPr>
      <w:r>
        <w:rPr>
          <w:rFonts w:hint="eastAsia" w:ascii="宋体" w:hAnsi="宋体" w:eastAsia="宋体" w:cs="宋体"/>
          <w:b w:val="0"/>
          <w:sz w:val="24"/>
          <w:highlight w:val="none"/>
        </w:rPr>
        <w:t>一、</w:t>
      </w:r>
      <w:bookmarkStart w:id="70" w:name="_Hlk72092499"/>
      <w:r>
        <w:rPr>
          <w:rFonts w:hint="eastAsia" w:ascii="宋体" w:hAnsi="宋体" w:eastAsia="宋体" w:cs="宋体"/>
          <w:b w:val="0"/>
          <w:sz w:val="24"/>
          <w:highlight w:val="none"/>
        </w:rPr>
        <w:t>法定代表人（负责人）证明书</w:t>
      </w:r>
      <w:bookmarkEnd w:id="70"/>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 xml:space="preserve">   </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同志，现任我单位</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职务，为法定代表人（负责人），特此证明。</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说明：1、法定代表人为投标人（企业事业单位、国家机关、社会团体）的主要行政负责人。</w:t>
      </w:r>
    </w:p>
    <w:p>
      <w:pPr>
        <w:pageBreakBefore w:val="0"/>
        <w:numPr>
          <w:ilvl w:val="0"/>
          <w:numId w:val="8"/>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内容必须填写真实、清楚，涂改无效，不得转让、买卖。</w:t>
      </w:r>
    </w:p>
    <w:p>
      <w:pPr>
        <w:pageBreakBefore w:val="0"/>
        <w:kinsoku/>
        <w:overflowPunct/>
        <w:topLinePunct w:val="0"/>
        <w:autoSpaceDE/>
        <w:autoSpaceDN/>
        <w:bidi w:val="0"/>
        <w:adjustRightInd/>
        <w:spacing w:beforeAutospacing="0" w:afterAutospacing="0" w:line="360" w:lineRule="auto"/>
        <w:ind w:left="0" w:leftChars="0" w:right="0" w:firstLine="0" w:firstLineChars="0"/>
        <w:rPr>
          <w:rFonts w:hint="eastAsia" w:ascii="宋体" w:hAnsi="宋体" w:eastAsia="宋体" w:cs="宋体"/>
          <w:b/>
          <w:szCs w:val="21"/>
          <w:highlight w:val="none"/>
        </w:rPr>
      </w:pPr>
      <w:r>
        <w:rPr>
          <w:rFonts w:hint="eastAsia" w:ascii="宋体" w:hAnsi="宋体" w:eastAsia="宋体" w:cs="宋体"/>
          <w:b/>
          <w:szCs w:val="21"/>
          <w:highlight w:val="none"/>
        </w:rPr>
        <w:t>附： 请提供法定代表人身份证扫描件（正反两面）</w:t>
      </w:r>
    </w:p>
    <w:p>
      <w:pPr>
        <w:pStyle w:val="2"/>
        <w:pageBreakBefore w:val="0"/>
        <w:numPr>
          <w:ilvl w:val="0"/>
          <w:numId w:val="0"/>
        </w:numPr>
        <w:kinsoku/>
        <w:overflowPunct/>
        <w:topLinePunct w:val="0"/>
        <w:autoSpaceDE/>
        <w:autoSpaceDN/>
        <w:bidi w:val="0"/>
        <w:spacing w:line="360" w:lineRule="auto"/>
        <w:ind w:left="0" w:leftChars="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4"/>
          <w:highlight w:val="none"/>
        </w:rPr>
      </w:pP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sz w:val="24"/>
          <w:highlight w:val="none"/>
        </w:rPr>
      </w:pPr>
      <w:r>
        <w:rPr>
          <w:rFonts w:hint="eastAsia" w:ascii="宋体" w:hAnsi="宋体" w:eastAsia="宋体" w:cs="宋体"/>
          <w:b w:val="0"/>
          <w:sz w:val="24"/>
          <w:highlight w:val="none"/>
        </w:rPr>
        <w:t>二、投标文件签署授权委托书</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本授权委托书声明：我</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（姓名）系</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（投标人名称）的法定代表人（负责人），现授权委托</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（姓名）为我单位签署本项目已递交的投标文件的法定代表人（负责人）的授权委托代理人，代理人全权代表我所签署的本项目已递交的投标文件内容我均承认。</w:t>
      </w:r>
    </w:p>
    <w:p>
      <w:pPr>
        <w:pStyle w:val="8"/>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代理人无转委托权，特此委托。</w:t>
      </w:r>
    </w:p>
    <w:p>
      <w:pPr>
        <w:pStyle w:val="8"/>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u w:val="single"/>
        </w:rPr>
      </w:pPr>
      <w:r>
        <w:rPr>
          <w:rFonts w:hint="eastAsia" w:ascii="宋体" w:hAnsi="宋体" w:eastAsia="宋体" w:cs="宋体"/>
          <w:szCs w:val="21"/>
          <w:highlight w:val="none"/>
        </w:rPr>
        <w:t>代理人：</w:t>
      </w:r>
      <w:r>
        <w:rPr>
          <w:rFonts w:hint="eastAsia" w:ascii="宋体" w:hAnsi="宋体" w:eastAsia="宋体" w:cs="宋体"/>
          <w:szCs w:val="21"/>
          <w:highlight w:val="none"/>
          <w:u w:val="singl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联系电话：</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 xml:space="preserve">  手机：</w:t>
      </w:r>
      <w:r>
        <w:rPr>
          <w:rFonts w:hint="eastAsia" w:ascii="宋体" w:hAnsi="宋体" w:eastAsia="宋体" w:cs="宋体"/>
          <w:szCs w:val="21"/>
          <w:highlight w:val="none"/>
          <w:u w:val="singl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u w:val="single"/>
        </w:rPr>
      </w:pPr>
      <w:r>
        <w:rPr>
          <w:rFonts w:hint="eastAsia" w:ascii="宋体" w:hAnsi="宋体" w:eastAsia="宋体" w:cs="宋体"/>
          <w:szCs w:val="21"/>
          <w:highlight w:val="none"/>
        </w:rPr>
        <w:t>身份证号码：</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职务：</w:t>
      </w:r>
      <w:r>
        <w:rPr>
          <w:rFonts w:hint="eastAsia" w:ascii="宋体" w:hAnsi="宋体" w:eastAsia="宋体" w:cs="宋体"/>
          <w:szCs w:val="21"/>
          <w:highlight w:val="none"/>
          <w:u w:val="singl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授权委托日期：</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年</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 xml:space="preserve">月 </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日</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Cs w:val="21"/>
          <w:highlight w:val="none"/>
        </w:rPr>
      </w:pPr>
      <w:r>
        <w:rPr>
          <w:rFonts w:hint="eastAsia" w:ascii="宋体" w:hAnsi="宋体" w:eastAsia="宋体" w:cs="宋体"/>
          <w:b/>
          <w:color w:val="FF0000"/>
          <w:szCs w:val="21"/>
          <w:highlight w:val="none"/>
        </w:rPr>
        <w:t>附： 请提供代理人身份证扫描件（正反两面）；港澳台居民可提供来往通行证扫描件；非中国国籍管辖范围人员，可提供公安部门认可的身份证明材料扫描件。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Cs w:val="21"/>
          <w:highlight w:val="none"/>
        </w:rPr>
      </w:pPr>
    </w:p>
    <w:p>
      <w:pPr>
        <w:pStyle w:val="2"/>
        <w:rPr>
          <w:rFonts w:hint="eastAsia" w:ascii="宋体" w:hAnsi="宋体" w:eastAsia="宋体" w:cs="宋体"/>
          <w:b/>
          <w:szCs w:val="21"/>
          <w:highlight w:val="none"/>
        </w:rPr>
      </w:pP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sz w:val="24"/>
          <w:highlight w:val="none"/>
        </w:rPr>
      </w:pPr>
      <w:r>
        <w:rPr>
          <w:rFonts w:hint="eastAsia" w:ascii="宋体" w:hAnsi="宋体" w:eastAsia="宋体" w:cs="宋体"/>
          <w:b w:val="0"/>
          <w:sz w:val="24"/>
          <w:highlight w:val="none"/>
        </w:rPr>
        <w:t>三、</w:t>
      </w:r>
      <w:commentRangeStart w:id="140"/>
      <w:r>
        <w:rPr>
          <w:rFonts w:hint="eastAsia" w:ascii="宋体" w:hAnsi="宋体" w:eastAsia="宋体" w:cs="宋体"/>
          <w:b w:val="0"/>
          <w:sz w:val="24"/>
          <w:highlight w:val="none"/>
        </w:rPr>
        <w:t>政府采购违法行为风险知悉确认书</w:t>
      </w:r>
      <w:commentRangeEnd w:id="140"/>
      <w:r>
        <w:commentReference w:id="140"/>
      </w:r>
    </w:p>
    <w:p>
      <w:pPr>
        <w:pStyle w:val="5"/>
        <w:pageBreakBefore w:val="0"/>
        <w:kinsoku/>
        <w:wordWrap/>
        <w:overflowPunct/>
        <w:topLinePunct w:val="0"/>
        <w:autoSpaceDE/>
        <w:autoSpaceDN/>
        <w:bidi w:val="0"/>
        <w:adjustRightInd/>
        <w:snapToGrid/>
        <w:spacing w:before="0" w:beforeAutospacing="0" w:after="0" w:afterAutospacing="0" w:line="360" w:lineRule="auto"/>
        <w:ind w:left="0" w:leftChars="0" w:right="0" w:firstLine="0" w:firstLineChars="0"/>
        <w:jc w:val="center"/>
        <w:textAlignment w:val="auto"/>
        <w:rPr>
          <w:rFonts w:hint="eastAsia" w:ascii="宋体" w:hAnsi="宋体" w:eastAsia="宋体" w:cs="宋体"/>
          <w:b w:val="0"/>
          <w:kern w:val="0"/>
          <w:sz w:val="21"/>
          <w:szCs w:val="21"/>
          <w:highlight w:val="none"/>
        </w:rPr>
      </w:pPr>
    </w:p>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b/>
          <w:bCs/>
          <w:sz w:val="21"/>
          <w:szCs w:val="21"/>
        </w:rPr>
      </w:pPr>
      <w:r>
        <w:rPr>
          <w:rFonts w:hint="eastAsia" w:ascii="宋体" w:hAnsi="宋体" w:eastAsia="宋体" w:cs="宋体"/>
          <w:b/>
          <w:bCs/>
          <w:sz w:val="21"/>
          <w:szCs w:val="21"/>
        </w:rPr>
        <w:t>政府采购违法行为风险知悉确认书</w:t>
      </w:r>
    </w:p>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b/>
          <w:bCs/>
          <w:sz w:val="21"/>
          <w:szCs w:val="21"/>
        </w:rPr>
      </w:pP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本公司在投标前已充分知悉以下情形为参与政府采购活动时的重大风险事项，并承诺已对下述风险提示事项重点排查，做到严谨、诚信、依法依规参与政府采购活动。</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一、本公司已充分知悉“隐瞒真实情况，提供虚假资料”的法定情形，相关情形包括但不限于：</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（一）通过转让或者租借等方式从其他单位获取资格或者资质证书投标的。</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（二）由其他单位或者其他单位负责人在投标供应商编制的投标文件上加盖印章或者签字的。</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（三）项目负责人或者主要技术人员不是本单位人员的。</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（四）投标保证金不是从投标供应商基本账户转出的。</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（五）其他隐瞒真实情况、提供虚假资料的行为。</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二、本公司已充分知悉“与其他采购参加人串通投标”的法定情形，相关情形包括但不限于：</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（一）投标供应商之间相互约定给予未中标的供应商利益补偿。</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（二）不同投标供应商的法定代表人、主要经营负责人、项目投标授权代表人、项目负责人、主要技术人员为同一人、属同一单位或者在同一单位缴纳社会保险。</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（三）不同投标供应商的投标文件由同一单位或者同一人编制，或者由同一人分阶段参与编制的。</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（四）不同投标供应商的投标文件或部分投标文件相互混装。</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（五）不同投标供应商的投标文件内容存在非正常一致。</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（六）由同一单位工作人员为两家以上（含两家）供应商进行同一项投标活动的。</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（七）不同投标人的投标报价呈规律性差异。</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（八）不同投标人的投标保证金从同一单位或者个人的账户转出。</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（九）主管部门依照法律、法规认定的其他情形。</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三、本公司已充分知悉下列情形所对应的法律风险，并在投标前已对相关风险事项进行排查。</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一）对于从其他主体获取的投标资料，供应商应审慎核查，确保投标资料的真实性。如主管部门查实投标文件中存在虚假资料的，无论相关资料是否由第三方或本公司员工提供，均不影响主管部门对供应商存在“隐瞒真实情况，提供虚假资料”违法行为的认定。</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（二）对于涉及国家机关出具的公文、证件、证明材料等文件，一旦涉嫌虚假，经查实，主管部门将依法从严处理，并移送有关部门追究法律责任；涉嫌犯罪的，主管部门将一并移送司法机关追究法律责任。</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（三）对于涉及安全生产、特种作业、抢险救灾、防疫等政府采购项目，供应商实施提供虚假资料、串通投标等违法行为的，主管部门将依法从严处理。</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（六）单位负责人为同一人或者存在直接控股、管理关系的不同供应商，不得参加同一合同项下的政府采购活动。相关情形如查实，依法作投标无效处理；涉嫌串通投标等违法行为的，主管部门将依法调查处理。</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四、本公司已充分知悉政府采购违法、违规行为的法律后果。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以下文字请投标供应商抄写并确认：“本公司已仔细阅读《政府采购违法行为风险知悉确认书》，充分知悉违法行为的法律后果，并承诺将严谨、诚信、依法依规参与政府采购活动”。</w:t>
      </w:r>
      <w:r>
        <w:rPr>
          <w:rFonts w:hint="eastAsia" w:ascii="宋体" w:hAnsi="宋体" w:eastAsia="宋体" w:cs="宋体"/>
          <w:sz w:val="21"/>
          <w:szCs w:val="21"/>
          <w:u w:val="single"/>
          <w:lang w:val="en-US" w:eastAsia="zh-CN"/>
        </w:rPr>
        <w:t xml:space="preserve">   </w:t>
      </w:r>
    </w:p>
    <w:p>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u w:val="thick"/>
          <w:vertAlign w:val="baseline"/>
          <w:lang w:val="en-US" w:eastAsia="zh-CN"/>
        </w:rPr>
      </w:pPr>
      <w:r>
        <w:rPr>
          <w:rFonts w:hint="eastAsia" w:ascii="宋体" w:hAnsi="宋体" w:eastAsia="宋体" w:cs="宋体"/>
          <w:sz w:val="21"/>
          <w:szCs w:val="21"/>
          <w:u w:val="thick"/>
          <w:lang w:val="en-US" w:eastAsia="zh-CN"/>
        </w:rPr>
        <w:t xml:space="preserve"> </w:t>
      </w:r>
    </w:p>
    <w:tbl>
      <w:tblPr>
        <w:tblStyle w:val="44"/>
        <w:tblW w:w="8529"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8529"/>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PrEx>
        <w:tc>
          <w:tcPr>
            <w:tcW w:w="8529" w:type="dxa"/>
            <w:tcBorders>
              <w:tl2br w:val="nil"/>
              <w:tr2bl w:val="nil"/>
            </w:tcBorders>
          </w:tcPr>
          <w:p>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u w:val="thick"/>
                <w:vertAlign w:val="baseline"/>
                <w:lang w:val="en-US" w:eastAsia="zh-CN"/>
              </w:rPr>
            </w:pP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PrEx>
        <w:tc>
          <w:tcPr>
            <w:tcW w:w="8529" w:type="dxa"/>
            <w:tcBorders>
              <w:tl2br w:val="nil"/>
              <w:tr2bl w:val="nil"/>
            </w:tcBorders>
          </w:tcPr>
          <w:p>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u w:val="thick"/>
                <w:vertAlign w:val="baseline"/>
                <w:lang w:val="en-US" w:eastAsia="zh-CN"/>
              </w:rPr>
            </w:pP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PrEx>
        <w:tc>
          <w:tcPr>
            <w:tcW w:w="8529" w:type="dxa"/>
            <w:tcBorders>
              <w:tl2br w:val="nil"/>
              <w:tr2bl w:val="nil"/>
            </w:tcBorders>
          </w:tcPr>
          <w:p>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u w:val="thick"/>
                <w:vertAlign w:val="baseline"/>
                <w:lang w:val="en-US" w:eastAsia="zh-CN"/>
              </w:rPr>
            </w:pP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PrEx>
        <w:tc>
          <w:tcPr>
            <w:tcW w:w="8529" w:type="dxa"/>
            <w:tcBorders>
              <w:tl2br w:val="nil"/>
              <w:tr2bl w:val="nil"/>
            </w:tcBorders>
          </w:tcPr>
          <w:p>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u w:val="thick"/>
                <w:vertAlign w:val="baseline"/>
                <w:lang w:val="en-US" w:eastAsia="zh-CN"/>
              </w:rPr>
            </w:pPr>
          </w:p>
        </w:tc>
      </w:tr>
    </w:tbl>
    <w:p>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u w:val="thick"/>
          <w:lang w:val="en-US" w:eastAsia="zh-CN"/>
        </w:rPr>
      </w:pPr>
    </w:p>
    <w:p>
      <w:pPr>
        <w:keepNext w:val="0"/>
        <w:keepLines w:val="0"/>
        <w:pageBreakBefore w:val="0"/>
        <w:kinsoku/>
        <w:wordWrap/>
        <w:overflowPunct/>
        <w:topLinePunct w:val="0"/>
        <w:autoSpaceDE/>
        <w:autoSpaceDN/>
        <w:bidi w:val="0"/>
        <w:adjustRightInd/>
        <w:snapToGrid/>
        <w:spacing w:line="360" w:lineRule="auto"/>
        <w:ind w:firstLine="0" w:firstLineChars="0"/>
        <w:jc w:val="right"/>
        <w:textAlignment w:val="auto"/>
        <w:rPr>
          <w:rFonts w:hint="eastAsia" w:ascii="宋体" w:hAnsi="宋体" w:eastAsia="宋体" w:cs="宋体"/>
          <w:sz w:val="21"/>
          <w:szCs w:val="21"/>
        </w:rPr>
      </w:pPr>
      <w:r>
        <w:rPr>
          <w:rFonts w:hint="eastAsia" w:ascii="宋体" w:hAnsi="宋体" w:eastAsia="宋体" w:cs="宋体"/>
          <w:sz w:val="21"/>
          <w:szCs w:val="21"/>
        </w:rPr>
        <w:t>负责人/投标授权代表签名：</w:t>
      </w:r>
    </w:p>
    <w:p>
      <w:pPr>
        <w:keepNext w:val="0"/>
        <w:keepLines w:val="0"/>
        <w:pageBreakBefore w:val="0"/>
        <w:kinsoku/>
        <w:wordWrap/>
        <w:overflowPunct/>
        <w:topLinePunct w:val="0"/>
        <w:autoSpaceDE/>
        <w:autoSpaceDN/>
        <w:bidi w:val="0"/>
        <w:adjustRightInd/>
        <w:snapToGrid/>
        <w:spacing w:line="360" w:lineRule="auto"/>
        <w:ind w:firstLine="0" w:firstLineChars="0"/>
        <w:jc w:val="right"/>
        <w:textAlignment w:val="auto"/>
        <w:rPr>
          <w:rFonts w:hint="eastAsia" w:ascii="宋体" w:hAnsi="宋体" w:eastAsia="宋体" w:cs="宋体"/>
          <w:sz w:val="21"/>
          <w:szCs w:val="21"/>
        </w:rPr>
      </w:pPr>
      <w:r>
        <w:rPr>
          <w:rFonts w:hint="eastAsia" w:ascii="宋体" w:hAnsi="宋体" w:eastAsia="宋体" w:cs="宋体"/>
          <w:sz w:val="21"/>
          <w:szCs w:val="21"/>
        </w:rPr>
        <w:t>知悉人（公章）：</w:t>
      </w:r>
    </w:p>
    <w:p>
      <w:pPr>
        <w:keepNext w:val="0"/>
        <w:keepLines w:val="0"/>
        <w:pageBreakBefore w:val="0"/>
        <w:kinsoku/>
        <w:wordWrap/>
        <w:overflowPunct/>
        <w:topLinePunct w:val="0"/>
        <w:autoSpaceDE/>
        <w:autoSpaceDN/>
        <w:bidi w:val="0"/>
        <w:adjustRightInd/>
        <w:snapToGrid/>
        <w:spacing w:line="360" w:lineRule="auto"/>
        <w:ind w:firstLine="0" w:firstLineChars="0"/>
        <w:jc w:val="right"/>
        <w:textAlignment w:val="auto"/>
        <w:rPr>
          <w:rFonts w:hint="eastAsia" w:ascii="宋体" w:hAnsi="宋体" w:eastAsia="宋体" w:cs="宋体"/>
          <w:sz w:val="21"/>
          <w:szCs w:val="21"/>
          <w:lang w:eastAsia="zh-CN"/>
        </w:rPr>
      </w:pPr>
      <w:r>
        <w:rPr>
          <w:rFonts w:hint="eastAsia" w:ascii="宋体" w:hAnsi="宋体" w:eastAsia="宋体" w:cs="宋体"/>
          <w:sz w:val="21"/>
          <w:szCs w:val="21"/>
        </w:rPr>
        <w:t>日期</w:t>
      </w:r>
      <w:r>
        <w:rPr>
          <w:rFonts w:hint="eastAsia" w:ascii="宋体" w:hAnsi="宋体" w:eastAsia="宋体" w:cs="宋体"/>
          <w:sz w:val="21"/>
          <w:szCs w:val="21"/>
          <w:lang w:eastAsia="zh-CN"/>
        </w:rPr>
        <w:t>：</w:t>
      </w:r>
    </w:p>
    <w:p>
      <w:pPr>
        <w:pageBreakBefore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1"/>
          <w:szCs w:val="21"/>
          <w:lang w:eastAsia="zh-CN"/>
        </w:rPr>
      </w:pPr>
    </w:p>
    <w:p>
      <w:pPr>
        <w:pageBreakBefore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1"/>
          <w:szCs w:val="21"/>
          <w:lang w:eastAsia="zh-CN"/>
        </w:rPr>
      </w:pPr>
      <w:commentRangeStart w:id="141"/>
      <w:r>
        <w:rPr>
          <w:rFonts w:hint="eastAsia" w:ascii="宋体" w:hAnsi="宋体" w:eastAsia="宋体" w:cs="宋体"/>
          <w:sz w:val="21"/>
          <w:szCs w:val="21"/>
          <w:lang w:eastAsia="zh-CN"/>
        </w:rPr>
        <w:t>注：根据《深圳市财政局关于采购文件增加风险告知有关事项的通知》（深财购〔2022〕22 号），该风险知悉确认书用于对供应商违法行为的警示，不作为供应商资格性审查及符合性审查条件。</w:t>
      </w:r>
      <w:commentRangeEnd w:id="141"/>
      <w:r>
        <w:rPr>
          <w:rFonts w:hint="eastAsia" w:ascii="宋体" w:hAnsi="宋体" w:eastAsia="宋体" w:cs="宋体"/>
          <w:sz w:val="21"/>
          <w:szCs w:val="21"/>
        </w:rPr>
        <w:commentReference w:id="141"/>
      </w:r>
    </w:p>
    <w:p>
      <w:pPr>
        <w:rPr>
          <w:rFonts w:hint="eastAsia"/>
        </w:rPr>
      </w:pP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default" w:ascii="宋体" w:hAnsi="宋体" w:eastAsia="宋体" w:cs="宋体"/>
          <w:b w:val="0"/>
          <w:kern w:val="0"/>
          <w:sz w:val="24"/>
          <w:szCs w:val="24"/>
          <w:highlight w:val="none"/>
          <w:lang w:val="en-US" w:eastAsia="zh-CN"/>
        </w:rPr>
      </w:pPr>
      <w:r>
        <w:rPr>
          <w:rFonts w:hint="eastAsia" w:cs="宋体"/>
          <w:b w:val="0"/>
          <w:kern w:val="0"/>
          <w:sz w:val="24"/>
          <w:szCs w:val="24"/>
          <w:highlight w:val="none"/>
          <w:lang w:eastAsia="zh-CN"/>
        </w:rPr>
        <w:t>四</w:t>
      </w:r>
      <w:r>
        <w:rPr>
          <w:rFonts w:hint="eastAsia" w:ascii="宋体" w:hAnsi="宋体" w:eastAsia="宋体" w:cs="宋体"/>
          <w:b w:val="0"/>
          <w:kern w:val="0"/>
          <w:sz w:val="24"/>
          <w:szCs w:val="24"/>
          <w:highlight w:val="none"/>
        </w:rPr>
        <w:t>、</w:t>
      </w:r>
      <w:bookmarkStart w:id="71" w:name="_Hlk72092634"/>
      <w:r>
        <w:rPr>
          <w:rFonts w:hint="eastAsia" w:ascii="宋体" w:hAnsi="宋体" w:eastAsia="宋体" w:cs="宋体"/>
          <w:b w:val="0"/>
          <w:kern w:val="0"/>
          <w:sz w:val="24"/>
          <w:szCs w:val="24"/>
          <w:highlight w:val="none"/>
        </w:rPr>
        <w:t>实质性条款响应情况表</w:t>
      </w:r>
      <w:bookmarkEnd w:id="71"/>
      <w:r>
        <w:rPr>
          <w:rFonts w:hint="eastAsia" w:cs="宋体"/>
          <w:b w:val="0"/>
          <w:kern w:val="0"/>
          <w:sz w:val="24"/>
          <w:szCs w:val="24"/>
          <w:highlight w:val="none"/>
          <w:lang w:val="en-US" w:eastAsia="zh-CN"/>
        </w:rPr>
        <w:t xml:space="preserve">    </w:t>
      </w:r>
    </w:p>
    <w:tbl>
      <w:tblPr>
        <w:tblStyle w:val="43"/>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2664"/>
        <w:gridCol w:w="1588"/>
        <w:gridCol w:w="1842"/>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31" w:hRule="atLeast"/>
        </w:trPr>
        <w:tc>
          <w:tcPr>
            <w:tcW w:w="705"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highlight w:val="none"/>
              </w:rPr>
            </w:pPr>
            <w:bookmarkStart w:id="72" w:name="_Hlk72092651"/>
            <w:r>
              <w:rPr>
                <w:rFonts w:hint="eastAsia" w:ascii="宋体" w:hAnsi="宋体" w:eastAsia="宋体" w:cs="宋体"/>
                <w:kern w:val="0"/>
                <w:szCs w:val="21"/>
                <w:highlight w:val="none"/>
              </w:rPr>
              <w:t>序号</w:t>
            </w:r>
          </w:p>
        </w:tc>
        <w:tc>
          <w:tcPr>
            <w:tcW w:w="2664"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highlight w:val="none"/>
              </w:rPr>
            </w:pPr>
            <w:r>
              <w:rPr>
                <w:rFonts w:hint="eastAsia" w:ascii="宋体" w:hAnsi="宋体" w:eastAsia="宋体" w:cs="宋体"/>
                <w:kern w:val="0"/>
                <w:szCs w:val="21"/>
                <w:highlight w:val="none"/>
              </w:rPr>
              <w:t>实质性条款具体内容</w:t>
            </w:r>
          </w:p>
        </w:tc>
        <w:tc>
          <w:tcPr>
            <w:tcW w:w="1588"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highlight w:val="none"/>
              </w:rPr>
            </w:pPr>
            <w:r>
              <w:rPr>
                <w:rFonts w:hint="eastAsia" w:ascii="宋体" w:hAnsi="宋体" w:eastAsia="宋体" w:cs="宋体"/>
                <w:highlight w:val="none"/>
              </w:rPr>
              <w:t>投标响应</w:t>
            </w:r>
          </w:p>
        </w:tc>
        <w:tc>
          <w:tcPr>
            <w:tcW w:w="1842"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highlight w:val="none"/>
              </w:rPr>
            </w:pPr>
            <w:r>
              <w:rPr>
                <w:rFonts w:hint="eastAsia" w:ascii="宋体" w:hAnsi="宋体" w:eastAsia="宋体" w:cs="宋体"/>
                <w:highlight w:val="none"/>
              </w:rPr>
              <w:t>偏离情况</w:t>
            </w:r>
          </w:p>
        </w:tc>
        <w:tc>
          <w:tcPr>
            <w:tcW w:w="1418"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highlight w:val="none"/>
              </w:rPr>
            </w:pPr>
            <w:r>
              <w:rPr>
                <w:rFonts w:hint="eastAsia" w:ascii="宋体" w:hAnsi="宋体" w:eastAsia="宋体" w:cs="宋体"/>
                <w:highlight w:val="none"/>
              </w:rPr>
              <w:t>说明</w:t>
            </w:r>
          </w:p>
        </w:tc>
      </w:tr>
      <w:bookmarkEnd w:id="72"/>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5"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r>
              <w:rPr>
                <w:rFonts w:hint="eastAsia" w:ascii="宋体" w:hAnsi="宋体" w:eastAsia="宋体" w:cs="宋体"/>
                <w:kern w:val="0"/>
                <w:szCs w:val="21"/>
                <w:highlight w:val="none"/>
              </w:rPr>
              <w:t>1</w:t>
            </w:r>
          </w:p>
        </w:tc>
        <w:tc>
          <w:tcPr>
            <w:tcW w:w="2664"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highlight w:val="none"/>
              </w:rPr>
            </w:pPr>
            <w:r>
              <w:rPr>
                <w:rFonts w:hint="eastAsia" w:ascii="宋体" w:hAnsi="宋体" w:eastAsia="宋体" w:cs="宋体"/>
                <w:kern w:val="0"/>
                <w:szCs w:val="21"/>
                <w:highlight w:val="none"/>
              </w:rPr>
              <w:t>（填写相关内容）</w:t>
            </w:r>
          </w:p>
        </w:tc>
        <w:tc>
          <w:tcPr>
            <w:tcW w:w="1588"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p>
        </w:tc>
        <w:tc>
          <w:tcPr>
            <w:tcW w:w="1842"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p>
        </w:tc>
        <w:tc>
          <w:tcPr>
            <w:tcW w:w="1418"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5"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r>
              <w:rPr>
                <w:rFonts w:hint="eastAsia" w:ascii="宋体" w:hAnsi="宋体" w:eastAsia="宋体" w:cs="宋体"/>
                <w:kern w:val="0"/>
                <w:szCs w:val="21"/>
                <w:highlight w:val="none"/>
              </w:rPr>
              <w:t>2</w:t>
            </w:r>
          </w:p>
        </w:tc>
        <w:tc>
          <w:tcPr>
            <w:tcW w:w="2664"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highlight w:val="none"/>
              </w:rPr>
            </w:pPr>
            <w:r>
              <w:rPr>
                <w:rFonts w:hint="eastAsia" w:ascii="宋体" w:hAnsi="宋体" w:eastAsia="宋体" w:cs="宋体"/>
                <w:kern w:val="0"/>
                <w:szCs w:val="21"/>
                <w:highlight w:val="none"/>
              </w:rPr>
              <w:t>（填写相关内容）</w:t>
            </w:r>
          </w:p>
        </w:tc>
        <w:tc>
          <w:tcPr>
            <w:tcW w:w="1588"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p>
        </w:tc>
        <w:tc>
          <w:tcPr>
            <w:tcW w:w="1842"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p>
        </w:tc>
        <w:tc>
          <w:tcPr>
            <w:tcW w:w="1418"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5"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r>
              <w:rPr>
                <w:rFonts w:hint="eastAsia" w:ascii="宋体" w:hAnsi="宋体" w:eastAsia="宋体" w:cs="宋体"/>
                <w:kern w:val="0"/>
                <w:szCs w:val="21"/>
                <w:highlight w:val="none"/>
              </w:rPr>
              <w:t>3</w:t>
            </w:r>
          </w:p>
        </w:tc>
        <w:tc>
          <w:tcPr>
            <w:tcW w:w="2664"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highlight w:val="none"/>
              </w:rPr>
            </w:pPr>
            <w:r>
              <w:rPr>
                <w:rFonts w:hint="eastAsia" w:ascii="宋体" w:hAnsi="宋体" w:eastAsia="宋体" w:cs="宋体"/>
                <w:kern w:val="0"/>
                <w:szCs w:val="21"/>
                <w:highlight w:val="none"/>
              </w:rPr>
              <w:t>…………</w:t>
            </w:r>
          </w:p>
        </w:tc>
        <w:tc>
          <w:tcPr>
            <w:tcW w:w="1588"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p>
        </w:tc>
        <w:tc>
          <w:tcPr>
            <w:tcW w:w="1842"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p>
        </w:tc>
        <w:tc>
          <w:tcPr>
            <w:tcW w:w="1418"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p>
        </w:tc>
      </w:tr>
    </w:tbl>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szCs w:val="22"/>
          <w:highlight w:val="none"/>
        </w:rPr>
      </w:pPr>
      <w:r>
        <w:rPr>
          <w:rFonts w:hint="eastAsia" w:ascii="宋体" w:hAnsi="宋体" w:eastAsia="宋体" w:cs="宋体"/>
          <w:b/>
          <w:sz w:val="24"/>
          <w:szCs w:val="22"/>
          <w:highlight w:val="none"/>
        </w:rPr>
        <w:t>注：1. 上表所列各项均为不可负偏离条款。</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szCs w:val="22"/>
          <w:highlight w:val="none"/>
        </w:rPr>
      </w:pPr>
      <w:r>
        <w:rPr>
          <w:rFonts w:hint="eastAsia" w:ascii="宋体" w:hAnsi="宋体" w:eastAsia="宋体" w:cs="宋体"/>
          <w:b/>
          <w:sz w:val="24"/>
          <w:szCs w:val="22"/>
          <w:highlight w:val="none"/>
        </w:rPr>
        <w:t>2.“投标响应”一栏应当详细填写投标人自身响应情况，而不能不合理照搬照抄招实质性条款具体内容。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szCs w:val="22"/>
          <w:highlight w:val="none"/>
        </w:rPr>
      </w:pPr>
      <w:r>
        <w:rPr>
          <w:rFonts w:hint="eastAsia" w:ascii="宋体" w:hAnsi="宋体" w:eastAsia="宋体" w:cs="宋体"/>
          <w:b/>
          <w:sz w:val="24"/>
          <w:szCs w:val="22"/>
          <w:highlight w:val="none"/>
        </w:rPr>
        <w:t>3.“偏离情况”一栏应填写“正偏离”、“负偏离”或“无偏离”，</w:t>
      </w:r>
      <w:r>
        <w:rPr>
          <w:rFonts w:hint="eastAsia" w:ascii="宋体" w:hAnsi="宋体" w:eastAsia="宋体" w:cs="宋体"/>
          <w:b/>
          <w:sz w:val="24"/>
          <w:highlight w:val="none"/>
        </w:rPr>
        <w:t>“正偏离”表示“投标响应优于实质性条款具体内容要求”，“负偏离”表示“投标响应不满足实质性条款具体内容要求”，“无偏离”表示“投标响应与实质性条款具体内容要求一致”。</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4.评审委员会有权对投标响应情况作出判断（作出评审结论）。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szCs w:val="22"/>
          <w:highlight w:val="none"/>
        </w:rPr>
      </w:pPr>
      <w:r>
        <w:rPr>
          <w:rFonts w:hint="eastAsia" w:ascii="宋体" w:hAnsi="宋体" w:eastAsia="宋体" w:cs="宋体"/>
          <w:b/>
          <w:sz w:val="24"/>
          <w:szCs w:val="22"/>
          <w:highlight w:val="none"/>
        </w:rPr>
        <w:t>5.实质性响应条款“投标响应情况”与投标文件其它内容冲突的，以实质性响应条款“投标响应情况”为准。</w:t>
      </w:r>
      <w:bookmarkEnd w:id="69"/>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sz w:val="24"/>
          <w:highlight w:val="none"/>
        </w:rPr>
      </w:pPr>
      <w:r>
        <w:rPr>
          <w:rFonts w:hint="eastAsia" w:ascii="宋体" w:hAnsi="宋体" w:eastAsia="宋体" w:cs="宋体"/>
          <w:b w:val="0"/>
          <w:sz w:val="24"/>
          <w:szCs w:val="24"/>
          <w:highlight w:val="none"/>
        </w:rPr>
        <w:t>四、技术要求偏离表</w:t>
      </w:r>
    </w:p>
    <w:tbl>
      <w:tblPr>
        <w:tblStyle w:val="43"/>
        <w:tblW w:w="8754" w:type="dxa"/>
        <w:tblInd w:w="-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
        <w:gridCol w:w="772"/>
        <w:gridCol w:w="4605"/>
        <w:gridCol w:w="1575"/>
        <w:gridCol w:w="812"/>
        <w:gridCol w:w="5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46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sz w:val="24"/>
                <w:highlight w:val="none"/>
              </w:rPr>
              <w:t>序号</w:t>
            </w:r>
          </w:p>
        </w:tc>
        <w:tc>
          <w:tcPr>
            <w:tcW w:w="772"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sz w:val="24"/>
                <w:highlight w:val="none"/>
              </w:rPr>
              <w:t>货物名称</w:t>
            </w:r>
          </w:p>
        </w:tc>
        <w:tc>
          <w:tcPr>
            <w:tcW w:w="4605"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sz w:val="24"/>
                <w:highlight w:val="none"/>
              </w:rPr>
              <w:t>招标技术要求</w:t>
            </w:r>
          </w:p>
        </w:tc>
        <w:tc>
          <w:tcPr>
            <w:tcW w:w="1575"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lang w:val="en-US" w:eastAsia="zh-CN"/>
                <w14:textFill>
                  <w14:solidFill>
                    <w14:schemeClr w14:val="tx1"/>
                  </w14:solidFill>
                </w14:textFill>
              </w:rPr>
            </w:pPr>
            <w:r>
              <w:rPr>
                <w:rFonts w:hint="eastAsia" w:ascii="宋体" w:hAnsi="宋体" w:eastAsia="宋体" w:cs="宋体"/>
                <w:sz w:val="24"/>
                <w:highlight w:val="none"/>
              </w:rPr>
              <w:t>投标技术</w:t>
            </w:r>
            <w:r>
              <w:rPr>
                <w:rFonts w:hint="eastAsia" w:ascii="宋体" w:hAnsi="宋体" w:eastAsia="宋体" w:cs="宋体"/>
                <w:sz w:val="24"/>
                <w:highlight w:val="none"/>
                <w:lang w:eastAsia="zh-CN"/>
              </w:rPr>
              <w:t>响应规格</w:t>
            </w:r>
          </w:p>
        </w:tc>
        <w:tc>
          <w:tcPr>
            <w:tcW w:w="812"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sz w:val="24"/>
                <w:highlight w:val="none"/>
              </w:rPr>
              <w:t>偏离情况</w:t>
            </w:r>
          </w:p>
        </w:tc>
        <w:tc>
          <w:tcPr>
            <w:tcW w:w="52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sz w:val="24"/>
                <w:highlight w:val="none"/>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restart"/>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1</w:t>
            </w:r>
          </w:p>
        </w:tc>
        <w:tc>
          <w:tcPr>
            <w:tcW w:w="772" w:type="dxa"/>
            <w:vMerge w:val="restart"/>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***设备</w:t>
            </w: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highlight w:val="none"/>
              </w:rPr>
              <w:t>（填写相关内容）</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highlight w:val="none"/>
              </w:rPr>
              <w:t>（填写相关内容）</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highlight w:val="none"/>
              </w:rPr>
              <w:t>（填写相关内容）</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highlight w:val="none"/>
              </w:rPr>
              <w:t>（填写相关内容）</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highlight w:val="none"/>
              </w:rPr>
              <w:t>（填写相关内容）</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Style w:val="47"/>
                <w:rFonts w:hint="eastAsia" w:ascii="宋体" w:hAnsi="宋体" w:eastAsia="宋体" w:cs="宋体"/>
                <w:b w:val="0"/>
                <w:bCs w:val="0"/>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Style w:val="47"/>
                <w:rFonts w:hint="eastAsia" w:ascii="宋体" w:hAnsi="宋体" w:eastAsia="宋体" w:cs="宋体"/>
                <w:b w:val="0"/>
                <w:bCs w:val="0"/>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Style w:val="47"/>
                <w:rFonts w:hint="eastAsia" w:ascii="宋体" w:hAnsi="宋体" w:eastAsia="宋体" w:cs="宋体"/>
                <w:b w:val="0"/>
                <w:bCs w:val="0"/>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FF0000"/>
                <w:szCs w:val="21"/>
                <w:highlight w:val="none"/>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FF0000"/>
                <w:szCs w:val="21"/>
                <w:highlight w:val="none"/>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FF000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464" w:type="dxa"/>
            <w:vMerge w:val="restart"/>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2</w:t>
            </w:r>
          </w:p>
        </w:tc>
        <w:tc>
          <w:tcPr>
            <w:tcW w:w="772" w:type="dxa"/>
            <w:vMerge w:val="restart"/>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**设备</w:t>
            </w: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00" w:themeColor="text1"/>
                <w:szCs w:val="21"/>
                <w:highlight w:val="none"/>
                <w14:textFill>
                  <w14:solidFill>
                    <w14:schemeClr w14:val="tx1"/>
                  </w14:solidFill>
                </w14:textFill>
              </w:rPr>
            </w:pPr>
            <w:r>
              <w:rPr>
                <w:rFonts w:hint="eastAsia" w:ascii="宋体" w:hAnsi="宋体" w:eastAsia="宋体" w:cs="宋体"/>
                <w:highlight w:val="none"/>
              </w:rPr>
              <w:t>（填写相关内容）</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FF0000"/>
                <w:szCs w:val="21"/>
                <w:highlight w:val="none"/>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FF0000"/>
                <w:szCs w:val="21"/>
                <w:highlight w:val="none"/>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FF000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highlight w:val="none"/>
              </w:rPr>
              <w:t>（填写相关内容）</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 w:hRule="atLeast"/>
        </w:trPr>
        <w:tc>
          <w:tcPr>
            <w:tcW w:w="464"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highlight w:val="none"/>
              </w:rPr>
              <w:t>（填写相关内容）</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64"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r>
    </w:tbl>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bookmarkStart w:id="73" w:name="_Hlk72095977"/>
      <w:r>
        <w:rPr>
          <w:rFonts w:hint="eastAsia" w:ascii="宋体" w:hAnsi="宋体" w:eastAsia="宋体" w:cs="宋体"/>
          <w:sz w:val="24"/>
          <w:highlight w:val="none"/>
        </w:rPr>
        <w:t>证明资料【如有的话，提供的证明资料应统一编号（排序），格式自定】</w:t>
      </w:r>
      <w:bookmarkEnd w:id="73"/>
      <w:r>
        <w:rPr>
          <w:rFonts w:hint="eastAsia" w:ascii="宋体" w:hAnsi="宋体" w:eastAsia="宋体" w:cs="宋体"/>
          <w:sz w:val="24"/>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《技术要求偏离表》编制指引：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1、技术要求偏离表的序号、货物名称、招标技术要求等栏目</w:t>
      </w:r>
      <w:bookmarkStart w:id="74" w:name="_Hlk72094407"/>
      <w:r>
        <w:rPr>
          <w:rFonts w:hint="eastAsia" w:ascii="宋体" w:hAnsi="宋体" w:eastAsia="宋体" w:cs="宋体"/>
          <w:b/>
          <w:sz w:val="24"/>
          <w:highlight w:val="none"/>
        </w:rPr>
        <w:t>对应“用户需求书”中的“技术要求”章节</w:t>
      </w:r>
      <w:bookmarkEnd w:id="74"/>
      <w:r>
        <w:rPr>
          <w:rFonts w:hint="eastAsia" w:ascii="宋体" w:hAnsi="宋体" w:eastAsia="宋体" w:cs="宋体"/>
          <w:b/>
          <w:sz w:val="24"/>
          <w:highlight w:val="none"/>
        </w:rPr>
        <w:t>相关内容。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2、“投标技术响应规格”一栏必须一一对照“招标技术要求”，详细填写投标人自身投标货物的具体参数，而不能不合理照搬照抄招标文件的技术要求，以体现具体响应情况。</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3、</w:t>
      </w:r>
      <w:bookmarkStart w:id="75" w:name="_Hlk72158270"/>
      <w:r>
        <w:rPr>
          <w:rFonts w:hint="eastAsia" w:ascii="宋体" w:hAnsi="宋体" w:eastAsia="宋体" w:cs="宋体"/>
          <w:b/>
          <w:sz w:val="24"/>
          <w:highlight w:val="none"/>
        </w:rPr>
        <w:t>“偏离情况”</w:t>
      </w:r>
      <w:bookmarkEnd w:id="75"/>
      <w:r>
        <w:rPr>
          <w:rFonts w:hint="eastAsia" w:ascii="宋体" w:hAnsi="宋体" w:eastAsia="宋体" w:cs="宋体"/>
          <w:b/>
          <w:sz w:val="24"/>
          <w:highlight w:val="none"/>
        </w:rPr>
        <w:t>一栏填写如实填写“正偏离”、“负偏离”或“无偏离”，其中：</w:t>
      </w:r>
      <w:bookmarkStart w:id="76" w:name="_Hlk72093866"/>
      <w:r>
        <w:rPr>
          <w:rFonts w:hint="eastAsia" w:ascii="宋体" w:hAnsi="宋体" w:eastAsia="宋体" w:cs="宋体"/>
          <w:b/>
          <w:sz w:val="24"/>
          <w:highlight w:val="none"/>
        </w:rPr>
        <w:t>“正偏离”表示“投标响应优于招标技术要求”，“负偏离”表示“投标响应不满足招标技术要求”，“无偏离”表示“投标响应与招标技术要求一致”</w:t>
      </w:r>
      <w:bookmarkEnd w:id="76"/>
      <w:r>
        <w:rPr>
          <w:rFonts w:hint="eastAsia" w:ascii="宋体" w:hAnsi="宋体" w:eastAsia="宋体" w:cs="宋体"/>
          <w:b/>
          <w:sz w:val="24"/>
          <w:highlight w:val="none"/>
        </w:rPr>
        <w:t>。“投标技术响应规格”对比“招标技术要求”存在响应不全（包括未响应整项招标技术要求或者未响应一项招标技术要求的部分内容），均视为“负偏离”。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4、未要求提供证明资料的招标技术要求，可以不提供证明资料（如实响应即可）。</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5、</w:t>
      </w:r>
      <w:bookmarkStart w:id="77" w:name="_Hlk72096106"/>
      <w:r>
        <w:rPr>
          <w:rFonts w:hint="eastAsia" w:ascii="宋体" w:hAnsi="宋体" w:eastAsia="宋体" w:cs="宋体"/>
          <w:b/>
          <w:sz w:val="24"/>
          <w:highlight w:val="none"/>
        </w:rPr>
        <w:t>证明资料条款响应要求</w:t>
      </w:r>
      <w:bookmarkEnd w:id="77"/>
      <w:r>
        <w:rPr>
          <w:rFonts w:hint="eastAsia" w:ascii="宋体" w:hAnsi="宋体" w:eastAsia="宋体" w:cs="宋体"/>
          <w:b/>
          <w:sz w:val="24"/>
          <w:highlight w:val="none"/>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78" w:name="_Hlk73558782"/>
      <w:r>
        <w:rPr>
          <w:rFonts w:hint="eastAsia" w:ascii="宋体" w:hAnsi="宋体" w:eastAsia="宋体" w:cs="宋体"/>
          <w:b/>
          <w:sz w:val="24"/>
          <w:highlight w:val="none"/>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9" w:name="_Hlk73558164"/>
      <w:r>
        <w:rPr>
          <w:rFonts w:hint="eastAsia" w:ascii="宋体" w:hAnsi="宋体" w:eastAsia="宋体" w:cs="宋体"/>
          <w:b/>
          <w:sz w:val="24"/>
          <w:highlight w:val="none"/>
        </w:rPr>
        <w:t>且投标人在“偏离情况”一栏响应为“正偏离”或“无偏离”的，经评审委员会认定，将判定为负偏离。</w:t>
      </w:r>
      <w:bookmarkEnd w:id="78"/>
      <w:bookmarkEnd w:id="79"/>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6、</w:t>
      </w:r>
      <w:bookmarkStart w:id="80" w:name="_Hlk72096137"/>
      <w:r>
        <w:rPr>
          <w:rFonts w:hint="eastAsia" w:ascii="宋体" w:hAnsi="宋体" w:eastAsia="宋体" w:cs="宋体"/>
          <w:b/>
          <w:sz w:val="24"/>
          <w:highlight w:val="none"/>
        </w:rPr>
        <w:t>表后“证明资料”部分内容的编制</w:t>
      </w:r>
      <w:bookmarkEnd w:id="80"/>
      <w:r>
        <w:rPr>
          <w:rFonts w:hint="eastAsia" w:ascii="宋体" w:hAnsi="宋体" w:eastAsia="宋体" w:cs="宋体"/>
          <w:b/>
          <w:sz w:val="24"/>
          <w:highlight w:val="none"/>
        </w:rPr>
        <w:t>：提供的所有证明资料应当统一编号（排序），且证明资料的编号（顺序）、数量和名称（形式）均应与“说明”一栏所填内容保持一致（一一对应），以便评审委员会查看。</w:t>
      </w:r>
      <w:bookmarkStart w:id="81" w:name="_Hlk73558180"/>
      <w:r>
        <w:rPr>
          <w:rFonts w:hint="eastAsia" w:ascii="宋体" w:hAnsi="宋体" w:eastAsia="宋体" w:cs="宋体"/>
          <w:b/>
          <w:sz w:val="24"/>
          <w:highlight w:val="none"/>
        </w:rPr>
        <w:t>未按照招标文件要求在表后放置证明材料的供应商将承担不利后果，经评审委员会认定，相关技术要求将判定为负偏离。</w:t>
      </w:r>
      <w:bookmarkEnd w:id="81"/>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7、</w:t>
      </w:r>
      <w:bookmarkStart w:id="82" w:name="_Hlk72096176"/>
      <w:r>
        <w:rPr>
          <w:rFonts w:hint="eastAsia" w:ascii="宋体" w:hAnsi="宋体" w:eastAsia="宋体" w:cs="宋体"/>
          <w:b/>
          <w:sz w:val="24"/>
          <w:highlight w:val="none"/>
        </w:rPr>
        <w:t>证明资料的形式及其它具体要求</w:t>
      </w:r>
      <w:bookmarkEnd w:id="82"/>
      <w:r>
        <w:rPr>
          <w:rFonts w:hint="eastAsia" w:ascii="宋体" w:hAnsi="宋体" w:eastAsia="宋体" w:cs="宋体"/>
          <w:b/>
          <w:sz w:val="24"/>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（1）除照片、图片（截图）及不需加盖公章的文字说明（技术说明）外，其它证明资料均要求为原件扫描件；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我国政府机构出具的产品检验和核准证件应为证件正面、背面和附件标注的全部具体内容；产品检验和核准证件的尺寸和清晰度应该能够在电脑上被阅读、识别和判断；</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其它证明资料的形式要求参照以上要求执行；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（4）证明资料均要求原件备查。</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8、其它注意事项：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（1）评审委员会有权对投标人的响应情况作出判断（评审结论）；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（2）</w:t>
      </w:r>
      <w:bookmarkStart w:id="83" w:name="_Hlk72158213"/>
      <w:r>
        <w:rPr>
          <w:rFonts w:hint="eastAsia" w:ascii="宋体" w:hAnsi="宋体" w:eastAsia="宋体" w:cs="宋体"/>
          <w:b/>
          <w:sz w:val="24"/>
          <w:highlight w:val="none"/>
        </w:rPr>
        <w:t>评审委员会有权对以谋取中标为目的的技术规格模糊响应（如有意不合理照搬照抄招标文件的技术要求）或虚假响应予以认定，并视情况经政府集中采购机构报主管部门进行处理。</w:t>
      </w:r>
      <w:bookmarkEnd w:id="83"/>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sz w:val="24"/>
          <w:highlight w:val="none"/>
        </w:rPr>
      </w:pPr>
      <w:r>
        <w:rPr>
          <w:rFonts w:hint="eastAsia" w:ascii="宋体" w:hAnsi="宋体" w:eastAsia="宋体" w:cs="宋体"/>
          <w:b w:val="0"/>
          <w:bCs w:val="0"/>
          <w:sz w:val="24"/>
          <w:szCs w:val="20"/>
          <w:highlight w:val="none"/>
        </w:rPr>
        <w:t>五、商务要求偏离表</w:t>
      </w:r>
    </w:p>
    <w:tbl>
      <w:tblPr>
        <w:tblStyle w:val="43"/>
        <w:tblW w:w="9091" w:type="dxa"/>
        <w:tblInd w:w="-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0"/>
        <w:gridCol w:w="1408"/>
        <w:gridCol w:w="2994"/>
        <w:gridCol w:w="2363"/>
        <w:gridCol w:w="1176"/>
        <w:gridCol w:w="5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1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highlight w:val="none"/>
              </w:rPr>
            </w:pPr>
            <w:r>
              <w:rPr>
                <w:rFonts w:hint="eastAsia" w:ascii="宋体" w:hAnsi="宋体" w:eastAsia="宋体" w:cs="宋体"/>
                <w:sz w:val="24"/>
                <w:highlight w:val="none"/>
              </w:rPr>
              <w:t>序号</w:t>
            </w:r>
          </w:p>
        </w:tc>
        <w:tc>
          <w:tcPr>
            <w:tcW w:w="140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highlight w:val="none"/>
              </w:rPr>
            </w:pPr>
            <w:r>
              <w:rPr>
                <w:rFonts w:hint="eastAsia" w:ascii="宋体" w:hAnsi="宋体" w:eastAsia="宋体" w:cs="宋体"/>
                <w:b/>
                <w:highlight w:val="none"/>
              </w:rPr>
              <w:t>商务需求项</w:t>
            </w:r>
          </w:p>
        </w:tc>
        <w:tc>
          <w:tcPr>
            <w:tcW w:w="299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highlight w:val="none"/>
              </w:rPr>
            </w:pPr>
            <w:r>
              <w:rPr>
                <w:rFonts w:hint="eastAsia" w:ascii="宋体" w:hAnsi="宋体" w:eastAsia="宋体" w:cs="宋体"/>
                <w:sz w:val="24"/>
                <w:highlight w:val="none"/>
              </w:rPr>
              <w:t>招标商务要求</w:t>
            </w:r>
          </w:p>
        </w:tc>
        <w:tc>
          <w:tcPr>
            <w:tcW w:w="236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highlight w:val="none"/>
              </w:rPr>
            </w:pPr>
            <w:r>
              <w:rPr>
                <w:rFonts w:hint="eastAsia" w:ascii="宋体" w:hAnsi="宋体" w:eastAsia="宋体" w:cs="宋体"/>
                <w:sz w:val="24"/>
                <w:highlight w:val="none"/>
              </w:rPr>
              <w:t>投标商务响应</w:t>
            </w:r>
          </w:p>
        </w:tc>
        <w:tc>
          <w:tcPr>
            <w:tcW w:w="117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highlight w:val="none"/>
              </w:rPr>
            </w:pPr>
            <w:r>
              <w:rPr>
                <w:rFonts w:hint="eastAsia" w:ascii="宋体" w:hAnsi="宋体" w:eastAsia="宋体" w:cs="宋体"/>
                <w:highlight w:val="none"/>
              </w:rPr>
              <w:t>偏离情况</w:t>
            </w:r>
          </w:p>
        </w:tc>
        <w:tc>
          <w:tcPr>
            <w:tcW w:w="54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highlight w:val="none"/>
              </w:rPr>
            </w:pPr>
            <w:r>
              <w:rPr>
                <w:rFonts w:hint="eastAsia" w:ascii="宋体" w:hAnsi="宋体" w:eastAsia="宋体" w:cs="宋体"/>
                <w:sz w:val="24"/>
                <w:highlight w:val="none"/>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9091" w:type="dxa"/>
            <w:gridSpan w:val="6"/>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highlight w:val="none"/>
              </w:rPr>
            </w:pPr>
            <w:r>
              <w:rPr>
                <w:rFonts w:hint="eastAsia" w:ascii="宋体" w:hAnsi="宋体" w:eastAsia="宋体" w:cs="宋体"/>
                <w:b/>
                <w:highlight w:val="none"/>
              </w:rPr>
              <w:t>（一）免费保修期内售后服务要求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highlight w:val="none"/>
              </w:rPr>
            </w:pPr>
            <w:r>
              <w:rPr>
                <w:rFonts w:hint="eastAsia" w:ascii="宋体" w:hAnsi="宋体" w:eastAsia="宋体" w:cs="宋体"/>
                <w:bCs/>
                <w:highlight w:val="none"/>
              </w:rPr>
              <w:t>1</w:t>
            </w:r>
          </w:p>
        </w:tc>
        <w:tc>
          <w:tcPr>
            <w:tcW w:w="1408"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w:t>
            </w:r>
          </w:p>
        </w:tc>
        <w:tc>
          <w:tcPr>
            <w:tcW w:w="2994"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highlight w:val="none"/>
              </w:rPr>
            </w:pPr>
            <w:r>
              <w:rPr>
                <w:rFonts w:hint="eastAsia" w:ascii="宋体" w:hAnsi="宋体" w:eastAsia="宋体" w:cs="宋体"/>
                <w:bCs/>
                <w:szCs w:val="21"/>
                <w:highlight w:val="none"/>
              </w:rPr>
              <w:t>（填写相关内容）</w:t>
            </w:r>
          </w:p>
        </w:tc>
        <w:tc>
          <w:tcPr>
            <w:tcW w:w="2363"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tc>
        <w:tc>
          <w:tcPr>
            <w:tcW w:w="117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tc>
        <w:tc>
          <w:tcPr>
            <w:tcW w:w="540"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highlight w:val="none"/>
              </w:rPr>
            </w:pPr>
            <w:r>
              <w:rPr>
                <w:rFonts w:hint="eastAsia" w:ascii="宋体" w:hAnsi="宋体" w:eastAsia="宋体" w:cs="宋体"/>
                <w:bCs/>
                <w:highlight w:val="none"/>
              </w:rPr>
              <w:t>2</w:t>
            </w:r>
          </w:p>
        </w:tc>
        <w:tc>
          <w:tcPr>
            <w:tcW w:w="1408"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w:t>
            </w:r>
          </w:p>
        </w:tc>
        <w:tc>
          <w:tcPr>
            <w:tcW w:w="2994"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highlight w:val="none"/>
              </w:rPr>
              <w:t>（填写相关内容）</w:t>
            </w:r>
          </w:p>
        </w:tc>
        <w:tc>
          <w:tcPr>
            <w:tcW w:w="2363"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tc>
        <w:tc>
          <w:tcPr>
            <w:tcW w:w="117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tc>
        <w:tc>
          <w:tcPr>
            <w:tcW w:w="540"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9091" w:type="dxa"/>
            <w:gridSpan w:val="6"/>
            <w:vAlign w:val="center"/>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r>
              <w:rPr>
                <w:rFonts w:hint="eastAsia" w:ascii="宋体" w:hAnsi="宋体" w:eastAsia="宋体" w:cs="宋体"/>
                <w:b/>
                <w:highlight w:val="none"/>
              </w:rPr>
              <w:t>（二）免费保修期外售后服务要求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highlight w:val="none"/>
              </w:rPr>
            </w:pPr>
            <w:r>
              <w:rPr>
                <w:rFonts w:hint="eastAsia" w:ascii="宋体" w:hAnsi="宋体" w:eastAsia="宋体" w:cs="宋体"/>
                <w:highlight w:val="none"/>
              </w:rPr>
              <w:t>1</w:t>
            </w:r>
          </w:p>
        </w:tc>
        <w:tc>
          <w:tcPr>
            <w:tcW w:w="1408"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w:t>
            </w:r>
          </w:p>
        </w:tc>
        <w:tc>
          <w:tcPr>
            <w:tcW w:w="2994"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（填写相关内容）</w:t>
            </w:r>
          </w:p>
        </w:tc>
        <w:tc>
          <w:tcPr>
            <w:tcW w:w="2363"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tc>
        <w:tc>
          <w:tcPr>
            <w:tcW w:w="117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tc>
        <w:tc>
          <w:tcPr>
            <w:tcW w:w="540"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tc>
      </w:tr>
    </w:tbl>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《商务要求偏离表》编制指引：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1、商务要求偏离表的序号、商务需求项、招标商务要求等栏目对应“用户需求书”中的“商务要求”章节相关内容。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2、“投标商务响应”一栏必须一一对照“招标商务要求”，详细填写自身响应情况，而不能不合理照搬照抄招标文件的商务要求，以体现具体响应情况。</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FF0000"/>
          <w:sz w:val="24"/>
          <w:highlight w:val="none"/>
        </w:rPr>
      </w:pPr>
      <w:r>
        <w:rPr>
          <w:rFonts w:hint="eastAsia" w:ascii="宋体" w:hAnsi="宋体" w:eastAsia="宋体" w:cs="宋体"/>
          <w:b/>
          <w:sz w:val="24"/>
          <w:highlight w:val="none"/>
        </w:rPr>
        <w:t>3、“偏离情况”一栏填写如实填写“正偏离”、“负偏离”或“无偏离”，其中：“正偏离”表示“投标响应优于招标商务要求”，“负偏离”表示“投标响应不满足招标商务要求”，“无偏离”表示“投标响应与招标商务要求一致”。</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b/>
          <w:sz w:val="24"/>
          <w:highlight w:val="none"/>
        </w:rPr>
        <w:t>“投标商务响应”对比“招标商务要求”存在响应不全（包括未响应整项招标商务要求或者未响应一项招标商务要求的部分内容），均视为“负偏离”。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sz w:val="24"/>
          <w:szCs w:val="24"/>
          <w:highlight w:val="none"/>
        </w:rPr>
      </w:pPr>
      <w:bookmarkStart w:id="84" w:name="_Hlk72260576"/>
      <w:r>
        <w:rPr>
          <w:rFonts w:hint="eastAsia" w:ascii="宋体" w:hAnsi="宋体" w:eastAsia="宋体" w:cs="宋体"/>
          <w:b w:val="0"/>
          <w:sz w:val="24"/>
          <w:szCs w:val="24"/>
          <w:highlight w:val="none"/>
        </w:rPr>
        <w:t>六、项目实施方案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sz w:val="24"/>
          <w:highlight w:val="none"/>
        </w:rPr>
        <w:t>主要内容应包括</w:t>
      </w:r>
      <w:r>
        <w:rPr>
          <w:rFonts w:hint="eastAsia" w:ascii="宋体" w:hAnsi="宋体" w:eastAsia="宋体" w:cs="宋体"/>
          <w:color w:val="FF0000"/>
          <w:sz w:val="24"/>
          <w:highlight w:val="none"/>
        </w:rPr>
        <w:t>(根据项目实际情况适当调整内容)</w:t>
      </w:r>
      <w:r>
        <w:rPr>
          <w:rFonts w:hint="eastAsia" w:ascii="宋体" w:hAnsi="宋体" w:eastAsia="宋体" w:cs="宋体"/>
          <w:sz w:val="24"/>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sz w:val="24"/>
          <w:highlight w:val="none"/>
        </w:rPr>
        <w:t>1、项目实施方案、维修维护方案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sz w:val="24"/>
          <w:highlight w:val="none"/>
        </w:rPr>
        <w:t>2、其他相关配套措施</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sz w:val="24"/>
          <w:highlight w:val="none"/>
        </w:rPr>
        <w:t>3、实施进度表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FF0000"/>
          <w:sz w:val="24"/>
          <w:highlight w:val="none"/>
        </w:rPr>
      </w:pPr>
      <w:r>
        <w:rPr>
          <w:rFonts w:hint="eastAsia" w:ascii="宋体" w:hAnsi="宋体" w:eastAsia="宋体" w:cs="宋体"/>
          <w:b/>
          <w:bCs/>
          <w:color w:val="FF0000"/>
          <w:sz w:val="24"/>
          <w:highlight w:val="none"/>
        </w:rPr>
        <w:t>（备注：该部分须与投标文件其他部分内容应当相呼应，不得前后矛盾。）</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highlight w:val="none"/>
        </w:rPr>
        <w:t xml:space="preserve">  </w:t>
      </w:r>
      <w:bookmarkStart w:id="85" w:name="_Hlk72588611"/>
      <w:bookmarkStart w:id="86" w:name="_Hlk72260843"/>
      <w:r>
        <w:rPr>
          <w:rFonts w:hint="eastAsia" w:ascii="宋体" w:hAnsi="宋体" w:eastAsia="宋体" w:cs="宋体"/>
          <w:highlight w:val="none"/>
        </w:rPr>
        <w:t>………………</w:t>
      </w:r>
      <w:bookmarkEnd w:id="85"/>
      <w:r>
        <w:rPr>
          <w:rFonts w:hint="eastAsia" w:ascii="宋体" w:hAnsi="宋体" w:eastAsia="宋体" w:cs="宋体"/>
          <w:highlight w:val="none"/>
        </w:rPr>
        <w:t>（根据项目具体情况增加与技术、商务评审相关的节点）</w:t>
      </w:r>
      <w:bookmarkEnd w:id="86"/>
      <w:r>
        <w:rPr>
          <w:rFonts w:hint="eastAsia" w:ascii="宋体" w:hAnsi="宋体" w:eastAsia="宋体" w:cs="宋体"/>
          <w:highlight w:val="none"/>
        </w:rPr>
        <w:t>………………</w:t>
      </w: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bCs w:val="0"/>
          <w:sz w:val="24"/>
          <w:szCs w:val="20"/>
          <w:highlight w:val="none"/>
        </w:rPr>
      </w:pPr>
      <w:r>
        <w:rPr>
          <w:rFonts w:hint="eastAsia" w:ascii="宋体" w:hAnsi="宋体" w:eastAsia="宋体" w:cs="宋体"/>
          <w:b w:val="0"/>
          <w:bCs w:val="0"/>
          <w:sz w:val="24"/>
          <w:szCs w:val="20"/>
          <w:highlight w:val="none"/>
        </w:rPr>
        <w:t>***、</w:t>
      </w:r>
      <w:bookmarkStart w:id="87" w:name="_Hlk72062872"/>
      <w:r>
        <w:rPr>
          <w:rFonts w:hint="eastAsia" w:ascii="宋体" w:hAnsi="宋体" w:eastAsia="宋体" w:cs="宋体"/>
          <w:b w:val="0"/>
          <w:bCs w:val="0"/>
          <w:sz w:val="24"/>
          <w:szCs w:val="20"/>
          <w:highlight w:val="none"/>
        </w:rPr>
        <w:t>投标人认为需要加以说明的其他内容</w:t>
      </w:r>
      <w:bookmarkEnd w:id="87"/>
    </w:p>
    <w:bookmarkEnd w:id="84"/>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rPr>
          <w:rFonts w:hint="eastAsia" w:ascii="宋体" w:hAnsi="宋体" w:eastAsia="宋体" w:cs="宋体"/>
          <w:highlight w:val="none"/>
        </w:rPr>
      </w:pPr>
      <w:r>
        <w:rPr>
          <w:rFonts w:hint="eastAsia" w:ascii="宋体" w:hAnsi="宋体" w:eastAsia="宋体" w:cs="宋体"/>
          <w:highlight w:val="none"/>
        </w:rPr>
        <w:br w:type="page"/>
      </w:r>
    </w:p>
    <w:p>
      <w:pPr>
        <w:pStyle w:val="4"/>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 xml:space="preserve">第五章 </w:t>
      </w:r>
      <w:commentRangeStart w:id="142"/>
      <w:r>
        <w:rPr>
          <w:rFonts w:hint="eastAsia" w:ascii="宋体" w:hAnsi="宋体" w:eastAsia="宋体" w:cs="宋体"/>
          <w:highlight w:val="none"/>
        </w:rPr>
        <w:t xml:space="preserve"> 合同条款及格式</w:t>
      </w:r>
      <w:commentRangeEnd w:id="142"/>
      <w:r>
        <w:commentReference w:id="142"/>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outlineLvl w:val="0"/>
        <w:rPr>
          <w:rFonts w:hint="eastAsia" w:ascii="宋体" w:hAnsi="宋体" w:eastAsia="宋体" w:cs="宋体"/>
          <w:highlight w:val="none"/>
        </w:rPr>
      </w:pPr>
      <w:bookmarkStart w:id="88" w:name="_Hlk72574405"/>
      <w:bookmarkStart w:id="89" w:name="_Hlk72260917"/>
      <w:r>
        <w:rPr>
          <w:rFonts w:hint="eastAsia" w:ascii="宋体" w:hAnsi="宋体" w:eastAsia="宋体" w:cs="宋体"/>
          <w:b/>
          <w:sz w:val="24"/>
          <w:highlight w:val="none"/>
        </w:rPr>
        <w:t>（仅供参考，具体以项目需求及采购结果为准）</w:t>
      </w:r>
      <w:bookmarkEnd w:id="88"/>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Cs w:val="21"/>
          <w:highlight w:val="none"/>
        </w:rPr>
      </w:pPr>
      <w:r>
        <w:rPr>
          <w:rFonts w:hint="eastAsia" w:ascii="宋体" w:hAnsi="宋体" w:eastAsia="宋体" w:cs="宋体"/>
          <w:b/>
          <w:bCs/>
          <w:szCs w:val="21"/>
          <w:highlight w:val="none"/>
        </w:rPr>
        <w:t xml:space="preserve">甲方：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val="0"/>
          <w:bCs w:val="0"/>
          <w:szCs w:val="21"/>
          <w:highlight w:val="none"/>
        </w:rPr>
      </w:pPr>
      <w:bookmarkStart w:id="90" w:name="_Hlk75014453"/>
      <w:r>
        <w:rPr>
          <w:rFonts w:hint="eastAsia" w:ascii="宋体" w:hAnsi="宋体" w:eastAsia="宋体" w:cs="宋体"/>
          <w:b w:val="0"/>
          <w:bCs w:val="0"/>
          <w:szCs w:val="21"/>
          <w:highlight w:val="none"/>
        </w:rPr>
        <w:t>地址：</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val="0"/>
          <w:bCs w:val="0"/>
          <w:szCs w:val="21"/>
          <w:highlight w:val="none"/>
        </w:rPr>
      </w:pPr>
      <w:r>
        <w:rPr>
          <w:rFonts w:hint="eastAsia" w:ascii="宋体" w:hAnsi="宋体" w:eastAsia="宋体" w:cs="宋体"/>
          <w:b w:val="0"/>
          <w:bCs w:val="0"/>
          <w:szCs w:val="21"/>
          <w:highlight w:val="none"/>
        </w:rPr>
        <w:t xml:space="preserve">联系人：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Cs w:val="21"/>
          <w:highlight w:val="none"/>
        </w:rPr>
      </w:pPr>
      <w:r>
        <w:rPr>
          <w:rFonts w:hint="eastAsia" w:ascii="宋体" w:hAnsi="宋体" w:eastAsia="宋体" w:cs="宋体"/>
          <w:b w:val="0"/>
          <w:bCs w:val="0"/>
          <w:szCs w:val="21"/>
          <w:highlight w:val="none"/>
        </w:rPr>
        <w:t>联系电话：</w:t>
      </w:r>
      <w:bookmarkEnd w:id="90"/>
      <w:r>
        <w:rPr>
          <w:rFonts w:hint="eastAsia" w:ascii="宋体" w:hAnsi="宋体" w:eastAsia="宋体" w:cs="宋体"/>
          <w:b/>
          <w:bCs/>
          <w:szCs w:val="21"/>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Cs w:val="21"/>
          <w:highlight w:val="none"/>
        </w:rPr>
      </w:pPr>
      <w:r>
        <w:rPr>
          <w:rFonts w:hint="eastAsia" w:ascii="宋体" w:hAnsi="宋体" w:eastAsia="宋体" w:cs="宋体"/>
          <w:b/>
          <w:bCs/>
          <w:szCs w:val="21"/>
          <w:highlight w:val="none"/>
        </w:rPr>
        <w:t xml:space="preserve">乙方：                      </w:t>
      </w:r>
      <w:bookmarkEnd w:id="89"/>
      <w:r>
        <w:rPr>
          <w:rFonts w:hint="eastAsia" w:ascii="宋体" w:hAnsi="宋体" w:eastAsia="宋体" w:cs="宋体"/>
          <w:b/>
          <w:bCs/>
          <w:szCs w:val="21"/>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val="0"/>
          <w:bCs w:val="0"/>
          <w:szCs w:val="21"/>
          <w:highlight w:val="none"/>
        </w:rPr>
      </w:pPr>
      <w:r>
        <w:rPr>
          <w:rFonts w:hint="eastAsia" w:ascii="宋体" w:hAnsi="宋体" w:eastAsia="宋体" w:cs="宋体"/>
          <w:b w:val="0"/>
          <w:bCs w:val="0"/>
          <w:szCs w:val="21"/>
          <w:highlight w:val="none"/>
        </w:rPr>
        <w:t>地址：</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val="0"/>
          <w:bCs w:val="0"/>
          <w:szCs w:val="21"/>
          <w:highlight w:val="none"/>
        </w:rPr>
      </w:pPr>
      <w:r>
        <w:rPr>
          <w:rFonts w:hint="eastAsia" w:ascii="宋体" w:hAnsi="宋体" w:eastAsia="宋体" w:cs="宋体"/>
          <w:b w:val="0"/>
          <w:bCs w:val="0"/>
          <w:szCs w:val="21"/>
          <w:highlight w:val="none"/>
        </w:rPr>
        <w:t xml:space="preserve">联系人：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b w:val="0"/>
          <w:bCs w:val="0"/>
          <w:szCs w:val="21"/>
          <w:highlight w:val="none"/>
        </w:rPr>
        <w:t>联系电话：</w:t>
      </w:r>
      <w:r>
        <w:rPr>
          <w:rFonts w:hint="eastAsia" w:ascii="宋体" w:hAnsi="宋体" w:eastAsia="宋体" w:cs="宋体"/>
          <w:b/>
          <w:bCs/>
          <w:szCs w:val="21"/>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bookmarkStart w:id="91" w:name="_Hlk72574434"/>
      <w:r>
        <w:rPr>
          <w:rFonts w:hint="eastAsia" w:ascii="宋体" w:hAnsi="宋体" w:eastAsia="宋体" w:cs="宋体"/>
          <w:szCs w:val="21"/>
          <w:highlight w:val="none"/>
        </w:rPr>
        <w:t>根据深圳公共资源交易中心（深圳交易集团有限公司***分公司）</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号项目结果，***单位为中标人。</w:t>
      </w:r>
      <w:bookmarkEnd w:id="91"/>
      <w:r>
        <w:rPr>
          <w:rFonts w:hint="eastAsia" w:ascii="宋体" w:hAnsi="宋体" w:eastAsia="宋体" w:cs="宋体"/>
          <w:szCs w:val="21"/>
          <w:highlight w:val="none"/>
        </w:rPr>
        <w:t>按照《中华人民共和国民法典》（第三编 合同）和《深圳经济特区政府采购条例》，经深圳市</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（以下简称甲方）和</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单位（以下简称乙方）协商，达成以下合同条款：</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第一条  合同标的</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乙方根据甲方需求提供下列货物：</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货物名称、规格及数量详见</w:t>
      </w:r>
      <w:r>
        <w:rPr>
          <w:rFonts w:hint="eastAsia" w:ascii="宋体" w:hAnsi="宋体" w:eastAsia="宋体" w:cs="宋体"/>
          <w:b/>
          <w:szCs w:val="21"/>
          <w:highlight w:val="none"/>
          <w:u w:val="single"/>
        </w:rPr>
        <w:t xml:space="preserve">                  </w:t>
      </w:r>
      <w:r>
        <w:rPr>
          <w:rFonts w:hint="eastAsia" w:ascii="宋体" w:hAnsi="宋体" w:eastAsia="宋体" w:cs="宋体"/>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第二条  合同价款</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本合同项下总价款为</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（大写）人民币，分项价款详见</w:t>
      </w:r>
      <w:r>
        <w:rPr>
          <w:rFonts w:hint="eastAsia" w:ascii="宋体" w:hAnsi="宋体" w:eastAsia="宋体" w:cs="宋体"/>
          <w:b/>
          <w:szCs w:val="21"/>
          <w:highlight w:val="none"/>
          <w:u w:val="single"/>
        </w:rPr>
        <w:t xml:space="preserve">          </w:t>
      </w:r>
      <w:r>
        <w:rPr>
          <w:rFonts w:hint="eastAsia" w:ascii="宋体" w:hAnsi="宋体" w:eastAsia="宋体" w:cs="宋体"/>
          <w:szCs w:val="21"/>
          <w:highlight w:val="none"/>
        </w:rPr>
        <w:t>。本合同总价款已包括乙方为履行本合同义务所发生的一切费用，系固定不变价格，且不随通货膨胀的影响而波动。</w:t>
      </w:r>
    </w:p>
    <w:p>
      <w:pPr>
        <w:pageBreakBefore w:val="0"/>
        <w:numPr>
          <w:ilvl w:val="0"/>
          <w:numId w:val="9"/>
        </w:numPr>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 xml:space="preserve"> </w:t>
      </w:r>
      <w:r>
        <w:rPr>
          <w:rFonts w:hint="eastAsia" w:ascii="宋体" w:hAnsi="宋体" w:eastAsia="宋体" w:cs="宋体"/>
          <w:b/>
          <w:szCs w:val="21"/>
          <w:highlight w:val="none"/>
          <w:lang w:val="en-US" w:eastAsia="zh-CN"/>
        </w:rPr>
        <w:t>履行时间（期限）及地点</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val="0"/>
          <w:bCs/>
          <w:szCs w:val="21"/>
          <w:highlight w:val="none"/>
        </w:rPr>
      </w:pPr>
      <w:r>
        <w:rPr>
          <w:rFonts w:hint="eastAsia" w:ascii="宋体" w:hAnsi="宋体" w:eastAsia="宋体" w:cs="宋体"/>
          <w:b w:val="0"/>
          <w:sz w:val="21"/>
          <w:szCs w:val="21"/>
          <w:highlight w:val="none"/>
        </w:rPr>
        <w:t>履约时间</w:t>
      </w:r>
      <w:r>
        <w:rPr>
          <w:rFonts w:hint="eastAsia" w:ascii="宋体" w:hAnsi="宋体" w:eastAsia="宋体" w:cs="宋体"/>
          <w:b w:val="0"/>
          <w:sz w:val="21"/>
          <w:szCs w:val="21"/>
          <w:highlight w:val="none"/>
          <w:lang w:eastAsia="zh-CN"/>
        </w:rPr>
        <w:t>（期限）</w:t>
      </w:r>
      <w:r>
        <w:rPr>
          <w:rFonts w:hint="eastAsia" w:ascii="宋体" w:hAnsi="宋体" w:eastAsia="宋体" w:cs="宋体"/>
          <w:b w:val="0"/>
          <w:sz w:val="21"/>
          <w:szCs w:val="21"/>
          <w:highlight w:val="none"/>
        </w:rPr>
        <w:t>：</w:t>
      </w:r>
      <w:r>
        <w:rPr>
          <w:rFonts w:hint="eastAsia" w:ascii="宋体" w:hAnsi="宋体" w:eastAsia="宋体" w:cs="宋体"/>
          <w:b w:val="0"/>
          <w:bCs/>
          <w:szCs w:val="21"/>
          <w:highlight w:val="none"/>
        </w:rPr>
        <w:t>乙方应于本合同签订之日其   日内将符合要求的产品向甲方交付（含安装调试），但乙方交付前应向书面通知甲方并征得甲方同意。</w:t>
      </w:r>
    </w:p>
    <w:p>
      <w:pPr>
        <w:pStyle w:val="2"/>
        <w:pageBreakBefore w:val="0"/>
        <w:kinsoku/>
        <w:overflowPunct/>
        <w:topLinePunct w:val="0"/>
        <w:autoSpaceDE/>
        <w:autoSpaceDN/>
        <w:bidi w:val="0"/>
        <w:adjustRightInd/>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b w:val="0"/>
          <w:sz w:val="21"/>
          <w:szCs w:val="21"/>
          <w:highlight w:val="none"/>
        </w:rPr>
        <w:t>履约地点：</w:t>
      </w:r>
      <w:r>
        <w:rPr>
          <w:rFonts w:hint="eastAsia" w:ascii="宋体" w:hAnsi="宋体" w:eastAsia="宋体" w:cs="宋体"/>
          <w:b w:val="0"/>
          <w:sz w:val="21"/>
          <w:szCs w:val="21"/>
          <w:highlight w:val="none"/>
          <w:u w:val="single"/>
        </w:rPr>
        <w:t xml:space="preserve">            </w:t>
      </w:r>
      <w:r>
        <w:rPr>
          <w:rFonts w:hint="eastAsia" w:ascii="宋体" w:hAnsi="宋体" w:eastAsia="宋体" w:cs="宋体"/>
          <w:b w:val="0"/>
          <w:sz w:val="21"/>
          <w:szCs w:val="21"/>
          <w:highlight w:val="none"/>
        </w:rPr>
        <w:t>。</w:t>
      </w:r>
    </w:p>
    <w:p>
      <w:pPr>
        <w:pageBreakBefore w:val="0"/>
        <w:numPr>
          <w:ilvl w:val="0"/>
          <w:numId w:val="9"/>
        </w:numPr>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权利保证</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乙方保证甲方在使用本合同项下货物或货物的任何一部分时，不会产生因第三方提出的包括但不限于侵犯其专利权、商标权、工业设计权等知识产权和侵犯其所有权、抵押权等物权及其他权利而引发的纠纷。如有纠纷，乙方应承担全部责任。</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w:t>
      </w:r>
      <w:r>
        <w:rPr>
          <w:rFonts w:hint="eastAsia" w:ascii="宋体" w:hAnsi="宋体" w:eastAsia="宋体" w:cs="宋体"/>
          <w:b/>
          <w:szCs w:val="21"/>
          <w:highlight w:val="none"/>
          <w:lang w:val="en-US" w:eastAsia="zh-CN"/>
        </w:rPr>
        <w:t>五</w:t>
      </w:r>
      <w:r>
        <w:rPr>
          <w:rFonts w:hint="eastAsia" w:ascii="宋体" w:hAnsi="宋体" w:eastAsia="宋体" w:cs="宋体"/>
          <w:b/>
          <w:szCs w:val="21"/>
          <w:highlight w:val="none"/>
        </w:rPr>
        <w:t>条  质量保证</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1、乙方所提供的货物的技术规格符合招标文件规定的技术规格，货物符合中华人民共和国的设计和制造生产标准或行业标准。</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2、乙方应保证货物是全新、未使用过的原装合格正品（包括零部件），并完全符合甲方要求的质量、规格和性能的要求。如货物安装或配置了软件的，乙方保证相关软件均为正版软件。</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9"/>
        <w:rPr>
          <w:rFonts w:hint="eastAsia" w:ascii="宋体" w:hAnsi="宋体" w:eastAsia="宋体" w:cs="宋体"/>
          <w:szCs w:val="21"/>
          <w:highlight w:val="none"/>
        </w:rPr>
      </w:pPr>
      <w:r>
        <w:rPr>
          <w:rFonts w:hint="eastAsia" w:ascii="宋体" w:hAnsi="宋体" w:eastAsia="宋体" w:cs="宋体"/>
          <w:szCs w:val="21"/>
          <w:highlight w:val="none"/>
        </w:rPr>
        <w:t>3、乙方保证交货时一并提供货物的质量合格凭证或文件。</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9"/>
        <w:rPr>
          <w:rFonts w:hint="eastAsia" w:ascii="宋体" w:hAnsi="宋体" w:eastAsia="宋体" w:cs="宋体"/>
          <w:b/>
          <w:szCs w:val="21"/>
          <w:highlight w:val="none"/>
        </w:rPr>
      </w:pPr>
      <w:r>
        <w:rPr>
          <w:rFonts w:hint="eastAsia" w:ascii="宋体" w:hAnsi="宋体" w:eastAsia="宋体" w:cs="宋体"/>
          <w:b/>
          <w:szCs w:val="21"/>
          <w:highlight w:val="none"/>
        </w:rPr>
        <w:t>第</w:t>
      </w:r>
      <w:r>
        <w:rPr>
          <w:rFonts w:hint="eastAsia" w:ascii="宋体" w:hAnsi="宋体" w:eastAsia="宋体" w:cs="宋体"/>
          <w:b/>
          <w:szCs w:val="21"/>
          <w:highlight w:val="none"/>
          <w:lang w:val="en-US" w:eastAsia="zh-CN"/>
        </w:rPr>
        <w:t>六</w:t>
      </w:r>
      <w:r>
        <w:rPr>
          <w:rFonts w:hint="eastAsia" w:ascii="宋体" w:hAnsi="宋体" w:eastAsia="宋体" w:cs="宋体"/>
          <w:b/>
          <w:szCs w:val="21"/>
          <w:highlight w:val="none"/>
        </w:rPr>
        <w:t>条  交货和验收</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1、乙方应按照本合同或招投标文件规定的时间和方式向甲方交付货物，交货地点由甲方指定。因交货产生的费用由乙方自行承担。</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2、乙方交付的货物应当完全符合招投标文件所规定的货物、数量、质量和规格要求。乙方提供的货物不符合招投标文件和合同规定的，甲方有权拒收货物，由此引起的风险，由乙方承担。</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3、乙方应将所提供货物的使用说明书、原厂保修卡等附随资料和附随配件、工具等交付给甲方；乙方不能完整交付货物及本款规定的单证和工具的，视为未按合同约定交货，乙方负责补齐，因此导致逾期交付的，由乙方承担相关的违约责任。</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4、乙方应在到货（安装、调试完）后  日内向甲方发出验收申请。甲方应当在收到申请  日内组织验收，验收合格的，由甲方向乙方签署货物验收单。验收合格的，由甲方向乙方签署货物验收单。甲方逾期未组织验收，也未提出异议的，视为验收合格。需要安装调试的，安装调试完毕验收合格后才视为最终验收合格和满足付款条件。</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5、货物的所有权和灭失的风险自乙方将货物交付给甲方时转移。</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w:t>
      </w:r>
      <w:r>
        <w:rPr>
          <w:rFonts w:hint="eastAsia" w:ascii="宋体" w:hAnsi="宋体" w:eastAsia="宋体" w:cs="宋体"/>
          <w:b/>
          <w:szCs w:val="21"/>
          <w:highlight w:val="none"/>
          <w:lang w:val="en-US" w:eastAsia="zh-CN"/>
        </w:rPr>
        <w:t>七</w:t>
      </w:r>
      <w:r>
        <w:rPr>
          <w:rFonts w:hint="eastAsia" w:ascii="宋体" w:hAnsi="宋体" w:eastAsia="宋体" w:cs="宋体"/>
          <w:b/>
          <w:szCs w:val="21"/>
          <w:highlight w:val="none"/>
        </w:rPr>
        <w:t>条  保修及其他服务</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1、乙方应按照国家有关法律法规规章和“三包”规定和招标文件的要求及乙方在投标文件的相关承诺提供保修及其他服务。</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2、保修期内，乙方负责对其提供的货物进行维修和系统维护，不再收取任何费用。所有货物保修服务方式均为乙方上门保修，即由乙方派员到货物使用现场维修，由此产生的一切费用均由乙方承担。保修期后的货物维护另行协商。</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3、在甲方提出维修要求后，乙方应于  小时内响应，  小时维修到位，并在  小时内消除故障。消耗品和零配件供应及时，特殊情况下可提供备用机。</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lang w:val="en-US" w:eastAsia="zh-CN"/>
        </w:rPr>
      </w:pPr>
      <w:r>
        <w:rPr>
          <w:rFonts w:hint="eastAsia" w:ascii="宋体" w:hAnsi="宋体" w:eastAsia="宋体" w:cs="宋体"/>
          <w:b/>
          <w:szCs w:val="21"/>
          <w:highlight w:val="none"/>
        </w:rPr>
        <w:t>第</w:t>
      </w:r>
      <w:r>
        <w:rPr>
          <w:rFonts w:hint="eastAsia" w:ascii="宋体" w:hAnsi="宋体" w:eastAsia="宋体" w:cs="宋体"/>
          <w:b/>
          <w:szCs w:val="21"/>
          <w:highlight w:val="none"/>
          <w:lang w:val="en-US" w:eastAsia="zh-CN"/>
        </w:rPr>
        <w:t>八</w:t>
      </w:r>
      <w:r>
        <w:rPr>
          <w:rFonts w:hint="eastAsia" w:ascii="宋体" w:hAnsi="宋体" w:eastAsia="宋体" w:cs="宋体"/>
          <w:b/>
          <w:szCs w:val="21"/>
          <w:highlight w:val="none"/>
        </w:rPr>
        <w:t>条</w:t>
      </w:r>
      <w:r>
        <w:rPr>
          <w:rFonts w:hint="eastAsia" w:ascii="宋体" w:hAnsi="宋体" w:eastAsia="宋体" w:cs="宋体"/>
          <w:b/>
          <w:szCs w:val="21"/>
          <w:highlight w:val="none"/>
          <w:lang w:val="en-US" w:eastAsia="zh-CN"/>
        </w:rPr>
        <w:t xml:space="preserve"> 保密条款</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val="0"/>
          <w:bCs/>
          <w:szCs w:val="21"/>
          <w:highlight w:val="none"/>
        </w:rPr>
      </w:pPr>
      <w:r>
        <w:rPr>
          <w:rFonts w:hint="eastAsia" w:ascii="宋体" w:hAnsi="宋体" w:eastAsia="宋体" w:cs="宋体"/>
          <w:b w:val="0"/>
          <w:bCs/>
          <w:szCs w:val="21"/>
          <w:highlight w:val="none"/>
        </w:rPr>
        <w:t>1</w:t>
      </w:r>
      <w:r>
        <w:rPr>
          <w:rFonts w:hint="eastAsia" w:ascii="宋体" w:hAnsi="宋体" w:eastAsia="宋体" w:cs="宋体"/>
          <w:bCs/>
          <w:szCs w:val="21"/>
          <w:highlight w:val="none"/>
        </w:rPr>
        <w:t>、</w:t>
      </w:r>
      <w:r>
        <w:rPr>
          <w:rFonts w:hint="eastAsia" w:ascii="宋体" w:hAnsi="宋体" w:eastAsia="宋体" w:cs="宋体"/>
          <w:b w:val="0"/>
          <w:bCs/>
          <w:szCs w:val="21"/>
          <w:highlight w:val="none"/>
        </w:rPr>
        <w:t>乙方对在本合同履行中获取或者知悉甲方提供的资料、信息负有保密义务。</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val="0"/>
          <w:bCs/>
          <w:szCs w:val="21"/>
          <w:highlight w:val="none"/>
        </w:rPr>
      </w:pPr>
      <w:r>
        <w:rPr>
          <w:rFonts w:hint="eastAsia" w:ascii="宋体" w:hAnsi="宋体" w:eastAsia="宋体" w:cs="宋体"/>
          <w:b w:val="0"/>
          <w:bCs/>
          <w:szCs w:val="21"/>
          <w:highlight w:val="none"/>
        </w:rPr>
        <w:t>2</w:t>
      </w:r>
      <w:r>
        <w:rPr>
          <w:rFonts w:hint="eastAsia" w:ascii="宋体" w:hAnsi="宋体" w:eastAsia="宋体" w:cs="宋体"/>
          <w:bCs/>
          <w:szCs w:val="21"/>
          <w:highlight w:val="none"/>
        </w:rPr>
        <w:t>、</w:t>
      </w:r>
      <w:r>
        <w:rPr>
          <w:rFonts w:hint="eastAsia" w:ascii="宋体" w:hAnsi="宋体" w:eastAsia="宋体" w:cs="宋体"/>
          <w:b w:val="0"/>
          <w:bCs/>
          <w:szCs w:val="21"/>
          <w:highlight w:val="none"/>
        </w:rPr>
        <w:t>乙方不得私自复印、留存、泄漏本合同履行有关的资料、信息。除非依照法律规定或者经甲方书面同意，乙方不得向第三方提供或披露由甲方提供的资料和信息，也不得用于本合同履行以外的其他用途，并保证采取一切合理和必要的措施防止任何第三方接触到甲方的上述资料和信息。</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val="0"/>
          <w:bCs/>
          <w:szCs w:val="21"/>
          <w:highlight w:val="none"/>
        </w:rPr>
        <w:t>3</w:t>
      </w:r>
      <w:r>
        <w:rPr>
          <w:rFonts w:hint="eastAsia" w:ascii="宋体" w:hAnsi="宋体" w:eastAsia="宋体" w:cs="宋体"/>
          <w:bCs/>
          <w:szCs w:val="21"/>
          <w:highlight w:val="none"/>
        </w:rPr>
        <w:t>、</w:t>
      </w:r>
      <w:r>
        <w:rPr>
          <w:rFonts w:hint="eastAsia" w:ascii="宋体" w:hAnsi="宋体" w:eastAsia="宋体" w:cs="宋体"/>
          <w:b w:val="0"/>
          <w:bCs/>
          <w:szCs w:val="21"/>
          <w:highlight w:val="none"/>
        </w:rPr>
        <w:t>保密期限自本协议签订生效之日起至保密信息被依法公开披露或成为公开信息之日止。合同中止、终止或者解除不视为免除保密义务，乙方仍应当承担保密义务。</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lang w:val="en-US" w:eastAsia="zh-CN"/>
        </w:rPr>
        <w:t xml:space="preserve">第九条 </w:t>
      </w:r>
      <w:r>
        <w:rPr>
          <w:rFonts w:hint="eastAsia" w:ascii="宋体" w:hAnsi="宋体" w:eastAsia="宋体" w:cs="宋体"/>
          <w:b/>
          <w:szCs w:val="21"/>
          <w:highlight w:val="none"/>
        </w:rPr>
        <w:t xml:space="preserve"> 履约保证金</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1、乙方应在签订本合同之日，向甲方或甲方指定的机构提交履约保证金_________元。</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2、如乙方未能履行合同规定的义务，甲方有权从履约保证金中取得补偿。</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3、甲方在乙方履行完毕本合同项下全部义务后______天内无息退还乙方。</w:t>
      </w:r>
    </w:p>
    <w:p>
      <w:pPr>
        <w:pageBreakBefore w:val="0"/>
        <w:numPr>
          <w:ilvl w:val="-1"/>
          <w:numId w:val="0"/>
        </w:numPr>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lang w:val="en-US" w:eastAsia="zh-CN"/>
        </w:rPr>
        <w:t>第十条</w:t>
      </w:r>
      <w:r>
        <w:rPr>
          <w:rFonts w:hint="eastAsia" w:ascii="宋体" w:hAnsi="宋体" w:eastAsia="宋体" w:cs="宋体"/>
          <w:b/>
          <w:szCs w:val="21"/>
          <w:highlight w:val="none"/>
        </w:rPr>
        <w:t xml:space="preserve">  付款期限和方式</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u w:val="single"/>
        </w:rPr>
      </w:pPr>
      <w:r>
        <w:rPr>
          <w:rFonts w:hint="eastAsia" w:ascii="宋体" w:hAnsi="宋体" w:eastAsia="宋体" w:cs="宋体"/>
          <w:b/>
          <w:szCs w:val="21"/>
          <w:highlight w:val="none"/>
          <w:u w:val="single"/>
        </w:rPr>
        <w:t>（详见商务要求）</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w:t>
      </w:r>
      <w:r>
        <w:rPr>
          <w:rFonts w:hint="eastAsia" w:ascii="宋体" w:hAnsi="宋体" w:eastAsia="宋体" w:cs="宋体"/>
          <w:b/>
          <w:szCs w:val="21"/>
          <w:highlight w:val="none"/>
          <w:lang w:val="en-US" w:eastAsia="zh-CN"/>
        </w:rPr>
        <w:t>十一</w:t>
      </w:r>
      <w:r>
        <w:rPr>
          <w:rFonts w:hint="eastAsia" w:ascii="宋体" w:hAnsi="宋体" w:eastAsia="宋体" w:cs="宋体"/>
          <w:b/>
          <w:szCs w:val="21"/>
          <w:highlight w:val="none"/>
        </w:rPr>
        <w:t>条 违约责任</w:t>
      </w:r>
      <w:r>
        <w:rPr>
          <w:rFonts w:hint="eastAsia" w:ascii="宋体" w:hAnsi="宋体" w:eastAsia="宋体" w:cs="宋体"/>
          <w:b/>
          <w:szCs w:val="21"/>
          <w:highlight w:val="none"/>
          <w:u w:val="single"/>
        </w:rPr>
        <w:t>（详见商务要求）</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１、甲方无正当理由拒收货物、拒付货物款的，由甲方向乙方偿付合同总价的【】%违约金。</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２、甲方未按合同规定的期限向乙方支付货款的，每逾期1天甲方向乙方偿付欠款总额的【】‰滞纳金，但累计滞纳金总额不超过欠款总额的【】% 。</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３、乙方逾期交付货物的，每逾期1天，乙方向甲方偿付逾期交货部分货款总额的【】‰的滞纳金。如乙方逾期交货达</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天，甲方有权解除合同，履约保证金不予退回，同时乙方应向甲方支付合同总价【】％的违约金。</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4、</w:t>
      </w:r>
      <w:r>
        <w:rPr>
          <w:rFonts w:hint="eastAsia" w:ascii="宋体" w:hAnsi="宋体" w:eastAsia="宋体" w:cs="宋体"/>
          <w:szCs w:val="21"/>
          <w:highlight w:val="none"/>
          <w:lang w:val="en-US" w:eastAsia="zh-CN"/>
        </w:rPr>
        <w:t>经甲方验收不合格的，</w:t>
      </w:r>
      <w:r>
        <w:rPr>
          <w:rFonts w:hint="eastAsia" w:ascii="宋体" w:hAnsi="宋体" w:eastAsia="宋体" w:cs="宋体"/>
          <w:szCs w:val="21"/>
          <w:highlight w:val="none"/>
        </w:rPr>
        <w:t>甲方有权拒收。乙方经修理或者更换后仍不合格的，甲方有权解除合同，要求乙方返还甲方已支付的合同款项，并有权要求乙方按合同总额【】％支付违约金。5、在乙方承诺的或国家规定的质量保证期内（取两者中最长的期限），如经乙方两次维修或更换，货物仍不能达到合同约定的质量标准，甲方有权退货，乙方应退回全部货款并赔偿甲方因此遭受的损失。</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6.</w:t>
      </w:r>
      <w:bookmarkStart w:id="92" w:name="_Hlk75014743"/>
      <w:r>
        <w:rPr>
          <w:rFonts w:hint="eastAsia" w:ascii="宋体" w:hAnsi="宋体" w:eastAsia="宋体" w:cs="宋体"/>
          <w:szCs w:val="21"/>
          <w:highlight w:val="none"/>
        </w:rPr>
        <w:t>乙方违反本合同约定的保密义务，甲方有权要求乙方按合同总额【】%支付违约金；造成不良影响或对甲方造成损失的，甲方有权要求乙方消除影响，承担赔偿责任，并有权解除合同。</w:t>
      </w:r>
      <w:bookmarkEnd w:id="92"/>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7、</w:t>
      </w:r>
      <w:bookmarkStart w:id="93" w:name="_Hlk75015079"/>
      <w:r>
        <w:rPr>
          <w:rFonts w:hint="eastAsia" w:ascii="宋体" w:hAnsi="宋体" w:eastAsia="宋体" w:cs="宋体"/>
          <w:szCs w:val="21"/>
          <w:highlight w:val="none"/>
        </w:rPr>
        <w:t>因乙方提供的产品受到侵权指控或者引发法律纠纷，影响甲方正常使用或者导致合同目的不能实现的，甲方有权要求乙方按合同总额【】%支付违约金，并有权解除合同。</w:t>
      </w:r>
      <w:bookmarkEnd w:id="93"/>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lang w:val="en-US" w:eastAsia="zh-CN"/>
        </w:rPr>
        <w:t>8</w:t>
      </w:r>
      <w:r>
        <w:rPr>
          <w:rFonts w:hint="eastAsia" w:ascii="宋体" w:hAnsi="宋体" w:eastAsia="宋体" w:cs="宋体"/>
          <w:szCs w:val="21"/>
          <w:highlight w:val="none"/>
        </w:rPr>
        <w:t>、乙方未履行本合同项下的其他义务或违反其在投标文件中的相关承诺的，应按合同总价款的【】%向甲方承担违约责任。</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lang w:val="en-US" w:eastAsia="zh-CN"/>
        </w:rPr>
        <w:t>9</w:t>
      </w:r>
      <w:r>
        <w:rPr>
          <w:rFonts w:hint="eastAsia" w:ascii="宋体" w:hAnsi="宋体" w:eastAsia="宋体" w:cs="宋体"/>
          <w:szCs w:val="21"/>
          <w:highlight w:val="none"/>
        </w:rPr>
        <w:t>、乙方在承担上述一项或多项违约责任后，仍应继续履行合同规定的义务（甲方解除合同的除外）。甲方未能及时追究乙方的任何一项违约责任并不表明甲方放弃追究乙方该项或其他违约责任。</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第十条    合同的变更和终止</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除</w:t>
      </w:r>
      <w:bookmarkStart w:id="94" w:name="_Hlk75015119"/>
      <w:r>
        <w:rPr>
          <w:rFonts w:hint="eastAsia" w:ascii="宋体" w:hAnsi="宋体" w:eastAsia="宋体" w:cs="宋体"/>
          <w:szCs w:val="21"/>
          <w:highlight w:val="none"/>
        </w:rPr>
        <w:t>《深圳经济特区政府采购条例》第40条、</w:t>
      </w:r>
      <w:bookmarkEnd w:id="94"/>
      <w:r>
        <w:rPr>
          <w:rFonts w:hint="eastAsia" w:ascii="宋体" w:hAnsi="宋体" w:eastAsia="宋体" w:cs="宋体"/>
          <w:szCs w:val="21"/>
          <w:highlight w:val="none"/>
        </w:rPr>
        <w:t>《中华人民共和国政府采购法》第</w:t>
      </w:r>
      <w:r>
        <w:rPr>
          <w:rFonts w:hint="eastAsia" w:ascii="宋体" w:hAnsi="宋体" w:eastAsia="宋体" w:cs="宋体"/>
          <w:szCs w:val="21"/>
          <w:highlight w:val="none"/>
          <w:lang w:val="en-US" w:eastAsia="zh-CN"/>
        </w:rPr>
        <w:t>50</w:t>
      </w:r>
      <w:r>
        <w:rPr>
          <w:rFonts w:hint="eastAsia" w:ascii="宋体" w:hAnsi="宋体" w:eastAsia="宋体" w:cs="宋体"/>
          <w:szCs w:val="21"/>
          <w:highlight w:val="none"/>
        </w:rPr>
        <w:t>条第二款规定或者主管部门另有政策规定的情形外，本合同一经签订，甲乙双方不得擅自变更、中止或终止合同。</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第十一条   争议的解决</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1、因货物的质量问题发生争议的，应当邀请国家认可的质量检测机构对货物质量进行鉴定。货物符合标准的，鉴定费由甲方承担；货物不符合质量标准的，鉴定费由乙方承担。</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2、因履行本合同引起的或与本合同有关的争议，甲、乙双方应首先通过友好协商解决，如果协商不能解决争议，则向甲方所在地有管辖权的人民法院提起诉讼；</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第十二条   合同生效及其他</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1、下列文件均为本合同的组成部分：</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（1）</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号招标文件、答疑及补充通知；</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（2）乙方的投标文件；</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（3）本合同执行中甲乙双方共同签署的补充与修正文件。</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2、本合同一式</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份，甲、乙方双方各执</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份，具有同等法律效力。本合同自双方法定代表人（或授权代表）签字并盖章之日起生效。</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甲方（采购人）：   （盖章）       乙方（供应商）：    （盖章）</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 xml:space="preserve">法定代表人：                     法定代表人： </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委托代理人：                     委托代理人：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Cs w:val="21"/>
          <w:highlight w:val="none"/>
        </w:rPr>
      </w:pPr>
      <w:r>
        <w:rPr>
          <w:rFonts w:hint="eastAsia" w:ascii="宋体" w:hAnsi="宋体" w:eastAsia="宋体" w:cs="宋体"/>
          <w:szCs w:val="21"/>
          <w:highlight w:val="none"/>
        </w:rPr>
        <w:t>日期：   年     月    日         日期：   年     月    日</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br w:type="page"/>
      </w:r>
    </w:p>
    <w:p>
      <w:pPr>
        <w:pStyle w:val="4"/>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bookmarkStart w:id="95" w:name="_Hlk72439706"/>
      <w:r>
        <w:rPr>
          <w:rFonts w:hint="eastAsia" w:ascii="宋体" w:hAnsi="宋体" w:eastAsia="宋体" w:cs="宋体"/>
          <w:sz w:val="28"/>
          <w:szCs w:val="28"/>
          <w:highlight w:val="none"/>
        </w:rPr>
        <w:t>第二册  通用条款（公开招标）</w:t>
      </w:r>
    </w:p>
    <w:p>
      <w:pPr>
        <w:pStyle w:val="4"/>
        <w:pageBreakBefore w:val="0"/>
        <w:numPr>
          <w:ilvl w:val="0"/>
          <w:numId w:val="10"/>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bookmarkStart w:id="96" w:name="_Hlk72399513"/>
      <w:r>
        <w:rPr>
          <w:rFonts w:hint="eastAsia" w:ascii="宋体" w:hAnsi="宋体" w:eastAsia="宋体" w:cs="宋体"/>
          <w:sz w:val="28"/>
          <w:szCs w:val="28"/>
          <w:highlight w:val="none"/>
        </w:rPr>
        <w:t>总则</w:t>
      </w:r>
    </w:p>
    <w:bookmarkEnd w:id="96"/>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 通用条款说明</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1.1政府集中采购机构发出招标文件通用条款版本，列出深圳市政府采购项目进行招标采购所适用的通用条款内容。如有需要，政府集中采购机构可以对通用条款的内容进行补充。</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1.2招标文件分为第一册“专用条款”和第二册“通用条款”。</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1.3“专用条款”是对本次采购项目的具体要求，包含招标公告、对通用条款的补充内容及其他关键信息、用户需求书、投标文件格式及附件、合同条款及格式等内容。</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1.4“通用条款”是适用于政府采购公开招标项目的基础性条款，具有普遍性和通用性。</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1.5 “专用条款”和“通用条款”表述不一致或有冲突时，以“专用条款”为准。</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2．招标说明</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本项目按照《深圳经济特区政府采购条例》、《深圳经济特区政府采购条例实施细则》及政府采购其他法律法规，通过公开招标方式确定中标供应商。</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3．定义</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招标文件中下列术语应解释为：</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3.1“采购人”：指利用财政性资金依法进行政府采购的国家机关、事业单位、团体组织；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3.2 “政府集中采购机构”</w:t>
      </w:r>
      <w:r>
        <w:rPr>
          <w:rFonts w:hint="eastAsia" w:ascii="宋体" w:hAnsi="宋体" w:eastAsia="宋体" w:cs="宋体"/>
          <w:sz w:val="21"/>
          <w:szCs w:val="21"/>
          <w:highlight w:val="none"/>
          <w:shd w:val="clear" w:color="auto" w:fill="FFFFFF"/>
        </w:rPr>
        <w:t>是指市政府设立的，组织实施政府采购项目，并对政府采购活动提供服务的专门机构；</w:t>
      </w:r>
      <w:r>
        <w:rPr>
          <w:rFonts w:hint="eastAsia" w:ascii="宋体" w:hAnsi="宋体" w:eastAsia="宋体" w:cs="宋体"/>
          <w:sz w:val="21"/>
          <w:szCs w:val="21"/>
          <w:highlight w:val="none"/>
        </w:rPr>
        <w:t>本文件所述的“政府集中采购机构”指</w:t>
      </w:r>
      <w:r>
        <w:rPr>
          <w:rFonts w:hint="eastAsia" w:ascii="宋体" w:hAnsi="宋体" w:eastAsia="宋体" w:cs="宋体"/>
          <w:b/>
          <w:bCs/>
          <w:color w:val="FF0000"/>
          <w:sz w:val="21"/>
          <w:szCs w:val="21"/>
          <w:highlight w:val="none"/>
        </w:rPr>
        <w:t>深圳公共资源交易中心</w:t>
      </w:r>
      <w:r>
        <w:rPr>
          <w:rFonts w:hint="eastAsia" w:ascii="宋体" w:hAnsi="宋体" w:eastAsia="宋体" w:cs="宋体"/>
          <w:b/>
          <w:bCs/>
          <w:color w:val="FF0000"/>
          <w:sz w:val="21"/>
          <w:szCs w:val="21"/>
          <w:highlight w:val="none"/>
          <w:lang w:eastAsia="zh-CN"/>
        </w:rPr>
        <w:t>（深圳交易集团有限公司龙华分公司）</w:t>
      </w:r>
      <w:r>
        <w:rPr>
          <w:rFonts w:hint="eastAsia" w:ascii="宋体" w:hAnsi="宋体" w:eastAsia="宋体" w:cs="宋体"/>
          <w:sz w:val="21"/>
          <w:szCs w:val="21"/>
          <w:highlight w:val="none"/>
        </w:rPr>
        <w:t>；</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3.3“投标人”，即供应商，指参加投标竞争并愿意按照招标文件要求向采购人提供货物、工程或者服务的依法成立的法人、其他组织或者自然人；</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3.4“评审委员会”是依据《深圳经济特区政府采购条例》、《深圳经济特区政府采购条例实施细则》等有关规定组建的专门负责本次招标其评审工作的临时性机构；</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3.5“日期”指公历日；</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3.6“合同”指由本次招标所产生的合同或合约文件；</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3.7“电子投标文件”指利用</w:t>
      </w:r>
      <w:r>
        <w:rPr>
          <w:rFonts w:hint="eastAsia" w:ascii="宋体" w:hAnsi="宋体" w:eastAsia="宋体" w:cs="宋体"/>
          <w:b/>
          <w:bCs/>
          <w:color w:val="FF0000"/>
          <w:sz w:val="21"/>
          <w:szCs w:val="21"/>
          <w:highlight w:val="none"/>
        </w:rPr>
        <w:t>深圳公共资源交易中心（深圳交易集团有限公司</w:t>
      </w:r>
      <w:r>
        <w:rPr>
          <w:rFonts w:hint="eastAsia" w:ascii="宋体" w:hAnsi="宋体" w:eastAsia="宋体" w:cs="宋体"/>
          <w:b/>
          <w:bCs/>
          <w:color w:val="FF0000"/>
          <w:sz w:val="21"/>
          <w:szCs w:val="21"/>
          <w:highlight w:val="none"/>
          <w:lang w:eastAsia="zh-CN"/>
        </w:rPr>
        <w:t>龙华</w:t>
      </w:r>
      <w:r>
        <w:rPr>
          <w:rFonts w:hint="eastAsia" w:ascii="宋体" w:hAnsi="宋体" w:eastAsia="宋体" w:cs="宋体"/>
          <w:b/>
          <w:bCs/>
          <w:color w:val="FF0000"/>
          <w:sz w:val="21"/>
          <w:szCs w:val="21"/>
          <w:highlight w:val="none"/>
        </w:rPr>
        <w:t>分公司）</w:t>
      </w:r>
      <w:r>
        <w:rPr>
          <w:rFonts w:hint="eastAsia" w:ascii="宋体" w:hAnsi="宋体" w:eastAsia="宋体" w:cs="宋体"/>
          <w:szCs w:val="21"/>
          <w:highlight w:val="none"/>
        </w:rPr>
        <w:t>网站提供的</w:t>
      </w:r>
      <w:r>
        <w:rPr>
          <w:rFonts w:hint="eastAsia" w:ascii="宋体" w:hAnsi="宋体" w:eastAsia="宋体" w:cs="宋体"/>
          <w:highlight w:val="none"/>
        </w:rPr>
        <w:t>深圳智慧采购平台投标文件制作专用软件（以下简称：投标文件制作软件）制作并</w:t>
      </w:r>
      <w:r>
        <w:rPr>
          <w:rFonts w:hint="eastAsia" w:ascii="宋体" w:hAnsi="宋体" w:eastAsia="宋体" w:cs="宋体"/>
          <w:szCs w:val="21"/>
          <w:highlight w:val="none"/>
        </w:rPr>
        <w:t>加密的投标文件,适用于网上投标；（投标文件制作软件可从</w:t>
      </w:r>
      <w:r>
        <w:rPr>
          <w:rFonts w:hint="eastAsia" w:ascii="宋体" w:hAnsi="宋体" w:eastAsia="宋体" w:cs="宋体"/>
          <w:highlight w:val="none"/>
        </w:rPr>
        <w:t>“下载地址：http://zfcg.szggzy.com/TPBidder/DownLoad/深圳市智慧采购平台投标文件制作专用软件.zip”</w:t>
      </w:r>
      <w:r>
        <w:rPr>
          <w:rFonts w:hint="eastAsia" w:ascii="宋体" w:hAnsi="宋体" w:eastAsia="宋体" w:cs="宋体"/>
          <w:szCs w:val="21"/>
          <w:highlight w:val="none"/>
        </w:rPr>
        <w:t>下载）</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3.8“网上投标”指通过</w:t>
      </w:r>
      <w:r>
        <w:rPr>
          <w:rFonts w:hint="eastAsia" w:ascii="宋体" w:hAnsi="宋体" w:eastAsia="宋体" w:cs="宋体"/>
          <w:b/>
          <w:bCs/>
          <w:color w:val="FF0000"/>
          <w:sz w:val="21"/>
          <w:szCs w:val="21"/>
          <w:highlight w:val="none"/>
        </w:rPr>
        <w:t>深圳公共资源交易中心（深圳交易集团有限公司</w:t>
      </w:r>
      <w:r>
        <w:rPr>
          <w:rFonts w:hint="eastAsia" w:ascii="宋体" w:hAnsi="宋体" w:eastAsia="宋体" w:cs="宋体"/>
          <w:b/>
          <w:bCs/>
          <w:color w:val="FF0000"/>
          <w:sz w:val="21"/>
          <w:szCs w:val="21"/>
          <w:highlight w:val="none"/>
          <w:lang w:eastAsia="zh-CN"/>
        </w:rPr>
        <w:t>龙华</w:t>
      </w:r>
      <w:r>
        <w:rPr>
          <w:rFonts w:hint="eastAsia" w:ascii="宋体" w:hAnsi="宋体" w:eastAsia="宋体" w:cs="宋体"/>
          <w:b/>
          <w:bCs/>
          <w:color w:val="FF0000"/>
          <w:sz w:val="21"/>
          <w:szCs w:val="21"/>
          <w:highlight w:val="none"/>
        </w:rPr>
        <w:t>分公司）</w:t>
      </w:r>
      <w:r>
        <w:rPr>
          <w:rFonts w:hint="eastAsia" w:ascii="宋体" w:hAnsi="宋体" w:eastAsia="宋体" w:cs="宋体"/>
          <w:sz w:val="21"/>
          <w:szCs w:val="21"/>
          <w:highlight w:val="none"/>
        </w:rPr>
        <w:t>网站上传电子投标文件；</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3.9招标文件中的标题或题名仅起引导作用，而不应视为对招标文件内容的理解和解释。</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4. 政府采购供应商责任</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4.1欢迎诚信、有实力和有社会责任心的供应商参与政府采购事业。</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4.2投标人应当遵循公平竞争的原则，不得恶意串通，不得妨碍其他投标人的竞争行为，不得损害采购人或者其他投标人的合法权益。如违反上述要求，经核实后，供应商的投标无效。</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5．投标人参加政府采购的条件</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5.1投标人应在投标前到</w:t>
      </w:r>
      <w:r>
        <w:rPr>
          <w:rFonts w:hint="eastAsia" w:ascii="宋体" w:hAnsi="宋体" w:eastAsia="宋体" w:cs="宋体"/>
          <w:b/>
          <w:bCs/>
          <w:sz w:val="21"/>
          <w:szCs w:val="21"/>
          <w:highlight w:val="none"/>
        </w:rPr>
        <w:t>深圳公共资源交易中心（具体在深圳交易集团有限公司政府采购业务分公司进行办理）</w:t>
      </w:r>
      <w:r>
        <w:rPr>
          <w:rFonts w:hint="eastAsia" w:ascii="宋体" w:hAnsi="宋体" w:eastAsia="宋体" w:cs="宋体"/>
          <w:sz w:val="21"/>
          <w:szCs w:val="21"/>
          <w:highlight w:val="none"/>
        </w:rPr>
        <w:t>进行注册并办理电子密钥。</w:t>
      </w:r>
      <w:r>
        <w:rPr>
          <w:rFonts w:hint="eastAsia" w:ascii="宋体" w:hAnsi="宋体" w:eastAsia="宋体" w:cs="宋体"/>
          <w:szCs w:val="21"/>
          <w:highlight w:val="none"/>
        </w:rPr>
        <w:t>《</w:t>
      </w:r>
      <w:r>
        <w:rPr>
          <w:rFonts w:hint="eastAsia" w:ascii="宋体" w:hAnsi="宋体" w:eastAsia="宋体" w:cs="宋体"/>
          <w:highlight w:val="none"/>
        </w:rPr>
        <w:fldChar w:fldCharType="begin"/>
      </w:r>
      <w:r>
        <w:rPr>
          <w:rFonts w:hint="eastAsia" w:ascii="宋体" w:hAnsi="宋体" w:eastAsia="宋体" w:cs="宋体"/>
          <w:highlight w:val="none"/>
        </w:rPr>
        <w:instrText xml:space="preserve"> HYPERLINK "http://www.szzfcg.cn/viewer.do?id=2455258" \t "documentViewer2455258" </w:instrText>
      </w:r>
      <w:r>
        <w:rPr>
          <w:rFonts w:hint="eastAsia" w:ascii="宋体" w:hAnsi="宋体" w:eastAsia="宋体" w:cs="宋体"/>
          <w:highlight w:val="none"/>
        </w:rPr>
        <w:fldChar w:fldCharType="separate"/>
      </w:r>
      <w:r>
        <w:rPr>
          <w:rFonts w:hint="eastAsia" w:ascii="宋体" w:hAnsi="宋体" w:eastAsia="宋体" w:cs="宋体"/>
          <w:szCs w:val="21"/>
          <w:highlight w:val="none"/>
        </w:rPr>
        <w:t>供应商注册及电子密钥新申请指引</w:t>
      </w:r>
      <w:r>
        <w:rPr>
          <w:rFonts w:hint="eastAsia" w:ascii="宋体" w:hAnsi="宋体" w:eastAsia="宋体" w:cs="宋体"/>
          <w:highlight w:val="none"/>
        </w:rPr>
        <w:fldChar w:fldCharType="end"/>
      </w:r>
      <w:r>
        <w:rPr>
          <w:rFonts w:hint="eastAsia" w:ascii="宋体" w:hAnsi="宋体" w:eastAsia="宋体" w:cs="宋体"/>
          <w:szCs w:val="21"/>
          <w:highlight w:val="none"/>
        </w:rPr>
        <w:t>》详见</w:t>
      </w:r>
      <w:r>
        <w:rPr>
          <w:rFonts w:hint="eastAsia" w:ascii="宋体" w:hAnsi="宋体" w:eastAsia="宋体" w:cs="宋体"/>
          <w:highlight w:val="none"/>
        </w:rPr>
        <w:t>http://zfcg.szggzy.com/</w:t>
      </w:r>
      <w:r>
        <w:rPr>
          <w:rFonts w:hint="eastAsia" w:ascii="宋体" w:hAnsi="宋体" w:eastAsia="宋体" w:cs="宋体"/>
          <w:szCs w:val="21"/>
          <w:highlight w:val="none"/>
        </w:rPr>
        <w:t>。</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5.2投标人资格要求</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参加本项目的投标人应具备的资格条件详见本项目招标公告中 “投标人资格要求”（即申请人的资格要求）的内容。</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5.3联合体投标</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5.3.1　以下有关联合体投标的条款仅适用于允许投标人组成联合体投标的项目。</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5.3.2  由两个或两个以上的自然人、法人或者其他组织可以组成一个联合体，以一个供应商的身份共同投标时，应符合以下原则：</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（1）投标联合体各方参加政府采购活动应当具备下列条件：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1、具有独立承担民事责任的能力；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2、有良好的商业信誉和健全的财务会计制度；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3、具有履行合同所必需的设备和专业技术能力；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4、有依法缴纳税收和社会保障资金的良好记录；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5、参加政府采购活动前三年内，在经营活动中没有重大违法记录；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6、参与本项目政府采购活动时不存在被有关部门禁止参与政府采购活动且在有效期内的情况；</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7、</w:t>
      </w:r>
      <w:r>
        <w:rPr>
          <w:rFonts w:hint="eastAsia" w:ascii="宋体" w:hAnsi="宋体" w:eastAsia="宋体" w:cs="宋体"/>
          <w:sz w:val="21"/>
          <w:szCs w:val="21"/>
          <w:highlight w:val="none"/>
        </w:rPr>
        <w:t xml:space="preserve">法律、行政法规规定的其他条件。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2</w:t>
      </w:r>
      <w:r>
        <w:rPr>
          <w:rFonts w:hint="eastAsia" w:ascii="宋体" w:hAnsi="宋体" w:eastAsia="宋体" w:cs="宋体"/>
          <w:sz w:val="21"/>
          <w:szCs w:val="21"/>
          <w:highlight w:val="none"/>
        </w:rPr>
        <w:t>）在投标截止前，投标联合体各方均应注册成深圳市政府采购</w:t>
      </w:r>
      <w:r>
        <w:rPr>
          <w:rFonts w:hint="eastAsia" w:ascii="宋体" w:hAnsi="宋体" w:eastAsia="宋体" w:cs="宋体"/>
          <w:sz w:val="21"/>
          <w:szCs w:val="21"/>
          <w:highlight w:val="none"/>
          <w:lang w:eastAsia="zh-CN"/>
        </w:rPr>
        <w:t>注册</w:t>
      </w:r>
      <w:r>
        <w:rPr>
          <w:rFonts w:hint="eastAsia" w:ascii="宋体" w:hAnsi="宋体" w:eastAsia="宋体" w:cs="宋体"/>
          <w:sz w:val="21"/>
          <w:szCs w:val="21"/>
          <w:highlight w:val="none"/>
        </w:rPr>
        <w:t>供应商；</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3</w:t>
      </w:r>
      <w:r>
        <w:rPr>
          <w:rFonts w:hint="eastAsia" w:ascii="宋体" w:hAnsi="宋体" w:eastAsia="宋体" w:cs="宋体"/>
          <w:sz w:val="21"/>
          <w:szCs w:val="21"/>
          <w:highlight w:val="none"/>
        </w:rPr>
        <w:t>）联合体中有同类资质的供应商按照联合体分工承担相同工作的，应当按照资质等级较低的供应商确定资质等级；</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4</w:t>
      </w:r>
      <w:r>
        <w:rPr>
          <w:rFonts w:hint="eastAsia" w:ascii="宋体" w:hAnsi="宋体" w:eastAsia="宋体" w:cs="宋体"/>
          <w:sz w:val="21"/>
          <w:szCs w:val="21"/>
          <w:highlight w:val="none"/>
        </w:rPr>
        <w:t>）是否允许联合体参加投标，应当由采购人和采购代理机构根据项目的实际情况和潜在供应商的数量自主决定，如果决定接受联合体投标则应当在招标公告中明示；</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5</w:t>
      </w:r>
      <w:r>
        <w:rPr>
          <w:rFonts w:hint="eastAsia" w:ascii="宋体" w:hAnsi="宋体" w:eastAsia="宋体" w:cs="宋体"/>
          <w:sz w:val="21"/>
          <w:szCs w:val="21"/>
          <w:highlight w:val="none"/>
        </w:rPr>
        <w:t>）投标人的投标文件及中标后签署的合同协议对联合体各方均具法律约束力；</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6</w:t>
      </w:r>
      <w:r>
        <w:rPr>
          <w:rFonts w:hint="eastAsia" w:ascii="宋体" w:hAnsi="宋体" w:eastAsia="宋体" w:cs="宋体"/>
          <w:sz w:val="21"/>
          <w:szCs w:val="21"/>
          <w:highlight w:val="none"/>
        </w:rPr>
        <w:t>）联合体各方应当签订联合体投标协议，明确约定各方拟承担的工作和责任，并将该协议随投标文件一并递交给政府集中采购机构；</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7</w:t>
      </w:r>
      <w:r>
        <w:rPr>
          <w:rFonts w:hint="eastAsia" w:ascii="宋体" w:hAnsi="宋体" w:eastAsia="宋体" w:cs="宋体"/>
          <w:sz w:val="21"/>
          <w:szCs w:val="21"/>
          <w:highlight w:val="none"/>
        </w:rPr>
        <w:t>）联合体中标后，联合体各方应当共同与采购人签订合同，就中标项目向采购人承担连带责任；</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8</w:t>
      </w:r>
      <w:r>
        <w:rPr>
          <w:rFonts w:hint="eastAsia" w:ascii="宋体" w:hAnsi="宋体" w:eastAsia="宋体" w:cs="宋体"/>
          <w:sz w:val="21"/>
          <w:szCs w:val="21"/>
          <w:highlight w:val="none"/>
        </w:rPr>
        <w:t>）联合体的各方应当共同推荐一联合体投标授权代表方，由联合体各方提交一份授权书，证明其有资格代表联合体各方签署投标文件，该授权书作为投标文件的组成部分一并递交给政府集中采购机构</w:t>
      </w:r>
      <w:r>
        <w:rPr>
          <w:rFonts w:hint="eastAsia" w:ascii="宋体" w:hAnsi="宋体" w:eastAsia="宋体" w:cs="宋体"/>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9</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以联合体形式参加政府采购活动的，联合体各方不得再单独参加或者与其他供应商另外组成联合体参加同一合同项下的政府采购活动，出现上述情况者，其投标和与此有关联合体、总包单位的投标将被拒绝；</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10</w:t>
      </w:r>
      <w:r>
        <w:rPr>
          <w:rFonts w:hint="eastAsia" w:ascii="宋体" w:hAnsi="宋体" w:eastAsia="宋体" w:cs="宋体"/>
          <w:sz w:val="21"/>
          <w:szCs w:val="21"/>
          <w:highlight w:val="none"/>
        </w:rPr>
        <w:t>）本通用条款中“投标人”一词亦指联合体各方，专用条款另有规定或说明的除外。</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6．政策导向</w:t>
      </w:r>
    </w:p>
    <w:p>
      <w:pPr>
        <w:pStyle w:val="2"/>
        <w:pageBreakBefore w:val="0"/>
        <w:kinsoku/>
        <w:overflowPunct/>
        <w:topLinePunct w:val="0"/>
        <w:autoSpaceDE/>
        <w:autoSpaceDN/>
        <w:bidi w:val="0"/>
        <w:spacing w:line="360" w:lineRule="auto"/>
        <w:ind w:left="0" w:firstLine="0" w:firstLineChars="0"/>
        <w:rPr>
          <w:rFonts w:hint="eastAsia" w:ascii="宋体" w:hAnsi="宋体" w:eastAsia="宋体" w:cs="宋体"/>
          <w:sz w:val="21"/>
          <w:szCs w:val="21"/>
          <w:highlight w:val="none"/>
        </w:rPr>
      </w:pPr>
      <w:r>
        <w:rPr>
          <w:rFonts w:hint="eastAsia" w:ascii="宋体" w:hAnsi="宋体" w:eastAsia="宋体" w:cs="宋体"/>
          <w:b w:val="0"/>
          <w:bCs w:val="0"/>
          <w:sz w:val="21"/>
          <w:szCs w:val="21"/>
          <w:highlight w:val="none"/>
        </w:rPr>
        <w:t>6.1  政府采购扶持贫困地区、中小企业、监狱企业和残疾人福利性单位发展</w:t>
      </w:r>
      <w:r>
        <w:rPr>
          <w:rFonts w:hint="eastAsia" w:ascii="宋体" w:hAnsi="宋体" w:eastAsia="宋体" w:cs="宋体"/>
          <w:b w:val="0"/>
          <w:bCs w:val="0"/>
          <w:sz w:val="21"/>
          <w:szCs w:val="21"/>
          <w:highlight w:val="none"/>
          <w:lang w:eastAsia="zh-CN"/>
        </w:rPr>
        <w:t>，</w:t>
      </w:r>
      <w:r>
        <w:rPr>
          <w:rFonts w:hint="eastAsia" w:ascii="宋体" w:hAnsi="宋体" w:eastAsia="宋体" w:cs="宋体"/>
          <w:b w:val="0"/>
          <w:bCs w:val="0"/>
          <w:sz w:val="21"/>
          <w:szCs w:val="21"/>
          <w:highlight w:val="none"/>
        </w:rPr>
        <w:t>根据《财政部 发展改革委 生态环境部 市场监管总局 关于调整优化节能产品、环境标志产品政府采购执行机制的通知》，自2019年4月1日起，对政府采购节能产品、环境标志产品实施品目清单管理。依据品目清单和认证证书实施政府优先采购和强制采购。采购人拟采购的产品属于品目清单范围的，采购人及其委托的采购代理机构应当依据国家确定的认证机构出具的、处于有效期之内的节能产品、环境标志产品认证证书，对获得证书的产品实施政府优先采购或强制采购。</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6.2  本项目落实深圳市政府采购供应商诚信管理政策要求。</w:t>
      </w:r>
    </w:p>
    <w:p>
      <w:pPr>
        <w:pStyle w:val="2"/>
        <w:pageBreakBefore w:val="0"/>
        <w:kinsoku/>
        <w:overflowPunct/>
        <w:topLinePunct w:val="0"/>
        <w:autoSpaceDE/>
        <w:autoSpaceDN/>
        <w:bidi w:val="0"/>
        <w:spacing w:line="360" w:lineRule="auto"/>
        <w:ind w:left="0" w:firstLine="0" w:firstLineChars="0"/>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6.</w:t>
      </w:r>
      <w:r>
        <w:rPr>
          <w:rFonts w:hint="eastAsia" w:ascii="宋体" w:hAnsi="宋体" w:eastAsia="宋体" w:cs="宋体"/>
          <w:b w:val="0"/>
          <w:bCs w:val="0"/>
          <w:sz w:val="21"/>
          <w:szCs w:val="21"/>
          <w:highlight w:val="none"/>
          <w:lang w:val="en-US" w:eastAsia="zh-CN"/>
        </w:rPr>
        <w:t xml:space="preserve">3  </w:t>
      </w:r>
      <w:r>
        <w:rPr>
          <w:rFonts w:hint="eastAsia" w:ascii="宋体" w:hAnsi="宋体" w:eastAsia="宋体" w:cs="宋体"/>
          <w:b w:val="0"/>
          <w:bCs w:val="0"/>
          <w:sz w:val="21"/>
          <w:szCs w:val="21"/>
          <w:highlight w:val="none"/>
        </w:rPr>
        <w:t>2014年起，政府部门、国有企业在进行设备或工程采购时，应在招标文件中明确要求工程机械、装卸机械满足国家现阶段非道路移动机械用柴油机排放标准，并鼓励使用LNG或电动工程机械、装卸机械。2015年起，政府部门、国有企业采购设备或工程项目中选用LNG或电动工程机械、装卸机械的比例不低于30%。</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 本项目若涉及采购货物，则合格的货物及相应服务应满足以下要求：</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7.1  必须是全新、未使用过的原装合格正品（包括零部件），如安装或配置了软件的，须为正版软件。</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7.2  国产的货物及其有关服务必须符合中华人民共和国的设计、制造生产标准及行业标准。招标公告有其他要求的，亦应符合其要求。</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7.3  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7.4  投标人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7.6  工期要求：投标人在投标时对其所投项目应提交交货进度、交货计划等，在合同规定的时间内完成项目实施工作。</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7.7  投标人必须承担的设备运输、安装调试、验收检测和提供设备操作说明书、图纸等其他相关及类似的义务。</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8．投标费用</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不论投标结果如何，投标人应承担其编制投标文件与递交投标文件所涉及的一切费用。</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9．踏勘现场</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9.2投标人及其人员经过采购人的允许，可以进入采购人的项目现场踏勘。若招标文件要求投标人于统一时间地点踏勘现场的，投标人应当按时前往。</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9.3采购人应当通过政府集中采购机构向投标人提供有关现场的书面资料和数据。</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9.4任何人或任何组织在踏勘现场时向投标人提供的任何书面资料或口头承诺，未经政府集中采购机构在网上发布或书面通知，均作无效处理。政府集中采购机构对投标人由此而做出的推论、理解和结论概不负责。</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9.5未参与踏勘现场不作为否定投标人资格的理由。</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10．标前会议</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10.1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10.2任何人或任何组织在标前会议时向投标人提供的任何书面资料或口头承诺，未经政府集中采购机构在网上发布或书面通知，均作无效处理。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sz w:val="21"/>
          <w:szCs w:val="21"/>
          <w:highlight w:val="none"/>
        </w:rPr>
        <w:t>10.3未参与标前会议不作为否定投标人资格的理由。</w:t>
      </w:r>
    </w:p>
    <w:p>
      <w:pPr>
        <w:pStyle w:val="4"/>
        <w:pageBreakBefore w:val="0"/>
        <w:numPr>
          <w:ilvl w:val="0"/>
          <w:numId w:val="10"/>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招标文件</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11．招标文件的编制与组成</w:t>
      </w:r>
    </w:p>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11.1招标文件除以下内容外，政府集中采购机构在招标期间发出的澄清或修改等相关公告或通知内容，均是招标文件的组成部分，对投标人起约束作用；</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招标文件包括下列内容：</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b/>
          <w:sz w:val="21"/>
          <w:szCs w:val="21"/>
          <w:highlight w:val="none"/>
        </w:rPr>
      </w:pPr>
      <w:r>
        <w:rPr>
          <w:rFonts w:hint="eastAsia" w:ascii="宋体" w:hAnsi="宋体" w:eastAsia="宋体" w:cs="宋体"/>
          <w:b/>
          <w:sz w:val="21"/>
          <w:szCs w:val="21"/>
          <w:highlight w:val="none"/>
        </w:rPr>
        <w:t>第一册  专用条款</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b/>
          <w:sz w:val="21"/>
          <w:szCs w:val="21"/>
          <w:highlight w:val="none"/>
        </w:rPr>
      </w:pPr>
      <w:r>
        <w:rPr>
          <w:rFonts w:hint="eastAsia" w:ascii="宋体" w:hAnsi="宋体" w:eastAsia="宋体" w:cs="宋体"/>
          <w:b/>
          <w:sz w:val="21"/>
          <w:szCs w:val="21"/>
          <w:highlight w:val="none"/>
        </w:rPr>
        <w:t>关键信息</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第一章  招标公告</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第二章  对通用条款的补充内容及其他关键信息</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第三章  用户需求书</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第四章  投标文件格式及附件</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第五章  合同条款及格式</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b/>
          <w:sz w:val="21"/>
          <w:szCs w:val="21"/>
          <w:highlight w:val="none"/>
        </w:rPr>
      </w:pPr>
      <w:r>
        <w:rPr>
          <w:rFonts w:hint="eastAsia" w:ascii="宋体" w:hAnsi="宋体" w:eastAsia="宋体" w:cs="宋体"/>
          <w:b/>
          <w:sz w:val="21"/>
          <w:szCs w:val="21"/>
          <w:highlight w:val="none"/>
        </w:rPr>
        <w:t>第二册  通用条款</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第一章  总则</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第二章  招标文件</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第三章  投标文件的编制</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第四章  投标文件的递交</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第五章  开标</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第六章  评审要求</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第七章  评审程序及评审方法</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第八章  定标及公示</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第九章  公开招标失败的后续处理</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第十章  合同的授予与备案</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第十一章  质疑处理</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11.2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11.3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12．招标文件的澄清</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12.1招标文件澄清的目的是澄清、解答投标人在查阅招标文件后或现场踏勘中可能提出的与投标有关的疑问或询问。</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12.2投标人如对招标文件内容有疑问，应当在招标公告规定的澄清（提问）截止时间前以网上提问的形式通过网上政府采购系统提交政府集中采购机构。</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12.3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13.3、13.4款规定执行。</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13．招标文件的修改</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13.1招标文件发出后，在投标截止日期前任何时候，确需要变更招标文件内容的，政府集中采购机构可主动或在解答投标人提出的澄清问题时对招标文件进行修改。</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13.2招标文件的修改以书面形式（包括政府集中采购机构网站发布方式，如更正公告等）发送给所有投标人，招标文件的修改内容作为招标文件的组成部分，并具有约束力。</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Style w:val="4"/>
        <w:pageBreakBefore w:val="0"/>
        <w:numPr>
          <w:ilvl w:val="0"/>
          <w:numId w:val="10"/>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投标文件的编制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14．投标文件的语言及度量单位</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14.2 除技术规范另有规定外，投标文件使用的度量单位，均采用中华人民共和国法定计量单位。</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15．投标文件的组成</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具体内容在招标文件专用条款中进行规定。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16．投标文件格式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投标文件包括本通用条款第15条中规定的内容。如招标文件提供了投标文件格式，则</w:t>
      </w:r>
      <w:r>
        <w:rPr>
          <w:rFonts w:hint="eastAsia" w:ascii="宋体" w:hAnsi="宋体" w:eastAsia="宋体" w:cs="宋体"/>
          <w:b/>
          <w:bCs/>
          <w:sz w:val="21"/>
          <w:szCs w:val="21"/>
          <w:highlight w:val="none"/>
        </w:rPr>
        <w:t>投标人提交的投标文件应毫无例外地使用招标文件所提供的相应格式</w:t>
      </w:r>
      <w:r>
        <w:rPr>
          <w:rFonts w:hint="eastAsia" w:ascii="宋体" w:hAnsi="宋体" w:eastAsia="宋体" w:cs="宋体"/>
          <w:sz w:val="21"/>
          <w:szCs w:val="21"/>
          <w:highlight w:val="none"/>
        </w:rPr>
        <w:t>（表格均可按同样格式扩展）。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17．投标货币</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本项目的投标报价应以人民币计。</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18．证明投标文件投标技术方案的合格性和符合招标文件规定的文件要求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18.1 投标人应提交证明文件，证明其投标技术方案项下的货物</w:t>
      </w:r>
      <w:r>
        <w:rPr>
          <w:rFonts w:hint="eastAsia" w:ascii="宋体" w:hAnsi="宋体" w:eastAsia="宋体" w:cs="宋体"/>
          <w:sz w:val="21"/>
          <w:szCs w:val="21"/>
          <w:highlight w:val="none"/>
          <w:lang w:eastAsia="zh-CN"/>
        </w:rPr>
        <w:t>、工程</w:t>
      </w:r>
      <w:r>
        <w:rPr>
          <w:rFonts w:hint="eastAsia" w:ascii="宋体" w:hAnsi="宋体" w:eastAsia="宋体" w:cs="宋体"/>
          <w:sz w:val="21"/>
          <w:szCs w:val="21"/>
          <w:highlight w:val="none"/>
        </w:rPr>
        <w:t>和服务的合格性符合招标文件规定。该投标技术方案及其证明文件均作为投标文件组成部分。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18.2 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18.2.1主要技术指标和性能的详细说明。</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18.2.2投标产品从采购人开始使用至招标文件中规定的周期内正常、连续地使用所必须的备件和专用工具清单，包括备件和专用工具的货源及现行价格。</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18.2.3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清晰度要求能够使用电脑阅读、识别和判断；</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18.2.5我国政府机构出具的产品检验和核准证件应为证件正面、背面和附件标注的全部具体内容；产品检验和核准证件的尺寸和清晰度应该能够在电脑上被阅读、识别和判断，提供原件扫描件。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18.3相关资料不符合18.2款要求的，评审委员会有权认定为投标技术方案不合格响应，其相关分数予以扣减或作投标无效处理。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满足要求，由评审委员会来评判。</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18.5除非另有规定或说明，投标人对同一项目投标时，不得同时提供两套或两套以上的投标方案。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19．投标文件其他证明文件的要求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FF0000"/>
          <w:sz w:val="21"/>
          <w:szCs w:val="21"/>
          <w:highlight w:val="none"/>
        </w:rPr>
      </w:pPr>
      <w:r>
        <w:rPr>
          <w:rFonts w:hint="eastAsia" w:ascii="宋体" w:hAnsi="宋体" w:eastAsia="宋体" w:cs="宋体"/>
          <w:sz w:val="21"/>
          <w:szCs w:val="21"/>
          <w:highlight w:val="none"/>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20．投标有效期</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20.1 投标有效期为从投标截止之日算起的日历天数，具体见专用条款中投标有效期的天数要求。在此期限内，所有投标文件均保持有效。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20.3 中标供应商的投标文件有效期，截止于完成本招标文件规定的全部项目内容，并通过竣工验收及保修期结束。</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21．关于投标保证金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21.1 </w:t>
      </w:r>
      <w:commentRangeStart w:id="143"/>
      <w:r>
        <w:rPr>
          <w:rFonts w:hint="eastAsia" w:ascii="宋体" w:hAnsi="宋体" w:eastAsia="宋体" w:cs="宋体"/>
          <w:sz w:val="21"/>
          <w:szCs w:val="21"/>
          <w:highlight w:val="none"/>
        </w:rPr>
        <w:t>根据《深圳市财政局关于调整政府采购投标（响应）保证金管理政策的通知》（深财购〔2021〕51号），明确对重大采购项目，即单个项目预算金额或打包采购项目预算总金额1000万元（含）以上的项目，或预算金额未达到1000万元但涉及民生、社会影响较大的项目，采购人可综合考虑项目情况、供应商资信状况、市场供需关系等自主选择是否收取投标（响应）保证金。本项目</w:t>
      </w:r>
      <w:r>
        <w:rPr>
          <w:rFonts w:hint="eastAsia" w:ascii="宋体" w:hAnsi="宋体" w:eastAsia="宋体" w:cs="宋体"/>
          <w:sz w:val="21"/>
          <w:szCs w:val="21"/>
          <w:highlight w:val="yellow"/>
        </w:rPr>
        <w:t>不收取</w:t>
      </w:r>
      <w:r>
        <w:rPr>
          <w:rFonts w:hint="eastAsia" w:ascii="宋体" w:hAnsi="宋体" w:eastAsia="宋体" w:cs="宋体"/>
          <w:sz w:val="21"/>
          <w:szCs w:val="21"/>
          <w:highlight w:val="none"/>
        </w:rPr>
        <w:t>投标保证金。允许供应商自主选择以支票、汇票、本票、保函等非现金形式缴纳或提交投标保证金。</w:t>
      </w:r>
      <w:commentRangeEnd w:id="143"/>
      <w:r>
        <w:rPr>
          <w:rFonts w:hint="eastAsia" w:ascii="宋体" w:hAnsi="宋体" w:eastAsia="宋体" w:cs="宋体"/>
        </w:rPr>
        <w:commentReference w:id="143"/>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22．投标人的替代方案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23．投标文件的制作要求</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23.1投标人应准备所投项目的电子投标文件一份。此电子投标文件须由投标人根据政府集中采购机构提供的后缀名为.szczf的电子招标文件，下载并使用相应的深圳智慧采购平台投标文件制作专用软件打开招标文件（.szczf格式）【下载地址：http://zfcg.szggzy.com/TPBidder/DownLoad/深圳市智慧采购平台投标文件制作专用软件.zip】。</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23.2投标人在使用《投标文件制作软件》编制投标书时须注意：</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23.2.1导入《投标文件制作软件》的招标文件项目编号、包号应与以此制作的投标文件项目编号、包号一致。例如，不能将甲项目A包的招标书导入《投标文件制作软件》，制作乙项目B包的投标书。</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23.2.2不能用非本公司的电子密钥加密本公司的投标文件，或者用其它公司的登录用户上传本公司的投标文件。</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23.2.3要求用《投标文件制作软件》编制投标书的包，不能用其它方式编制投标书。编制投标文件时，电脑须连通互联网。</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23.2.4投标文件不能带病毒。政府集中采购机构将用专业杀毒软件对投标文件进行病毒检测，如果这两种软件均报告发现病毒，则政府集中采购机构认为该投标文件带病毒。</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23.2.5完整填写“投标关键信息”，如下图所示：</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drawing>
          <wp:inline distT="0" distB="0" distL="0" distR="0">
            <wp:extent cx="5278755" cy="2721610"/>
            <wp:effectExtent l="0" t="0" r="17145" b="2540"/>
            <wp:docPr id="6" name="图片 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形用户界面, 应用程序&#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highlight w:val="none"/>
        </w:rPr>
      </w:pPr>
      <w:r>
        <w:rPr>
          <w:rFonts w:hint="eastAsia" w:ascii="宋体" w:hAnsi="宋体" w:eastAsia="宋体" w:cs="宋体"/>
          <w:b/>
          <w:highlight w:val="none"/>
        </w:rPr>
        <w:t>备注：上述“开标一览表”中的“投标总价”将作为价格分计算依据；其它信息仅是对投标文件相关内容的概括性表述，不作为评审依据。</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23.2.6投标人在编辑投标文件时，</w:t>
      </w:r>
      <w:r>
        <w:rPr>
          <w:rFonts w:hint="eastAsia" w:ascii="宋体" w:hAnsi="宋体" w:eastAsia="宋体" w:cs="宋体"/>
          <w:b/>
          <w:highlight w:val="none"/>
        </w:rPr>
        <w:t>在投标文件目录中属于本节点内容的必须在本节点中填写，填写到其他节点或附件，</w:t>
      </w:r>
      <w:r>
        <w:rPr>
          <w:rFonts w:hint="eastAsia" w:ascii="宋体" w:hAnsi="宋体" w:eastAsia="宋体" w:cs="宋体"/>
          <w:highlight w:val="none"/>
        </w:rPr>
        <w:t>一切后果由供应商自行承担。</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23.2.7投标文件编写完成后，</w:t>
      </w:r>
      <w:r>
        <w:rPr>
          <w:rFonts w:hint="eastAsia" w:ascii="宋体" w:hAnsi="宋体" w:eastAsia="宋体" w:cs="宋体"/>
          <w:b/>
          <w:highlight w:val="none"/>
        </w:rPr>
        <w:t>必须用属于投标人的电子密钥进行加密，否则视同未盖公章，将导致投标文件无效。</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23.2.9如果开标时出现网络故障、技术故障，影响了政府采购活动，政府集中采购机构有权采取措施如延期、接受无法从网上上传的投标书等，以保障政府采购活动的公开、公平和公正。</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23.3电报、电话、传真形式的投标概不接受。</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highlight w:val="none"/>
        </w:rPr>
      </w:pPr>
      <w:r>
        <w:rPr>
          <w:rFonts w:hint="eastAsia" w:ascii="宋体" w:hAnsi="宋体" w:eastAsia="宋体" w:cs="宋体"/>
          <w:b/>
          <w:highlight w:val="none"/>
        </w:rPr>
        <w:t>23.4经投标人电子密钥加密的投标文件无须盖章或签字，</w:t>
      </w:r>
      <w:r>
        <w:rPr>
          <w:rFonts w:hint="eastAsia" w:ascii="宋体" w:hAnsi="宋体" w:eastAsia="宋体" w:cs="宋体"/>
          <w:highlight w:val="none"/>
        </w:rPr>
        <w:t>专用条款另有要求的除外。</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Cs w:val="21"/>
          <w:highlight w:val="none"/>
        </w:rPr>
      </w:pPr>
      <w:r>
        <w:rPr>
          <w:rFonts w:hint="eastAsia" w:ascii="宋体" w:hAnsi="宋体" w:eastAsia="宋体" w:cs="宋体"/>
          <w:b/>
          <w:highlight w:val="none"/>
        </w:rPr>
        <w:t>23.5</w:t>
      </w:r>
      <w:r>
        <w:rPr>
          <w:rFonts w:hint="eastAsia" w:ascii="宋体" w:hAnsi="宋体" w:eastAsia="宋体" w:cs="宋体"/>
          <w:highlight w:val="none"/>
        </w:rPr>
        <w:t xml:space="preserve"> 各类资格（资质）文件提供扫描件，专用条款另有要求的除外。</w:t>
      </w:r>
    </w:p>
    <w:p>
      <w:pPr>
        <w:pStyle w:val="4"/>
        <w:pageBreakBefore w:val="0"/>
        <w:numPr>
          <w:ilvl w:val="0"/>
          <w:numId w:val="10"/>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投标文件的递交</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24．投标文件的保密</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24.1在投标文件制作完成后，在投标文件制作软件点击【生成标书】按钮进入【填写开标一览表界面】界面，在该界面填写完开标一览表信息后点击【确定】，进入投标文件生成环节。投标文件制作软件会在投标文件生成过程中，提示用户输入密码，输入密码后对标文件自动进行加密，此加密程序确保投标文件在到达开标时间后才能解密查看。在加密过程中，请按照软件提示进行操作。加密操作界面如下图所示：</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drawing>
          <wp:inline distT="0" distB="0" distL="0" distR="0">
            <wp:extent cx="5278755" cy="2721610"/>
            <wp:effectExtent l="0" t="0" r="17145" b="2540"/>
            <wp:docPr id="7"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形用户界面, 应用程序&#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在投标文件制作软件点击【生成标书】按钮进入【填写开标一览表界面】界面，在该界面填写完开标一览表信息后点击【确定】，进入投标文件生成环节。</w:t>
      </w:r>
      <w:r>
        <w:rPr>
          <w:rFonts w:hint="eastAsia" w:ascii="宋体" w:hAnsi="宋体" w:eastAsia="宋体" w:cs="宋体"/>
          <w:highlight w:val="none"/>
        </w:rPr>
        <w:drawing>
          <wp:inline distT="0" distB="0" distL="0" distR="0">
            <wp:extent cx="5278755" cy="2732405"/>
            <wp:effectExtent l="0" t="0" r="17145" b="10795"/>
            <wp:docPr id="8"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10;&#10;描述已自动生成"/>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投标文件制作软件会在投标文件生成过程中，提示用户输入密码，输入密码后对标文件自动进行加密。</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highlight w:val="none"/>
        </w:rPr>
      </w:pPr>
      <w:r>
        <w:rPr>
          <w:rFonts w:hint="eastAsia" w:ascii="宋体" w:hAnsi="宋体" w:eastAsia="宋体" w:cs="宋体"/>
          <w:b/>
          <w:highlight w:val="none"/>
        </w:rPr>
        <w:t>24.2若采购项目出现延期情况：</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sz w:val="24"/>
          <w:highlight w:val="none"/>
        </w:rPr>
      </w:pPr>
      <w:r>
        <w:rPr>
          <w:rFonts w:hint="eastAsia" w:ascii="宋体" w:hAnsi="宋体" w:eastAsia="宋体" w:cs="宋体"/>
          <w:b/>
          <w:highlight w:val="none"/>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sz w:val="24"/>
          <w:highlight w:val="none"/>
        </w:rPr>
      </w:pPr>
      <w:r>
        <w:rPr>
          <w:rFonts w:hint="eastAsia" w:ascii="宋体" w:hAnsi="宋体" w:eastAsia="宋体" w:cs="宋体"/>
          <w:sz w:val="24"/>
          <w:highlight w:val="none"/>
        </w:rPr>
        <w:t>25．上传投标文件及投标截止日期</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25.1实行网上投标，投标人必须在招标文件规定的投标截止时间前用电子密钥登录“深圳政府采购智慧平台用户网上办事子系统（http://zfcg.szggzy.com/TPBidder/memberLogin）”，用“【我的项目】→【项目流程】→【递交投标(应答)文件】”功能点上传投标文件。如果确有困难，多次上传均告失败，请在投标截止时间之前携带加密后的电子投标文件送达至</w:t>
      </w:r>
      <w:r>
        <w:rPr>
          <w:rFonts w:hint="eastAsia" w:ascii="宋体" w:hAnsi="宋体" w:eastAsia="宋体" w:cs="宋体"/>
          <w:b/>
          <w:bCs/>
          <w:szCs w:val="21"/>
          <w:highlight w:val="none"/>
        </w:rPr>
        <w:t>深圳公共资源交易中心（深圳交易集团有限公司</w:t>
      </w:r>
      <w:r>
        <w:rPr>
          <w:rFonts w:hint="eastAsia" w:ascii="宋体" w:hAnsi="宋体" w:eastAsia="宋体" w:cs="宋体"/>
          <w:b/>
          <w:bCs/>
          <w:szCs w:val="21"/>
          <w:highlight w:val="none"/>
          <w:lang w:eastAsia="zh-CN"/>
        </w:rPr>
        <w:t>龙华</w:t>
      </w:r>
      <w:r>
        <w:rPr>
          <w:rFonts w:hint="eastAsia" w:ascii="宋体" w:hAnsi="宋体" w:eastAsia="宋体" w:cs="宋体"/>
          <w:b/>
          <w:bCs/>
          <w:szCs w:val="21"/>
          <w:highlight w:val="none"/>
        </w:rPr>
        <w:t>分公司）</w:t>
      </w:r>
      <w:commentRangeStart w:id="144"/>
      <w:r>
        <w:rPr>
          <w:rFonts w:hint="eastAsia" w:ascii="宋体" w:hAnsi="宋体" w:eastAsia="宋体" w:cs="宋体"/>
          <w:b/>
          <w:bCs/>
          <w:szCs w:val="21"/>
          <w:highlight w:val="none"/>
        </w:rPr>
        <w:t>（</w:t>
      </w:r>
      <w:r>
        <w:rPr>
          <w:rFonts w:hint="eastAsia" w:ascii="宋体" w:hAnsi="宋体" w:eastAsia="宋体" w:cs="宋体"/>
          <w:b/>
          <w:bCs/>
          <w:sz w:val="21"/>
          <w:szCs w:val="21"/>
          <w:highlight w:val="none"/>
        </w:rPr>
        <w:t>地址：</w:t>
      </w:r>
      <w:r>
        <w:rPr>
          <w:rFonts w:hint="eastAsia" w:ascii="宋体" w:hAnsi="宋体" w:eastAsia="宋体" w:cs="宋体"/>
          <w:b/>
          <w:bCs/>
          <w:szCs w:val="21"/>
          <w:highlight w:val="none"/>
          <w:lang w:eastAsia="zh-CN"/>
        </w:rPr>
        <w:t>深圳市龙华区观湖街道大和社区大和路288号宝观城锦鲤大厦办公楼2</w:t>
      </w:r>
      <w:r>
        <w:rPr>
          <w:rFonts w:hint="eastAsia" w:ascii="宋体" w:hAnsi="宋体" w:cs="宋体"/>
          <w:b/>
          <w:bCs/>
          <w:szCs w:val="21"/>
          <w:highlight w:val="none"/>
          <w:lang w:val="en-US" w:eastAsia="zh-CN"/>
        </w:rPr>
        <w:t>2</w:t>
      </w:r>
      <w:r>
        <w:rPr>
          <w:rFonts w:hint="eastAsia" w:ascii="宋体" w:hAnsi="宋体" w:eastAsia="宋体" w:cs="宋体"/>
          <w:b/>
          <w:bCs/>
          <w:szCs w:val="21"/>
          <w:highlight w:val="none"/>
          <w:lang w:eastAsia="zh-CN"/>
        </w:rPr>
        <w:t>楼</w:t>
      </w:r>
      <w:r>
        <w:rPr>
          <w:rFonts w:hint="eastAsia" w:ascii="宋体" w:hAnsi="宋体" w:eastAsia="宋体" w:cs="宋体"/>
          <w:b/>
          <w:bCs/>
          <w:szCs w:val="21"/>
          <w:highlight w:val="none"/>
        </w:rPr>
        <w:t>）</w:t>
      </w:r>
      <w:commentRangeEnd w:id="144"/>
      <w:r>
        <w:commentReference w:id="144"/>
      </w:r>
      <w:r>
        <w:rPr>
          <w:rFonts w:hint="eastAsia" w:ascii="宋体" w:hAnsi="宋体" w:eastAsia="宋体" w:cs="宋体"/>
          <w:b/>
          <w:bCs/>
          <w:szCs w:val="21"/>
          <w:highlight w:val="none"/>
        </w:rPr>
        <w:t>，联系方式：</w:t>
      </w:r>
      <w:r>
        <w:rPr>
          <w:rFonts w:hint="eastAsia" w:ascii="宋体" w:hAnsi="宋体" w:eastAsia="宋体" w:cs="宋体"/>
          <w:b/>
          <w:bCs/>
          <w:szCs w:val="21"/>
          <w:highlight w:val="none"/>
          <w:lang w:val="en-US" w:eastAsia="zh-CN"/>
        </w:rPr>
        <w:t>0755-23338582</w:t>
      </w:r>
      <w:r>
        <w:rPr>
          <w:rFonts w:hint="eastAsia" w:ascii="宋体" w:hAnsi="宋体" w:eastAsia="宋体" w:cs="宋体"/>
          <w:b/>
          <w:bCs/>
          <w:szCs w:val="21"/>
          <w:highlight w:val="none"/>
        </w:rPr>
        <w:t>。</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25.3投标截止时间以后不得上传投标文件。</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sz w:val="21"/>
          <w:szCs w:val="21"/>
          <w:highlight w:val="none"/>
        </w:rPr>
      </w:pPr>
      <w:r>
        <w:rPr>
          <w:rFonts w:hint="eastAsia" w:ascii="宋体" w:hAnsi="宋体" w:eastAsia="宋体" w:cs="宋体"/>
          <w:highlight w:val="none"/>
        </w:rPr>
        <w:t>25.4.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26. 样品、现场演示、方案讲解</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26.1 样品、现场演示、方案讲解等事项在招标文件专用条款中进行规定。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bookmarkStart w:id="97" w:name="_Hlk72428346"/>
      <w:r>
        <w:rPr>
          <w:rFonts w:hint="eastAsia" w:ascii="宋体" w:hAnsi="宋体" w:eastAsia="宋体" w:cs="宋体"/>
          <w:sz w:val="21"/>
          <w:szCs w:val="21"/>
          <w:highlight w:val="none"/>
        </w:rPr>
        <w:t>27．投标文件的修改和撤销</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27.1投标方在提交投标文件后可对其投标文件进行修改并重新上传投标文件或在网上进行撤销投标的操作。</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27.2投标截止时间以后不得修改投标文件。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27.3从投标截止期至投标人在投标文件中确定的投标有效期之间的这段时间内，投标人不得撤回其投标。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27.4政府集中采购机构不退还投标文件，专用条款另有规定的除外。</w:t>
      </w:r>
    </w:p>
    <w:bookmarkEnd w:id="97"/>
    <w:p>
      <w:pPr>
        <w:pStyle w:val="4"/>
        <w:pageBreakBefore w:val="0"/>
        <w:numPr>
          <w:ilvl w:val="0"/>
          <w:numId w:val="10"/>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开标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28．开标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pPr>
        <w:pStyle w:val="4"/>
        <w:pageBreakBefore w:val="0"/>
        <w:numPr>
          <w:ilvl w:val="0"/>
          <w:numId w:val="10"/>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评审要求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29．评审委员会组成</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29.1网上开标结束后召开评审会议，评审委员会由政府集中采购机构依法组建，负责评审活动。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评审委员会的组成及行为规范执行《深圳经济特区政府采购条例实施细则》、《深圳市政府采购评标定标分离管理办法》，评审委员会由评审专家组成，人数为五人（含）以上的单数，重大项目人数为七人（含）以上的单数。评审专家从政府采购评审专家库中随机抽取。因行业或者技能等特殊要求，专家库中没有符合条件的可选专家，采购人可以自行推荐具有项目相关专业知识或技能的专家参与项目评审。采购人应当建立健全政府采购内控机制，按照内控程序自定评审专家。财政部门依法依规对评审专家及其评审活动进行监督管理。评定分离项目</w:t>
      </w:r>
      <w:r>
        <w:rPr>
          <w:rFonts w:hint="eastAsia" w:ascii="宋体" w:hAnsi="宋体" w:eastAsia="宋体" w:cs="宋体"/>
          <w:sz w:val="21"/>
          <w:szCs w:val="21"/>
          <w:highlight w:val="none"/>
          <w:lang w:eastAsia="zh-CN"/>
        </w:rPr>
        <w:t>评审委员会</w:t>
      </w:r>
      <w:r>
        <w:rPr>
          <w:rFonts w:hint="eastAsia" w:ascii="宋体" w:hAnsi="宋体" w:eastAsia="宋体" w:cs="宋体"/>
          <w:sz w:val="21"/>
          <w:szCs w:val="21"/>
          <w:highlight w:val="none"/>
        </w:rPr>
        <w:t>均由评审专家组成。评审专家一般是从深圳市政府采购评审专家库中随机抽取。采购人代表须持本单位签发的《评审授权书》参加评审。</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29.2评审定标应当遵循公平、公正、科学、择优的原则。</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29.3评审活动依法进行，任何单位和个人不得非法干预评标过程和结果。</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29.4评审过程中不允许违背评标程序或采用招标文件未载明的评标方法或评标因素进行评标。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 w:val="21"/>
          <w:szCs w:val="21"/>
          <w:highlight w:val="none"/>
        </w:rPr>
      </w:pPr>
      <w:r>
        <w:rPr>
          <w:rFonts w:hint="eastAsia" w:ascii="宋体" w:hAnsi="宋体" w:eastAsia="宋体" w:cs="宋体"/>
          <w:bCs/>
          <w:sz w:val="21"/>
          <w:szCs w:val="21"/>
          <w:highlight w:val="none"/>
        </w:rPr>
        <w:t>29.5 开标后，直到签订合同为止，凡属于对投标文件的审查、澄清、评价和比较的有关资料以及中标候选人的推荐情况、与评审有关的其他任何情况均严格保密（</w:t>
      </w:r>
      <w:r>
        <w:rPr>
          <w:rFonts w:hint="eastAsia" w:ascii="宋体" w:hAnsi="宋体" w:eastAsia="宋体" w:cs="宋体"/>
          <w:sz w:val="21"/>
          <w:szCs w:val="21"/>
          <w:highlight w:val="none"/>
        </w:rPr>
        <w:t>信息公开的内容除外</w:t>
      </w:r>
      <w:r>
        <w:rPr>
          <w:rFonts w:hint="eastAsia" w:ascii="宋体" w:hAnsi="宋体" w:eastAsia="宋体" w:cs="宋体"/>
          <w:bCs/>
          <w:sz w:val="21"/>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30．向评审委员会提供的资料</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30.1公开发布的招标文件，包括图纸、服务清单、答疑文件等；</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30.2其他评标必须的资料。</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30.3评审委员会应当认真研究招标文件，至少应了解熟悉以下内容：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（1）招标的目的；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（2）招标项目需求的范围和性质；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（3）招标文件规定的投标人的资格、财政预算限额、商务条款；</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（4）招标文件规定的评标程序、评标方法和评标因素；</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（5）招标文件所列示的资格性审查表及符合性审查表。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31．独立评审</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 w:val="21"/>
          <w:szCs w:val="21"/>
          <w:highlight w:val="none"/>
        </w:rPr>
      </w:pPr>
      <w:r>
        <w:rPr>
          <w:rFonts w:hint="eastAsia" w:ascii="宋体" w:hAnsi="宋体" w:eastAsia="宋体" w:cs="宋体"/>
          <w:bCs/>
          <w:sz w:val="21"/>
          <w:szCs w:val="21"/>
          <w:highlight w:val="none"/>
        </w:rPr>
        <w:t>31.1</w:t>
      </w:r>
      <w:r>
        <w:rPr>
          <w:rFonts w:hint="eastAsia" w:ascii="宋体" w:hAnsi="宋体" w:eastAsia="宋体" w:cs="宋体"/>
          <w:sz w:val="21"/>
          <w:szCs w:val="21"/>
          <w:highlight w:val="none"/>
        </w:rPr>
        <w:t>评审委员会</w:t>
      </w:r>
      <w:r>
        <w:rPr>
          <w:rFonts w:hint="eastAsia" w:ascii="宋体" w:hAnsi="宋体" w:eastAsia="宋体" w:cs="宋体"/>
          <w:bCs/>
          <w:sz w:val="21"/>
          <w:szCs w:val="21"/>
          <w:highlight w:val="none"/>
        </w:rPr>
        <w:t>成员的评标活动应当独立进行，并应遵循投标文件初审、澄清有关问题、比较与评价、确定中标供应商、编写评审报告的工作程序。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p>
      <w:pPr>
        <w:pStyle w:val="4"/>
        <w:pageBreakBefore w:val="0"/>
        <w:numPr>
          <w:ilvl w:val="0"/>
          <w:numId w:val="10"/>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评审程序及评审方法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32．投标文件初审</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32.1投标文件初审包括资格性审查和符合性审查。</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资格性审查：依据法律法规和招标文件的规定，对投标文件中的资格证明等进行审查，以确定投标供应商是否具备投标资格。</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符合性审查：依据招标文件的规定，对投标文件的有效性、完整性和对招标文件的响应程度进行审查，以确定是否满足符合性审查的要求。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32.2 投标文件初审内容请详见《资格性审查表》和《符合性审查表》部分。投标人若有一条审查不通过则按投标无效处理。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 w:val="21"/>
          <w:szCs w:val="21"/>
          <w:highlight w:val="none"/>
        </w:rPr>
      </w:pPr>
      <w:r>
        <w:rPr>
          <w:rFonts w:hint="eastAsia" w:ascii="宋体" w:hAnsi="宋体" w:eastAsia="宋体" w:cs="宋体"/>
          <w:bCs/>
          <w:sz w:val="21"/>
          <w:szCs w:val="21"/>
          <w:highlight w:val="none"/>
        </w:rPr>
        <w:t>32.3 投标文件初审中关于供应商家数的计算:</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Cs/>
          <w:sz w:val="21"/>
          <w:szCs w:val="21"/>
          <w:highlight w:val="none"/>
        </w:rPr>
      </w:pPr>
      <w:r>
        <w:rPr>
          <w:rFonts w:hint="eastAsia" w:ascii="宋体" w:hAnsi="宋体" w:eastAsia="宋体" w:cs="宋体"/>
          <w:bCs/>
          <w:sz w:val="21"/>
          <w:szCs w:val="21"/>
          <w:highlight w:val="none"/>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w:t>
      </w:r>
      <w:r>
        <w:rPr>
          <w:rFonts w:hint="eastAsia" w:ascii="宋体" w:hAnsi="宋体" w:eastAsia="宋体" w:cs="宋体"/>
          <w:bCs/>
          <w:sz w:val="21"/>
          <w:szCs w:val="21"/>
          <w:highlight w:val="none"/>
          <w:lang w:eastAsia="zh-CN"/>
        </w:rPr>
        <w:t>（</w:t>
      </w:r>
      <w:r>
        <w:rPr>
          <w:rFonts w:hint="eastAsia" w:ascii="宋体" w:hAnsi="宋体" w:eastAsia="宋体" w:cs="宋体"/>
          <w:color w:val="000000"/>
          <w:sz w:val="21"/>
          <w:szCs w:val="21"/>
          <w:highlight w:val="none"/>
        </w:rPr>
        <w:t>抽签原则：在</w:t>
      </w:r>
      <w:r>
        <w:rPr>
          <w:rFonts w:hint="eastAsia" w:ascii="宋体" w:hAnsi="宋体" w:eastAsia="宋体" w:cs="宋体"/>
          <w:color w:val="000000"/>
          <w:sz w:val="21"/>
          <w:szCs w:val="21"/>
          <w:highlight w:val="none"/>
          <w:lang w:eastAsia="zh-CN"/>
        </w:rPr>
        <w:t>深圳公共资源交易中心（深圳交易集团有限公司龙华分公司）</w:t>
      </w:r>
      <w:r>
        <w:rPr>
          <w:rFonts w:hint="eastAsia" w:ascii="宋体" w:hAnsi="宋体" w:eastAsia="宋体" w:cs="宋体"/>
          <w:color w:val="000000"/>
          <w:sz w:val="21"/>
          <w:szCs w:val="21"/>
          <w:highlight w:val="none"/>
        </w:rPr>
        <w:t>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r>
        <w:rPr>
          <w:rFonts w:hint="eastAsia" w:ascii="宋体" w:hAnsi="宋体" w:eastAsia="宋体" w:cs="宋体"/>
          <w:bCs/>
          <w:sz w:val="21"/>
          <w:szCs w:val="21"/>
          <w:highlight w:val="none"/>
          <w:lang w:eastAsia="zh-CN"/>
        </w:rPr>
        <w:t>）</w:t>
      </w:r>
      <w:r>
        <w:rPr>
          <w:rFonts w:hint="eastAsia" w:ascii="宋体" w:hAnsi="宋体" w:eastAsia="宋体" w:cs="宋体"/>
          <w:bCs/>
          <w:sz w:val="21"/>
          <w:szCs w:val="21"/>
          <w:highlight w:val="none"/>
        </w:rPr>
        <w:t>确定，其他投标无效。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 w:val="21"/>
          <w:szCs w:val="21"/>
          <w:highlight w:val="none"/>
        </w:rPr>
      </w:pPr>
      <w:r>
        <w:rPr>
          <w:rFonts w:hint="eastAsia" w:ascii="宋体" w:hAnsi="宋体" w:eastAsia="宋体" w:cs="宋体"/>
          <w:bCs/>
          <w:sz w:val="21"/>
          <w:szCs w:val="21"/>
          <w:highlight w:val="none"/>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评审委员会按照招标文件规定的方式确定一个投标人获得中标人推荐资格，招标文件未规定的采取随机抽取方式</w:t>
      </w:r>
      <w:r>
        <w:rPr>
          <w:rFonts w:hint="eastAsia" w:ascii="宋体" w:hAnsi="宋体" w:eastAsia="宋体" w:cs="宋体"/>
          <w:bCs/>
          <w:sz w:val="21"/>
          <w:szCs w:val="21"/>
          <w:highlight w:val="none"/>
          <w:lang w:eastAsia="zh-CN"/>
        </w:rPr>
        <w:t>（</w:t>
      </w:r>
      <w:r>
        <w:rPr>
          <w:rFonts w:hint="eastAsia" w:ascii="宋体" w:hAnsi="宋体" w:eastAsia="宋体" w:cs="宋体"/>
          <w:color w:val="000000"/>
          <w:sz w:val="21"/>
          <w:szCs w:val="21"/>
          <w:highlight w:val="none"/>
        </w:rPr>
        <w:t>抽签原则：在</w:t>
      </w:r>
      <w:r>
        <w:rPr>
          <w:rFonts w:hint="eastAsia" w:ascii="宋体" w:hAnsi="宋体" w:eastAsia="宋体" w:cs="宋体"/>
          <w:color w:val="000000"/>
          <w:sz w:val="21"/>
          <w:szCs w:val="21"/>
          <w:highlight w:val="none"/>
          <w:lang w:eastAsia="zh-CN"/>
        </w:rPr>
        <w:t>深圳公共资源交易中心（深圳交易集团有限公司龙华分公司）</w:t>
      </w:r>
      <w:r>
        <w:rPr>
          <w:rFonts w:hint="eastAsia" w:ascii="宋体" w:hAnsi="宋体" w:eastAsia="宋体" w:cs="宋体"/>
          <w:color w:val="000000"/>
          <w:sz w:val="21"/>
          <w:szCs w:val="21"/>
          <w:highlight w:val="none"/>
        </w:rPr>
        <w:t>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r>
        <w:rPr>
          <w:rFonts w:hint="eastAsia" w:ascii="宋体" w:hAnsi="宋体" w:eastAsia="宋体" w:cs="宋体"/>
          <w:bCs/>
          <w:sz w:val="21"/>
          <w:szCs w:val="21"/>
          <w:highlight w:val="none"/>
          <w:lang w:eastAsia="zh-CN"/>
        </w:rPr>
        <w:t>）</w:t>
      </w:r>
      <w:r>
        <w:rPr>
          <w:rFonts w:hint="eastAsia" w:ascii="宋体" w:hAnsi="宋体" w:eastAsia="宋体" w:cs="宋体"/>
          <w:bCs/>
          <w:sz w:val="21"/>
          <w:szCs w:val="21"/>
          <w:highlight w:val="none"/>
        </w:rPr>
        <w:t>确定，其他同品牌投标人不作为中标候选人。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 w:val="21"/>
          <w:szCs w:val="21"/>
          <w:highlight w:val="none"/>
        </w:rPr>
      </w:pPr>
      <w:r>
        <w:rPr>
          <w:rFonts w:hint="eastAsia" w:ascii="宋体" w:hAnsi="宋体" w:eastAsia="宋体" w:cs="宋体"/>
          <w:bCs/>
          <w:sz w:val="21"/>
          <w:szCs w:val="21"/>
          <w:highlight w:val="none"/>
        </w:rPr>
        <w:t>32.3.3非单一产品采购项目，采购人应当根据采购项目技术构成、产品价格比重等合理确定核心产品，并在招标文件中载明。多家投标人提供的核心产品品牌相同的，按前两款规定处理。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32.4投标人投标文件作无效处理的情形，具体包括但不限于以下：</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32.4.1不同投标人的投标文件由同一单位或者同一个人编制，或者由同一个人分阶段参与编制；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32.4.2不同投标人委托同一单位或者个人办理投标事宜；</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32.4.3不同投标人的投标文件载明的项目管理成员或者联系人员为同一人；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32.4.4不同投标人的投标文件异常一致或者投标报价呈规律性差异；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32.4.5不同投标供应商的投标文件或部分投标文件相互混装；</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32.4.6投标供应商之间相互约定给予未中标的供应商利益补偿；</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32.4.7不同投标供应商的法定代表人、主要经营负责人、项目投标授权代表人、项目负责人、主要技术人员为同一人、属同一单位或者同一单位缴纳社会保险；</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32.4.8不同投标供应商的投标文件内容存在非正常一致；</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32.4.9在同一单位工作人员为两家以上（含两家）供应商进行同一项投标活动；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32.4.10主管部门依照法律、法规认定的其他情形；</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32.5对不属于《资格性审查表》和《符合性审查表》所列的其他情形，除专用条款另有规定和32.4条款所列情形外，不得作为投标无效的理由。</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33．澄清有关问题</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33.1对招标文件中描述有歧义或前后不一致的地方（不含招标文件存在歧义、重大缺陷导致评审工作无法进行的情况），评审委员会有权进行评判，但对同一条款的评判应适用于每个投标人。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33.2评审委员会发现招标文件存在歧义、重大缺陷导致评审工作无法进行，或者招标文件内容违反国家有关强制性规定的，应当停止评审工作，与政府集中采购机构沟通并作书面记录。经确认后，项目应当修改招标文件，重新组织采购活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33.3对于投标文件中含义不明确、同类问题表述不一致或者有明显文字和计算错误的内容，评审委员会应当以书面形式要求投标人作出必要的澄清、说明或者补正。</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根据本通用条款第34条，凡属于评审委员会在评审中发现的算术错误进行核实的修改不在此列。</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34．错误的修正</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投标文件报价出现前后不一致的，除专用条款另有规定外，按照下列规定修正：</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34.1投标文件中开标一览表投标报价内容与投标文件中投标报价相应内容不一致的，以开标一览表为准；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34.2大写金额和小写金额不一致的，以大写金额为准；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34.3单价金额小数点或者百分比有明显错位，以开标一览表的总价为准，并修改单价；</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34.4总价金额与按单价汇总金额不一致的，以单价金额计算结果为准。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34.5同时出现两种以上不一致的，按照前款规定的顺序修正。修正后的报价按照本通用条款33条的规定，经投标人确认后产生约束力，投标人不确认的，其投标无效。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35．投标文件的比较与评价</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评审委员会成员对需要共同认定的事项存在争议的，应当按照少数服从多数的原则作出结论。持不同意见的评审委员会成员应当书面作出说明，否则视为无异议。</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36. 实地考察或资料查验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36.1在评审过程中，评审委员会有权决定是否对本项目投标人进行实地考察或资料查验（原件）。投标人应随时做好接受实地考察或资料查验的准备。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37．评审方法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37.1.1最低价法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最低价法，是指完全满足招标文件实质性要求，按照报价由低到高的顺序，依据招标文件中规定的数量或者比例推荐候选中标供应商。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37.1.2综合评分法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sz w:val="21"/>
          <w:szCs w:val="21"/>
          <w:highlight w:val="none"/>
        </w:rPr>
        <w:t>综合评分法，是指在满足招标文件全部实质性要求的前提下，按照招标文件中规定的各项因素进行综合评审，评审总得分排名前列的投标人，作为推荐的候选中标供应商。</w:t>
      </w:r>
      <w:r>
        <w:rPr>
          <w:rFonts w:hint="eastAsia" w:ascii="宋体" w:hAnsi="宋体" w:eastAsia="宋体" w:cs="宋体"/>
          <w:bCs/>
          <w:color w:val="FF0000"/>
          <w:sz w:val="21"/>
          <w:szCs w:val="21"/>
          <w:highlight w:val="none"/>
        </w:rPr>
        <w:t xml:space="preserve">  </w:t>
      </w:r>
      <w:r>
        <w:rPr>
          <w:rFonts w:hint="eastAsia" w:ascii="宋体" w:hAnsi="宋体" w:eastAsia="宋体" w:cs="宋体"/>
          <w:bCs/>
          <w:sz w:val="21"/>
          <w:szCs w:val="21"/>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37.2 本项目采用的评审方法见本项目招标文件第一册“专用条款”的相关内容。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37.3重新评审的情形</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kern w:val="0"/>
          <w:sz w:val="21"/>
          <w:szCs w:val="21"/>
          <w:highlight w:val="none"/>
        </w:rPr>
        <w:t>评审结果汇总完成后，除下列情形外，任何人不得修改评审结果：</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37.3.1分值汇总计算错误的；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37.3.2分项评分超出评分标准范围的；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37.3.3评审委员会成员对客观评审因素评分不一致的；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37.3.4经评审委员会认定评分畸高、畸低的。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投标人对本条第一款情形提出质疑的，采购人或者采购代理机构可以组织原评审委员会进行重新评审，重新评审改变评审结果的，应当书面报告本级财政部门。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37.4重新组建评审委员会的情形</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评审委员会或者其成员存在下列情形导致评审结果无效的，重新组建评审委员会进行评标，并书面报告本级财政部门：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37.4.1评审委员会组成不符合《政府采购货物和服务招标投标管理办法》规定的；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37.4.2有《政府采购货物和服务招标投标管理办法》第六十二条第一至五项情形的；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37.4.3评审委员会及其成员独立评标受到非法干预的；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37.4.4有政府采购法实施条例第七十五条规定的违法行为的。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有违法违规行为的原评审委员会成员不得参加重新组建的评审委员会。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Style w:val="4"/>
        <w:pageBreakBefore w:val="0"/>
        <w:numPr>
          <w:ilvl w:val="0"/>
          <w:numId w:val="10"/>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定标及公示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38．定标方法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38.1非评定分离项目定标方法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38.1.1评审委员会依据本项目招标文件所约定的评审方法进行评审和比较，向政府集中采购机构提交书面评审报告，并根据评审方法比较评价结果从优到劣进行排序，确定候选中标供应商。</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21"/>
          <w:szCs w:val="21"/>
          <w:highlight w:val="none"/>
        </w:rPr>
      </w:pPr>
      <w:commentRangeStart w:id="145"/>
      <w:r>
        <w:rPr>
          <w:rFonts w:hint="eastAsia" w:ascii="宋体" w:hAnsi="宋体" w:eastAsia="宋体" w:cs="宋体"/>
          <w:sz w:val="21"/>
          <w:szCs w:val="21"/>
          <w:highlight w:val="none"/>
        </w:rPr>
        <w:t>38.1.2采用最低价法的，评审结果按投标报价由低到高顺序排列。投标报价相同的并列。投标文件满足招标文件全部实质性要求且投标报价最低的投标人为中标供应商。</w:t>
      </w:r>
      <w:r>
        <w:rPr>
          <w:rFonts w:hint="eastAsia" w:ascii="宋体" w:hAnsi="宋体" w:eastAsia="宋体" w:cs="宋体"/>
          <w:sz w:val="21"/>
          <w:szCs w:val="21"/>
          <w:highlight w:val="none"/>
          <w:lang w:eastAsia="zh-CN"/>
        </w:rPr>
        <w:t>出现</w:t>
      </w:r>
      <w:r>
        <w:rPr>
          <w:rFonts w:hint="eastAsia" w:ascii="宋体" w:hAnsi="宋体" w:eastAsia="宋体" w:cs="宋体"/>
          <w:sz w:val="21"/>
          <w:szCs w:val="21"/>
          <w:highlight w:val="none"/>
        </w:rPr>
        <w:t>投标报价相同的并列</w:t>
      </w:r>
      <w:r>
        <w:rPr>
          <w:rFonts w:hint="eastAsia" w:ascii="宋体" w:hAnsi="宋体" w:eastAsia="宋体" w:cs="宋体"/>
          <w:sz w:val="21"/>
          <w:szCs w:val="21"/>
          <w:highlight w:val="none"/>
          <w:lang w:eastAsia="zh-CN"/>
        </w:rPr>
        <w:t>情况时，</w:t>
      </w:r>
      <w:r>
        <w:rPr>
          <w:rFonts w:hint="eastAsia" w:ascii="宋体" w:hAnsi="宋体" w:eastAsia="宋体" w:cs="宋体"/>
          <w:b w:val="0"/>
          <w:bCs w:val="0"/>
          <w:kern w:val="2"/>
          <w:sz w:val="21"/>
          <w:szCs w:val="21"/>
          <w:highlight w:val="none"/>
          <w:lang w:val="en-US" w:eastAsia="zh-CN" w:bidi="ar-SA"/>
        </w:rPr>
        <w:t>采取随机抽取的方式确定。</w:t>
      </w:r>
      <w:r>
        <w:rPr>
          <w:rFonts w:hint="eastAsia" w:ascii="宋体" w:hAnsi="宋体" w:eastAsia="宋体" w:cs="宋体"/>
          <w:bCs/>
          <w:sz w:val="21"/>
          <w:szCs w:val="21"/>
          <w:highlight w:val="none"/>
          <w:lang w:eastAsia="zh-CN"/>
        </w:rPr>
        <w:t>（</w:t>
      </w:r>
      <w:r>
        <w:rPr>
          <w:rFonts w:hint="eastAsia" w:ascii="宋体" w:hAnsi="宋体" w:eastAsia="宋体" w:cs="宋体"/>
          <w:color w:val="000000"/>
          <w:sz w:val="21"/>
          <w:szCs w:val="21"/>
          <w:highlight w:val="none"/>
        </w:rPr>
        <w:t>抽签原则：在</w:t>
      </w:r>
      <w:r>
        <w:rPr>
          <w:rFonts w:hint="eastAsia" w:ascii="宋体" w:hAnsi="宋体" w:eastAsia="宋体" w:cs="宋体"/>
          <w:color w:val="000000"/>
          <w:sz w:val="21"/>
          <w:szCs w:val="21"/>
          <w:highlight w:val="none"/>
          <w:lang w:eastAsia="zh-CN"/>
        </w:rPr>
        <w:t>深圳公共资源交易中心（深圳交易集团有限公司龙华分公司）</w:t>
      </w:r>
      <w:r>
        <w:rPr>
          <w:rFonts w:hint="eastAsia" w:ascii="宋体" w:hAnsi="宋体" w:eastAsia="宋体" w:cs="宋体"/>
          <w:color w:val="000000"/>
          <w:sz w:val="21"/>
          <w:szCs w:val="21"/>
          <w:highlight w:val="none"/>
        </w:rPr>
        <w:t>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r>
        <w:rPr>
          <w:rFonts w:hint="eastAsia" w:ascii="宋体" w:hAnsi="宋体" w:eastAsia="宋体" w:cs="宋体"/>
          <w:bCs/>
          <w:sz w:val="21"/>
          <w:szCs w:val="21"/>
          <w:highlight w:val="none"/>
          <w:lang w:eastAsia="zh-CN"/>
        </w:rPr>
        <w:t>）</w:t>
      </w:r>
    </w:p>
    <w:p>
      <w:pPr>
        <w:pageBreakBefore w:val="0"/>
        <w:kinsoku/>
        <w:overflowPunct/>
        <w:topLinePunct w:val="0"/>
        <w:autoSpaceDE/>
        <w:autoSpaceDN/>
        <w:bidi w:val="0"/>
        <w:adjustRightInd/>
        <w:spacing w:beforeAutospacing="0" w:afterAutospacing="0" w:line="360" w:lineRule="auto"/>
        <w:ind w:left="0" w:leftChars="0" w:right="0" w:firstLine="0" w:firstLineChars="0"/>
        <w:rPr>
          <w:rFonts w:hint="eastAsia" w:ascii="宋体" w:hAnsi="宋体" w:eastAsia="宋体" w:cs="宋体"/>
          <w:b w:val="0"/>
          <w:bCs w:val="0"/>
          <w:kern w:val="2"/>
          <w:sz w:val="21"/>
          <w:szCs w:val="21"/>
          <w:highlight w:val="none"/>
          <w:lang w:val="en-US" w:eastAsia="zh-CN" w:bidi="ar-SA"/>
        </w:rPr>
      </w:pPr>
      <w:r>
        <w:rPr>
          <w:rFonts w:hint="eastAsia" w:ascii="宋体" w:hAnsi="宋体" w:eastAsia="宋体" w:cs="宋体"/>
          <w:sz w:val="21"/>
          <w:szCs w:val="21"/>
          <w:highlight w:val="none"/>
        </w:rPr>
        <w:t>38.1.3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中标供应商。出现得分且投标报价相同的并列情况时，采取随机抽取的方式确定。</w:t>
      </w:r>
      <w:r>
        <w:rPr>
          <w:rFonts w:hint="eastAsia" w:ascii="宋体" w:hAnsi="宋体" w:eastAsia="宋体" w:cs="宋体"/>
          <w:bCs/>
          <w:sz w:val="21"/>
          <w:szCs w:val="21"/>
          <w:highlight w:val="none"/>
          <w:lang w:eastAsia="zh-CN"/>
        </w:rPr>
        <w:t>（</w:t>
      </w:r>
      <w:r>
        <w:rPr>
          <w:rFonts w:hint="eastAsia" w:ascii="宋体" w:hAnsi="宋体" w:eastAsia="宋体" w:cs="宋体"/>
          <w:color w:val="000000"/>
          <w:sz w:val="21"/>
          <w:szCs w:val="21"/>
          <w:highlight w:val="none"/>
        </w:rPr>
        <w:t>抽签原则：在</w:t>
      </w:r>
      <w:r>
        <w:rPr>
          <w:rFonts w:hint="eastAsia" w:ascii="宋体" w:hAnsi="宋体" w:eastAsia="宋体" w:cs="宋体"/>
          <w:color w:val="000000"/>
          <w:sz w:val="21"/>
          <w:szCs w:val="21"/>
          <w:highlight w:val="none"/>
          <w:lang w:eastAsia="zh-CN"/>
        </w:rPr>
        <w:t>深圳公共资源交易中心（深圳交易集团有限公司龙华分公司）</w:t>
      </w:r>
      <w:r>
        <w:rPr>
          <w:rFonts w:hint="eastAsia" w:ascii="宋体" w:hAnsi="宋体" w:eastAsia="宋体" w:cs="宋体"/>
          <w:color w:val="000000"/>
          <w:sz w:val="21"/>
          <w:szCs w:val="21"/>
          <w:highlight w:val="none"/>
        </w:rPr>
        <w:t>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r>
        <w:rPr>
          <w:rFonts w:hint="eastAsia" w:ascii="宋体" w:hAnsi="宋体" w:eastAsia="宋体" w:cs="宋体"/>
          <w:bCs/>
          <w:sz w:val="21"/>
          <w:szCs w:val="21"/>
          <w:highlight w:val="none"/>
          <w:lang w:eastAsia="zh-CN"/>
        </w:rPr>
        <w:t>）</w:t>
      </w:r>
      <w:commentRangeEnd w:id="145"/>
      <w:r>
        <w:commentReference w:id="145"/>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38.2评定分离项目定标方法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38.2.2 适用评定分离的政府采购项目，采用综合评分法评审。评审委员会按照评审结果，推荐三个合格的候选中标供应商。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38.2.3适用评定分离的政府采购项目，按照自定法确定中标供应商：自定法是指采购人组织定标委员会，由定标委员会在三家候选中标供应商中确定中标供应商。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38.2.4政府集中采购机构应当自评审结束之日起两个工作日内将候选中标供应商名单及其投标文件、评审报告送交采购人。采购人应当安排专人对定标过程进行书面记录，形成定标报告，作为采购文件的组成部分存档，并及时将定标结果反馈政府集中采购机构。具体定标程序及相关要求以按照《深圳市财政局关于印发〈深圳市政府采购评标定标分离管理办法〉的通知》（深财规【2020】1号）执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说明：采购人及投标供应商应按照上述方法提前做好相关准备。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38.3</w:t>
      </w:r>
      <w:r>
        <w:rPr>
          <w:rFonts w:hint="eastAsia" w:ascii="宋体" w:hAnsi="宋体" w:eastAsia="宋体" w:cs="宋体"/>
          <w:sz w:val="21"/>
          <w:szCs w:val="21"/>
          <w:highlight w:val="none"/>
          <w:lang w:val="en-US" w:eastAsia="zh-CN"/>
        </w:rPr>
        <w:t xml:space="preserve"> </w:t>
      </w:r>
      <w:r>
        <w:rPr>
          <w:rFonts w:hint="eastAsia" w:ascii="宋体" w:hAnsi="宋体" w:eastAsia="宋体" w:cs="宋体"/>
          <w:sz w:val="21"/>
          <w:szCs w:val="21"/>
          <w:highlight w:val="none"/>
        </w:rPr>
        <w:t>专用条款另有规定的，按专用条款相关要求定标。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39．编写评审报告</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40．中标公告</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40.1为体现“公开、公平、公正”的原则，评审结束后经采购人确认（确定）评审结果，政府集中采购机构将在“深圳政府采购智慧平台（http://zfcg.szggzy.com/）”上发布中标结果公告。供应商如对评审结果有异议，可在发布公示日期起七个工作日内向政府集中采购机构提出。 监督电话：0755-</w:t>
      </w:r>
      <w:r>
        <w:rPr>
          <w:rFonts w:hint="eastAsia" w:ascii="宋体" w:hAnsi="宋体" w:eastAsia="宋体" w:cs="宋体"/>
          <w:sz w:val="21"/>
          <w:szCs w:val="21"/>
          <w:highlight w:val="none"/>
          <w:lang w:val="en-US" w:eastAsia="zh-CN"/>
        </w:rPr>
        <w:t>23338582</w:t>
      </w:r>
      <w:r>
        <w:rPr>
          <w:rFonts w:hint="eastAsia" w:ascii="宋体" w:hAnsi="宋体" w:eastAsia="宋体" w:cs="宋体"/>
          <w:sz w:val="21"/>
          <w:szCs w:val="21"/>
          <w:highlight w:val="none"/>
        </w:rPr>
        <w:t>。若在公示期内未提出质疑，则视为认同该评审结果。</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40.2质疑、投诉供应商应保证质疑、投诉内容的真实性和可靠性，并承担相应的法律责任。41．中标通知书</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41.1中标公告公布以后无异常的情况下,中标供应商和采购人可自行在“深圳政府采购智慧平台（http://zfcg.szggzy.com/）”上打印《数字中标通知书》（咨询电话：</w:t>
      </w:r>
      <w:r>
        <w:rPr>
          <w:rFonts w:hint="eastAsia" w:ascii="宋体" w:hAnsi="宋体" w:eastAsia="宋体" w:cs="宋体"/>
          <w:szCs w:val="21"/>
          <w:highlight w:val="none"/>
          <w:lang w:val="en-US" w:eastAsia="zh-CN"/>
        </w:rPr>
        <w:t>0755-23338582</w:t>
      </w:r>
      <w:r>
        <w:rPr>
          <w:rFonts w:hint="eastAsia" w:ascii="宋体" w:hAnsi="宋体" w:eastAsia="宋体" w:cs="宋体"/>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41.2中标通知书是合同的重要组成部分。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41.3因质疑投诉或其它原因导致项目结果变更或采购终止的，政府集中采购机构有权吊销中标通知书。</w:t>
      </w:r>
    </w:p>
    <w:p>
      <w:pPr>
        <w:pStyle w:val="4"/>
        <w:pageBreakBefore w:val="0"/>
        <w:numPr>
          <w:ilvl w:val="0"/>
          <w:numId w:val="10"/>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公开招标失败的后续处理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42．公开招标失败的处理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42.1本项目公开招标过程中若由于投标截止后实际递交投标文件的供应商数量不足、经评审委员会评审对招标文件作实质响应的供应商不足等原因造成公开招标失败，可由政府集中采购机构重新组织采购。</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42.2对公开招标失败的项目，评审委员会在出具该项目招标失败结论的同时，可以提出重新采购组织形式的建议，以及进一步完善招标文件的资格、技术、商务要求的修改建议。</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42.3重新组织采购有以下两种组织形式：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（1）由政府集中采购机构重新组织公开招标；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（2）根据实际情况需要向同级财政部门提出非公开招标方式申请，经同级财政部门批准，公开招标失败采购项目可转为竞争性谈判或单一来源谈判方式采购。</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42.4公开招标失败的采购项目重新组织公开招标，由政府集中采购机构重新按公开招标流程组织采购活动。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42.5公开招标失败的采购项目经同级财政部门批准转为竞争性谈判或单一来源谈判方式采购的，按规定要求组织政府采购工作。</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p>
    <w:p>
      <w:pPr>
        <w:pStyle w:val="4"/>
        <w:pageBreakBefore w:val="0"/>
        <w:numPr>
          <w:ilvl w:val="0"/>
          <w:numId w:val="10"/>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合同的授予与备案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43．合同授予标准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本项目的合同将授予经本招标文件规定评审确定的中标</w:t>
      </w:r>
      <w:r>
        <w:rPr>
          <w:rFonts w:hint="eastAsia" w:ascii="宋体" w:hAnsi="宋体" w:eastAsia="宋体" w:cs="宋体"/>
          <w:sz w:val="21"/>
          <w:szCs w:val="21"/>
          <w:highlight w:val="none"/>
          <w:lang w:eastAsia="zh-CN"/>
        </w:rPr>
        <w:t>人</w:t>
      </w:r>
      <w:r>
        <w:rPr>
          <w:rFonts w:hint="eastAsia" w:ascii="宋体" w:hAnsi="宋体" w:eastAsia="宋体" w:cs="宋体"/>
          <w:sz w:val="21"/>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44．接受和拒绝任何或所有投标的权力</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45．合同的签订</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45.1中标人将于中标通知书发出之日起十个工作日内，按照采购文件（招标文件和投标文件等）内容与采购人签订政府采购合同；合同的实质性内容应当符合招标文件的规定；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45.2中标人如不按本通用条款第45.1款的规定与采购人签订合同，</w:t>
      </w:r>
      <w:r>
        <w:rPr>
          <w:rFonts w:hint="eastAsia" w:ascii="宋体" w:hAnsi="宋体" w:eastAsia="宋体" w:cs="宋体"/>
          <w:kern w:val="0"/>
          <w:sz w:val="21"/>
          <w:szCs w:val="21"/>
          <w:highlight w:val="none"/>
        </w:rPr>
        <w:t>情节严重的，由同级财政部门记入供应商诚信档案，予以通报</w:t>
      </w:r>
      <w:r>
        <w:rPr>
          <w:rFonts w:hint="eastAsia" w:ascii="宋体" w:hAnsi="宋体" w:eastAsia="宋体" w:cs="宋体"/>
          <w:sz w:val="21"/>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45.3中标人应当按照合同约定履行义务，完成中标项目，不得将中标项目转让（转包）给他人。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46．履约担保</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46.1在签订项目合同的同时，中标人应按“对通用条款的补充内容”中规定的金额向采购人提交履约担保；</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46.2，允许供应商自主选择以支票、汇票、本票、保函等非现金方式提交履约担保；中标人提交履约担保不是合同签订的前提条件，不要求中标人提供除法律、法规明确规定外的其他担保。</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47. 合同备案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采购人与中标人应于合同签订之日起十日内，由采购人或委托中标人将采购合同副本抄送合同备案工作实施机构备案。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48. 合同变更</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合同变更事宜按《深圳市财政局 深圳市政府采购中心关于进一步加强市本级政府采购合同备案管理工作的通知》（深财购〔2019〕43号）相关规定执行。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49. 项目验收</w:t>
      </w:r>
    </w:p>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49.1采购人应当按照招标文件和合同规定的标准和方法，及时组织验收。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50. 宣传</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凡与政府采购活动有关的宣传或广告，若当中提及政府采购，必须事先将具体对外宣传方案报同级财政部门和政府集中采购机构，并征得其同意。对外市场宣传包括但不限于以下形式：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a.名片、宣传册、广告标语等；</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b.案例介绍、推广等；</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c.工作人员向其他消费群体宣传。</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51. 供应商违法责任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51.1《深圳经济特区政府采购条例》第五十七条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（1）在采购活动中应当回避而未回避的；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（2）未按本条例规定签订、履行采购合同，造成严重后果的；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（3）隐瞒真实情况，提供虚假资料的；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（4）以非法手段排斥其他供应商参与竞争的；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（5）与其他采购参加人串通投标的；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（6）恶意投诉的；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（7）向采购项目相关人行贿或者提供其他不当利益的；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（8）阻碍、抗拒主管部门监督检查的；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（9）其他违反本条例规定的行为。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51.2 根据《深圳市财政局关于明确政府采购保证金管理工作的通知》（深财购[2019]42号）的要求，供应商在政府采购活动中出现《深圳经济特区政府采购条例实施细则》</w:t>
      </w:r>
      <w:commentRangeStart w:id="146"/>
      <w:r>
        <w:rPr>
          <w:rFonts w:hint="eastAsia" w:ascii="宋体" w:hAnsi="宋体" w:eastAsia="宋体" w:cs="宋体"/>
          <w:sz w:val="21"/>
          <w:szCs w:val="21"/>
          <w:highlight w:val="none"/>
        </w:rPr>
        <w:t>第八十条</w:t>
      </w:r>
      <w:commentRangeEnd w:id="146"/>
      <w:r>
        <w:commentReference w:id="146"/>
      </w:r>
      <w:r>
        <w:rPr>
          <w:rFonts w:hint="eastAsia" w:ascii="宋体" w:hAnsi="宋体" w:eastAsia="宋体" w:cs="宋体"/>
          <w:sz w:val="21"/>
          <w:szCs w:val="21"/>
          <w:highlight w:val="none"/>
        </w:rPr>
        <w:t>所列情形的，采购人或政府集中采购机构可将有关情况报同级财政部门，由财政部门根据实际情况记入供应商诚信档案，予以通报：</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（1）投标截止后，撤销投标的；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（2）中标后无正当理由未在规定期限内签订合同的；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（3）将中标项目转让给他人、或者在投标文件中未说明且未经采购人、采购招标机构同意，将中标项目分包给他人的；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（4）拒绝履行合同义务的。</w:t>
      </w:r>
    </w:p>
    <w:p>
      <w:pPr>
        <w:pStyle w:val="4"/>
        <w:pageBreakBefore w:val="0"/>
        <w:numPr>
          <w:ilvl w:val="0"/>
          <w:numId w:val="10"/>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质疑处理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52.质疑提出与答复</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52.1提出质疑</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参与政府采购活动的供应商认为自己的权益在采购活动中受到损害的，应当自知道或者应当知道其权益受到损害之日起七个工作日内向采购人、政府集中采购机构以书面形式提出质疑。</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52.2法律依据</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中华人民共和国政府采购法》、《中华人民共和国政府采购法实施条例》、《深圳经济特区政府采购条例》、《深圳经济特区政府采购条例实施细则》、《政府采购质疑和投诉办法》（财政部令第94号）和其他有关法律法规规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52.3质疑条件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52.3.1提出质疑的供应商应当是参与所质疑项目采购活动的供应商；以联合体形式参与的，质疑应当由组成联合体的所有成员共同提出；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52.3.3应提交书面质疑函，质疑函应当包括以下内容：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（1）供应商的名称（或者姓名）、地址、邮编、邮箱、联系人及联系电话；</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（2）质疑项目的名称、编号；</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（3）具体、明确的质疑对象、质疑事项和质疑请求；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（4）因质疑事项而受损害的权益；</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（5）事实依据；</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（6）必要的法律依据；</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（7）提出质疑的日期。</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供应商为自然人的，应当由本人签字；供应商为法人或者其他组织的，应当由法定代表人（负责人），或者其授权代理人签字或者盖章，并加盖公章。</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52.4提交材料</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供应商质疑实行实名制。供应商为自然人的，应当提交本人身份证复印件；供应商为法人或者其他组织的，应当根据自身性质提交营业执照复印件或者其他证明文件（如事业单位法人证书等）复印件。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供应商可以委托代理人进行质疑。其授权委托书应当载明代理人的姓名或者名称、代理事项、具体权限、期限和相关事项。供应商为自然人的，应当由本人签字；供应商为法人或者其他组织的，应当由法定代表人、主要负责人签字或者盖章，并加盖公章。</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52.5收文地点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地址：深圳公共资源交易中心（深圳交易集团有限公司</w:t>
      </w:r>
      <w:r>
        <w:rPr>
          <w:rFonts w:hint="eastAsia" w:ascii="宋体" w:hAnsi="宋体" w:eastAsia="宋体" w:cs="宋体"/>
          <w:b/>
          <w:bCs/>
          <w:sz w:val="21"/>
          <w:szCs w:val="21"/>
          <w:highlight w:val="none"/>
          <w:lang w:eastAsia="zh-CN"/>
        </w:rPr>
        <w:t>龙华</w:t>
      </w:r>
      <w:r>
        <w:rPr>
          <w:rFonts w:hint="eastAsia" w:ascii="宋体" w:hAnsi="宋体" w:eastAsia="宋体" w:cs="宋体"/>
          <w:b/>
          <w:bCs/>
          <w:sz w:val="21"/>
          <w:szCs w:val="21"/>
          <w:highlight w:val="none"/>
        </w:rPr>
        <w:t>分公司）</w:t>
      </w:r>
      <w:commentRangeStart w:id="147"/>
      <w:r>
        <w:rPr>
          <w:rFonts w:hint="eastAsia" w:ascii="宋体" w:hAnsi="宋体" w:eastAsia="宋体" w:cs="宋体"/>
          <w:b/>
          <w:bCs/>
          <w:sz w:val="21"/>
          <w:szCs w:val="21"/>
          <w:highlight w:val="none"/>
        </w:rPr>
        <w:t>（地址：</w:t>
      </w:r>
      <w:r>
        <w:rPr>
          <w:rFonts w:hint="eastAsia" w:ascii="宋体" w:hAnsi="宋体" w:eastAsia="宋体" w:cs="宋体"/>
          <w:b/>
          <w:bCs/>
          <w:szCs w:val="21"/>
          <w:highlight w:val="none"/>
          <w:lang w:eastAsia="zh-CN"/>
        </w:rPr>
        <w:t>深圳市龙华区观湖街道大和社区大和路288号宝观城锦鲤大厦办公楼2</w:t>
      </w:r>
      <w:r>
        <w:rPr>
          <w:rFonts w:hint="eastAsia" w:ascii="宋体" w:hAnsi="宋体" w:cs="宋体"/>
          <w:b/>
          <w:bCs/>
          <w:szCs w:val="21"/>
          <w:highlight w:val="none"/>
          <w:lang w:val="en-US" w:eastAsia="zh-CN"/>
        </w:rPr>
        <w:t>2</w:t>
      </w:r>
      <w:r>
        <w:rPr>
          <w:rFonts w:hint="eastAsia" w:ascii="宋体" w:hAnsi="宋体" w:eastAsia="宋体" w:cs="宋体"/>
          <w:b/>
          <w:bCs/>
          <w:szCs w:val="21"/>
          <w:highlight w:val="none"/>
          <w:lang w:eastAsia="zh-CN"/>
        </w:rPr>
        <w:t>楼</w:t>
      </w:r>
      <w:r>
        <w:rPr>
          <w:rFonts w:hint="eastAsia" w:ascii="宋体" w:hAnsi="宋体" w:eastAsia="宋体" w:cs="宋体"/>
          <w:b/>
          <w:bCs/>
          <w:sz w:val="21"/>
          <w:szCs w:val="21"/>
          <w:highlight w:val="none"/>
        </w:rPr>
        <w:t>）</w:t>
      </w:r>
      <w:commentRangeEnd w:id="147"/>
      <w:r>
        <w:commentReference w:id="147"/>
      </w:r>
      <w:r>
        <w:rPr>
          <w:rFonts w:hint="eastAsia" w:ascii="宋体" w:hAnsi="宋体" w:eastAsia="宋体" w:cs="宋体"/>
          <w:b/>
          <w:bCs/>
          <w:sz w:val="21"/>
          <w:szCs w:val="21"/>
          <w:highlight w:val="none"/>
        </w:rPr>
        <w:t>，质疑咨询电话：0755-</w:t>
      </w:r>
      <w:r>
        <w:rPr>
          <w:rFonts w:hint="eastAsia" w:ascii="宋体" w:hAnsi="宋体" w:eastAsia="宋体" w:cs="宋体"/>
          <w:b/>
          <w:bCs/>
          <w:sz w:val="21"/>
          <w:szCs w:val="21"/>
          <w:highlight w:val="none"/>
          <w:lang w:val="en-US" w:eastAsia="zh-CN"/>
        </w:rPr>
        <w:t>23338582</w:t>
      </w:r>
      <w:r>
        <w:rPr>
          <w:rFonts w:hint="eastAsia" w:ascii="宋体" w:hAnsi="宋体" w:eastAsia="宋体" w:cs="宋体"/>
          <w:b/>
          <w:bCs/>
          <w:sz w:val="21"/>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52.6收文办理程序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52.6.2供应商提交的质疑材料不符合质疑条件的，视情况处理：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供应商提交的质疑材料不全或者未按要求签字或者盖章的，政府集中采购机构应当一次性告知供应商需补正的内容和补正期限。</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供应商提交的质疑存在下列情形之一的，不予受理：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（1）质疑主体不满足要求的；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（2）供应商自身权益未受到损害的；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（3）供应商未在法定质疑期限内提出质疑的；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（4）质疑材料不全或者未按要求签字或者盖章的情况下，要求补正后，逾期未补正或者补正后仍不符合规定的；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（5）其他不符合受理条件情形的。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质疑事项不予受理的，政府集中采购机构应当向供应商出具不符合质疑条件告知书。</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52.7质疑答复时限</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自收文之日起七个工作日内。</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52.8投诉</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对质疑答复不满意或者未在规定时间内答复的，提出质疑的供应商可以在答复期满后15个工作日内向同级财政部门投诉。</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53. 质疑后续处理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53.1供应商质疑不成立，或者成立但未对中标、成交结果构成影响的，继续开展采购活动。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sz w:val="21"/>
          <w:szCs w:val="21"/>
          <w:highlight w:val="none"/>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如果合格供应商符合法定数量，依法从合格的中标或者成交候选人中另行确定中标、成交供应商；如果合格供应商不符合法定数量，应当重新开展采购活动。</w:t>
      </w: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 END ----</w:t>
      </w:r>
      <w:bookmarkEnd w:id="95"/>
    </w:p>
    <w:sectPr>
      <w:headerReference r:id="rId5" w:type="first"/>
      <w:footerReference r:id="rId6" w:type="default"/>
      <w:pgSz w:w="11907" w:h="16840"/>
      <w:pgMar w:top="1440" w:right="1797" w:bottom="1440" w:left="1797" w:header="851" w:footer="992" w:gutter="0"/>
      <w:pgBorders>
        <w:top w:val="none" w:sz="0" w:space="0"/>
        <w:left w:val="none" w:sz="0" w:space="0"/>
        <w:bottom w:val="none" w:sz="0" w:space="0"/>
        <w:right w:val="none" w:sz="0" w:space="0"/>
      </w:pgBorders>
      <w:cols w:space="425" w:num="1"/>
      <w:titlePg/>
      <w:docGrid w:linePitch="46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istrator" w:date="2023-10-08T10:19:38Z" w:initials="庄工">
    <w:p w14:paraId="74D8172B">
      <w:pPr>
        <w:pStyle w:val="17"/>
        <w:rPr>
          <w:rFonts w:hint="default" w:eastAsia="宋体"/>
          <w:lang w:val="en-US" w:eastAsia="zh-CN"/>
        </w:rPr>
      </w:pPr>
      <w:r>
        <w:rPr>
          <w:rFonts w:hint="eastAsia"/>
          <w:lang w:eastAsia="zh-CN"/>
        </w:rPr>
        <w:t>时间点过于特定，建议与业绩统一为</w:t>
      </w:r>
      <w:r>
        <w:rPr>
          <w:rFonts w:hint="eastAsia"/>
          <w:lang w:val="en-US" w:eastAsia="zh-CN"/>
        </w:rPr>
        <w:t>1月1日</w:t>
      </w:r>
    </w:p>
  </w:comment>
  <w:comment w:id="1" w:author="Administrator" w:date="2023-10-08T10:04:22Z" w:initials="庄工">
    <w:p w14:paraId="3DF13CE5">
      <w:pPr>
        <w:pStyle w:val="17"/>
        <w:rPr>
          <w:rFonts w:hint="eastAsia" w:eastAsia="宋体"/>
          <w:lang w:eastAsia="zh-CN"/>
        </w:rPr>
      </w:pPr>
      <w:r>
        <w:rPr>
          <w:rFonts w:hint="eastAsia"/>
          <w:lang w:eastAsia="zh-CN"/>
        </w:rPr>
        <w:t>分项得分，不建议同时具有，较容易被质疑具有倾向性。</w:t>
      </w:r>
    </w:p>
  </w:comment>
  <w:comment w:id="2" w:author="Administrator" w:date="2023-10-08T10:02:48Z" w:initials="庄工">
    <w:p w14:paraId="68B579E4">
      <w:pPr>
        <w:pStyle w:val="17"/>
        <w:rPr>
          <w:rFonts w:hint="default" w:eastAsia="宋体"/>
          <w:lang w:val="en-US" w:eastAsia="zh-CN"/>
        </w:rPr>
      </w:pPr>
      <w:r>
        <w:rPr>
          <w:rFonts w:hint="eastAsia"/>
          <w:lang w:eastAsia="zh-CN"/>
        </w:rPr>
        <w:t>主流难以判断，建议保留具有</w:t>
      </w:r>
      <w:r>
        <w:rPr>
          <w:rFonts w:hint="eastAsia"/>
          <w:lang w:val="en-US" w:eastAsia="zh-CN"/>
        </w:rPr>
        <w:t>IE级别证书即可</w:t>
      </w:r>
    </w:p>
  </w:comment>
  <w:comment w:id="3" w:author="Administrator" w:date="2023-10-08T10:08:32Z" w:initials="庄工">
    <w:p w14:paraId="48145474">
      <w:pPr>
        <w:pStyle w:val="17"/>
      </w:pPr>
      <w:r>
        <w:rPr>
          <w:rFonts w:hint="eastAsia"/>
          <w:lang w:eastAsia="zh-CN"/>
        </w:rPr>
        <w:t>分项得分，不建议同时具有，较容易被质疑具有倾向性。</w:t>
      </w:r>
    </w:p>
  </w:comment>
  <w:comment w:id="4" w:author="Administrator" w:date="2023-10-08T10:49:22Z" w:initials="庄工">
    <w:p w14:paraId="67436A4D">
      <w:pPr>
        <w:pStyle w:val="17"/>
        <w:rPr>
          <w:rFonts w:hint="eastAsia"/>
          <w:lang w:eastAsia="zh-CN"/>
        </w:rPr>
      </w:pPr>
      <w:r>
        <w:rPr>
          <w:rFonts w:hint="eastAsia"/>
          <w:lang w:eastAsia="zh-CN"/>
        </w:rPr>
        <w:t>缺少商务要求偏离表评审项：</w:t>
      </w:r>
    </w:p>
    <w:p w14:paraId="720274AC">
      <w:pPr>
        <w:keepNext w:val="0"/>
        <w:keepLines w:val="0"/>
        <w:widowControl/>
        <w:suppressLineNumbers w:val="0"/>
        <w:jc w:val="left"/>
      </w:pPr>
      <w:r>
        <w:rPr>
          <w:rFonts w:hint="eastAsia" w:ascii="宋体" w:hAnsi="宋体" w:eastAsia="宋体" w:cs="宋体"/>
          <w:b/>
          <w:bCs/>
          <w:color w:val="000000"/>
          <w:kern w:val="0"/>
          <w:sz w:val="21"/>
          <w:szCs w:val="21"/>
          <w:lang w:val="en-US" w:eastAsia="zh-CN" w:bidi="ar"/>
        </w:rPr>
        <w:t xml:space="preserve">考察内容： </w:t>
      </w:r>
    </w:p>
    <w:p w14:paraId="101931FA">
      <w:pPr>
        <w:keepNext w:val="0"/>
        <w:keepLines w:val="0"/>
        <w:widowControl/>
        <w:suppressLineNumbers w:val="0"/>
        <w:jc w:val="left"/>
        <w:rPr>
          <w:rFonts w:hint="eastAsia"/>
          <w:lang w:eastAsia="zh-CN"/>
        </w:rPr>
      </w:pPr>
      <w:r>
        <w:rPr>
          <w:rFonts w:hint="eastAsia" w:ascii="宋体" w:hAnsi="宋体" w:eastAsia="宋体" w:cs="宋体"/>
          <w:color w:val="000000"/>
          <w:kern w:val="0"/>
          <w:sz w:val="21"/>
          <w:szCs w:val="21"/>
          <w:lang w:val="en-US" w:eastAsia="zh-CN" w:bidi="ar"/>
        </w:rPr>
        <w:t>投标人应如实填写《商务要求偏离表》，评审委员会根据响应情况进行打分，全部满足要求的得 100 分，实质性条款除外，每负偏离一项扣 XX分，扣完为止。</w:t>
      </w:r>
    </w:p>
  </w:comment>
  <w:comment w:id="5" w:author="Administrator" w:date="2023-10-08T10:13:12Z" w:initials="庄工">
    <w:p w14:paraId="55B009D8">
      <w:pPr>
        <w:pStyle w:val="17"/>
        <w:rPr>
          <w:rFonts w:hint="default" w:eastAsia="宋体"/>
          <w:lang w:val="en-US" w:eastAsia="zh-CN"/>
        </w:rPr>
      </w:pPr>
      <w:r>
        <w:rPr>
          <w:rFonts w:hint="eastAsia"/>
          <w:lang w:eastAsia="zh-CN"/>
        </w:rPr>
        <w:t>安防资质属于强制性资质，若要设置</w:t>
      </w:r>
      <w:r>
        <w:rPr>
          <w:rFonts w:hint="eastAsia"/>
          <w:lang w:val="en-US" w:eastAsia="zh-CN"/>
        </w:rPr>
        <w:t>应当设置为资格要求，不应作为评审项</w:t>
      </w:r>
    </w:p>
  </w:comment>
  <w:comment w:id="6" w:author="Administrator" w:date="2023-10-08T10:20:21Z" w:initials="庄工">
    <w:p w14:paraId="3769269E">
      <w:pPr>
        <w:pStyle w:val="17"/>
        <w:rPr>
          <w:rFonts w:hint="eastAsia" w:eastAsia="宋体"/>
          <w:lang w:eastAsia="zh-CN"/>
        </w:rPr>
      </w:pPr>
      <w:r>
        <w:rPr>
          <w:rFonts w:hint="eastAsia"/>
          <w:lang w:eastAsia="zh-CN"/>
        </w:rPr>
        <w:t>不得限定特定行业，可以写行政机关或事业单位的</w:t>
      </w:r>
      <w:r>
        <w:rPr>
          <w:rFonts w:hint="eastAsia" w:ascii="宋体" w:hAnsi="宋体" w:eastAsia="宋体" w:cs="宋体"/>
          <w:sz w:val="21"/>
          <w:szCs w:val="21"/>
          <w:highlight w:val="none"/>
        </w:rPr>
        <w:t>楼宇信息化建设</w:t>
      </w:r>
    </w:p>
  </w:comment>
  <w:comment w:id="7" w:author="Administrator" w:date="2023-10-08T10:23:07Z" w:initials="庄工">
    <w:p w14:paraId="28735775">
      <w:pPr>
        <w:pStyle w:val="17"/>
        <w:rPr>
          <w:rFonts w:hint="eastAsia" w:eastAsia="宋体"/>
          <w:lang w:eastAsia="zh-CN"/>
        </w:rPr>
      </w:pPr>
      <w:r>
        <w:rPr>
          <w:rFonts w:hint="eastAsia"/>
          <w:lang w:eastAsia="zh-CN"/>
        </w:rPr>
        <w:t>删除引号</w:t>
      </w:r>
    </w:p>
  </w:comment>
  <w:comment w:id="8" w:author="Administrator" w:date="2023-10-08T10:23:19Z" w:initials="庄工">
    <w:p w14:paraId="79E068C5">
      <w:pPr>
        <w:pStyle w:val="17"/>
      </w:pPr>
      <w:r>
        <w:rPr>
          <w:rFonts w:hint="eastAsia"/>
          <w:lang w:eastAsia="zh-CN"/>
        </w:rPr>
        <w:t>删除引号</w:t>
      </w:r>
    </w:p>
  </w:comment>
  <w:comment w:id="9" w:author="Administrator" w:date="2023-10-08T10:23:16Z" w:initials="庄工">
    <w:p w14:paraId="0E0A4C89">
      <w:pPr>
        <w:pStyle w:val="17"/>
      </w:pPr>
      <w:r>
        <w:rPr>
          <w:rFonts w:hint="eastAsia"/>
          <w:lang w:eastAsia="zh-CN"/>
        </w:rPr>
        <w:t>删除引号</w:t>
      </w:r>
    </w:p>
  </w:comment>
  <w:comment w:id="10" w:author="Administrator" w:date="2023-10-08T10:26:28Z" w:initials="庄工">
    <w:p w14:paraId="47CE7AC5">
      <w:pPr>
        <w:pStyle w:val="17"/>
        <w:rPr>
          <w:rFonts w:hint="eastAsia" w:eastAsia="宋体"/>
          <w:lang w:eastAsia="zh-CN"/>
        </w:rPr>
      </w:pPr>
      <w:r>
        <w:rPr>
          <w:rFonts w:hint="eastAsia"/>
          <w:lang w:eastAsia="zh-CN"/>
        </w:rPr>
        <w:t>删除引号</w:t>
      </w:r>
    </w:p>
  </w:comment>
  <w:comment w:id="11" w:author="Administrator" w:date="2023-10-08T09:12:33Z" w:initials="庄工">
    <w:p w14:paraId="1CDF7237">
      <w:pPr>
        <w:pStyle w:val="17"/>
        <w:rPr>
          <w:rFonts w:hint="default" w:eastAsia="宋体"/>
          <w:lang w:val="en-US" w:eastAsia="zh-CN"/>
        </w:rPr>
      </w:pPr>
      <w:r>
        <w:rPr>
          <w:rFonts w:hint="eastAsia"/>
          <w:lang w:eastAsia="zh-CN"/>
        </w:rPr>
        <w:t>请确认是否评定分离，所提供的需求中有两处</w:t>
      </w:r>
      <w:r>
        <w:rPr>
          <w:rFonts w:hint="eastAsia"/>
          <w:lang w:val="en-US" w:eastAsia="zh-CN"/>
        </w:rPr>
        <w:t xml:space="preserve"> 一处写着评定分离，一处写着授权评审委员会确认</w:t>
      </w:r>
    </w:p>
  </w:comment>
  <w:comment w:id="12" w:author="Administrator" w:date="2023-10-08T09:14:24Z" w:initials="庄工">
    <w:p w14:paraId="2B8743F1">
      <w:pPr>
        <w:pStyle w:val="17"/>
        <w:rPr>
          <w:rFonts w:hint="eastAsia" w:eastAsia="宋体"/>
          <w:lang w:eastAsia="zh-CN"/>
        </w:rPr>
      </w:pPr>
      <w:r>
        <w:rPr>
          <w:rFonts w:hint="eastAsia"/>
          <w:lang w:eastAsia="zh-CN"/>
        </w:rPr>
        <w:t>请补充</w:t>
      </w:r>
    </w:p>
  </w:comment>
  <w:comment w:id="13" w:author="Administrator" w:date="2023-10-08T10:33:04Z" w:initials="庄工">
    <w:p w14:paraId="778A288F">
      <w:pPr>
        <w:pStyle w:val="17"/>
        <w:rPr>
          <w:rFonts w:hint="eastAsia" w:eastAsia="宋体"/>
          <w:lang w:eastAsia="zh-CN"/>
        </w:rPr>
      </w:pPr>
      <w:r>
        <w:rPr>
          <w:rFonts w:hint="eastAsia"/>
          <w:lang w:eastAsia="zh-CN"/>
        </w:rPr>
        <w:t>请补充</w:t>
      </w:r>
    </w:p>
  </w:comment>
  <w:comment w:id="14" w:author="Administrator" w:date="2023-10-08T10:38:32Z" w:initials="庄工">
    <w:p w14:paraId="4F095411">
      <w:pPr>
        <w:pStyle w:val="17"/>
        <w:rPr>
          <w:rFonts w:hint="eastAsia" w:eastAsia="宋体"/>
          <w:lang w:eastAsia="zh-CN"/>
        </w:rPr>
      </w:pPr>
      <w:r>
        <w:rPr>
          <w:rFonts w:hint="eastAsia"/>
          <w:lang w:eastAsia="zh-CN"/>
        </w:rPr>
        <w:t>允许偏差</w:t>
      </w:r>
    </w:p>
  </w:comment>
  <w:comment w:id="15" w:author="Administrator" w:date="2023-10-08T10:39:32Z" w:initials="庄工">
    <w:p w14:paraId="1F9725AB">
      <w:pPr>
        <w:pStyle w:val="17"/>
        <w:rPr>
          <w:rFonts w:hint="eastAsia" w:eastAsia="宋体"/>
          <w:lang w:eastAsia="zh-CN"/>
        </w:rPr>
      </w:pPr>
      <w:r>
        <w:rPr>
          <w:rFonts w:hint="eastAsia"/>
          <w:lang w:eastAsia="zh-CN"/>
        </w:rPr>
        <w:t>重复</w:t>
      </w:r>
    </w:p>
  </w:comment>
  <w:comment w:id="16" w:author="Administrator" w:date="2023-10-08T10:39:56Z" w:initials="庄工">
    <w:p w14:paraId="04DF7B0F">
      <w:pPr>
        <w:pStyle w:val="17"/>
        <w:rPr>
          <w:rFonts w:hint="eastAsia" w:eastAsia="宋体"/>
          <w:lang w:eastAsia="zh-CN"/>
        </w:rPr>
      </w:pPr>
      <w:r>
        <w:rPr>
          <w:rFonts w:hint="eastAsia"/>
          <w:lang w:eastAsia="zh-CN"/>
        </w:rPr>
        <w:t>重复</w:t>
      </w:r>
    </w:p>
  </w:comment>
  <w:comment w:id="17" w:author="Administrator" w:date="2023-10-08T11:32:03Z" w:initials="庄工">
    <w:p w14:paraId="65896AF7">
      <w:pPr>
        <w:pStyle w:val="17"/>
      </w:pPr>
    </w:p>
  </w:comment>
  <w:comment w:id="18" w:author="Administrator" w:date="2023-10-08T10:46:01Z" w:initials="庄工">
    <w:p w14:paraId="584508F3">
      <w:pPr>
        <w:pStyle w:val="17"/>
        <w:rPr>
          <w:rFonts w:hint="eastAsia" w:eastAsia="宋体"/>
          <w:lang w:eastAsia="zh-CN"/>
        </w:rPr>
      </w:pPr>
      <w:r>
        <w:rPr>
          <w:rFonts w:hint="eastAsia"/>
          <w:lang w:eastAsia="zh-CN"/>
        </w:rPr>
        <w:t>技术参数与“</w:t>
      </w:r>
      <w:r>
        <w:rPr>
          <w:rFonts w:hint="eastAsia" w:ascii="宋体" w:hAnsi="宋体" w:eastAsia="宋体" w:cs="宋体"/>
          <w:i w:val="0"/>
          <w:iCs w:val="0"/>
          <w:color w:val="000000"/>
          <w:kern w:val="0"/>
          <w:sz w:val="20"/>
          <w:szCs w:val="20"/>
          <w:u w:val="none"/>
          <w:lang w:val="en-US" w:eastAsia="zh-CN" w:bidi="ar"/>
        </w:rPr>
        <w:t>互联网-核心交换机</w:t>
      </w:r>
      <w:r>
        <w:rPr>
          <w:rFonts w:hint="eastAsia"/>
          <w:lang w:eastAsia="zh-CN"/>
        </w:rPr>
        <w:t>”一样</w:t>
      </w:r>
    </w:p>
  </w:comment>
  <w:comment w:id="19" w:author="Administrator" w:date="2023-10-08T10:47:08Z" w:initials="庄工">
    <w:p w14:paraId="1A1E24D0">
      <w:pPr>
        <w:pStyle w:val="17"/>
        <w:rPr>
          <w:rFonts w:hint="eastAsia" w:eastAsia="宋体"/>
          <w:lang w:eastAsia="zh-CN"/>
        </w:rPr>
      </w:pPr>
      <w:r>
        <w:rPr>
          <w:rFonts w:hint="eastAsia"/>
          <w:lang w:eastAsia="zh-CN"/>
        </w:rPr>
        <w:t>重复</w:t>
      </w:r>
    </w:p>
  </w:comment>
  <w:comment w:id="20" w:author="Administrator" w:date="2023-10-08T10:48:41Z" w:initials="庄工">
    <w:p w14:paraId="688C4A11">
      <w:pPr>
        <w:pStyle w:val="17"/>
      </w:pPr>
      <w:r>
        <w:rPr>
          <w:rFonts w:hint="eastAsia"/>
          <w:lang w:eastAsia="zh-CN"/>
        </w:rPr>
        <w:t>重复</w:t>
      </w:r>
    </w:p>
  </w:comment>
  <w:comment w:id="21" w:author="Administrator" w:date="2023-10-08T10:47:24Z" w:initials="庄工">
    <w:p w14:paraId="64D52851">
      <w:pPr>
        <w:pStyle w:val="17"/>
        <w:rPr>
          <w:rFonts w:hint="eastAsia" w:eastAsia="宋体"/>
          <w:lang w:eastAsia="zh-CN"/>
        </w:rPr>
      </w:pPr>
      <w:r>
        <w:rPr>
          <w:rFonts w:hint="eastAsia"/>
          <w:lang w:eastAsia="zh-CN"/>
        </w:rPr>
        <w:t>重复</w:t>
      </w:r>
    </w:p>
  </w:comment>
  <w:comment w:id="22" w:author="Administrator" w:date="2023-10-08T10:48:47Z" w:initials="庄工">
    <w:p w14:paraId="13C01381">
      <w:pPr>
        <w:pStyle w:val="17"/>
      </w:pPr>
      <w:r>
        <w:rPr>
          <w:rFonts w:hint="eastAsia"/>
          <w:lang w:eastAsia="zh-CN"/>
        </w:rPr>
        <w:t>重复</w:t>
      </w:r>
    </w:p>
  </w:comment>
  <w:comment w:id="23" w:author="Administrator" w:date="2023-10-08T10:47:41Z" w:initials="庄工">
    <w:p w14:paraId="63AE0369">
      <w:pPr>
        <w:pStyle w:val="17"/>
        <w:rPr>
          <w:rFonts w:hint="eastAsia" w:eastAsia="宋体"/>
          <w:lang w:eastAsia="zh-CN"/>
        </w:rPr>
      </w:pPr>
      <w:r>
        <w:rPr>
          <w:rFonts w:hint="eastAsia"/>
          <w:lang w:eastAsia="zh-CN"/>
        </w:rPr>
        <w:t>重复</w:t>
      </w:r>
    </w:p>
  </w:comment>
  <w:comment w:id="24" w:author="Administrator" w:date="2023-10-08T10:47:51Z" w:initials="庄工">
    <w:p w14:paraId="348973D0">
      <w:pPr>
        <w:pStyle w:val="17"/>
      </w:pPr>
      <w:r>
        <w:rPr>
          <w:rFonts w:hint="eastAsia"/>
          <w:lang w:eastAsia="zh-CN"/>
        </w:rPr>
        <w:t>重复</w:t>
      </w:r>
    </w:p>
  </w:comment>
  <w:comment w:id="25" w:author="Administrator" w:date="2023-10-08T10:47:46Z" w:initials="庄工">
    <w:p w14:paraId="78315331">
      <w:pPr>
        <w:pStyle w:val="17"/>
        <w:rPr>
          <w:rFonts w:hint="eastAsia" w:eastAsia="宋体"/>
          <w:lang w:eastAsia="zh-CN"/>
        </w:rPr>
      </w:pPr>
      <w:r>
        <w:rPr>
          <w:rFonts w:hint="eastAsia"/>
          <w:lang w:eastAsia="zh-CN"/>
        </w:rPr>
        <w:t>重复</w:t>
      </w:r>
    </w:p>
  </w:comment>
  <w:comment w:id="26" w:author="Administrator" w:date="2023-10-08T11:33:48Z" w:initials="庄工">
    <w:p w14:paraId="774F5BF5">
      <w:pPr>
        <w:pStyle w:val="17"/>
        <w:rPr>
          <w:rFonts w:hint="default" w:eastAsia="宋体"/>
          <w:lang w:val="en-US" w:eastAsia="zh-CN"/>
        </w:rPr>
      </w:pPr>
      <w:r>
        <w:rPr>
          <w:rFonts w:hint="eastAsia"/>
          <w:lang w:val="en-US" w:eastAsia="zh-CN"/>
        </w:rPr>
        <w:t>10点</w:t>
      </w:r>
      <w:r>
        <w:rPr>
          <w:rFonts w:hint="eastAsia"/>
          <w:lang w:eastAsia="zh-CN"/>
        </w:rPr>
        <w:t>是否分隔，一个格子为</w:t>
      </w:r>
      <w:r>
        <w:rPr>
          <w:rFonts w:hint="eastAsia"/>
          <w:lang w:val="en-US" w:eastAsia="zh-CN"/>
        </w:rPr>
        <w:t>1个技术参数</w:t>
      </w:r>
    </w:p>
  </w:comment>
  <w:comment w:id="27" w:author="Administrator" w:date="2023-10-08T11:33:01Z" w:initials="庄工">
    <w:p w14:paraId="65B1547D">
      <w:pPr>
        <w:pStyle w:val="17"/>
        <w:rPr>
          <w:rFonts w:hint="default" w:eastAsia="宋体"/>
          <w:lang w:val="en-US" w:eastAsia="zh-CN"/>
        </w:rPr>
      </w:pPr>
      <w:r>
        <w:rPr>
          <w:rFonts w:hint="eastAsia"/>
          <w:lang w:val="en-US" w:eastAsia="zh-CN"/>
        </w:rPr>
        <w:t>不得限定特定机构出具的报告，建议修改为CMA或CNAS标识的检测报告扫描件</w:t>
      </w:r>
    </w:p>
  </w:comment>
  <w:comment w:id="28" w:author="Administrator" w:date="2023-10-08T11:34:21Z" w:initials="庄工">
    <w:p w14:paraId="0AA15487">
      <w:pPr>
        <w:pStyle w:val="17"/>
        <w:rPr>
          <w:rFonts w:hint="eastAsia" w:eastAsia="宋体"/>
          <w:lang w:eastAsia="zh-CN"/>
        </w:rPr>
      </w:pPr>
      <w:r>
        <w:rPr>
          <w:rFonts w:hint="eastAsia"/>
          <w:lang w:eastAsia="zh-CN"/>
        </w:rPr>
        <w:t>同上</w:t>
      </w:r>
    </w:p>
  </w:comment>
  <w:comment w:id="29" w:author="Administrator" w:date="2023-10-08T11:33:42Z" w:initials="庄工">
    <w:p w14:paraId="24D262B2">
      <w:pPr>
        <w:pStyle w:val="17"/>
      </w:pPr>
    </w:p>
  </w:comment>
  <w:comment w:id="30" w:author="Administrator" w:date="2023-10-08T11:34:42Z" w:initials="庄工">
    <w:p w14:paraId="2ED8132D">
      <w:pPr>
        <w:pStyle w:val="17"/>
      </w:pPr>
    </w:p>
  </w:comment>
  <w:comment w:id="31" w:author="Administrator" w:date="2023-10-08T11:34:53Z" w:initials="庄工">
    <w:p w14:paraId="104958D7">
      <w:pPr>
        <w:pStyle w:val="17"/>
      </w:pPr>
    </w:p>
  </w:comment>
  <w:comment w:id="32" w:author="Administrator" w:date="2023-10-08T11:35:02Z" w:initials="庄工">
    <w:p w14:paraId="68F70455">
      <w:pPr>
        <w:pStyle w:val="17"/>
      </w:pPr>
    </w:p>
  </w:comment>
  <w:comment w:id="33" w:author="Administrator" w:date="2023-10-08T11:35:13Z" w:initials="庄工">
    <w:p w14:paraId="4EE308EE">
      <w:pPr>
        <w:pStyle w:val="17"/>
      </w:pPr>
    </w:p>
  </w:comment>
  <w:comment w:id="34" w:author="Administrator" w:date="2023-10-08T11:35:24Z" w:initials="庄工">
    <w:p w14:paraId="5CD61D29">
      <w:pPr>
        <w:pStyle w:val="17"/>
      </w:pPr>
    </w:p>
  </w:comment>
  <w:comment w:id="35" w:author="Administrator" w:date="2023-10-08T11:35:40Z" w:initials="庄工">
    <w:p w14:paraId="1EC93D84">
      <w:pPr>
        <w:pStyle w:val="17"/>
      </w:pPr>
    </w:p>
  </w:comment>
  <w:comment w:id="36" w:author="Administrator" w:date="2023-10-08T11:35:55Z" w:initials="庄工">
    <w:p w14:paraId="128009BE">
      <w:pPr>
        <w:pStyle w:val="17"/>
      </w:pPr>
    </w:p>
  </w:comment>
  <w:comment w:id="37" w:author="Administrator" w:date="2023-10-08T11:36:08Z" w:initials="庄工">
    <w:p w14:paraId="66027987">
      <w:pPr>
        <w:pStyle w:val="17"/>
      </w:pPr>
    </w:p>
  </w:comment>
  <w:comment w:id="38" w:author="Administrator" w:date="2023-10-08T11:36:19Z" w:initials="庄工">
    <w:p w14:paraId="2AD90B8F">
      <w:pPr>
        <w:pStyle w:val="17"/>
      </w:pPr>
    </w:p>
  </w:comment>
  <w:comment w:id="39" w:author="Administrator" w:date="2023-10-08T11:36:32Z" w:initials="庄工">
    <w:p w14:paraId="2C396A58">
      <w:pPr>
        <w:pStyle w:val="17"/>
      </w:pPr>
    </w:p>
  </w:comment>
  <w:comment w:id="40" w:author="Administrator" w:date="2023-10-08T14:27:42Z" w:initials="庄工">
    <w:p w14:paraId="47841C2B">
      <w:pPr>
        <w:pStyle w:val="17"/>
        <w:rPr>
          <w:rFonts w:hint="eastAsia" w:eastAsia="宋体"/>
          <w:lang w:eastAsia="zh-CN"/>
        </w:rPr>
      </w:pPr>
      <w:r>
        <w:rPr>
          <w:rFonts w:hint="eastAsia"/>
          <w:lang w:eastAsia="zh-CN"/>
        </w:rPr>
        <w:t>建议“、”修改为“或”</w:t>
      </w:r>
    </w:p>
  </w:comment>
  <w:comment w:id="41" w:author="Administrator" w:date="2023-10-08T14:26:01Z" w:initials="庄工">
    <w:p w14:paraId="61C14021">
      <w:pPr>
        <w:pStyle w:val="17"/>
        <w:rPr>
          <w:rFonts w:hint="eastAsia" w:eastAsia="宋体"/>
          <w:lang w:eastAsia="zh-CN"/>
        </w:rPr>
      </w:pPr>
      <w:r>
        <w:rPr>
          <w:rFonts w:hint="eastAsia"/>
          <w:lang w:eastAsia="zh-CN"/>
        </w:rPr>
        <w:t>允许偏差</w:t>
      </w:r>
    </w:p>
  </w:comment>
  <w:comment w:id="42" w:author="Administrator" w:date="2023-10-08T14:26:07Z" w:initials="庄工">
    <w:p w14:paraId="2A03282A">
      <w:pPr>
        <w:pStyle w:val="17"/>
        <w:rPr>
          <w:rFonts w:hint="eastAsia" w:eastAsia="宋体"/>
          <w:lang w:eastAsia="zh-CN"/>
        </w:rPr>
      </w:pPr>
      <w:r>
        <w:rPr>
          <w:rFonts w:hint="eastAsia"/>
          <w:lang w:eastAsia="zh-CN"/>
        </w:rPr>
        <w:t>允许偏差</w:t>
      </w:r>
    </w:p>
    <w:p w14:paraId="17D66069">
      <w:pPr>
        <w:pStyle w:val="17"/>
      </w:pPr>
    </w:p>
  </w:comment>
  <w:comment w:id="43" w:author="Administrator" w:date="2023-10-08T14:26:10Z" w:initials="庄工">
    <w:p w14:paraId="4E207665">
      <w:pPr>
        <w:pStyle w:val="17"/>
        <w:rPr>
          <w:rFonts w:hint="eastAsia" w:eastAsia="宋体"/>
          <w:lang w:eastAsia="zh-CN"/>
        </w:rPr>
      </w:pPr>
      <w:r>
        <w:rPr>
          <w:rFonts w:hint="eastAsia"/>
          <w:lang w:eastAsia="zh-CN"/>
        </w:rPr>
        <w:t>允许偏差</w:t>
      </w:r>
    </w:p>
    <w:p w14:paraId="0E2626E5">
      <w:pPr>
        <w:pStyle w:val="17"/>
      </w:pPr>
    </w:p>
  </w:comment>
  <w:comment w:id="44" w:author="Administrator" w:date="2023-10-08T14:26:15Z" w:initials="庄工">
    <w:p w14:paraId="038C0F67">
      <w:pPr>
        <w:pStyle w:val="17"/>
        <w:rPr>
          <w:rFonts w:hint="eastAsia" w:eastAsia="宋体"/>
          <w:lang w:eastAsia="zh-CN"/>
        </w:rPr>
      </w:pPr>
      <w:r>
        <w:rPr>
          <w:rFonts w:hint="eastAsia"/>
          <w:lang w:eastAsia="zh-CN"/>
        </w:rPr>
        <w:t>允许偏差</w:t>
      </w:r>
    </w:p>
    <w:p w14:paraId="39902891">
      <w:pPr>
        <w:pStyle w:val="17"/>
      </w:pPr>
    </w:p>
  </w:comment>
  <w:comment w:id="45" w:author="Administrator" w:date="2023-10-08T14:26:18Z" w:initials="庄工">
    <w:p w14:paraId="4AC7391E">
      <w:pPr>
        <w:pStyle w:val="17"/>
        <w:rPr>
          <w:rFonts w:hint="eastAsia" w:eastAsia="宋体"/>
          <w:lang w:eastAsia="zh-CN"/>
        </w:rPr>
      </w:pPr>
      <w:r>
        <w:rPr>
          <w:rFonts w:hint="eastAsia"/>
          <w:lang w:eastAsia="zh-CN"/>
        </w:rPr>
        <w:t>允许偏差</w:t>
      </w:r>
    </w:p>
    <w:p w14:paraId="282B2D00">
      <w:pPr>
        <w:pStyle w:val="17"/>
      </w:pPr>
    </w:p>
  </w:comment>
  <w:comment w:id="46" w:author="Administrator" w:date="2023-10-08T14:25:43Z" w:initials="庄工">
    <w:p w14:paraId="793F5AD6">
      <w:pPr>
        <w:pStyle w:val="17"/>
        <w:rPr>
          <w:rFonts w:hint="eastAsia" w:eastAsia="宋体"/>
          <w:lang w:eastAsia="zh-CN"/>
        </w:rPr>
      </w:pPr>
      <w:r>
        <w:rPr>
          <w:rFonts w:hint="eastAsia"/>
          <w:lang w:eastAsia="zh-CN"/>
        </w:rPr>
        <w:t>允许偏差</w:t>
      </w:r>
    </w:p>
  </w:comment>
  <w:comment w:id="47" w:author="Administrator" w:date="2023-10-08T14:25:36Z" w:initials="庄工">
    <w:p w14:paraId="668A51F0">
      <w:pPr>
        <w:pStyle w:val="17"/>
        <w:rPr>
          <w:rFonts w:hint="eastAsia" w:eastAsia="宋体"/>
          <w:lang w:eastAsia="zh-CN"/>
        </w:rPr>
      </w:pPr>
      <w:r>
        <w:rPr>
          <w:rFonts w:hint="eastAsia"/>
          <w:lang w:eastAsia="zh-CN"/>
        </w:rPr>
        <w:t>允许偏差</w:t>
      </w:r>
    </w:p>
  </w:comment>
  <w:comment w:id="48" w:author="Administrator" w:date="2023-10-08T14:25:15Z" w:initials="庄工">
    <w:p w14:paraId="68BC5D69">
      <w:pPr>
        <w:pStyle w:val="17"/>
        <w:rPr>
          <w:rFonts w:hint="eastAsia" w:eastAsia="宋体"/>
          <w:lang w:eastAsia="zh-CN"/>
        </w:rPr>
      </w:pPr>
      <w:r>
        <w:rPr>
          <w:rFonts w:hint="eastAsia"/>
          <w:lang w:eastAsia="zh-CN"/>
        </w:rPr>
        <w:t>允许偏差</w:t>
      </w:r>
    </w:p>
  </w:comment>
  <w:comment w:id="49" w:author="Administrator" w:date="2023-10-08T14:24:56Z" w:initials="庄工">
    <w:p w14:paraId="4A3E0D22">
      <w:pPr>
        <w:pStyle w:val="17"/>
        <w:rPr>
          <w:rFonts w:hint="eastAsia" w:eastAsia="宋体"/>
          <w:lang w:eastAsia="zh-CN"/>
        </w:rPr>
      </w:pPr>
      <w:r>
        <w:rPr>
          <w:rFonts w:hint="eastAsia"/>
          <w:lang w:eastAsia="zh-CN"/>
        </w:rPr>
        <w:t>允许偏差</w:t>
      </w:r>
    </w:p>
  </w:comment>
  <w:comment w:id="50" w:author="Administrator" w:date="2023-10-08T14:24:48Z" w:initials="庄工">
    <w:p w14:paraId="35FB5BAF">
      <w:pPr>
        <w:pStyle w:val="17"/>
        <w:rPr>
          <w:rFonts w:hint="eastAsia" w:eastAsia="宋体"/>
          <w:lang w:eastAsia="zh-CN"/>
        </w:rPr>
      </w:pPr>
      <w:r>
        <w:rPr>
          <w:rFonts w:hint="eastAsia"/>
          <w:lang w:eastAsia="zh-CN"/>
        </w:rPr>
        <w:t>允许偏差</w:t>
      </w:r>
    </w:p>
  </w:comment>
  <w:comment w:id="51" w:author="Administrator" w:date="2023-10-08T14:24:24Z" w:initials="庄工">
    <w:p w14:paraId="459D0069">
      <w:pPr>
        <w:pStyle w:val="17"/>
        <w:rPr>
          <w:rFonts w:hint="eastAsia" w:eastAsia="宋体"/>
          <w:lang w:eastAsia="zh-CN"/>
        </w:rPr>
      </w:pPr>
      <w:r>
        <w:rPr>
          <w:rFonts w:hint="eastAsia"/>
          <w:lang w:eastAsia="zh-CN"/>
        </w:rPr>
        <w:t>删除</w:t>
      </w:r>
    </w:p>
  </w:comment>
  <w:comment w:id="52" w:author="Administrator" w:date="2023-10-08T14:24:17Z" w:initials="庄工">
    <w:p w14:paraId="5299373C">
      <w:pPr>
        <w:pStyle w:val="17"/>
        <w:rPr>
          <w:rFonts w:hint="eastAsia" w:eastAsia="宋体"/>
          <w:lang w:eastAsia="zh-CN"/>
        </w:rPr>
      </w:pPr>
      <w:r>
        <w:rPr>
          <w:rFonts w:hint="eastAsia"/>
          <w:lang w:eastAsia="zh-CN"/>
        </w:rPr>
        <w:t>删除</w:t>
      </w:r>
    </w:p>
  </w:comment>
  <w:comment w:id="53" w:author="Administrator" w:date="2023-10-08T14:24:05Z" w:initials="庄工">
    <w:p w14:paraId="28C25400">
      <w:pPr>
        <w:pStyle w:val="17"/>
        <w:rPr>
          <w:rFonts w:hint="eastAsia" w:eastAsia="宋体"/>
          <w:lang w:eastAsia="zh-CN"/>
        </w:rPr>
      </w:pPr>
      <w:r>
        <w:rPr>
          <w:rFonts w:hint="eastAsia"/>
          <w:lang w:eastAsia="zh-CN"/>
        </w:rPr>
        <w:t>删除</w:t>
      </w:r>
    </w:p>
  </w:comment>
  <w:comment w:id="54" w:author="Administrator" w:date="2023-10-08T14:23:59Z" w:initials="庄工">
    <w:p w14:paraId="6E34654B">
      <w:pPr>
        <w:pStyle w:val="17"/>
        <w:rPr>
          <w:rFonts w:hint="eastAsia" w:eastAsia="宋体"/>
          <w:lang w:eastAsia="zh-CN"/>
        </w:rPr>
      </w:pPr>
      <w:r>
        <w:rPr>
          <w:rFonts w:hint="eastAsia"/>
          <w:lang w:eastAsia="zh-CN"/>
        </w:rPr>
        <w:t>删除</w:t>
      </w:r>
    </w:p>
  </w:comment>
  <w:comment w:id="55" w:author="Administrator" w:date="2023-10-08T14:23:35Z" w:initials="庄工">
    <w:p w14:paraId="73D50B20">
      <w:pPr>
        <w:pStyle w:val="17"/>
        <w:rPr>
          <w:rFonts w:hint="eastAsia" w:eastAsia="宋体"/>
          <w:lang w:eastAsia="zh-CN"/>
        </w:rPr>
      </w:pPr>
      <w:r>
        <w:rPr>
          <w:rFonts w:hint="eastAsia"/>
          <w:lang w:eastAsia="zh-CN"/>
        </w:rPr>
        <w:t>允许偏差</w:t>
      </w:r>
    </w:p>
  </w:comment>
  <w:comment w:id="56" w:author="Administrator" w:date="2023-10-08T14:23:17Z" w:initials="庄工">
    <w:p w14:paraId="7ACC07F5">
      <w:pPr>
        <w:pStyle w:val="17"/>
        <w:rPr>
          <w:rFonts w:hint="eastAsia" w:eastAsia="宋体"/>
          <w:lang w:eastAsia="zh-CN"/>
        </w:rPr>
      </w:pPr>
      <w:r>
        <w:rPr>
          <w:rFonts w:hint="eastAsia"/>
          <w:lang w:eastAsia="zh-CN"/>
        </w:rPr>
        <w:t>删除</w:t>
      </w:r>
    </w:p>
  </w:comment>
  <w:comment w:id="57" w:author="Administrator" w:date="2023-10-08T14:23:26Z" w:initials="庄工">
    <w:p w14:paraId="1E8D06D2">
      <w:pPr>
        <w:pStyle w:val="17"/>
        <w:rPr>
          <w:rFonts w:hint="eastAsia" w:eastAsia="宋体"/>
          <w:lang w:eastAsia="zh-CN"/>
        </w:rPr>
      </w:pPr>
      <w:r>
        <w:rPr>
          <w:rFonts w:hint="eastAsia"/>
          <w:lang w:eastAsia="zh-CN"/>
        </w:rPr>
        <w:t>删除</w:t>
      </w:r>
    </w:p>
  </w:comment>
  <w:comment w:id="58" w:author="Administrator" w:date="2023-10-08T14:22:47Z" w:initials="庄工">
    <w:p w14:paraId="506F27A7">
      <w:pPr>
        <w:pStyle w:val="17"/>
        <w:rPr>
          <w:rFonts w:hint="eastAsia" w:eastAsia="宋体"/>
          <w:lang w:eastAsia="zh-CN"/>
        </w:rPr>
      </w:pPr>
      <w:r>
        <w:rPr>
          <w:rFonts w:hint="eastAsia"/>
          <w:lang w:eastAsia="zh-CN"/>
        </w:rPr>
        <w:t>允许偏差</w:t>
      </w:r>
    </w:p>
  </w:comment>
  <w:comment w:id="59" w:author="Administrator" w:date="2023-10-08T14:22:57Z" w:initials="庄工">
    <w:p w14:paraId="78F22B03">
      <w:pPr>
        <w:pStyle w:val="17"/>
        <w:rPr>
          <w:rFonts w:hint="eastAsia" w:eastAsia="宋体"/>
          <w:lang w:eastAsia="zh-CN"/>
        </w:rPr>
      </w:pPr>
      <w:r>
        <w:rPr>
          <w:rFonts w:hint="eastAsia"/>
          <w:lang w:eastAsia="zh-CN"/>
        </w:rPr>
        <w:t>允许偏差</w:t>
      </w:r>
    </w:p>
    <w:p w14:paraId="341520D2">
      <w:pPr>
        <w:pStyle w:val="17"/>
      </w:pPr>
    </w:p>
  </w:comment>
  <w:comment w:id="60" w:author="Administrator" w:date="2023-10-08T14:21:33Z" w:initials="庄工">
    <w:p w14:paraId="096859D6">
      <w:pPr>
        <w:pStyle w:val="17"/>
      </w:pPr>
    </w:p>
  </w:comment>
  <w:comment w:id="61" w:author="Administrator" w:date="2023-10-08T14:21:17Z" w:initials="庄工">
    <w:p w14:paraId="45C919E4">
      <w:pPr>
        <w:pStyle w:val="17"/>
        <w:rPr>
          <w:rFonts w:hint="eastAsia" w:eastAsia="宋体"/>
          <w:lang w:eastAsia="zh-CN"/>
        </w:rPr>
      </w:pPr>
      <w:r>
        <w:rPr>
          <w:rFonts w:hint="eastAsia"/>
          <w:lang w:eastAsia="zh-CN"/>
        </w:rPr>
        <w:t>是否没写完整？</w:t>
      </w:r>
    </w:p>
  </w:comment>
  <w:comment w:id="62" w:author="Administrator" w:date="2023-10-08T14:21:05Z" w:initials="庄工">
    <w:p w14:paraId="0BE9393E">
      <w:pPr>
        <w:pStyle w:val="17"/>
        <w:rPr>
          <w:rFonts w:hint="default" w:eastAsia="宋体"/>
          <w:lang w:val="en-US" w:eastAsia="zh-CN"/>
        </w:rPr>
      </w:pPr>
      <w:r>
        <w:rPr>
          <w:rFonts w:hint="eastAsia"/>
          <w:lang w:val="en-US" w:eastAsia="zh-CN"/>
        </w:rPr>
        <w:t>8T还是48T？</w:t>
      </w:r>
    </w:p>
  </w:comment>
  <w:comment w:id="63" w:author="Administrator" w:date="2023-10-08T14:20:08Z" w:initials="庄工">
    <w:p w14:paraId="1A091578">
      <w:pPr>
        <w:pStyle w:val="17"/>
        <w:rPr>
          <w:rFonts w:hint="eastAsia" w:eastAsia="宋体"/>
          <w:lang w:eastAsia="zh-CN"/>
        </w:rPr>
      </w:pPr>
      <w:r>
        <w:rPr>
          <w:rFonts w:hint="eastAsia"/>
          <w:lang w:eastAsia="zh-CN"/>
        </w:rPr>
        <w:t>删除</w:t>
      </w:r>
    </w:p>
  </w:comment>
  <w:comment w:id="64" w:author="Administrator" w:date="2023-10-08T14:19:25Z" w:initials="庄工">
    <w:p w14:paraId="769276CB">
      <w:pPr>
        <w:pStyle w:val="17"/>
        <w:rPr>
          <w:rFonts w:hint="eastAsia" w:eastAsia="宋体"/>
          <w:lang w:eastAsia="zh-CN"/>
        </w:rPr>
      </w:pPr>
      <w:r>
        <w:rPr>
          <w:rFonts w:hint="eastAsia"/>
          <w:lang w:eastAsia="zh-CN"/>
        </w:rPr>
        <w:t>删除</w:t>
      </w:r>
    </w:p>
  </w:comment>
  <w:comment w:id="65" w:author="Administrator" w:date="2023-10-08T14:17:56Z" w:initials="庄工">
    <w:p w14:paraId="027074C9">
      <w:pPr>
        <w:pStyle w:val="17"/>
        <w:rPr>
          <w:rFonts w:hint="eastAsia" w:eastAsia="宋体"/>
          <w:lang w:eastAsia="zh-CN"/>
        </w:rPr>
      </w:pPr>
      <w:r>
        <w:rPr>
          <w:rFonts w:hint="eastAsia"/>
          <w:lang w:eastAsia="zh-CN"/>
        </w:rPr>
        <w:t>该一体机是否必须要满足“儿童青少年”近视防控要求？</w:t>
      </w:r>
    </w:p>
  </w:comment>
  <w:comment w:id="66" w:author="Administrator" w:date="2023-10-08T14:17:32Z" w:initials="庄工">
    <w:p w14:paraId="27617DC4">
      <w:pPr>
        <w:pStyle w:val="17"/>
        <w:rPr>
          <w:rFonts w:hint="default" w:eastAsia="宋体"/>
          <w:lang w:val="en-US" w:eastAsia="zh-CN"/>
        </w:rPr>
      </w:pPr>
      <w:r>
        <w:rPr>
          <w:rFonts w:hint="eastAsia"/>
          <w:lang w:val="en-US" w:eastAsia="zh-CN"/>
        </w:rPr>
        <w:t>11是否可以得分？</w:t>
      </w:r>
    </w:p>
  </w:comment>
  <w:comment w:id="67" w:author="Administrator" w:date="2023-10-08T14:17:05Z" w:initials="庄工">
    <w:p w14:paraId="49927E6D">
      <w:pPr>
        <w:pStyle w:val="17"/>
        <w:rPr>
          <w:rFonts w:hint="eastAsia" w:eastAsia="宋体"/>
          <w:lang w:eastAsia="zh-CN"/>
        </w:rPr>
      </w:pPr>
      <w:r>
        <w:rPr>
          <w:rFonts w:hint="eastAsia"/>
          <w:lang w:eastAsia="zh-CN"/>
        </w:rPr>
        <w:t>删除</w:t>
      </w:r>
    </w:p>
  </w:comment>
  <w:comment w:id="68" w:author="Administrator" w:date="2023-10-08T14:16:33Z" w:initials="庄工">
    <w:p w14:paraId="1F3D5377">
      <w:pPr>
        <w:pStyle w:val="17"/>
        <w:rPr>
          <w:rFonts w:hint="eastAsia" w:eastAsia="宋体"/>
          <w:lang w:eastAsia="zh-CN"/>
        </w:rPr>
      </w:pPr>
      <w:r>
        <w:rPr>
          <w:rFonts w:hint="eastAsia"/>
          <w:lang w:eastAsia="zh-CN"/>
        </w:rPr>
        <w:t>其他地方未要求盖章，建议统一</w:t>
      </w:r>
    </w:p>
    <w:p w14:paraId="66283D40">
      <w:pPr>
        <w:pStyle w:val="17"/>
      </w:pPr>
    </w:p>
  </w:comment>
  <w:comment w:id="69" w:author="Administrator" w:date="2023-10-08T14:16:30Z" w:initials="庄工">
    <w:p w14:paraId="6E360DCD">
      <w:pPr>
        <w:pStyle w:val="17"/>
        <w:rPr>
          <w:rFonts w:hint="eastAsia" w:eastAsia="宋体"/>
          <w:lang w:eastAsia="zh-CN"/>
        </w:rPr>
      </w:pPr>
      <w:r>
        <w:rPr>
          <w:rFonts w:hint="eastAsia"/>
          <w:lang w:eastAsia="zh-CN"/>
        </w:rPr>
        <w:t>其他地方未要求盖章，建议统一</w:t>
      </w:r>
    </w:p>
    <w:p w14:paraId="696D4B9E">
      <w:pPr>
        <w:pStyle w:val="17"/>
      </w:pPr>
    </w:p>
  </w:comment>
  <w:comment w:id="70" w:author="Administrator" w:date="2023-10-08T14:16:18Z" w:initials="庄工">
    <w:p w14:paraId="350F1821">
      <w:pPr>
        <w:pStyle w:val="17"/>
        <w:rPr>
          <w:rFonts w:hint="eastAsia" w:eastAsia="宋体"/>
          <w:lang w:eastAsia="zh-CN"/>
        </w:rPr>
      </w:pPr>
      <w:r>
        <w:rPr>
          <w:rFonts w:hint="eastAsia"/>
          <w:lang w:eastAsia="zh-CN"/>
        </w:rPr>
        <w:t>其他地方未要求盖章，建议统一</w:t>
      </w:r>
    </w:p>
  </w:comment>
  <w:comment w:id="71" w:author="Administrator" w:date="2023-10-08T14:15:41Z" w:initials="庄工">
    <w:p w14:paraId="2CC75ED5">
      <w:pPr>
        <w:pStyle w:val="17"/>
        <w:rPr>
          <w:rFonts w:hint="default" w:eastAsia="宋体"/>
          <w:lang w:val="en-US" w:eastAsia="zh-CN"/>
        </w:rPr>
      </w:pPr>
      <w:r>
        <w:rPr>
          <w:rFonts w:hint="eastAsia"/>
          <w:lang w:val="en-US" w:eastAsia="zh-CN"/>
        </w:rPr>
        <w:t>CCC为强制认证</w:t>
      </w:r>
    </w:p>
  </w:comment>
  <w:comment w:id="72" w:author="Administrator" w:date="2023-10-08T14:15:23Z" w:initials="庄工">
    <w:p w14:paraId="5FF93A52">
      <w:pPr>
        <w:pStyle w:val="17"/>
      </w:pPr>
    </w:p>
  </w:comment>
  <w:comment w:id="73" w:author="Administrator" w:date="2023-10-08T14:15:00Z" w:initials="庄工">
    <w:p w14:paraId="02AA26D9">
      <w:pPr>
        <w:pStyle w:val="17"/>
        <w:rPr>
          <w:rFonts w:hint="default" w:eastAsia="宋体"/>
          <w:lang w:val="en-US" w:eastAsia="zh-CN"/>
        </w:rPr>
      </w:pPr>
      <w:r>
        <w:rPr>
          <w:rFonts w:hint="eastAsia"/>
          <w:lang w:eastAsia="zh-CN"/>
        </w:rPr>
        <w:t>统一</w:t>
      </w:r>
      <w:r>
        <w:rPr>
          <w:rFonts w:hint="eastAsia"/>
          <w:lang w:val="en-US" w:eastAsia="zh-CN"/>
        </w:rPr>
        <w:t>CMA或CNAS标识的检测报告扫描件</w:t>
      </w:r>
    </w:p>
  </w:comment>
  <w:comment w:id="74" w:author="Administrator" w:date="2023-10-08T14:14:03Z" w:initials="庄工">
    <w:p w14:paraId="7EA21617">
      <w:pPr>
        <w:pStyle w:val="17"/>
        <w:rPr>
          <w:rFonts w:hint="eastAsia"/>
          <w:lang w:val="en-US" w:eastAsia="zh-CN"/>
        </w:rPr>
      </w:pPr>
      <w:r>
        <w:rPr>
          <w:rFonts w:hint="eastAsia"/>
          <w:lang w:val="en-US" w:eastAsia="zh-CN"/>
        </w:rPr>
        <w:t>1、</w:t>
      </w:r>
      <w:r>
        <w:rPr>
          <w:rFonts w:hint="eastAsia"/>
          <w:lang w:eastAsia="zh-CN"/>
        </w:rPr>
        <w:t>能否统一</w:t>
      </w:r>
      <w:r>
        <w:rPr>
          <w:rFonts w:hint="eastAsia"/>
          <w:lang w:val="en-US" w:eastAsia="zh-CN"/>
        </w:rPr>
        <w:t>CMA或CNAS标识的检测机构出具的检测报告</w:t>
      </w:r>
    </w:p>
    <w:p w14:paraId="6EB9563A">
      <w:pPr>
        <w:pStyle w:val="17"/>
        <w:rPr>
          <w:rFonts w:hint="default"/>
          <w:lang w:val="en-US" w:eastAsia="zh-CN"/>
        </w:rPr>
      </w:pPr>
      <w:r>
        <w:rPr>
          <w:rFonts w:hint="eastAsia"/>
          <w:lang w:val="en-US" w:eastAsia="zh-CN"/>
        </w:rPr>
        <w:t>2、EASE扬声器数据库是否有相关依据规定要收入该数据库中？</w:t>
      </w:r>
    </w:p>
    <w:p w14:paraId="5D6E0E93">
      <w:pPr>
        <w:pStyle w:val="17"/>
        <w:rPr>
          <w:b/>
          <w:bCs/>
        </w:rPr>
      </w:pPr>
    </w:p>
  </w:comment>
  <w:comment w:id="75" w:author="Administrator" w:date="2023-10-08T14:13:21Z" w:initials="庄工">
    <w:p w14:paraId="292F6654">
      <w:pPr>
        <w:pStyle w:val="17"/>
        <w:rPr>
          <w:rFonts w:hint="eastAsia"/>
          <w:lang w:val="en-US" w:eastAsia="zh-CN"/>
        </w:rPr>
      </w:pPr>
      <w:r>
        <w:rPr>
          <w:rFonts w:hint="eastAsia"/>
          <w:lang w:val="en-US" w:eastAsia="zh-CN"/>
        </w:rPr>
        <w:t>1、</w:t>
      </w:r>
      <w:r>
        <w:rPr>
          <w:rFonts w:hint="eastAsia"/>
          <w:lang w:eastAsia="zh-CN"/>
        </w:rPr>
        <w:t>能否统一</w:t>
      </w:r>
      <w:r>
        <w:rPr>
          <w:rFonts w:hint="eastAsia"/>
          <w:lang w:val="en-US" w:eastAsia="zh-CN"/>
        </w:rPr>
        <w:t>CMA或CNAS标识的检测机构出具的检测报告</w:t>
      </w:r>
    </w:p>
    <w:p w14:paraId="44044E2A">
      <w:pPr>
        <w:pStyle w:val="17"/>
        <w:rPr>
          <w:rFonts w:hint="default"/>
          <w:lang w:val="en-US" w:eastAsia="zh-CN"/>
        </w:rPr>
      </w:pPr>
      <w:r>
        <w:rPr>
          <w:rFonts w:hint="eastAsia"/>
          <w:lang w:val="en-US" w:eastAsia="zh-CN"/>
        </w:rPr>
        <w:t>2、EASE扬声器数据库是否有相关依据规定要收入该数据库中？</w:t>
      </w:r>
    </w:p>
    <w:p w14:paraId="717E6BC6">
      <w:pPr>
        <w:pStyle w:val="17"/>
      </w:pPr>
    </w:p>
  </w:comment>
  <w:comment w:id="76" w:author="Administrator" w:date="2023-10-08T14:09:45Z" w:initials="庄工">
    <w:p w14:paraId="7D0D5E92">
      <w:pPr>
        <w:pStyle w:val="17"/>
      </w:pPr>
    </w:p>
  </w:comment>
  <w:comment w:id="77" w:author="Administrator" w:date="2023-10-08T14:09:03Z" w:initials="庄工">
    <w:p w14:paraId="74360F25">
      <w:pPr>
        <w:pStyle w:val="17"/>
        <w:rPr>
          <w:rFonts w:hint="eastAsia" w:eastAsia="宋体"/>
          <w:lang w:eastAsia="zh-CN"/>
        </w:rPr>
      </w:pPr>
      <w:r>
        <w:rPr>
          <w:rFonts w:hint="eastAsia"/>
          <w:lang w:eastAsia="zh-CN"/>
        </w:rPr>
        <w:t>允许偏差</w:t>
      </w:r>
    </w:p>
  </w:comment>
  <w:comment w:id="78" w:author="Administrator" w:date="2023-10-08T14:09:05Z" w:initials="庄工">
    <w:p w14:paraId="0B38072D">
      <w:pPr>
        <w:pStyle w:val="17"/>
      </w:pPr>
      <w:r>
        <w:rPr>
          <w:rFonts w:hint="eastAsia"/>
          <w:lang w:eastAsia="zh-CN"/>
        </w:rPr>
        <w:t>允许偏差</w:t>
      </w:r>
    </w:p>
  </w:comment>
  <w:comment w:id="79" w:author="Administrator" w:date="2023-10-08T14:08:31Z" w:initials="庄工">
    <w:p w14:paraId="48277DF1">
      <w:pPr>
        <w:pStyle w:val="17"/>
        <w:rPr>
          <w:rFonts w:hint="eastAsia" w:eastAsia="宋体"/>
          <w:lang w:eastAsia="zh-CN"/>
        </w:rPr>
      </w:pPr>
      <w:r>
        <w:rPr>
          <w:rFonts w:hint="eastAsia"/>
          <w:lang w:eastAsia="zh-CN"/>
        </w:rPr>
        <w:t>允许偏差</w:t>
      </w:r>
    </w:p>
  </w:comment>
  <w:comment w:id="80" w:author="Administrator" w:date="2023-10-08T14:07:52Z" w:initials="庄工">
    <w:p w14:paraId="2F826596">
      <w:pPr>
        <w:pStyle w:val="17"/>
        <w:rPr>
          <w:rFonts w:hint="eastAsia" w:eastAsia="宋体"/>
          <w:lang w:eastAsia="zh-CN"/>
        </w:rPr>
      </w:pPr>
      <w:r>
        <w:rPr>
          <w:rFonts w:hint="eastAsia"/>
          <w:lang w:eastAsia="zh-CN"/>
        </w:rPr>
        <w:t>允许偏差</w:t>
      </w:r>
    </w:p>
  </w:comment>
  <w:comment w:id="81" w:author="Administrator" w:date="2023-10-08T14:08:09Z" w:initials="庄工">
    <w:p w14:paraId="46CA67C7">
      <w:pPr>
        <w:pStyle w:val="17"/>
        <w:rPr>
          <w:rFonts w:hint="eastAsia" w:eastAsia="宋体"/>
          <w:lang w:eastAsia="zh-CN"/>
        </w:rPr>
      </w:pPr>
      <w:r>
        <w:rPr>
          <w:rFonts w:hint="eastAsia"/>
          <w:lang w:eastAsia="zh-CN"/>
        </w:rPr>
        <w:t>防水是否更好？</w:t>
      </w:r>
    </w:p>
  </w:comment>
  <w:comment w:id="82" w:author="Administrator" w:date="2023-10-08T14:07:44Z" w:initials="庄工">
    <w:p w14:paraId="24B4747A">
      <w:pPr>
        <w:pStyle w:val="17"/>
        <w:rPr>
          <w:rFonts w:hint="eastAsia" w:eastAsia="宋体"/>
          <w:lang w:eastAsia="zh-CN"/>
        </w:rPr>
      </w:pPr>
      <w:r>
        <w:rPr>
          <w:rFonts w:hint="eastAsia"/>
          <w:lang w:eastAsia="zh-CN"/>
        </w:rPr>
        <w:t>允许偏差</w:t>
      </w:r>
    </w:p>
  </w:comment>
  <w:comment w:id="83" w:author="Administrator" w:date="2023-10-08T12:10:26Z" w:initials="庄工">
    <w:p w14:paraId="43DD5BD9">
      <w:pPr>
        <w:pStyle w:val="17"/>
        <w:rPr>
          <w:rFonts w:hint="eastAsia" w:eastAsia="宋体"/>
          <w:lang w:eastAsia="zh-CN"/>
        </w:rPr>
      </w:pPr>
      <w:r>
        <w:rPr>
          <w:rFonts w:hint="eastAsia"/>
          <w:lang w:eastAsia="zh-CN"/>
        </w:rPr>
        <w:t>允许偏差</w:t>
      </w:r>
    </w:p>
  </w:comment>
  <w:comment w:id="84" w:author="Administrator" w:date="2023-10-08T12:10:14Z" w:initials="庄工">
    <w:p w14:paraId="342D74A9">
      <w:pPr>
        <w:pStyle w:val="17"/>
      </w:pPr>
    </w:p>
  </w:comment>
  <w:comment w:id="85" w:author="Administrator" w:date="2023-10-08T12:10:17Z" w:initials="庄工">
    <w:p w14:paraId="684E1A9C">
      <w:pPr>
        <w:pStyle w:val="17"/>
      </w:pPr>
    </w:p>
  </w:comment>
  <w:comment w:id="86" w:author="Administrator" w:date="2023-10-08T12:09:45Z" w:initials="庄工">
    <w:p w14:paraId="07E16C6C">
      <w:pPr>
        <w:pStyle w:val="17"/>
      </w:pPr>
    </w:p>
  </w:comment>
  <w:comment w:id="87" w:author="Administrator" w:date="2023-10-08T12:09:47Z" w:initials="庄工">
    <w:p w14:paraId="345A2FC0">
      <w:pPr>
        <w:pStyle w:val="17"/>
      </w:pPr>
    </w:p>
  </w:comment>
  <w:comment w:id="88" w:author="Administrator" w:date="2023-10-08T12:09:51Z" w:initials="庄工">
    <w:p w14:paraId="5DA2311A">
      <w:pPr>
        <w:pStyle w:val="17"/>
      </w:pPr>
    </w:p>
  </w:comment>
  <w:comment w:id="89" w:author="Administrator" w:date="2023-10-08T12:09:53Z" w:initials="庄工">
    <w:p w14:paraId="6CF66865">
      <w:pPr>
        <w:pStyle w:val="17"/>
      </w:pPr>
    </w:p>
  </w:comment>
  <w:comment w:id="90" w:author="Administrator" w:date="2023-10-08T12:09:56Z" w:initials="庄工">
    <w:p w14:paraId="7F9F2EE6">
      <w:pPr>
        <w:pStyle w:val="17"/>
      </w:pPr>
    </w:p>
  </w:comment>
  <w:comment w:id="91" w:author="Administrator" w:date="2023-10-08T12:09:58Z" w:initials="庄工">
    <w:p w14:paraId="786E798C">
      <w:pPr>
        <w:pStyle w:val="17"/>
      </w:pPr>
    </w:p>
  </w:comment>
  <w:comment w:id="92" w:author="Administrator" w:date="2023-10-08T12:09:14Z" w:initials="庄工">
    <w:p w14:paraId="262A62FB">
      <w:pPr>
        <w:pStyle w:val="17"/>
        <w:rPr>
          <w:rFonts w:hint="eastAsia" w:eastAsia="宋体"/>
          <w:lang w:eastAsia="zh-CN"/>
        </w:rPr>
      </w:pPr>
      <w:r>
        <w:rPr>
          <w:rFonts w:hint="eastAsia"/>
          <w:lang w:eastAsia="zh-CN"/>
        </w:rPr>
        <w:t>允许偏差</w:t>
      </w:r>
    </w:p>
  </w:comment>
  <w:comment w:id="93" w:author="Administrator" w:date="2023-10-08T12:08:54Z" w:initials="庄工">
    <w:p w14:paraId="6E4C6ACB">
      <w:pPr>
        <w:pStyle w:val="17"/>
        <w:rPr>
          <w:rFonts w:hint="eastAsia" w:eastAsia="宋体"/>
          <w:lang w:eastAsia="zh-CN"/>
        </w:rPr>
      </w:pPr>
      <w:r>
        <w:rPr>
          <w:rFonts w:hint="eastAsia"/>
          <w:lang w:eastAsia="zh-CN"/>
        </w:rPr>
        <w:t>允许偏差</w:t>
      </w:r>
    </w:p>
  </w:comment>
  <w:comment w:id="94" w:author="Administrator" w:date="2023-10-08T12:05:54Z" w:initials="庄工">
    <w:p w14:paraId="26BE3BCB">
      <w:pPr>
        <w:pStyle w:val="17"/>
      </w:pPr>
    </w:p>
  </w:comment>
  <w:comment w:id="95" w:author="Administrator" w:date="2023-10-08T12:05:52Z" w:initials="庄工">
    <w:p w14:paraId="5E7B1946">
      <w:pPr>
        <w:pStyle w:val="17"/>
      </w:pPr>
    </w:p>
  </w:comment>
  <w:comment w:id="96" w:author="Administrator" w:date="2023-10-08T12:05:45Z" w:initials="庄工">
    <w:p w14:paraId="144053A3">
      <w:pPr>
        <w:pStyle w:val="17"/>
      </w:pPr>
    </w:p>
  </w:comment>
  <w:comment w:id="97" w:author="Administrator" w:date="2023-10-08T12:05:07Z" w:initials="庄工">
    <w:p w14:paraId="13AC66DA">
      <w:pPr>
        <w:pStyle w:val="17"/>
      </w:pPr>
    </w:p>
  </w:comment>
  <w:comment w:id="98" w:author="Administrator" w:date="2023-10-08T12:05:19Z" w:initials="庄工">
    <w:p w14:paraId="34853983">
      <w:pPr>
        <w:pStyle w:val="17"/>
      </w:pPr>
    </w:p>
  </w:comment>
  <w:comment w:id="99" w:author="Administrator" w:date="2023-10-08T12:03:38Z" w:initials="庄工">
    <w:p w14:paraId="54F9699B">
      <w:pPr>
        <w:pStyle w:val="17"/>
        <w:rPr>
          <w:rFonts w:hint="eastAsia" w:eastAsia="宋体"/>
          <w:lang w:eastAsia="zh-CN"/>
        </w:rPr>
      </w:pPr>
      <w:r>
        <w:rPr>
          <w:rFonts w:hint="eastAsia"/>
          <w:lang w:eastAsia="zh-CN"/>
        </w:rPr>
        <w:t>允许偏差</w:t>
      </w:r>
    </w:p>
  </w:comment>
  <w:comment w:id="100" w:author="Administrator" w:date="2023-10-08T12:02:36Z" w:initials="庄工">
    <w:p w14:paraId="6F153C2E">
      <w:pPr>
        <w:pStyle w:val="17"/>
        <w:rPr>
          <w:rFonts w:hint="eastAsia" w:eastAsia="宋体"/>
          <w:lang w:eastAsia="zh-CN"/>
        </w:rPr>
      </w:pPr>
      <w:r>
        <w:rPr>
          <w:rFonts w:hint="eastAsia"/>
          <w:lang w:eastAsia="zh-CN"/>
        </w:rPr>
        <w:t>允许偏差</w:t>
      </w:r>
    </w:p>
  </w:comment>
  <w:comment w:id="101" w:author="Administrator" w:date="2023-10-08T12:01:40Z" w:initials="庄工">
    <w:p w14:paraId="6AC82F81">
      <w:pPr>
        <w:pStyle w:val="17"/>
        <w:rPr>
          <w:rFonts w:hint="eastAsia" w:eastAsia="宋体"/>
          <w:lang w:eastAsia="zh-CN"/>
        </w:rPr>
      </w:pPr>
      <w:r>
        <w:rPr>
          <w:rFonts w:hint="eastAsia"/>
          <w:lang w:eastAsia="zh-CN"/>
        </w:rPr>
        <w:t>允许偏差</w:t>
      </w:r>
    </w:p>
  </w:comment>
  <w:comment w:id="102" w:author="Administrator" w:date="2023-10-08T12:01:21Z" w:initials="庄工">
    <w:p w14:paraId="192E6B7D">
      <w:pPr>
        <w:pStyle w:val="17"/>
      </w:pPr>
    </w:p>
  </w:comment>
  <w:comment w:id="103" w:author="Administrator" w:date="2023-10-08T12:00:29Z" w:initials="庄工">
    <w:p w14:paraId="6AF36A5E">
      <w:pPr>
        <w:pStyle w:val="17"/>
      </w:pPr>
    </w:p>
  </w:comment>
  <w:comment w:id="104" w:author="Administrator" w:date="2023-10-08T12:00:19Z" w:initials="庄工">
    <w:p w14:paraId="430C43F8">
      <w:pPr>
        <w:pStyle w:val="17"/>
      </w:pPr>
    </w:p>
  </w:comment>
  <w:comment w:id="105" w:author="Administrator" w:date="2023-10-08T11:59:19Z" w:initials="庄工">
    <w:p w14:paraId="10261813">
      <w:pPr>
        <w:pStyle w:val="17"/>
        <w:rPr>
          <w:rFonts w:hint="eastAsia" w:eastAsia="宋体"/>
          <w:lang w:eastAsia="zh-CN"/>
        </w:rPr>
      </w:pPr>
      <w:r>
        <w:rPr>
          <w:rFonts w:hint="eastAsia"/>
          <w:lang w:eastAsia="zh-CN"/>
        </w:rPr>
        <w:t>允许偏差</w:t>
      </w:r>
    </w:p>
  </w:comment>
  <w:comment w:id="106" w:author="Administrator" w:date="2023-10-08T11:58:53Z" w:initials="庄工">
    <w:p w14:paraId="6A6838A7">
      <w:pPr>
        <w:pStyle w:val="17"/>
        <w:rPr>
          <w:rFonts w:hint="eastAsia" w:eastAsia="宋体"/>
          <w:lang w:eastAsia="zh-CN"/>
        </w:rPr>
      </w:pPr>
      <w:r>
        <w:rPr>
          <w:rFonts w:hint="eastAsia"/>
          <w:lang w:eastAsia="zh-CN"/>
        </w:rPr>
        <w:t>允许偏差</w:t>
      </w:r>
    </w:p>
  </w:comment>
  <w:comment w:id="107" w:author="Administrator" w:date="2023-10-08T11:58:34Z" w:initials="庄工">
    <w:p w14:paraId="20887B04">
      <w:pPr>
        <w:pStyle w:val="17"/>
        <w:rPr>
          <w:rFonts w:hint="eastAsia" w:eastAsia="宋体"/>
          <w:lang w:eastAsia="zh-CN"/>
        </w:rPr>
      </w:pPr>
      <w:r>
        <w:rPr>
          <w:rFonts w:hint="eastAsia"/>
          <w:lang w:eastAsia="zh-CN"/>
        </w:rPr>
        <w:t>允许偏差</w:t>
      </w:r>
    </w:p>
  </w:comment>
  <w:comment w:id="108" w:author="Administrator" w:date="2023-10-08T11:56:44Z" w:initials="庄工">
    <w:p w14:paraId="363F0F26">
      <w:pPr>
        <w:pStyle w:val="17"/>
        <w:rPr>
          <w:rFonts w:hint="eastAsia" w:eastAsia="宋体"/>
          <w:lang w:eastAsia="zh-CN"/>
        </w:rPr>
      </w:pPr>
      <w:r>
        <w:rPr>
          <w:rFonts w:hint="eastAsia"/>
          <w:lang w:eastAsia="zh-CN"/>
        </w:rPr>
        <w:t>允许偏差</w:t>
      </w:r>
    </w:p>
  </w:comment>
  <w:comment w:id="109" w:author="Administrator" w:date="2023-10-08T11:56:17Z" w:initials="庄工">
    <w:p w14:paraId="279D76C9">
      <w:pPr>
        <w:pStyle w:val="17"/>
        <w:rPr>
          <w:rFonts w:hint="eastAsia" w:eastAsia="宋体"/>
          <w:lang w:eastAsia="zh-CN"/>
        </w:rPr>
      </w:pPr>
      <w:r>
        <w:rPr>
          <w:rFonts w:hint="eastAsia"/>
          <w:lang w:eastAsia="zh-CN"/>
        </w:rPr>
        <w:t>允许偏差</w:t>
      </w:r>
    </w:p>
  </w:comment>
  <w:comment w:id="110" w:author="Administrator" w:date="2023-10-08T11:54:49Z" w:initials="庄工">
    <w:p w14:paraId="1FD441F8">
      <w:pPr>
        <w:pStyle w:val="17"/>
        <w:rPr>
          <w:rFonts w:hint="default" w:eastAsia="宋体"/>
          <w:lang w:val="en-US" w:eastAsia="zh-CN"/>
        </w:rPr>
      </w:pPr>
      <w:r>
        <w:rPr>
          <w:rFonts w:hint="eastAsia"/>
          <w:lang w:val="en-US" w:eastAsia="zh-CN"/>
        </w:rPr>
        <w:t>CCC为强制认证，应当设置为实质性要求</w:t>
      </w:r>
    </w:p>
  </w:comment>
  <w:comment w:id="111" w:author="Administrator" w:date="2023-10-08T11:54:41Z" w:initials="庄工">
    <w:p w14:paraId="076B2527">
      <w:pPr>
        <w:pStyle w:val="17"/>
        <w:rPr>
          <w:rFonts w:hint="eastAsia" w:eastAsia="宋体"/>
          <w:lang w:eastAsia="zh-CN"/>
        </w:rPr>
      </w:pPr>
      <w:r>
        <w:rPr>
          <w:rFonts w:hint="eastAsia"/>
          <w:lang w:eastAsia="zh-CN"/>
        </w:rPr>
        <w:t>统一</w:t>
      </w:r>
    </w:p>
  </w:comment>
  <w:comment w:id="112" w:author="Administrator" w:date="2023-10-08T11:54:25Z" w:initials="庄工">
    <w:p w14:paraId="2CF85D1D">
      <w:pPr>
        <w:pStyle w:val="17"/>
      </w:pPr>
    </w:p>
  </w:comment>
  <w:comment w:id="113" w:author="Administrator" w:date="2023-10-08T11:54:27Z" w:initials="庄工">
    <w:p w14:paraId="24DB373E">
      <w:pPr>
        <w:pStyle w:val="17"/>
      </w:pPr>
    </w:p>
  </w:comment>
  <w:comment w:id="114" w:author="Administrator" w:date="2023-10-08T11:53:43Z" w:initials="庄工">
    <w:p w14:paraId="1F8908E7">
      <w:pPr>
        <w:pStyle w:val="17"/>
      </w:pPr>
      <w:r>
        <w:rPr>
          <w:rFonts w:hint="eastAsia"/>
          <w:b/>
          <w:bCs/>
          <w:lang w:eastAsia="zh-CN"/>
        </w:rPr>
        <w:t>请删除，根据《中华人民共和国政府采购法实施条例》</w:t>
      </w:r>
      <w:r>
        <w:rPr>
          <w:rFonts w:hint="eastAsia" w:eastAsia="宋体"/>
          <w:b/>
          <w:bCs/>
          <w:lang w:eastAsia="zh-CN"/>
        </w:rPr>
        <w:t>第四十四条</w:t>
      </w:r>
      <w:r>
        <w:rPr>
          <w:rFonts w:hint="eastAsia" w:eastAsia="宋体"/>
          <w:lang w:eastAsia="zh-CN"/>
        </w:rPr>
        <w:t>采购人或者采购代理机构不得通过对样品进行检测、对供应商进行考察等方式改变评审结果。</w:t>
      </w:r>
    </w:p>
  </w:comment>
  <w:comment w:id="115" w:author="Administrator" w:date="2023-10-08T11:50:15Z" w:initials="庄工">
    <w:p w14:paraId="33637703">
      <w:pPr>
        <w:pStyle w:val="17"/>
        <w:rPr>
          <w:rFonts w:hint="eastAsia" w:eastAsia="宋体"/>
          <w:lang w:eastAsia="zh-CN"/>
        </w:rPr>
      </w:pPr>
      <w:r>
        <w:rPr>
          <w:rFonts w:hint="eastAsia"/>
          <w:b/>
          <w:bCs/>
          <w:lang w:eastAsia="zh-CN"/>
        </w:rPr>
        <w:t>请删除，根据《中华人民共和国政府采购法实施条例》</w:t>
      </w:r>
      <w:r>
        <w:rPr>
          <w:rFonts w:hint="eastAsia" w:eastAsia="宋体"/>
          <w:b/>
          <w:bCs/>
          <w:lang w:eastAsia="zh-CN"/>
        </w:rPr>
        <w:t>第四十四条</w:t>
      </w:r>
      <w:r>
        <w:rPr>
          <w:rFonts w:hint="eastAsia" w:eastAsia="宋体"/>
          <w:lang w:eastAsia="zh-CN"/>
        </w:rPr>
        <w:t>采购人或者采购代理机构不得通过对样品进行检测、对供应商进行考察等方式改变评审结果。</w:t>
      </w:r>
    </w:p>
  </w:comment>
  <w:comment w:id="116" w:author="Administrator" w:date="2023-10-08T11:49:12Z" w:initials="庄工">
    <w:p w14:paraId="3E393709">
      <w:pPr>
        <w:pStyle w:val="17"/>
        <w:rPr>
          <w:rFonts w:hint="default" w:eastAsia="宋体"/>
          <w:lang w:val="en-US" w:eastAsia="zh-CN"/>
        </w:rPr>
      </w:pPr>
      <w:r>
        <w:rPr>
          <w:rFonts w:hint="eastAsia"/>
          <w:lang w:val="en-US" w:eastAsia="zh-CN"/>
        </w:rPr>
        <w:t>具有CMA或CNAS标识的检测报告</w:t>
      </w:r>
    </w:p>
  </w:comment>
  <w:comment w:id="117" w:author="Administrator" w:date="2023-10-08T11:47:20Z" w:initials="庄工">
    <w:p w14:paraId="63E27CF1">
      <w:pPr>
        <w:pStyle w:val="17"/>
        <w:rPr>
          <w:rFonts w:hint="eastAsia"/>
          <w:lang w:val="en-US" w:eastAsia="zh-CN"/>
        </w:rPr>
      </w:pPr>
      <w:r>
        <w:rPr>
          <w:rFonts w:hint="eastAsia"/>
          <w:lang w:val="en-US" w:eastAsia="zh-CN"/>
        </w:rPr>
        <w:t>1、</w:t>
      </w:r>
      <w:r>
        <w:rPr>
          <w:rFonts w:hint="eastAsia"/>
          <w:lang w:eastAsia="zh-CN"/>
        </w:rPr>
        <w:t>能否统一</w:t>
      </w:r>
      <w:r>
        <w:rPr>
          <w:rFonts w:hint="eastAsia"/>
          <w:lang w:val="en-US" w:eastAsia="zh-CN"/>
        </w:rPr>
        <w:t>CMA或CNAS标识的检测机构出具的检测报告</w:t>
      </w:r>
    </w:p>
    <w:p w14:paraId="1A9025F1">
      <w:pPr>
        <w:pStyle w:val="17"/>
        <w:rPr>
          <w:rFonts w:hint="default"/>
          <w:lang w:val="en-US" w:eastAsia="zh-CN"/>
        </w:rPr>
      </w:pPr>
      <w:r>
        <w:rPr>
          <w:rFonts w:hint="eastAsia"/>
          <w:lang w:val="en-US" w:eastAsia="zh-CN"/>
        </w:rPr>
        <w:t>2、EASE扬声器数据库是否有相关依据规定要收入该数据库中？</w:t>
      </w:r>
    </w:p>
  </w:comment>
  <w:comment w:id="118" w:author="Administrator" w:date="2023-10-08T11:46:01Z" w:initials="庄工">
    <w:p w14:paraId="7ACB6DFC">
      <w:pPr>
        <w:pStyle w:val="17"/>
        <w:rPr>
          <w:rFonts w:hint="eastAsia" w:eastAsia="宋体"/>
          <w:lang w:eastAsia="zh-CN"/>
        </w:rPr>
      </w:pPr>
      <w:r>
        <w:rPr>
          <w:rFonts w:hint="eastAsia"/>
          <w:lang w:eastAsia="zh-CN"/>
        </w:rPr>
        <w:t>允许偏差</w:t>
      </w:r>
    </w:p>
  </w:comment>
  <w:comment w:id="119" w:author="Administrator" w:date="2023-10-08T11:44:17Z" w:initials="庄工">
    <w:p w14:paraId="78352E58">
      <w:pPr>
        <w:pStyle w:val="17"/>
        <w:rPr>
          <w:rFonts w:hint="eastAsia" w:eastAsia="宋体"/>
          <w:lang w:eastAsia="zh-CN"/>
        </w:rPr>
      </w:pPr>
      <w:r>
        <w:rPr>
          <w:rFonts w:hint="eastAsia"/>
          <w:lang w:eastAsia="zh-CN"/>
        </w:rPr>
        <w:t>允许偏差</w:t>
      </w:r>
    </w:p>
  </w:comment>
  <w:comment w:id="120" w:author="Administrator" w:date="2023-10-08T09:25:36Z" w:initials="庄工">
    <w:p w14:paraId="118655C7">
      <w:pPr>
        <w:pStyle w:val="17"/>
      </w:pPr>
    </w:p>
  </w:comment>
  <w:comment w:id="121" w:author="Administrator" w:date="2023-10-08T11:44:08Z" w:initials="庄工">
    <w:p w14:paraId="39690F17">
      <w:pPr>
        <w:pStyle w:val="17"/>
        <w:rPr>
          <w:rFonts w:hint="eastAsia" w:eastAsia="宋体"/>
          <w:lang w:eastAsia="zh-CN"/>
        </w:rPr>
      </w:pPr>
      <w:r>
        <w:rPr>
          <w:rFonts w:hint="eastAsia"/>
          <w:lang w:eastAsia="zh-CN"/>
        </w:rPr>
        <w:t>允许偏差</w:t>
      </w:r>
    </w:p>
  </w:comment>
  <w:comment w:id="122" w:author="Administrator" w:date="2023-10-08T11:43:54Z" w:initials="庄工">
    <w:p w14:paraId="07137116">
      <w:pPr>
        <w:pStyle w:val="17"/>
      </w:pPr>
      <w:r>
        <w:rPr>
          <w:rFonts w:hint="eastAsia"/>
          <w:lang w:val="en-US" w:eastAsia="zh-CN"/>
        </w:rPr>
        <w:t>1.9mm还是9mm？</w:t>
      </w:r>
    </w:p>
    <w:p w14:paraId="74D42B3C">
      <w:pPr>
        <w:pStyle w:val="17"/>
      </w:pPr>
    </w:p>
  </w:comment>
  <w:comment w:id="123" w:author="Administrator" w:date="2023-10-08T11:43:29Z" w:initials="庄工">
    <w:p w14:paraId="63F17C86">
      <w:pPr>
        <w:pStyle w:val="17"/>
      </w:pPr>
      <w:r>
        <w:rPr>
          <w:rFonts w:hint="eastAsia"/>
          <w:lang w:val="en-US" w:eastAsia="zh-CN"/>
        </w:rPr>
        <w:t>1.50mm还是50mm？</w:t>
      </w:r>
    </w:p>
  </w:comment>
  <w:comment w:id="124" w:author="Administrator" w:date="2023-10-08T11:42:47Z" w:initials="庄工">
    <w:p w14:paraId="18846E5D">
      <w:pPr>
        <w:pStyle w:val="17"/>
        <w:rPr>
          <w:rFonts w:hint="default" w:eastAsia="宋体"/>
          <w:lang w:val="en-US" w:eastAsia="zh-CN"/>
        </w:rPr>
      </w:pPr>
      <w:r>
        <w:rPr>
          <w:rFonts w:hint="eastAsia"/>
          <w:lang w:val="en-US" w:eastAsia="zh-CN"/>
        </w:rPr>
        <w:t>1.2遍还是2遍？</w:t>
      </w:r>
    </w:p>
  </w:comment>
  <w:comment w:id="125" w:author="Administrator" w:date="2023-10-08T11:43:02Z" w:initials="庄工">
    <w:p w14:paraId="353E5B7C">
      <w:pPr>
        <w:pStyle w:val="17"/>
        <w:rPr>
          <w:rFonts w:hint="default" w:eastAsia="宋体"/>
          <w:lang w:val="en-US" w:eastAsia="zh-CN"/>
        </w:rPr>
      </w:pPr>
      <w:r>
        <w:rPr>
          <w:rFonts w:hint="eastAsia"/>
          <w:lang w:val="en-US" w:eastAsia="zh-CN"/>
        </w:rPr>
        <w:t>1.50mm还是50mm？</w:t>
      </w:r>
    </w:p>
  </w:comment>
  <w:comment w:id="126" w:author="Administrator" w:date="2023-10-08T09:25:46Z" w:initials="庄工">
    <w:p w14:paraId="3E334B2C">
      <w:pPr>
        <w:pStyle w:val="17"/>
        <w:rPr>
          <w:rFonts w:hint="eastAsia" w:eastAsia="宋体"/>
          <w:lang w:eastAsia="zh-CN"/>
        </w:rPr>
      </w:pPr>
      <w:r>
        <w:rPr>
          <w:rFonts w:hint="eastAsia"/>
          <w:lang w:eastAsia="zh-CN"/>
        </w:rPr>
        <w:t>请补充参数</w:t>
      </w:r>
    </w:p>
  </w:comment>
  <w:comment w:id="127" w:author="Administrator" w:date="2023-10-08T09:25:49Z" w:initials="庄工">
    <w:p w14:paraId="231F2B5B">
      <w:pPr>
        <w:pStyle w:val="17"/>
      </w:pPr>
      <w:r>
        <w:rPr>
          <w:rFonts w:hint="eastAsia"/>
          <w:lang w:eastAsia="zh-CN"/>
        </w:rPr>
        <w:t>请补充参数</w:t>
      </w:r>
    </w:p>
  </w:comment>
  <w:comment w:id="128" w:author="Administrator" w:date="2023-10-08T09:25:50Z" w:initials="庄工">
    <w:p w14:paraId="14C8084C">
      <w:pPr>
        <w:pStyle w:val="17"/>
      </w:pPr>
      <w:r>
        <w:rPr>
          <w:rFonts w:hint="eastAsia"/>
          <w:lang w:eastAsia="zh-CN"/>
        </w:rPr>
        <w:t>请补充参数</w:t>
      </w:r>
    </w:p>
  </w:comment>
  <w:comment w:id="129" w:author="Administrator" w:date="2023-10-08T09:25:52Z" w:initials="庄工">
    <w:p w14:paraId="466216FA">
      <w:pPr>
        <w:pStyle w:val="17"/>
      </w:pPr>
      <w:r>
        <w:rPr>
          <w:rFonts w:hint="eastAsia"/>
          <w:lang w:eastAsia="zh-CN"/>
        </w:rPr>
        <w:t>请补充参数</w:t>
      </w:r>
    </w:p>
  </w:comment>
  <w:comment w:id="130" w:author="Administrator" w:date="2023-10-08T09:25:53Z" w:initials="庄工">
    <w:p w14:paraId="03214F63">
      <w:pPr>
        <w:pStyle w:val="17"/>
      </w:pPr>
      <w:r>
        <w:rPr>
          <w:rFonts w:hint="eastAsia"/>
          <w:lang w:eastAsia="zh-CN"/>
        </w:rPr>
        <w:t>请补充参数</w:t>
      </w:r>
    </w:p>
  </w:comment>
  <w:comment w:id="131" w:author="Administrator" w:date="2023-10-08T09:25:55Z" w:initials="庄工">
    <w:p w14:paraId="01627E55">
      <w:pPr>
        <w:pStyle w:val="17"/>
      </w:pPr>
      <w:r>
        <w:rPr>
          <w:rFonts w:hint="eastAsia"/>
          <w:lang w:eastAsia="zh-CN"/>
        </w:rPr>
        <w:t>请补充参数</w:t>
      </w:r>
    </w:p>
  </w:comment>
  <w:comment w:id="132" w:author="Administrator" w:date="2023-10-08T11:40:28Z" w:initials="庄工">
    <w:p w14:paraId="68103271">
      <w:pPr>
        <w:pStyle w:val="17"/>
        <w:rPr>
          <w:rFonts w:hint="eastAsia" w:eastAsia="宋体"/>
          <w:lang w:eastAsia="zh-CN"/>
        </w:rPr>
      </w:pPr>
      <w:r>
        <w:rPr>
          <w:rFonts w:hint="eastAsia"/>
          <w:lang w:eastAsia="zh-CN"/>
        </w:rPr>
        <w:t>请补充</w:t>
      </w:r>
    </w:p>
  </w:comment>
  <w:comment w:id="133" w:author="Administrator" w:date="2023-10-08T09:27:43Z" w:initials="庄工">
    <w:p w14:paraId="602B4682">
      <w:pPr>
        <w:pStyle w:val="17"/>
        <w:rPr>
          <w:rFonts w:hint="eastAsia" w:eastAsia="宋体"/>
          <w:lang w:eastAsia="zh-CN"/>
        </w:rPr>
      </w:pPr>
      <w:r>
        <w:rPr>
          <w:rFonts w:hint="eastAsia"/>
          <w:lang w:eastAsia="zh-CN"/>
        </w:rPr>
        <w:t>请补充</w:t>
      </w:r>
    </w:p>
  </w:comment>
  <w:comment w:id="134" w:author="Administrator" w:date="2023-10-08T09:27:12Z" w:initials="庄工">
    <w:p w14:paraId="1BA31B60">
      <w:pPr>
        <w:pStyle w:val="17"/>
        <w:rPr>
          <w:rFonts w:hint="eastAsia" w:eastAsia="宋体"/>
          <w:lang w:eastAsia="zh-CN"/>
        </w:rPr>
      </w:pPr>
      <w:r>
        <w:rPr>
          <w:rFonts w:hint="eastAsia"/>
          <w:lang w:eastAsia="zh-CN"/>
        </w:rPr>
        <w:t>请补充</w:t>
      </w:r>
    </w:p>
  </w:comment>
  <w:comment w:id="135" w:author="Administrator" w:date="2022-07-13T09:53:14Z" w:initials="庄工">
    <w:p w14:paraId="43DF65E7">
      <w:pPr>
        <w:pStyle w:val="17"/>
        <w:rPr>
          <w:rFonts w:hint="default" w:eastAsia="宋体"/>
          <w:lang w:val="en-US" w:eastAsia="zh-CN"/>
        </w:rPr>
      </w:pPr>
      <w:r>
        <w:rPr>
          <w:rFonts w:hint="eastAsia"/>
          <w:lang w:val="en-US" w:eastAsia="zh-CN"/>
        </w:rPr>
        <w:t>20220713新增</w:t>
      </w:r>
    </w:p>
  </w:comment>
  <w:comment w:id="136" w:author="Administrator" w:date="2022-08-10T17:41:20Z" w:initials="庄工">
    <w:p w14:paraId="15A959DC">
      <w:pPr>
        <w:pStyle w:val="17"/>
      </w:pPr>
      <w:r>
        <w:rPr>
          <w:rFonts w:hint="eastAsia"/>
          <w:lang w:val="en-US" w:eastAsia="zh-CN"/>
        </w:rPr>
        <w:t>20220810新增</w:t>
      </w:r>
    </w:p>
  </w:comment>
  <w:comment w:id="137" w:author="Administrator" w:date="2022-08-16T10:18:50Z" w:initials="庄工">
    <w:p w14:paraId="5D5900AB">
      <w:pPr>
        <w:pStyle w:val="17"/>
        <w:rPr>
          <w:rFonts w:hint="default" w:eastAsia="宋体"/>
          <w:lang w:val="en-US" w:eastAsia="zh-CN"/>
        </w:rPr>
      </w:pPr>
      <w:r>
        <w:rPr>
          <w:rFonts w:hint="eastAsia"/>
          <w:lang w:val="en-US" w:eastAsia="zh-CN"/>
        </w:rPr>
        <w:t>20220816新增</w:t>
      </w:r>
    </w:p>
  </w:comment>
  <w:comment w:id="138" w:author="Administrator" w:date="2023-09-01T12:56:02Z" w:initials="庄工">
    <w:p w14:paraId="5D714364">
      <w:pPr>
        <w:pStyle w:val="17"/>
        <w:rPr>
          <w:rFonts w:hint="default" w:eastAsia="宋体"/>
          <w:lang w:val="en-US" w:eastAsia="zh-CN"/>
        </w:rPr>
      </w:pPr>
      <w:r>
        <w:rPr>
          <w:rFonts w:hint="eastAsia"/>
          <w:lang w:val="en-US" w:eastAsia="zh-CN"/>
        </w:rPr>
        <w:t>20230901修改</w:t>
      </w:r>
    </w:p>
  </w:comment>
  <w:comment w:id="139" w:author="Administrator" w:date="2021-07-19T14:41:58Z" w:initials="庄工">
    <w:p w14:paraId="3B0F296A">
      <w:pPr>
        <w:pStyle w:val="17"/>
      </w:pPr>
      <w:r>
        <w:rPr>
          <w:rStyle w:val="47"/>
          <w:rFonts w:ascii="PingFangTC-light" w:hAnsi="PingFangTC-light" w:eastAsia="PingFangTC-light" w:cs="PingFangTC-light"/>
          <w:i w:val="0"/>
          <w:caps w:val="0"/>
          <w:color w:val="C0504D"/>
          <w:spacing w:val="45"/>
          <w:sz w:val="22"/>
          <w:szCs w:val="22"/>
          <w:shd w:val="clear" w:fill="FFFFFF"/>
        </w:rPr>
        <w:t>以联合体形式参加政府采购活动或者合同分包的，</w:t>
      </w:r>
      <w:r>
        <w:rPr>
          <w:rStyle w:val="47"/>
          <w:rFonts w:hint="default" w:ascii="PingFangTC-light" w:hAnsi="PingFangTC-light" w:eastAsia="PingFangTC-light" w:cs="PingFangTC-light"/>
          <w:i w:val="0"/>
          <w:caps w:val="0"/>
          <w:color w:val="C0504D"/>
          <w:spacing w:val="45"/>
          <w:sz w:val="22"/>
          <w:szCs w:val="22"/>
          <w:shd w:val="clear" w:fill="FFFFFF"/>
        </w:rPr>
        <w:t>《中小企业声明函》中需填写联合体中的中小企业或签订分包意向协议的中小企业相关信息。</w:t>
      </w:r>
    </w:p>
  </w:comment>
  <w:comment w:id="140" w:author="Administrator" w:date="2022-08-10T18:50:44Z" w:initials="庄工">
    <w:p w14:paraId="26D519A1">
      <w:pPr>
        <w:pStyle w:val="17"/>
      </w:pPr>
      <w:r>
        <w:rPr>
          <w:rFonts w:hint="eastAsia"/>
          <w:lang w:val="en-US" w:eastAsia="zh-CN"/>
        </w:rPr>
        <w:t>20220810新增</w:t>
      </w:r>
    </w:p>
  </w:comment>
  <w:comment w:id="141" w:author="Administrator" w:date="2022-08-15T10:22:10Z" w:initials="庄工">
    <w:p w14:paraId="6E3D1A2D">
      <w:pPr>
        <w:pStyle w:val="17"/>
        <w:rPr>
          <w:rFonts w:hint="default" w:eastAsia="宋体"/>
          <w:lang w:val="en-US" w:eastAsia="zh-CN"/>
        </w:rPr>
      </w:pPr>
      <w:r>
        <w:rPr>
          <w:rFonts w:hint="eastAsia"/>
          <w:lang w:val="en-US" w:eastAsia="zh-CN"/>
        </w:rPr>
        <w:t>20220815新增</w:t>
      </w:r>
    </w:p>
  </w:comment>
  <w:comment w:id="142" w:author="Administrator" w:date="2022-07-13T10:36:21Z" w:initials="庄工">
    <w:p w14:paraId="40772AF7">
      <w:pPr>
        <w:pStyle w:val="17"/>
        <w:rPr>
          <w:rFonts w:hint="eastAsia"/>
          <w:lang w:eastAsia="zh-CN"/>
        </w:rPr>
      </w:pPr>
      <w:r>
        <w:rPr>
          <w:rFonts w:hint="eastAsia"/>
          <w:lang w:eastAsia="zh-CN"/>
        </w:rPr>
        <w:t>根据《深圳市财政局关于印发《深圳市政府采购招标文件编制工作指引（2020年版）》的通知》规定：</w:t>
      </w:r>
    </w:p>
    <w:p w14:paraId="0B407999">
      <w:pPr>
        <w:pStyle w:val="17"/>
      </w:pPr>
      <w:r>
        <w:rPr>
          <w:rFonts w:hint="eastAsia"/>
          <w:highlight w:val="yellow"/>
          <w:lang w:eastAsia="zh-CN"/>
        </w:rPr>
        <w:t>招标文件中应明确拟定的合同文本。合同文本应详细载明履约时间和地点、付款期限和方式、验收条件、违约责任、争议解决方法等内容，明确除政府采购合同继续履行将损害国家利益和社会公共利益外，双方当事人不得擅自变更、中止或者终止合同。</w:t>
      </w:r>
    </w:p>
  </w:comment>
  <w:comment w:id="143" w:author="Administrator" w:date="2022-07-13T09:55:06Z" w:initials="庄工">
    <w:p w14:paraId="374B615B">
      <w:pPr>
        <w:pStyle w:val="17"/>
        <w:rPr>
          <w:rFonts w:hint="default" w:eastAsia="宋体"/>
          <w:lang w:val="en-US" w:eastAsia="zh-CN"/>
        </w:rPr>
      </w:pPr>
      <w:r>
        <w:rPr>
          <w:rFonts w:hint="eastAsia"/>
          <w:lang w:val="en-US" w:eastAsia="zh-CN"/>
        </w:rPr>
        <w:t>20220713新增</w:t>
      </w:r>
    </w:p>
  </w:comment>
  <w:comment w:id="144" w:author="Administrator" w:date="2023-07-21T17:27:22Z" w:initials="庄工">
    <w:p w14:paraId="093F0066">
      <w:pPr>
        <w:pStyle w:val="17"/>
        <w:rPr>
          <w:rFonts w:hint="default" w:eastAsia="宋体"/>
          <w:lang w:val="en-US" w:eastAsia="zh-CN"/>
        </w:rPr>
      </w:pPr>
      <w:r>
        <w:rPr>
          <w:rFonts w:hint="eastAsia"/>
          <w:lang w:val="en-US" w:eastAsia="zh-CN"/>
        </w:rPr>
        <w:t>20230721修改</w:t>
      </w:r>
    </w:p>
  </w:comment>
  <w:comment w:id="145" w:author="Administrator" w:date="2023-07-05T14:23:24Z" w:initials="庄工">
    <w:p w14:paraId="53563364">
      <w:pPr>
        <w:pageBreakBefore w:val="0"/>
        <w:kinsoku/>
        <w:overflowPunct/>
        <w:topLinePunct w:val="0"/>
        <w:autoSpaceDE/>
        <w:autoSpaceDN/>
        <w:bidi w:val="0"/>
        <w:adjustRightInd/>
        <w:spacing w:beforeAutospacing="0" w:afterAutospacing="0" w:line="360" w:lineRule="auto"/>
        <w:ind w:left="0" w:leftChars="0" w:right="0" w:firstLine="0" w:firstLineChars="0"/>
        <w:rPr>
          <w:rFonts w:hint="default" w:ascii="宋体" w:hAnsi="宋体" w:eastAsia="宋体" w:cs="宋体"/>
          <w:b w:val="0"/>
          <w:bCs w:val="0"/>
          <w:kern w:val="2"/>
          <w:sz w:val="21"/>
          <w:szCs w:val="21"/>
          <w:highlight w:val="none"/>
          <w:lang w:val="en-US" w:eastAsia="zh-CN" w:bidi="ar-SA"/>
        </w:rPr>
      </w:pPr>
      <w:r>
        <w:rPr>
          <w:rFonts w:hint="eastAsia" w:ascii="宋体" w:hAnsi="宋体" w:cs="宋体"/>
          <w:b w:val="0"/>
          <w:bCs w:val="0"/>
          <w:kern w:val="2"/>
          <w:sz w:val="21"/>
          <w:szCs w:val="21"/>
          <w:highlight w:val="none"/>
          <w:lang w:val="en-US" w:eastAsia="zh-CN" w:bidi="ar-SA"/>
        </w:rPr>
        <w:t>候选3家修改：</w:t>
      </w:r>
    </w:p>
    <w:p w14:paraId="45111313">
      <w:pPr>
        <w:pageBreakBefore w:val="0"/>
        <w:kinsoku/>
        <w:overflowPunct/>
        <w:topLinePunct w:val="0"/>
        <w:autoSpaceDE/>
        <w:autoSpaceDN/>
        <w:bidi w:val="0"/>
        <w:adjustRightInd/>
        <w:spacing w:beforeAutospacing="0" w:afterAutospacing="0" w:line="360" w:lineRule="auto"/>
        <w:ind w:left="0" w:leftChars="0" w:right="0" w:firstLine="0" w:firstLineChars="0"/>
        <w:rPr>
          <w:ins w:id="0" w:author="Administrator" w:date="2023-06-15T19:30:07Z"/>
          <w:rFonts w:hint="eastAsia" w:ascii="宋体" w:hAnsi="宋体" w:eastAsia="宋体" w:cs="宋体"/>
          <w:b w:val="0"/>
          <w:bCs w:val="0"/>
          <w:kern w:val="2"/>
          <w:sz w:val="21"/>
          <w:szCs w:val="21"/>
          <w:highlight w:val="none"/>
          <w:lang w:val="en-US" w:eastAsia="zh-CN" w:bidi="ar-SA"/>
        </w:rPr>
      </w:pPr>
      <w:ins w:id="1" w:author="Administrator" w:date="2023-06-15T19:30:07Z">
        <w:r>
          <w:rPr>
            <w:rFonts w:hint="eastAsia" w:ascii="宋体" w:hAnsi="宋体" w:eastAsia="宋体" w:cs="宋体"/>
            <w:b w:val="0"/>
            <w:bCs w:val="0"/>
            <w:kern w:val="2"/>
            <w:sz w:val="21"/>
            <w:szCs w:val="21"/>
            <w:highlight w:val="none"/>
            <w:lang w:val="en-US" w:eastAsia="zh-CN" w:bidi="ar-SA"/>
          </w:rPr>
          <w:t>38.1.2采用最低价法的，评审结果按投标报价由低到高顺序排列。投标报价相同的并列。投标文件满足招标文件全部实质性要求且投标报价最低的投标人为中标供应商（排名第二的投标人为第一替补中标候选人、排名第三的投标人为第二替补中标候选人）。出现投标报价相同的并列情况时，采取随机抽取的方式确定。（抽签原则：在深圳公共资源交易中心（深圳交易集团有限公司龙华分公司）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ins>
    </w:p>
    <w:p w14:paraId="51B52BA4">
      <w:pPr>
        <w:pageBreakBefore w:val="0"/>
        <w:kinsoku/>
        <w:overflowPunct/>
        <w:topLinePunct w:val="0"/>
        <w:autoSpaceDE/>
        <w:autoSpaceDN/>
        <w:bidi w:val="0"/>
        <w:adjustRightInd/>
        <w:spacing w:beforeAutospacing="0" w:afterAutospacing="0" w:line="360" w:lineRule="auto"/>
        <w:ind w:left="0" w:leftChars="0" w:right="0" w:firstLine="0" w:firstLineChars="0"/>
      </w:pPr>
      <w:ins w:id="2" w:author="Administrator" w:date="2023-06-15T19:30:07Z">
        <w:r>
          <w:rPr>
            <w:rFonts w:hint="eastAsia" w:ascii="宋体" w:hAnsi="宋体" w:eastAsia="宋体" w:cs="宋体"/>
            <w:b w:val="0"/>
            <w:bCs w:val="0"/>
            <w:kern w:val="2"/>
            <w:sz w:val="21"/>
            <w:szCs w:val="21"/>
            <w:highlight w:val="none"/>
            <w:lang w:val="en-US" w:eastAsia="zh-CN" w:bidi="ar-SA"/>
          </w:rPr>
          <w:t>38.1.3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中标供应商（排名第二的投标人为第一替补中标候选人、排名第三的投标人为第二替补中标候选人）。出现得分且投标报价相同的并列情况时，采取随机抽取的方式确定。（抽签原则：在深圳公共资源交易中心（深圳交易集团有限公司龙华分公司）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ins>
    </w:p>
  </w:comment>
  <w:comment w:id="146" w:author="公共资源交易中心" w:date="2022-08-18T15:50:01Z" w:initials="公">
    <w:p w14:paraId="2B5B23D8">
      <w:pPr>
        <w:pStyle w:val="17"/>
        <w:rPr>
          <w:rFonts w:hint="default" w:eastAsia="宋体"/>
          <w:lang w:val="en-US" w:eastAsia="zh-CN"/>
        </w:rPr>
      </w:pPr>
      <w:r>
        <w:rPr>
          <w:rFonts w:hint="eastAsia"/>
          <w:lang w:val="en-US" w:eastAsia="zh-CN"/>
        </w:rPr>
        <w:t>20220818修改</w:t>
      </w:r>
    </w:p>
  </w:comment>
  <w:comment w:id="147" w:author="Administrator" w:date="2023-07-21T17:27:42Z" w:initials="庄工">
    <w:p w14:paraId="7FE07A38">
      <w:pPr>
        <w:pStyle w:val="17"/>
        <w:rPr>
          <w:rFonts w:hint="default" w:eastAsia="宋体"/>
          <w:lang w:val="en-US" w:eastAsia="zh-CN"/>
        </w:rPr>
      </w:pPr>
      <w:r>
        <w:rPr>
          <w:rFonts w:hint="eastAsia"/>
          <w:lang w:val="en-US" w:eastAsia="zh-CN"/>
        </w:rPr>
        <w:t>20230721修改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4D8172B" w15:done="0"/>
  <w15:commentEx w15:paraId="3DF13CE5" w15:done="0"/>
  <w15:commentEx w15:paraId="68B579E4" w15:done="0"/>
  <w15:commentEx w15:paraId="48145474" w15:done="0"/>
  <w15:commentEx w15:paraId="101931FA" w15:done="0"/>
  <w15:commentEx w15:paraId="55B009D8" w15:done="0"/>
  <w15:commentEx w15:paraId="3769269E" w15:done="0"/>
  <w15:commentEx w15:paraId="28735775" w15:done="0"/>
  <w15:commentEx w15:paraId="79E068C5" w15:done="0"/>
  <w15:commentEx w15:paraId="0E0A4C89" w15:done="0"/>
  <w15:commentEx w15:paraId="47CE7AC5" w15:done="0"/>
  <w15:commentEx w15:paraId="1CDF7237" w15:done="0"/>
  <w15:commentEx w15:paraId="2B8743F1" w15:done="0"/>
  <w15:commentEx w15:paraId="778A288F" w15:done="0"/>
  <w15:commentEx w15:paraId="4F095411" w15:done="0"/>
  <w15:commentEx w15:paraId="1F9725AB" w15:done="0"/>
  <w15:commentEx w15:paraId="04DF7B0F" w15:done="0"/>
  <w15:commentEx w15:paraId="65896AF7" w15:done="0"/>
  <w15:commentEx w15:paraId="584508F3" w15:done="0"/>
  <w15:commentEx w15:paraId="1A1E24D0" w15:done="0"/>
  <w15:commentEx w15:paraId="688C4A11" w15:done="0"/>
  <w15:commentEx w15:paraId="64D52851" w15:done="0"/>
  <w15:commentEx w15:paraId="13C01381" w15:done="0"/>
  <w15:commentEx w15:paraId="63AE0369" w15:done="0"/>
  <w15:commentEx w15:paraId="348973D0" w15:done="0"/>
  <w15:commentEx w15:paraId="78315331" w15:done="0"/>
  <w15:commentEx w15:paraId="774F5BF5" w15:done="0"/>
  <w15:commentEx w15:paraId="65B1547D" w15:done="0"/>
  <w15:commentEx w15:paraId="0AA15487" w15:done="0"/>
  <w15:commentEx w15:paraId="24D262B2" w15:done="0"/>
  <w15:commentEx w15:paraId="2ED8132D" w15:done="0"/>
  <w15:commentEx w15:paraId="104958D7" w15:done="0"/>
  <w15:commentEx w15:paraId="68F70455" w15:done="0"/>
  <w15:commentEx w15:paraId="4EE308EE" w15:done="0"/>
  <w15:commentEx w15:paraId="5CD61D29" w15:done="0"/>
  <w15:commentEx w15:paraId="1EC93D84" w15:done="0"/>
  <w15:commentEx w15:paraId="128009BE" w15:done="0"/>
  <w15:commentEx w15:paraId="66027987" w15:done="0"/>
  <w15:commentEx w15:paraId="2AD90B8F" w15:done="0"/>
  <w15:commentEx w15:paraId="2C396A58" w15:done="0"/>
  <w15:commentEx w15:paraId="47841C2B" w15:done="0"/>
  <w15:commentEx w15:paraId="61C14021" w15:done="0"/>
  <w15:commentEx w15:paraId="17D66069" w15:done="0"/>
  <w15:commentEx w15:paraId="0E2626E5" w15:done="0"/>
  <w15:commentEx w15:paraId="39902891" w15:done="0"/>
  <w15:commentEx w15:paraId="282B2D00" w15:done="0"/>
  <w15:commentEx w15:paraId="793F5AD6" w15:done="0"/>
  <w15:commentEx w15:paraId="668A51F0" w15:done="0"/>
  <w15:commentEx w15:paraId="68BC5D69" w15:done="0"/>
  <w15:commentEx w15:paraId="4A3E0D22" w15:done="0"/>
  <w15:commentEx w15:paraId="35FB5BAF" w15:done="0"/>
  <w15:commentEx w15:paraId="459D0069" w15:done="0"/>
  <w15:commentEx w15:paraId="5299373C" w15:done="0"/>
  <w15:commentEx w15:paraId="28C25400" w15:done="0"/>
  <w15:commentEx w15:paraId="6E34654B" w15:done="0"/>
  <w15:commentEx w15:paraId="73D50B20" w15:done="0"/>
  <w15:commentEx w15:paraId="7ACC07F5" w15:done="0"/>
  <w15:commentEx w15:paraId="1E8D06D2" w15:done="0"/>
  <w15:commentEx w15:paraId="506F27A7" w15:done="0"/>
  <w15:commentEx w15:paraId="341520D2" w15:done="0"/>
  <w15:commentEx w15:paraId="096859D6" w15:done="0"/>
  <w15:commentEx w15:paraId="45C919E4" w15:done="0"/>
  <w15:commentEx w15:paraId="0BE9393E" w15:done="0"/>
  <w15:commentEx w15:paraId="1A091578" w15:done="0"/>
  <w15:commentEx w15:paraId="769276CB" w15:done="0"/>
  <w15:commentEx w15:paraId="027074C9" w15:done="0"/>
  <w15:commentEx w15:paraId="27617DC4" w15:done="0"/>
  <w15:commentEx w15:paraId="49927E6D" w15:done="0"/>
  <w15:commentEx w15:paraId="66283D40" w15:done="0"/>
  <w15:commentEx w15:paraId="696D4B9E" w15:done="0"/>
  <w15:commentEx w15:paraId="350F1821" w15:done="0"/>
  <w15:commentEx w15:paraId="2CC75ED5" w15:done="0"/>
  <w15:commentEx w15:paraId="5FF93A52" w15:done="0"/>
  <w15:commentEx w15:paraId="02AA26D9" w15:done="0"/>
  <w15:commentEx w15:paraId="5D6E0E93" w15:done="0"/>
  <w15:commentEx w15:paraId="717E6BC6" w15:done="0"/>
  <w15:commentEx w15:paraId="7D0D5E92" w15:done="0"/>
  <w15:commentEx w15:paraId="74360F25" w15:done="0"/>
  <w15:commentEx w15:paraId="0B38072D" w15:done="0"/>
  <w15:commentEx w15:paraId="48277DF1" w15:done="0"/>
  <w15:commentEx w15:paraId="2F826596" w15:done="0"/>
  <w15:commentEx w15:paraId="46CA67C7" w15:done="0"/>
  <w15:commentEx w15:paraId="24B4747A" w15:done="0"/>
  <w15:commentEx w15:paraId="43DD5BD9" w15:done="0"/>
  <w15:commentEx w15:paraId="342D74A9" w15:done="0"/>
  <w15:commentEx w15:paraId="684E1A9C" w15:done="0"/>
  <w15:commentEx w15:paraId="07E16C6C" w15:done="0"/>
  <w15:commentEx w15:paraId="345A2FC0" w15:done="0"/>
  <w15:commentEx w15:paraId="5DA2311A" w15:done="0"/>
  <w15:commentEx w15:paraId="6CF66865" w15:done="0"/>
  <w15:commentEx w15:paraId="7F9F2EE6" w15:done="0"/>
  <w15:commentEx w15:paraId="786E798C" w15:done="0"/>
  <w15:commentEx w15:paraId="262A62FB" w15:done="0"/>
  <w15:commentEx w15:paraId="6E4C6ACB" w15:done="0"/>
  <w15:commentEx w15:paraId="26BE3BCB" w15:done="0"/>
  <w15:commentEx w15:paraId="5E7B1946" w15:done="0"/>
  <w15:commentEx w15:paraId="144053A3" w15:done="0"/>
  <w15:commentEx w15:paraId="13AC66DA" w15:done="0"/>
  <w15:commentEx w15:paraId="34853983" w15:done="0"/>
  <w15:commentEx w15:paraId="54F9699B" w15:done="0"/>
  <w15:commentEx w15:paraId="6F153C2E" w15:done="0"/>
  <w15:commentEx w15:paraId="6AC82F81" w15:done="0"/>
  <w15:commentEx w15:paraId="192E6B7D" w15:done="0"/>
  <w15:commentEx w15:paraId="6AF36A5E" w15:done="0"/>
  <w15:commentEx w15:paraId="430C43F8" w15:done="0"/>
  <w15:commentEx w15:paraId="10261813" w15:done="0"/>
  <w15:commentEx w15:paraId="6A6838A7" w15:done="0"/>
  <w15:commentEx w15:paraId="20887B04" w15:done="0"/>
  <w15:commentEx w15:paraId="363F0F26" w15:done="0"/>
  <w15:commentEx w15:paraId="279D76C9" w15:done="0"/>
  <w15:commentEx w15:paraId="1FD441F8" w15:done="0"/>
  <w15:commentEx w15:paraId="076B2527" w15:done="0"/>
  <w15:commentEx w15:paraId="2CF85D1D" w15:done="0"/>
  <w15:commentEx w15:paraId="24DB373E" w15:done="0"/>
  <w15:commentEx w15:paraId="1F8908E7" w15:done="0"/>
  <w15:commentEx w15:paraId="33637703" w15:done="0"/>
  <w15:commentEx w15:paraId="3E393709" w15:done="0"/>
  <w15:commentEx w15:paraId="1A9025F1" w15:done="0"/>
  <w15:commentEx w15:paraId="7ACB6DFC" w15:done="0"/>
  <w15:commentEx w15:paraId="78352E58" w15:done="0"/>
  <w15:commentEx w15:paraId="118655C7" w15:done="0"/>
  <w15:commentEx w15:paraId="39690F17" w15:done="0"/>
  <w15:commentEx w15:paraId="74D42B3C" w15:done="0"/>
  <w15:commentEx w15:paraId="63F17C86" w15:done="0"/>
  <w15:commentEx w15:paraId="18846E5D" w15:done="0"/>
  <w15:commentEx w15:paraId="353E5B7C" w15:done="0"/>
  <w15:commentEx w15:paraId="3E334B2C" w15:done="0"/>
  <w15:commentEx w15:paraId="231F2B5B" w15:done="0"/>
  <w15:commentEx w15:paraId="14C8084C" w15:done="0"/>
  <w15:commentEx w15:paraId="466216FA" w15:done="0"/>
  <w15:commentEx w15:paraId="03214F63" w15:done="0"/>
  <w15:commentEx w15:paraId="01627E55" w15:done="0"/>
  <w15:commentEx w15:paraId="68103271" w15:done="0"/>
  <w15:commentEx w15:paraId="602B4682" w15:done="0"/>
  <w15:commentEx w15:paraId="1BA31B60" w15:done="0"/>
  <w15:commentEx w15:paraId="43DF65E7" w15:done="0"/>
  <w15:commentEx w15:paraId="15A959DC" w15:done="0"/>
  <w15:commentEx w15:paraId="5D5900AB" w15:done="0"/>
  <w15:commentEx w15:paraId="5D714364" w15:done="0"/>
  <w15:commentEx w15:paraId="3B0F296A" w15:done="0"/>
  <w15:commentEx w15:paraId="26D519A1" w15:done="0"/>
  <w15:commentEx w15:paraId="6E3D1A2D" w15:done="0"/>
  <w15:commentEx w15:paraId="0B407999" w15:done="0"/>
  <w15:commentEx w15:paraId="374B615B" w15:done="0"/>
  <w15:commentEx w15:paraId="093F0066" w15:done="0"/>
  <w15:commentEx w15:paraId="51B52BA4" w15:done="0"/>
  <w15:commentEx w15:paraId="2B5B23D8" w15:done="0"/>
  <w15:commentEx w15:paraId="7FE07A3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Arial Unicode MS">
    <w:altName w:val="宋体"/>
    <w:panose1 w:val="020B0604020202020204"/>
    <w:charset w:val="86"/>
    <w:family w:val="swiss"/>
    <w:pitch w:val="default"/>
    <w:sig w:usb0="00000000" w:usb1="00000000" w:usb2="0000003F" w:usb3="00000000" w:csb0="603F01FF" w:csb1="FFFF0000"/>
  </w:font>
  <w:font w:name="隶书">
    <w:altName w:val="微软雅黑"/>
    <w:panose1 w:val="02010509060101010101"/>
    <w:charset w:val="86"/>
    <w:family w:val="modern"/>
    <w:pitch w:val="default"/>
    <w:sig w:usb0="00000000" w:usb1="00000000" w:usb2="00000000" w:usb3="00000000" w:csb0="00040000" w:csb1="00000000"/>
  </w:font>
  <w:font w:name="Verdana">
    <w:panose1 w:val="020B0604030504040204"/>
    <w:charset w:val="00"/>
    <w:family w:val="swiss"/>
    <w:pitch w:val="default"/>
    <w:sig w:usb0="A10006FF" w:usb1="4000205B" w:usb2="00000010" w:usb3="00000000" w:csb0="2000019F" w:csb1="00000000"/>
  </w:font>
  <w:font w:name="仿宋_GB2312">
    <w:panose1 w:val="02010609030101010101"/>
    <w:charset w:val="86"/>
    <w:family w:val="modern"/>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1FF"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2FF" w:usb1="400004FF" w:usb2="00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altName w:val="宋体"/>
    <w:panose1 w:val="02010509060101010101"/>
    <w:charset w:val="86"/>
    <w:family w:val="modern"/>
    <w:pitch w:val="default"/>
    <w:sig w:usb0="00000000" w:usb1="00000000" w:usb2="00000000" w:usb3="00000000" w:csb0="00040000" w:csb1="00000000"/>
  </w:font>
  <w:font w:name="Arial Narrow">
    <w:altName w:val="Arial"/>
    <w:panose1 w:val="020B0606020202030204"/>
    <w:charset w:val="00"/>
    <w:family w:val="swiss"/>
    <w:pitch w:val="default"/>
    <w:sig w:usb0="00000000" w:usb1="00000000" w:usb2="00000000" w:usb3="00000000" w:csb0="2000009F" w:csb1="DFD70000"/>
  </w:font>
  <w:font w:name="微软雅黑">
    <w:panose1 w:val="020B0503020204020204"/>
    <w:charset w:val="86"/>
    <w:family w:val="auto"/>
    <w:pitch w:val="default"/>
    <w:sig w:usb0="80000287" w:usb1="280F3C52" w:usb2="00000016" w:usb3="00000000" w:csb0="0004001F" w:csb1="00000000"/>
  </w:font>
  <w:font w:name="PMingLiU">
    <w:panose1 w:val="02020500000000000000"/>
    <w:charset w:val="88"/>
    <w:family w:val="roman"/>
    <w:pitch w:val="default"/>
    <w:sig w:usb0="A00002FF" w:usb1="28CFFCFA" w:usb2="00000016" w:usb3="00000000" w:csb0="00100001" w:csb1="00000000"/>
  </w:font>
  <w:font w:name="PingFangTC-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framePr w:wrap="around" w:vAnchor="text" w:hAnchor="margin" w:xAlign="center" w:y="1"/>
      <w:rPr>
        <w:rStyle w:val="48"/>
      </w:rPr>
    </w:pPr>
    <w:r>
      <w:t xml:space="preserve">- </w:t>
    </w:r>
    <w:r>
      <w:fldChar w:fldCharType="begin"/>
    </w:r>
    <w:r>
      <w:instrText xml:space="preserve"> PAGE </w:instrText>
    </w:r>
    <w:r>
      <w:fldChar w:fldCharType="separate"/>
    </w:r>
    <w:r>
      <w:t>8</w:t>
    </w:r>
    <w:r>
      <w:fldChar w:fldCharType="end"/>
    </w:r>
    <w:r>
      <w:t xml:space="preserve"> -</w:t>
    </w:r>
  </w:p>
  <w:p>
    <w:pPr>
      <w:pStyle w:val="2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8"/>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0720F5"/>
    <w:multiLevelType w:val="singleLevel"/>
    <w:tmpl w:val="AF0720F5"/>
    <w:lvl w:ilvl="0" w:tentative="0">
      <w:start w:val="2"/>
      <w:numFmt w:val="decimal"/>
      <w:suff w:val="space"/>
      <w:lvlText w:val="%1."/>
      <w:lvlJc w:val="left"/>
    </w:lvl>
  </w:abstractNum>
  <w:abstractNum w:abstractNumId="1">
    <w:nsid w:val="D76725A9"/>
    <w:multiLevelType w:val="singleLevel"/>
    <w:tmpl w:val="D76725A9"/>
    <w:lvl w:ilvl="0" w:tentative="0">
      <w:start w:val="2"/>
      <w:numFmt w:val="decimal"/>
      <w:suff w:val="nothing"/>
      <w:lvlText w:val="%1、"/>
      <w:lvlJc w:val="left"/>
      <w:pPr>
        <w:ind w:left="630" w:leftChars="0" w:firstLine="0" w:firstLineChars="0"/>
      </w:pPr>
    </w:lvl>
  </w:abstractNum>
  <w:abstractNum w:abstractNumId="2">
    <w:nsid w:val="FFFFFF7C"/>
    <w:multiLevelType w:val="singleLevel"/>
    <w:tmpl w:val="FFFFFF7C"/>
    <w:lvl w:ilvl="0" w:tentative="0">
      <w:start w:val="1"/>
      <w:numFmt w:val="decimal"/>
      <w:pStyle w:val="59"/>
      <w:lvlText w:val="%1."/>
      <w:lvlJc w:val="left"/>
      <w:pPr>
        <w:tabs>
          <w:tab w:val="left" w:pos="7994"/>
        </w:tabs>
        <w:ind w:left="7994" w:leftChars="800" w:hanging="360" w:hangingChars="200"/>
      </w:pPr>
    </w:lvl>
  </w:abstractNum>
  <w:abstractNum w:abstractNumId="3">
    <w:nsid w:val="FFFFFF89"/>
    <w:multiLevelType w:val="singleLevel"/>
    <w:tmpl w:val="FFFFFF89"/>
    <w:lvl w:ilvl="0" w:tentative="0">
      <w:start w:val="1"/>
      <w:numFmt w:val="bullet"/>
      <w:pStyle w:val="15"/>
      <w:lvlText w:val=""/>
      <w:lvlJc w:val="left"/>
      <w:pPr>
        <w:tabs>
          <w:tab w:val="left" w:pos="360"/>
        </w:tabs>
        <w:ind w:left="360" w:hanging="360" w:hangingChars="200"/>
      </w:pPr>
      <w:rPr>
        <w:rFonts w:hint="default" w:ascii="Wingdings" w:hAnsi="Wingdings"/>
      </w:rPr>
    </w:lvl>
  </w:abstractNum>
  <w:abstractNum w:abstractNumId="4">
    <w:nsid w:val="09F81FD3"/>
    <w:multiLevelType w:val="multilevel"/>
    <w:tmpl w:val="09F81FD3"/>
    <w:lvl w:ilvl="0" w:tentative="0">
      <w:start w:val="1"/>
      <w:numFmt w:val="japaneseCounting"/>
      <w:lvlText w:val="第%1章"/>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12503483"/>
    <w:multiLevelType w:val="multilevel"/>
    <w:tmpl w:val="12503483"/>
    <w:lvl w:ilvl="0" w:tentative="0">
      <w:start w:val="1"/>
      <w:numFmt w:val="bullet"/>
      <w:pStyle w:val="107"/>
      <w:lvlText w:val=""/>
      <w:lvlJc w:val="left"/>
      <w:pPr>
        <w:tabs>
          <w:tab w:val="left" w:pos="420"/>
        </w:tabs>
        <w:ind w:left="420" w:hanging="420"/>
      </w:pPr>
      <w:rPr>
        <w:rFonts w:hint="default" w:ascii="Wingdings" w:hAnsi="Wingdings"/>
      </w:rPr>
    </w:lvl>
    <w:lvl w:ilvl="1" w:tentative="0">
      <w:start w:val="1"/>
      <w:numFmt w:val="bullet"/>
      <w:pStyle w:val="106"/>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6">
    <w:nsid w:val="160D20D0"/>
    <w:multiLevelType w:val="multilevel"/>
    <w:tmpl w:val="160D20D0"/>
    <w:lvl w:ilvl="0" w:tentative="0">
      <w:start w:val="1"/>
      <w:numFmt w:val="bullet"/>
      <w:pStyle w:val="75"/>
      <w:lvlText w:val=""/>
      <w:lvlJc w:val="left"/>
      <w:pPr>
        <w:tabs>
          <w:tab w:val="left" w:pos="840"/>
        </w:tabs>
        <w:ind w:left="840" w:hanging="420"/>
      </w:pPr>
      <w:rPr>
        <w:rFonts w:hint="default" w:ascii="Wingdings" w:hAnsi="Wingdings"/>
      </w:rPr>
    </w:lvl>
    <w:lvl w:ilvl="1" w:tentative="0">
      <w:start w:val="1"/>
      <w:numFmt w:val="bullet"/>
      <w:pStyle w:val="76"/>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7">
    <w:nsid w:val="2F395B7B"/>
    <w:multiLevelType w:val="multilevel"/>
    <w:tmpl w:val="2F395B7B"/>
    <w:lvl w:ilvl="0" w:tentative="0">
      <w:start w:val="1"/>
      <w:numFmt w:val="bullet"/>
      <w:pStyle w:val="167"/>
      <w:lvlText w:val=""/>
      <w:lvlJc w:val="left"/>
      <w:pPr>
        <w:tabs>
          <w:tab w:val="left" w:pos="360"/>
        </w:tabs>
        <w:ind w:left="360" w:hanging="360"/>
      </w:pPr>
      <w:rPr>
        <w:rFonts w:hint="default" w:ascii="Symbol" w:hAnsi="Symbol"/>
      </w:rPr>
    </w:lvl>
    <w:lvl w:ilvl="1" w:tentative="0">
      <w:start w:val="1"/>
      <w:numFmt w:val="bullet"/>
      <w:lvlText w:val=""/>
      <w:lvlJc w:val="left"/>
      <w:pPr>
        <w:tabs>
          <w:tab w:val="left" w:pos="1140"/>
        </w:tabs>
        <w:ind w:left="1140" w:hanging="420"/>
      </w:pPr>
      <w:rPr>
        <w:rFonts w:hint="default" w:ascii="Wingdings" w:hAnsi="Wingdings"/>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8">
    <w:nsid w:val="4D034486"/>
    <w:multiLevelType w:val="singleLevel"/>
    <w:tmpl w:val="4D034486"/>
    <w:lvl w:ilvl="0" w:tentative="0">
      <w:start w:val="3"/>
      <w:numFmt w:val="chineseCounting"/>
      <w:suff w:val="space"/>
      <w:lvlText w:val="第%1条"/>
      <w:lvlJc w:val="left"/>
      <w:rPr>
        <w:rFonts w:hint="eastAsia"/>
      </w:rPr>
    </w:lvl>
  </w:abstractNum>
  <w:abstractNum w:abstractNumId="9">
    <w:nsid w:val="7AEF7716"/>
    <w:multiLevelType w:val="multilevel"/>
    <w:tmpl w:val="7AEF7716"/>
    <w:lvl w:ilvl="0" w:tentative="0">
      <w:start w:val="1"/>
      <w:numFmt w:val="chineseCountingThousand"/>
      <w:pStyle w:val="120"/>
      <w:lvlText w:val="%1"/>
      <w:lvlJc w:val="left"/>
      <w:pPr>
        <w:tabs>
          <w:tab w:val="left" w:pos="1290"/>
        </w:tabs>
        <w:ind w:left="630" w:hanging="420"/>
      </w:pPr>
      <w:rPr>
        <w:rFonts w:hint="eastAsia"/>
        <w:sz w:val="32"/>
        <w:szCs w:val="32"/>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3"/>
  </w:num>
  <w:num w:numId="2">
    <w:abstractNumId w:val="2"/>
  </w:num>
  <w:num w:numId="3">
    <w:abstractNumId w:val="6"/>
  </w:num>
  <w:num w:numId="4">
    <w:abstractNumId w:val="5"/>
  </w:num>
  <w:num w:numId="5">
    <w:abstractNumId w:val="9"/>
  </w:num>
  <w:num w:numId="6">
    <w:abstractNumId w:val="7"/>
  </w:num>
  <w:num w:numId="7">
    <w:abstractNumId w:val="0"/>
  </w:num>
  <w:num w:numId="8">
    <w:abstractNumId w:val="1"/>
  </w:num>
  <w:num w:numId="9">
    <w:abstractNumId w:val="8"/>
  </w:num>
  <w:num w:numId="10">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
    <w15:presenceInfo w15:providerId="None" w15:userId="Administrator"/>
  </w15:person>
  <w15:person w15:author="公共资源交易中心">
    <w15:presenceInfo w15:providerId="None" w15:userId="公共资源交易中心"/>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hideSpellingErrors/>
  <w:trackRevisions w:val="1"/>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5683"/>
    <w:rsid w:val="000006EA"/>
    <w:rsid w:val="00000AD9"/>
    <w:rsid w:val="000043C0"/>
    <w:rsid w:val="00004F2D"/>
    <w:rsid w:val="000050CA"/>
    <w:rsid w:val="000051C6"/>
    <w:rsid w:val="00005215"/>
    <w:rsid w:val="00005A10"/>
    <w:rsid w:val="00005D3D"/>
    <w:rsid w:val="0000667D"/>
    <w:rsid w:val="00006F7B"/>
    <w:rsid w:val="00007951"/>
    <w:rsid w:val="00010063"/>
    <w:rsid w:val="00010102"/>
    <w:rsid w:val="0001019E"/>
    <w:rsid w:val="00011EA6"/>
    <w:rsid w:val="00012640"/>
    <w:rsid w:val="00012B21"/>
    <w:rsid w:val="0001300F"/>
    <w:rsid w:val="0001480D"/>
    <w:rsid w:val="00014A5C"/>
    <w:rsid w:val="00015388"/>
    <w:rsid w:val="0001716B"/>
    <w:rsid w:val="00017F81"/>
    <w:rsid w:val="000211EA"/>
    <w:rsid w:val="000234B2"/>
    <w:rsid w:val="00025AE4"/>
    <w:rsid w:val="0002684B"/>
    <w:rsid w:val="00026A57"/>
    <w:rsid w:val="00027645"/>
    <w:rsid w:val="000300AE"/>
    <w:rsid w:val="000300EE"/>
    <w:rsid w:val="000302B6"/>
    <w:rsid w:val="0003106D"/>
    <w:rsid w:val="00031700"/>
    <w:rsid w:val="00031F6E"/>
    <w:rsid w:val="0003277F"/>
    <w:rsid w:val="00032948"/>
    <w:rsid w:val="00032B0A"/>
    <w:rsid w:val="0003315D"/>
    <w:rsid w:val="00033DE7"/>
    <w:rsid w:val="0003541F"/>
    <w:rsid w:val="00036A2B"/>
    <w:rsid w:val="00040D3C"/>
    <w:rsid w:val="00042C84"/>
    <w:rsid w:val="00043621"/>
    <w:rsid w:val="00043739"/>
    <w:rsid w:val="00043A89"/>
    <w:rsid w:val="00045739"/>
    <w:rsid w:val="00046D30"/>
    <w:rsid w:val="000510B6"/>
    <w:rsid w:val="00051133"/>
    <w:rsid w:val="00051F3F"/>
    <w:rsid w:val="000521D8"/>
    <w:rsid w:val="00052BC1"/>
    <w:rsid w:val="00053A89"/>
    <w:rsid w:val="0005582B"/>
    <w:rsid w:val="00055BD9"/>
    <w:rsid w:val="00056247"/>
    <w:rsid w:val="00056292"/>
    <w:rsid w:val="00056C11"/>
    <w:rsid w:val="00057302"/>
    <w:rsid w:val="00057332"/>
    <w:rsid w:val="00057D00"/>
    <w:rsid w:val="00060A3D"/>
    <w:rsid w:val="00060C1C"/>
    <w:rsid w:val="00061D20"/>
    <w:rsid w:val="0006267A"/>
    <w:rsid w:val="0006335B"/>
    <w:rsid w:val="00063C25"/>
    <w:rsid w:val="00064892"/>
    <w:rsid w:val="00066026"/>
    <w:rsid w:val="0006660A"/>
    <w:rsid w:val="0006670C"/>
    <w:rsid w:val="00067960"/>
    <w:rsid w:val="0007003A"/>
    <w:rsid w:val="00070210"/>
    <w:rsid w:val="000707BF"/>
    <w:rsid w:val="00072B70"/>
    <w:rsid w:val="00072CB4"/>
    <w:rsid w:val="000734CD"/>
    <w:rsid w:val="00074403"/>
    <w:rsid w:val="000750DC"/>
    <w:rsid w:val="00075497"/>
    <w:rsid w:val="0007583C"/>
    <w:rsid w:val="00075E26"/>
    <w:rsid w:val="00076057"/>
    <w:rsid w:val="000770EC"/>
    <w:rsid w:val="00080613"/>
    <w:rsid w:val="00082667"/>
    <w:rsid w:val="00082AD2"/>
    <w:rsid w:val="00083DC6"/>
    <w:rsid w:val="00084857"/>
    <w:rsid w:val="000849B8"/>
    <w:rsid w:val="000850AF"/>
    <w:rsid w:val="000852EB"/>
    <w:rsid w:val="000869D8"/>
    <w:rsid w:val="00086CA6"/>
    <w:rsid w:val="00090213"/>
    <w:rsid w:val="00092FC7"/>
    <w:rsid w:val="00093133"/>
    <w:rsid w:val="0009395E"/>
    <w:rsid w:val="00094C6E"/>
    <w:rsid w:val="000954D5"/>
    <w:rsid w:val="00095723"/>
    <w:rsid w:val="00095A74"/>
    <w:rsid w:val="0009618D"/>
    <w:rsid w:val="0009709B"/>
    <w:rsid w:val="000975E3"/>
    <w:rsid w:val="000A1DD1"/>
    <w:rsid w:val="000A21A5"/>
    <w:rsid w:val="000A3908"/>
    <w:rsid w:val="000A4C29"/>
    <w:rsid w:val="000A5B36"/>
    <w:rsid w:val="000A6E2B"/>
    <w:rsid w:val="000A79D3"/>
    <w:rsid w:val="000B05E2"/>
    <w:rsid w:val="000B2568"/>
    <w:rsid w:val="000B41BB"/>
    <w:rsid w:val="000B5357"/>
    <w:rsid w:val="000B597F"/>
    <w:rsid w:val="000B634D"/>
    <w:rsid w:val="000B73D2"/>
    <w:rsid w:val="000B7465"/>
    <w:rsid w:val="000C14CB"/>
    <w:rsid w:val="000C18BC"/>
    <w:rsid w:val="000C1D03"/>
    <w:rsid w:val="000C1EE4"/>
    <w:rsid w:val="000C1FF9"/>
    <w:rsid w:val="000C4151"/>
    <w:rsid w:val="000C4425"/>
    <w:rsid w:val="000C4B12"/>
    <w:rsid w:val="000C5FA7"/>
    <w:rsid w:val="000C7E71"/>
    <w:rsid w:val="000D0BCE"/>
    <w:rsid w:val="000D16AA"/>
    <w:rsid w:val="000D1A7D"/>
    <w:rsid w:val="000D2309"/>
    <w:rsid w:val="000D2CCA"/>
    <w:rsid w:val="000D366B"/>
    <w:rsid w:val="000D37B4"/>
    <w:rsid w:val="000D38F9"/>
    <w:rsid w:val="000D5D6B"/>
    <w:rsid w:val="000D7A20"/>
    <w:rsid w:val="000E161C"/>
    <w:rsid w:val="000E2C39"/>
    <w:rsid w:val="000E355C"/>
    <w:rsid w:val="000E4445"/>
    <w:rsid w:val="000E470B"/>
    <w:rsid w:val="000E4DE8"/>
    <w:rsid w:val="000E4EF8"/>
    <w:rsid w:val="000E50F5"/>
    <w:rsid w:val="000E5E99"/>
    <w:rsid w:val="000E655B"/>
    <w:rsid w:val="000E6A66"/>
    <w:rsid w:val="000F0C3B"/>
    <w:rsid w:val="000F0E9F"/>
    <w:rsid w:val="000F1540"/>
    <w:rsid w:val="000F1D4A"/>
    <w:rsid w:val="000F2065"/>
    <w:rsid w:val="000F2A88"/>
    <w:rsid w:val="000F2C23"/>
    <w:rsid w:val="000F2D1B"/>
    <w:rsid w:val="000F3658"/>
    <w:rsid w:val="000F3B37"/>
    <w:rsid w:val="000F3C85"/>
    <w:rsid w:val="000F3F12"/>
    <w:rsid w:val="000F565B"/>
    <w:rsid w:val="000F5C6C"/>
    <w:rsid w:val="000F5F3F"/>
    <w:rsid w:val="000F64AD"/>
    <w:rsid w:val="00100570"/>
    <w:rsid w:val="00101CE5"/>
    <w:rsid w:val="00101DD0"/>
    <w:rsid w:val="00102555"/>
    <w:rsid w:val="0010291B"/>
    <w:rsid w:val="00102B4B"/>
    <w:rsid w:val="00103AB9"/>
    <w:rsid w:val="00103E80"/>
    <w:rsid w:val="00107187"/>
    <w:rsid w:val="00107272"/>
    <w:rsid w:val="00107D54"/>
    <w:rsid w:val="00110383"/>
    <w:rsid w:val="00110B62"/>
    <w:rsid w:val="00111581"/>
    <w:rsid w:val="00111CEB"/>
    <w:rsid w:val="0011245C"/>
    <w:rsid w:val="0011500F"/>
    <w:rsid w:val="00115A55"/>
    <w:rsid w:val="0011665D"/>
    <w:rsid w:val="00116AAC"/>
    <w:rsid w:val="00117D55"/>
    <w:rsid w:val="001204B2"/>
    <w:rsid w:val="001212EF"/>
    <w:rsid w:val="001217DC"/>
    <w:rsid w:val="00121F81"/>
    <w:rsid w:val="0012203F"/>
    <w:rsid w:val="00123CC6"/>
    <w:rsid w:val="00125689"/>
    <w:rsid w:val="00125C8A"/>
    <w:rsid w:val="001261FC"/>
    <w:rsid w:val="001306FE"/>
    <w:rsid w:val="00130827"/>
    <w:rsid w:val="001308A2"/>
    <w:rsid w:val="00131140"/>
    <w:rsid w:val="001317AD"/>
    <w:rsid w:val="00131FC3"/>
    <w:rsid w:val="0013281E"/>
    <w:rsid w:val="00132FD3"/>
    <w:rsid w:val="001339CF"/>
    <w:rsid w:val="0013673A"/>
    <w:rsid w:val="00136D81"/>
    <w:rsid w:val="001410EB"/>
    <w:rsid w:val="00141224"/>
    <w:rsid w:val="00143103"/>
    <w:rsid w:val="00143554"/>
    <w:rsid w:val="00143653"/>
    <w:rsid w:val="00143934"/>
    <w:rsid w:val="00143B3A"/>
    <w:rsid w:val="00143E43"/>
    <w:rsid w:val="00143FFC"/>
    <w:rsid w:val="00145760"/>
    <w:rsid w:val="00146ABB"/>
    <w:rsid w:val="00147338"/>
    <w:rsid w:val="00147A48"/>
    <w:rsid w:val="00150143"/>
    <w:rsid w:val="001509AB"/>
    <w:rsid w:val="00152E91"/>
    <w:rsid w:val="0015460B"/>
    <w:rsid w:val="00154736"/>
    <w:rsid w:val="00156CA9"/>
    <w:rsid w:val="00157465"/>
    <w:rsid w:val="00157E23"/>
    <w:rsid w:val="00157FC3"/>
    <w:rsid w:val="00160ACE"/>
    <w:rsid w:val="00161C4F"/>
    <w:rsid w:val="00161C84"/>
    <w:rsid w:val="00161F2A"/>
    <w:rsid w:val="00161FDF"/>
    <w:rsid w:val="001626BD"/>
    <w:rsid w:val="00162C33"/>
    <w:rsid w:val="0016340E"/>
    <w:rsid w:val="00164E23"/>
    <w:rsid w:val="0016595F"/>
    <w:rsid w:val="00166A2C"/>
    <w:rsid w:val="00166BF2"/>
    <w:rsid w:val="00166CC3"/>
    <w:rsid w:val="00170A9E"/>
    <w:rsid w:val="00170ED1"/>
    <w:rsid w:val="0017121A"/>
    <w:rsid w:val="00171401"/>
    <w:rsid w:val="0017141F"/>
    <w:rsid w:val="00171777"/>
    <w:rsid w:val="001719FB"/>
    <w:rsid w:val="00172B65"/>
    <w:rsid w:val="00172EF5"/>
    <w:rsid w:val="001732E1"/>
    <w:rsid w:val="0017486B"/>
    <w:rsid w:val="0017613E"/>
    <w:rsid w:val="00177167"/>
    <w:rsid w:val="00177753"/>
    <w:rsid w:val="00181A71"/>
    <w:rsid w:val="00182329"/>
    <w:rsid w:val="0018261B"/>
    <w:rsid w:val="001834A7"/>
    <w:rsid w:val="0018373B"/>
    <w:rsid w:val="00183C79"/>
    <w:rsid w:val="00183C8B"/>
    <w:rsid w:val="00183E75"/>
    <w:rsid w:val="001845CF"/>
    <w:rsid w:val="001865BB"/>
    <w:rsid w:val="00186EAE"/>
    <w:rsid w:val="00186F7A"/>
    <w:rsid w:val="00187518"/>
    <w:rsid w:val="00187743"/>
    <w:rsid w:val="00187F07"/>
    <w:rsid w:val="0019096C"/>
    <w:rsid w:val="00191EA7"/>
    <w:rsid w:val="00192164"/>
    <w:rsid w:val="00192883"/>
    <w:rsid w:val="00194C98"/>
    <w:rsid w:val="00194FB7"/>
    <w:rsid w:val="00195D28"/>
    <w:rsid w:val="00196B4E"/>
    <w:rsid w:val="001975A1"/>
    <w:rsid w:val="001A027A"/>
    <w:rsid w:val="001A08E4"/>
    <w:rsid w:val="001A0D2C"/>
    <w:rsid w:val="001A12B5"/>
    <w:rsid w:val="001A1C72"/>
    <w:rsid w:val="001A3980"/>
    <w:rsid w:val="001A422B"/>
    <w:rsid w:val="001A440A"/>
    <w:rsid w:val="001A4A55"/>
    <w:rsid w:val="001A5C6F"/>
    <w:rsid w:val="001A6A4F"/>
    <w:rsid w:val="001A76B7"/>
    <w:rsid w:val="001B015C"/>
    <w:rsid w:val="001B1339"/>
    <w:rsid w:val="001B1B58"/>
    <w:rsid w:val="001B1F55"/>
    <w:rsid w:val="001B2049"/>
    <w:rsid w:val="001B2934"/>
    <w:rsid w:val="001B4A37"/>
    <w:rsid w:val="001B5963"/>
    <w:rsid w:val="001B6FAD"/>
    <w:rsid w:val="001C04B2"/>
    <w:rsid w:val="001C14C1"/>
    <w:rsid w:val="001C1FDE"/>
    <w:rsid w:val="001C2063"/>
    <w:rsid w:val="001C21E1"/>
    <w:rsid w:val="001C3426"/>
    <w:rsid w:val="001C4675"/>
    <w:rsid w:val="001C4768"/>
    <w:rsid w:val="001C5839"/>
    <w:rsid w:val="001C6AF6"/>
    <w:rsid w:val="001C7129"/>
    <w:rsid w:val="001C77E1"/>
    <w:rsid w:val="001C7ADA"/>
    <w:rsid w:val="001C7B48"/>
    <w:rsid w:val="001C7EA0"/>
    <w:rsid w:val="001D121D"/>
    <w:rsid w:val="001D3543"/>
    <w:rsid w:val="001D4151"/>
    <w:rsid w:val="001D58E5"/>
    <w:rsid w:val="001D7299"/>
    <w:rsid w:val="001E0FAB"/>
    <w:rsid w:val="001E2084"/>
    <w:rsid w:val="001E2502"/>
    <w:rsid w:val="001E292F"/>
    <w:rsid w:val="001E351C"/>
    <w:rsid w:val="001E474D"/>
    <w:rsid w:val="001E5194"/>
    <w:rsid w:val="001E5851"/>
    <w:rsid w:val="001E5A81"/>
    <w:rsid w:val="001E62FB"/>
    <w:rsid w:val="001E6A0B"/>
    <w:rsid w:val="001E77DA"/>
    <w:rsid w:val="001E7A2F"/>
    <w:rsid w:val="001E7AB0"/>
    <w:rsid w:val="001E7DD0"/>
    <w:rsid w:val="001F0349"/>
    <w:rsid w:val="001F077B"/>
    <w:rsid w:val="001F0B74"/>
    <w:rsid w:val="001F2648"/>
    <w:rsid w:val="001F3E37"/>
    <w:rsid w:val="001F41B9"/>
    <w:rsid w:val="001F4BE8"/>
    <w:rsid w:val="001F4EB8"/>
    <w:rsid w:val="001F560A"/>
    <w:rsid w:val="001F6270"/>
    <w:rsid w:val="001F6318"/>
    <w:rsid w:val="001F65B1"/>
    <w:rsid w:val="001F6B83"/>
    <w:rsid w:val="001F6F6A"/>
    <w:rsid w:val="001F7595"/>
    <w:rsid w:val="002000B8"/>
    <w:rsid w:val="002005CD"/>
    <w:rsid w:val="00200B4C"/>
    <w:rsid w:val="00202F46"/>
    <w:rsid w:val="00203267"/>
    <w:rsid w:val="00203897"/>
    <w:rsid w:val="0020391D"/>
    <w:rsid w:val="00205F9C"/>
    <w:rsid w:val="002060F7"/>
    <w:rsid w:val="00207BC6"/>
    <w:rsid w:val="00210771"/>
    <w:rsid w:val="00210EE2"/>
    <w:rsid w:val="00211885"/>
    <w:rsid w:val="00212864"/>
    <w:rsid w:val="00212ADF"/>
    <w:rsid w:val="002134CF"/>
    <w:rsid w:val="00213A60"/>
    <w:rsid w:val="0021429B"/>
    <w:rsid w:val="00215699"/>
    <w:rsid w:val="002159DE"/>
    <w:rsid w:val="00215E99"/>
    <w:rsid w:val="0021667D"/>
    <w:rsid w:val="002166A1"/>
    <w:rsid w:val="002166A6"/>
    <w:rsid w:val="00216BB6"/>
    <w:rsid w:val="0022039D"/>
    <w:rsid w:val="0022048B"/>
    <w:rsid w:val="0022175C"/>
    <w:rsid w:val="00222261"/>
    <w:rsid w:val="002227DF"/>
    <w:rsid w:val="00223AC8"/>
    <w:rsid w:val="00223C96"/>
    <w:rsid w:val="00224852"/>
    <w:rsid w:val="0022634D"/>
    <w:rsid w:val="00227512"/>
    <w:rsid w:val="0022766E"/>
    <w:rsid w:val="0022777A"/>
    <w:rsid w:val="002278D5"/>
    <w:rsid w:val="00227C13"/>
    <w:rsid w:val="00227D49"/>
    <w:rsid w:val="00227FC7"/>
    <w:rsid w:val="0023110A"/>
    <w:rsid w:val="00233A54"/>
    <w:rsid w:val="00234440"/>
    <w:rsid w:val="002347C9"/>
    <w:rsid w:val="00236E72"/>
    <w:rsid w:val="0023738E"/>
    <w:rsid w:val="002411BD"/>
    <w:rsid w:val="00242ED3"/>
    <w:rsid w:val="00244711"/>
    <w:rsid w:val="00244AE4"/>
    <w:rsid w:val="00245EBE"/>
    <w:rsid w:val="002472C1"/>
    <w:rsid w:val="002473F4"/>
    <w:rsid w:val="00247D64"/>
    <w:rsid w:val="00250F42"/>
    <w:rsid w:val="00252EBA"/>
    <w:rsid w:val="0025361A"/>
    <w:rsid w:val="002545EF"/>
    <w:rsid w:val="00254B44"/>
    <w:rsid w:val="00254E99"/>
    <w:rsid w:val="00255B9B"/>
    <w:rsid w:val="00256596"/>
    <w:rsid w:val="0026027A"/>
    <w:rsid w:val="00260533"/>
    <w:rsid w:val="002605CE"/>
    <w:rsid w:val="00261367"/>
    <w:rsid w:val="00261A54"/>
    <w:rsid w:val="00261C21"/>
    <w:rsid w:val="00261D37"/>
    <w:rsid w:val="00262D6B"/>
    <w:rsid w:val="00262ED0"/>
    <w:rsid w:val="00263607"/>
    <w:rsid w:val="002638EE"/>
    <w:rsid w:val="00264965"/>
    <w:rsid w:val="002656E1"/>
    <w:rsid w:val="00265CFF"/>
    <w:rsid w:val="002702CD"/>
    <w:rsid w:val="00270B4E"/>
    <w:rsid w:val="00271500"/>
    <w:rsid w:val="00272E57"/>
    <w:rsid w:val="00274663"/>
    <w:rsid w:val="00275641"/>
    <w:rsid w:val="0027569A"/>
    <w:rsid w:val="002767D9"/>
    <w:rsid w:val="00280382"/>
    <w:rsid w:val="00280F4B"/>
    <w:rsid w:val="002816D0"/>
    <w:rsid w:val="002821E9"/>
    <w:rsid w:val="002827D2"/>
    <w:rsid w:val="002835B7"/>
    <w:rsid w:val="00284C1F"/>
    <w:rsid w:val="002851AF"/>
    <w:rsid w:val="00285866"/>
    <w:rsid w:val="00286129"/>
    <w:rsid w:val="0028787B"/>
    <w:rsid w:val="00290263"/>
    <w:rsid w:val="002908A7"/>
    <w:rsid w:val="00291768"/>
    <w:rsid w:val="00291796"/>
    <w:rsid w:val="00292F66"/>
    <w:rsid w:val="0029315D"/>
    <w:rsid w:val="00293A33"/>
    <w:rsid w:val="0029449E"/>
    <w:rsid w:val="0029488D"/>
    <w:rsid w:val="0029530C"/>
    <w:rsid w:val="00296020"/>
    <w:rsid w:val="00296695"/>
    <w:rsid w:val="0029693F"/>
    <w:rsid w:val="002969C6"/>
    <w:rsid w:val="00296BE2"/>
    <w:rsid w:val="00296F46"/>
    <w:rsid w:val="00296F8A"/>
    <w:rsid w:val="002A11CE"/>
    <w:rsid w:val="002A13E2"/>
    <w:rsid w:val="002A180F"/>
    <w:rsid w:val="002A1B36"/>
    <w:rsid w:val="002A37E6"/>
    <w:rsid w:val="002A4DFC"/>
    <w:rsid w:val="002B18D6"/>
    <w:rsid w:val="002B22D4"/>
    <w:rsid w:val="002B3984"/>
    <w:rsid w:val="002B4BF3"/>
    <w:rsid w:val="002B55C8"/>
    <w:rsid w:val="002B5E4B"/>
    <w:rsid w:val="002B64E9"/>
    <w:rsid w:val="002B660D"/>
    <w:rsid w:val="002B7969"/>
    <w:rsid w:val="002C0031"/>
    <w:rsid w:val="002C0485"/>
    <w:rsid w:val="002C0762"/>
    <w:rsid w:val="002C257A"/>
    <w:rsid w:val="002C2BEC"/>
    <w:rsid w:val="002C30C0"/>
    <w:rsid w:val="002C4F4B"/>
    <w:rsid w:val="002C5233"/>
    <w:rsid w:val="002C6EC0"/>
    <w:rsid w:val="002C7258"/>
    <w:rsid w:val="002D0189"/>
    <w:rsid w:val="002D0356"/>
    <w:rsid w:val="002D07C0"/>
    <w:rsid w:val="002D0F98"/>
    <w:rsid w:val="002D1DFB"/>
    <w:rsid w:val="002D45BF"/>
    <w:rsid w:val="002D4A85"/>
    <w:rsid w:val="002D6162"/>
    <w:rsid w:val="002D64DF"/>
    <w:rsid w:val="002D750A"/>
    <w:rsid w:val="002E242E"/>
    <w:rsid w:val="002E2FEC"/>
    <w:rsid w:val="002E38DB"/>
    <w:rsid w:val="002E3BEB"/>
    <w:rsid w:val="002E441D"/>
    <w:rsid w:val="002E4AB1"/>
    <w:rsid w:val="002E4F11"/>
    <w:rsid w:val="002E4F8A"/>
    <w:rsid w:val="002E505D"/>
    <w:rsid w:val="002E6F69"/>
    <w:rsid w:val="002E7296"/>
    <w:rsid w:val="002E73B8"/>
    <w:rsid w:val="002F0545"/>
    <w:rsid w:val="002F0823"/>
    <w:rsid w:val="002F2471"/>
    <w:rsid w:val="002F2B7A"/>
    <w:rsid w:val="002F3105"/>
    <w:rsid w:val="002F59F2"/>
    <w:rsid w:val="002F5E6C"/>
    <w:rsid w:val="002F72FF"/>
    <w:rsid w:val="00300BF3"/>
    <w:rsid w:val="0030143F"/>
    <w:rsid w:val="00301A2B"/>
    <w:rsid w:val="00301BCD"/>
    <w:rsid w:val="00302988"/>
    <w:rsid w:val="00303ACF"/>
    <w:rsid w:val="0030463E"/>
    <w:rsid w:val="00304ED6"/>
    <w:rsid w:val="00306654"/>
    <w:rsid w:val="00306D5D"/>
    <w:rsid w:val="00306FF4"/>
    <w:rsid w:val="00310EE1"/>
    <w:rsid w:val="003122B0"/>
    <w:rsid w:val="00312390"/>
    <w:rsid w:val="003123F4"/>
    <w:rsid w:val="00313487"/>
    <w:rsid w:val="003138EB"/>
    <w:rsid w:val="00315880"/>
    <w:rsid w:val="00315A06"/>
    <w:rsid w:val="0031678B"/>
    <w:rsid w:val="0031683C"/>
    <w:rsid w:val="00317146"/>
    <w:rsid w:val="003176EA"/>
    <w:rsid w:val="00317D36"/>
    <w:rsid w:val="00321473"/>
    <w:rsid w:val="003225FB"/>
    <w:rsid w:val="00323A7C"/>
    <w:rsid w:val="00323BE9"/>
    <w:rsid w:val="00323C32"/>
    <w:rsid w:val="00323CC7"/>
    <w:rsid w:val="003247BA"/>
    <w:rsid w:val="00324A1D"/>
    <w:rsid w:val="00324C55"/>
    <w:rsid w:val="003250B4"/>
    <w:rsid w:val="00325742"/>
    <w:rsid w:val="00327224"/>
    <w:rsid w:val="00327AB3"/>
    <w:rsid w:val="00327F9E"/>
    <w:rsid w:val="00330527"/>
    <w:rsid w:val="00330C9F"/>
    <w:rsid w:val="003318A6"/>
    <w:rsid w:val="003321A8"/>
    <w:rsid w:val="00332EB1"/>
    <w:rsid w:val="00333E63"/>
    <w:rsid w:val="00334044"/>
    <w:rsid w:val="00334CB0"/>
    <w:rsid w:val="00335188"/>
    <w:rsid w:val="00335234"/>
    <w:rsid w:val="003373B8"/>
    <w:rsid w:val="003413F4"/>
    <w:rsid w:val="00342DC1"/>
    <w:rsid w:val="00342EF7"/>
    <w:rsid w:val="003432B6"/>
    <w:rsid w:val="003434E9"/>
    <w:rsid w:val="00343F41"/>
    <w:rsid w:val="00344BF3"/>
    <w:rsid w:val="00345CC1"/>
    <w:rsid w:val="00345EA7"/>
    <w:rsid w:val="0034652C"/>
    <w:rsid w:val="00346606"/>
    <w:rsid w:val="00346E73"/>
    <w:rsid w:val="00346F27"/>
    <w:rsid w:val="0035067B"/>
    <w:rsid w:val="00350681"/>
    <w:rsid w:val="00350B6E"/>
    <w:rsid w:val="00351A4A"/>
    <w:rsid w:val="00351D95"/>
    <w:rsid w:val="00351FB4"/>
    <w:rsid w:val="00353860"/>
    <w:rsid w:val="00354CD9"/>
    <w:rsid w:val="003556C1"/>
    <w:rsid w:val="00355EEE"/>
    <w:rsid w:val="00356FC1"/>
    <w:rsid w:val="00357883"/>
    <w:rsid w:val="00360494"/>
    <w:rsid w:val="00360C00"/>
    <w:rsid w:val="00361243"/>
    <w:rsid w:val="00361633"/>
    <w:rsid w:val="00361935"/>
    <w:rsid w:val="003626AE"/>
    <w:rsid w:val="0036292A"/>
    <w:rsid w:val="00362AF3"/>
    <w:rsid w:val="0036467D"/>
    <w:rsid w:val="00364BEE"/>
    <w:rsid w:val="0036508D"/>
    <w:rsid w:val="003651C8"/>
    <w:rsid w:val="00366321"/>
    <w:rsid w:val="00366419"/>
    <w:rsid w:val="003669F1"/>
    <w:rsid w:val="00366F10"/>
    <w:rsid w:val="003700A3"/>
    <w:rsid w:val="00370B40"/>
    <w:rsid w:val="00371A92"/>
    <w:rsid w:val="00371C15"/>
    <w:rsid w:val="00372CDF"/>
    <w:rsid w:val="00373411"/>
    <w:rsid w:val="00373D40"/>
    <w:rsid w:val="003741F6"/>
    <w:rsid w:val="00374A29"/>
    <w:rsid w:val="00374FA4"/>
    <w:rsid w:val="003756C6"/>
    <w:rsid w:val="00376E35"/>
    <w:rsid w:val="003773AC"/>
    <w:rsid w:val="00377F6C"/>
    <w:rsid w:val="00380094"/>
    <w:rsid w:val="00380256"/>
    <w:rsid w:val="0038165D"/>
    <w:rsid w:val="00383071"/>
    <w:rsid w:val="00385175"/>
    <w:rsid w:val="00385444"/>
    <w:rsid w:val="00385F39"/>
    <w:rsid w:val="00386070"/>
    <w:rsid w:val="00387DCF"/>
    <w:rsid w:val="00390006"/>
    <w:rsid w:val="003900A5"/>
    <w:rsid w:val="0039012D"/>
    <w:rsid w:val="003917AD"/>
    <w:rsid w:val="003917D1"/>
    <w:rsid w:val="00391FAB"/>
    <w:rsid w:val="00392539"/>
    <w:rsid w:val="00392677"/>
    <w:rsid w:val="00393431"/>
    <w:rsid w:val="00393633"/>
    <w:rsid w:val="003945E2"/>
    <w:rsid w:val="00394981"/>
    <w:rsid w:val="00395100"/>
    <w:rsid w:val="003953A8"/>
    <w:rsid w:val="003958E6"/>
    <w:rsid w:val="00395D76"/>
    <w:rsid w:val="00396F7B"/>
    <w:rsid w:val="00396FA3"/>
    <w:rsid w:val="0039788E"/>
    <w:rsid w:val="00397F0D"/>
    <w:rsid w:val="003A011D"/>
    <w:rsid w:val="003A0DC3"/>
    <w:rsid w:val="003A1675"/>
    <w:rsid w:val="003A1CA9"/>
    <w:rsid w:val="003A1CF5"/>
    <w:rsid w:val="003A2812"/>
    <w:rsid w:val="003A2D0C"/>
    <w:rsid w:val="003A3304"/>
    <w:rsid w:val="003A3551"/>
    <w:rsid w:val="003A38F0"/>
    <w:rsid w:val="003A443D"/>
    <w:rsid w:val="003A4DE4"/>
    <w:rsid w:val="003A6A5A"/>
    <w:rsid w:val="003A72E9"/>
    <w:rsid w:val="003B175A"/>
    <w:rsid w:val="003B3231"/>
    <w:rsid w:val="003B357A"/>
    <w:rsid w:val="003B499C"/>
    <w:rsid w:val="003B4CCD"/>
    <w:rsid w:val="003B53D4"/>
    <w:rsid w:val="003B56D7"/>
    <w:rsid w:val="003B7298"/>
    <w:rsid w:val="003C0FF8"/>
    <w:rsid w:val="003C1D0C"/>
    <w:rsid w:val="003C1F2E"/>
    <w:rsid w:val="003C42A3"/>
    <w:rsid w:val="003C49D5"/>
    <w:rsid w:val="003C4FD5"/>
    <w:rsid w:val="003C582B"/>
    <w:rsid w:val="003C6BFF"/>
    <w:rsid w:val="003D2333"/>
    <w:rsid w:val="003D2E1B"/>
    <w:rsid w:val="003D3241"/>
    <w:rsid w:val="003D39AE"/>
    <w:rsid w:val="003D4804"/>
    <w:rsid w:val="003D5413"/>
    <w:rsid w:val="003D7685"/>
    <w:rsid w:val="003D7E9A"/>
    <w:rsid w:val="003E0366"/>
    <w:rsid w:val="003E100C"/>
    <w:rsid w:val="003E1C0C"/>
    <w:rsid w:val="003E2FFE"/>
    <w:rsid w:val="003E37AA"/>
    <w:rsid w:val="003E4310"/>
    <w:rsid w:val="003E47DE"/>
    <w:rsid w:val="003E4FFA"/>
    <w:rsid w:val="003E6E11"/>
    <w:rsid w:val="003F0536"/>
    <w:rsid w:val="003F10D3"/>
    <w:rsid w:val="003F1548"/>
    <w:rsid w:val="003F2B3D"/>
    <w:rsid w:val="003F2FBA"/>
    <w:rsid w:val="003F3105"/>
    <w:rsid w:val="003F3C44"/>
    <w:rsid w:val="003F4172"/>
    <w:rsid w:val="003F4249"/>
    <w:rsid w:val="003F4768"/>
    <w:rsid w:val="003F4E3B"/>
    <w:rsid w:val="003F5086"/>
    <w:rsid w:val="003F5108"/>
    <w:rsid w:val="003F5C9D"/>
    <w:rsid w:val="003F5D2C"/>
    <w:rsid w:val="003F7679"/>
    <w:rsid w:val="00400C13"/>
    <w:rsid w:val="00401F48"/>
    <w:rsid w:val="00402311"/>
    <w:rsid w:val="0040239F"/>
    <w:rsid w:val="00402C97"/>
    <w:rsid w:val="00403364"/>
    <w:rsid w:val="0040415C"/>
    <w:rsid w:val="00404AA4"/>
    <w:rsid w:val="00404AF1"/>
    <w:rsid w:val="00404C61"/>
    <w:rsid w:val="004050C9"/>
    <w:rsid w:val="004051F0"/>
    <w:rsid w:val="00405C04"/>
    <w:rsid w:val="00406314"/>
    <w:rsid w:val="00406376"/>
    <w:rsid w:val="00406896"/>
    <w:rsid w:val="00411B37"/>
    <w:rsid w:val="0041244F"/>
    <w:rsid w:val="004125ED"/>
    <w:rsid w:val="0041353D"/>
    <w:rsid w:val="00413B39"/>
    <w:rsid w:val="0041450E"/>
    <w:rsid w:val="0041456E"/>
    <w:rsid w:val="00415370"/>
    <w:rsid w:val="00415781"/>
    <w:rsid w:val="00416485"/>
    <w:rsid w:val="00416F40"/>
    <w:rsid w:val="00417769"/>
    <w:rsid w:val="00417F0D"/>
    <w:rsid w:val="00420765"/>
    <w:rsid w:val="00421EF2"/>
    <w:rsid w:val="00422668"/>
    <w:rsid w:val="0042482B"/>
    <w:rsid w:val="00424946"/>
    <w:rsid w:val="0042602D"/>
    <w:rsid w:val="004261DA"/>
    <w:rsid w:val="00427004"/>
    <w:rsid w:val="00431540"/>
    <w:rsid w:val="00431AC1"/>
    <w:rsid w:val="00431DE1"/>
    <w:rsid w:val="004329C9"/>
    <w:rsid w:val="00432CD5"/>
    <w:rsid w:val="00432EF0"/>
    <w:rsid w:val="00433CDB"/>
    <w:rsid w:val="00435D29"/>
    <w:rsid w:val="004363FA"/>
    <w:rsid w:val="004364CC"/>
    <w:rsid w:val="00437141"/>
    <w:rsid w:val="004405B0"/>
    <w:rsid w:val="00440853"/>
    <w:rsid w:val="00441905"/>
    <w:rsid w:val="00441FF9"/>
    <w:rsid w:val="0044382F"/>
    <w:rsid w:val="00443B96"/>
    <w:rsid w:val="00443E1D"/>
    <w:rsid w:val="004442EB"/>
    <w:rsid w:val="00444FA3"/>
    <w:rsid w:val="004459DC"/>
    <w:rsid w:val="00446553"/>
    <w:rsid w:val="00446A92"/>
    <w:rsid w:val="004501B4"/>
    <w:rsid w:val="0045082F"/>
    <w:rsid w:val="00450C00"/>
    <w:rsid w:val="0045135E"/>
    <w:rsid w:val="00452434"/>
    <w:rsid w:val="00452C53"/>
    <w:rsid w:val="004539C7"/>
    <w:rsid w:val="00454597"/>
    <w:rsid w:val="004548E6"/>
    <w:rsid w:val="0045543A"/>
    <w:rsid w:val="0045543C"/>
    <w:rsid w:val="004556FB"/>
    <w:rsid w:val="00455880"/>
    <w:rsid w:val="004561F9"/>
    <w:rsid w:val="0045637C"/>
    <w:rsid w:val="004563C4"/>
    <w:rsid w:val="004569A3"/>
    <w:rsid w:val="004578ED"/>
    <w:rsid w:val="00457EFC"/>
    <w:rsid w:val="0046064C"/>
    <w:rsid w:val="004611B6"/>
    <w:rsid w:val="00461997"/>
    <w:rsid w:val="00463F8B"/>
    <w:rsid w:val="004644C2"/>
    <w:rsid w:val="004649AD"/>
    <w:rsid w:val="004650E7"/>
    <w:rsid w:val="0046687B"/>
    <w:rsid w:val="00466CB4"/>
    <w:rsid w:val="00470418"/>
    <w:rsid w:val="004704EA"/>
    <w:rsid w:val="0047071D"/>
    <w:rsid w:val="004720F6"/>
    <w:rsid w:val="004727C4"/>
    <w:rsid w:val="00472F62"/>
    <w:rsid w:val="00473579"/>
    <w:rsid w:val="00473E50"/>
    <w:rsid w:val="00474E5A"/>
    <w:rsid w:val="0047558F"/>
    <w:rsid w:val="00475FD5"/>
    <w:rsid w:val="00476FED"/>
    <w:rsid w:val="0047725A"/>
    <w:rsid w:val="004812F4"/>
    <w:rsid w:val="0048231B"/>
    <w:rsid w:val="004838D4"/>
    <w:rsid w:val="004845AC"/>
    <w:rsid w:val="00484C31"/>
    <w:rsid w:val="00485E3C"/>
    <w:rsid w:val="00486F09"/>
    <w:rsid w:val="004877FB"/>
    <w:rsid w:val="004906DB"/>
    <w:rsid w:val="00490C0F"/>
    <w:rsid w:val="00491FF2"/>
    <w:rsid w:val="004925EE"/>
    <w:rsid w:val="00492735"/>
    <w:rsid w:val="00493926"/>
    <w:rsid w:val="004945E8"/>
    <w:rsid w:val="00494FC9"/>
    <w:rsid w:val="00495228"/>
    <w:rsid w:val="004963B6"/>
    <w:rsid w:val="004A1AB1"/>
    <w:rsid w:val="004A2013"/>
    <w:rsid w:val="004A201B"/>
    <w:rsid w:val="004A2B7A"/>
    <w:rsid w:val="004A3EB3"/>
    <w:rsid w:val="004A4377"/>
    <w:rsid w:val="004A57EB"/>
    <w:rsid w:val="004A5824"/>
    <w:rsid w:val="004A59D3"/>
    <w:rsid w:val="004A6156"/>
    <w:rsid w:val="004A6D7C"/>
    <w:rsid w:val="004A6F11"/>
    <w:rsid w:val="004A74DD"/>
    <w:rsid w:val="004B00D1"/>
    <w:rsid w:val="004B0AC8"/>
    <w:rsid w:val="004B0B57"/>
    <w:rsid w:val="004B0BBE"/>
    <w:rsid w:val="004B0EB0"/>
    <w:rsid w:val="004B1246"/>
    <w:rsid w:val="004B1CAB"/>
    <w:rsid w:val="004B2FF9"/>
    <w:rsid w:val="004B3506"/>
    <w:rsid w:val="004B36ED"/>
    <w:rsid w:val="004B40DB"/>
    <w:rsid w:val="004B4EF6"/>
    <w:rsid w:val="004B612E"/>
    <w:rsid w:val="004B623B"/>
    <w:rsid w:val="004B6554"/>
    <w:rsid w:val="004B6B22"/>
    <w:rsid w:val="004B6C50"/>
    <w:rsid w:val="004C0DA0"/>
    <w:rsid w:val="004C3E02"/>
    <w:rsid w:val="004C422D"/>
    <w:rsid w:val="004C440E"/>
    <w:rsid w:val="004C4CEB"/>
    <w:rsid w:val="004C5CBA"/>
    <w:rsid w:val="004C64D8"/>
    <w:rsid w:val="004C64F7"/>
    <w:rsid w:val="004C6C09"/>
    <w:rsid w:val="004C6EA3"/>
    <w:rsid w:val="004C7BCD"/>
    <w:rsid w:val="004D000F"/>
    <w:rsid w:val="004D055D"/>
    <w:rsid w:val="004D1240"/>
    <w:rsid w:val="004D12F6"/>
    <w:rsid w:val="004D1946"/>
    <w:rsid w:val="004D32ED"/>
    <w:rsid w:val="004D3E71"/>
    <w:rsid w:val="004D49EE"/>
    <w:rsid w:val="004D4AE0"/>
    <w:rsid w:val="004D4C0B"/>
    <w:rsid w:val="004D69FC"/>
    <w:rsid w:val="004D72BA"/>
    <w:rsid w:val="004D77BD"/>
    <w:rsid w:val="004D77DE"/>
    <w:rsid w:val="004D7BF4"/>
    <w:rsid w:val="004D7C92"/>
    <w:rsid w:val="004E295C"/>
    <w:rsid w:val="004E38B2"/>
    <w:rsid w:val="004E3936"/>
    <w:rsid w:val="004E490B"/>
    <w:rsid w:val="004E57F7"/>
    <w:rsid w:val="004E5D9C"/>
    <w:rsid w:val="004E6191"/>
    <w:rsid w:val="004E6707"/>
    <w:rsid w:val="004E6B8E"/>
    <w:rsid w:val="004F0543"/>
    <w:rsid w:val="004F0D33"/>
    <w:rsid w:val="004F2385"/>
    <w:rsid w:val="004F246C"/>
    <w:rsid w:val="004F3A97"/>
    <w:rsid w:val="004F5591"/>
    <w:rsid w:val="004F5D14"/>
    <w:rsid w:val="004F68DC"/>
    <w:rsid w:val="004F7F44"/>
    <w:rsid w:val="00500598"/>
    <w:rsid w:val="00500F7A"/>
    <w:rsid w:val="005012AD"/>
    <w:rsid w:val="005016E5"/>
    <w:rsid w:val="00501A56"/>
    <w:rsid w:val="00502317"/>
    <w:rsid w:val="005027BB"/>
    <w:rsid w:val="00503415"/>
    <w:rsid w:val="005034C1"/>
    <w:rsid w:val="005037E1"/>
    <w:rsid w:val="00503B5C"/>
    <w:rsid w:val="0050456A"/>
    <w:rsid w:val="00505C46"/>
    <w:rsid w:val="005068E1"/>
    <w:rsid w:val="005070B6"/>
    <w:rsid w:val="005077C5"/>
    <w:rsid w:val="00510111"/>
    <w:rsid w:val="00510B80"/>
    <w:rsid w:val="0051168A"/>
    <w:rsid w:val="005117D2"/>
    <w:rsid w:val="005118A6"/>
    <w:rsid w:val="005122F4"/>
    <w:rsid w:val="0051405F"/>
    <w:rsid w:val="0051444F"/>
    <w:rsid w:val="005156A6"/>
    <w:rsid w:val="00516393"/>
    <w:rsid w:val="00516669"/>
    <w:rsid w:val="005179A5"/>
    <w:rsid w:val="00520B4F"/>
    <w:rsid w:val="00524AD7"/>
    <w:rsid w:val="005254FD"/>
    <w:rsid w:val="005268A9"/>
    <w:rsid w:val="0052720F"/>
    <w:rsid w:val="00527421"/>
    <w:rsid w:val="005275C4"/>
    <w:rsid w:val="00527D36"/>
    <w:rsid w:val="00531076"/>
    <w:rsid w:val="00531D28"/>
    <w:rsid w:val="005328A8"/>
    <w:rsid w:val="005338EE"/>
    <w:rsid w:val="00533920"/>
    <w:rsid w:val="00535141"/>
    <w:rsid w:val="00535324"/>
    <w:rsid w:val="00535504"/>
    <w:rsid w:val="005363B4"/>
    <w:rsid w:val="0053712D"/>
    <w:rsid w:val="005403F4"/>
    <w:rsid w:val="00540B60"/>
    <w:rsid w:val="00541076"/>
    <w:rsid w:val="00541136"/>
    <w:rsid w:val="0054216F"/>
    <w:rsid w:val="00542F18"/>
    <w:rsid w:val="0054343C"/>
    <w:rsid w:val="00544853"/>
    <w:rsid w:val="00544CA5"/>
    <w:rsid w:val="005450E2"/>
    <w:rsid w:val="00545B19"/>
    <w:rsid w:val="00547404"/>
    <w:rsid w:val="005474A2"/>
    <w:rsid w:val="00547520"/>
    <w:rsid w:val="0055035F"/>
    <w:rsid w:val="005507FD"/>
    <w:rsid w:val="005511C0"/>
    <w:rsid w:val="00551D4B"/>
    <w:rsid w:val="00551E3C"/>
    <w:rsid w:val="0055232C"/>
    <w:rsid w:val="0055278E"/>
    <w:rsid w:val="00555488"/>
    <w:rsid w:val="0055549A"/>
    <w:rsid w:val="00555B18"/>
    <w:rsid w:val="00555C9C"/>
    <w:rsid w:val="00556A4D"/>
    <w:rsid w:val="00557319"/>
    <w:rsid w:val="0055764E"/>
    <w:rsid w:val="00560528"/>
    <w:rsid w:val="00560699"/>
    <w:rsid w:val="00561503"/>
    <w:rsid w:val="00561923"/>
    <w:rsid w:val="005622F8"/>
    <w:rsid w:val="0056310A"/>
    <w:rsid w:val="0056336F"/>
    <w:rsid w:val="00565AF7"/>
    <w:rsid w:val="00566024"/>
    <w:rsid w:val="005671C3"/>
    <w:rsid w:val="0057060C"/>
    <w:rsid w:val="0057189C"/>
    <w:rsid w:val="00571BD2"/>
    <w:rsid w:val="00571CD7"/>
    <w:rsid w:val="00571D59"/>
    <w:rsid w:val="00572E3E"/>
    <w:rsid w:val="0057332B"/>
    <w:rsid w:val="0057364D"/>
    <w:rsid w:val="005737FC"/>
    <w:rsid w:val="0057420B"/>
    <w:rsid w:val="0057593B"/>
    <w:rsid w:val="005762CE"/>
    <w:rsid w:val="00580280"/>
    <w:rsid w:val="00580B9E"/>
    <w:rsid w:val="00580DAB"/>
    <w:rsid w:val="0058135A"/>
    <w:rsid w:val="005817D9"/>
    <w:rsid w:val="00581F7C"/>
    <w:rsid w:val="00583358"/>
    <w:rsid w:val="005839BF"/>
    <w:rsid w:val="00584058"/>
    <w:rsid w:val="005844A5"/>
    <w:rsid w:val="005846B4"/>
    <w:rsid w:val="005850E5"/>
    <w:rsid w:val="005851E0"/>
    <w:rsid w:val="00585571"/>
    <w:rsid w:val="005856F9"/>
    <w:rsid w:val="00585B91"/>
    <w:rsid w:val="00586BB0"/>
    <w:rsid w:val="00586BF1"/>
    <w:rsid w:val="00587DC4"/>
    <w:rsid w:val="0059008F"/>
    <w:rsid w:val="005903E4"/>
    <w:rsid w:val="005907D5"/>
    <w:rsid w:val="005910C0"/>
    <w:rsid w:val="005913EE"/>
    <w:rsid w:val="00592461"/>
    <w:rsid w:val="005950D6"/>
    <w:rsid w:val="0059519C"/>
    <w:rsid w:val="00595524"/>
    <w:rsid w:val="005974F3"/>
    <w:rsid w:val="0059751C"/>
    <w:rsid w:val="00597919"/>
    <w:rsid w:val="005A0B9F"/>
    <w:rsid w:val="005A0EFC"/>
    <w:rsid w:val="005A44E7"/>
    <w:rsid w:val="005A5D8E"/>
    <w:rsid w:val="005A63D8"/>
    <w:rsid w:val="005A7420"/>
    <w:rsid w:val="005A7C14"/>
    <w:rsid w:val="005A7DBE"/>
    <w:rsid w:val="005B152C"/>
    <w:rsid w:val="005B1C64"/>
    <w:rsid w:val="005B1DE8"/>
    <w:rsid w:val="005B2294"/>
    <w:rsid w:val="005B271E"/>
    <w:rsid w:val="005B2807"/>
    <w:rsid w:val="005B3606"/>
    <w:rsid w:val="005B388D"/>
    <w:rsid w:val="005B3E08"/>
    <w:rsid w:val="005B49B6"/>
    <w:rsid w:val="005B56EE"/>
    <w:rsid w:val="005B63E1"/>
    <w:rsid w:val="005B672C"/>
    <w:rsid w:val="005B747D"/>
    <w:rsid w:val="005B7733"/>
    <w:rsid w:val="005B7A22"/>
    <w:rsid w:val="005C0602"/>
    <w:rsid w:val="005C0D5D"/>
    <w:rsid w:val="005C1415"/>
    <w:rsid w:val="005C191A"/>
    <w:rsid w:val="005C2AA9"/>
    <w:rsid w:val="005C330D"/>
    <w:rsid w:val="005C40C7"/>
    <w:rsid w:val="005C4114"/>
    <w:rsid w:val="005C4EFF"/>
    <w:rsid w:val="005C4F43"/>
    <w:rsid w:val="005C6E71"/>
    <w:rsid w:val="005C7363"/>
    <w:rsid w:val="005D0B55"/>
    <w:rsid w:val="005D4A04"/>
    <w:rsid w:val="005D4CF7"/>
    <w:rsid w:val="005D5347"/>
    <w:rsid w:val="005D5CC5"/>
    <w:rsid w:val="005D5FE6"/>
    <w:rsid w:val="005D61EA"/>
    <w:rsid w:val="005D74D8"/>
    <w:rsid w:val="005D787B"/>
    <w:rsid w:val="005E031D"/>
    <w:rsid w:val="005E03AC"/>
    <w:rsid w:val="005E04B5"/>
    <w:rsid w:val="005E0621"/>
    <w:rsid w:val="005E12BE"/>
    <w:rsid w:val="005E2C81"/>
    <w:rsid w:val="005E4D3C"/>
    <w:rsid w:val="005E7158"/>
    <w:rsid w:val="005E7ECB"/>
    <w:rsid w:val="005F0C00"/>
    <w:rsid w:val="005F1037"/>
    <w:rsid w:val="005F2BF8"/>
    <w:rsid w:val="005F2EA8"/>
    <w:rsid w:val="005F3B04"/>
    <w:rsid w:val="005F5574"/>
    <w:rsid w:val="005F5D1D"/>
    <w:rsid w:val="005F60C9"/>
    <w:rsid w:val="005F64C6"/>
    <w:rsid w:val="006008F1"/>
    <w:rsid w:val="00601714"/>
    <w:rsid w:val="00601735"/>
    <w:rsid w:val="00602BD2"/>
    <w:rsid w:val="00604980"/>
    <w:rsid w:val="0060614D"/>
    <w:rsid w:val="00610871"/>
    <w:rsid w:val="00610E48"/>
    <w:rsid w:val="00610FE0"/>
    <w:rsid w:val="00613C47"/>
    <w:rsid w:val="00615086"/>
    <w:rsid w:val="00616201"/>
    <w:rsid w:val="00616225"/>
    <w:rsid w:val="00616BA2"/>
    <w:rsid w:val="0061705E"/>
    <w:rsid w:val="00617914"/>
    <w:rsid w:val="00617A8B"/>
    <w:rsid w:val="00621904"/>
    <w:rsid w:val="00622248"/>
    <w:rsid w:val="00622FEA"/>
    <w:rsid w:val="00623CDF"/>
    <w:rsid w:val="00623DB1"/>
    <w:rsid w:val="006245F3"/>
    <w:rsid w:val="0062485E"/>
    <w:rsid w:val="00624DBE"/>
    <w:rsid w:val="00625450"/>
    <w:rsid w:val="0062557A"/>
    <w:rsid w:val="0062624F"/>
    <w:rsid w:val="006319CA"/>
    <w:rsid w:val="00633B3E"/>
    <w:rsid w:val="00634EC0"/>
    <w:rsid w:val="0063627F"/>
    <w:rsid w:val="006376C4"/>
    <w:rsid w:val="006403E7"/>
    <w:rsid w:val="00642D72"/>
    <w:rsid w:val="006443CB"/>
    <w:rsid w:val="006448B8"/>
    <w:rsid w:val="00644F80"/>
    <w:rsid w:val="00645874"/>
    <w:rsid w:val="00647673"/>
    <w:rsid w:val="00650F81"/>
    <w:rsid w:val="00650FC7"/>
    <w:rsid w:val="00651F86"/>
    <w:rsid w:val="0065395E"/>
    <w:rsid w:val="00653C24"/>
    <w:rsid w:val="00653D68"/>
    <w:rsid w:val="00653E4E"/>
    <w:rsid w:val="00654275"/>
    <w:rsid w:val="0065446D"/>
    <w:rsid w:val="00654891"/>
    <w:rsid w:val="00654894"/>
    <w:rsid w:val="00655104"/>
    <w:rsid w:val="00656067"/>
    <w:rsid w:val="00660693"/>
    <w:rsid w:val="006611D6"/>
    <w:rsid w:val="00661918"/>
    <w:rsid w:val="00662A5A"/>
    <w:rsid w:val="006636D0"/>
    <w:rsid w:val="00663834"/>
    <w:rsid w:val="00663BF1"/>
    <w:rsid w:val="006647D7"/>
    <w:rsid w:val="00664F1B"/>
    <w:rsid w:val="006653D7"/>
    <w:rsid w:val="00665BFF"/>
    <w:rsid w:val="006665BA"/>
    <w:rsid w:val="00666A4F"/>
    <w:rsid w:val="00667477"/>
    <w:rsid w:val="006703D9"/>
    <w:rsid w:val="00672DFC"/>
    <w:rsid w:val="00672F5B"/>
    <w:rsid w:val="00673DEE"/>
    <w:rsid w:val="00674E69"/>
    <w:rsid w:val="0067738E"/>
    <w:rsid w:val="00677F23"/>
    <w:rsid w:val="0068055B"/>
    <w:rsid w:val="00680936"/>
    <w:rsid w:val="00680D8C"/>
    <w:rsid w:val="00680D99"/>
    <w:rsid w:val="006821B2"/>
    <w:rsid w:val="00682725"/>
    <w:rsid w:val="00682A1B"/>
    <w:rsid w:val="00682D73"/>
    <w:rsid w:val="00682ED3"/>
    <w:rsid w:val="00683126"/>
    <w:rsid w:val="00683993"/>
    <w:rsid w:val="006846E8"/>
    <w:rsid w:val="00685EBD"/>
    <w:rsid w:val="006861C3"/>
    <w:rsid w:val="00686AF3"/>
    <w:rsid w:val="00690F1F"/>
    <w:rsid w:val="006915BD"/>
    <w:rsid w:val="006915F2"/>
    <w:rsid w:val="00692582"/>
    <w:rsid w:val="00692592"/>
    <w:rsid w:val="00692A2F"/>
    <w:rsid w:val="0069322C"/>
    <w:rsid w:val="00693652"/>
    <w:rsid w:val="006939E7"/>
    <w:rsid w:val="00693D3E"/>
    <w:rsid w:val="006942F7"/>
    <w:rsid w:val="006956FB"/>
    <w:rsid w:val="00697D85"/>
    <w:rsid w:val="006A1A71"/>
    <w:rsid w:val="006A1D3D"/>
    <w:rsid w:val="006A2150"/>
    <w:rsid w:val="006A2216"/>
    <w:rsid w:val="006A241D"/>
    <w:rsid w:val="006A3288"/>
    <w:rsid w:val="006A43E6"/>
    <w:rsid w:val="006A47EB"/>
    <w:rsid w:val="006A4AEE"/>
    <w:rsid w:val="006A5E74"/>
    <w:rsid w:val="006A70BE"/>
    <w:rsid w:val="006A7290"/>
    <w:rsid w:val="006A7934"/>
    <w:rsid w:val="006A7BC8"/>
    <w:rsid w:val="006B0001"/>
    <w:rsid w:val="006B054B"/>
    <w:rsid w:val="006B059F"/>
    <w:rsid w:val="006B0E3A"/>
    <w:rsid w:val="006B2048"/>
    <w:rsid w:val="006B215A"/>
    <w:rsid w:val="006B2AD6"/>
    <w:rsid w:val="006B342E"/>
    <w:rsid w:val="006B3812"/>
    <w:rsid w:val="006B3B80"/>
    <w:rsid w:val="006B6EF0"/>
    <w:rsid w:val="006B6F32"/>
    <w:rsid w:val="006B7130"/>
    <w:rsid w:val="006B73CC"/>
    <w:rsid w:val="006B7695"/>
    <w:rsid w:val="006C0176"/>
    <w:rsid w:val="006C2994"/>
    <w:rsid w:val="006C35EC"/>
    <w:rsid w:val="006C4150"/>
    <w:rsid w:val="006C4382"/>
    <w:rsid w:val="006C4891"/>
    <w:rsid w:val="006C5683"/>
    <w:rsid w:val="006C5E33"/>
    <w:rsid w:val="006C5E48"/>
    <w:rsid w:val="006C6434"/>
    <w:rsid w:val="006C6CD8"/>
    <w:rsid w:val="006C70BB"/>
    <w:rsid w:val="006C7EB1"/>
    <w:rsid w:val="006D013F"/>
    <w:rsid w:val="006D017F"/>
    <w:rsid w:val="006D08BD"/>
    <w:rsid w:val="006D0F8E"/>
    <w:rsid w:val="006D1416"/>
    <w:rsid w:val="006D1D3F"/>
    <w:rsid w:val="006D253B"/>
    <w:rsid w:val="006D325A"/>
    <w:rsid w:val="006D386A"/>
    <w:rsid w:val="006D4242"/>
    <w:rsid w:val="006D45F0"/>
    <w:rsid w:val="006D4C8F"/>
    <w:rsid w:val="006D52A0"/>
    <w:rsid w:val="006D57CB"/>
    <w:rsid w:val="006D5819"/>
    <w:rsid w:val="006D5E6F"/>
    <w:rsid w:val="006D693F"/>
    <w:rsid w:val="006D6CDD"/>
    <w:rsid w:val="006D7604"/>
    <w:rsid w:val="006D765E"/>
    <w:rsid w:val="006D76CB"/>
    <w:rsid w:val="006E0455"/>
    <w:rsid w:val="006E4238"/>
    <w:rsid w:val="006E4551"/>
    <w:rsid w:val="006E5F01"/>
    <w:rsid w:val="006E7033"/>
    <w:rsid w:val="006E7404"/>
    <w:rsid w:val="006E7B97"/>
    <w:rsid w:val="006F05B9"/>
    <w:rsid w:val="006F1972"/>
    <w:rsid w:val="006F1EA3"/>
    <w:rsid w:val="006F2627"/>
    <w:rsid w:val="006F2A57"/>
    <w:rsid w:val="006F3187"/>
    <w:rsid w:val="006F3568"/>
    <w:rsid w:val="006F40AD"/>
    <w:rsid w:val="006F53EB"/>
    <w:rsid w:val="006F6360"/>
    <w:rsid w:val="006F6436"/>
    <w:rsid w:val="006F65C5"/>
    <w:rsid w:val="006F687A"/>
    <w:rsid w:val="006F68EF"/>
    <w:rsid w:val="006F6D4C"/>
    <w:rsid w:val="006F6E67"/>
    <w:rsid w:val="006F7157"/>
    <w:rsid w:val="006F78E0"/>
    <w:rsid w:val="007023EA"/>
    <w:rsid w:val="00702B1B"/>
    <w:rsid w:val="007032B3"/>
    <w:rsid w:val="00704164"/>
    <w:rsid w:val="007063BD"/>
    <w:rsid w:val="00706A58"/>
    <w:rsid w:val="00707517"/>
    <w:rsid w:val="007078ED"/>
    <w:rsid w:val="00710187"/>
    <w:rsid w:val="007101D7"/>
    <w:rsid w:val="007110E1"/>
    <w:rsid w:val="00711B18"/>
    <w:rsid w:val="007126D1"/>
    <w:rsid w:val="00714394"/>
    <w:rsid w:val="00714C87"/>
    <w:rsid w:val="00714ED6"/>
    <w:rsid w:val="00715E8D"/>
    <w:rsid w:val="00721C26"/>
    <w:rsid w:val="00721F7E"/>
    <w:rsid w:val="00722E29"/>
    <w:rsid w:val="00723ECB"/>
    <w:rsid w:val="00724606"/>
    <w:rsid w:val="00724A36"/>
    <w:rsid w:val="00724A60"/>
    <w:rsid w:val="00724E85"/>
    <w:rsid w:val="0072525D"/>
    <w:rsid w:val="00726E8A"/>
    <w:rsid w:val="00727047"/>
    <w:rsid w:val="00727A0E"/>
    <w:rsid w:val="00727C81"/>
    <w:rsid w:val="00730B33"/>
    <w:rsid w:val="00734510"/>
    <w:rsid w:val="00734887"/>
    <w:rsid w:val="007365B6"/>
    <w:rsid w:val="00737394"/>
    <w:rsid w:val="007401E2"/>
    <w:rsid w:val="00740205"/>
    <w:rsid w:val="007411E5"/>
    <w:rsid w:val="00741605"/>
    <w:rsid w:val="00742528"/>
    <w:rsid w:val="00742788"/>
    <w:rsid w:val="007436F2"/>
    <w:rsid w:val="00743B2E"/>
    <w:rsid w:val="0074436D"/>
    <w:rsid w:val="00746951"/>
    <w:rsid w:val="00746F65"/>
    <w:rsid w:val="007472C3"/>
    <w:rsid w:val="0074791E"/>
    <w:rsid w:val="00750948"/>
    <w:rsid w:val="00750A23"/>
    <w:rsid w:val="0075115D"/>
    <w:rsid w:val="00751A33"/>
    <w:rsid w:val="00753890"/>
    <w:rsid w:val="0075466D"/>
    <w:rsid w:val="007555DF"/>
    <w:rsid w:val="007569DC"/>
    <w:rsid w:val="0075711E"/>
    <w:rsid w:val="00757549"/>
    <w:rsid w:val="007579F2"/>
    <w:rsid w:val="00761434"/>
    <w:rsid w:val="00761FD5"/>
    <w:rsid w:val="00762BB6"/>
    <w:rsid w:val="0076341D"/>
    <w:rsid w:val="0076446D"/>
    <w:rsid w:val="007647EF"/>
    <w:rsid w:val="00765DD8"/>
    <w:rsid w:val="00766230"/>
    <w:rsid w:val="00766B33"/>
    <w:rsid w:val="00766D36"/>
    <w:rsid w:val="00767607"/>
    <w:rsid w:val="00767ACD"/>
    <w:rsid w:val="007705B5"/>
    <w:rsid w:val="0077270D"/>
    <w:rsid w:val="00773874"/>
    <w:rsid w:val="0077393B"/>
    <w:rsid w:val="00775D3B"/>
    <w:rsid w:val="0077615A"/>
    <w:rsid w:val="007806A0"/>
    <w:rsid w:val="00782346"/>
    <w:rsid w:val="007838CD"/>
    <w:rsid w:val="007839A9"/>
    <w:rsid w:val="007840F3"/>
    <w:rsid w:val="007849BE"/>
    <w:rsid w:val="00785491"/>
    <w:rsid w:val="007858C0"/>
    <w:rsid w:val="0078679A"/>
    <w:rsid w:val="00786BDC"/>
    <w:rsid w:val="007871FE"/>
    <w:rsid w:val="00787C89"/>
    <w:rsid w:val="007908ED"/>
    <w:rsid w:val="00790F74"/>
    <w:rsid w:val="00792014"/>
    <w:rsid w:val="007921CD"/>
    <w:rsid w:val="00792288"/>
    <w:rsid w:val="00792447"/>
    <w:rsid w:val="007928C6"/>
    <w:rsid w:val="00792E73"/>
    <w:rsid w:val="0079694C"/>
    <w:rsid w:val="007A0187"/>
    <w:rsid w:val="007A19AC"/>
    <w:rsid w:val="007A268F"/>
    <w:rsid w:val="007A29EC"/>
    <w:rsid w:val="007A4A53"/>
    <w:rsid w:val="007A4C93"/>
    <w:rsid w:val="007A4E17"/>
    <w:rsid w:val="007A7F6D"/>
    <w:rsid w:val="007B0FBD"/>
    <w:rsid w:val="007B10EC"/>
    <w:rsid w:val="007B1BAF"/>
    <w:rsid w:val="007B20C3"/>
    <w:rsid w:val="007B2FE8"/>
    <w:rsid w:val="007B35F7"/>
    <w:rsid w:val="007B4DD5"/>
    <w:rsid w:val="007B4F72"/>
    <w:rsid w:val="007B5148"/>
    <w:rsid w:val="007B5A16"/>
    <w:rsid w:val="007B71AA"/>
    <w:rsid w:val="007B7F09"/>
    <w:rsid w:val="007C03FE"/>
    <w:rsid w:val="007C0E04"/>
    <w:rsid w:val="007C17D3"/>
    <w:rsid w:val="007C1FA2"/>
    <w:rsid w:val="007C2827"/>
    <w:rsid w:val="007C3A26"/>
    <w:rsid w:val="007C4032"/>
    <w:rsid w:val="007C4CE1"/>
    <w:rsid w:val="007C537A"/>
    <w:rsid w:val="007C57D1"/>
    <w:rsid w:val="007C6B3E"/>
    <w:rsid w:val="007C7130"/>
    <w:rsid w:val="007C74E5"/>
    <w:rsid w:val="007C7F57"/>
    <w:rsid w:val="007D0348"/>
    <w:rsid w:val="007D0E43"/>
    <w:rsid w:val="007D13E7"/>
    <w:rsid w:val="007D1A3E"/>
    <w:rsid w:val="007D1E37"/>
    <w:rsid w:val="007D2335"/>
    <w:rsid w:val="007D358B"/>
    <w:rsid w:val="007D370E"/>
    <w:rsid w:val="007D4624"/>
    <w:rsid w:val="007D4A8F"/>
    <w:rsid w:val="007D563E"/>
    <w:rsid w:val="007D5A49"/>
    <w:rsid w:val="007D5FC1"/>
    <w:rsid w:val="007D6EB6"/>
    <w:rsid w:val="007D715A"/>
    <w:rsid w:val="007E002B"/>
    <w:rsid w:val="007E08DB"/>
    <w:rsid w:val="007E0B17"/>
    <w:rsid w:val="007E0D90"/>
    <w:rsid w:val="007E0E9E"/>
    <w:rsid w:val="007E12DC"/>
    <w:rsid w:val="007E1760"/>
    <w:rsid w:val="007E21FB"/>
    <w:rsid w:val="007E3B9D"/>
    <w:rsid w:val="007E420B"/>
    <w:rsid w:val="007E4932"/>
    <w:rsid w:val="007E4CAD"/>
    <w:rsid w:val="007E502C"/>
    <w:rsid w:val="007E516A"/>
    <w:rsid w:val="007E5BD7"/>
    <w:rsid w:val="007E6761"/>
    <w:rsid w:val="007E75F0"/>
    <w:rsid w:val="007E7968"/>
    <w:rsid w:val="007E79C4"/>
    <w:rsid w:val="007F013A"/>
    <w:rsid w:val="007F0730"/>
    <w:rsid w:val="007F1D54"/>
    <w:rsid w:val="007F2D90"/>
    <w:rsid w:val="007F3F6F"/>
    <w:rsid w:val="007F48A9"/>
    <w:rsid w:val="007F4E28"/>
    <w:rsid w:val="007F4F82"/>
    <w:rsid w:val="007F6758"/>
    <w:rsid w:val="007F6D96"/>
    <w:rsid w:val="00800D05"/>
    <w:rsid w:val="00801D7A"/>
    <w:rsid w:val="008020F2"/>
    <w:rsid w:val="00803F74"/>
    <w:rsid w:val="00804653"/>
    <w:rsid w:val="00804C48"/>
    <w:rsid w:val="0080505A"/>
    <w:rsid w:val="008060B3"/>
    <w:rsid w:val="00806639"/>
    <w:rsid w:val="00806A84"/>
    <w:rsid w:val="008073A4"/>
    <w:rsid w:val="00807C6C"/>
    <w:rsid w:val="008115ED"/>
    <w:rsid w:val="0081254B"/>
    <w:rsid w:val="0081340B"/>
    <w:rsid w:val="00815822"/>
    <w:rsid w:val="00815B93"/>
    <w:rsid w:val="00816585"/>
    <w:rsid w:val="0081760E"/>
    <w:rsid w:val="00817BB4"/>
    <w:rsid w:val="00817E4F"/>
    <w:rsid w:val="00820F5B"/>
    <w:rsid w:val="00821021"/>
    <w:rsid w:val="008214BB"/>
    <w:rsid w:val="00821B58"/>
    <w:rsid w:val="00822D4E"/>
    <w:rsid w:val="00822FBA"/>
    <w:rsid w:val="0082398C"/>
    <w:rsid w:val="00824FF1"/>
    <w:rsid w:val="00825196"/>
    <w:rsid w:val="00826F4C"/>
    <w:rsid w:val="008303A6"/>
    <w:rsid w:val="008310B4"/>
    <w:rsid w:val="00831573"/>
    <w:rsid w:val="00831C7F"/>
    <w:rsid w:val="00833C51"/>
    <w:rsid w:val="00834577"/>
    <w:rsid w:val="008349A6"/>
    <w:rsid w:val="00835271"/>
    <w:rsid w:val="00835679"/>
    <w:rsid w:val="008377DA"/>
    <w:rsid w:val="00841F21"/>
    <w:rsid w:val="00842991"/>
    <w:rsid w:val="008429B0"/>
    <w:rsid w:val="00843900"/>
    <w:rsid w:val="00844C5B"/>
    <w:rsid w:val="00845A15"/>
    <w:rsid w:val="0084632F"/>
    <w:rsid w:val="008474A9"/>
    <w:rsid w:val="00851180"/>
    <w:rsid w:val="00852528"/>
    <w:rsid w:val="0085434F"/>
    <w:rsid w:val="008543F7"/>
    <w:rsid w:val="008545DC"/>
    <w:rsid w:val="00854A7E"/>
    <w:rsid w:val="00855B06"/>
    <w:rsid w:val="00856B95"/>
    <w:rsid w:val="00856D1A"/>
    <w:rsid w:val="00857D29"/>
    <w:rsid w:val="00861313"/>
    <w:rsid w:val="0086161C"/>
    <w:rsid w:val="008617AF"/>
    <w:rsid w:val="00861DB0"/>
    <w:rsid w:val="00861E83"/>
    <w:rsid w:val="0086225C"/>
    <w:rsid w:val="008629A8"/>
    <w:rsid w:val="00863225"/>
    <w:rsid w:val="00863ADA"/>
    <w:rsid w:val="00865BAA"/>
    <w:rsid w:val="00865C83"/>
    <w:rsid w:val="008677CB"/>
    <w:rsid w:val="0087026D"/>
    <w:rsid w:val="0087056E"/>
    <w:rsid w:val="00870CB6"/>
    <w:rsid w:val="008737AE"/>
    <w:rsid w:val="00873FEA"/>
    <w:rsid w:val="0087419B"/>
    <w:rsid w:val="008744CC"/>
    <w:rsid w:val="00874592"/>
    <w:rsid w:val="008751C1"/>
    <w:rsid w:val="00876C1B"/>
    <w:rsid w:val="00876E70"/>
    <w:rsid w:val="008804E1"/>
    <w:rsid w:val="008815B6"/>
    <w:rsid w:val="008818F6"/>
    <w:rsid w:val="00881D45"/>
    <w:rsid w:val="0088398E"/>
    <w:rsid w:val="00885182"/>
    <w:rsid w:val="008858B7"/>
    <w:rsid w:val="0088647E"/>
    <w:rsid w:val="00886D52"/>
    <w:rsid w:val="00887215"/>
    <w:rsid w:val="00887E02"/>
    <w:rsid w:val="00890382"/>
    <w:rsid w:val="0089046A"/>
    <w:rsid w:val="00891106"/>
    <w:rsid w:val="00892833"/>
    <w:rsid w:val="00892DCB"/>
    <w:rsid w:val="00893479"/>
    <w:rsid w:val="0089375D"/>
    <w:rsid w:val="008943CB"/>
    <w:rsid w:val="008946B9"/>
    <w:rsid w:val="008A0882"/>
    <w:rsid w:val="008A10C1"/>
    <w:rsid w:val="008A181A"/>
    <w:rsid w:val="008A183F"/>
    <w:rsid w:val="008A1C47"/>
    <w:rsid w:val="008A2289"/>
    <w:rsid w:val="008A34BA"/>
    <w:rsid w:val="008A3766"/>
    <w:rsid w:val="008A4F66"/>
    <w:rsid w:val="008A5290"/>
    <w:rsid w:val="008A593A"/>
    <w:rsid w:val="008A6A60"/>
    <w:rsid w:val="008A6C5A"/>
    <w:rsid w:val="008A6CCA"/>
    <w:rsid w:val="008B1B8C"/>
    <w:rsid w:val="008B2C59"/>
    <w:rsid w:val="008B2DF3"/>
    <w:rsid w:val="008B376A"/>
    <w:rsid w:val="008B444E"/>
    <w:rsid w:val="008B569F"/>
    <w:rsid w:val="008B7220"/>
    <w:rsid w:val="008C0669"/>
    <w:rsid w:val="008C0814"/>
    <w:rsid w:val="008C08A5"/>
    <w:rsid w:val="008C1DD7"/>
    <w:rsid w:val="008C26FA"/>
    <w:rsid w:val="008C2BC1"/>
    <w:rsid w:val="008C4566"/>
    <w:rsid w:val="008C46B6"/>
    <w:rsid w:val="008C4935"/>
    <w:rsid w:val="008C522A"/>
    <w:rsid w:val="008C5E71"/>
    <w:rsid w:val="008C64E3"/>
    <w:rsid w:val="008C6A8B"/>
    <w:rsid w:val="008C77F7"/>
    <w:rsid w:val="008D00EA"/>
    <w:rsid w:val="008D0D1E"/>
    <w:rsid w:val="008D1175"/>
    <w:rsid w:val="008D1627"/>
    <w:rsid w:val="008D1DA0"/>
    <w:rsid w:val="008D2828"/>
    <w:rsid w:val="008D284E"/>
    <w:rsid w:val="008D4ED3"/>
    <w:rsid w:val="008D54BF"/>
    <w:rsid w:val="008D5DC6"/>
    <w:rsid w:val="008D6A11"/>
    <w:rsid w:val="008E0D4B"/>
    <w:rsid w:val="008E1C27"/>
    <w:rsid w:val="008E1E54"/>
    <w:rsid w:val="008E2057"/>
    <w:rsid w:val="008E31EC"/>
    <w:rsid w:val="008E3C88"/>
    <w:rsid w:val="008E488D"/>
    <w:rsid w:val="008E4E17"/>
    <w:rsid w:val="008E5337"/>
    <w:rsid w:val="008E610D"/>
    <w:rsid w:val="008E69A2"/>
    <w:rsid w:val="008E78F2"/>
    <w:rsid w:val="008E7B12"/>
    <w:rsid w:val="008F022C"/>
    <w:rsid w:val="008F152D"/>
    <w:rsid w:val="008F2A60"/>
    <w:rsid w:val="008F310D"/>
    <w:rsid w:val="008F3888"/>
    <w:rsid w:val="008F3B22"/>
    <w:rsid w:val="008F43C7"/>
    <w:rsid w:val="008F4823"/>
    <w:rsid w:val="008F606D"/>
    <w:rsid w:val="008F7150"/>
    <w:rsid w:val="008F71CC"/>
    <w:rsid w:val="008F721C"/>
    <w:rsid w:val="00900662"/>
    <w:rsid w:val="00901953"/>
    <w:rsid w:val="00902166"/>
    <w:rsid w:val="00903C31"/>
    <w:rsid w:val="009040A1"/>
    <w:rsid w:val="0090473B"/>
    <w:rsid w:val="0090487F"/>
    <w:rsid w:val="00904A00"/>
    <w:rsid w:val="00904EAB"/>
    <w:rsid w:val="00904EAC"/>
    <w:rsid w:val="00905282"/>
    <w:rsid w:val="00905908"/>
    <w:rsid w:val="00906AD1"/>
    <w:rsid w:val="009075A4"/>
    <w:rsid w:val="009101AF"/>
    <w:rsid w:val="00911808"/>
    <w:rsid w:val="009145FB"/>
    <w:rsid w:val="0091555E"/>
    <w:rsid w:val="00915786"/>
    <w:rsid w:val="0091746C"/>
    <w:rsid w:val="00917816"/>
    <w:rsid w:val="00917D06"/>
    <w:rsid w:val="009207DB"/>
    <w:rsid w:val="00921202"/>
    <w:rsid w:val="00922024"/>
    <w:rsid w:val="009222A3"/>
    <w:rsid w:val="009224EE"/>
    <w:rsid w:val="00922D24"/>
    <w:rsid w:val="00924853"/>
    <w:rsid w:val="009252E0"/>
    <w:rsid w:val="00925501"/>
    <w:rsid w:val="00926982"/>
    <w:rsid w:val="00926D4C"/>
    <w:rsid w:val="009270C4"/>
    <w:rsid w:val="0093083B"/>
    <w:rsid w:val="0093092B"/>
    <w:rsid w:val="009319D7"/>
    <w:rsid w:val="009325F7"/>
    <w:rsid w:val="00932BCF"/>
    <w:rsid w:val="00933396"/>
    <w:rsid w:val="00934D73"/>
    <w:rsid w:val="00935042"/>
    <w:rsid w:val="009354F5"/>
    <w:rsid w:val="0093740F"/>
    <w:rsid w:val="00937B4A"/>
    <w:rsid w:val="00937BE9"/>
    <w:rsid w:val="00937C1D"/>
    <w:rsid w:val="00940804"/>
    <w:rsid w:val="00940E9B"/>
    <w:rsid w:val="00940FC3"/>
    <w:rsid w:val="009410B3"/>
    <w:rsid w:val="0094131D"/>
    <w:rsid w:val="0094166C"/>
    <w:rsid w:val="00942120"/>
    <w:rsid w:val="00942292"/>
    <w:rsid w:val="0094245E"/>
    <w:rsid w:val="009425F7"/>
    <w:rsid w:val="00943BC0"/>
    <w:rsid w:val="00944BF0"/>
    <w:rsid w:val="00945EC2"/>
    <w:rsid w:val="00946136"/>
    <w:rsid w:val="00946CD9"/>
    <w:rsid w:val="00946E7C"/>
    <w:rsid w:val="00947046"/>
    <w:rsid w:val="00950297"/>
    <w:rsid w:val="009505F4"/>
    <w:rsid w:val="00951216"/>
    <w:rsid w:val="00951614"/>
    <w:rsid w:val="0095279B"/>
    <w:rsid w:val="009533C3"/>
    <w:rsid w:val="009535D3"/>
    <w:rsid w:val="00953807"/>
    <w:rsid w:val="00954282"/>
    <w:rsid w:val="00954427"/>
    <w:rsid w:val="0095611C"/>
    <w:rsid w:val="009564ED"/>
    <w:rsid w:val="00956CA2"/>
    <w:rsid w:val="0096079B"/>
    <w:rsid w:val="0096218D"/>
    <w:rsid w:val="00964509"/>
    <w:rsid w:val="0096501B"/>
    <w:rsid w:val="0096625E"/>
    <w:rsid w:val="0096662B"/>
    <w:rsid w:val="009666AF"/>
    <w:rsid w:val="00967180"/>
    <w:rsid w:val="0096797D"/>
    <w:rsid w:val="00970704"/>
    <w:rsid w:val="00970B65"/>
    <w:rsid w:val="00970D66"/>
    <w:rsid w:val="00971127"/>
    <w:rsid w:val="0097119E"/>
    <w:rsid w:val="009718E9"/>
    <w:rsid w:val="009734B8"/>
    <w:rsid w:val="00973514"/>
    <w:rsid w:val="009739F9"/>
    <w:rsid w:val="009741E7"/>
    <w:rsid w:val="00975C75"/>
    <w:rsid w:val="00977506"/>
    <w:rsid w:val="00977DFD"/>
    <w:rsid w:val="0098177A"/>
    <w:rsid w:val="00983583"/>
    <w:rsid w:val="00983EFD"/>
    <w:rsid w:val="009855B0"/>
    <w:rsid w:val="009859A8"/>
    <w:rsid w:val="00985F2F"/>
    <w:rsid w:val="00986257"/>
    <w:rsid w:val="00986564"/>
    <w:rsid w:val="0098658A"/>
    <w:rsid w:val="00986861"/>
    <w:rsid w:val="00987CBC"/>
    <w:rsid w:val="00991EB0"/>
    <w:rsid w:val="0099212B"/>
    <w:rsid w:val="0099245F"/>
    <w:rsid w:val="00993891"/>
    <w:rsid w:val="00995768"/>
    <w:rsid w:val="00995F21"/>
    <w:rsid w:val="00996203"/>
    <w:rsid w:val="00996326"/>
    <w:rsid w:val="009964FB"/>
    <w:rsid w:val="00996F95"/>
    <w:rsid w:val="00997B35"/>
    <w:rsid w:val="00997EA5"/>
    <w:rsid w:val="009A07D5"/>
    <w:rsid w:val="009A1FE7"/>
    <w:rsid w:val="009A2967"/>
    <w:rsid w:val="009A3274"/>
    <w:rsid w:val="009A36B7"/>
    <w:rsid w:val="009A3720"/>
    <w:rsid w:val="009A392B"/>
    <w:rsid w:val="009A3D58"/>
    <w:rsid w:val="009A42CF"/>
    <w:rsid w:val="009A44E8"/>
    <w:rsid w:val="009A581E"/>
    <w:rsid w:val="009A698D"/>
    <w:rsid w:val="009A6AB4"/>
    <w:rsid w:val="009B1DA5"/>
    <w:rsid w:val="009B1E1D"/>
    <w:rsid w:val="009B28FD"/>
    <w:rsid w:val="009B2AD6"/>
    <w:rsid w:val="009B3172"/>
    <w:rsid w:val="009B461D"/>
    <w:rsid w:val="009B4F1F"/>
    <w:rsid w:val="009B5594"/>
    <w:rsid w:val="009B59ED"/>
    <w:rsid w:val="009B6405"/>
    <w:rsid w:val="009B6D8D"/>
    <w:rsid w:val="009B729E"/>
    <w:rsid w:val="009B7498"/>
    <w:rsid w:val="009C217C"/>
    <w:rsid w:val="009C264B"/>
    <w:rsid w:val="009C34F1"/>
    <w:rsid w:val="009C3B80"/>
    <w:rsid w:val="009C3D84"/>
    <w:rsid w:val="009C3F5A"/>
    <w:rsid w:val="009C48C6"/>
    <w:rsid w:val="009C5D76"/>
    <w:rsid w:val="009C5DFB"/>
    <w:rsid w:val="009C5FDE"/>
    <w:rsid w:val="009C623B"/>
    <w:rsid w:val="009C69E7"/>
    <w:rsid w:val="009C7B1D"/>
    <w:rsid w:val="009C7F10"/>
    <w:rsid w:val="009C7FF8"/>
    <w:rsid w:val="009D03F1"/>
    <w:rsid w:val="009D0921"/>
    <w:rsid w:val="009D101B"/>
    <w:rsid w:val="009D118E"/>
    <w:rsid w:val="009D1CF4"/>
    <w:rsid w:val="009D271A"/>
    <w:rsid w:val="009D380F"/>
    <w:rsid w:val="009D57A7"/>
    <w:rsid w:val="009D65EE"/>
    <w:rsid w:val="009D6865"/>
    <w:rsid w:val="009D6903"/>
    <w:rsid w:val="009E02F1"/>
    <w:rsid w:val="009E0525"/>
    <w:rsid w:val="009E199C"/>
    <w:rsid w:val="009E1F76"/>
    <w:rsid w:val="009E20A6"/>
    <w:rsid w:val="009E233F"/>
    <w:rsid w:val="009E323A"/>
    <w:rsid w:val="009E328B"/>
    <w:rsid w:val="009E68C1"/>
    <w:rsid w:val="009E6DD0"/>
    <w:rsid w:val="009E6DEE"/>
    <w:rsid w:val="009E700C"/>
    <w:rsid w:val="009F082A"/>
    <w:rsid w:val="009F0BD9"/>
    <w:rsid w:val="009F12B4"/>
    <w:rsid w:val="009F33FA"/>
    <w:rsid w:val="009F347C"/>
    <w:rsid w:val="009F3F14"/>
    <w:rsid w:val="009F54D7"/>
    <w:rsid w:val="009F5B9D"/>
    <w:rsid w:val="009F6619"/>
    <w:rsid w:val="009F68FF"/>
    <w:rsid w:val="00A00E77"/>
    <w:rsid w:val="00A01A4C"/>
    <w:rsid w:val="00A01C1F"/>
    <w:rsid w:val="00A01C98"/>
    <w:rsid w:val="00A020F7"/>
    <w:rsid w:val="00A025E5"/>
    <w:rsid w:val="00A04B2F"/>
    <w:rsid w:val="00A054CB"/>
    <w:rsid w:val="00A05E8F"/>
    <w:rsid w:val="00A06A54"/>
    <w:rsid w:val="00A10423"/>
    <w:rsid w:val="00A10A6F"/>
    <w:rsid w:val="00A115B1"/>
    <w:rsid w:val="00A118B4"/>
    <w:rsid w:val="00A129C6"/>
    <w:rsid w:val="00A14BDD"/>
    <w:rsid w:val="00A15A52"/>
    <w:rsid w:val="00A169FE"/>
    <w:rsid w:val="00A1706F"/>
    <w:rsid w:val="00A1721D"/>
    <w:rsid w:val="00A20630"/>
    <w:rsid w:val="00A20956"/>
    <w:rsid w:val="00A210DB"/>
    <w:rsid w:val="00A21667"/>
    <w:rsid w:val="00A220FB"/>
    <w:rsid w:val="00A223A5"/>
    <w:rsid w:val="00A22946"/>
    <w:rsid w:val="00A23770"/>
    <w:rsid w:val="00A241FD"/>
    <w:rsid w:val="00A24BC5"/>
    <w:rsid w:val="00A2504C"/>
    <w:rsid w:val="00A26CA4"/>
    <w:rsid w:val="00A26D2E"/>
    <w:rsid w:val="00A26E5D"/>
    <w:rsid w:val="00A276A6"/>
    <w:rsid w:val="00A276FF"/>
    <w:rsid w:val="00A27A41"/>
    <w:rsid w:val="00A30C82"/>
    <w:rsid w:val="00A31A01"/>
    <w:rsid w:val="00A32211"/>
    <w:rsid w:val="00A33842"/>
    <w:rsid w:val="00A33A1E"/>
    <w:rsid w:val="00A33FDC"/>
    <w:rsid w:val="00A34114"/>
    <w:rsid w:val="00A34C81"/>
    <w:rsid w:val="00A34E19"/>
    <w:rsid w:val="00A35C90"/>
    <w:rsid w:val="00A362F9"/>
    <w:rsid w:val="00A36BE7"/>
    <w:rsid w:val="00A36F35"/>
    <w:rsid w:val="00A373CC"/>
    <w:rsid w:val="00A3760C"/>
    <w:rsid w:val="00A37704"/>
    <w:rsid w:val="00A378A0"/>
    <w:rsid w:val="00A37E59"/>
    <w:rsid w:val="00A40108"/>
    <w:rsid w:val="00A404AF"/>
    <w:rsid w:val="00A40D0C"/>
    <w:rsid w:val="00A41302"/>
    <w:rsid w:val="00A41C59"/>
    <w:rsid w:val="00A4350C"/>
    <w:rsid w:val="00A43644"/>
    <w:rsid w:val="00A4383B"/>
    <w:rsid w:val="00A44BB6"/>
    <w:rsid w:val="00A45734"/>
    <w:rsid w:val="00A45B90"/>
    <w:rsid w:val="00A462F7"/>
    <w:rsid w:val="00A46659"/>
    <w:rsid w:val="00A46F1A"/>
    <w:rsid w:val="00A47029"/>
    <w:rsid w:val="00A477C3"/>
    <w:rsid w:val="00A50299"/>
    <w:rsid w:val="00A5067A"/>
    <w:rsid w:val="00A50D10"/>
    <w:rsid w:val="00A533D5"/>
    <w:rsid w:val="00A5510E"/>
    <w:rsid w:val="00A559F4"/>
    <w:rsid w:val="00A56173"/>
    <w:rsid w:val="00A56547"/>
    <w:rsid w:val="00A57079"/>
    <w:rsid w:val="00A570E0"/>
    <w:rsid w:val="00A606A0"/>
    <w:rsid w:val="00A60943"/>
    <w:rsid w:val="00A60A2E"/>
    <w:rsid w:val="00A60A60"/>
    <w:rsid w:val="00A61263"/>
    <w:rsid w:val="00A614AD"/>
    <w:rsid w:val="00A61608"/>
    <w:rsid w:val="00A616BD"/>
    <w:rsid w:val="00A61886"/>
    <w:rsid w:val="00A61E92"/>
    <w:rsid w:val="00A63D89"/>
    <w:rsid w:val="00A63EF3"/>
    <w:rsid w:val="00A650F1"/>
    <w:rsid w:val="00A6526E"/>
    <w:rsid w:val="00A65DA4"/>
    <w:rsid w:val="00A66E04"/>
    <w:rsid w:val="00A67194"/>
    <w:rsid w:val="00A671B3"/>
    <w:rsid w:val="00A67864"/>
    <w:rsid w:val="00A70242"/>
    <w:rsid w:val="00A7040E"/>
    <w:rsid w:val="00A7286F"/>
    <w:rsid w:val="00A734F2"/>
    <w:rsid w:val="00A73DEE"/>
    <w:rsid w:val="00A74678"/>
    <w:rsid w:val="00A75AEA"/>
    <w:rsid w:val="00A76063"/>
    <w:rsid w:val="00A767EB"/>
    <w:rsid w:val="00A771BF"/>
    <w:rsid w:val="00A77299"/>
    <w:rsid w:val="00A803C1"/>
    <w:rsid w:val="00A815B6"/>
    <w:rsid w:val="00A81953"/>
    <w:rsid w:val="00A823D7"/>
    <w:rsid w:val="00A827C9"/>
    <w:rsid w:val="00A8350D"/>
    <w:rsid w:val="00A85B31"/>
    <w:rsid w:val="00A861F3"/>
    <w:rsid w:val="00A86C48"/>
    <w:rsid w:val="00A90DB1"/>
    <w:rsid w:val="00A9147B"/>
    <w:rsid w:val="00A91BA8"/>
    <w:rsid w:val="00A91EF1"/>
    <w:rsid w:val="00A91EF2"/>
    <w:rsid w:val="00A9325C"/>
    <w:rsid w:val="00A93680"/>
    <w:rsid w:val="00A9430B"/>
    <w:rsid w:val="00A94483"/>
    <w:rsid w:val="00A959CA"/>
    <w:rsid w:val="00A96FC6"/>
    <w:rsid w:val="00A97A16"/>
    <w:rsid w:val="00A97B61"/>
    <w:rsid w:val="00A97C2E"/>
    <w:rsid w:val="00A97CE3"/>
    <w:rsid w:val="00A97E0C"/>
    <w:rsid w:val="00AA01DA"/>
    <w:rsid w:val="00AA1178"/>
    <w:rsid w:val="00AA11BA"/>
    <w:rsid w:val="00AA2D62"/>
    <w:rsid w:val="00AA2E2C"/>
    <w:rsid w:val="00AA2E90"/>
    <w:rsid w:val="00AA3077"/>
    <w:rsid w:val="00AA375B"/>
    <w:rsid w:val="00AA38AF"/>
    <w:rsid w:val="00AA450C"/>
    <w:rsid w:val="00AA4B62"/>
    <w:rsid w:val="00AA5EB3"/>
    <w:rsid w:val="00AA6916"/>
    <w:rsid w:val="00AB040A"/>
    <w:rsid w:val="00AB110E"/>
    <w:rsid w:val="00AB11CF"/>
    <w:rsid w:val="00AB1287"/>
    <w:rsid w:val="00AB1CE8"/>
    <w:rsid w:val="00AB2F06"/>
    <w:rsid w:val="00AB4FFF"/>
    <w:rsid w:val="00AB5190"/>
    <w:rsid w:val="00AB5513"/>
    <w:rsid w:val="00AB5A0C"/>
    <w:rsid w:val="00AB6070"/>
    <w:rsid w:val="00AB6DFC"/>
    <w:rsid w:val="00AB7354"/>
    <w:rsid w:val="00AB7C46"/>
    <w:rsid w:val="00AB7DD5"/>
    <w:rsid w:val="00AC05D0"/>
    <w:rsid w:val="00AC3637"/>
    <w:rsid w:val="00AC3D4F"/>
    <w:rsid w:val="00AC3DB7"/>
    <w:rsid w:val="00AC4699"/>
    <w:rsid w:val="00AC5650"/>
    <w:rsid w:val="00AC59DF"/>
    <w:rsid w:val="00AC72C7"/>
    <w:rsid w:val="00AC7899"/>
    <w:rsid w:val="00AD13D6"/>
    <w:rsid w:val="00AD4087"/>
    <w:rsid w:val="00AD4E84"/>
    <w:rsid w:val="00AD629C"/>
    <w:rsid w:val="00AD6A21"/>
    <w:rsid w:val="00AD6BE0"/>
    <w:rsid w:val="00AD752F"/>
    <w:rsid w:val="00AE0C8D"/>
    <w:rsid w:val="00AE0E2A"/>
    <w:rsid w:val="00AE1411"/>
    <w:rsid w:val="00AE19B4"/>
    <w:rsid w:val="00AE2330"/>
    <w:rsid w:val="00AE55BC"/>
    <w:rsid w:val="00AE62E7"/>
    <w:rsid w:val="00AE686D"/>
    <w:rsid w:val="00AE6B27"/>
    <w:rsid w:val="00AF0DC0"/>
    <w:rsid w:val="00AF0F96"/>
    <w:rsid w:val="00AF21D7"/>
    <w:rsid w:val="00AF28EB"/>
    <w:rsid w:val="00AF31BA"/>
    <w:rsid w:val="00AF36B6"/>
    <w:rsid w:val="00AF4803"/>
    <w:rsid w:val="00AF4D10"/>
    <w:rsid w:val="00AF58CB"/>
    <w:rsid w:val="00AF726F"/>
    <w:rsid w:val="00B00506"/>
    <w:rsid w:val="00B00ED5"/>
    <w:rsid w:val="00B0128C"/>
    <w:rsid w:val="00B0190C"/>
    <w:rsid w:val="00B01C3F"/>
    <w:rsid w:val="00B02315"/>
    <w:rsid w:val="00B02BF0"/>
    <w:rsid w:val="00B02EA8"/>
    <w:rsid w:val="00B034DD"/>
    <w:rsid w:val="00B03AB4"/>
    <w:rsid w:val="00B05B91"/>
    <w:rsid w:val="00B06ED4"/>
    <w:rsid w:val="00B077CC"/>
    <w:rsid w:val="00B07A28"/>
    <w:rsid w:val="00B102E7"/>
    <w:rsid w:val="00B12A63"/>
    <w:rsid w:val="00B13397"/>
    <w:rsid w:val="00B1400D"/>
    <w:rsid w:val="00B147C9"/>
    <w:rsid w:val="00B15BB2"/>
    <w:rsid w:val="00B16EBE"/>
    <w:rsid w:val="00B20E3B"/>
    <w:rsid w:val="00B21D0E"/>
    <w:rsid w:val="00B22C57"/>
    <w:rsid w:val="00B23C76"/>
    <w:rsid w:val="00B23EEE"/>
    <w:rsid w:val="00B27298"/>
    <w:rsid w:val="00B27384"/>
    <w:rsid w:val="00B276E4"/>
    <w:rsid w:val="00B27A6D"/>
    <w:rsid w:val="00B309F9"/>
    <w:rsid w:val="00B30DAD"/>
    <w:rsid w:val="00B31782"/>
    <w:rsid w:val="00B3402E"/>
    <w:rsid w:val="00B360B7"/>
    <w:rsid w:val="00B36928"/>
    <w:rsid w:val="00B37293"/>
    <w:rsid w:val="00B4076A"/>
    <w:rsid w:val="00B413EB"/>
    <w:rsid w:val="00B428F3"/>
    <w:rsid w:val="00B42C20"/>
    <w:rsid w:val="00B43287"/>
    <w:rsid w:val="00B43864"/>
    <w:rsid w:val="00B43AD9"/>
    <w:rsid w:val="00B443D5"/>
    <w:rsid w:val="00B44482"/>
    <w:rsid w:val="00B450D9"/>
    <w:rsid w:val="00B46FF2"/>
    <w:rsid w:val="00B51B75"/>
    <w:rsid w:val="00B52AD3"/>
    <w:rsid w:val="00B539EB"/>
    <w:rsid w:val="00B54B76"/>
    <w:rsid w:val="00B55ECC"/>
    <w:rsid w:val="00B560E5"/>
    <w:rsid w:val="00B5610F"/>
    <w:rsid w:val="00B576E1"/>
    <w:rsid w:val="00B6088D"/>
    <w:rsid w:val="00B608F1"/>
    <w:rsid w:val="00B60F79"/>
    <w:rsid w:val="00B61158"/>
    <w:rsid w:val="00B6252C"/>
    <w:rsid w:val="00B62CBE"/>
    <w:rsid w:val="00B62EFD"/>
    <w:rsid w:val="00B63999"/>
    <w:rsid w:val="00B63B4A"/>
    <w:rsid w:val="00B63E1F"/>
    <w:rsid w:val="00B641C5"/>
    <w:rsid w:val="00B64F8D"/>
    <w:rsid w:val="00B6533C"/>
    <w:rsid w:val="00B65388"/>
    <w:rsid w:val="00B6731A"/>
    <w:rsid w:val="00B673CA"/>
    <w:rsid w:val="00B70903"/>
    <w:rsid w:val="00B7108D"/>
    <w:rsid w:val="00B7117A"/>
    <w:rsid w:val="00B713F0"/>
    <w:rsid w:val="00B72053"/>
    <w:rsid w:val="00B733A9"/>
    <w:rsid w:val="00B73BEF"/>
    <w:rsid w:val="00B74530"/>
    <w:rsid w:val="00B7458C"/>
    <w:rsid w:val="00B74E4D"/>
    <w:rsid w:val="00B75D3F"/>
    <w:rsid w:val="00B75D4C"/>
    <w:rsid w:val="00B76F2C"/>
    <w:rsid w:val="00B77723"/>
    <w:rsid w:val="00B77863"/>
    <w:rsid w:val="00B801AC"/>
    <w:rsid w:val="00B815D3"/>
    <w:rsid w:val="00B8270D"/>
    <w:rsid w:val="00B827F1"/>
    <w:rsid w:val="00B82B33"/>
    <w:rsid w:val="00B8384C"/>
    <w:rsid w:val="00B843A1"/>
    <w:rsid w:val="00B8441F"/>
    <w:rsid w:val="00B854BE"/>
    <w:rsid w:val="00B85704"/>
    <w:rsid w:val="00B86421"/>
    <w:rsid w:val="00B866BF"/>
    <w:rsid w:val="00B868D6"/>
    <w:rsid w:val="00B86D0A"/>
    <w:rsid w:val="00B8748B"/>
    <w:rsid w:val="00B87B3F"/>
    <w:rsid w:val="00B90972"/>
    <w:rsid w:val="00B91818"/>
    <w:rsid w:val="00B922D6"/>
    <w:rsid w:val="00B92819"/>
    <w:rsid w:val="00B93E18"/>
    <w:rsid w:val="00B93E2C"/>
    <w:rsid w:val="00B94BE5"/>
    <w:rsid w:val="00B95B44"/>
    <w:rsid w:val="00B96069"/>
    <w:rsid w:val="00BA0A76"/>
    <w:rsid w:val="00BA11A9"/>
    <w:rsid w:val="00BA1642"/>
    <w:rsid w:val="00BA30C2"/>
    <w:rsid w:val="00BA31C6"/>
    <w:rsid w:val="00BA4B0A"/>
    <w:rsid w:val="00BA4FE7"/>
    <w:rsid w:val="00BA699B"/>
    <w:rsid w:val="00BA76AB"/>
    <w:rsid w:val="00BB0225"/>
    <w:rsid w:val="00BB0423"/>
    <w:rsid w:val="00BB1D73"/>
    <w:rsid w:val="00BB2CE4"/>
    <w:rsid w:val="00BB2D17"/>
    <w:rsid w:val="00BB2D1B"/>
    <w:rsid w:val="00BB42D2"/>
    <w:rsid w:val="00BB6ECF"/>
    <w:rsid w:val="00BB74B3"/>
    <w:rsid w:val="00BB777A"/>
    <w:rsid w:val="00BC06FE"/>
    <w:rsid w:val="00BC1765"/>
    <w:rsid w:val="00BC1FD6"/>
    <w:rsid w:val="00BC25D7"/>
    <w:rsid w:val="00BC320C"/>
    <w:rsid w:val="00BC4883"/>
    <w:rsid w:val="00BC5454"/>
    <w:rsid w:val="00BC5F7F"/>
    <w:rsid w:val="00BC74EE"/>
    <w:rsid w:val="00BC777E"/>
    <w:rsid w:val="00BD219A"/>
    <w:rsid w:val="00BD2C42"/>
    <w:rsid w:val="00BD2EF9"/>
    <w:rsid w:val="00BD2F1D"/>
    <w:rsid w:val="00BD3997"/>
    <w:rsid w:val="00BD5D7E"/>
    <w:rsid w:val="00BD6EF9"/>
    <w:rsid w:val="00BD754C"/>
    <w:rsid w:val="00BD764C"/>
    <w:rsid w:val="00BD78C6"/>
    <w:rsid w:val="00BE01E1"/>
    <w:rsid w:val="00BE07A5"/>
    <w:rsid w:val="00BE15DA"/>
    <w:rsid w:val="00BE19AD"/>
    <w:rsid w:val="00BE369C"/>
    <w:rsid w:val="00BE4FBC"/>
    <w:rsid w:val="00BE5B7C"/>
    <w:rsid w:val="00BE6DBE"/>
    <w:rsid w:val="00BE72FD"/>
    <w:rsid w:val="00BE733C"/>
    <w:rsid w:val="00BE73D4"/>
    <w:rsid w:val="00BE7AF2"/>
    <w:rsid w:val="00BF1EF8"/>
    <w:rsid w:val="00BF25A9"/>
    <w:rsid w:val="00BF2DE5"/>
    <w:rsid w:val="00BF4429"/>
    <w:rsid w:val="00BF4C49"/>
    <w:rsid w:val="00BF4D1A"/>
    <w:rsid w:val="00BF5168"/>
    <w:rsid w:val="00BF51C9"/>
    <w:rsid w:val="00BF5A5B"/>
    <w:rsid w:val="00BF6338"/>
    <w:rsid w:val="00BF6D56"/>
    <w:rsid w:val="00BF7EB2"/>
    <w:rsid w:val="00C00D03"/>
    <w:rsid w:val="00C00D9C"/>
    <w:rsid w:val="00C01DFC"/>
    <w:rsid w:val="00C0270E"/>
    <w:rsid w:val="00C0282B"/>
    <w:rsid w:val="00C03262"/>
    <w:rsid w:val="00C047A4"/>
    <w:rsid w:val="00C05013"/>
    <w:rsid w:val="00C067E0"/>
    <w:rsid w:val="00C0773D"/>
    <w:rsid w:val="00C1025D"/>
    <w:rsid w:val="00C11733"/>
    <w:rsid w:val="00C12CC1"/>
    <w:rsid w:val="00C12D93"/>
    <w:rsid w:val="00C12EE2"/>
    <w:rsid w:val="00C12EE5"/>
    <w:rsid w:val="00C1324B"/>
    <w:rsid w:val="00C139DE"/>
    <w:rsid w:val="00C13B55"/>
    <w:rsid w:val="00C13CB8"/>
    <w:rsid w:val="00C151CE"/>
    <w:rsid w:val="00C1561B"/>
    <w:rsid w:val="00C15BBB"/>
    <w:rsid w:val="00C16087"/>
    <w:rsid w:val="00C2092E"/>
    <w:rsid w:val="00C20F37"/>
    <w:rsid w:val="00C213FD"/>
    <w:rsid w:val="00C21C42"/>
    <w:rsid w:val="00C23520"/>
    <w:rsid w:val="00C24AE3"/>
    <w:rsid w:val="00C25082"/>
    <w:rsid w:val="00C2570A"/>
    <w:rsid w:val="00C265D4"/>
    <w:rsid w:val="00C26DC6"/>
    <w:rsid w:val="00C27447"/>
    <w:rsid w:val="00C275FC"/>
    <w:rsid w:val="00C30615"/>
    <w:rsid w:val="00C30715"/>
    <w:rsid w:val="00C30D84"/>
    <w:rsid w:val="00C3131B"/>
    <w:rsid w:val="00C317A7"/>
    <w:rsid w:val="00C33614"/>
    <w:rsid w:val="00C33AEC"/>
    <w:rsid w:val="00C357CB"/>
    <w:rsid w:val="00C35C8E"/>
    <w:rsid w:val="00C36B1D"/>
    <w:rsid w:val="00C3742C"/>
    <w:rsid w:val="00C410D2"/>
    <w:rsid w:val="00C41363"/>
    <w:rsid w:val="00C42A78"/>
    <w:rsid w:val="00C437D6"/>
    <w:rsid w:val="00C45C94"/>
    <w:rsid w:val="00C4601D"/>
    <w:rsid w:val="00C46612"/>
    <w:rsid w:val="00C509D2"/>
    <w:rsid w:val="00C51CCA"/>
    <w:rsid w:val="00C523ED"/>
    <w:rsid w:val="00C53131"/>
    <w:rsid w:val="00C54473"/>
    <w:rsid w:val="00C54789"/>
    <w:rsid w:val="00C55945"/>
    <w:rsid w:val="00C55D94"/>
    <w:rsid w:val="00C55DCB"/>
    <w:rsid w:val="00C55FBB"/>
    <w:rsid w:val="00C57582"/>
    <w:rsid w:val="00C608EF"/>
    <w:rsid w:val="00C60D60"/>
    <w:rsid w:val="00C612BB"/>
    <w:rsid w:val="00C612BF"/>
    <w:rsid w:val="00C61338"/>
    <w:rsid w:val="00C6207E"/>
    <w:rsid w:val="00C6324D"/>
    <w:rsid w:val="00C64FAE"/>
    <w:rsid w:val="00C66344"/>
    <w:rsid w:val="00C66EDC"/>
    <w:rsid w:val="00C674F7"/>
    <w:rsid w:val="00C67D05"/>
    <w:rsid w:val="00C714EE"/>
    <w:rsid w:val="00C731E1"/>
    <w:rsid w:val="00C73883"/>
    <w:rsid w:val="00C7443F"/>
    <w:rsid w:val="00C745D7"/>
    <w:rsid w:val="00C7702A"/>
    <w:rsid w:val="00C7732F"/>
    <w:rsid w:val="00C773C8"/>
    <w:rsid w:val="00C80A25"/>
    <w:rsid w:val="00C80E5E"/>
    <w:rsid w:val="00C82930"/>
    <w:rsid w:val="00C82C9E"/>
    <w:rsid w:val="00C841BF"/>
    <w:rsid w:val="00C84F61"/>
    <w:rsid w:val="00C8531E"/>
    <w:rsid w:val="00C85560"/>
    <w:rsid w:val="00C85A3E"/>
    <w:rsid w:val="00C85A50"/>
    <w:rsid w:val="00C85B6C"/>
    <w:rsid w:val="00C85ECE"/>
    <w:rsid w:val="00C86BFE"/>
    <w:rsid w:val="00C86D8A"/>
    <w:rsid w:val="00C86FF3"/>
    <w:rsid w:val="00C87E2F"/>
    <w:rsid w:val="00C900B0"/>
    <w:rsid w:val="00C9080B"/>
    <w:rsid w:val="00C90EA7"/>
    <w:rsid w:val="00C90EF9"/>
    <w:rsid w:val="00C9146C"/>
    <w:rsid w:val="00C91711"/>
    <w:rsid w:val="00C91A95"/>
    <w:rsid w:val="00C92931"/>
    <w:rsid w:val="00C92949"/>
    <w:rsid w:val="00C9312F"/>
    <w:rsid w:val="00C94499"/>
    <w:rsid w:val="00C9491A"/>
    <w:rsid w:val="00C94BE9"/>
    <w:rsid w:val="00C95DD7"/>
    <w:rsid w:val="00C95ED6"/>
    <w:rsid w:val="00C96BBB"/>
    <w:rsid w:val="00CA04D5"/>
    <w:rsid w:val="00CA1AC8"/>
    <w:rsid w:val="00CA1FB0"/>
    <w:rsid w:val="00CA24D1"/>
    <w:rsid w:val="00CA2AD9"/>
    <w:rsid w:val="00CA39CC"/>
    <w:rsid w:val="00CA3C11"/>
    <w:rsid w:val="00CA403D"/>
    <w:rsid w:val="00CA4743"/>
    <w:rsid w:val="00CA57FE"/>
    <w:rsid w:val="00CA5FF6"/>
    <w:rsid w:val="00CA6F32"/>
    <w:rsid w:val="00CA735E"/>
    <w:rsid w:val="00CB01B1"/>
    <w:rsid w:val="00CB138F"/>
    <w:rsid w:val="00CB13CF"/>
    <w:rsid w:val="00CB13E0"/>
    <w:rsid w:val="00CB2282"/>
    <w:rsid w:val="00CB2F02"/>
    <w:rsid w:val="00CB44CC"/>
    <w:rsid w:val="00CB4522"/>
    <w:rsid w:val="00CB76B8"/>
    <w:rsid w:val="00CB7703"/>
    <w:rsid w:val="00CB77EE"/>
    <w:rsid w:val="00CB783B"/>
    <w:rsid w:val="00CB7AE2"/>
    <w:rsid w:val="00CC1C1E"/>
    <w:rsid w:val="00CC2611"/>
    <w:rsid w:val="00CC2803"/>
    <w:rsid w:val="00CC295E"/>
    <w:rsid w:val="00CC48D6"/>
    <w:rsid w:val="00CC4B7F"/>
    <w:rsid w:val="00CC544C"/>
    <w:rsid w:val="00CC559E"/>
    <w:rsid w:val="00CC707F"/>
    <w:rsid w:val="00CC708A"/>
    <w:rsid w:val="00CC79CD"/>
    <w:rsid w:val="00CD0365"/>
    <w:rsid w:val="00CD1447"/>
    <w:rsid w:val="00CD1841"/>
    <w:rsid w:val="00CD1BF1"/>
    <w:rsid w:val="00CD1D2E"/>
    <w:rsid w:val="00CD27CD"/>
    <w:rsid w:val="00CD4BF8"/>
    <w:rsid w:val="00CD52CD"/>
    <w:rsid w:val="00CD652E"/>
    <w:rsid w:val="00CD6828"/>
    <w:rsid w:val="00CD685C"/>
    <w:rsid w:val="00CD68DD"/>
    <w:rsid w:val="00CD7B8B"/>
    <w:rsid w:val="00CE01F8"/>
    <w:rsid w:val="00CE0D43"/>
    <w:rsid w:val="00CE24B9"/>
    <w:rsid w:val="00CE2B04"/>
    <w:rsid w:val="00CE3E8B"/>
    <w:rsid w:val="00CE47DC"/>
    <w:rsid w:val="00CE5298"/>
    <w:rsid w:val="00CE5322"/>
    <w:rsid w:val="00CE58EB"/>
    <w:rsid w:val="00CE6939"/>
    <w:rsid w:val="00CE705F"/>
    <w:rsid w:val="00CE745E"/>
    <w:rsid w:val="00CF0041"/>
    <w:rsid w:val="00CF0D4B"/>
    <w:rsid w:val="00CF2605"/>
    <w:rsid w:val="00CF2804"/>
    <w:rsid w:val="00CF35B2"/>
    <w:rsid w:val="00CF36C4"/>
    <w:rsid w:val="00CF38D4"/>
    <w:rsid w:val="00CF5C07"/>
    <w:rsid w:val="00CF5CFC"/>
    <w:rsid w:val="00D00272"/>
    <w:rsid w:val="00D00AF5"/>
    <w:rsid w:val="00D00E75"/>
    <w:rsid w:val="00D00EE2"/>
    <w:rsid w:val="00D01917"/>
    <w:rsid w:val="00D01EBC"/>
    <w:rsid w:val="00D036AC"/>
    <w:rsid w:val="00D03DE1"/>
    <w:rsid w:val="00D03EDD"/>
    <w:rsid w:val="00D03EEF"/>
    <w:rsid w:val="00D04F08"/>
    <w:rsid w:val="00D050BB"/>
    <w:rsid w:val="00D07010"/>
    <w:rsid w:val="00D07087"/>
    <w:rsid w:val="00D07A1B"/>
    <w:rsid w:val="00D07E2A"/>
    <w:rsid w:val="00D11666"/>
    <w:rsid w:val="00D11D07"/>
    <w:rsid w:val="00D138F2"/>
    <w:rsid w:val="00D1489F"/>
    <w:rsid w:val="00D159F8"/>
    <w:rsid w:val="00D15DD2"/>
    <w:rsid w:val="00D16E55"/>
    <w:rsid w:val="00D16ECF"/>
    <w:rsid w:val="00D17564"/>
    <w:rsid w:val="00D17C04"/>
    <w:rsid w:val="00D17CFB"/>
    <w:rsid w:val="00D17E3E"/>
    <w:rsid w:val="00D2046D"/>
    <w:rsid w:val="00D21820"/>
    <w:rsid w:val="00D2255E"/>
    <w:rsid w:val="00D226B9"/>
    <w:rsid w:val="00D23437"/>
    <w:rsid w:val="00D2372E"/>
    <w:rsid w:val="00D2373E"/>
    <w:rsid w:val="00D239F4"/>
    <w:rsid w:val="00D2459A"/>
    <w:rsid w:val="00D248D9"/>
    <w:rsid w:val="00D24CD7"/>
    <w:rsid w:val="00D25DF4"/>
    <w:rsid w:val="00D27131"/>
    <w:rsid w:val="00D31AD0"/>
    <w:rsid w:val="00D31BBD"/>
    <w:rsid w:val="00D34305"/>
    <w:rsid w:val="00D34E83"/>
    <w:rsid w:val="00D35189"/>
    <w:rsid w:val="00D352D0"/>
    <w:rsid w:val="00D37354"/>
    <w:rsid w:val="00D404B1"/>
    <w:rsid w:val="00D4104F"/>
    <w:rsid w:val="00D43988"/>
    <w:rsid w:val="00D4707E"/>
    <w:rsid w:val="00D47238"/>
    <w:rsid w:val="00D4762C"/>
    <w:rsid w:val="00D47867"/>
    <w:rsid w:val="00D47B4E"/>
    <w:rsid w:val="00D47EAF"/>
    <w:rsid w:val="00D50B2A"/>
    <w:rsid w:val="00D51517"/>
    <w:rsid w:val="00D52D4A"/>
    <w:rsid w:val="00D52D7F"/>
    <w:rsid w:val="00D53034"/>
    <w:rsid w:val="00D538B0"/>
    <w:rsid w:val="00D541A8"/>
    <w:rsid w:val="00D55A05"/>
    <w:rsid w:val="00D562A8"/>
    <w:rsid w:val="00D61A9F"/>
    <w:rsid w:val="00D61EDD"/>
    <w:rsid w:val="00D628AF"/>
    <w:rsid w:val="00D6294B"/>
    <w:rsid w:val="00D654F8"/>
    <w:rsid w:val="00D66697"/>
    <w:rsid w:val="00D676B3"/>
    <w:rsid w:val="00D6787A"/>
    <w:rsid w:val="00D67ACA"/>
    <w:rsid w:val="00D67F69"/>
    <w:rsid w:val="00D71103"/>
    <w:rsid w:val="00D71213"/>
    <w:rsid w:val="00D713E4"/>
    <w:rsid w:val="00D72FAD"/>
    <w:rsid w:val="00D7314F"/>
    <w:rsid w:val="00D73259"/>
    <w:rsid w:val="00D732D3"/>
    <w:rsid w:val="00D73678"/>
    <w:rsid w:val="00D73AF1"/>
    <w:rsid w:val="00D73E64"/>
    <w:rsid w:val="00D74504"/>
    <w:rsid w:val="00D74639"/>
    <w:rsid w:val="00D74926"/>
    <w:rsid w:val="00D75407"/>
    <w:rsid w:val="00D75449"/>
    <w:rsid w:val="00D7563E"/>
    <w:rsid w:val="00D76E21"/>
    <w:rsid w:val="00D770D5"/>
    <w:rsid w:val="00D809B7"/>
    <w:rsid w:val="00D812A9"/>
    <w:rsid w:val="00D813B0"/>
    <w:rsid w:val="00D8141C"/>
    <w:rsid w:val="00D81A57"/>
    <w:rsid w:val="00D81A98"/>
    <w:rsid w:val="00D8269A"/>
    <w:rsid w:val="00D82962"/>
    <w:rsid w:val="00D82A4C"/>
    <w:rsid w:val="00D830B5"/>
    <w:rsid w:val="00D83A65"/>
    <w:rsid w:val="00D846CF"/>
    <w:rsid w:val="00D84999"/>
    <w:rsid w:val="00D85683"/>
    <w:rsid w:val="00D86D21"/>
    <w:rsid w:val="00D8772B"/>
    <w:rsid w:val="00D9031D"/>
    <w:rsid w:val="00D90824"/>
    <w:rsid w:val="00D90F8A"/>
    <w:rsid w:val="00D91621"/>
    <w:rsid w:val="00D9180B"/>
    <w:rsid w:val="00D925BC"/>
    <w:rsid w:val="00D9323B"/>
    <w:rsid w:val="00D94EB6"/>
    <w:rsid w:val="00D95111"/>
    <w:rsid w:val="00D954B6"/>
    <w:rsid w:val="00D9553A"/>
    <w:rsid w:val="00D958D2"/>
    <w:rsid w:val="00D95C5C"/>
    <w:rsid w:val="00D96B91"/>
    <w:rsid w:val="00D9740F"/>
    <w:rsid w:val="00D97545"/>
    <w:rsid w:val="00D9787B"/>
    <w:rsid w:val="00D97BA1"/>
    <w:rsid w:val="00DA09FC"/>
    <w:rsid w:val="00DA0A19"/>
    <w:rsid w:val="00DA16AA"/>
    <w:rsid w:val="00DA28A7"/>
    <w:rsid w:val="00DA2BB0"/>
    <w:rsid w:val="00DA2FCA"/>
    <w:rsid w:val="00DA348E"/>
    <w:rsid w:val="00DA373A"/>
    <w:rsid w:val="00DA4A4E"/>
    <w:rsid w:val="00DA59D2"/>
    <w:rsid w:val="00DA5A9C"/>
    <w:rsid w:val="00DA5F60"/>
    <w:rsid w:val="00DA6E9D"/>
    <w:rsid w:val="00DA6FF3"/>
    <w:rsid w:val="00DB0066"/>
    <w:rsid w:val="00DB0F33"/>
    <w:rsid w:val="00DB1595"/>
    <w:rsid w:val="00DB297D"/>
    <w:rsid w:val="00DB2B7E"/>
    <w:rsid w:val="00DB2BA7"/>
    <w:rsid w:val="00DB2F6C"/>
    <w:rsid w:val="00DB345D"/>
    <w:rsid w:val="00DB5719"/>
    <w:rsid w:val="00DB624E"/>
    <w:rsid w:val="00DB65FF"/>
    <w:rsid w:val="00DB7C6B"/>
    <w:rsid w:val="00DC02EA"/>
    <w:rsid w:val="00DC1309"/>
    <w:rsid w:val="00DC16F9"/>
    <w:rsid w:val="00DC1CA6"/>
    <w:rsid w:val="00DC20CF"/>
    <w:rsid w:val="00DC3472"/>
    <w:rsid w:val="00DC4B44"/>
    <w:rsid w:val="00DC5C38"/>
    <w:rsid w:val="00DC61A3"/>
    <w:rsid w:val="00DC76E7"/>
    <w:rsid w:val="00DC7E69"/>
    <w:rsid w:val="00DD0467"/>
    <w:rsid w:val="00DD15EF"/>
    <w:rsid w:val="00DD1738"/>
    <w:rsid w:val="00DD190E"/>
    <w:rsid w:val="00DD3316"/>
    <w:rsid w:val="00DD3E02"/>
    <w:rsid w:val="00DD45AF"/>
    <w:rsid w:val="00DD5654"/>
    <w:rsid w:val="00DD5E57"/>
    <w:rsid w:val="00DD60E3"/>
    <w:rsid w:val="00DD7F9B"/>
    <w:rsid w:val="00DE1C74"/>
    <w:rsid w:val="00DE1CCF"/>
    <w:rsid w:val="00DE3385"/>
    <w:rsid w:val="00DE3CA1"/>
    <w:rsid w:val="00DE4007"/>
    <w:rsid w:val="00DE4053"/>
    <w:rsid w:val="00DE4638"/>
    <w:rsid w:val="00DE4651"/>
    <w:rsid w:val="00DE4FEE"/>
    <w:rsid w:val="00DE534A"/>
    <w:rsid w:val="00DE55FD"/>
    <w:rsid w:val="00DE60A8"/>
    <w:rsid w:val="00DE7265"/>
    <w:rsid w:val="00DE7525"/>
    <w:rsid w:val="00DE7C1C"/>
    <w:rsid w:val="00DF0111"/>
    <w:rsid w:val="00DF01E6"/>
    <w:rsid w:val="00DF14DF"/>
    <w:rsid w:val="00DF2247"/>
    <w:rsid w:val="00DF2353"/>
    <w:rsid w:val="00DF3AB2"/>
    <w:rsid w:val="00DF4116"/>
    <w:rsid w:val="00DF5129"/>
    <w:rsid w:val="00DF5784"/>
    <w:rsid w:val="00DF58B8"/>
    <w:rsid w:val="00DF5FF8"/>
    <w:rsid w:val="00DF6EE5"/>
    <w:rsid w:val="00DF7E7E"/>
    <w:rsid w:val="00E0077B"/>
    <w:rsid w:val="00E00898"/>
    <w:rsid w:val="00E03634"/>
    <w:rsid w:val="00E050B6"/>
    <w:rsid w:val="00E0557E"/>
    <w:rsid w:val="00E05980"/>
    <w:rsid w:val="00E05D14"/>
    <w:rsid w:val="00E0628E"/>
    <w:rsid w:val="00E06460"/>
    <w:rsid w:val="00E073CF"/>
    <w:rsid w:val="00E07997"/>
    <w:rsid w:val="00E07A6A"/>
    <w:rsid w:val="00E07EB8"/>
    <w:rsid w:val="00E107B2"/>
    <w:rsid w:val="00E10EB1"/>
    <w:rsid w:val="00E114CF"/>
    <w:rsid w:val="00E120E4"/>
    <w:rsid w:val="00E13636"/>
    <w:rsid w:val="00E149F4"/>
    <w:rsid w:val="00E14A90"/>
    <w:rsid w:val="00E17F53"/>
    <w:rsid w:val="00E20354"/>
    <w:rsid w:val="00E207DB"/>
    <w:rsid w:val="00E20BB5"/>
    <w:rsid w:val="00E21F5A"/>
    <w:rsid w:val="00E221D8"/>
    <w:rsid w:val="00E234F1"/>
    <w:rsid w:val="00E23ACB"/>
    <w:rsid w:val="00E23BDA"/>
    <w:rsid w:val="00E25124"/>
    <w:rsid w:val="00E261F8"/>
    <w:rsid w:val="00E26E25"/>
    <w:rsid w:val="00E27DF3"/>
    <w:rsid w:val="00E3110A"/>
    <w:rsid w:val="00E319DC"/>
    <w:rsid w:val="00E324AD"/>
    <w:rsid w:val="00E3342D"/>
    <w:rsid w:val="00E33683"/>
    <w:rsid w:val="00E33734"/>
    <w:rsid w:val="00E33F82"/>
    <w:rsid w:val="00E34AA9"/>
    <w:rsid w:val="00E36A4F"/>
    <w:rsid w:val="00E376C4"/>
    <w:rsid w:val="00E37D5F"/>
    <w:rsid w:val="00E429A0"/>
    <w:rsid w:val="00E42D39"/>
    <w:rsid w:val="00E44CD4"/>
    <w:rsid w:val="00E45B91"/>
    <w:rsid w:val="00E46804"/>
    <w:rsid w:val="00E46C57"/>
    <w:rsid w:val="00E513EE"/>
    <w:rsid w:val="00E5176B"/>
    <w:rsid w:val="00E527C9"/>
    <w:rsid w:val="00E528BA"/>
    <w:rsid w:val="00E52A91"/>
    <w:rsid w:val="00E53497"/>
    <w:rsid w:val="00E534DF"/>
    <w:rsid w:val="00E55A50"/>
    <w:rsid w:val="00E565C2"/>
    <w:rsid w:val="00E56C9D"/>
    <w:rsid w:val="00E5723E"/>
    <w:rsid w:val="00E57362"/>
    <w:rsid w:val="00E60269"/>
    <w:rsid w:val="00E60887"/>
    <w:rsid w:val="00E60C32"/>
    <w:rsid w:val="00E61619"/>
    <w:rsid w:val="00E61E25"/>
    <w:rsid w:val="00E6272B"/>
    <w:rsid w:val="00E627F6"/>
    <w:rsid w:val="00E62F1A"/>
    <w:rsid w:val="00E63F1D"/>
    <w:rsid w:val="00E646D5"/>
    <w:rsid w:val="00E64BB7"/>
    <w:rsid w:val="00E64EEE"/>
    <w:rsid w:val="00E66F49"/>
    <w:rsid w:val="00E721A9"/>
    <w:rsid w:val="00E73549"/>
    <w:rsid w:val="00E7484F"/>
    <w:rsid w:val="00E74861"/>
    <w:rsid w:val="00E74B50"/>
    <w:rsid w:val="00E74EC9"/>
    <w:rsid w:val="00E75572"/>
    <w:rsid w:val="00E75733"/>
    <w:rsid w:val="00E75A9D"/>
    <w:rsid w:val="00E77754"/>
    <w:rsid w:val="00E80CF7"/>
    <w:rsid w:val="00E80FB4"/>
    <w:rsid w:val="00E81B8E"/>
    <w:rsid w:val="00E81ED7"/>
    <w:rsid w:val="00E8369B"/>
    <w:rsid w:val="00E8377F"/>
    <w:rsid w:val="00E83850"/>
    <w:rsid w:val="00E85244"/>
    <w:rsid w:val="00E85A96"/>
    <w:rsid w:val="00E86159"/>
    <w:rsid w:val="00E86741"/>
    <w:rsid w:val="00E87AE4"/>
    <w:rsid w:val="00E90A5A"/>
    <w:rsid w:val="00E90C1F"/>
    <w:rsid w:val="00E9124A"/>
    <w:rsid w:val="00E9222C"/>
    <w:rsid w:val="00E9296D"/>
    <w:rsid w:val="00E92AA5"/>
    <w:rsid w:val="00E94509"/>
    <w:rsid w:val="00E94A0D"/>
    <w:rsid w:val="00E9558B"/>
    <w:rsid w:val="00E95A44"/>
    <w:rsid w:val="00E95D1B"/>
    <w:rsid w:val="00E969A4"/>
    <w:rsid w:val="00E9735C"/>
    <w:rsid w:val="00EA0266"/>
    <w:rsid w:val="00EA234B"/>
    <w:rsid w:val="00EA274B"/>
    <w:rsid w:val="00EA2EFA"/>
    <w:rsid w:val="00EA3184"/>
    <w:rsid w:val="00EA3732"/>
    <w:rsid w:val="00EA3794"/>
    <w:rsid w:val="00EA3CDD"/>
    <w:rsid w:val="00EA4124"/>
    <w:rsid w:val="00EA42EB"/>
    <w:rsid w:val="00EA5028"/>
    <w:rsid w:val="00EA50D6"/>
    <w:rsid w:val="00EA5714"/>
    <w:rsid w:val="00EA5E70"/>
    <w:rsid w:val="00EA60EF"/>
    <w:rsid w:val="00EA6A30"/>
    <w:rsid w:val="00EA6A41"/>
    <w:rsid w:val="00EA7662"/>
    <w:rsid w:val="00EA7CC3"/>
    <w:rsid w:val="00EB016F"/>
    <w:rsid w:val="00EB04F4"/>
    <w:rsid w:val="00EB05E3"/>
    <w:rsid w:val="00EB212C"/>
    <w:rsid w:val="00EB2216"/>
    <w:rsid w:val="00EB27D1"/>
    <w:rsid w:val="00EB33F4"/>
    <w:rsid w:val="00EB3B9C"/>
    <w:rsid w:val="00EB40E0"/>
    <w:rsid w:val="00EB4C04"/>
    <w:rsid w:val="00EB6502"/>
    <w:rsid w:val="00EB7D9C"/>
    <w:rsid w:val="00EC01F0"/>
    <w:rsid w:val="00EC1406"/>
    <w:rsid w:val="00EC1526"/>
    <w:rsid w:val="00EC23F3"/>
    <w:rsid w:val="00EC2677"/>
    <w:rsid w:val="00EC2AB5"/>
    <w:rsid w:val="00EC36F2"/>
    <w:rsid w:val="00EC4B79"/>
    <w:rsid w:val="00EC4F33"/>
    <w:rsid w:val="00EC7E82"/>
    <w:rsid w:val="00ED0B81"/>
    <w:rsid w:val="00ED19B3"/>
    <w:rsid w:val="00ED1A64"/>
    <w:rsid w:val="00ED28DD"/>
    <w:rsid w:val="00ED421C"/>
    <w:rsid w:val="00ED43A6"/>
    <w:rsid w:val="00ED4E89"/>
    <w:rsid w:val="00ED502A"/>
    <w:rsid w:val="00ED69B3"/>
    <w:rsid w:val="00ED6AF3"/>
    <w:rsid w:val="00ED6FB9"/>
    <w:rsid w:val="00ED7371"/>
    <w:rsid w:val="00ED7E2F"/>
    <w:rsid w:val="00ED7EA8"/>
    <w:rsid w:val="00EE1162"/>
    <w:rsid w:val="00EE1313"/>
    <w:rsid w:val="00EE2126"/>
    <w:rsid w:val="00EE3363"/>
    <w:rsid w:val="00EE3725"/>
    <w:rsid w:val="00EE3F3C"/>
    <w:rsid w:val="00EE4C7E"/>
    <w:rsid w:val="00EE556D"/>
    <w:rsid w:val="00EE60A2"/>
    <w:rsid w:val="00EE6184"/>
    <w:rsid w:val="00EE679C"/>
    <w:rsid w:val="00EE686B"/>
    <w:rsid w:val="00EE7596"/>
    <w:rsid w:val="00EE7A2C"/>
    <w:rsid w:val="00EF06D3"/>
    <w:rsid w:val="00EF09D3"/>
    <w:rsid w:val="00EF108A"/>
    <w:rsid w:val="00EF1240"/>
    <w:rsid w:val="00EF1F75"/>
    <w:rsid w:val="00EF2240"/>
    <w:rsid w:val="00EF297A"/>
    <w:rsid w:val="00EF3069"/>
    <w:rsid w:val="00EF31A5"/>
    <w:rsid w:val="00EF3742"/>
    <w:rsid w:val="00EF3EB5"/>
    <w:rsid w:val="00EF57B9"/>
    <w:rsid w:val="00EF57DF"/>
    <w:rsid w:val="00EF632B"/>
    <w:rsid w:val="00EF6556"/>
    <w:rsid w:val="00EF689A"/>
    <w:rsid w:val="00F02BAD"/>
    <w:rsid w:val="00F0319D"/>
    <w:rsid w:val="00F07890"/>
    <w:rsid w:val="00F07A4C"/>
    <w:rsid w:val="00F07B03"/>
    <w:rsid w:val="00F115A2"/>
    <w:rsid w:val="00F11635"/>
    <w:rsid w:val="00F11928"/>
    <w:rsid w:val="00F12D86"/>
    <w:rsid w:val="00F131AA"/>
    <w:rsid w:val="00F131FD"/>
    <w:rsid w:val="00F1350B"/>
    <w:rsid w:val="00F13B05"/>
    <w:rsid w:val="00F13B5A"/>
    <w:rsid w:val="00F13EED"/>
    <w:rsid w:val="00F15AF2"/>
    <w:rsid w:val="00F21290"/>
    <w:rsid w:val="00F2299F"/>
    <w:rsid w:val="00F231F0"/>
    <w:rsid w:val="00F24787"/>
    <w:rsid w:val="00F25311"/>
    <w:rsid w:val="00F259A5"/>
    <w:rsid w:val="00F263E5"/>
    <w:rsid w:val="00F301E0"/>
    <w:rsid w:val="00F307CC"/>
    <w:rsid w:val="00F30BBA"/>
    <w:rsid w:val="00F31630"/>
    <w:rsid w:val="00F31A8F"/>
    <w:rsid w:val="00F320C0"/>
    <w:rsid w:val="00F32D63"/>
    <w:rsid w:val="00F33C8D"/>
    <w:rsid w:val="00F34012"/>
    <w:rsid w:val="00F343A3"/>
    <w:rsid w:val="00F34C99"/>
    <w:rsid w:val="00F3531A"/>
    <w:rsid w:val="00F353E8"/>
    <w:rsid w:val="00F35AB2"/>
    <w:rsid w:val="00F400FB"/>
    <w:rsid w:val="00F41DB0"/>
    <w:rsid w:val="00F43631"/>
    <w:rsid w:val="00F43947"/>
    <w:rsid w:val="00F439BB"/>
    <w:rsid w:val="00F43CEB"/>
    <w:rsid w:val="00F449D7"/>
    <w:rsid w:val="00F460C4"/>
    <w:rsid w:val="00F461AE"/>
    <w:rsid w:val="00F467F9"/>
    <w:rsid w:val="00F47426"/>
    <w:rsid w:val="00F50D6C"/>
    <w:rsid w:val="00F5184D"/>
    <w:rsid w:val="00F51B88"/>
    <w:rsid w:val="00F51CB2"/>
    <w:rsid w:val="00F534D3"/>
    <w:rsid w:val="00F5421D"/>
    <w:rsid w:val="00F55022"/>
    <w:rsid w:val="00F55184"/>
    <w:rsid w:val="00F5704A"/>
    <w:rsid w:val="00F60DF3"/>
    <w:rsid w:val="00F62057"/>
    <w:rsid w:val="00F62597"/>
    <w:rsid w:val="00F6264B"/>
    <w:rsid w:val="00F6290C"/>
    <w:rsid w:val="00F646C8"/>
    <w:rsid w:val="00F67988"/>
    <w:rsid w:val="00F67C01"/>
    <w:rsid w:val="00F70909"/>
    <w:rsid w:val="00F7114B"/>
    <w:rsid w:val="00F721EF"/>
    <w:rsid w:val="00F72AC2"/>
    <w:rsid w:val="00F72F17"/>
    <w:rsid w:val="00F73429"/>
    <w:rsid w:val="00F74168"/>
    <w:rsid w:val="00F742F1"/>
    <w:rsid w:val="00F7470C"/>
    <w:rsid w:val="00F74942"/>
    <w:rsid w:val="00F7534A"/>
    <w:rsid w:val="00F76037"/>
    <w:rsid w:val="00F761E0"/>
    <w:rsid w:val="00F76832"/>
    <w:rsid w:val="00F76B53"/>
    <w:rsid w:val="00F76DA6"/>
    <w:rsid w:val="00F7761D"/>
    <w:rsid w:val="00F77724"/>
    <w:rsid w:val="00F77839"/>
    <w:rsid w:val="00F77AF3"/>
    <w:rsid w:val="00F77CE6"/>
    <w:rsid w:val="00F77DD1"/>
    <w:rsid w:val="00F8023F"/>
    <w:rsid w:val="00F8032A"/>
    <w:rsid w:val="00F81A48"/>
    <w:rsid w:val="00F82021"/>
    <w:rsid w:val="00F82080"/>
    <w:rsid w:val="00F82A7B"/>
    <w:rsid w:val="00F8476C"/>
    <w:rsid w:val="00F850A1"/>
    <w:rsid w:val="00F85CBD"/>
    <w:rsid w:val="00F87810"/>
    <w:rsid w:val="00F905B8"/>
    <w:rsid w:val="00F91164"/>
    <w:rsid w:val="00F91292"/>
    <w:rsid w:val="00F91D47"/>
    <w:rsid w:val="00F92B0F"/>
    <w:rsid w:val="00F9354E"/>
    <w:rsid w:val="00F941FC"/>
    <w:rsid w:val="00F96D24"/>
    <w:rsid w:val="00F97093"/>
    <w:rsid w:val="00F97FF3"/>
    <w:rsid w:val="00FA0091"/>
    <w:rsid w:val="00FA1AA9"/>
    <w:rsid w:val="00FA2C8B"/>
    <w:rsid w:val="00FA3E0C"/>
    <w:rsid w:val="00FA4DBA"/>
    <w:rsid w:val="00FA4FBA"/>
    <w:rsid w:val="00FA5580"/>
    <w:rsid w:val="00FA655A"/>
    <w:rsid w:val="00FA69C3"/>
    <w:rsid w:val="00FA6AAC"/>
    <w:rsid w:val="00FA6CBC"/>
    <w:rsid w:val="00FA6D48"/>
    <w:rsid w:val="00FA7027"/>
    <w:rsid w:val="00FA7775"/>
    <w:rsid w:val="00FA7EC0"/>
    <w:rsid w:val="00FB1729"/>
    <w:rsid w:val="00FB30A2"/>
    <w:rsid w:val="00FB4993"/>
    <w:rsid w:val="00FC072E"/>
    <w:rsid w:val="00FC1364"/>
    <w:rsid w:val="00FC4323"/>
    <w:rsid w:val="00FC51AE"/>
    <w:rsid w:val="00FC550A"/>
    <w:rsid w:val="00FC551E"/>
    <w:rsid w:val="00FC5790"/>
    <w:rsid w:val="00FC6275"/>
    <w:rsid w:val="00FD039F"/>
    <w:rsid w:val="00FD053B"/>
    <w:rsid w:val="00FD0910"/>
    <w:rsid w:val="00FD0A92"/>
    <w:rsid w:val="00FD0AF0"/>
    <w:rsid w:val="00FD1234"/>
    <w:rsid w:val="00FD18F3"/>
    <w:rsid w:val="00FD194F"/>
    <w:rsid w:val="00FD1995"/>
    <w:rsid w:val="00FD2333"/>
    <w:rsid w:val="00FD25E1"/>
    <w:rsid w:val="00FD4A75"/>
    <w:rsid w:val="00FD54E6"/>
    <w:rsid w:val="00FD5688"/>
    <w:rsid w:val="00FD5725"/>
    <w:rsid w:val="00FD5E1C"/>
    <w:rsid w:val="00FD5F36"/>
    <w:rsid w:val="00FD6624"/>
    <w:rsid w:val="00FD7F6B"/>
    <w:rsid w:val="00FE0948"/>
    <w:rsid w:val="00FE1880"/>
    <w:rsid w:val="00FE3256"/>
    <w:rsid w:val="00FE3F8E"/>
    <w:rsid w:val="00FE445D"/>
    <w:rsid w:val="00FE47ED"/>
    <w:rsid w:val="00FE5101"/>
    <w:rsid w:val="00FE61DC"/>
    <w:rsid w:val="00FE67D0"/>
    <w:rsid w:val="00FE689B"/>
    <w:rsid w:val="00FE7081"/>
    <w:rsid w:val="00FE79CE"/>
    <w:rsid w:val="00FF06FA"/>
    <w:rsid w:val="00FF081E"/>
    <w:rsid w:val="00FF145C"/>
    <w:rsid w:val="00FF26EE"/>
    <w:rsid w:val="00FF28EC"/>
    <w:rsid w:val="00FF47A3"/>
    <w:rsid w:val="00FF4B3F"/>
    <w:rsid w:val="00FF4B43"/>
    <w:rsid w:val="00FF574F"/>
    <w:rsid w:val="011E42FB"/>
    <w:rsid w:val="012146C6"/>
    <w:rsid w:val="05821997"/>
    <w:rsid w:val="073560E2"/>
    <w:rsid w:val="08435AFA"/>
    <w:rsid w:val="086C45DD"/>
    <w:rsid w:val="090C7C1B"/>
    <w:rsid w:val="0AAF0616"/>
    <w:rsid w:val="0B98466A"/>
    <w:rsid w:val="0C4C5587"/>
    <w:rsid w:val="0C856164"/>
    <w:rsid w:val="0E6E6F80"/>
    <w:rsid w:val="0FF94323"/>
    <w:rsid w:val="108D4A90"/>
    <w:rsid w:val="1279453E"/>
    <w:rsid w:val="14173562"/>
    <w:rsid w:val="161A1EE6"/>
    <w:rsid w:val="17091C2B"/>
    <w:rsid w:val="1813141A"/>
    <w:rsid w:val="198E1224"/>
    <w:rsid w:val="1AAD5A01"/>
    <w:rsid w:val="1B325F2A"/>
    <w:rsid w:val="1C5B4B04"/>
    <w:rsid w:val="1D520EF7"/>
    <w:rsid w:val="1E570B9A"/>
    <w:rsid w:val="1F36068E"/>
    <w:rsid w:val="20A556B0"/>
    <w:rsid w:val="21360A20"/>
    <w:rsid w:val="21531809"/>
    <w:rsid w:val="219A1B7F"/>
    <w:rsid w:val="23AA6A32"/>
    <w:rsid w:val="25F11338"/>
    <w:rsid w:val="27FE2461"/>
    <w:rsid w:val="2889409B"/>
    <w:rsid w:val="2B033371"/>
    <w:rsid w:val="2C240F34"/>
    <w:rsid w:val="2C64115C"/>
    <w:rsid w:val="2D0B54A3"/>
    <w:rsid w:val="2D230138"/>
    <w:rsid w:val="2D774616"/>
    <w:rsid w:val="2DEF248C"/>
    <w:rsid w:val="2EEF77ED"/>
    <w:rsid w:val="300801AF"/>
    <w:rsid w:val="3063463F"/>
    <w:rsid w:val="31770DD7"/>
    <w:rsid w:val="31932DD9"/>
    <w:rsid w:val="31B036D4"/>
    <w:rsid w:val="324B16F5"/>
    <w:rsid w:val="32F70C5D"/>
    <w:rsid w:val="33B67A9F"/>
    <w:rsid w:val="34E60A39"/>
    <w:rsid w:val="39A02314"/>
    <w:rsid w:val="3AAF08D2"/>
    <w:rsid w:val="3B371213"/>
    <w:rsid w:val="3B916FD2"/>
    <w:rsid w:val="3C7518A8"/>
    <w:rsid w:val="3C826BC9"/>
    <w:rsid w:val="3CDF3135"/>
    <w:rsid w:val="3EA3432C"/>
    <w:rsid w:val="3FB269C3"/>
    <w:rsid w:val="410061AC"/>
    <w:rsid w:val="4101205E"/>
    <w:rsid w:val="41571D6E"/>
    <w:rsid w:val="46D22A55"/>
    <w:rsid w:val="46FA459E"/>
    <w:rsid w:val="48D43EA7"/>
    <w:rsid w:val="499C184D"/>
    <w:rsid w:val="4A1530CF"/>
    <w:rsid w:val="4A2525B8"/>
    <w:rsid w:val="4CF9097C"/>
    <w:rsid w:val="4FEC07C0"/>
    <w:rsid w:val="510F67F4"/>
    <w:rsid w:val="51886FEF"/>
    <w:rsid w:val="51F30B1D"/>
    <w:rsid w:val="53B57275"/>
    <w:rsid w:val="55711F3C"/>
    <w:rsid w:val="55E93B62"/>
    <w:rsid w:val="58236A15"/>
    <w:rsid w:val="58321EC6"/>
    <w:rsid w:val="586757C9"/>
    <w:rsid w:val="5B365F9C"/>
    <w:rsid w:val="5B5174A3"/>
    <w:rsid w:val="5BCE3D57"/>
    <w:rsid w:val="5D652999"/>
    <w:rsid w:val="5DBD0D0C"/>
    <w:rsid w:val="5E6229A3"/>
    <w:rsid w:val="5E643D94"/>
    <w:rsid w:val="5EEC4F2C"/>
    <w:rsid w:val="602B5E86"/>
    <w:rsid w:val="618F50F0"/>
    <w:rsid w:val="66074398"/>
    <w:rsid w:val="666B09B5"/>
    <w:rsid w:val="66885224"/>
    <w:rsid w:val="66B948FB"/>
    <w:rsid w:val="67FF49EE"/>
    <w:rsid w:val="680558C7"/>
    <w:rsid w:val="68D357B0"/>
    <w:rsid w:val="69502755"/>
    <w:rsid w:val="69D4537F"/>
    <w:rsid w:val="6C1429CD"/>
    <w:rsid w:val="6E041BCC"/>
    <w:rsid w:val="6E9B0019"/>
    <w:rsid w:val="7282691B"/>
    <w:rsid w:val="728B1D53"/>
    <w:rsid w:val="730D6726"/>
    <w:rsid w:val="753B2065"/>
    <w:rsid w:val="762A3C5D"/>
    <w:rsid w:val="76D10E3F"/>
    <w:rsid w:val="77901832"/>
    <w:rsid w:val="781B76D2"/>
    <w:rsid w:val="786B73C0"/>
    <w:rsid w:val="7B133DEB"/>
    <w:rsid w:val="7CB64E66"/>
    <w:rsid w:val="7DB23C95"/>
    <w:rsid w:val="7DB42281"/>
    <w:rsid w:val="7EC400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semiHidden="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name="annotation text"/>
    <w:lsdException w:qFormat="1" w:unhideWhenUsed="0" w:uiPriority="99"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qFormat="1"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link w:val="56"/>
    <w:qFormat/>
    <w:uiPriority w:val="0"/>
    <w:pPr>
      <w:spacing w:before="340" w:after="330" w:line="360" w:lineRule="auto"/>
      <w:jc w:val="center"/>
      <w:outlineLvl w:val="0"/>
    </w:pPr>
    <w:rPr>
      <w:rFonts w:eastAsia="黑体"/>
      <w:kern w:val="44"/>
      <w:szCs w:val="44"/>
    </w:rPr>
  </w:style>
  <w:style w:type="paragraph" w:styleId="4">
    <w:name w:val="heading 2"/>
    <w:basedOn w:val="1"/>
    <w:next w:val="1"/>
    <w:link w:val="71"/>
    <w:qFormat/>
    <w:uiPriority w:val="0"/>
    <w:pPr>
      <w:adjustRightInd w:val="0"/>
      <w:jc w:val="center"/>
      <w:textAlignment w:val="baseline"/>
      <w:outlineLvl w:val="1"/>
    </w:pPr>
    <w:rPr>
      <w:kern w:val="0"/>
      <w:sz w:val="24"/>
      <w:szCs w:val="20"/>
    </w:rPr>
  </w:style>
  <w:style w:type="paragraph" w:styleId="5">
    <w:name w:val="heading 3"/>
    <w:basedOn w:val="6"/>
    <w:next w:val="1"/>
    <w:link w:val="55"/>
    <w:qFormat/>
    <w:uiPriority w:val="9"/>
    <w:pPr>
      <w:spacing w:before="260" w:after="260" w:line="240" w:lineRule="auto"/>
      <w:outlineLvl w:val="2"/>
    </w:pPr>
    <w:rPr>
      <w:rFonts w:ascii="宋体" w:hAnsi="宋体" w:eastAsia="宋体"/>
      <w:szCs w:val="32"/>
    </w:rPr>
  </w:style>
  <w:style w:type="paragraph" w:styleId="6">
    <w:name w:val="heading 4"/>
    <w:basedOn w:val="1"/>
    <w:next w:val="1"/>
    <w:link w:val="53"/>
    <w:qFormat/>
    <w:uiPriority w:val="9"/>
    <w:pPr>
      <w:keepNext/>
      <w:keepLines/>
      <w:spacing w:before="280" w:after="290" w:line="376" w:lineRule="auto"/>
      <w:outlineLvl w:val="3"/>
    </w:pPr>
    <w:rPr>
      <w:rFonts w:ascii="Arial" w:hAnsi="Arial" w:eastAsia="黑体"/>
      <w:b/>
      <w:bCs/>
      <w:sz w:val="28"/>
      <w:szCs w:val="28"/>
    </w:rPr>
  </w:style>
  <w:style w:type="paragraph" w:styleId="7">
    <w:name w:val="heading 5"/>
    <w:basedOn w:val="1"/>
    <w:next w:val="8"/>
    <w:link w:val="80"/>
    <w:qFormat/>
    <w:uiPriority w:val="0"/>
    <w:pPr>
      <w:keepNext/>
      <w:keepLines/>
      <w:spacing w:before="280" w:after="290" w:line="376" w:lineRule="auto"/>
      <w:outlineLvl w:val="4"/>
    </w:pPr>
    <w:rPr>
      <w:b/>
      <w:sz w:val="28"/>
      <w:szCs w:val="20"/>
    </w:rPr>
  </w:style>
  <w:style w:type="paragraph" w:styleId="9">
    <w:name w:val="heading 6"/>
    <w:basedOn w:val="1"/>
    <w:next w:val="8"/>
    <w:link w:val="83"/>
    <w:qFormat/>
    <w:uiPriority w:val="0"/>
    <w:pPr>
      <w:keepNext/>
      <w:keepLines/>
      <w:spacing w:before="240" w:after="64" w:line="320" w:lineRule="auto"/>
      <w:outlineLvl w:val="5"/>
    </w:pPr>
    <w:rPr>
      <w:rFonts w:ascii="Arial" w:hAnsi="Arial" w:eastAsia="黑体"/>
      <w:b/>
      <w:sz w:val="24"/>
      <w:szCs w:val="20"/>
    </w:rPr>
  </w:style>
  <w:style w:type="paragraph" w:styleId="10">
    <w:name w:val="heading 7"/>
    <w:basedOn w:val="1"/>
    <w:next w:val="8"/>
    <w:link w:val="84"/>
    <w:qFormat/>
    <w:uiPriority w:val="0"/>
    <w:pPr>
      <w:keepNext/>
      <w:keepLines/>
      <w:spacing w:before="240" w:after="64" w:line="320" w:lineRule="auto"/>
      <w:outlineLvl w:val="6"/>
    </w:pPr>
    <w:rPr>
      <w:b/>
      <w:sz w:val="24"/>
      <w:szCs w:val="20"/>
    </w:rPr>
  </w:style>
  <w:style w:type="paragraph" w:styleId="11">
    <w:name w:val="heading 8"/>
    <w:basedOn w:val="1"/>
    <w:next w:val="8"/>
    <w:link w:val="85"/>
    <w:qFormat/>
    <w:uiPriority w:val="0"/>
    <w:pPr>
      <w:keepNext/>
      <w:keepLines/>
      <w:spacing w:before="240" w:after="64" w:line="320" w:lineRule="auto"/>
      <w:outlineLvl w:val="7"/>
    </w:pPr>
    <w:rPr>
      <w:rFonts w:ascii="Arial" w:hAnsi="Arial" w:eastAsia="黑体"/>
      <w:sz w:val="24"/>
      <w:szCs w:val="20"/>
    </w:rPr>
  </w:style>
  <w:style w:type="paragraph" w:styleId="12">
    <w:name w:val="heading 9"/>
    <w:basedOn w:val="1"/>
    <w:next w:val="8"/>
    <w:link w:val="86"/>
    <w:qFormat/>
    <w:uiPriority w:val="0"/>
    <w:pPr>
      <w:keepNext/>
      <w:keepLines/>
      <w:spacing w:before="240" w:after="64" w:line="320" w:lineRule="auto"/>
      <w:outlineLvl w:val="8"/>
    </w:pPr>
    <w:rPr>
      <w:rFonts w:ascii="Arial" w:hAnsi="Arial" w:eastAsia="黑体"/>
      <w:szCs w:val="20"/>
    </w:rPr>
  </w:style>
  <w:style w:type="character" w:default="1" w:styleId="46">
    <w:name w:val="Default Paragraph Font"/>
    <w:semiHidden/>
    <w:unhideWhenUsed/>
    <w:qFormat/>
    <w:uiPriority w:val="1"/>
  </w:style>
  <w:style w:type="table" w:default="1" w:styleId="43">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1"/>
    <w:link w:val="92"/>
    <w:qFormat/>
    <w:uiPriority w:val="0"/>
    <w:pPr>
      <w:spacing w:line="360" w:lineRule="auto"/>
    </w:pPr>
    <w:rPr>
      <w:b/>
      <w:bCs/>
      <w:sz w:val="24"/>
    </w:rPr>
  </w:style>
  <w:style w:type="paragraph" w:styleId="8">
    <w:name w:val="Normal Indent"/>
    <w:basedOn w:val="1"/>
    <w:link w:val="57"/>
    <w:qFormat/>
    <w:uiPriority w:val="0"/>
    <w:pPr>
      <w:ind w:firstLine="420"/>
    </w:pPr>
    <w:rPr>
      <w:szCs w:val="20"/>
    </w:rPr>
  </w:style>
  <w:style w:type="paragraph" w:styleId="13">
    <w:name w:val="toc 7"/>
    <w:basedOn w:val="1"/>
    <w:next w:val="1"/>
    <w:semiHidden/>
    <w:qFormat/>
    <w:uiPriority w:val="0"/>
    <w:pPr>
      <w:ind w:left="1260"/>
      <w:jc w:val="left"/>
    </w:pPr>
    <w:rPr>
      <w:szCs w:val="21"/>
    </w:rPr>
  </w:style>
  <w:style w:type="paragraph" w:styleId="14">
    <w:name w:val="caption"/>
    <w:basedOn w:val="1"/>
    <w:next w:val="1"/>
    <w:qFormat/>
    <w:uiPriority w:val="0"/>
    <w:pPr>
      <w:widowControl/>
      <w:spacing w:line="360" w:lineRule="auto"/>
      <w:ind w:firstLine="1940" w:firstLineChars="920"/>
      <w:jc w:val="left"/>
    </w:pPr>
    <w:rPr>
      <w:rFonts w:ascii="宋体" w:hAnsi="宋体"/>
      <w:b/>
      <w:bCs/>
      <w:kern w:val="0"/>
      <w:sz w:val="20"/>
      <w:szCs w:val="20"/>
    </w:rPr>
  </w:style>
  <w:style w:type="paragraph" w:styleId="15">
    <w:name w:val="List Bullet"/>
    <w:basedOn w:val="1"/>
    <w:qFormat/>
    <w:uiPriority w:val="0"/>
    <w:pPr>
      <w:numPr>
        <w:ilvl w:val="0"/>
        <w:numId w:val="1"/>
      </w:numPr>
    </w:pPr>
    <w:rPr>
      <w:szCs w:val="20"/>
    </w:rPr>
  </w:style>
  <w:style w:type="paragraph" w:styleId="16">
    <w:name w:val="Document Map"/>
    <w:basedOn w:val="1"/>
    <w:semiHidden/>
    <w:qFormat/>
    <w:uiPriority w:val="0"/>
    <w:pPr>
      <w:shd w:val="clear" w:color="auto" w:fill="000080"/>
    </w:pPr>
  </w:style>
  <w:style w:type="paragraph" w:styleId="17">
    <w:name w:val="annotation text"/>
    <w:basedOn w:val="1"/>
    <w:link w:val="184"/>
    <w:semiHidden/>
    <w:qFormat/>
    <w:uiPriority w:val="99"/>
    <w:pPr>
      <w:autoSpaceDE w:val="0"/>
      <w:autoSpaceDN w:val="0"/>
      <w:adjustRightInd w:val="0"/>
      <w:jc w:val="left"/>
      <w:textAlignment w:val="baseline"/>
    </w:pPr>
    <w:rPr>
      <w:rFonts w:ascii="宋体"/>
      <w:kern w:val="0"/>
      <w:sz w:val="34"/>
      <w:szCs w:val="20"/>
    </w:rPr>
  </w:style>
  <w:style w:type="paragraph" w:styleId="18">
    <w:name w:val="Body Text 3"/>
    <w:basedOn w:val="1"/>
    <w:link w:val="98"/>
    <w:qFormat/>
    <w:uiPriority w:val="0"/>
    <w:pPr>
      <w:spacing w:after="120"/>
    </w:pPr>
    <w:rPr>
      <w:sz w:val="16"/>
      <w:szCs w:val="16"/>
    </w:rPr>
  </w:style>
  <w:style w:type="paragraph" w:styleId="19">
    <w:name w:val="Body Text Indent"/>
    <w:basedOn w:val="1"/>
    <w:link w:val="79"/>
    <w:qFormat/>
    <w:uiPriority w:val="0"/>
    <w:pPr>
      <w:spacing w:line="360" w:lineRule="auto"/>
      <w:ind w:firstLine="420" w:firstLineChars="200"/>
    </w:pPr>
  </w:style>
  <w:style w:type="paragraph" w:styleId="20">
    <w:name w:val="toc 5"/>
    <w:basedOn w:val="1"/>
    <w:next w:val="1"/>
    <w:semiHidden/>
    <w:qFormat/>
    <w:uiPriority w:val="0"/>
    <w:pPr>
      <w:ind w:left="840"/>
      <w:jc w:val="left"/>
    </w:pPr>
    <w:rPr>
      <w:szCs w:val="21"/>
    </w:rPr>
  </w:style>
  <w:style w:type="paragraph" w:styleId="21">
    <w:name w:val="toc 3"/>
    <w:basedOn w:val="1"/>
    <w:next w:val="1"/>
    <w:semiHidden/>
    <w:qFormat/>
    <w:uiPriority w:val="0"/>
    <w:pPr>
      <w:ind w:left="420"/>
      <w:jc w:val="left"/>
    </w:pPr>
    <w:rPr>
      <w:i/>
      <w:iCs/>
    </w:rPr>
  </w:style>
  <w:style w:type="paragraph" w:styleId="22">
    <w:name w:val="Plain Text"/>
    <w:basedOn w:val="1"/>
    <w:link w:val="90"/>
    <w:qFormat/>
    <w:uiPriority w:val="0"/>
    <w:rPr>
      <w:rFonts w:ascii="宋体" w:hAnsi="Courier New"/>
      <w:szCs w:val="20"/>
    </w:rPr>
  </w:style>
  <w:style w:type="paragraph" w:styleId="23">
    <w:name w:val="toc 8"/>
    <w:basedOn w:val="1"/>
    <w:next w:val="1"/>
    <w:semiHidden/>
    <w:qFormat/>
    <w:uiPriority w:val="0"/>
    <w:pPr>
      <w:ind w:left="1470"/>
      <w:jc w:val="left"/>
    </w:pPr>
    <w:rPr>
      <w:szCs w:val="21"/>
    </w:rPr>
  </w:style>
  <w:style w:type="paragraph" w:styleId="24">
    <w:name w:val="Date"/>
    <w:basedOn w:val="1"/>
    <w:next w:val="1"/>
    <w:link w:val="88"/>
    <w:qFormat/>
    <w:uiPriority w:val="0"/>
    <w:rPr>
      <w:rFonts w:ascii="宋体" w:hAnsi="Courier New"/>
      <w:sz w:val="32"/>
      <w:szCs w:val="20"/>
    </w:rPr>
  </w:style>
  <w:style w:type="paragraph" w:styleId="25">
    <w:name w:val="Body Text Indent 2"/>
    <w:basedOn w:val="1"/>
    <w:link w:val="93"/>
    <w:qFormat/>
    <w:uiPriority w:val="0"/>
    <w:pPr>
      <w:spacing w:beforeLines="50" w:afterLines="50" w:line="120" w:lineRule="auto"/>
      <w:ind w:firstLine="840" w:firstLineChars="400"/>
      <w:jc w:val="left"/>
    </w:pPr>
    <w:rPr>
      <w:rFonts w:ascii="宋体" w:hAnsi="宋体"/>
    </w:rPr>
  </w:style>
  <w:style w:type="paragraph" w:styleId="26">
    <w:name w:val="Balloon Text"/>
    <w:basedOn w:val="1"/>
    <w:link w:val="99"/>
    <w:semiHidden/>
    <w:qFormat/>
    <w:uiPriority w:val="99"/>
    <w:rPr>
      <w:sz w:val="18"/>
      <w:szCs w:val="18"/>
    </w:rPr>
  </w:style>
  <w:style w:type="paragraph" w:styleId="27">
    <w:name w:val="footer"/>
    <w:basedOn w:val="1"/>
    <w:link w:val="97"/>
    <w:qFormat/>
    <w:uiPriority w:val="0"/>
    <w:pPr>
      <w:tabs>
        <w:tab w:val="center" w:pos="4153"/>
        <w:tab w:val="right" w:pos="8306"/>
      </w:tabs>
      <w:snapToGrid w:val="0"/>
      <w:jc w:val="left"/>
    </w:pPr>
    <w:rPr>
      <w:sz w:val="18"/>
      <w:szCs w:val="18"/>
    </w:rPr>
  </w:style>
  <w:style w:type="paragraph" w:styleId="28">
    <w:name w:val="header"/>
    <w:basedOn w:val="1"/>
    <w:link w:val="94"/>
    <w:qFormat/>
    <w:uiPriority w:val="99"/>
    <w:pPr>
      <w:pBdr>
        <w:bottom w:val="single" w:color="auto" w:sz="6" w:space="1"/>
      </w:pBdr>
      <w:tabs>
        <w:tab w:val="center" w:pos="4153"/>
        <w:tab w:val="right" w:pos="8306"/>
      </w:tabs>
      <w:snapToGrid w:val="0"/>
      <w:jc w:val="center"/>
    </w:pPr>
    <w:rPr>
      <w:sz w:val="18"/>
      <w:szCs w:val="18"/>
    </w:rPr>
  </w:style>
  <w:style w:type="paragraph" w:styleId="29">
    <w:name w:val="toc 1"/>
    <w:basedOn w:val="1"/>
    <w:next w:val="1"/>
    <w:qFormat/>
    <w:uiPriority w:val="0"/>
    <w:pPr>
      <w:spacing w:before="120" w:after="120"/>
      <w:jc w:val="left"/>
    </w:pPr>
    <w:rPr>
      <w:b/>
      <w:bCs/>
      <w:caps/>
    </w:rPr>
  </w:style>
  <w:style w:type="paragraph" w:styleId="30">
    <w:name w:val="toc 4"/>
    <w:basedOn w:val="1"/>
    <w:next w:val="1"/>
    <w:semiHidden/>
    <w:qFormat/>
    <w:uiPriority w:val="0"/>
    <w:pPr>
      <w:ind w:left="630"/>
      <w:jc w:val="left"/>
    </w:pPr>
    <w:rPr>
      <w:szCs w:val="21"/>
    </w:rPr>
  </w:style>
  <w:style w:type="paragraph" w:styleId="31">
    <w:name w:val="Subtitle"/>
    <w:next w:val="1"/>
    <w:link w:val="309"/>
    <w:qFormat/>
    <w:uiPriority w:val="0"/>
    <w:pPr>
      <w:wordWrap w:val="0"/>
      <w:spacing w:after="60"/>
      <w:jc w:val="center"/>
    </w:pPr>
    <w:rPr>
      <w:rFonts w:ascii="Calibri" w:hAnsi="Calibri" w:eastAsia="宋体" w:cs="Times New Roman"/>
      <w:sz w:val="24"/>
      <w:lang w:val="en-US" w:eastAsia="zh-CN" w:bidi="ar-SA"/>
    </w:rPr>
  </w:style>
  <w:style w:type="paragraph" w:styleId="32">
    <w:name w:val="toc 6"/>
    <w:basedOn w:val="1"/>
    <w:next w:val="1"/>
    <w:semiHidden/>
    <w:qFormat/>
    <w:uiPriority w:val="0"/>
    <w:pPr>
      <w:ind w:left="1050"/>
      <w:jc w:val="left"/>
    </w:pPr>
    <w:rPr>
      <w:szCs w:val="21"/>
    </w:rPr>
  </w:style>
  <w:style w:type="paragraph" w:styleId="33">
    <w:name w:val="Body Text Indent 3"/>
    <w:basedOn w:val="1"/>
    <w:link w:val="95"/>
    <w:qFormat/>
    <w:uiPriority w:val="0"/>
    <w:pPr>
      <w:spacing w:line="360" w:lineRule="auto"/>
      <w:ind w:firstLine="482" w:firstLineChars="200"/>
    </w:pPr>
    <w:rPr>
      <w:rFonts w:ascii="宋体"/>
      <w:b/>
      <w:bCs/>
      <w:sz w:val="24"/>
    </w:rPr>
  </w:style>
  <w:style w:type="paragraph" w:styleId="34">
    <w:name w:val="toc 2"/>
    <w:basedOn w:val="1"/>
    <w:next w:val="1"/>
    <w:semiHidden/>
    <w:qFormat/>
    <w:uiPriority w:val="0"/>
    <w:pPr>
      <w:tabs>
        <w:tab w:val="right" w:leader="dot" w:pos="8296"/>
      </w:tabs>
      <w:ind w:left="210"/>
      <w:jc w:val="left"/>
    </w:pPr>
    <w:rPr>
      <w:smallCaps/>
    </w:rPr>
  </w:style>
  <w:style w:type="paragraph" w:styleId="35">
    <w:name w:val="toc 9"/>
    <w:basedOn w:val="1"/>
    <w:next w:val="1"/>
    <w:semiHidden/>
    <w:qFormat/>
    <w:uiPriority w:val="0"/>
    <w:pPr>
      <w:ind w:left="1680"/>
      <w:jc w:val="left"/>
    </w:pPr>
    <w:rPr>
      <w:szCs w:val="21"/>
    </w:rPr>
  </w:style>
  <w:style w:type="paragraph" w:styleId="36">
    <w:name w:val="Body Text 2"/>
    <w:basedOn w:val="1"/>
    <w:link w:val="96"/>
    <w:qFormat/>
    <w:uiPriority w:val="0"/>
    <w:pPr>
      <w:spacing w:line="360" w:lineRule="auto"/>
    </w:pPr>
    <w:rPr>
      <w:sz w:val="24"/>
    </w:rPr>
  </w:style>
  <w:style w:type="paragraph" w:styleId="37">
    <w:name w:val="HTML Preformatted"/>
    <w:basedOn w:val="1"/>
    <w:link w:val="89"/>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Arial Unicode MS"/>
      <w:color w:val="000000"/>
      <w:kern w:val="0"/>
      <w:sz w:val="20"/>
      <w:szCs w:val="20"/>
    </w:rPr>
  </w:style>
  <w:style w:type="paragraph" w:styleId="38">
    <w:name w:val="Normal (Web)"/>
    <w:basedOn w:val="1"/>
    <w:qFormat/>
    <w:uiPriority w:val="99"/>
    <w:pPr>
      <w:spacing w:beforeAutospacing="1" w:afterAutospacing="1"/>
      <w:jc w:val="left"/>
    </w:pPr>
    <w:rPr>
      <w:kern w:val="0"/>
      <w:sz w:val="24"/>
    </w:rPr>
  </w:style>
  <w:style w:type="paragraph" w:styleId="39">
    <w:name w:val="index 1"/>
    <w:basedOn w:val="1"/>
    <w:next w:val="1"/>
    <w:semiHidden/>
    <w:qFormat/>
    <w:uiPriority w:val="0"/>
    <w:pPr>
      <w:tabs>
        <w:tab w:val="left" w:pos="3360"/>
      </w:tabs>
      <w:spacing w:line="520" w:lineRule="exact"/>
      <w:ind w:left="419" w:leftChars="50" w:hanging="314" w:hangingChars="131"/>
      <w:jc w:val="center"/>
      <w:outlineLvl w:val="3"/>
    </w:pPr>
    <w:rPr>
      <w:rFonts w:ascii="宋体" w:hAnsi="宋体"/>
      <w:sz w:val="24"/>
    </w:rPr>
  </w:style>
  <w:style w:type="paragraph" w:styleId="40">
    <w:name w:val="Title"/>
    <w:basedOn w:val="1"/>
    <w:link w:val="87"/>
    <w:qFormat/>
    <w:uiPriority w:val="0"/>
    <w:pPr>
      <w:spacing w:before="240" w:after="60"/>
      <w:jc w:val="center"/>
      <w:outlineLvl w:val="0"/>
    </w:pPr>
    <w:rPr>
      <w:rFonts w:ascii="Arial" w:hAnsi="Arial" w:eastAsia="隶书" w:cs="Arial"/>
      <w:b/>
      <w:bCs/>
      <w:sz w:val="32"/>
      <w:szCs w:val="32"/>
    </w:rPr>
  </w:style>
  <w:style w:type="paragraph" w:styleId="41">
    <w:name w:val="annotation subject"/>
    <w:basedOn w:val="17"/>
    <w:next w:val="17"/>
    <w:link w:val="185"/>
    <w:qFormat/>
    <w:uiPriority w:val="99"/>
    <w:pPr>
      <w:autoSpaceDE/>
      <w:autoSpaceDN/>
      <w:adjustRightInd/>
      <w:textAlignment w:val="auto"/>
    </w:pPr>
    <w:rPr>
      <w:rFonts w:ascii="Times New Roman"/>
      <w:b/>
      <w:bCs/>
      <w:kern w:val="2"/>
      <w:sz w:val="21"/>
      <w:szCs w:val="24"/>
    </w:rPr>
  </w:style>
  <w:style w:type="paragraph" w:styleId="42">
    <w:name w:val="Body Text First Indent"/>
    <w:basedOn w:val="2"/>
    <w:link w:val="130"/>
    <w:qFormat/>
    <w:uiPriority w:val="0"/>
    <w:pPr>
      <w:spacing w:after="120" w:line="240" w:lineRule="auto"/>
      <w:ind w:firstLine="420" w:firstLineChars="100"/>
    </w:pPr>
    <w:rPr>
      <w:sz w:val="21"/>
    </w:rPr>
  </w:style>
  <w:style w:type="table" w:styleId="44">
    <w:name w:val="Table Grid"/>
    <w:basedOn w:val="4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5">
    <w:name w:val="Table Elegant"/>
    <w:basedOn w:val="43"/>
    <w:qFormat/>
    <w:uiPriority w:val="0"/>
    <w:pPr>
      <w:widowControl w:val="0"/>
      <w:jc w:val="both"/>
    </w:pPr>
    <w:rPr>
      <w:rFonts w:ascii="Calibri" w:hAnsi="Calibri"/>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47">
    <w:name w:val="Strong"/>
    <w:basedOn w:val="46"/>
    <w:qFormat/>
    <w:uiPriority w:val="0"/>
    <w:rPr>
      <w:b/>
      <w:bCs/>
    </w:rPr>
  </w:style>
  <w:style w:type="character" w:styleId="48">
    <w:name w:val="page number"/>
    <w:basedOn w:val="46"/>
    <w:qFormat/>
    <w:uiPriority w:val="0"/>
  </w:style>
  <w:style w:type="character" w:styleId="49">
    <w:name w:val="FollowedHyperlink"/>
    <w:qFormat/>
    <w:uiPriority w:val="0"/>
    <w:rPr>
      <w:color w:val="800080"/>
      <w:u w:val="single"/>
    </w:rPr>
  </w:style>
  <w:style w:type="character" w:styleId="50">
    <w:name w:val="Emphasis"/>
    <w:basedOn w:val="46"/>
    <w:qFormat/>
    <w:uiPriority w:val="0"/>
    <w:rPr>
      <w:sz w:val="20"/>
    </w:rPr>
  </w:style>
  <w:style w:type="character" w:styleId="51">
    <w:name w:val="Hyperlink"/>
    <w:qFormat/>
    <w:uiPriority w:val="0"/>
    <w:rPr>
      <w:color w:val="0000FF"/>
      <w:u w:val="single"/>
    </w:rPr>
  </w:style>
  <w:style w:type="character" w:styleId="52">
    <w:name w:val="annotation reference"/>
    <w:basedOn w:val="46"/>
    <w:qFormat/>
    <w:uiPriority w:val="99"/>
    <w:rPr>
      <w:sz w:val="21"/>
      <w:szCs w:val="21"/>
    </w:rPr>
  </w:style>
  <w:style w:type="character" w:customStyle="1" w:styleId="53">
    <w:name w:val="标题 4 字符"/>
    <w:link w:val="6"/>
    <w:qFormat/>
    <w:uiPriority w:val="9"/>
    <w:rPr>
      <w:rFonts w:ascii="Arial" w:hAnsi="Arial" w:eastAsia="黑体"/>
      <w:b/>
      <w:bCs/>
      <w:kern w:val="2"/>
      <w:sz w:val="28"/>
      <w:szCs w:val="28"/>
      <w:lang w:val="en-US" w:eastAsia="zh-CN" w:bidi="ar-SA"/>
    </w:rPr>
  </w:style>
  <w:style w:type="paragraph" w:customStyle="1" w:styleId="54">
    <w:name w:val="Char"/>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55">
    <w:name w:val="标题 3 字符"/>
    <w:link w:val="5"/>
    <w:qFormat/>
    <w:uiPriority w:val="9"/>
    <w:rPr>
      <w:rFonts w:ascii="宋体" w:hAnsi="宋体" w:eastAsia="宋体"/>
      <w:b/>
      <w:bCs/>
      <w:kern w:val="2"/>
      <w:sz w:val="28"/>
      <w:szCs w:val="32"/>
      <w:lang w:val="en-US" w:eastAsia="zh-CN" w:bidi="ar-SA"/>
    </w:rPr>
  </w:style>
  <w:style w:type="character" w:customStyle="1" w:styleId="56">
    <w:name w:val="标题 1 字符"/>
    <w:link w:val="3"/>
    <w:qFormat/>
    <w:uiPriority w:val="0"/>
    <w:rPr>
      <w:rFonts w:ascii="宋体" w:hAnsi="宋体" w:eastAsia="黑体"/>
      <w:b/>
      <w:bCs/>
      <w:kern w:val="44"/>
      <w:sz w:val="28"/>
      <w:szCs w:val="44"/>
      <w:lang w:val="en-US" w:eastAsia="zh-CN" w:bidi="ar-SA"/>
    </w:rPr>
  </w:style>
  <w:style w:type="character" w:customStyle="1" w:styleId="57">
    <w:name w:val="正文缩进 字符"/>
    <w:link w:val="8"/>
    <w:qFormat/>
    <w:uiPriority w:val="0"/>
    <w:rPr>
      <w:rFonts w:eastAsia="宋体"/>
      <w:kern w:val="2"/>
      <w:sz w:val="21"/>
      <w:lang w:val="en-US" w:eastAsia="zh-CN" w:bidi="ar-SA"/>
    </w:rPr>
  </w:style>
  <w:style w:type="character" w:customStyle="1" w:styleId="58">
    <w:name w:val="标题 3 Char"/>
    <w:qFormat/>
    <w:uiPriority w:val="0"/>
    <w:rPr>
      <w:rFonts w:ascii="黑体" w:eastAsia="黑体"/>
      <w:bCs/>
      <w:sz w:val="30"/>
    </w:rPr>
  </w:style>
  <w:style w:type="paragraph" w:customStyle="1" w:styleId="59">
    <w:name w:val="样式41"/>
    <w:basedOn w:val="1"/>
    <w:qFormat/>
    <w:uiPriority w:val="0"/>
    <w:pPr>
      <w:numPr>
        <w:ilvl w:val="0"/>
        <w:numId w:val="2"/>
      </w:numPr>
      <w:tabs>
        <w:tab w:val="left" w:pos="945"/>
      </w:tabs>
      <w:spacing w:line="360" w:lineRule="auto"/>
    </w:pPr>
    <w:rPr>
      <w:b/>
      <w:color w:val="000000"/>
      <w:sz w:val="24"/>
      <w:szCs w:val="20"/>
    </w:rPr>
  </w:style>
  <w:style w:type="paragraph" w:customStyle="1" w:styleId="60">
    <w:name w:val="图"/>
    <w:basedOn w:val="1"/>
    <w:qFormat/>
    <w:uiPriority w:val="0"/>
    <w:pPr>
      <w:keepNext/>
      <w:adjustRightInd w:val="0"/>
      <w:snapToGrid w:val="0"/>
      <w:spacing w:before="60" w:after="60" w:line="300" w:lineRule="auto"/>
      <w:jc w:val="center"/>
    </w:pPr>
    <w:rPr>
      <w:spacing w:val="20"/>
      <w:kern w:val="0"/>
      <w:sz w:val="24"/>
      <w:szCs w:val="20"/>
    </w:rPr>
  </w:style>
  <w:style w:type="paragraph" w:customStyle="1" w:styleId="61">
    <w:name w:val="文档正文"/>
    <w:basedOn w:val="1"/>
    <w:qFormat/>
    <w:uiPriority w:val="0"/>
    <w:pPr>
      <w:adjustRightInd w:val="0"/>
      <w:spacing w:line="480" w:lineRule="atLeast"/>
      <w:ind w:firstLine="567" w:firstLineChars="200"/>
      <w:textAlignment w:val="baseline"/>
    </w:pPr>
    <w:rPr>
      <w:rFonts w:ascii="长城仿宋"/>
      <w:kern w:val="0"/>
      <w:szCs w:val="20"/>
    </w:rPr>
  </w:style>
  <w:style w:type="paragraph" w:customStyle="1" w:styleId="62">
    <w:name w:val="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3">
    <w:name w:val="Char1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4">
    <w:name w:val="Char Char Char Char1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5">
    <w:name w:val="Table Contents"/>
    <w:basedOn w:val="1"/>
    <w:qFormat/>
    <w:uiPriority w:val="0"/>
    <w:pPr>
      <w:suppressAutoHyphens/>
      <w:autoSpaceDE w:val="0"/>
      <w:spacing w:after="120"/>
      <w:jc w:val="left"/>
    </w:pPr>
    <w:rPr>
      <w:rFonts w:ascii="Helvetica" w:hAnsi="Helvetica"/>
      <w:kern w:val="1"/>
      <w:sz w:val="20"/>
      <w:szCs w:val="20"/>
    </w:rPr>
  </w:style>
  <w:style w:type="paragraph" w:customStyle="1" w:styleId="66">
    <w:name w:val="自定义正文"/>
    <w:basedOn w:val="1"/>
    <w:qFormat/>
    <w:uiPriority w:val="0"/>
    <w:pPr>
      <w:spacing w:afterLines="50"/>
      <w:ind w:left="600" w:leftChars="600"/>
    </w:pPr>
  </w:style>
  <w:style w:type="paragraph" w:customStyle="1" w:styleId="67">
    <w:name w:val="Char Char Char Char Char"/>
    <w:basedOn w:val="1"/>
    <w:qFormat/>
    <w:uiPriority w:val="0"/>
    <w:rPr>
      <w:rFonts w:ascii="Tahoma" w:hAnsi="Tahoma"/>
      <w:sz w:val="24"/>
      <w:szCs w:val="20"/>
    </w:rPr>
  </w:style>
  <w:style w:type="paragraph" w:customStyle="1" w:styleId="68">
    <w:name w:val="小标题 1"/>
    <w:basedOn w:val="1"/>
    <w:qFormat/>
    <w:uiPriority w:val="0"/>
    <w:pPr>
      <w:autoSpaceDE w:val="0"/>
      <w:autoSpaceDN w:val="0"/>
      <w:adjustRightInd w:val="0"/>
      <w:spacing w:line="360" w:lineRule="atLeast"/>
    </w:pPr>
    <w:rPr>
      <w:rFonts w:ascii="文鼎粗黑" w:eastAsia="文鼎粗黑"/>
      <w:kern w:val="0"/>
      <w:sz w:val="22"/>
      <w:szCs w:val="20"/>
    </w:rPr>
  </w:style>
  <w:style w:type="paragraph" w:customStyle="1" w:styleId="69">
    <w:name w:val="Char Char"/>
    <w:basedOn w:val="1"/>
    <w:qFormat/>
    <w:uiPriority w:val="0"/>
    <w:rPr>
      <w:rFonts w:ascii="Tahoma" w:hAnsi="Tahoma"/>
      <w:sz w:val="24"/>
      <w:szCs w:val="20"/>
    </w:rPr>
  </w:style>
  <w:style w:type="paragraph" w:customStyle="1" w:styleId="70">
    <w:name w:val="È±Ê¡ÎÄ±¾"/>
    <w:basedOn w:val="1"/>
    <w:qFormat/>
    <w:uiPriority w:val="0"/>
    <w:pPr>
      <w:widowControl/>
      <w:overflowPunct w:val="0"/>
      <w:autoSpaceDE w:val="0"/>
      <w:autoSpaceDN w:val="0"/>
      <w:adjustRightInd w:val="0"/>
      <w:jc w:val="left"/>
      <w:textAlignment w:val="baseline"/>
    </w:pPr>
    <w:rPr>
      <w:kern w:val="0"/>
      <w:sz w:val="24"/>
      <w:szCs w:val="20"/>
    </w:rPr>
  </w:style>
  <w:style w:type="character" w:customStyle="1" w:styleId="71">
    <w:name w:val="标题 2 字符"/>
    <w:link w:val="4"/>
    <w:qFormat/>
    <w:uiPriority w:val="0"/>
    <w:rPr>
      <w:rFonts w:ascii="宋体" w:hAnsi="宋体" w:eastAsia="宋体"/>
      <w:b/>
      <w:bCs/>
      <w:sz w:val="24"/>
      <w:lang w:val="en-US" w:eastAsia="zh-CN" w:bidi="ar-SA"/>
    </w:rPr>
  </w:style>
  <w:style w:type="paragraph" w:customStyle="1" w:styleId="72">
    <w:name w:val="Char Char Char Char Char Char1 Char"/>
    <w:basedOn w:val="1"/>
    <w:qFormat/>
    <w:uiPriority w:val="0"/>
    <w:pPr>
      <w:widowControl/>
      <w:spacing w:after="160" w:line="240" w:lineRule="exact"/>
      <w:jc w:val="left"/>
    </w:pPr>
    <w:rPr>
      <w:rFonts w:ascii="Verdana" w:hAnsi="Verdana"/>
      <w:kern w:val="0"/>
      <w:szCs w:val="20"/>
      <w:lang w:eastAsia="en-US"/>
    </w:rPr>
  </w:style>
  <w:style w:type="paragraph" w:styleId="73">
    <w:name w:val="List Paragraph"/>
    <w:basedOn w:val="1"/>
    <w:qFormat/>
    <w:uiPriority w:val="0"/>
    <w:pPr>
      <w:ind w:firstLine="420" w:firstLineChars="200"/>
    </w:pPr>
    <w:rPr>
      <w:rFonts w:ascii="Calibri" w:hAnsi="Calibri"/>
      <w:szCs w:val="22"/>
    </w:rPr>
  </w:style>
  <w:style w:type="paragraph" w:customStyle="1" w:styleId="74">
    <w:name w:val="USE 1"/>
    <w:basedOn w:val="1"/>
    <w:qFormat/>
    <w:uiPriority w:val="0"/>
    <w:pPr>
      <w:spacing w:line="200" w:lineRule="atLeast"/>
      <w:jc w:val="left"/>
    </w:pPr>
    <w:rPr>
      <w:rFonts w:ascii="宋体" w:hAnsi="宋体"/>
      <w:b/>
      <w:sz w:val="24"/>
      <w:szCs w:val="28"/>
    </w:rPr>
  </w:style>
  <w:style w:type="paragraph" w:customStyle="1" w:styleId="75">
    <w:name w:val="RFI text from 3rd Level"/>
    <w:basedOn w:val="1"/>
    <w:qFormat/>
    <w:uiPriority w:val="0"/>
    <w:pPr>
      <w:widowControl/>
      <w:numPr>
        <w:ilvl w:val="0"/>
        <w:numId w:val="3"/>
      </w:numPr>
      <w:tabs>
        <w:tab w:val="left" w:pos="1080"/>
        <w:tab w:val="clear" w:pos="840"/>
      </w:tabs>
      <w:spacing w:beforeLines="50" w:line="360" w:lineRule="auto"/>
      <w:ind w:left="0" w:firstLine="0"/>
    </w:pPr>
    <w:rPr>
      <w:rFonts w:ascii="Arial (W1)" w:hAnsi="Arial (W1)"/>
      <w:bCs/>
      <w:kern w:val="0"/>
      <w:sz w:val="24"/>
      <w:lang w:val="en-GB"/>
    </w:rPr>
  </w:style>
  <w:style w:type="paragraph" w:customStyle="1" w:styleId="76">
    <w:name w:val="正文文字缩进项目"/>
    <w:basedOn w:val="19"/>
    <w:qFormat/>
    <w:uiPriority w:val="0"/>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77">
    <w:name w:val="样式 标题 2 + 段前: 13 磅 段后: 13 磅 行距: 单倍行距"/>
    <w:basedOn w:val="4"/>
    <w:qFormat/>
    <w:uiPriority w:val="0"/>
    <w:pPr>
      <w:adjustRightInd/>
      <w:spacing w:before="0" w:after="0"/>
      <w:jc w:val="both"/>
      <w:textAlignment w:val="auto"/>
    </w:pPr>
    <w:rPr>
      <w:rFonts w:ascii="Cambria" w:hAnsi="Cambria" w:cs="宋体"/>
      <w:kern w:val="2"/>
      <w:sz w:val="32"/>
    </w:rPr>
  </w:style>
  <w:style w:type="character" w:customStyle="1" w:styleId="78">
    <w:name w:val="H4 Char2"/>
    <w:qFormat/>
    <w:uiPriority w:val="0"/>
    <w:rPr>
      <w:rFonts w:ascii="Arial" w:hAnsi="Arial" w:eastAsia="黑体"/>
      <w:b/>
      <w:bCs/>
      <w:kern w:val="2"/>
      <w:sz w:val="28"/>
      <w:szCs w:val="28"/>
      <w:lang w:val="en-US" w:eastAsia="zh-CN" w:bidi="ar-SA"/>
    </w:rPr>
  </w:style>
  <w:style w:type="character" w:customStyle="1" w:styleId="79">
    <w:name w:val="正文文本缩进 字符"/>
    <w:link w:val="19"/>
    <w:qFormat/>
    <w:uiPriority w:val="0"/>
    <w:rPr>
      <w:rFonts w:eastAsia="宋体"/>
      <w:kern w:val="2"/>
      <w:sz w:val="21"/>
      <w:szCs w:val="24"/>
      <w:lang w:val="en-US" w:eastAsia="zh-CN" w:bidi="ar-SA"/>
    </w:rPr>
  </w:style>
  <w:style w:type="character" w:customStyle="1" w:styleId="80">
    <w:name w:val="标题 5 字符"/>
    <w:link w:val="7"/>
    <w:qFormat/>
    <w:uiPriority w:val="0"/>
    <w:rPr>
      <w:rFonts w:eastAsia="宋体"/>
      <w:b/>
      <w:kern w:val="2"/>
      <w:sz w:val="28"/>
      <w:lang w:val="en-US" w:eastAsia="zh-CN" w:bidi="ar-SA"/>
    </w:rPr>
  </w:style>
  <w:style w:type="character" w:customStyle="1" w:styleId="81">
    <w:name w:val="第*章 Char"/>
    <w:qFormat/>
    <w:uiPriority w:val="0"/>
    <w:rPr>
      <w:rFonts w:ascii="Arial" w:hAnsi="Arial" w:eastAsia="黑体"/>
      <w:b/>
      <w:bCs/>
      <w:kern w:val="2"/>
      <w:sz w:val="32"/>
      <w:szCs w:val="32"/>
    </w:rPr>
  </w:style>
  <w:style w:type="character" w:customStyle="1" w:styleId="82">
    <w:name w:val="章标题1 Char"/>
    <w:qFormat/>
    <w:uiPriority w:val="0"/>
    <w:rPr>
      <w:rFonts w:eastAsia="宋体"/>
      <w:b/>
      <w:bCs/>
      <w:kern w:val="2"/>
      <w:sz w:val="32"/>
      <w:szCs w:val="32"/>
      <w:lang w:val="en-US" w:eastAsia="zh-CN" w:bidi="ar-SA"/>
    </w:rPr>
  </w:style>
  <w:style w:type="character" w:customStyle="1" w:styleId="83">
    <w:name w:val="标题 6 字符"/>
    <w:link w:val="9"/>
    <w:qFormat/>
    <w:uiPriority w:val="0"/>
    <w:rPr>
      <w:rFonts w:ascii="Arial" w:hAnsi="Arial" w:eastAsia="黑体"/>
      <w:b/>
      <w:kern w:val="2"/>
      <w:sz w:val="24"/>
      <w:lang w:val="en-US" w:eastAsia="zh-CN" w:bidi="ar-SA"/>
    </w:rPr>
  </w:style>
  <w:style w:type="character" w:customStyle="1" w:styleId="84">
    <w:name w:val="标题 7 字符"/>
    <w:link w:val="10"/>
    <w:qFormat/>
    <w:uiPriority w:val="0"/>
    <w:rPr>
      <w:rFonts w:eastAsia="宋体"/>
      <w:b/>
      <w:kern w:val="2"/>
      <w:sz w:val="24"/>
      <w:lang w:val="en-US" w:eastAsia="zh-CN" w:bidi="ar-SA"/>
    </w:rPr>
  </w:style>
  <w:style w:type="character" w:customStyle="1" w:styleId="85">
    <w:name w:val="标题 8 字符"/>
    <w:link w:val="11"/>
    <w:qFormat/>
    <w:uiPriority w:val="0"/>
    <w:rPr>
      <w:rFonts w:ascii="Arial" w:hAnsi="Arial" w:eastAsia="黑体"/>
      <w:kern w:val="2"/>
      <w:sz w:val="24"/>
      <w:lang w:val="en-US" w:eastAsia="zh-CN" w:bidi="ar-SA"/>
    </w:rPr>
  </w:style>
  <w:style w:type="character" w:customStyle="1" w:styleId="86">
    <w:name w:val="标题 9 字符"/>
    <w:link w:val="12"/>
    <w:qFormat/>
    <w:uiPriority w:val="0"/>
    <w:rPr>
      <w:rFonts w:ascii="Arial" w:hAnsi="Arial" w:eastAsia="黑体"/>
      <w:kern w:val="2"/>
      <w:sz w:val="21"/>
      <w:lang w:val="en-US" w:eastAsia="zh-CN" w:bidi="ar-SA"/>
    </w:rPr>
  </w:style>
  <w:style w:type="character" w:customStyle="1" w:styleId="87">
    <w:name w:val="标题 字符"/>
    <w:link w:val="40"/>
    <w:qFormat/>
    <w:uiPriority w:val="0"/>
    <w:rPr>
      <w:rFonts w:ascii="Arial" w:hAnsi="Arial" w:eastAsia="隶书" w:cs="Arial"/>
      <w:b/>
      <w:bCs/>
      <w:kern w:val="2"/>
      <w:sz w:val="32"/>
      <w:szCs w:val="32"/>
      <w:lang w:val="en-US" w:eastAsia="zh-CN" w:bidi="ar-SA"/>
    </w:rPr>
  </w:style>
  <w:style w:type="character" w:customStyle="1" w:styleId="88">
    <w:name w:val="日期 字符"/>
    <w:link w:val="24"/>
    <w:qFormat/>
    <w:uiPriority w:val="0"/>
    <w:rPr>
      <w:rFonts w:ascii="宋体" w:hAnsi="Courier New" w:eastAsia="宋体"/>
      <w:kern w:val="2"/>
      <w:sz w:val="32"/>
      <w:lang w:val="en-US" w:eastAsia="zh-CN" w:bidi="ar-SA"/>
    </w:rPr>
  </w:style>
  <w:style w:type="character" w:customStyle="1" w:styleId="89">
    <w:name w:val="HTML 预设格式 字符"/>
    <w:link w:val="37"/>
    <w:qFormat/>
    <w:uiPriority w:val="0"/>
    <w:rPr>
      <w:rFonts w:ascii="Arial Unicode MS" w:hAnsi="Arial Unicode MS" w:eastAsia="Arial Unicode MS"/>
      <w:color w:val="000000"/>
      <w:lang w:val="en-US" w:eastAsia="zh-CN" w:bidi="ar-SA"/>
    </w:rPr>
  </w:style>
  <w:style w:type="character" w:customStyle="1" w:styleId="90">
    <w:name w:val="纯文本 字符"/>
    <w:link w:val="22"/>
    <w:qFormat/>
    <w:uiPriority w:val="0"/>
    <w:rPr>
      <w:rFonts w:ascii="宋体" w:hAnsi="Courier New" w:eastAsia="宋体"/>
      <w:kern w:val="2"/>
      <w:sz w:val="21"/>
      <w:lang w:val="en-US" w:eastAsia="zh-CN" w:bidi="ar-SA"/>
    </w:rPr>
  </w:style>
  <w:style w:type="character" w:customStyle="1" w:styleId="91">
    <w:name w:val="正文文字首行缩进 Char"/>
    <w:qFormat/>
    <w:uiPriority w:val="0"/>
    <w:rPr>
      <w:kern w:val="2"/>
      <w:sz w:val="21"/>
      <w:szCs w:val="24"/>
    </w:rPr>
  </w:style>
  <w:style w:type="character" w:customStyle="1" w:styleId="92">
    <w:name w:val="正文文本 字符"/>
    <w:link w:val="2"/>
    <w:qFormat/>
    <w:uiPriority w:val="0"/>
    <w:rPr>
      <w:rFonts w:eastAsia="宋体"/>
      <w:b/>
      <w:bCs/>
      <w:kern w:val="2"/>
      <w:sz w:val="24"/>
      <w:szCs w:val="24"/>
      <w:lang w:val="en-US" w:eastAsia="zh-CN" w:bidi="ar-SA"/>
    </w:rPr>
  </w:style>
  <w:style w:type="character" w:customStyle="1" w:styleId="93">
    <w:name w:val="正文文本缩进 2 字符"/>
    <w:link w:val="25"/>
    <w:qFormat/>
    <w:uiPriority w:val="0"/>
    <w:rPr>
      <w:rFonts w:ascii="宋体" w:hAnsi="宋体" w:eastAsia="宋体"/>
      <w:kern w:val="2"/>
      <w:sz w:val="21"/>
      <w:szCs w:val="24"/>
      <w:lang w:val="en-US" w:eastAsia="zh-CN" w:bidi="ar-SA"/>
    </w:rPr>
  </w:style>
  <w:style w:type="character" w:customStyle="1" w:styleId="94">
    <w:name w:val="页眉 字符"/>
    <w:link w:val="28"/>
    <w:qFormat/>
    <w:uiPriority w:val="99"/>
    <w:rPr>
      <w:rFonts w:eastAsia="宋体"/>
      <w:kern w:val="2"/>
      <w:sz w:val="18"/>
      <w:szCs w:val="18"/>
      <w:lang w:val="en-US" w:eastAsia="zh-CN" w:bidi="ar-SA"/>
    </w:rPr>
  </w:style>
  <w:style w:type="character" w:customStyle="1" w:styleId="95">
    <w:name w:val="正文文本缩进 3 字符"/>
    <w:link w:val="33"/>
    <w:qFormat/>
    <w:uiPriority w:val="0"/>
    <w:rPr>
      <w:rFonts w:ascii="宋体" w:eastAsia="宋体"/>
      <w:b/>
      <w:bCs/>
      <w:kern w:val="2"/>
      <w:sz w:val="24"/>
      <w:szCs w:val="24"/>
      <w:lang w:val="en-US" w:eastAsia="zh-CN" w:bidi="ar-SA"/>
    </w:rPr>
  </w:style>
  <w:style w:type="character" w:customStyle="1" w:styleId="96">
    <w:name w:val="正文文本 2 字符"/>
    <w:link w:val="36"/>
    <w:qFormat/>
    <w:uiPriority w:val="0"/>
    <w:rPr>
      <w:rFonts w:eastAsia="宋体"/>
      <w:kern w:val="2"/>
      <w:sz w:val="24"/>
      <w:szCs w:val="24"/>
      <w:lang w:val="en-US" w:eastAsia="zh-CN" w:bidi="ar-SA"/>
    </w:rPr>
  </w:style>
  <w:style w:type="character" w:customStyle="1" w:styleId="97">
    <w:name w:val="页脚 字符"/>
    <w:link w:val="27"/>
    <w:qFormat/>
    <w:uiPriority w:val="0"/>
    <w:rPr>
      <w:rFonts w:eastAsia="宋体"/>
      <w:kern w:val="2"/>
      <w:sz w:val="18"/>
      <w:szCs w:val="18"/>
      <w:lang w:val="en-US" w:eastAsia="zh-CN" w:bidi="ar-SA"/>
    </w:rPr>
  </w:style>
  <w:style w:type="character" w:customStyle="1" w:styleId="98">
    <w:name w:val="正文文本 3 字符"/>
    <w:link w:val="18"/>
    <w:qFormat/>
    <w:uiPriority w:val="0"/>
    <w:rPr>
      <w:rFonts w:eastAsia="宋体"/>
      <w:kern w:val="2"/>
      <w:sz w:val="16"/>
      <w:szCs w:val="16"/>
      <w:lang w:val="en-US" w:eastAsia="zh-CN" w:bidi="ar-SA"/>
    </w:rPr>
  </w:style>
  <w:style w:type="character" w:customStyle="1" w:styleId="99">
    <w:name w:val="批注框文本 字符"/>
    <w:link w:val="26"/>
    <w:semiHidden/>
    <w:qFormat/>
    <w:uiPriority w:val="99"/>
    <w:rPr>
      <w:rFonts w:eastAsia="宋体"/>
      <w:kern w:val="2"/>
      <w:sz w:val="18"/>
      <w:szCs w:val="18"/>
      <w:lang w:val="en-US" w:eastAsia="zh-CN" w:bidi="ar-SA"/>
    </w:rPr>
  </w:style>
  <w:style w:type="paragraph" w:customStyle="1" w:styleId="100">
    <w:name w:val="样式1"/>
    <w:basedOn w:val="40"/>
    <w:qFormat/>
    <w:uiPriority w:val="0"/>
    <w:pPr>
      <w:spacing w:before="120" w:after="120"/>
    </w:pPr>
    <w:rPr>
      <w:rFonts w:eastAsia="黑体"/>
      <w:b w:val="0"/>
      <w:sz w:val="30"/>
      <w:szCs w:val="21"/>
    </w:rPr>
  </w:style>
  <w:style w:type="paragraph" w:customStyle="1" w:styleId="101">
    <w:name w:val="样式2"/>
    <w:basedOn w:val="40"/>
    <w:next w:val="100"/>
    <w:qFormat/>
    <w:uiPriority w:val="0"/>
    <w:pPr>
      <w:spacing w:before="120" w:after="120"/>
    </w:pPr>
    <w:rPr>
      <w:rFonts w:eastAsia="黑体"/>
      <w:b w:val="0"/>
      <w:sz w:val="30"/>
      <w:szCs w:val="30"/>
    </w:rPr>
  </w:style>
  <w:style w:type="character" w:customStyle="1" w:styleId="102">
    <w:name w:val="标题 3 Char Char"/>
    <w:qFormat/>
    <w:uiPriority w:val="0"/>
    <w:rPr>
      <w:rFonts w:eastAsia="宋体"/>
      <w:b/>
      <w:bCs/>
      <w:kern w:val="2"/>
      <w:sz w:val="32"/>
      <w:szCs w:val="32"/>
      <w:lang w:val="en-US" w:eastAsia="zh-CN" w:bidi="ar-SA"/>
    </w:rPr>
  </w:style>
  <w:style w:type="paragraph" w:customStyle="1" w:styleId="103">
    <w:name w:val="Char Char Char Char Char Char1 Char Char Char Char Char Char Char Char Char Char Char Char Char"/>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04">
    <w:name w:val="cont"/>
    <w:basedOn w:val="1"/>
    <w:qFormat/>
    <w:uiPriority w:val="0"/>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105">
    <w:name w:val="--规划正文"/>
    <w:basedOn w:val="1"/>
    <w:qFormat/>
    <w:uiPriority w:val="0"/>
    <w:pPr>
      <w:spacing w:line="360" w:lineRule="auto"/>
      <w:ind w:firstLine="200" w:firstLineChars="200"/>
    </w:pPr>
    <w:rPr>
      <w:szCs w:val="20"/>
    </w:rPr>
  </w:style>
  <w:style w:type="paragraph" w:customStyle="1" w:styleId="106">
    <w:name w:val="设计依据"/>
    <w:basedOn w:val="2"/>
    <w:qFormat/>
    <w:uiPriority w:val="0"/>
    <w:pPr>
      <w:numPr>
        <w:ilvl w:val="1"/>
        <w:numId w:val="4"/>
      </w:numPr>
      <w:tabs>
        <w:tab w:val="left" w:pos="1440"/>
        <w:tab w:val="clear" w:pos="840"/>
      </w:tabs>
      <w:adjustRightInd w:val="0"/>
      <w:ind w:left="1440"/>
      <w:textAlignment w:val="baseline"/>
    </w:pPr>
    <w:rPr>
      <w:rFonts w:ascii="宋体" w:hAnsi="宋体"/>
      <w:b w:val="0"/>
      <w:kern w:val="0"/>
      <w:sz w:val="28"/>
      <w:szCs w:val="18"/>
    </w:rPr>
  </w:style>
  <w:style w:type="paragraph" w:customStyle="1" w:styleId="107">
    <w:name w:val="方案要点"/>
    <w:basedOn w:val="1"/>
    <w:qFormat/>
    <w:uiPriority w:val="0"/>
    <w:pPr>
      <w:numPr>
        <w:ilvl w:val="0"/>
        <w:numId w:val="4"/>
      </w:numPr>
      <w:spacing w:line="360" w:lineRule="auto"/>
    </w:pPr>
    <w:rPr>
      <w:rFonts w:ascii="仿宋_GB2312" w:hAnsi="宋体" w:eastAsia="仿宋_GB2312"/>
      <w:color w:val="000000"/>
      <w:sz w:val="28"/>
      <w:szCs w:val="28"/>
    </w:rPr>
  </w:style>
  <w:style w:type="paragraph" w:customStyle="1" w:styleId="108">
    <w:name w:val="样式4"/>
    <w:basedOn w:val="1"/>
    <w:qFormat/>
    <w:uiPriority w:val="0"/>
    <w:pPr>
      <w:tabs>
        <w:tab w:val="left" w:pos="842"/>
      </w:tabs>
      <w:spacing w:line="360" w:lineRule="auto"/>
      <w:ind w:left="842" w:hanging="420"/>
    </w:pPr>
    <w:rPr>
      <w:sz w:val="24"/>
    </w:rPr>
  </w:style>
  <w:style w:type="paragraph" w:customStyle="1" w:styleId="109">
    <w:name w:val="文字"/>
    <w:basedOn w:val="1"/>
    <w:qFormat/>
    <w:uiPriority w:val="0"/>
    <w:pPr>
      <w:tabs>
        <w:tab w:val="left" w:pos="8520"/>
      </w:tabs>
      <w:spacing w:line="312" w:lineRule="auto"/>
      <w:ind w:right="-210" w:firstLine="556"/>
    </w:pPr>
    <w:rPr>
      <w:rFonts w:ascii="宋体"/>
      <w:sz w:val="28"/>
      <w:szCs w:val="20"/>
    </w:rPr>
  </w:style>
  <w:style w:type="paragraph" w:customStyle="1" w:styleId="110">
    <w:name w:val="--规划-表格-居左"/>
    <w:basedOn w:val="105"/>
    <w:qFormat/>
    <w:uiPriority w:val="0"/>
    <w:pPr>
      <w:spacing w:line="240" w:lineRule="auto"/>
      <w:ind w:firstLine="0" w:firstLineChars="0"/>
    </w:pPr>
    <w:rPr>
      <w:sz w:val="20"/>
    </w:rPr>
  </w:style>
  <w:style w:type="paragraph" w:customStyle="1" w:styleId="111">
    <w:name w:val="--规划-表格-居中"/>
    <w:basedOn w:val="105"/>
    <w:qFormat/>
    <w:uiPriority w:val="0"/>
    <w:pPr>
      <w:spacing w:line="240" w:lineRule="auto"/>
      <w:ind w:firstLine="0" w:firstLineChars="0"/>
      <w:jc w:val="center"/>
    </w:pPr>
    <w:rPr>
      <w:sz w:val="20"/>
    </w:rPr>
  </w:style>
  <w:style w:type="paragraph" w:customStyle="1" w:styleId="112">
    <w:name w:val="--编号内缩进"/>
    <w:basedOn w:val="1"/>
    <w:qFormat/>
    <w:uiPriority w:val="0"/>
    <w:pPr>
      <w:spacing w:line="360" w:lineRule="auto"/>
      <w:ind w:left="420" w:firstLine="200" w:firstLineChars="200"/>
    </w:pPr>
    <w:rPr>
      <w:szCs w:val="21"/>
    </w:rPr>
  </w:style>
  <w:style w:type="paragraph" w:customStyle="1" w:styleId="113">
    <w:name w:val="--规划-题注"/>
    <w:basedOn w:val="1"/>
    <w:next w:val="105"/>
    <w:qFormat/>
    <w:uiPriority w:val="0"/>
    <w:pPr>
      <w:spacing w:line="360" w:lineRule="auto"/>
      <w:jc w:val="center"/>
    </w:pPr>
    <w:rPr>
      <w:rFonts w:eastAsia="黑体"/>
    </w:rPr>
  </w:style>
  <w:style w:type="paragraph" w:customStyle="1" w:styleId="114">
    <w:name w:val="--规划-图和表"/>
    <w:next w:val="105"/>
    <w:qFormat/>
    <w:uiPriority w:val="0"/>
    <w:pPr>
      <w:jc w:val="center"/>
    </w:pPr>
    <w:rPr>
      <w:rFonts w:ascii="Times New Roman" w:hAnsi="Times New Roman" w:eastAsia="宋体" w:cs="Times New Roman"/>
      <w:kern w:val="2"/>
      <w:sz w:val="21"/>
      <w:lang w:val="en-US" w:eastAsia="zh-CN" w:bidi="ar-SA"/>
    </w:rPr>
  </w:style>
  <w:style w:type="paragraph" w:customStyle="1" w:styleId="115">
    <w:name w:val="--规划-小标题"/>
    <w:basedOn w:val="1"/>
    <w:next w:val="105"/>
    <w:qFormat/>
    <w:uiPriority w:val="0"/>
    <w:pPr>
      <w:keepNext/>
      <w:keepLines/>
      <w:spacing w:line="360" w:lineRule="auto"/>
      <w:outlineLvl w:val="4"/>
    </w:pPr>
    <w:rPr>
      <w:rFonts w:eastAsia="黑体"/>
    </w:rPr>
  </w:style>
  <w:style w:type="paragraph" w:customStyle="1" w:styleId="116">
    <w:name w:val="--规划正文 Char"/>
    <w:basedOn w:val="1"/>
    <w:qFormat/>
    <w:uiPriority w:val="0"/>
    <w:pPr>
      <w:spacing w:line="360" w:lineRule="auto"/>
      <w:ind w:firstLine="200" w:firstLineChars="200"/>
    </w:pPr>
    <w:rPr>
      <w:sz w:val="24"/>
    </w:rPr>
  </w:style>
  <w:style w:type="paragraph" w:customStyle="1" w:styleId="117">
    <w:name w:val="缺省文本"/>
    <w:basedOn w:val="1"/>
    <w:qFormat/>
    <w:uiPriority w:val="0"/>
    <w:pPr>
      <w:autoSpaceDE w:val="0"/>
      <w:autoSpaceDN w:val="0"/>
      <w:adjustRightInd w:val="0"/>
      <w:jc w:val="left"/>
    </w:pPr>
    <w:rPr>
      <w:kern w:val="0"/>
    </w:rPr>
  </w:style>
  <w:style w:type="paragraph" w:customStyle="1" w:styleId="118">
    <w:name w:val="封面文档标题"/>
    <w:basedOn w:val="1"/>
    <w:qFormat/>
    <w:uiPriority w:val="0"/>
    <w:pPr>
      <w:autoSpaceDE w:val="0"/>
      <w:autoSpaceDN w:val="0"/>
      <w:adjustRightInd w:val="0"/>
      <w:spacing w:line="360" w:lineRule="auto"/>
      <w:jc w:val="center"/>
    </w:pPr>
    <w:rPr>
      <w:rFonts w:ascii="Arial" w:hAnsi="Arial"/>
      <w:b/>
      <w:kern w:val="0"/>
      <w:sz w:val="56"/>
    </w:rPr>
  </w:style>
  <w:style w:type="character" w:customStyle="1" w:styleId="119">
    <w:name w:val="--规划正文 Char Char"/>
    <w:qFormat/>
    <w:uiPriority w:val="0"/>
    <w:rPr>
      <w:rFonts w:eastAsia="宋体"/>
      <w:kern w:val="2"/>
      <w:sz w:val="24"/>
      <w:szCs w:val="24"/>
      <w:lang w:val="en-US" w:eastAsia="zh-CN" w:bidi="ar-SA"/>
    </w:rPr>
  </w:style>
  <w:style w:type="paragraph" w:customStyle="1" w:styleId="120">
    <w:name w:val="样式3"/>
    <w:basedOn w:val="3"/>
    <w:qFormat/>
    <w:uiPriority w:val="0"/>
    <w:pPr>
      <w:numPr>
        <w:ilvl w:val="0"/>
        <w:numId w:val="5"/>
      </w:numPr>
      <w:spacing w:before="240" w:after="240" w:line="480" w:lineRule="auto"/>
      <w:ind w:right="210" w:rightChars="100"/>
      <w:jc w:val="left"/>
    </w:pPr>
    <w:rPr>
      <w:rFonts w:ascii="Times New Roman" w:hAnsi="Times New Roman"/>
      <w:sz w:val="32"/>
    </w:rPr>
  </w:style>
  <w:style w:type="character" w:customStyle="1" w:styleId="121">
    <w:name w:val="--规划正文 Char1"/>
    <w:qFormat/>
    <w:uiPriority w:val="0"/>
    <w:rPr>
      <w:rFonts w:eastAsia="宋体"/>
      <w:kern w:val="2"/>
      <w:sz w:val="21"/>
      <w:lang w:val="en-US" w:eastAsia="zh-CN" w:bidi="ar-SA"/>
    </w:rPr>
  </w:style>
  <w:style w:type="paragraph" w:customStyle="1" w:styleId="122">
    <w:name w:val="word"/>
    <w:basedOn w:val="1"/>
    <w:qFormat/>
    <w:uiPriority w:val="0"/>
    <w:pPr>
      <w:widowControl/>
      <w:spacing w:before="100" w:beforeAutospacing="1" w:after="100" w:afterAutospacing="1" w:line="301" w:lineRule="atLeast"/>
      <w:jc w:val="left"/>
    </w:pPr>
    <w:rPr>
      <w:rFonts w:ascii="ˎ̥" w:hAnsi="ˎ̥"/>
      <w:color w:val="000000"/>
      <w:kern w:val="0"/>
      <w:sz w:val="20"/>
      <w:szCs w:val="20"/>
    </w:rPr>
  </w:style>
  <w:style w:type="paragraph" w:customStyle="1" w:styleId="123">
    <w:name w:val="列表项目"/>
    <w:basedOn w:val="1"/>
    <w:qFormat/>
    <w:uiPriority w:val="0"/>
    <w:pPr>
      <w:tabs>
        <w:tab w:val="left" w:pos="420"/>
        <w:tab w:val="left" w:pos="1080"/>
      </w:tabs>
      <w:spacing w:line="288" w:lineRule="auto"/>
      <w:ind w:left="1080" w:hanging="360"/>
    </w:pPr>
    <w:rPr>
      <w:sz w:val="24"/>
      <w:szCs w:val="20"/>
    </w:rPr>
  </w:style>
  <w:style w:type="character" w:customStyle="1" w:styleId="124">
    <w:name w:val="content1"/>
    <w:qFormat/>
    <w:uiPriority w:val="0"/>
    <w:rPr>
      <w:rFonts w:hint="default" w:ascii="??" w:hAnsi="??"/>
      <w:sz w:val="16"/>
      <w:szCs w:val="16"/>
      <w:u w:val="none"/>
    </w:rPr>
  </w:style>
  <w:style w:type="character" w:customStyle="1" w:styleId="125">
    <w:name w:val="unnamed4"/>
    <w:basedOn w:val="46"/>
    <w:qFormat/>
    <w:uiPriority w:val="0"/>
  </w:style>
  <w:style w:type="character" w:customStyle="1" w:styleId="126">
    <w:name w:val="font2"/>
    <w:basedOn w:val="46"/>
    <w:qFormat/>
    <w:uiPriority w:val="0"/>
  </w:style>
  <w:style w:type="character" w:customStyle="1" w:styleId="127">
    <w:name w:val="font41"/>
    <w:qFormat/>
    <w:uiPriority w:val="0"/>
    <w:rPr>
      <w:color w:val="000000"/>
      <w:spacing w:val="260"/>
      <w:sz w:val="18"/>
      <w:szCs w:val="18"/>
      <w:u w:val="none"/>
    </w:rPr>
  </w:style>
  <w:style w:type="paragraph" w:customStyle="1" w:styleId="128">
    <w:name w:val="正文(首行缩进)"/>
    <w:qFormat/>
    <w:uiPriority w:val="0"/>
    <w:pPr>
      <w:spacing w:line="360" w:lineRule="auto"/>
      <w:ind w:firstLine="488" w:firstLineChars="200"/>
      <w:jc w:val="both"/>
    </w:pPr>
    <w:rPr>
      <w:rFonts w:ascii="Times New Roman" w:hAnsi="Times New Roman" w:eastAsia="仿宋_GB2312" w:cs="Times New Roman"/>
      <w:spacing w:val="2"/>
      <w:sz w:val="24"/>
      <w:szCs w:val="24"/>
      <w:lang w:val="en-US" w:eastAsia="zh-CN" w:bidi="ar-SA"/>
    </w:rPr>
  </w:style>
  <w:style w:type="paragraph" w:customStyle="1" w:styleId="129">
    <w:name w:val="xl72"/>
    <w:basedOn w:val="1"/>
    <w:qFormat/>
    <w:uiPriority w:val="0"/>
    <w:pPr>
      <w:widowControl/>
      <w:spacing w:before="100" w:beforeAutospacing="1" w:after="100" w:afterAutospacing="1"/>
      <w:jc w:val="left"/>
    </w:pPr>
    <w:rPr>
      <w:rFonts w:ascii="宋体" w:hAnsi="宋体"/>
      <w:b/>
      <w:bCs/>
      <w:kern w:val="0"/>
      <w:sz w:val="28"/>
      <w:szCs w:val="28"/>
    </w:rPr>
  </w:style>
  <w:style w:type="character" w:customStyle="1" w:styleId="130">
    <w:name w:val="正文文本首行缩进 字符"/>
    <w:link w:val="42"/>
    <w:qFormat/>
    <w:uiPriority w:val="0"/>
    <w:rPr>
      <w:rFonts w:eastAsia="宋体"/>
      <w:b/>
      <w:bCs/>
      <w:kern w:val="2"/>
      <w:sz w:val="21"/>
      <w:szCs w:val="24"/>
      <w:lang w:val="en-US" w:eastAsia="zh-CN" w:bidi="ar-SA"/>
    </w:rPr>
  </w:style>
  <w:style w:type="paragraph" w:customStyle="1" w:styleId="131">
    <w:name w:val="正文(首行缩进) Char"/>
    <w:qFormat/>
    <w:uiPriority w:val="0"/>
    <w:pPr>
      <w:spacing w:before="120" w:after="60" w:line="360" w:lineRule="auto"/>
      <w:ind w:firstLine="200" w:firstLineChars="200"/>
    </w:pPr>
    <w:rPr>
      <w:rFonts w:ascii="Times New Roman" w:hAnsi="Times New Roman" w:eastAsia="仿宋_GB2312" w:cs="Times New Roman"/>
      <w:spacing w:val="2"/>
      <w:kern w:val="24"/>
      <w:sz w:val="24"/>
      <w:szCs w:val="24"/>
      <w:lang w:val="en-US" w:eastAsia="zh-CN" w:bidi="ar-SA"/>
    </w:rPr>
  </w:style>
  <w:style w:type="paragraph" w:customStyle="1" w:styleId="132">
    <w:name w:val="汉议细等线简8"/>
    <w:qFormat/>
    <w:uiPriority w:val="0"/>
    <w:pPr>
      <w:widowControl w:val="0"/>
      <w:autoSpaceDE w:val="0"/>
      <w:autoSpaceDN w:val="0"/>
      <w:adjustRightInd w:val="0"/>
      <w:spacing w:line="260" w:lineRule="atLeast"/>
      <w:jc w:val="both"/>
    </w:pPr>
    <w:rPr>
      <w:rFonts w:ascii="汉仪细等线简" w:hAnsi="Times New Roman" w:eastAsia="汉仪细等线简" w:cs="Times New Roman"/>
      <w:color w:val="000000"/>
      <w:sz w:val="16"/>
      <w:szCs w:val="16"/>
      <w:lang w:val="en-US" w:eastAsia="zh-CN" w:bidi="ar-SA"/>
    </w:rPr>
  </w:style>
  <w:style w:type="paragraph" w:customStyle="1" w:styleId="133">
    <w:name w:val="汉仪细等线简9BOLD"/>
    <w:basedOn w:val="1"/>
    <w:qFormat/>
    <w:uiPriority w:val="0"/>
    <w:pPr>
      <w:autoSpaceDE w:val="0"/>
      <w:autoSpaceDN w:val="0"/>
      <w:adjustRightInd w:val="0"/>
      <w:spacing w:line="240" w:lineRule="atLeast"/>
    </w:pPr>
    <w:rPr>
      <w:rFonts w:ascii="汉仪细等线简" w:eastAsia="汉仪细等线简"/>
      <w:b/>
      <w:bCs/>
      <w:kern w:val="0"/>
      <w:sz w:val="18"/>
      <w:szCs w:val="18"/>
    </w:rPr>
  </w:style>
  <w:style w:type="character" w:customStyle="1" w:styleId="134">
    <w:name w:val="mode"/>
    <w:basedOn w:val="46"/>
    <w:qFormat/>
    <w:uiPriority w:val="0"/>
  </w:style>
  <w:style w:type="paragraph" w:customStyle="1" w:styleId="135">
    <w:name w:val="9"/>
    <w:basedOn w:val="1"/>
    <w:next w:val="8"/>
    <w:qFormat/>
    <w:uiPriority w:val="0"/>
    <w:pPr>
      <w:autoSpaceDE w:val="0"/>
      <w:autoSpaceDN w:val="0"/>
      <w:adjustRightInd w:val="0"/>
      <w:ind w:firstLine="420"/>
      <w:jc w:val="left"/>
      <w:textAlignment w:val="baseline"/>
    </w:pPr>
    <w:rPr>
      <w:rFonts w:ascii="宋体"/>
      <w:kern w:val="0"/>
      <w:sz w:val="34"/>
      <w:szCs w:val="20"/>
    </w:rPr>
  </w:style>
  <w:style w:type="character" w:customStyle="1" w:styleId="136">
    <w:name w:val="unnamed3"/>
    <w:basedOn w:val="46"/>
    <w:qFormat/>
    <w:uiPriority w:val="0"/>
  </w:style>
  <w:style w:type="paragraph" w:customStyle="1" w:styleId="137">
    <w:name w:val="8"/>
    <w:basedOn w:val="1"/>
    <w:next w:val="19"/>
    <w:qFormat/>
    <w:uiPriority w:val="0"/>
    <w:pPr>
      <w:spacing w:after="120"/>
      <w:ind w:left="420" w:leftChars="200"/>
    </w:pPr>
  </w:style>
  <w:style w:type="paragraph" w:customStyle="1" w:styleId="138">
    <w:name w:val="7"/>
    <w:basedOn w:val="1"/>
    <w:qFormat/>
    <w:uiPriority w:val="0"/>
    <w:pPr>
      <w:autoSpaceDE w:val="0"/>
      <w:autoSpaceDN w:val="0"/>
      <w:adjustRightInd w:val="0"/>
      <w:spacing w:line="270" w:lineRule="atLeast"/>
      <w:jc w:val="left"/>
    </w:pPr>
    <w:rPr>
      <w:rFonts w:ascii="宋体"/>
      <w:kern w:val="0"/>
      <w:sz w:val="18"/>
      <w:szCs w:val="18"/>
    </w:rPr>
  </w:style>
  <w:style w:type="paragraph" w:customStyle="1" w:styleId="139">
    <w:name w:val="00"/>
    <w:basedOn w:val="1"/>
    <w:qFormat/>
    <w:uiPriority w:val="0"/>
    <w:pPr>
      <w:autoSpaceDE w:val="0"/>
      <w:autoSpaceDN w:val="0"/>
      <w:adjustRightInd w:val="0"/>
      <w:jc w:val="left"/>
    </w:pPr>
    <w:rPr>
      <w:rFonts w:ascii="黑体" w:eastAsia="黑体"/>
      <w:b/>
      <w:bCs/>
      <w:kern w:val="0"/>
      <w:sz w:val="20"/>
      <w:szCs w:val="20"/>
    </w:rPr>
  </w:style>
  <w:style w:type="paragraph" w:customStyle="1" w:styleId="140">
    <w:name w:val="5"/>
    <w:basedOn w:val="1"/>
    <w:qFormat/>
    <w:uiPriority w:val="0"/>
    <w:pPr>
      <w:autoSpaceDE w:val="0"/>
      <w:autoSpaceDN w:val="0"/>
      <w:adjustRightInd w:val="0"/>
      <w:jc w:val="left"/>
    </w:pPr>
    <w:rPr>
      <w:rFonts w:ascii="宋体"/>
      <w:b/>
      <w:bCs/>
      <w:kern w:val="0"/>
      <w:sz w:val="18"/>
      <w:szCs w:val="18"/>
    </w:rPr>
  </w:style>
  <w:style w:type="paragraph" w:customStyle="1" w:styleId="141">
    <w:name w:val="6"/>
    <w:basedOn w:val="140"/>
    <w:qFormat/>
    <w:uiPriority w:val="0"/>
    <w:pPr>
      <w:spacing w:line="270" w:lineRule="atLeast"/>
      <w:jc w:val="both"/>
    </w:pPr>
    <w:rPr>
      <w:b w:val="0"/>
      <w:bCs w:val="0"/>
    </w:rPr>
  </w:style>
  <w:style w:type="paragraph" w:customStyle="1" w:styleId="142">
    <w:name w:val="产品描述"/>
    <w:qFormat/>
    <w:uiPriority w:val="0"/>
    <w:pPr>
      <w:widowControl w:val="0"/>
      <w:autoSpaceDE w:val="0"/>
      <w:autoSpaceDN w:val="0"/>
      <w:adjustRightInd w:val="0"/>
      <w:spacing w:line="270" w:lineRule="atLeast"/>
      <w:ind w:firstLine="397"/>
      <w:jc w:val="both"/>
    </w:pPr>
    <w:rPr>
      <w:rFonts w:ascii="宋体" w:hAnsi="Times New Roman" w:eastAsia="宋体" w:cs="Times New Roman"/>
      <w:sz w:val="18"/>
      <w:szCs w:val="18"/>
      <w:lang w:val="en-US" w:eastAsia="zh-CN" w:bidi="ar-SA"/>
    </w:rPr>
  </w:style>
  <w:style w:type="paragraph" w:customStyle="1" w:styleId="143">
    <w:name w:val="姜文清定义的正文"/>
    <w:basedOn w:val="1"/>
    <w:qFormat/>
    <w:uiPriority w:val="0"/>
    <w:pPr>
      <w:spacing w:line="240" w:lineRule="atLeast"/>
      <w:ind w:firstLine="567"/>
    </w:pPr>
    <w:rPr>
      <w:szCs w:val="20"/>
    </w:rPr>
  </w:style>
  <w:style w:type="paragraph" w:customStyle="1" w:styleId="144">
    <w:name w:val="Default"/>
    <w:qFormat/>
    <w:uiPriority w:val="0"/>
    <w:pPr>
      <w:widowControl w:val="0"/>
      <w:autoSpaceDE w:val="0"/>
      <w:autoSpaceDN w:val="0"/>
      <w:adjustRightInd w:val="0"/>
    </w:pPr>
    <w:rPr>
      <w:rFonts w:ascii="H Yb 2gj" w:hAnsi="Times New Roman" w:eastAsia="H Yb 2gj" w:cs="H Yb 2gj"/>
      <w:color w:val="000000"/>
      <w:sz w:val="24"/>
      <w:szCs w:val="24"/>
      <w:lang w:val="en-US" w:eastAsia="zh-CN" w:bidi="ar-SA"/>
    </w:rPr>
  </w:style>
  <w:style w:type="paragraph" w:customStyle="1" w:styleId="145">
    <w:name w:val="CM2"/>
    <w:basedOn w:val="144"/>
    <w:next w:val="144"/>
    <w:qFormat/>
    <w:uiPriority w:val="0"/>
    <w:pPr>
      <w:spacing w:line="200" w:lineRule="atLeast"/>
    </w:pPr>
    <w:rPr>
      <w:rFonts w:ascii="Arial" w:hAnsi="Arial" w:eastAsia="宋体" w:cs="Times New Roman"/>
      <w:color w:val="auto"/>
    </w:rPr>
  </w:style>
  <w:style w:type="paragraph" w:customStyle="1" w:styleId="146">
    <w:name w:val="Normal Paragraph"/>
    <w:basedOn w:val="1"/>
    <w:qFormat/>
    <w:uiPriority w:val="0"/>
    <w:pPr>
      <w:widowControl/>
      <w:spacing w:before="120" w:line="360" w:lineRule="auto"/>
      <w:ind w:firstLine="425"/>
    </w:pPr>
    <w:rPr>
      <w:kern w:val="0"/>
      <w:sz w:val="24"/>
    </w:rPr>
  </w:style>
  <w:style w:type="character" w:customStyle="1" w:styleId="147">
    <w:name w:val="blue"/>
    <w:basedOn w:val="46"/>
    <w:qFormat/>
    <w:uiPriority w:val="0"/>
  </w:style>
  <w:style w:type="paragraph" w:customStyle="1" w:styleId="148">
    <w:name w:val="blue1"/>
    <w:basedOn w:val="1"/>
    <w:qFormat/>
    <w:uiPriority w:val="0"/>
    <w:pPr>
      <w:widowControl/>
      <w:spacing w:before="100" w:beforeAutospacing="1" w:after="100" w:afterAutospacing="1"/>
      <w:jc w:val="left"/>
    </w:pPr>
    <w:rPr>
      <w:rFonts w:ascii="宋体" w:hAnsi="宋体" w:cs="宋体"/>
      <w:kern w:val="0"/>
      <w:sz w:val="24"/>
    </w:rPr>
  </w:style>
  <w:style w:type="character" w:customStyle="1" w:styleId="149">
    <w:name w:val="font"/>
    <w:basedOn w:val="46"/>
    <w:qFormat/>
    <w:uiPriority w:val="0"/>
  </w:style>
  <w:style w:type="character" w:customStyle="1" w:styleId="150">
    <w:name w:val="font11"/>
    <w:qFormat/>
    <w:uiPriority w:val="0"/>
    <w:rPr>
      <w:rFonts w:hint="default" w:ascii="ˎ̥" w:hAnsi="ˎ̥"/>
    </w:rPr>
  </w:style>
  <w:style w:type="paragraph" w:customStyle="1" w:styleId="151">
    <w:name w:val="a14"/>
    <w:basedOn w:val="1"/>
    <w:qFormat/>
    <w:uiPriority w:val="0"/>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152">
    <w:name w:val="proddescription"/>
    <w:basedOn w:val="46"/>
    <w:qFormat/>
    <w:uiPriority w:val="0"/>
  </w:style>
  <w:style w:type="character" w:customStyle="1" w:styleId="153">
    <w:name w:val="prodheadlines"/>
    <w:basedOn w:val="46"/>
    <w:qFormat/>
    <w:uiPriority w:val="0"/>
  </w:style>
  <w:style w:type="character" w:customStyle="1" w:styleId="154">
    <w:name w:val="text"/>
    <w:basedOn w:val="46"/>
    <w:qFormat/>
    <w:uiPriority w:val="0"/>
  </w:style>
  <w:style w:type="paragraph" w:customStyle="1" w:styleId="155">
    <w:name w:val="text1"/>
    <w:basedOn w:val="1"/>
    <w:qFormat/>
    <w:uiPriority w:val="0"/>
    <w:pPr>
      <w:widowControl/>
      <w:spacing w:before="100" w:beforeAutospacing="1" w:after="100" w:afterAutospacing="1"/>
      <w:jc w:val="left"/>
    </w:pPr>
    <w:rPr>
      <w:rFonts w:ascii="宋体" w:hAnsi="宋体" w:cs="宋体"/>
      <w:kern w:val="0"/>
      <w:sz w:val="24"/>
    </w:rPr>
  </w:style>
  <w:style w:type="paragraph" w:customStyle="1" w:styleId="156">
    <w:name w:val="z-窗体顶端1"/>
    <w:basedOn w:val="1"/>
    <w:next w:val="1"/>
    <w:hidden/>
    <w:qFormat/>
    <w:uiPriority w:val="0"/>
    <w:pPr>
      <w:widowControl/>
      <w:pBdr>
        <w:bottom w:val="single" w:color="auto" w:sz="6" w:space="1"/>
      </w:pBdr>
      <w:jc w:val="center"/>
    </w:pPr>
    <w:rPr>
      <w:rFonts w:ascii="Arial" w:hAnsi="Arial" w:cs="Arial"/>
      <w:vanish/>
      <w:kern w:val="0"/>
      <w:sz w:val="16"/>
      <w:szCs w:val="16"/>
    </w:rPr>
  </w:style>
  <w:style w:type="paragraph" w:customStyle="1" w:styleId="157">
    <w:name w:val="z-窗体底端1"/>
    <w:basedOn w:val="1"/>
    <w:next w:val="1"/>
    <w:hidden/>
    <w:qFormat/>
    <w:uiPriority w:val="0"/>
    <w:pPr>
      <w:widowControl/>
      <w:pBdr>
        <w:top w:val="single" w:color="auto" w:sz="6" w:space="1"/>
      </w:pBdr>
      <w:jc w:val="center"/>
    </w:pPr>
    <w:rPr>
      <w:rFonts w:ascii="Arial" w:hAnsi="Arial" w:cs="Arial"/>
      <w:vanish/>
      <w:kern w:val="0"/>
      <w:sz w:val="16"/>
      <w:szCs w:val="16"/>
    </w:rPr>
  </w:style>
  <w:style w:type="paragraph" w:customStyle="1" w:styleId="158">
    <w:name w:val="正文样式"/>
    <w:basedOn w:val="1"/>
    <w:qFormat/>
    <w:uiPriority w:val="0"/>
    <w:pPr>
      <w:adjustRightInd w:val="0"/>
      <w:spacing w:line="400" w:lineRule="atLeast"/>
      <w:ind w:firstLine="570" w:firstLineChars="203"/>
      <w:textAlignment w:val="baseline"/>
    </w:pPr>
    <w:rPr>
      <w:rFonts w:eastAsia="仿宋_GB2312"/>
      <w:kern w:val="0"/>
      <w:sz w:val="28"/>
      <w:szCs w:val="20"/>
    </w:rPr>
  </w:style>
  <w:style w:type="paragraph" w:customStyle="1" w:styleId="159">
    <w:name w:val="xl34"/>
    <w:basedOn w:val="1"/>
    <w:qFormat/>
    <w:uiPriority w:val="0"/>
    <w:pPr>
      <w:widowControl/>
      <w:pBdr>
        <w:left w:val="single" w:color="auto" w:sz="4" w:space="0"/>
      </w:pBdr>
      <w:spacing w:before="100" w:beforeAutospacing="1" w:after="100" w:afterAutospacing="1"/>
      <w:jc w:val="center"/>
      <w:textAlignment w:val="center"/>
    </w:pPr>
    <w:rPr>
      <w:rFonts w:ascii="宋体" w:hAnsi="宋体"/>
      <w:kern w:val="0"/>
      <w:sz w:val="24"/>
    </w:rPr>
  </w:style>
  <w:style w:type="paragraph" w:customStyle="1" w:styleId="160">
    <w:name w:val="段落正文"/>
    <w:basedOn w:val="22"/>
    <w:qFormat/>
    <w:uiPriority w:val="0"/>
    <w:pPr>
      <w:ind w:firstLine="560" w:firstLineChars="200"/>
    </w:pPr>
    <w:rPr>
      <w:sz w:val="28"/>
    </w:rPr>
  </w:style>
  <w:style w:type="character" w:customStyle="1" w:styleId="161">
    <w:name w:val="gray6"/>
    <w:basedOn w:val="46"/>
    <w:qFormat/>
    <w:uiPriority w:val="0"/>
  </w:style>
  <w:style w:type="character" w:customStyle="1" w:styleId="162">
    <w:name w:val="style9"/>
    <w:basedOn w:val="46"/>
    <w:qFormat/>
    <w:uiPriority w:val="0"/>
  </w:style>
  <w:style w:type="paragraph" w:customStyle="1" w:styleId="163">
    <w:name w:val="2册标题4"/>
    <w:basedOn w:val="1"/>
    <w:next w:val="1"/>
    <w:qFormat/>
    <w:uiPriority w:val="0"/>
    <w:pPr>
      <w:spacing w:beforeLines="50" w:afterLines="50" w:line="300" w:lineRule="auto"/>
      <w:ind w:left="420" w:leftChars="200"/>
      <w:outlineLvl w:val="3"/>
    </w:pPr>
    <w:rPr>
      <w:rFonts w:ascii="Arial" w:hAnsi="Arial" w:eastAsia="幼圆" w:cs="Arial"/>
      <w:b/>
      <w:sz w:val="24"/>
    </w:rPr>
  </w:style>
  <w:style w:type="character" w:customStyle="1" w:styleId="164">
    <w:name w:val="grame"/>
    <w:basedOn w:val="46"/>
    <w:qFormat/>
    <w:uiPriority w:val="0"/>
  </w:style>
  <w:style w:type="paragraph" w:customStyle="1" w:styleId="165">
    <w:name w:val="style2"/>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166">
    <w:name w:val="Char1"/>
    <w:basedOn w:val="1"/>
    <w:qFormat/>
    <w:uiPriority w:val="0"/>
    <w:pPr>
      <w:jc w:val="left"/>
    </w:pPr>
    <w:rPr>
      <w:rFonts w:ascii="Tahoma" w:hAnsi="Tahoma"/>
      <w:sz w:val="24"/>
      <w:szCs w:val="20"/>
    </w:rPr>
  </w:style>
  <w:style w:type="paragraph" w:customStyle="1" w:styleId="167">
    <w:name w:val="编号1"/>
    <w:basedOn w:val="1"/>
    <w:qFormat/>
    <w:uiPriority w:val="0"/>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168">
    <w:name w:val="Char Char Char Char Char Char Char Char Char Char Char Char Char Char Char Char Char Char Char Char Char Char"/>
    <w:basedOn w:val="1"/>
    <w:qFormat/>
    <w:uiPriority w:val="0"/>
    <w:pPr>
      <w:widowControl/>
      <w:spacing w:line="400" w:lineRule="exact"/>
      <w:jc w:val="center"/>
    </w:pPr>
    <w:rPr>
      <w:rFonts w:ascii="Verdana" w:hAnsi="Verdana"/>
      <w:kern w:val="0"/>
      <w:szCs w:val="20"/>
      <w:lang w:eastAsia="en-US"/>
    </w:rPr>
  </w:style>
  <w:style w:type="paragraph" w:customStyle="1" w:styleId="169">
    <w:name w:val="font0"/>
    <w:basedOn w:val="1"/>
    <w:qFormat/>
    <w:uiPriority w:val="0"/>
    <w:pPr>
      <w:widowControl/>
      <w:spacing w:before="100" w:beforeAutospacing="1" w:after="100" w:afterAutospacing="1"/>
      <w:jc w:val="left"/>
    </w:pPr>
    <w:rPr>
      <w:rFonts w:hint="eastAsia" w:ascii="宋体" w:hAnsi="宋体"/>
      <w:kern w:val="0"/>
      <w:sz w:val="24"/>
    </w:rPr>
  </w:style>
  <w:style w:type="paragraph" w:customStyle="1" w:styleId="170">
    <w:name w:val="font5"/>
    <w:basedOn w:val="1"/>
    <w:qFormat/>
    <w:uiPriority w:val="0"/>
    <w:pPr>
      <w:widowControl/>
      <w:spacing w:before="100" w:beforeAutospacing="1" w:after="100" w:afterAutospacing="1"/>
      <w:jc w:val="left"/>
    </w:pPr>
    <w:rPr>
      <w:rFonts w:hint="eastAsia" w:ascii="宋体" w:hAnsi="宋体"/>
      <w:kern w:val="0"/>
      <w:sz w:val="18"/>
      <w:szCs w:val="18"/>
    </w:rPr>
  </w:style>
  <w:style w:type="paragraph" w:customStyle="1" w:styleId="171">
    <w:name w:val="font6"/>
    <w:basedOn w:val="1"/>
    <w:qFormat/>
    <w:uiPriority w:val="0"/>
    <w:pPr>
      <w:widowControl/>
      <w:spacing w:before="100" w:beforeAutospacing="1" w:after="100" w:afterAutospacing="1"/>
      <w:jc w:val="left"/>
    </w:pPr>
    <w:rPr>
      <w:kern w:val="0"/>
      <w:sz w:val="24"/>
    </w:rPr>
  </w:style>
  <w:style w:type="paragraph" w:customStyle="1" w:styleId="172">
    <w:name w:val="xl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kern w:val="0"/>
      <w:sz w:val="24"/>
    </w:rPr>
  </w:style>
  <w:style w:type="paragraph" w:customStyle="1" w:styleId="173">
    <w:name w:val="xl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4"/>
    </w:rPr>
  </w:style>
  <w:style w:type="paragraph" w:customStyle="1" w:styleId="174">
    <w:name w:val="表格字"/>
    <w:basedOn w:val="1"/>
    <w:qFormat/>
    <w:uiPriority w:val="0"/>
    <w:pPr>
      <w:adjustRightInd w:val="0"/>
      <w:jc w:val="center"/>
    </w:pPr>
    <w:rPr>
      <w:rFonts w:ascii="宋体"/>
      <w:sz w:val="24"/>
      <w:szCs w:val="20"/>
    </w:rPr>
  </w:style>
  <w:style w:type="character" w:customStyle="1" w:styleId="175">
    <w:name w:val="样式 小三 加粗"/>
    <w:qFormat/>
    <w:uiPriority w:val="0"/>
    <w:rPr>
      <w:rFonts w:eastAsia="宋体"/>
      <w:b/>
      <w:bCs/>
      <w:sz w:val="32"/>
    </w:rPr>
  </w:style>
  <w:style w:type="paragraph" w:customStyle="1" w:styleId="176">
    <w:name w:val="xl2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77">
    <w:name w:val="qw"/>
    <w:qFormat/>
    <w:uiPriority w:val="0"/>
    <w:pPr>
      <w:widowControl w:val="0"/>
      <w:adjustRightInd w:val="0"/>
      <w:spacing w:line="312" w:lineRule="atLeast"/>
      <w:jc w:val="both"/>
      <w:textAlignment w:val="baseline"/>
    </w:pPr>
    <w:rPr>
      <w:rFonts w:ascii="宋体" w:hAnsi="Times New Roman" w:eastAsia="宋体" w:cs="Times New Roman"/>
      <w:sz w:val="24"/>
      <w:lang w:val="en-US" w:eastAsia="zh-CN" w:bidi="ar-SA"/>
    </w:rPr>
  </w:style>
  <w:style w:type="paragraph" w:customStyle="1" w:styleId="178">
    <w:name w:val="Char Char Char"/>
    <w:basedOn w:val="1"/>
    <w:qFormat/>
    <w:uiPriority w:val="0"/>
    <w:rPr>
      <w:rFonts w:ascii="Tahoma" w:hAnsi="Tahoma"/>
      <w:sz w:val="24"/>
      <w:szCs w:val="20"/>
    </w:rPr>
  </w:style>
  <w:style w:type="paragraph" w:customStyle="1" w:styleId="179">
    <w:name w:val="Char2"/>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180">
    <w:name w:val="info4"/>
    <w:basedOn w:val="46"/>
    <w:qFormat/>
    <w:uiPriority w:val="0"/>
  </w:style>
  <w:style w:type="paragraph" w:customStyle="1" w:styleId="181">
    <w:name w:val="缩进正文"/>
    <w:basedOn w:val="1"/>
    <w:link w:val="182"/>
    <w:qFormat/>
    <w:uiPriority w:val="0"/>
    <w:pPr>
      <w:ind w:firstLine="560" w:firstLineChars="200"/>
    </w:pPr>
    <w:rPr>
      <w:rFonts w:eastAsia="仿宋_GB2312" w:cs="宋体"/>
      <w:sz w:val="28"/>
      <w:szCs w:val="20"/>
    </w:rPr>
  </w:style>
  <w:style w:type="character" w:customStyle="1" w:styleId="182">
    <w:name w:val="缩进正文 Char"/>
    <w:link w:val="181"/>
    <w:qFormat/>
    <w:uiPriority w:val="0"/>
    <w:rPr>
      <w:rFonts w:eastAsia="仿宋_GB2312" w:cs="宋体"/>
      <w:kern w:val="2"/>
      <w:sz w:val="28"/>
      <w:lang w:val="en-US" w:eastAsia="zh-CN" w:bidi="ar-SA"/>
    </w:rPr>
  </w:style>
  <w:style w:type="paragraph" w:customStyle="1" w:styleId="183">
    <w:name w:val="列出段落1"/>
    <w:basedOn w:val="1"/>
    <w:qFormat/>
    <w:uiPriority w:val="0"/>
    <w:pPr>
      <w:ind w:firstLine="420" w:firstLineChars="200"/>
    </w:pPr>
    <w:rPr>
      <w:rFonts w:ascii="Calibri" w:hAnsi="Calibri" w:cs="Calibri"/>
      <w:szCs w:val="21"/>
    </w:rPr>
  </w:style>
  <w:style w:type="character" w:customStyle="1" w:styleId="184">
    <w:name w:val="批注文字 字符"/>
    <w:basedOn w:val="46"/>
    <w:link w:val="17"/>
    <w:semiHidden/>
    <w:qFormat/>
    <w:uiPriority w:val="99"/>
    <w:rPr>
      <w:rFonts w:ascii="宋体"/>
      <w:sz w:val="34"/>
    </w:rPr>
  </w:style>
  <w:style w:type="character" w:customStyle="1" w:styleId="185">
    <w:name w:val="批注主题 字符"/>
    <w:basedOn w:val="184"/>
    <w:link w:val="41"/>
    <w:qFormat/>
    <w:uiPriority w:val="99"/>
    <w:rPr>
      <w:rFonts w:ascii="宋体"/>
      <w:sz w:val="34"/>
    </w:rPr>
  </w:style>
  <w:style w:type="paragraph" w:customStyle="1" w:styleId="186">
    <w:name w:val="评价"/>
    <w:basedOn w:val="1"/>
    <w:qFormat/>
    <w:uiPriority w:val="0"/>
    <w:pPr>
      <w:spacing w:afterLines="20"/>
      <w:ind w:firstLine="1446" w:firstLineChars="200"/>
    </w:pPr>
    <w:rPr>
      <w:rFonts w:ascii="Calibri" w:hAnsi="Calibri"/>
      <w:sz w:val="24"/>
    </w:rPr>
  </w:style>
  <w:style w:type="paragraph" w:customStyle="1" w:styleId="187">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188">
    <w:name w:val="alt-edited1"/>
    <w:qFormat/>
    <w:uiPriority w:val="0"/>
    <w:rPr>
      <w:color w:val="4D90F0"/>
    </w:rPr>
  </w:style>
  <w:style w:type="paragraph" w:customStyle="1" w:styleId="189">
    <w:name w:val="toc 14"/>
    <w:next w:val="1"/>
    <w:qFormat/>
    <w:uiPriority w:val="0"/>
    <w:pPr>
      <w:wordWrap w:val="0"/>
      <w:jc w:val="both"/>
    </w:pPr>
    <w:rPr>
      <w:rFonts w:ascii="Calibri" w:hAnsi="Calibri" w:eastAsia="宋体" w:cs="Times New Roman"/>
      <w:sz w:val="21"/>
      <w:lang w:val="en-US" w:eastAsia="zh-CN" w:bidi="ar-SA"/>
    </w:rPr>
  </w:style>
  <w:style w:type="character" w:customStyle="1" w:styleId="190">
    <w:name w:val="文档结构图 Char1"/>
    <w:semiHidden/>
    <w:qFormat/>
    <w:uiPriority w:val="0"/>
    <w:rPr>
      <w:sz w:val="20"/>
    </w:rPr>
  </w:style>
  <w:style w:type="character" w:customStyle="1" w:styleId="191">
    <w:name w:val="文档结构图 Char"/>
    <w:semiHidden/>
    <w:qFormat/>
    <w:uiPriority w:val="0"/>
    <w:rPr>
      <w:sz w:val="20"/>
    </w:rPr>
  </w:style>
  <w:style w:type="character" w:customStyle="1" w:styleId="192">
    <w:name w:val="short_text"/>
    <w:basedOn w:val="46"/>
    <w:qFormat/>
    <w:uiPriority w:val="0"/>
    <w:rPr>
      <w:sz w:val="20"/>
    </w:rPr>
  </w:style>
  <w:style w:type="character" w:customStyle="1" w:styleId="193">
    <w:name w:val="标题 Char1"/>
    <w:qFormat/>
    <w:uiPriority w:val="0"/>
    <w:rPr>
      <w:b/>
      <w:sz w:val="20"/>
    </w:rPr>
  </w:style>
  <w:style w:type="character" w:customStyle="1" w:styleId="194">
    <w:name w:val="正文文本缩进 3 Char1"/>
    <w:semiHidden/>
    <w:qFormat/>
    <w:uiPriority w:val="0"/>
    <w:rPr>
      <w:sz w:val="20"/>
    </w:rPr>
  </w:style>
  <w:style w:type="character" w:customStyle="1" w:styleId="195">
    <w:name w:val="font21"/>
    <w:qFormat/>
    <w:uiPriority w:val="0"/>
    <w:rPr>
      <w:color w:val="FF0000"/>
      <w:sz w:val="20"/>
      <w:u w:val="none"/>
    </w:rPr>
  </w:style>
  <w:style w:type="character" w:customStyle="1" w:styleId="196">
    <w:name w:val="不明显强调1"/>
    <w:qFormat/>
    <w:uiPriority w:val="0"/>
    <w:rPr>
      <w:i/>
      <w:sz w:val="20"/>
    </w:rPr>
  </w:style>
  <w:style w:type="character" w:customStyle="1" w:styleId="197">
    <w:name w:val="font71"/>
    <w:qFormat/>
    <w:uiPriority w:val="0"/>
    <w:rPr>
      <w:sz w:val="20"/>
      <w:u w:val="none"/>
    </w:rPr>
  </w:style>
  <w:style w:type="character" w:customStyle="1" w:styleId="198">
    <w:name w:val="页眉 Char1"/>
    <w:semiHidden/>
    <w:qFormat/>
    <w:uiPriority w:val="0"/>
    <w:rPr>
      <w:sz w:val="20"/>
    </w:rPr>
  </w:style>
  <w:style w:type="character" w:customStyle="1" w:styleId="199">
    <w:name w:val="正文文本缩进 2 Char1"/>
    <w:semiHidden/>
    <w:qFormat/>
    <w:uiPriority w:val="0"/>
    <w:rPr>
      <w:sz w:val="20"/>
    </w:rPr>
  </w:style>
  <w:style w:type="character" w:customStyle="1" w:styleId="200">
    <w:name w:val="font61"/>
    <w:qFormat/>
    <w:uiPriority w:val="0"/>
    <w:rPr>
      <w:sz w:val="20"/>
      <w:u w:val="none"/>
    </w:rPr>
  </w:style>
  <w:style w:type="character" w:customStyle="1" w:styleId="201">
    <w:name w:val="纯文本 Char1"/>
    <w:semiHidden/>
    <w:qFormat/>
    <w:uiPriority w:val="0"/>
    <w:rPr>
      <w:sz w:val="20"/>
    </w:rPr>
  </w:style>
  <w:style w:type="character" w:customStyle="1" w:styleId="202">
    <w:name w:val="正文文本 3 Char1"/>
    <w:semiHidden/>
    <w:qFormat/>
    <w:uiPriority w:val="0"/>
    <w:rPr>
      <w:sz w:val="20"/>
    </w:rPr>
  </w:style>
  <w:style w:type="character" w:customStyle="1" w:styleId="203">
    <w:name w:val="正文文本缩进 Char1"/>
    <w:semiHidden/>
    <w:qFormat/>
    <w:uiPriority w:val="0"/>
    <w:rPr>
      <w:sz w:val="20"/>
    </w:rPr>
  </w:style>
  <w:style w:type="character" w:customStyle="1" w:styleId="204">
    <w:name w:val="明显参考1"/>
    <w:qFormat/>
    <w:uiPriority w:val="0"/>
    <w:rPr>
      <w:b/>
      <w:sz w:val="20"/>
    </w:rPr>
  </w:style>
  <w:style w:type="character" w:customStyle="1" w:styleId="205">
    <w:name w:val="apple-converted-space"/>
    <w:qFormat/>
    <w:uiPriority w:val="0"/>
    <w:rPr>
      <w:sz w:val="20"/>
    </w:rPr>
  </w:style>
  <w:style w:type="character" w:customStyle="1" w:styleId="206">
    <w:name w:val="书籍标题1"/>
    <w:qFormat/>
    <w:uiPriority w:val="0"/>
    <w:rPr>
      <w:b/>
      <w:i/>
      <w:sz w:val="20"/>
    </w:rPr>
  </w:style>
  <w:style w:type="character" w:customStyle="1" w:styleId="207">
    <w:name w:val="long_text"/>
    <w:qFormat/>
    <w:uiPriority w:val="0"/>
    <w:rPr>
      <w:sz w:val="20"/>
    </w:rPr>
  </w:style>
  <w:style w:type="character" w:customStyle="1" w:styleId="208">
    <w:name w:val="日期 Char1"/>
    <w:semiHidden/>
    <w:qFormat/>
    <w:uiPriority w:val="0"/>
    <w:rPr>
      <w:sz w:val="20"/>
    </w:rPr>
  </w:style>
  <w:style w:type="character" w:customStyle="1" w:styleId="209">
    <w:name w:val="批注文字 Char1"/>
    <w:semiHidden/>
    <w:qFormat/>
    <w:uiPriority w:val="0"/>
    <w:rPr>
      <w:sz w:val="20"/>
    </w:rPr>
  </w:style>
  <w:style w:type="character" w:customStyle="1" w:styleId="210">
    <w:name w:val="明显强调1"/>
    <w:qFormat/>
    <w:uiPriority w:val="0"/>
    <w:rPr>
      <w:i/>
      <w:sz w:val="20"/>
    </w:rPr>
  </w:style>
  <w:style w:type="character" w:customStyle="1" w:styleId="211">
    <w:name w:val="16"/>
    <w:qFormat/>
    <w:uiPriority w:val="0"/>
    <w:rPr>
      <w:b/>
      <w:color w:val="FF0356"/>
      <w:sz w:val="20"/>
    </w:rPr>
  </w:style>
  <w:style w:type="character" w:customStyle="1" w:styleId="212">
    <w:name w:val="批注主题 Char1"/>
    <w:semiHidden/>
    <w:qFormat/>
    <w:uiPriority w:val="0"/>
    <w:rPr>
      <w:b/>
      <w:sz w:val="20"/>
    </w:rPr>
  </w:style>
  <w:style w:type="character" w:customStyle="1" w:styleId="213">
    <w:name w:val="正文文本 2 Char1"/>
    <w:semiHidden/>
    <w:qFormat/>
    <w:uiPriority w:val="0"/>
    <w:rPr>
      <w:sz w:val="20"/>
    </w:rPr>
  </w:style>
  <w:style w:type="character" w:customStyle="1" w:styleId="214">
    <w:name w:val="font31"/>
    <w:qFormat/>
    <w:uiPriority w:val="0"/>
    <w:rPr>
      <w:color w:val="FF0000"/>
      <w:sz w:val="20"/>
      <w:u w:val="none"/>
      <w:vertAlign w:val="superscript"/>
    </w:rPr>
  </w:style>
  <w:style w:type="character" w:customStyle="1" w:styleId="215">
    <w:name w:val="不明显参考1"/>
    <w:qFormat/>
    <w:uiPriority w:val="0"/>
    <w:rPr>
      <w:sz w:val="20"/>
    </w:rPr>
  </w:style>
  <w:style w:type="character" w:customStyle="1" w:styleId="216">
    <w:name w:val="HTML 预设格式 Char1"/>
    <w:semiHidden/>
    <w:qFormat/>
    <w:uiPriority w:val="0"/>
    <w:rPr>
      <w:sz w:val="20"/>
    </w:rPr>
  </w:style>
  <w:style w:type="character" w:customStyle="1" w:styleId="217">
    <w:name w:val="font01"/>
    <w:basedOn w:val="46"/>
    <w:qFormat/>
    <w:uiPriority w:val="0"/>
    <w:rPr>
      <w:color w:val="FF0000"/>
      <w:sz w:val="20"/>
      <w:u w:val="none"/>
      <w:vertAlign w:val="superscript"/>
    </w:rPr>
  </w:style>
  <w:style w:type="character" w:customStyle="1" w:styleId="218">
    <w:name w:val="页脚 Char1"/>
    <w:semiHidden/>
    <w:qFormat/>
    <w:uiPriority w:val="0"/>
    <w:rPr>
      <w:sz w:val="20"/>
    </w:rPr>
  </w:style>
  <w:style w:type="character" w:customStyle="1" w:styleId="219">
    <w:name w:val="批注框文本 Char1"/>
    <w:semiHidden/>
    <w:qFormat/>
    <w:uiPriority w:val="0"/>
    <w:rPr>
      <w:sz w:val="20"/>
    </w:rPr>
  </w:style>
  <w:style w:type="paragraph" w:customStyle="1" w:styleId="220">
    <w:name w:val="列出段落2"/>
    <w:basedOn w:val="1"/>
    <w:next w:val="221"/>
    <w:qFormat/>
    <w:uiPriority w:val="0"/>
    <w:pPr>
      <w:ind w:firstLine="420"/>
    </w:pPr>
    <w:rPr>
      <w:rFonts w:hAnsi="Calibri"/>
      <w:kern w:val="0"/>
      <w:szCs w:val="20"/>
    </w:rPr>
  </w:style>
  <w:style w:type="paragraph" w:customStyle="1" w:styleId="221">
    <w:name w:val="toc 814"/>
    <w:next w:val="1"/>
    <w:qFormat/>
    <w:uiPriority w:val="0"/>
    <w:pPr>
      <w:wordWrap w:val="0"/>
      <w:ind w:left="2975"/>
      <w:jc w:val="both"/>
    </w:pPr>
    <w:rPr>
      <w:rFonts w:ascii="Calibri" w:hAnsi="Calibri" w:eastAsia="宋体" w:cs="Times New Roman"/>
      <w:sz w:val="21"/>
      <w:lang w:val="en-US" w:eastAsia="zh-CN" w:bidi="ar-SA"/>
    </w:rPr>
  </w:style>
  <w:style w:type="paragraph" w:customStyle="1" w:styleId="222">
    <w:name w:val="toc 62"/>
    <w:next w:val="1"/>
    <w:qFormat/>
    <w:uiPriority w:val="0"/>
    <w:pPr>
      <w:wordWrap w:val="0"/>
      <w:ind w:left="2125"/>
      <w:jc w:val="both"/>
    </w:pPr>
    <w:rPr>
      <w:rFonts w:ascii="Calibri" w:hAnsi="Calibri" w:eastAsia="宋体" w:cs="Times New Roman"/>
      <w:sz w:val="21"/>
      <w:lang w:val="en-US" w:eastAsia="zh-CN" w:bidi="ar-SA"/>
    </w:rPr>
  </w:style>
  <w:style w:type="paragraph" w:customStyle="1" w:styleId="223">
    <w:name w:val="toc 414"/>
    <w:next w:val="1"/>
    <w:qFormat/>
    <w:uiPriority w:val="0"/>
    <w:pPr>
      <w:wordWrap w:val="0"/>
      <w:ind w:left="1275"/>
      <w:jc w:val="both"/>
    </w:pPr>
    <w:rPr>
      <w:rFonts w:ascii="Calibri" w:hAnsi="Calibri" w:eastAsia="宋体" w:cs="Times New Roman"/>
      <w:sz w:val="21"/>
      <w:lang w:val="en-US" w:eastAsia="zh-CN" w:bidi="ar-SA"/>
    </w:rPr>
  </w:style>
  <w:style w:type="paragraph" w:customStyle="1" w:styleId="224">
    <w:name w:val="toc 411"/>
    <w:next w:val="1"/>
    <w:qFormat/>
    <w:uiPriority w:val="0"/>
    <w:pPr>
      <w:wordWrap w:val="0"/>
      <w:ind w:left="1275"/>
      <w:jc w:val="both"/>
    </w:pPr>
    <w:rPr>
      <w:rFonts w:ascii="Calibri" w:hAnsi="Calibri" w:eastAsia="宋体" w:cs="Times New Roman"/>
      <w:sz w:val="21"/>
      <w:lang w:val="en-US" w:eastAsia="zh-CN" w:bidi="ar-SA"/>
    </w:rPr>
  </w:style>
  <w:style w:type="paragraph" w:customStyle="1" w:styleId="225">
    <w:name w:val="xl86"/>
    <w:basedOn w:val="1"/>
    <w:next w:val="226"/>
    <w:qFormat/>
    <w:uiPriority w:val="0"/>
    <w:pPr>
      <w:widowControl/>
      <w:shd w:val="clear" w:color="000000" w:fill="FFFFFF"/>
      <w:spacing w:before="280" w:after="280"/>
      <w:jc w:val="center"/>
    </w:pPr>
    <w:rPr>
      <w:rFonts w:ascii="宋体" w:hAnsi="Calibri"/>
      <w:kern w:val="0"/>
      <w:sz w:val="20"/>
      <w:szCs w:val="20"/>
    </w:rPr>
  </w:style>
  <w:style w:type="paragraph" w:customStyle="1" w:styleId="226">
    <w:name w:val="toc 515"/>
    <w:next w:val="1"/>
    <w:qFormat/>
    <w:uiPriority w:val="0"/>
    <w:pPr>
      <w:wordWrap w:val="0"/>
      <w:ind w:left="1700"/>
      <w:jc w:val="both"/>
    </w:pPr>
    <w:rPr>
      <w:rFonts w:ascii="Calibri" w:hAnsi="Calibri" w:eastAsia="宋体" w:cs="Times New Roman"/>
      <w:sz w:val="21"/>
      <w:lang w:val="en-US" w:eastAsia="zh-CN" w:bidi="ar-SA"/>
    </w:rPr>
  </w:style>
  <w:style w:type="paragraph" w:customStyle="1" w:styleId="227">
    <w:name w:val="TOC Heading4"/>
    <w:next w:val="1"/>
    <w:qFormat/>
    <w:uiPriority w:val="0"/>
    <w:pPr>
      <w:wordWrap w:val="0"/>
    </w:pPr>
    <w:rPr>
      <w:rFonts w:ascii="Calibri" w:hAnsi="Calibri" w:eastAsia="宋体" w:cs="Times New Roman"/>
      <w:sz w:val="32"/>
      <w:lang w:val="en-US" w:eastAsia="zh-CN" w:bidi="ar-SA"/>
    </w:rPr>
  </w:style>
  <w:style w:type="paragraph" w:customStyle="1" w:styleId="228">
    <w:name w:val="toc 15"/>
    <w:next w:val="1"/>
    <w:qFormat/>
    <w:uiPriority w:val="0"/>
    <w:pPr>
      <w:wordWrap w:val="0"/>
      <w:jc w:val="both"/>
    </w:pPr>
    <w:rPr>
      <w:rFonts w:ascii="Calibri" w:hAnsi="Calibri" w:eastAsia="宋体" w:cs="Times New Roman"/>
      <w:sz w:val="21"/>
      <w:lang w:val="en-US" w:eastAsia="zh-CN" w:bidi="ar-SA"/>
    </w:rPr>
  </w:style>
  <w:style w:type="paragraph" w:customStyle="1" w:styleId="229">
    <w:name w:val="TOC Heading2"/>
    <w:next w:val="1"/>
    <w:qFormat/>
    <w:uiPriority w:val="0"/>
    <w:pPr>
      <w:wordWrap w:val="0"/>
    </w:pPr>
    <w:rPr>
      <w:rFonts w:ascii="Calibri" w:hAnsi="Calibri" w:eastAsia="宋体" w:cs="Times New Roman"/>
      <w:sz w:val="32"/>
      <w:lang w:val="en-US" w:eastAsia="zh-CN" w:bidi="ar-SA"/>
    </w:rPr>
  </w:style>
  <w:style w:type="paragraph" w:customStyle="1" w:styleId="230">
    <w:name w:val="TOC Heading1"/>
    <w:next w:val="1"/>
    <w:qFormat/>
    <w:uiPriority w:val="0"/>
    <w:pPr>
      <w:wordWrap w:val="0"/>
    </w:pPr>
    <w:rPr>
      <w:rFonts w:ascii="Calibri" w:hAnsi="Calibri" w:eastAsia="宋体" w:cs="Times New Roman"/>
      <w:sz w:val="32"/>
      <w:lang w:val="en-US" w:eastAsia="zh-CN" w:bidi="ar-SA"/>
    </w:rPr>
  </w:style>
  <w:style w:type="paragraph" w:customStyle="1" w:styleId="231">
    <w:name w:val="toc 73"/>
    <w:next w:val="1"/>
    <w:qFormat/>
    <w:uiPriority w:val="0"/>
    <w:pPr>
      <w:wordWrap w:val="0"/>
      <w:ind w:left="2550"/>
      <w:jc w:val="both"/>
    </w:pPr>
    <w:rPr>
      <w:rFonts w:ascii="Calibri" w:hAnsi="Calibri" w:eastAsia="宋体" w:cs="Times New Roman"/>
      <w:sz w:val="21"/>
      <w:lang w:val="en-US" w:eastAsia="zh-CN" w:bidi="ar-SA"/>
    </w:rPr>
  </w:style>
  <w:style w:type="paragraph" w:customStyle="1" w:styleId="232">
    <w:name w:val="font7"/>
    <w:basedOn w:val="1"/>
    <w:next w:val="233"/>
    <w:qFormat/>
    <w:uiPriority w:val="0"/>
    <w:pPr>
      <w:widowControl/>
      <w:spacing w:before="280" w:after="280"/>
    </w:pPr>
    <w:rPr>
      <w:rFonts w:ascii="Arial" w:hAnsi="Calibri"/>
      <w:kern w:val="0"/>
      <w:sz w:val="18"/>
      <w:szCs w:val="20"/>
    </w:rPr>
  </w:style>
  <w:style w:type="paragraph" w:customStyle="1" w:styleId="233">
    <w:name w:val="toc 810"/>
    <w:next w:val="1"/>
    <w:qFormat/>
    <w:uiPriority w:val="0"/>
    <w:pPr>
      <w:wordWrap w:val="0"/>
      <w:ind w:left="2975"/>
      <w:jc w:val="both"/>
    </w:pPr>
    <w:rPr>
      <w:rFonts w:ascii="Calibri" w:hAnsi="Calibri" w:eastAsia="宋体" w:cs="Times New Roman"/>
      <w:sz w:val="21"/>
      <w:lang w:val="en-US" w:eastAsia="zh-CN" w:bidi="ar-SA"/>
    </w:rPr>
  </w:style>
  <w:style w:type="paragraph" w:customStyle="1" w:styleId="234">
    <w:name w:val="xl113"/>
    <w:basedOn w:val="1"/>
    <w:next w:val="235"/>
    <w:qFormat/>
    <w:uiPriority w:val="0"/>
    <w:pPr>
      <w:widowControl/>
      <w:shd w:val="clear" w:color="000000" w:fill="FFFFFF"/>
      <w:spacing w:before="280" w:after="280"/>
      <w:jc w:val="center"/>
    </w:pPr>
    <w:rPr>
      <w:rFonts w:ascii="宋体" w:hAnsi="Calibri"/>
      <w:b/>
      <w:kern w:val="0"/>
      <w:sz w:val="20"/>
      <w:szCs w:val="20"/>
    </w:rPr>
  </w:style>
  <w:style w:type="paragraph" w:customStyle="1" w:styleId="235">
    <w:name w:val="TOC Heading10"/>
    <w:next w:val="1"/>
    <w:qFormat/>
    <w:uiPriority w:val="0"/>
    <w:pPr>
      <w:wordWrap w:val="0"/>
    </w:pPr>
    <w:rPr>
      <w:rFonts w:ascii="Calibri" w:hAnsi="Calibri" w:eastAsia="宋体" w:cs="Times New Roman"/>
      <w:sz w:val="32"/>
      <w:lang w:val="en-US" w:eastAsia="zh-CN" w:bidi="ar-SA"/>
    </w:rPr>
  </w:style>
  <w:style w:type="paragraph" w:customStyle="1" w:styleId="236">
    <w:name w:val="toc 89"/>
    <w:next w:val="1"/>
    <w:qFormat/>
    <w:uiPriority w:val="0"/>
    <w:pPr>
      <w:wordWrap w:val="0"/>
      <w:ind w:left="2975"/>
      <w:jc w:val="both"/>
    </w:pPr>
    <w:rPr>
      <w:rFonts w:ascii="Calibri" w:hAnsi="Calibri" w:eastAsia="宋体" w:cs="Times New Roman"/>
      <w:sz w:val="21"/>
      <w:lang w:val="en-US" w:eastAsia="zh-CN" w:bidi="ar-SA"/>
    </w:rPr>
  </w:style>
  <w:style w:type="paragraph" w:customStyle="1" w:styleId="237">
    <w:name w:val="xl73"/>
    <w:basedOn w:val="1"/>
    <w:next w:val="238"/>
    <w:qFormat/>
    <w:uiPriority w:val="0"/>
    <w:pPr>
      <w:widowControl/>
      <w:shd w:val="clear" w:color="000000" w:fill="FFFFFF"/>
      <w:spacing w:before="280" w:after="280"/>
      <w:jc w:val="center"/>
    </w:pPr>
    <w:rPr>
      <w:rFonts w:ascii="宋体" w:hAnsi="Calibri"/>
      <w:kern w:val="0"/>
      <w:sz w:val="20"/>
      <w:szCs w:val="20"/>
    </w:rPr>
  </w:style>
  <w:style w:type="paragraph" w:customStyle="1" w:styleId="238">
    <w:name w:val="toc 613"/>
    <w:next w:val="1"/>
    <w:qFormat/>
    <w:uiPriority w:val="0"/>
    <w:pPr>
      <w:wordWrap w:val="0"/>
      <w:ind w:left="2125"/>
      <w:jc w:val="both"/>
    </w:pPr>
    <w:rPr>
      <w:rFonts w:ascii="Calibri" w:hAnsi="Calibri" w:eastAsia="宋体" w:cs="Times New Roman"/>
      <w:sz w:val="21"/>
      <w:lang w:val="en-US" w:eastAsia="zh-CN" w:bidi="ar-SA"/>
    </w:rPr>
  </w:style>
  <w:style w:type="paragraph" w:customStyle="1" w:styleId="239">
    <w:name w:val="xl79"/>
    <w:basedOn w:val="1"/>
    <w:next w:val="240"/>
    <w:qFormat/>
    <w:uiPriority w:val="0"/>
    <w:pPr>
      <w:widowControl/>
      <w:shd w:val="clear" w:color="000000" w:fill="FFFFFF"/>
      <w:spacing w:before="280" w:after="280"/>
    </w:pPr>
    <w:rPr>
      <w:rFonts w:ascii="宋体" w:hAnsi="Calibri"/>
      <w:b/>
      <w:kern w:val="0"/>
      <w:sz w:val="20"/>
      <w:szCs w:val="20"/>
    </w:rPr>
  </w:style>
  <w:style w:type="paragraph" w:customStyle="1" w:styleId="240">
    <w:name w:val="toc 87"/>
    <w:next w:val="1"/>
    <w:qFormat/>
    <w:uiPriority w:val="0"/>
    <w:pPr>
      <w:wordWrap w:val="0"/>
      <w:ind w:left="2975"/>
      <w:jc w:val="both"/>
    </w:pPr>
    <w:rPr>
      <w:rFonts w:ascii="Calibri" w:hAnsi="Calibri" w:eastAsia="宋体" w:cs="Times New Roman"/>
      <w:sz w:val="21"/>
      <w:lang w:val="en-US" w:eastAsia="zh-CN" w:bidi="ar-SA"/>
    </w:rPr>
  </w:style>
  <w:style w:type="paragraph" w:customStyle="1" w:styleId="241">
    <w:name w:val="toc 11"/>
    <w:next w:val="1"/>
    <w:qFormat/>
    <w:uiPriority w:val="0"/>
    <w:pPr>
      <w:wordWrap w:val="0"/>
      <w:jc w:val="both"/>
    </w:pPr>
    <w:rPr>
      <w:rFonts w:ascii="Calibri" w:hAnsi="Calibri" w:eastAsia="宋体" w:cs="Times New Roman"/>
      <w:sz w:val="21"/>
      <w:lang w:val="en-US" w:eastAsia="zh-CN" w:bidi="ar-SA"/>
    </w:rPr>
  </w:style>
  <w:style w:type="paragraph" w:customStyle="1" w:styleId="242">
    <w:name w:val="toc 410"/>
    <w:next w:val="1"/>
    <w:qFormat/>
    <w:uiPriority w:val="0"/>
    <w:pPr>
      <w:wordWrap w:val="0"/>
      <w:ind w:left="1275"/>
      <w:jc w:val="both"/>
    </w:pPr>
    <w:rPr>
      <w:rFonts w:ascii="Calibri" w:hAnsi="Calibri" w:eastAsia="宋体" w:cs="Times New Roman"/>
      <w:sz w:val="21"/>
      <w:lang w:val="en-US" w:eastAsia="zh-CN" w:bidi="ar-SA"/>
    </w:rPr>
  </w:style>
  <w:style w:type="paragraph" w:customStyle="1" w:styleId="243">
    <w:name w:val="toc 611"/>
    <w:next w:val="1"/>
    <w:qFormat/>
    <w:uiPriority w:val="0"/>
    <w:pPr>
      <w:wordWrap w:val="0"/>
      <w:ind w:left="2125"/>
      <w:jc w:val="both"/>
    </w:pPr>
    <w:rPr>
      <w:rFonts w:ascii="Calibri" w:hAnsi="Calibri" w:eastAsia="宋体" w:cs="Times New Roman"/>
      <w:sz w:val="21"/>
      <w:lang w:val="en-US" w:eastAsia="zh-CN" w:bidi="ar-SA"/>
    </w:rPr>
  </w:style>
  <w:style w:type="paragraph" w:customStyle="1" w:styleId="244">
    <w:name w:val="xl112"/>
    <w:basedOn w:val="1"/>
    <w:next w:val="243"/>
    <w:qFormat/>
    <w:uiPriority w:val="0"/>
    <w:pPr>
      <w:widowControl/>
      <w:shd w:val="clear" w:color="000000" w:fill="FFFFFF"/>
      <w:spacing w:before="280" w:after="280"/>
      <w:jc w:val="center"/>
    </w:pPr>
    <w:rPr>
      <w:rFonts w:ascii="宋体" w:hAnsi="Calibri"/>
      <w:b/>
      <w:kern w:val="0"/>
      <w:sz w:val="20"/>
      <w:szCs w:val="20"/>
    </w:rPr>
  </w:style>
  <w:style w:type="paragraph" w:customStyle="1" w:styleId="245">
    <w:name w:val="toc 514"/>
    <w:next w:val="1"/>
    <w:qFormat/>
    <w:uiPriority w:val="0"/>
    <w:pPr>
      <w:wordWrap w:val="0"/>
      <w:ind w:left="1700"/>
      <w:jc w:val="both"/>
    </w:pPr>
    <w:rPr>
      <w:rFonts w:ascii="Calibri" w:hAnsi="Calibri" w:eastAsia="宋体" w:cs="Times New Roman"/>
      <w:sz w:val="21"/>
      <w:lang w:val="en-US" w:eastAsia="zh-CN" w:bidi="ar-SA"/>
    </w:rPr>
  </w:style>
  <w:style w:type="paragraph" w:customStyle="1" w:styleId="246">
    <w:name w:val="toc 44"/>
    <w:next w:val="1"/>
    <w:qFormat/>
    <w:uiPriority w:val="0"/>
    <w:pPr>
      <w:wordWrap w:val="0"/>
      <w:ind w:left="1275"/>
      <w:jc w:val="both"/>
    </w:pPr>
    <w:rPr>
      <w:rFonts w:ascii="Calibri" w:hAnsi="Calibri" w:eastAsia="宋体" w:cs="Times New Roman"/>
      <w:sz w:val="21"/>
      <w:lang w:val="en-US" w:eastAsia="zh-CN" w:bidi="ar-SA"/>
    </w:rPr>
  </w:style>
  <w:style w:type="paragraph" w:customStyle="1" w:styleId="247">
    <w:name w:val="toc 412"/>
    <w:next w:val="1"/>
    <w:qFormat/>
    <w:uiPriority w:val="0"/>
    <w:pPr>
      <w:wordWrap w:val="0"/>
      <w:ind w:left="1275"/>
      <w:jc w:val="both"/>
    </w:pPr>
    <w:rPr>
      <w:rFonts w:ascii="Calibri" w:hAnsi="Calibri" w:eastAsia="宋体" w:cs="Times New Roman"/>
      <w:sz w:val="21"/>
      <w:lang w:val="en-US" w:eastAsia="zh-CN" w:bidi="ar-SA"/>
    </w:rPr>
  </w:style>
  <w:style w:type="paragraph" w:customStyle="1" w:styleId="248">
    <w:name w:val="xl74"/>
    <w:basedOn w:val="1"/>
    <w:next w:val="249"/>
    <w:qFormat/>
    <w:uiPriority w:val="0"/>
    <w:pPr>
      <w:widowControl/>
      <w:shd w:val="clear" w:color="000000" w:fill="FFFFFF"/>
      <w:spacing w:before="280" w:after="280"/>
    </w:pPr>
    <w:rPr>
      <w:rFonts w:ascii="宋体" w:hAnsi="Calibri"/>
      <w:kern w:val="0"/>
      <w:sz w:val="20"/>
      <w:szCs w:val="20"/>
    </w:rPr>
  </w:style>
  <w:style w:type="paragraph" w:customStyle="1" w:styleId="249">
    <w:name w:val="toc 57"/>
    <w:next w:val="1"/>
    <w:qFormat/>
    <w:uiPriority w:val="0"/>
    <w:pPr>
      <w:wordWrap w:val="0"/>
      <w:ind w:left="1700"/>
      <w:jc w:val="both"/>
    </w:pPr>
    <w:rPr>
      <w:rFonts w:ascii="Calibri" w:hAnsi="Calibri" w:eastAsia="宋体" w:cs="Times New Roman"/>
      <w:sz w:val="21"/>
      <w:lang w:val="en-US" w:eastAsia="zh-CN" w:bidi="ar-SA"/>
    </w:rPr>
  </w:style>
  <w:style w:type="paragraph" w:customStyle="1" w:styleId="250">
    <w:name w:val="toc 912"/>
    <w:next w:val="1"/>
    <w:qFormat/>
    <w:uiPriority w:val="0"/>
    <w:pPr>
      <w:wordWrap w:val="0"/>
      <w:ind w:left="3400"/>
      <w:jc w:val="both"/>
    </w:pPr>
    <w:rPr>
      <w:rFonts w:ascii="Calibri" w:hAnsi="Calibri" w:eastAsia="宋体" w:cs="Times New Roman"/>
      <w:sz w:val="21"/>
      <w:lang w:val="en-US" w:eastAsia="zh-CN" w:bidi="ar-SA"/>
    </w:rPr>
  </w:style>
  <w:style w:type="paragraph" w:customStyle="1" w:styleId="251">
    <w:name w:val="toc 91"/>
    <w:next w:val="1"/>
    <w:qFormat/>
    <w:uiPriority w:val="0"/>
    <w:pPr>
      <w:wordWrap w:val="0"/>
      <w:ind w:left="3400"/>
      <w:jc w:val="both"/>
    </w:pPr>
    <w:rPr>
      <w:rFonts w:ascii="Calibri" w:hAnsi="Calibri" w:eastAsia="宋体" w:cs="Times New Roman"/>
      <w:sz w:val="21"/>
      <w:lang w:val="en-US" w:eastAsia="zh-CN" w:bidi="ar-SA"/>
    </w:rPr>
  </w:style>
  <w:style w:type="paragraph" w:customStyle="1" w:styleId="252">
    <w:name w:val="toc 38"/>
    <w:next w:val="1"/>
    <w:qFormat/>
    <w:uiPriority w:val="0"/>
    <w:pPr>
      <w:wordWrap w:val="0"/>
      <w:ind w:left="850"/>
      <w:jc w:val="both"/>
    </w:pPr>
    <w:rPr>
      <w:rFonts w:ascii="Calibri" w:hAnsi="Calibri" w:eastAsia="宋体" w:cs="Times New Roman"/>
      <w:sz w:val="21"/>
      <w:lang w:val="en-US" w:eastAsia="zh-CN" w:bidi="ar-SA"/>
    </w:rPr>
  </w:style>
  <w:style w:type="paragraph" w:customStyle="1" w:styleId="253">
    <w:name w:val="toc 95"/>
    <w:next w:val="1"/>
    <w:qFormat/>
    <w:uiPriority w:val="0"/>
    <w:pPr>
      <w:wordWrap w:val="0"/>
      <w:ind w:left="3400"/>
      <w:jc w:val="both"/>
    </w:pPr>
    <w:rPr>
      <w:rFonts w:ascii="Calibri" w:hAnsi="Calibri" w:eastAsia="宋体" w:cs="Times New Roman"/>
      <w:sz w:val="21"/>
      <w:lang w:val="en-US" w:eastAsia="zh-CN" w:bidi="ar-SA"/>
    </w:rPr>
  </w:style>
  <w:style w:type="paragraph" w:customStyle="1" w:styleId="254">
    <w:name w:val="列出段落5"/>
    <w:basedOn w:val="1"/>
    <w:next w:val="255"/>
    <w:qFormat/>
    <w:uiPriority w:val="0"/>
    <w:pPr>
      <w:ind w:firstLine="420"/>
    </w:pPr>
    <w:rPr>
      <w:rFonts w:hAnsi="Calibri"/>
      <w:kern w:val="0"/>
      <w:szCs w:val="20"/>
    </w:rPr>
  </w:style>
  <w:style w:type="paragraph" w:customStyle="1" w:styleId="255">
    <w:name w:val="toc 312"/>
    <w:next w:val="1"/>
    <w:qFormat/>
    <w:uiPriority w:val="0"/>
    <w:pPr>
      <w:wordWrap w:val="0"/>
      <w:ind w:left="850"/>
      <w:jc w:val="both"/>
    </w:pPr>
    <w:rPr>
      <w:rFonts w:ascii="Calibri" w:hAnsi="Calibri" w:eastAsia="宋体" w:cs="Times New Roman"/>
      <w:sz w:val="21"/>
      <w:lang w:val="en-US" w:eastAsia="zh-CN" w:bidi="ar-SA"/>
    </w:rPr>
  </w:style>
  <w:style w:type="paragraph" w:customStyle="1" w:styleId="256">
    <w:name w:val="xl66"/>
    <w:basedOn w:val="1"/>
    <w:next w:val="257"/>
    <w:qFormat/>
    <w:uiPriority w:val="0"/>
    <w:pPr>
      <w:widowControl/>
      <w:shd w:val="clear" w:color="000000" w:fill="FFFFFF"/>
      <w:spacing w:before="280" w:after="280"/>
    </w:pPr>
    <w:rPr>
      <w:rFonts w:ascii="宋体" w:hAnsi="Calibri"/>
      <w:kern w:val="0"/>
      <w:sz w:val="20"/>
      <w:szCs w:val="20"/>
    </w:rPr>
  </w:style>
  <w:style w:type="paragraph" w:customStyle="1" w:styleId="257">
    <w:name w:val="toc 56"/>
    <w:next w:val="1"/>
    <w:qFormat/>
    <w:uiPriority w:val="0"/>
    <w:pPr>
      <w:wordWrap w:val="0"/>
      <w:ind w:left="1700"/>
      <w:jc w:val="both"/>
    </w:pPr>
    <w:rPr>
      <w:rFonts w:ascii="Calibri" w:hAnsi="Calibri" w:eastAsia="宋体" w:cs="Times New Roman"/>
      <w:sz w:val="21"/>
      <w:lang w:val="en-US" w:eastAsia="zh-CN" w:bidi="ar-SA"/>
    </w:rPr>
  </w:style>
  <w:style w:type="paragraph" w:customStyle="1" w:styleId="258">
    <w:name w:val="TOC Heading3"/>
    <w:next w:val="1"/>
    <w:qFormat/>
    <w:uiPriority w:val="0"/>
    <w:pPr>
      <w:wordWrap w:val="0"/>
    </w:pPr>
    <w:rPr>
      <w:rFonts w:ascii="Calibri" w:hAnsi="Calibri" w:eastAsia="宋体" w:cs="Times New Roman"/>
      <w:sz w:val="32"/>
      <w:lang w:val="en-US" w:eastAsia="zh-CN" w:bidi="ar-SA"/>
    </w:rPr>
  </w:style>
  <w:style w:type="paragraph" w:customStyle="1" w:styleId="259">
    <w:name w:val="toc 65"/>
    <w:next w:val="1"/>
    <w:qFormat/>
    <w:uiPriority w:val="0"/>
    <w:pPr>
      <w:wordWrap w:val="0"/>
      <w:ind w:left="2125"/>
      <w:jc w:val="both"/>
    </w:pPr>
    <w:rPr>
      <w:rFonts w:ascii="Calibri" w:hAnsi="Calibri" w:eastAsia="宋体" w:cs="Times New Roman"/>
      <w:sz w:val="21"/>
      <w:lang w:val="en-US" w:eastAsia="zh-CN" w:bidi="ar-SA"/>
    </w:rPr>
  </w:style>
  <w:style w:type="paragraph" w:customStyle="1" w:styleId="260">
    <w:name w:val="toc 25"/>
    <w:next w:val="1"/>
    <w:qFormat/>
    <w:uiPriority w:val="0"/>
    <w:pPr>
      <w:wordWrap w:val="0"/>
      <w:ind w:left="425"/>
      <w:jc w:val="both"/>
    </w:pPr>
    <w:rPr>
      <w:rFonts w:ascii="Calibri" w:hAnsi="Calibri" w:eastAsia="宋体" w:cs="Times New Roman"/>
      <w:sz w:val="21"/>
      <w:lang w:val="en-US" w:eastAsia="zh-CN" w:bidi="ar-SA"/>
    </w:rPr>
  </w:style>
  <w:style w:type="paragraph" w:customStyle="1" w:styleId="261">
    <w:name w:val="xl84"/>
    <w:basedOn w:val="1"/>
    <w:next w:val="262"/>
    <w:qFormat/>
    <w:uiPriority w:val="0"/>
    <w:pPr>
      <w:widowControl/>
      <w:shd w:val="clear" w:color="000000" w:fill="FFFFFF"/>
      <w:spacing w:before="280" w:after="280"/>
      <w:jc w:val="center"/>
    </w:pPr>
    <w:rPr>
      <w:rFonts w:ascii="宋体" w:hAnsi="Calibri"/>
      <w:kern w:val="0"/>
      <w:sz w:val="20"/>
      <w:szCs w:val="20"/>
    </w:rPr>
  </w:style>
  <w:style w:type="paragraph" w:customStyle="1" w:styleId="262">
    <w:name w:val="toc 99"/>
    <w:next w:val="1"/>
    <w:qFormat/>
    <w:uiPriority w:val="0"/>
    <w:pPr>
      <w:wordWrap w:val="0"/>
      <w:ind w:left="3400"/>
      <w:jc w:val="both"/>
    </w:pPr>
    <w:rPr>
      <w:rFonts w:ascii="Calibri" w:hAnsi="Calibri" w:eastAsia="宋体" w:cs="Times New Roman"/>
      <w:sz w:val="21"/>
      <w:lang w:val="en-US" w:eastAsia="zh-CN" w:bidi="ar-SA"/>
    </w:rPr>
  </w:style>
  <w:style w:type="paragraph" w:customStyle="1" w:styleId="263">
    <w:name w:val="xl81"/>
    <w:basedOn w:val="1"/>
    <w:next w:val="264"/>
    <w:qFormat/>
    <w:uiPriority w:val="0"/>
    <w:pPr>
      <w:widowControl/>
      <w:shd w:val="clear" w:color="000000" w:fill="FFFFFF"/>
      <w:spacing w:before="280" w:after="280"/>
    </w:pPr>
    <w:rPr>
      <w:rFonts w:ascii="宋体" w:hAnsi="Calibri"/>
      <w:kern w:val="0"/>
      <w:sz w:val="20"/>
      <w:szCs w:val="20"/>
    </w:rPr>
  </w:style>
  <w:style w:type="paragraph" w:customStyle="1" w:styleId="264">
    <w:name w:val="toc 59"/>
    <w:next w:val="1"/>
    <w:qFormat/>
    <w:uiPriority w:val="0"/>
    <w:pPr>
      <w:wordWrap w:val="0"/>
      <w:ind w:left="1700"/>
      <w:jc w:val="both"/>
    </w:pPr>
    <w:rPr>
      <w:rFonts w:ascii="Calibri" w:hAnsi="Calibri" w:eastAsia="宋体" w:cs="Times New Roman"/>
      <w:sz w:val="21"/>
      <w:lang w:val="en-US" w:eastAsia="zh-CN" w:bidi="ar-SA"/>
    </w:rPr>
  </w:style>
  <w:style w:type="paragraph" w:customStyle="1" w:styleId="265">
    <w:name w:val="目录 11"/>
    <w:next w:val="1"/>
    <w:qFormat/>
    <w:uiPriority w:val="0"/>
    <w:pPr>
      <w:wordWrap w:val="0"/>
      <w:jc w:val="both"/>
    </w:pPr>
    <w:rPr>
      <w:rFonts w:ascii="Calibri" w:hAnsi="Calibri" w:eastAsia="宋体" w:cs="Times New Roman"/>
      <w:sz w:val="21"/>
      <w:lang w:val="en-US" w:eastAsia="zh-CN" w:bidi="ar-SA"/>
    </w:rPr>
  </w:style>
  <w:style w:type="paragraph" w:customStyle="1" w:styleId="266">
    <w:name w:val="toc 513"/>
    <w:next w:val="1"/>
    <w:qFormat/>
    <w:uiPriority w:val="0"/>
    <w:pPr>
      <w:wordWrap w:val="0"/>
      <w:ind w:left="1700"/>
      <w:jc w:val="both"/>
    </w:pPr>
    <w:rPr>
      <w:rFonts w:ascii="Calibri" w:hAnsi="Calibri" w:eastAsia="宋体" w:cs="Times New Roman"/>
      <w:sz w:val="21"/>
      <w:lang w:val="en-US" w:eastAsia="zh-CN" w:bidi="ar-SA"/>
    </w:rPr>
  </w:style>
  <w:style w:type="paragraph" w:customStyle="1" w:styleId="267">
    <w:name w:val="TOC Heading12"/>
    <w:next w:val="1"/>
    <w:qFormat/>
    <w:uiPriority w:val="0"/>
    <w:pPr>
      <w:wordWrap w:val="0"/>
    </w:pPr>
    <w:rPr>
      <w:rFonts w:ascii="Calibri" w:hAnsi="Calibri" w:eastAsia="宋体" w:cs="Times New Roman"/>
      <w:sz w:val="32"/>
      <w:lang w:val="en-US" w:eastAsia="zh-CN" w:bidi="ar-SA"/>
    </w:rPr>
  </w:style>
  <w:style w:type="paragraph" w:customStyle="1" w:styleId="268">
    <w:name w:val="TOC Heading8"/>
    <w:next w:val="1"/>
    <w:qFormat/>
    <w:uiPriority w:val="0"/>
    <w:pPr>
      <w:wordWrap w:val="0"/>
    </w:pPr>
    <w:rPr>
      <w:rFonts w:ascii="Calibri" w:hAnsi="Calibri" w:eastAsia="宋体" w:cs="Times New Roman"/>
      <w:sz w:val="32"/>
      <w:lang w:val="en-US" w:eastAsia="zh-CN" w:bidi="ar-SA"/>
    </w:rPr>
  </w:style>
  <w:style w:type="paragraph" w:customStyle="1" w:styleId="269">
    <w:name w:val="toc 711"/>
    <w:next w:val="1"/>
    <w:qFormat/>
    <w:uiPriority w:val="0"/>
    <w:pPr>
      <w:wordWrap w:val="0"/>
      <w:ind w:left="2550"/>
      <w:jc w:val="both"/>
    </w:pPr>
    <w:rPr>
      <w:rFonts w:ascii="Calibri" w:hAnsi="Calibri" w:eastAsia="宋体" w:cs="Times New Roman"/>
      <w:sz w:val="21"/>
      <w:lang w:val="en-US" w:eastAsia="zh-CN" w:bidi="ar-SA"/>
    </w:rPr>
  </w:style>
  <w:style w:type="paragraph" w:customStyle="1" w:styleId="270">
    <w:name w:val="toc 212"/>
    <w:next w:val="1"/>
    <w:qFormat/>
    <w:uiPriority w:val="0"/>
    <w:pPr>
      <w:wordWrap w:val="0"/>
      <w:ind w:left="425"/>
      <w:jc w:val="both"/>
    </w:pPr>
    <w:rPr>
      <w:rFonts w:ascii="Calibri" w:hAnsi="Calibri" w:eastAsia="宋体" w:cs="Times New Roman"/>
      <w:sz w:val="21"/>
      <w:lang w:val="en-US" w:eastAsia="zh-CN" w:bidi="ar-SA"/>
    </w:rPr>
  </w:style>
  <w:style w:type="paragraph" w:customStyle="1" w:styleId="271">
    <w:name w:val="目录 21"/>
    <w:next w:val="1"/>
    <w:qFormat/>
    <w:uiPriority w:val="0"/>
    <w:pPr>
      <w:wordWrap w:val="0"/>
      <w:ind w:left="425"/>
      <w:jc w:val="both"/>
    </w:pPr>
    <w:rPr>
      <w:rFonts w:ascii="Calibri" w:hAnsi="Calibri" w:eastAsia="宋体" w:cs="Times New Roman"/>
      <w:sz w:val="21"/>
      <w:lang w:val="en-US" w:eastAsia="zh-CN" w:bidi="ar-SA"/>
    </w:rPr>
  </w:style>
  <w:style w:type="paragraph" w:customStyle="1" w:styleId="272">
    <w:name w:val="toc 45"/>
    <w:next w:val="1"/>
    <w:qFormat/>
    <w:uiPriority w:val="0"/>
    <w:pPr>
      <w:wordWrap w:val="0"/>
      <w:ind w:left="1275"/>
      <w:jc w:val="both"/>
    </w:pPr>
    <w:rPr>
      <w:rFonts w:ascii="Calibri" w:hAnsi="Calibri" w:eastAsia="宋体" w:cs="Times New Roman"/>
      <w:sz w:val="21"/>
      <w:lang w:val="en-US" w:eastAsia="zh-CN" w:bidi="ar-SA"/>
    </w:rPr>
  </w:style>
  <w:style w:type="paragraph" w:customStyle="1" w:styleId="273">
    <w:name w:val="xl116"/>
    <w:basedOn w:val="1"/>
    <w:next w:val="274"/>
    <w:qFormat/>
    <w:uiPriority w:val="0"/>
    <w:pPr>
      <w:widowControl/>
      <w:shd w:val="clear" w:color="000000" w:fill="FFFFFF"/>
      <w:spacing w:before="280" w:after="280"/>
      <w:jc w:val="center"/>
    </w:pPr>
    <w:rPr>
      <w:rFonts w:ascii="Arial Narrow" w:hAnsi="Calibri"/>
      <w:kern w:val="0"/>
      <w:sz w:val="20"/>
      <w:szCs w:val="20"/>
    </w:rPr>
  </w:style>
  <w:style w:type="paragraph" w:customStyle="1" w:styleId="274">
    <w:name w:val="toc 78"/>
    <w:next w:val="1"/>
    <w:qFormat/>
    <w:uiPriority w:val="0"/>
    <w:pPr>
      <w:wordWrap w:val="0"/>
      <w:ind w:left="2550"/>
      <w:jc w:val="both"/>
    </w:pPr>
    <w:rPr>
      <w:rFonts w:ascii="Calibri" w:hAnsi="Calibri" w:eastAsia="宋体" w:cs="Times New Roman"/>
      <w:sz w:val="21"/>
      <w:lang w:val="en-US" w:eastAsia="zh-CN" w:bidi="ar-SA"/>
    </w:rPr>
  </w:style>
  <w:style w:type="paragraph" w:customStyle="1" w:styleId="275">
    <w:name w:val="font8"/>
    <w:basedOn w:val="1"/>
    <w:next w:val="276"/>
    <w:qFormat/>
    <w:uiPriority w:val="0"/>
    <w:pPr>
      <w:widowControl/>
      <w:spacing w:before="280" w:after="280"/>
    </w:pPr>
    <w:rPr>
      <w:rFonts w:ascii="Arial" w:hAnsi="Calibri"/>
      <w:kern w:val="0"/>
      <w:sz w:val="20"/>
      <w:szCs w:val="20"/>
    </w:rPr>
  </w:style>
  <w:style w:type="paragraph" w:customStyle="1" w:styleId="276">
    <w:name w:val="TOC Heading11"/>
    <w:next w:val="1"/>
    <w:qFormat/>
    <w:uiPriority w:val="0"/>
    <w:pPr>
      <w:wordWrap w:val="0"/>
    </w:pPr>
    <w:rPr>
      <w:rFonts w:ascii="Calibri" w:hAnsi="Calibri" w:eastAsia="宋体" w:cs="Times New Roman"/>
      <w:sz w:val="32"/>
      <w:lang w:val="en-US" w:eastAsia="zh-CN" w:bidi="ar-SA"/>
    </w:rPr>
  </w:style>
  <w:style w:type="paragraph" w:customStyle="1" w:styleId="277">
    <w:name w:val="xl69"/>
    <w:basedOn w:val="1"/>
    <w:next w:val="278"/>
    <w:qFormat/>
    <w:uiPriority w:val="0"/>
    <w:pPr>
      <w:widowControl/>
      <w:shd w:val="clear" w:color="000000" w:fill="FFFFFF"/>
      <w:spacing w:before="280" w:after="280"/>
    </w:pPr>
    <w:rPr>
      <w:rFonts w:ascii="宋体" w:hAnsi="Calibri"/>
      <w:b/>
      <w:kern w:val="0"/>
      <w:sz w:val="20"/>
      <w:szCs w:val="20"/>
    </w:rPr>
  </w:style>
  <w:style w:type="paragraph" w:customStyle="1" w:styleId="278">
    <w:name w:val="toc 48"/>
    <w:next w:val="1"/>
    <w:qFormat/>
    <w:uiPriority w:val="0"/>
    <w:pPr>
      <w:wordWrap w:val="0"/>
      <w:ind w:left="1275"/>
      <w:jc w:val="both"/>
    </w:pPr>
    <w:rPr>
      <w:rFonts w:ascii="Calibri" w:hAnsi="Calibri" w:eastAsia="宋体" w:cs="Times New Roman"/>
      <w:sz w:val="21"/>
      <w:lang w:val="en-US" w:eastAsia="zh-CN" w:bidi="ar-SA"/>
    </w:rPr>
  </w:style>
  <w:style w:type="paragraph" w:customStyle="1" w:styleId="279">
    <w:name w:val="toc 813"/>
    <w:next w:val="1"/>
    <w:qFormat/>
    <w:uiPriority w:val="0"/>
    <w:pPr>
      <w:wordWrap w:val="0"/>
      <w:ind w:left="2975"/>
      <w:jc w:val="both"/>
    </w:pPr>
    <w:rPr>
      <w:rFonts w:ascii="Calibri" w:hAnsi="Calibri" w:eastAsia="宋体" w:cs="Times New Roman"/>
      <w:sz w:val="21"/>
      <w:lang w:val="en-US" w:eastAsia="zh-CN" w:bidi="ar-SA"/>
    </w:rPr>
  </w:style>
  <w:style w:type="paragraph" w:customStyle="1" w:styleId="280">
    <w:name w:val="目录 91"/>
    <w:next w:val="1"/>
    <w:qFormat/>
    <w:uiPriority w:val="0"/>
    <w:pPr>
      <w:wordWrap w:val="0"/>
      <w:ind w:left="3400"/>
      <w:jc w:val="both"/>
    </w:pPr>
    <w:rPr>
      <w:rFonts w:ascii="Calibri" w:hAnsi="Calibri" w:eastAsia="宋体" w:cs="Times New Roman"/>
      <w:sz w:val="21"/>
      <w:lang w:val="en-US" w:eastAsia="zh-CN" w:bidi="ar-SA"/>
    </w:rPr>
  </w:style>
  <w:style w:type="paragraph" w:customStyle="1" w:styleId="281">
    <w:name w:val="列出段落3"/>
    <w:basedOn w:val="1"/>
    <w:next w:val="282"/>
    <w:qFormat/>
    <w:uiPriority w:val="0"/>
    <w:pPr>
      <w:ind w:firstLine="420"/>
    </w:pPr>
    <w:rPr>
      <w:rFonts w:hAnsi="Calibri"/>
      <w:kern w:val="0"/>
      <w:szCs w:val="20"/>
    </w:rPr>
  </w:style>
  <w:style w:type="paragraph" w:customStyle="1" w:styleId="282">
    <w:name w:val="toc 213"/>
    <w:next w:val="1"/>
    <w:qFormat/>
    <w:uiPriority w:val="0"/>
    <w:pPr>
      <w:wordWrap w:val="0"/>
      <w:ind w:left="425"/>
      <w:jc w:val="both"/>
    </w:pPr>
    <w:rPr>
      <w:rFonts w:ascii="Calibri" w:hAnsi="Calibri" w:eastAsia="宋体" w:cs="Times New Roman"/>
      <w:sz w:val="21"/>
      <w:lang w:val="en-US" w:eastAsia="zh-CN" w:bidi="ar-SA"/>
    </w:rPr>
  </w:style>
  <w:style w:type="paragraph" w:customStyle="1" w:styleId="283">
    <w:name w:val="TOC 标题1"/>
    <w:next w:val="1"/>
    <w:qFormat/>
    <w:uiPriority w:val="0"/>
    <w:pPr>
      <w:wordWrap w:val="0"/>
    </w:pPr>
    <w:rPr>
      <w:rFonts w:ascii="Calibri" w:hAnsi="Calibri" w:eastAsia="宋体" w:cs="Times New Roman"/>
      <w:sz w:val="32"/>
      <w:lang w:val="en-US" w:eastAsia="zh-CN" w:bidi="ar-SA"/>
    </w:rPr>
  </w:style>
  <w:style w:type="paragraph" w:customStyle="1" w:styleId="284">
    <w:name w:val="TOC Heading5"/>
    <w:next w:val="1"/>
    <w:qFormat/>
    <w:uiPriority w:val="0"/>
    <w:pPr>
      <w:wordWrap w:val="0"/>
    </w:pPr>
    <w:rPr>
      <w:rFonts w:ascii="Calibri" w:hAnsi="Calibri" w:eastAsia="宋体" w:cs="Times New Roman"/>
      <w:sz w:val="32"/>
      <w:lang w:val="en-US" w:eastAsia="zh-CN" w:bidi="ar-SA"/>
    </w:rPr>
  </w:style>
  <w:style w:type="paragraph" w:customStyle="1" w:styleId="285">
    <w:name w:val="toc 313"/>
    <w:next w:val="1"/>
    <w:qFormat/>
    <w:uiPriority w:val="0"/>
    <w:pPr>
      <w:wordWrap w:val="0"/>
      <w:ind w:left="850"/>
      <w:jc w:val="both"/>
    </w:pPr>
    <w:rPr>
      <w:rFonts w:ascii="Calibri" w:hAnsi="Calibri" w:eastAsia="宋体" w:cs="Times New Roman"/>
      <w:sz w:val="21"/>
      <w:lang w:val="en-US" w:eastAsia="zh-CN" w:bidi="ar-SA"/>
    </w:rPr>
  </w:style>
  <w:style w:type="paragraph" w:customStyle="1" w:styleId="286">
    <w:name w:val="toc 716"/>
    <w:next w:val="1"/>
    <w:qFormat/>
    <w:uiPriority w:val="0"/>
    <w:pPr>
      <w:wordWrap w:val="0"/>
      <w:ind w:left="2550"/>
      <w:jc w:val="both"/>
    </w:pPr>
    <w:rPr>
      <w:rFonts w:ascii="Calibri" w:hAnsi="Calibri" w:eastAsia="宋体" w:cs="Times New Roman"/>
      <w:sz w:val="21"/>
      <w:lang w:val="en-US" w:eastAsia="zh-CN" w:bidi="ar-SA"/>
    </w:rPr>
  </w:style>
  <w:style w:type="paragraph" w:customStyle="1" w:styleId="287">
    <w:name w:val="xl115"/>
    <w:basedOn w:val="1"/>
    <w:next w:val="288"/>
    <w:qFormat/>
    <w:uiPriority w:val="0"/>
    <w:pPr>
      <w:widowControl/>
      <w:shd w:val="clear" w:color="000000" w:fill="FFFFFF"/>
      <w:spacing w:before="280" w:after="280"/>
      <w:jc w:val="center"/>
    </w:pPr>
    <w:rPr>
      <w:rFonts w:ascii="宋体" w:hAnsi="Calibri"/>
      <w:b/>
      <w:kern w:val="0"/>
      <w:sz w:val="20"/>
      <w:szCs w:val="20"/>
    </w:rPr>
  </w:style>
  <w:style w:type="paragraph" w:customStyle="1" w:styleId="288">
    <w:name w:val="toc 712"/>
    <w:next w:val="1"/>
    <w:qFormat/>
    <w:uiPriority w:val="0"/>
    <w:pPr>
      <w:wordWrap w:val="0"/>
      <w:ind w:left="2550"/>
      <w:jc w:val="both"/>
    </w:pPr>
    <w:rPr>
      <w:rFonts w:ascii="Calibri" w:hAnsi="Calibri" w:eastAsia="宋体" w:cs="Times New Roman"/>
      <w:sz w:val="21"/>
      <w:lang w:val="en-US" w:eastAsia="zh-CN" w:bidi="ar-SA"/>
    </w:rPr>
  </w:style>
  <w:style w:type="paragraph" w:customStyle="1" w:styleId="289">
    <w:name w:val="toc 64"/>
    <w:next w:val="1"/>
    <w:qFormat/>
    <w:uiPriority w:val="0"/>
    <w:pPr>
      <w:wordWrap w:val="0"/>
      <w:ind w:left="2125"/>
      <w:jc w:val="both"/>
    </w:pPr>
    <w:rPr>
      <w:rFonts w:ascii="Calibri" w:hAnsi="Calibri" w:eastAsia="宋体" w:cs="Times New Roman"/>
      <w:sz w:val="21"/>
      <w:lang w:val="en-US" w:eastAsia="zh-CN" w:bidi="ar-SA"/>
    </w:rPr>
  </w:style>
  <w:style w:type="paragraph" w:customStyle="1" w:styleId="290">
    <w:name w:val="toc 24"/>
    <w:next w:val="1"/>
    <w:qFormat/>
    <w:uiPriority w:val="0"/>
    <w:pPr>
      <w:wordWrap w:val="0"/>
      <w:ind w:left="425"/>
      <w:jc w:val="both"/>
    </w:pPr>
    <w:rPr>
      <w:rFonts w:ascii="Calibri" w:hAnsi="Calibri" w:eastAsia="宋体" w:cs="Times New Roman"/>
      <w:sz w:val="21"/>
      <w:lang w:val="en-US" w:eastAsia="zh-CN" w:bidi="ar-SA"/>
    </w:rPr>
  </w:style>
  <w:style w:type="paragraph" w:customStyle="1" w:styleId="291">
    <w:name w:val="toc 54"/>
    <w:next w:val="1"/>
    <w:qFormat/>
    <w:uiPriority w:val="0"/>
    <w:pPr>
      <w:wordWrap w:val="0"/>
      <w:ind w:left="1700"/>
      <w:jc w:val="both"/>
    </w:pPr>
    <w:rPr>
      <w:rFonts w:ascii="Calibri" w:hAnsi="Calibri" w:eastAsia="宋体" w:cs="Times New Roman"/>
      <w:sz w:val="21"/>
      <w:lang w:val="en-US" w:eastAsia="zh-CN" w:bidi="ar-SA"/>
    </w:rPr>
  </w:style>
  <w:style w:type="paragraph" w:customStyle="1" w:styleId="292">
    <w:name w:val="xl93"/>
    <w:basedOn w:val="1"/>
    <w:next w:val="293"/>
    <w:qFormat/>
    <w:uiPriority w:val="0"/>
    <w:pPr>
      <w:widowControl/>
      <w:shd w:val="clear" w:color="000000" w:fill="FFFFFF"/>
      <w:spacing w:before="280" w:after="280"/>
      <w:jc w:val="center"/>
    </w:pPr>
    <w:rPr>
      <w:rFonts w:ascii="宋体" w:hAnsi="Calibri"/>
      <w:kern w:val="0"/>
      <w:sz w:val="20"/>
      <w:szCs w:val="20"/>
    </w:rPr>
  </w:style>
  <w:style w:type="paragraph" w:customStyle="1" w:styleId="293">
    <w:name w:val="toc 112"/>
    <w:next w:val="1"/>
    <w:qFormat/>
    <w:uiPriority w:val="0"/>
    <w:pPr>
      <w:wordWrap w:val="0"/>
      <w:jc w:val="both"/>
    </w:pPr>
    <w:rPr>
      <w:rFonts w:ascii="Calibri" w:hAnsi="Calibri" w:eastAsia="宋体" w:cs="Times New Roman"/>
      <w:sz w:val="21"/>
      <w:lang w:val="en-US" w:eastAsia="zh-CN" w:bidi="ar-SA"/>
    </w:rPr>
  </w:style>
  <w:style w:type="paragraph" w:customStyle="1" w:styleId="294">
    <w:name w:val="xl96"/>
    <w:basedOn w:val="1"/>
    <w:next w:val="245"/>
    <w:qFormat/>
    <w:uiPriority w:val="0"/>
    <w:pPr>
      <w:widowControl/>
      <w:shd w:val="clear" w:color="000000" w:fill="FFFFFF"/>
      <w:spacing w:before="280" w:after="280"/>
      <w:jc w:val="center"/>
    </w:pPr>
    <w:rPr>
      <w:rFonts w:ascii="宋体" w:hAnsi="Calibri"/>
      <w:kern w:val="0"/>
      <w:sz w:val="20"/>
      <w:szCs w:val="20"/>
    </w:rPr>
  </w:style>
  <w:style w:type="paragraph" w:customStyle="1" w:styleId="295">
    <w:name w:val="xl106"/>
    <w:basedOn w:val="1"/>
    <w:next w:val="279"/>
    <w:qFormat/>
    <w:uiPriority w:val="0"/>
    <w:pPr>
      <w:widowControl/>
      <w:shd w:val="clear" w:color="000000" w:fill="FFFFFF"/>
      <w:spacing w:before="280" w:after="280"/>
    </w:pPr>
    <w:rPr>
      <w:rFonts w:ascii="宋体" w:hAnsi="Calibri"/>
      <w:kern w:val="0"/>
      <w:sz w:val="20"/>
      <w:szCs w:val="20"/>
    </w:rPr>
  </w:style>
  <w:style w:type="paragraph" w:customStyle="1" w:styleId="296">
    <w:name w:val="toc 35"/>
    <w:next w:val="1"/>
    <w:qFormat/>
    <w:uiPriority w:val="0"/>
    <w:pPr>
      <w:wordWrap w:val="0"/>
      <w:ind w:left="850"/>
      <w:jc w:val="both"/>
    </w:pPr>
    <w:rPr>
      <w:rFonts w:ascii="Calibri" w:hAnsi="Calibri" w:eastAsia="宋体" w:cs="Times New Roman"/>
      <w:sz w:val="21"/>
      <w:lang w:val="en-US" w:eastAsia="zh-CN" w:bidi="ar-SA"/>
    </w:rPr>
  </w:style>
  <w:style w:type="paragraph" w:customStyle="1" w:styleId="297">
    <w:name w:val="TOC Heading14"/>
    <w:next w:val="1"/>
    <w:qFormat/>
    <w:uiPriority w:val="0"/>
    <w:pPr>
      <w:wordWrap w:val="0"/>
    </w:pPr>
    <w:rPr>
      <w:rFonts w:ascii="Calibri" w:hAnsi="Calibri" w:eastAsia="宋体" w:cs="Times New Roman"/>
      <w:sz w:val="32"/>
      <w:lang w:val="en-US" w:eastAsia="zh-CN" w:bidi="ar-SA"/>
    </w:rPr>
  </w:style>
  <w:style w:type="paragraph" w:customStyle="1" w:styleId="298">
    <w:name w:val="Char Char Char Char Char Char Char1"/>
    <w:basedOn w:val="1"/>
    <w:next w:val="299"/>
    <w:qFormat/>
    <w:uiPriority w:val="0"/>
    <w:pPr>
      <w:widowControl/>
      <w:spacing w:after="160" w:line="240" w:lineRule="exact"/>
    </w:pPr>
    <w:rPr>
      <w:rFonts w:hAnsi="Calibri"/>
      <w:kern w:val="0"/>
      <w:szCs w:val="20"/>
    </w:rPr>
  </w:style>
  <w:style w:type="paragraph" w:customStyle="1" w:styleId="299">
    <w:name w:val="toc 67"/>
    <w:next w:val="1"/>
    <w:qFormat/>
    <w:uiPriority w:val="0"/>
    <w:pPr>
      <w:wordWrap w:val="0"/>
      <w:ind w:left="2125"/>
      <w:jc w:val="both"/>
    </w:pPr>
    <w:rPr>
      <w:rFonts w:ascii="Calibri" w:hAnsi="Calibri" w:eastAsia="宋体" w:cs="Times New Roman"/>
      <w:sz w:val="21"/>
      <w:lang w:val="en-US" w:eastAsia="zh-CN" w:bidi="ar-SA"/>
    </w:rPr>
  </w:style>
  <w:style w:type="paragraph" w:customStyle="1" w:styleId="300">
    <w:name w:val="列出段落4"/>
    <w:basedOn w:val="1"/>
    <w:next w:val="301"/>
    <w:qFormat/>
    <w:uiPriority w:val="0"/>
    <w:pPr>
      <w:ind w:firstLine="420"/>
    </w:pPr>
    <w:rPr>
      <w:rFonts w:hAnsi="Calibri"/>
      <w:kern w:val="0"/>
      <w:szCs w:val="20"/>
    </w:rPr>
  </w:style>
  <w:style w:type="paragraph" w:customStyle="1" w:styleId="301">
    <w:name w:val="TOC Heading9"/>
    <w:next w:val="1"/>
    <w:qFormat/>
    <w:uiPriority w:val="0"/>
    <w:pPr>
      <w:wordWrap w:val="0"/>
    </w:pPr>
    <w:rPr>
      <w:rFonts w:ascii="Calibri" w:hAnsi="Calibri" w:eastAsia="宋体" w:cs="Times New Roman"/>
      <w:sz w:val="32"/>
      <w:lang w:val="en-US" w:eastAsia="zh-CN" w:bidi="ar-SA"/>
    </w:rPr>
  </w:style>
  <w:style w:type="paragraph" w:customStyle="1" w:styleId="302">
    <w:name w:val="xl71"/>
    <w:basedOn w:val="1"/>
    <w:next w:val="303"/>
    <w:qFormat/>
    <w:uiPriority w:val="0"/>
    <w:pPr>
      <w:widowControl/>
      <w:shd w:val="clear" w:color="000000" w:fill="FFFFFF"/>
      <w:spacing w:before="280" w:after="280"/>
    </w:pPr>
    <w:rPr>
      <w:rFonts w:ascii="宋体" w:hAnsi="Calibri"/>
      <w:kern w:val="0"/>
      <w:sz w:val="24"/>
      <w:szCs w:val="20"/>
    </w:rPr>
  </w:style>
  <w:style w:type="paragraph" w:customStyle="1" w:styleId="303">
    <w:name w:val="toc 115"/>
    <w:next w:val="1"/>
    <w:qFormat/>
    <w:uiPriority w:val="0"/>
    <w:pPr>
      <w:wordWrap w:val="0"/>
      <w:jc w:val="both"/>
    </w:pPr>
    <w:rPr>
      <w:rFonts w:ascii="Calibri" w:hAnsi="Calibri" w:eastAsia="宋体" w:cs="Times New Roman"/>
      <w:sz w:val="21"/>
      <w:lang w:val="en-US" w:eastAsia="zh-CN" w:bidi="ar-SA"/>
    </w:rPr>
  </w:style>
  <w:style w:type="paragraph" w:customStyle="1" w:styleId="304">
    <w:name w:val="toc 51"/>
    <w:next w:val="1"/>
    <w:qFormat/>
    <w:uiPriority w:val="0"/>
    <w:pPr>
      <w:wordWrap w:val="0"/>
      <w:ind w:left="1700"/>
      <w:jc w:val="both"/>
    </w:pPr>
    <w:rPr>
      <w:rFonts w:ascii="Calibri" w:hAnsi="Calibri" w:eastAsia="宋体" w:cs="Times New Roman"/>
      <w:sz w:val="21"/>
      <w:lang w:val="en-US" w:eastAsia="zh-CN" w:bidi="ar-SA"/>
    </w:rPr>
  </w:style>
  <w:style w:type="paragraph" w:customStyle="1" w:styleId="305">
    <w:name w:val="toc 47"/>
    <w:next w:val="1"/>
    <w:qFormat/>
    <w:uiPriority w:val="0"/>
    <w:pPr>
      <w:wordWrap w:val="0"/>
      <w:ind w:left="1275"/>
      <w:jc w:val="both"/>
    </w:pPr>
    <w:rPr>
      <w:rFonts w:ascii="Calibri" w:hAnsi="Calibri" w:eastAsia="宋体" w:cs="Times New Roman"/>
      <w:sz w:val="21"/>
      <w:lang w:val="en-US" w:eastAsia="zh-CN" w:bidi="ar-SA"/>
    </w:rPr>
  </w:style>
  <w:style w:type="paragraph" w:customStyle="1" w:styleId="306">
    <w:name w:val="xl108"/>
    <w:basedOn w:val="1"/>
    <w:next w:val="307"/>
    <w:qFormat/>
    <w:uiPriority w:val="0"/>
    <w:pPr>
      <w:widowControl/>
      <w:shd w:val="clear" w:color="000000" w:fill="FFFFFF"/>
      <w:spacing w:before="280" w:after="280"/>
    </w:pPr>
    <w:rPr>
      <w:rFonts w:ascii="宋体" w:hAnsi="Calibri"/>
      <w:kern w:val="0"/>
      <w:sz w:val="18"/>
      <w:szCs w:val="20"/>
    </w:rPr>
  </w:style>
  <w:style w:type="paragraph" w:customStyle="1" w:styleId="307">
    <w:name w:val="toc 18"/>
    <w:next w:val="1"/>
    <w:qFormat/>
    <w:uiPriority w:val="0"/>
    <w:pPr>
      <w:wordWrap w:val="0"/>
      <w:jc w:val="both"/>
    </w:pPr>
    <w:rPr>
      <w:rFonts w:ascii="Calibri" w:hAnsi="Calibri" w:eastAsia="宋体" w:cs="Times New Roman"/>
      <w:sz w:val="21"/>
      <w:lang w:val="en-US" w:eastAsia="zh-CN" w:bidi="ar-SA"/>
    </w:rPr>
  </w:style>
  <w:style w:type="paragraph" w:customStyle="1" w:styleId="308">
    <w:name w:val="TOC Heading7"/>
    <w:next w:val="1"/>
    <w:qFormat/>
    <w:uiPriority w:val="0"/>
    <w:pPr>
      <w:wordWrap w:val="0"/>
    </w:pPr>
    <w:rPr>
      <w:rFonts w:ascii="Calibri" w:hAnsi="Calibri" w:eastAsia="宋体" w:cs="Times New Roman"/>
      <w:sz w:val="32"/>
      <w:lang w:val="en-US" w:eastAsia="zh-CN" w:bidi="ar-SA"/>
    </w:rPr>
  </w:style>
  <w:style w:type="character" w:customStyle="1" w:styleId="309">
    <w:name w:val="副标题 字符"/>
    <w:basedOn w:val="46"/>
    <w:link w:val="31"/>
    <w:qFormat/>
    <w:uiPriority w:val="0"/>
    <w:rPr>
      <w:rFonts w:ascii="Calibri" w:hAnsi="Calibri"/>
      <w:sz w:val="24"/>
    </w:rPr>
  </w:style>
  <w:style w:type="paragraph" w:customStyle="1" w:styleId="310">
    <w:name w:val="目录 71"/>
    <w:next w:val="1"/>
    <w:qFormat/>
    <w:uiPriority w:val="0"/>
    <w:pPr>
      <w:wordWrap w:val="0"/>
      <w:ind w:left="2550"/>
      <w:jc w:val="both"/>
    </w:pPr>
    <w:rPr>
      <w:rFonts w:ascii="Calibri" w:hAnsi="Calibri" w:eastAsia="宋体" w:cs="Times New Roman"/>
      <w:sz w:val="21"/>
      <w:lang w:val="en-US" w:eastAsia="zh-CN" w:bidi="ar-SA"/>
    </w:rPr>
  </w:style>
  <w:style w:type="paragraph" w:customStyle="1" w:styleId="311">
    <w:name w:val="toc 413"/>
    <w:next w:val="1"/>
    <w:qFormat/>
    <w:uiPriority w:val="0"/>
    <w:pPr>
      <w:wordWrap w:val="0"/>
      <w:ind w:left="1275"/>
      <w:jc w:val="both"/>
    </w:pPr>
    <w:rPr>
      <w:rFonts w:ascii="Calibri" w:hAnsi="Calibri" w:eastAsia="宋体" w:cs="Times New Roman"/>
      <w:sz w:val="21"/>
      <w:lang w:val="en-US" w:eastAsia="zh-CN" w:bidi="ar-SA"/>
    </w:rPr>
  </w:style>
  <w:style w:type="paragraph" w:customStyle="1" w:styleId="312">
    <w:name w:val="toc 85"/>
    <w:next w:val="1"/>
    <w:qFormat/>
    <w:uiPriority w:val="0"/>
    <w:pPr>
      <w:wordWrap w:val="0"/>
      <w:ind w:left="2975"/>
      <w:jc w:val="both"/>
    </w:pPr>
    <w:rPr>
      <w:rFonts w:ascii="Calibri" w:hAnsi="Calibri" w:eastAsia="宋体" w:cs="Times New Roman"/>
      <w:sz w:val="21"/>
      <w:lang w:val="en-US" w:eastAsia="zh-CN" w:bidi="ar-SA"/>
    </w:rPr>
  </w:style>
  <w:style w:type="paragraph" w:customStyle="1" w:styleId="313">
    <w:name w:val="列出段落6"/>
    <w:basedOn w:val="1"/>
    <w:next w:val="314"/>
    <w:qFormat/>
    <w:uiPriority w:val="0"/>
    <w:pPr>
      <w:ind w:firstLine="420"/>
    </w:pPr>
    <w:rPr>
      <w:rFonts w:hAnsi="Calibri"/>
      <w:kern w:val="0"/>
      <w:szCs w:val="20"/>
    </w:rPr>
  </w:style>
  <w:style w:type="paragraph" w:customStyle="1" w:styleId="314">
    <w:name w:val="toc 86"/>
    <w:next w:val="1"/>
    <w:qFormat/>
    <w:uiPriority w:val="0"/>
    <w:pPr>
      <w:wordWrap w:val="0"/>
      <w:ind w:left="2975"/>
      <w:jc w:val="both"/>
    </w:pPr>
    <w:rPr>
      <w:rFonts w:ascii="Calibri" w:hAnsi="Calibri" w:eastAsia="宋体" w:cs="Times New Roman"/>
      <w:sz w:val="21"/>
      <w:lang w:val="en-US" w:eastAsia="zh-CN" w:bidi="ar-SA"/>
    </w:rPr>
  </w:style>
  <w:style w:type="paragraph" w:customStyle="1" w:styleId="315">
    <w:name w:val="xl80"/>
    <w:basedOn w:val="1"/>
    <w:next w:val="316"/>
    <w:qFormat/>
    <w:uiPriority w:val="0"/>
    <w:pPr>
      <w:widowControl/>
      <w:shd w:val="clear" w:color="000000" w:fill="FFFFFF"/>
      <w:spacing w:before="280" w:after="280"/>
      <w:jc w:val="center"/>
    </w:pPr>
    <w:rPr>
      <w:rFonts w:ascii="宋体" w:hAnsi="Calibri"/>
      <w:b/>
      <w:kern w:val="0"/>
      <w:sz w:val="20"/>
      <w:szCs w:val="20"/>
    </w:rPr>
  </w:style>
  <w:style w:type="paragraph" w:customStyle="1" w:styleId="316">
    <w:name w:val="toc 49"/>
    <w:next w:val="1"/>
    <w:qFormat/>
    <w:uiPriority w:val="0"/>
    <w:pPr>
      <w:wordWrap w:val="0"/>
      <w:ind w:left="1275"/>
      <w:jc w:val="both"/>
    </w:pPr>
    <w:rPr>
      <w:rFonts w:ascii="Calibri" w:hAnsi="Calibri" w:eastAsia="宋体" w:cs="Times New Roman"/>
      <w:sz w:val="21"/>
      <w:lang w:val="en-US" w:eastAsia="zh-CN" w:bidi="ar-SA"/>
    </w:rPr>
  </w:style>
  <w:style w:type="paragraph" w:customStyle="1" w:styleId="317">
    <w:name w:val="Char Char Char Char1"/>
    <w:basedOn w:val="1"/>
    <w:next w:val="318"/>
    <w:qFormat/>
    <w:uiPriority w:val="0"/>
    <w:pPr>
      <w:widowControl/>
      <w:spacing w:after="160" w:line="240" w:lineRule="exact"/>
    </w:pPr>
    <w:rPr>
      <w:rFonts w:ascii="Verdana" w:hAnsi="Calibri" w:eastAsia="仿宋_GB2312"/>
      <w:kern w:val="0"/>
      <w:sz w:val="24"/>
      <w:szCs w:val="20"/>
    </w:rPr>
  </w:style>
  <w:style w:type="paragraph" w:customStyle="1" w:styleId="318">
    <w:name w:val="toc 713"/>
    <w:next w:val="1"/>
    <w:qFormat/>
    <w:uiPriority w:val="0"/>
    <w:pPr>
      <w:wordWrap w:val="0"/>
      <w:ind w:left="2550"/>
      <w:jc w:val="both"/>
    </w:pPr>
    <w:rPr>
      <w:rFonts w:ascii="Calibri" w:hAnsi="Calibri" w:eastAsia="宋体" w:cs="Times New Roman"/>
      <w:sz w:val="21"/>
      <w:lang w:val="en-US" w:eastAsia="zh-CN" w:bidi="ar-SA"/>
    </w:rPr>
  </w:style>
  <w:style w:type="paragraph" w:customStyle="1" w:styleId="319">
    <w:name w:val="xl102"/>
    <w:basedOn w:val="1"/>
    <w:next w:val="320"/>
    <w:qFormat/>
    <w:uiPriority w:val="0"/>
    <w:pPr>
      <w:widowControl/>
      <w:shd w:val="clear" w:color="000000" w:fill="FFFFFF"/>
      <w:spacing w:before="280" w:after="280"/>
      <w:jc w:val="right"/>
    </w:pPr>
    <w:rPr>
      <w:rFonts w:ascii="宋体" w:hAnsi="Calibri"/>
      <w:kern w:val="0"/>
      <w:sz w:val="20"/>
      <w:szCs w:val="20"/>
    </w:rPr>
  </w:style>
  <w:style w:type="paragraph" w:customStyle="1" w:styleId="320">
    <w:name w:val="toc 17"/>
    <w:next w:val="1"/>
    <w:qFormat/>
    <w:uiPriority w:val="0"/>
    <w:pPr>
      <w:wordWrap w:val="0"/>
      <w:jc w:val="both"/>
    </w:pPr>
    <w:rPr>
      <w:rFonts w:ascii="Calibri" w:hAnsi="Calibri" w:eastAsia="宋体" w:cs="Times New Roman"/>
      <w:sz w:val="21"/>
      <w:lang w:val="en-US" w:eastAsia="zh-CN" w:bidi="ar-SA"/>
    </w:rPr>
  </w:style>
  <w:style w:type="paragraph" w:customStyle="1" w:styleId="321">
    <w:name w:val="toc 46"/>
    <w:next w:val="1"/>
    <w:qFormat/>
    <w:uiPriority w:val="0"/>
    <w:pPr>
      <w:wordWrap w:val="0"/>
      <w:ind w:left="1275"/>
      <w:jc w:val="both"/>
    </w:pPr>
    <w:rPr>
      <w:rFonts w:ascii="Calibri" w:hAnsi="Calibri" w:eastAsia="宋体" w:cs="Times New Roman"/>
      <w:sz w:val="21"/>
      <w:lang w:val="en-US" w:eastAsia="zh-CN" w:bidi="ar-SA"/>
    </w:rPr>
  </w:style>
  <w:style w:type="paragraph" w:customStyle="1" w:styleId="322">
    <w:name w:val="toc 311"/>
    <w:next w:val="1"/>
    <w:qFormat/>
    <w:uiPriority w:val="0"/>
    <w:pPr>
      <w:wordWrap w:val="0"/>
      <w:ind w:left="850"/>
      <w:jc w:val="both"/>
    </w:pPr>
    <w:rPr>
      <w:rFonts w:ascii="Calibri" w:hAnsi="Calibri" w:eastAsia="宋体" w:cs="Times New Roman"/>
      <w:sz w:val="21"/>
      <w:lang w:val="en-US" w:eastAsia="zh-CN" w:bidi="ar-SA"/>
    </w:rPr>
  </w:style>
  <w:style w:type="paragraph" w:customStyle="1" w:styleId="323">
    <w:name w:val="xl65"/>
    <w:basedOn w:val="1"/>
    <w:next w:val="224"/>
    <w:qFormat/>
    <w:uiPriority w:val="0"/>
    <w:pPr>
      <w:widowControl/>
      <w:shd w:val="clear" w:color="000000" w:fill="FFFFFF"/>
      <w:spacing w:before="280" w:after="280"/>
      <w:jc w:val="center"/>
    </w:pPr>
    <w:rPr>
      <w:rFonts w:ascii="宋体" w:hAnsi="Calibri"/>
      <w:kern w:val="0"/>
      <w:sz w:val="20"/>
      <w:szCs w:val="20"/>
    </w:rPr>
  </w:style>
  <w:style w:type="paragraph" w:customStyle="1" w:styleId="324">
    <w:name w:val="toc 94"/>
    <w:next w:val="1"/>
    <w:qFormat/>
    <w:uiPriority w:val="0"/>
    <w:pPr>
      <w:wordWrap w:val="0"/>
      <w:ind w:left="3400"/>
      <w:jc w:val="both"/>
    </w:pPr>
    <w:rPr>
      <w:rFonts w:ascii="Calibri" w:hAnsi="Calibri" w:eastAsia="宋体" w:cs="Times New Roman"/>
      <w:sz w:val="21"/>
      <w:lang w:val="en-US" w:eastAsia="zh-CN" w:bidi="ar-SA"/>
    </w:rPr>
  </w:style>
  <w:style w:type="paragraph" w:customStyle="1" w:styleId="325">
    <w:name w:val="toc 55"/>
    <w:next w:val="1"/>
    <w:qFormat/>
    <w:uiPriority w:val="0"/>
    <w:pPr>
      <w:wordWrap w:val="0"/>
      <w:ind w:left="1700"/>
      <w:jc w:val="both"/>
    </w:pPr>
    <w:rPr>
      <w:rFonts w:ascii="Calibri" w:hAnsi="Calibri" w:eastAsia="宋体" w:cs="Times New Roman"/>
      <w:sz w:val="21"/>
      <w:lang w:val="en-US" w:eastAsia="zh-CN" w:bidi="ar-SA"/>
    </w:rPr>
  </w:style>
  <w:style w:type="paragraph" w:customStyle="1" w:styleId="326">
    <w:name w:val="toc 812"/>
    <w:next w:val="1"/>
    <w:qFormat/>
    <w:uiPriority w:val="0"/>
    <w:pPr>
      <w:wordWrap w:val="0"/>
      <w:ind w:left="2975"/>
      <w:jc w:val="both"/>
    </w:pPr>
    <w:rPr>
      <w:rFonts w:ascii="Calibri" w:hAnsi="Calibri" w:eastAsia="宋体" w:cs="Times New Roman"/>
      <w:sz w:val="21"/>
      <w:lang w:val="en-US" w:eastAsia="zh-CN" w:bidi="ar-SA"/>
    </w:rPr>
  </w:style>
  <w:style w:type="paragraph" w:customStyle="1" w:styleId="327">
    <w:name w:val="xl75"/>
    <w:basedOn w:val="1"/>
    <w:next w:val="328"/>
    <w:qFormat/>
    <w:uiPriority w:val="0"/>
    <w:pPr>
      <w:widowControl/>
      <w:shd w:val="clear" w:color="000000" w:fill="FFFFFF"/>
      <w:spacing w:before="280" w:after="280"/>
    </w:pPr>
    <w:rPr>
      <w:rFonts w:ascii="宋体" w:hAnsi="Calibri"/>
      <w:kern w:val="0"/>
      <w:sz w:val="20"/>
      <w:szCs w:val="20"/>
    </w:rPr>
  </w:style>
  <w:style w:type="paragraph" w:customStyle="1" w:styleId="328">
    <w:name w:val="toc 914"/>
    <w:next w:val="1"/>
    <w:qFormat/>
    <w:uiPriority w:val="0"/>
    <w:pPr>
      <w:wordWrap w:val="0"/>
      <w:ind w:left="3400"/>
      <w:jc w:val="both"/>
    </w:pPr>
    <w:rPr>
      <w:rFonts w:ascii="Calibri" w:hAnsi="Calibri" w:eastAsia="宋体" w:cs="Times New Roman"/>
      <w:sz w:val="21"/>
      <w:lang w:val="en-US" w:eastAsia="zh-CN" w:bidi="ar-SA"/>
    </w:rPr>
  </w:style>
  <w:style w:type="paragraph" w:customStyle="1" w:styleId="329">
    <w:name w:val="toc 19"/>
    <w:next w:val="1"/>
    <w:qFormat/>
    <w:uiPriority w:val="0"/>
    <w:pPr>
      <w:wordWrap w:val="0"/>
      <w:jc w:val="both"/>
    </w:pPr>
    <w:rPr>
      <w:rFonts w:ascii="Calibri" w:hAnsi="Calibri" w:eastAsia="宋体" w:cs="Times New Roman"/>
      <w:sz w:val="21"/>
      <w:lang w:val="en-US" w:eastAsia="zh-CN" w:bidi="ar-SA"/>
    </w:rPr>
  </w:style>
  <w:style w:type="paragraph" w:customStyle="1" w:styleId="330">
    <w:name w:val="TOC Heading6"/>
    <w:next w:val="1"/>
    <w:qFormat/>
    <w:uiPriority w:val="0"/>
    <w:pPr>
      <w:wordWrap w:val="0"/>
    </w:pPr>
    <w:rPr>
      <w:rFonts w:ascii="Calibri" w:hAnsi="Calibri" w:eastAsia="宋体" w:cs="Times New Roman"/>
      <w:sz w:val="32"/>
      <w:lang w:val="en-US" w:eastAsia="zh-CN" w:bidi="ar-SA"/>
    </w:rPr>
  </w:style>
  <w:style w:type="paragraph" w:customStyle="1" w:styleId="331">
    <w:name w:val="toc 52"/>
    <w:next w:val="1"/>
    <w:qFormat/>
    <w:uiPriority w:val="0"/>
    <w:pPr>
      <w:wordWrap w:val="0"/>
      <w:ind w:left="1700"/>
      <w:jc w:val="both"/>
    </w:pPr>
    <w:rPr>
      <w:rFonts w:ascii="Calibri" w:hAnsi="Calibri" w:eastAsia="宋体" w:cs="Times New Roman"/>
      <w:sz w:val="21"/>
      <w:lang w:val="en-US" w:eastAsia="zh-CN" w:bidi="ar-SA"/>
    </w:rPr>
  </w:style>
  <w:style w:type="paragraph" w:customStyle="1" w:styleId="332">
    <w:name w:val="toc 36"/>
    <w:next w:val="1"/>
    <w:qFormat/>
    <w:uiPriority w:val="0"/>
    <w:pPr>
      <w:wordWrap w:val="0"/>
      <w:ind w:left="850"/>
      <w:jc w:val="both"/>
    </w:pPr>
    <w:rPr>
      <w:rFonts w:ascii="Calibri" w:hAnsi="Calibri" w:eastAsia="宋体" w:cs="Times New Roman"/>
      <w:sz w:val="21"/>
      <w:lang w:val="en-US" w:eastAsia="zh-CN" w:bidi="ar-SA"/>
    </w:rPr>
  </w:style>
  <w:style w:type="paragraph" w:customStyle="1" w:styleId="333">
    <w:name w:val="toc 82"/>
    <w:next w:val="1"/>
    <w:qFormat/>
    <w:uiPriority w:val="0"/>
    <w:pPr>
      <w:wordWrap w:val="0"/>
      <w:ind w:left="2975"/>
      <w:jc w:val="both"/>
    </w:pPr>
    <w:rPr>
      <w:rFonts w:ascii="Calibri" w:hAnsi="Calibri" w:eastAsia="宋体" w:cs="Times New Roman"/>
      <w:sz w:val="21"/>
      <w:lang w:val="en-US" w:eastAsia="zh-CN" w:bidi="ar-SA"/>
    </w:rPr>
  </w:style>
  <w:style w:type="paragraph" w:customStyle="1" w:styleId="334">
    <w:name w:val="xl104"/>
    <w:basedOn w:val="1"/>
    <w:next w:val="335"/>
    <w:qFormat/>
    <w:uiPriority w:val="0"/>
    <w:pPr>
      <w:widowControl/>
      <w:shd w:val="clear" w:color="000000" w:fill="FFFFFF"/>
      <w:spacing w:before="280" w:after="280"/>
      <w:jc w:val="center"/>
    </w:pPr>
    <w:rPr>
      <w:rFonts w:ascii="宋体" w:hAnsi="Calibri"/>
      <w:kern w:val="0"/>
      <w:sz w:val="20"/>
      <w:szCs w:val="20"/>
    </w:rPr>
  </w:style>
  <w:style w:type="paragraph" w:customStyle="1" w:styleId="335">
    <w:name w:val="toc 210"/>
    <w:next w:val="1"/>
    <w:qFormat/>
    <w:uiPriority w:val="0"/>
    <w:pPr>
      <w:wordWrap w:val="0"/>
      <w:ind w:left="425"/>
      <w:jc w:val="both"/>
    </w:pPr>
    <w:rPr>
      <w:rFonts w:ascii="Calibri" w:hAnsi="Calibri" w:eastAsia="宋体" w:cs="Times New Roman"/>
      <w:sz w:val="21"/>
      <w:lang w:val="en-US" w:eastAsia="zh-CN" w:bidi="ar-SA"/>
    </w:rPr>
  </w:style>
  <w:style w:type="paragraph" w:customStyle="1" w:styleId="336">
    <w:name w:val="toc 110"/>
    <w:next w:val="1"/>
    <w:qFormat/>
    <w:uiPriority w:val="0"/>
    <w:pPr>
      <w:wordWrap w:val="0"/>
      <w:jc w:val="both"/>
    </w:pPr>
    <w:rPr>
      <w:rFonts w:ascii="Calibri" w:hAnsi="Calibri" w:eastAsia="宋体" w:cs="Times New Roman"/>
      <w:sz w:val="21"/>
      <w:lang w:val="en-US" w:eastAsia="zh-CN" w:bidi="ar-SA"/>
    </w:rPr>
  </w:style>
  <w:style w:type="paragraph" w:customStyle="1" w:styleId="337">
    <w:name w:val="toc 66"/>
    <w:next w:val="1"/>
    <w:qFormat/>
    <w:uiPriority w:val="0"/>
    <w:pPr>
      <w:wordWrap w:val="0"/>
      <w:ind w:left="2125"/>
      <w:jc w:val="both"/>
    </w:pPr>
    <w:rPr>
      <w:rFonts w:ascii="Calibri" w:hAnsi="Calibri" w:eastAsia="宋体" w:cs="Times New Roman"/>
      <w:sz w:val="21"/>
      <w:lang w:val="en-US" w:eastAsia="zh-CN" w:bidi="ar-SA"/>
    </w:rPr>
  </w:style>
  <w:style w:type="paragraph" w:customStyle="1" w:styleId="338">
    <w:name w:val="toc 31"/>
    <w:next w:val="1"/>
    <w:qFormat/>
    <w:uiPriority w:val="0"/>
    <w:pPr>
      <w:wordWrap w:val="0"/>
      <w:ind w:left="850"/>
      <w:jc w:val="both"/>
    </w:pPr>
    <w:rPr>
      <w:rFonts w:ascii="Calibri" w:hAnsi="Calibri" w:eastAsia="宋体" w:cs="Times New Roman"/>
      <w:sz w:val="21"/>
      <w:lang w:val="en-US" w:eastAsia="zh-CN" w:bidi="ar-SA"/>
    </w:rPr>
  </w:style>
  <w:style w:type="paragraph" w:customStyle="1" w:styleId="339">
    <w:name w:val="toc 93"/>
    <w:next w:val="1"/>
    <w:qFormat/>
    <w:uiPriority w:val="0"/>
    <w:pPr>
      <w:wordWrap w:val="0"/>
      <w:ind w:left="3400"/>
      <w:jc w:val="both"/>
    </w:pPr>
    <w:rPr>
      <w:rFonts w:ascii="Calibri" w:hAnsi="Calibri" w:eastAsia="宋体" w:cs="Times New Roman"/>
      <w:sz w:val="21"/>
      <w:lang w:val="en-US" w:eastAsia="zh-CN" w:bidi="ar-SA"/>
    </w:rPr>
  </w:style>
  <w:style w:type="paragraph" w:customStyle="1" w:styleId="340">
    <w:name w:val="toc 614"/>
    <w:next w:val="1"/>
    <w:qFormat/>
    <w:uiPriority w:val="0"/>
    <w:pPr>
      <w:wordWrap w:val="0"/>
      <w:ind w:left="2125"/>
      <w:jc w:val="both"/>
    </w:pPr>
    <w:rPr>
      <w:rFonts w:ascii="Calibri" w:hAnsi="Calibri" w:eastAsia="宋体" w:cs="Times New Roman"/>
      <w:sz w:val="21"/>
      <w:lang w:val="en-US" w:eastAsia="zh-CN" w:bidi="ar-SA"/>
    </w:rPr>
  </w:style>
  <w:style w:type="paragraph" w:customStyle="1" w:styleId="341">
    <w:name w:val="无间隔1"/>
    <w:next w:val="336"/>
    <w:qFormat/>
    <w:uiPriority w:val="0"/>
    <w:pPr>
      <w:widowControl w:val="0"/>
      <w:jc w:val="both"/>
    </w:pPr>
    <w:rPr>
      <w:rFonts w:ascii="Calibri" w:hAnsi="Calibri" w:eastAsia="宋体" w:cs="Times New Roman"/>
      <w:sz w:val="22"/>
      <w:lang w:val="en-US" w:eastAsia="zh-CN" w:bidi="ar-SA"/>
    </w:rPr>
  </w:style>
  <w:style w:type="paragraph" w:customStyle="1" w:styleId="342">
    <w:name w:val="目录 41"/>
    <w:next w:val="1"/>
    <w:qFormat/>
    <w:uiPriority w:val="0"/>
    <w:pPr>
      <w:wordWrap w:val="0"/>
      <w:ind w:left="1275"/>
      <w:jc w:val="both"/>
    </w:pPr>
    <w:rPr>
      <w:rFonts w:ascii="Calibri" w:hAnsi="Calibri" w:eastAsia="宋体" w:cs="Times New Roman"/>
      <w:sz w:val="21"/>
      <w:lang w:val="en-US" w:eastAsia="zh-CN" w:bidi="ar-SA"/>
    </w:rPr>
  </w:style>
  <w:style w:type="paragraph" w:customStyle="1" w:styleId="343">
    <w:name w:val="xl105"/>
    <w:basedOn w:val="1"/>
    <w:next w:val="344"/>
    <w:qFormat/>
    <w:uiPriority w:val="0"/>
    <w:pPr>
      <w:widowControl/>
      <w:shd w:val="clear" w:color="000000" w:fill="FFFFFF"/>
      <w:spacing w:before="280" w:after="280"/>
    </w:pPr>
    <w:rPr>
      <w:rFonts w:ascii="宋体" w:hAnsi="Calibri"/>
      <w:kern w:val="0"/>
      <w:sz w:val="18"/>
      <w:szCs w:val="20"/>
    </w:rPr>
  </w:style>
  <w:style w:type="paragraph" w:customStyle="1" w:styleId="344">
    <w:name w:val="toc 615"/>
    <w:next w:val="1"/>
    <w:qFormat/>
    <w:uiPriority w:val="0"/>
    <w:pPr>
      <w:wordWrap w:val="0"/>
      <w:ind w:left="2125"/>
      <w:jc w:val="both"/>
    </w:pPr>
    <w:rPr>
      <w:rFonts w:ascii="Calibri" w:hAnsi="Calibri" w:eastAsia="宋体" w:cs="Times New Roman"/>
      <w:sz w:val="21"/>
      <w:lang w:val="en-US" w:eastAsia="zh-CN" w:bidi="ar-SA"/>
    </w:rPr>
  </w:style>
  <w:style w:type="paragraph" w:customStyle="1" w:styleId="345">
    <w:name w:val="toc 41"/>
    <w:next w:val="1"/>
    <w:qFormat/>
    <w:uiPriority w:val="0"/>
    <w:pPr>
      <w:wordWrap w:val="0"/>
      <w:ind w:left="1275"/>
      <w:jc w:val="both"/>
    </w:pPr>
    <w:rPr>
      <w:rFonts w:ascii="Calibri" w:hAnsi="Calibri" w:eastAsia="宋体" w:cs="Times New Roman"/>
      <w:sz w:val="21"/>
      <w:lang w:val="en-US" w:eastAsia="zh-CN" w:bidi="ar-SA"/>
    </w:rPr>
  </w:style>
  <w:style w:type="paragraph" w:customStyle="1" w:styleId="346">
    <w:name w:val="toc 81"/>
    <w:next w:val="1"/>
    <w:qFormat/>
    <w:uiPriority w:val="0"/>
    <w:pPr>
      <w:wordWrap w:val="0"/>
      <w:ind w:left="2975"/>
      <w:jc w:val="both"/>
    </w:pPr>
    <w:rPr>
      <w:rFonts w:ascii="Calibri" w:hAnsi="Calibri" w:eastAsia="宋体" w:cs="Times New Roman"/>
      <w:sz w:val="21"/>
      <w:lang w:val="en-US" w:eastAsia="zh-CN" w:bidi="ar-SA"/>
    </w:rPr>
  </w:style>
  <w:style w:type="paragraph" w:customStyle="1" w:styleId="347">
    <w:name w:val="xl111"/>
    <w:basedOn w:val="1"/>
    <w:next w:val="348"/>
    <w:qFormat/>
    <w:uiPriority w:val="0"/>
    <w:pPr>
      <w:widowControl/>
      <w:shd w:val="clear" w:color="000000" w:fill="FFFFFF"/>
      <w:spacing w:before="280" w:after="280"/>
      <w:jc w:val="center"/>
    </w:pPr>
    <w:rPr>
      <w:rFonts w:ascii="宋体" w:hAnsi="Calibri"/>
      <w:b/>
      <w:kern w:val="0"/>
      <w:sz w:val="20"/>
      <w:szCs w:val="20"/>
    </w:rPr>
  </w:style>
  <w:style w:type="paragraph" w:customStyle="1" w:styleId="348">
    <w:name w:val="toc 88"/>
    <w:next w:val="1"/>
    <w:qFormat/>
    <w:uiPriority w:val="0"/>
    <w:pPr>
      <w:wordWrap w:val="0"/>
      <w:ind w:left="2975"/>
      <w:jc w:val="both"/>
    </w:pPr>
    <w:rPr>
      <w:rFonts w:ascii="Calibri" w:hAnsi="Calibri" w:eastAsia="宋体" w:cs="Times New Roman"/>
      <w:sz w:val="21"/>
      <w:lang w:val="en-US" w:eastAsia="zh-CN" w:bidi="ar-SA"/>
    </w:rPr>
  </w:style>
  <w:style w:type="paragraph" w:customStyle="1" w:styleId="349">
    <w:name w:val="toc 84"/>
    <w:next w:val="1"/>
    <w:qFormat/>
    <w:uiPriority w:val="0"/>
    <w:pPr>
      <w:wordWrap w:val="0"/>
      <w:ind w:left="2975"/>
      <w:jc w:val="both"/>
    </w:pPr>
    <w:rPr>
      <w:rFonts w:ascii="Calibri" w:hAnsi="Calibri" w:eastAsia="宋体" w:cs="Times New Roman"/>
      <w:sz w:val="21"/>
      <w:lang w:val="en-US" w:eastAsia="zh-CN" w:bidi="ar-SA"/>
    </w:rPr>
  </w:style>
  <w:style w:type="paragraph" w:customStyle="1" w:styleId="350">
    <w:name w:val="p0"/>
    <w:basedOn w:val="1"/>
    <w:next w:val="351"/>
    <w:qFormat/>
    <w:uiPriority w:val="0"/>
    <w:pPr>
      <w:widowControl/>
      <w:spacing w:before="280" w:after="280"/>
    </w:pPr>
    <w:rPr>
      <w:rFonts w:ascii="宋体" w:hAnsi="Calibri"/>
      <w:kern w:val="0"/>
      <w:sz w:val="24"/>
      <w:szCs w:val="20"/>
    </w:rPr>
  </w:style>
  <w:style w:type="paragraph" w:customStyle="1" w:styleId="351">
    <w:name w:val="toc 69"/>
    <w:next w:val="1"/>
    <w:qFormat/>
    <w:uiPriority w:val="0"/>
    <w:pPr>
      <w:wordWrap w:val="0"/>
      <w:ind w:left="2125"/>
      <w:jc w:val="both"/>
    </w:pPr>
    <w:rPr>
      <w:rFonts w:ascii="Calibri" w:hAnsi="Calibri" w:eastAsia="宋体" w:cs="Times New Roman"/>
      <w:sz w:val="21"/>
      <w:lang w:val="en-US" w:eastAsia="zh-CN" w:bidi="ar-SA"/>
    </w:rPr>
  </w:style>
  <w:style w:type="paragraph" w:customStyle="1" w:styleId="352">
    <w:name w:val="列出段落11"/>
    <w:basedOn w:val="1"/>
    <w:next w:val="353"/>
    <w:qFormat/>
    <w:uiPriority w:val="0"/>
    <w:pPr>
      <w:widowControl/>
      <w:spacing w:line="360" w:lineRule="auto"/>
      <w:ind w:firstLine="420"/>
    </w:pPr>
    <w:rPr>
      <w:rFonts w:hAnsi="Calibri" w:eastAsia="微软雅黑"/>
      <w:kern w:val="0"/>
      <w:sz w:val="24"/>
      <w:szCs w:val="20"/>
    </w:rPr>
  </w:style>
  <w:style w:type="paragraph" w:customStyle="1" w:styleId="353">
    <w:name w:val="toc 214"/>
    <w:next w:val="1"/>
    <w:qFormat/>
    <w:uiPriority w:val="0"/>
    <w:pPr>
      <w:wordWrap w:val="0"/>
      <w:ind w:left="425"/>
      <w:jc w:val="both"/>
    </w:pPr>
    <w:rPr>
      <w:rFonts w:ascii="Calibri" w:hAnsi="Calibri" w:eastAsia="宋体" w:cs="Times New Roman"/>
      <w:sz w:val="21"/>
      <w:lang w:val="en-US" w:eastAsia="zh-CN" w:bidi="ar-SA"/>
    </w:rPr>
  </w:style>
  <w:style w:type="paragraph" w:customStyle="1" w:styleId="354">
    <w:name w:val="toc 63"/>
    <w:next w:val="1"/>
    <w:qFormat/>
    <w:uiPriority w:val="0"/>
    <w:pPr>
      <w:wordWrap w:val="0"/>
      <w:ind w:left="2125"/>
      <w:jc w:val="both"/>
    </w:pPr>
    <w:rPr>
      <w:rFonts w:ascii="Calibri" w:hAnsi="Calibri" w:eastAsia="宋体" w:cs="Times New Roman"/>
      <w:sz w:val="21"/>
      <w:lang w:val="en-US" w:eastAsia="zh-CN" w:bidi="ar-SA"/>
    </w:rPr>
  </w:style>
  <w:style w:type="paragraph" w:customStyle="1" w:styleId="355">
    <w:name w:val="xl91"/>
    <w:basedOn w:val="1"/>
    <w:next w:val="252"/>
    <w:qFormat/>
    <w:uiPriority w:val="0"/>
    <w:pPr>
      <w:widowControl/>
      <w:shd w:val="clear" w:color="000000" w:fill="FFFFFF"/>
      <w:spacing w:before="280" w:after="280"/>
    </w:pPr>
    <w:rPr>
      <w:rFonts w:ascii="宋体" w:hAnsi="Calibri"/>
      <w:kern w:val="0"/>
      <w:sz w:val="20"/>
      <w:szCs w:val="20"/>
    </w:rPr>
  </w:style>
  <w:style w:type="paragraph" w:customStyle="1" w:styleId="356">
    <w:name w:val="toc 316"/>
    <w:next w:val="1"/>
    <w:qFormat/>
    <w:uiPriority w:val="0"/>
    <w:pPr>
      <w:wordWrap w:val="0"/>
      <w:ind w:left="850"/>
      <w:jc w:val="both"/>
    </w:pPr>
    <w:rPr>
      <w:rFonts w:ascii="Calibri" w:hAnsi="Calibri" w:eastAsia="宋体" w:cs="Times New Roman"/>
      <w:sz w:val="21"/>
      <w:lang w:val="en-US" w:eastAsia="zh-CN" w:bidi="ar-SA"/>
    </w:rPr>
  </w:style>
  <w:style w:type="paragraph" w:customStyle="1" w:styleId="357">
    <w:name w:val="_Style 1"/>
    <w:basedOn w:val="1"/>
    <w:next w:val="358"/>
    <w:qFormat/>
    <w:uiPriority w:val="0"/>
    <w:pPr>
      <w:ind w:firstLine="420"/>
    </w:pPr>
    <w:rPr>
      <w:rFonts w:hAnsi="Calibri"/>
      <w:kern w:val="0"/>
      <w:szCs w:val="20"/>
    </w:rPr>
  </w:style>
  <w:style w:type="paragraph" w:customStyle="1" w:styleId="358">
    <w:name w:val="TOC Heading13"/>
    <w:next w:val="1"/>
    <w:qFormat/>
    <w:uiPriority w:val="0"/>
    <w:pPr>
      <w:wordWrap w:val="0"/>
    </w:pPr>
    <w:rPr>
      <w:rFonts w:ascii="Calibri" w:hAnsi="Calibri" w:eastAsia="宋体" w:cs="Times New Roman"/>
      <w:sz w:val="32"/>
      <w:lang w:val="en-US" w:eastAsia="zh-CN" w:bidi="ar-SA"/>
    </w:rPr>
  </w:style>
  <w:style w:type="paragraph" w:customStyle="1" w:styleId="359">
    <w:name w:val="toc 116"/>
    <w:next w:val="1"/>
    <w:qFormat/>
    <w:uiPriority w:val="0"/>
    <w:pPr>
      <w:wordWrap w:val="0"/>
      <w:jc w:val="both"/>
    </w:pPr>
    <w:rPr>
      <w:rFonts w:ascii="Calibri" w:hAnsi="Calibri" w:eastAsia="宋体" w:cs="Times New Roman"/>
      <w:sz w:val="21"/>
      <w:lang w:val="en-US" w:eastAsia="zh-CN" w:bidi="ar-SA"/>
    </w:rPr>
  </w:style>
  <w:style w:type="paragraph" w:customStyle="1" w:styleId="360">
    <w:name w:val="toc 72"/>
    <w:next w:val="1"/>
    <w:qFormat/>
    <w:uiPriority w:val="0"/>
    <w:pPr>
      <w:wordWrap w:val="0"/>
      <w:ind w:left="2550"/>
      <w:jc w:val="both"/>
    </w:pPr>
    <w:rPr>
      <w:rFonts w:ascii="Calibri" w:hAnsi="Calibri" w:eastAsia="宋体" w:cs="Times New Roman"/>
      <w:sz w:val="21"/>
      <w:lang w:val="en-US" w:eastAsia="zh-CN" w:bidi="ar-SA"/>
    </w:rPr>
  </w:style>
  <w:style w:type="paragraph" w:customStyle="1" w:styleId="361">
    <w:name w:val="x_msonormal"/>
    <w:basedOn w:val="1"/>
    <w:next w:val="311"/>
    <w:qFormat/>
    <w:uiPriority w:val="0"/>
    <w:pPr>
      <w:widowControl/>
      <w:spacing w:before="280" w:after="280"/>
    </w:pPr>
    <w:rPr>
      <w:rFonts w:ascii="PMingLiU" w:hAnsi="Calibri" w:eastAsia="PMingLiU"/>
      <w:kern w:val="0"/>
      <w:sz w:val="24"/>
      <w:szCs w:val="20"/>
    </w:rPr>
  </w:style>
  <w:style w:type="paragraph" w:customStyle="1" w:styleId="362">
    <w:name w:val="toc 310"/>
    <w:next w:val="1"/>
    <w:qFormat/>
    <w:uiPriority w:val="0"/>
    <w:pPr>
      <w:wordWrap w:val="0"/>
      <w:ind w:left="850"/>
      <w:jc w:val="both"/>
    </w:pPr>
    <w:rPr>
      <w:rFonts w:ascii="Calibri" w:hAnsi="Calibri" w:eastAsia="宋体" w:cs="Times New Roman"/>
      <w:sz w:val="21"/>
      <w:lang w:val="en-US" w:eastAsia="zh-CN" w:bidi="ar-SA"/>
    </w:rPr>
  </w:style>
  <w:style w:type="paragraph" w:customStyle="1" w:styleId="363">
    <w:name w:val="toc 83"/>
    <w:next w:val="1"/>
    <w:qFormat/>
    <w:uiPriority w:val="0"/>
    <w:pPr>
      <w:wordWrap w:val="0"/>
      <w:ind w:left="2975"/>
      <w:jc w:val="both"/>
    </w:pPr>
    <w:rPr>
      <w:rFonts w:ascii="Calibri" w:hAnsi="Calibri" w:eastAsia="宋体" w:cs="Times New Roman"/>
      <w:sz w:val="21"/>
      <w:lang w:val="en-US" w:eastAsia="zh-CN" w:bidi="ar-SA"/>
    </w:rPr>
  </w:style>
  <w:style w:type="paragraph" w:customStyle="1" w:styleId="364">
    <w:name w:val="TOC Heading17"/>
    <w:next w:val="1"/>
    <w:qFormat/>
    <w:uiPriority w:val="0"/>
    <w:pPr>
      <w:wordWrap w:val="0"/>
    </w:pPr>
    <w:rPr>
      <w:rFonts w:ascii="Calibri" w:hAnsi="Calibri" w:eastAsia="宋体" w:cs="Times New Roman"/>
      <w:sz w:val="32"/>
      <w:lang w:val="en-US" w:eastAsia="zh-CN" w:bidi="ar-SA"/>
    </w:rPr>
  </w:style>
  <w:style w:type="paragraph" w:customStyle="1" w:styleId="365">
    <w:name w:val="toc 911"/>
    <w:next w:val="1"/>
    <w:qFormat/>
    <w:uiPriority w:val="0"/>
    <w:pPr>
      <w:wordWrap w:val="0"/>
      <w:ind w:left="3400"/>
      <w:jc w:val="both"/>
    </w:pPr>
    <w:rPr>
      <w:rFonts w:ascii="Calibri" w:hAnsi="Calibri" w:eastAsia="宋体" w:cs="Times New Roman"/>
      <w:sz w:val="21"/>
      <w:lang w:val="en-US" w:eastAsia="zh-CN" w:bidi="ar-SA"/>
    </w:rPr>
  </w:style>
  <w:style w:type="paragraph" w:customStyle="1" w:styleId="366">
    <w:name w:val="toc 811"/>
    <w:next w:val="1"/>
    <w:qFormat/>
    <w:uiPriority w:val="0"/>
    <w:pPr>
      <w:wordWrap w:val="0"/>
      <w:ind w:left="2975"/>
      <w:jc w:val="both"/>
    </w:pPr>
    <w:rPr>
      <w:rFonts w:ascii="Calibri" w:hAnsi="Calibri" w:eastAsia="宋体" w:cs="Times New Roman"/>
      <w:sz w:val="21"/>
      <w:lang w:val="en-US" w:eastAsia="zh-CN" w:bidi="ar-SA"/>
    </w:rPr>
  </w:style>
  <w:style w:type="paragraph" w:customStyle="1" w:styleId="367">
    <w:name w:val="目录 31"/>
    <w:next w:val="1"/>
    <w:qFormat/>
    <w:uiPriority w:val="0"/>
    <w:pPr>
      <w:wordWrap w:val="0"/>
      <w:ind w:left="850"/>
      <w:jc w:val="both"/>
    </w:pPr>
    <w:rPr>
      <w:rFonts w:ascii="Calibri" w:hAnsi="Calibri" w:eastAsia="宋体" w:cs="Times New Roman"/>
      <w:sz w:val="21"/>
      <w:lang w:val="en-US" w:eastAsia="zh-CN" w:bidi="ar-SA"/>
    </w:rPr>
  </w:style>
  <w:style w:type="paragraph" w:customStyle="1" w:styleId="368">
    <w:name w:val="xl118"/>
    <w:basedOn w:val="1"/>
    <w:next w:val="242"/>
    <w:qFormat/>
    <w:uiPriority w:val="0"/>
    <w:pPr>
      <w:widowControl/>
      <w:shd w:val="clear" w:color="000000" w:fill="FFFFFF"/>
      <w:spacing w:before="280" w:after="280"/>
      <w:jc w:val="center"/>
    </w:pPr>
    <w:rPr>
      <w:rFonts w:ascii="宋体" w:hAnsi="Calibri"/>
      <w:b/>
      <w:kern w:val="0"/>
      <w:sz w:val="20"/>
      <w:szCs w:val="20"/>
    </w:rPr>
  </w:style>
  <w:style w:type="paragraph" w:customStyle="1" w:styleId="369">
    <w:name w:val="xl83"/>
    <w:basedOn w:val="1"/>
    <w:next w:val="297"/>
    <w:qFormat/>
    <w:uiPriority w:val="0"/>
    <w:pPr>
      <w:widowControl/>
      <w:shd w:val="clear" w:color="000000" w:fill="FFFFFF"/>
      <w:spacing w:before="280" w:after="280"/>
    </w:pPr>
    <w:rPr>
      <w:rFonts w:ascii="宋体" w:hAnsi="Calibri"/>
      <w:kern w:val="0"/>
      <w:sz w:val="20"/>
      <w:szCs w:val="20"/>
    </w:rPr>
  </w:style>
  <w:style w:type="paragraph" w:customStyle="1" w:styleId="370">
    <w:name w:val="xl103"/>
    <w:basedOn w:val="1"/>
    <w:next w:val="371"/>
    <w:qFormat/>
    <w:uiPriority w:val="0"/>
    <w:pPr>
      <w:widowControl/>
      <w:shd w:val="clear" w:color="000000" w:fill="FFFFFF"/>
      <w:spacing w:before="280" w:after="280"/>
    </w:pPr>
    <w:rPr>
      <w:rFonts w:ascii="宋体" w:hAnsi="Calibri"/>
      <w:kern w:val="0"/>
      <w:sz w:val="20"/>
      <w:szCs w:val="20"/>
    </w:rPr>
  </w:style>
  <w:style w:type="paragraph" w:customStyle="1" w:styleId="371">
    <w:name w:val="toc 111"/>
    <w:next w:val="1"/>
    <w:qFormat/>
    <w:uiPriority w:val="0"/>
    <w:pPr>
      <w:wordWrap w:val="0"/>
      <w:jc w:val="both"/>
    </w:pPr>
    <w:rPr>
      <w:rFonts w:ascii="Calibri" w:hAnsi="Calibri" w:eastAsia="宋体" w:cs="Times New Roman"/>
      <w:sz w:val="21"/>
      <w:lang w:val="en-US" w:eastAsia="zh-CN" w:bidi="ar-SA"/>
    </w:rPr>
  </w:style>
  <w:style w:type="paragraph" w:customStyle="1" w:styleId="372">
    <w:name w:val="xl68"/>
    <w:basedOn w:val="1"/>
    <w:next w:val="373"/>
    <w:qFormat/>
    <w:uiPriority w:val="0"/>
    <w:pPr>
      <w:widowControl/>
      <w:shd w:val="clear" w:color="000000" w:fill="FFFFFF"/>
      <w:spacing w:before="280" w:after="280"/>
    </w:pPr>
    <w:rPr>
      <w:rFonts w:ascii="宋体" w:hAnsi="Calibri"/>
      <w:b/>
      <w:kern w:val="0"/>
      <w:sz w:val="20"/>
      <w:szCs w:val="20"/>
    </w:rPr>
  </w:style>
  <w:style w:type="paragraph" w:customStyle="1" w:styleId="373">
    <w:name w:val="TOC Heading16"/>
    <w:next w:val="1"/>
    <w:qFormat/>
    <w:uiPriority w:val="0"/>
    <w:pPr>
      <w:wordWrap w:val="0"/>
    </w:pPr>
    <w:rPr>
      <w:rFonts w:ascii="Calibri" w:hAnsi="Calibri" w:eastAsia="宋体" w:cs="Times New Roman"/>
      <w:sz w:val="32"/>
      <w:lang w:val="en-US" w:eastAsia="zh-CN" w:bidi="ar-SA"/>
    </w:rPr>
  </w:style>
  <w:style w:type="paragraph" w:customStyle="1" w:styleId="374">
    <w:name w:val="toc 113"/>
    <w:next w:val="1"/>
    <w:qFormat/>
    <w:uiPriority w:val="0"/>
    <w:pPr>
      <w:wordWrap w:val="0"/>
      <w:jc w:val="both"/>
    </w:pPr>
    <w:rPr>
      <w:rFonts w:ascii="Calibri" w:hAnsi="Calibri" w:eastAsia="宋体" w:cs="Times New Roman"/>
      <w:sz w:val="21"/>
      <w:lang w:val="en-US" w:eastAsia="zh-CN" w:bidi="ar-SA"/>
    </w:rPr>
  </w:style>
  <w:style w:type="paragraph" w:customStyle="1" w:styleId="375">
    <w:name w:val="xl94"/>
    <w:basedOn w:val="1"/>
    <w:next w:val="266"/>
    <w:qFormat/>
    <w:uiPriority w:val="0"/>
    <w:pPr>
      <w:widowControl/>
      <w:shd w:val="clear" w:color="000000" w:fill="FFFFFF"/>
      <w:spacing w:before="280" w:after="280"/>
      <w:jc w:val="center"/>
    </w:pPr>
    <w:rPr>
      <w:rFonts w:ascii="宋体" w:hAnsi="Calibri"/>
      <w:kern w:val="0"/>
      <w:sz w:val="20"/>
      <w:szCs w:val="20"/>
    </w:rPr>
  </w:style>
  <w:style w:type="paragraph" w:customStyle="1" w:styleId="376">
    <w:name w:val="toc 53"/>
    <w:next w:val="1"/>
    <w:qFormat/>
    <w:uiPriority w:val="0"/>
    <w:pPr>
      <w:wordWrap w:val="0"/>
      <w:ind w:left="1700"/>
      <w:jc w:val="both"/>
    </w:pPr>
    <w:rPr>
      <w:rFonts w:ascii="Calibri" w:hAnsi="Calibri" w:eastAsia="宋体" w:cs="Times New Roman"/>
      <w:sz w:val="21"/>
      <w:lang w:val="en-US" w:eastAsia="zh-CN" w:bidi="ar-SA"/>
    </w:rPr>
  </w:style>
  <w:style w:type="paragraph" w:customStyle="1" w:styleId="377">
    <w:name w:val="xl92"/>
    <w:basedOn w:val="1"/>
    <w:next w:val="378"/>
    <w:qFormat/>
    <w:uiPriority w:val="0"/>
    <w:pPr>
      <w:widowControl/>
      <w:shd w:val="clear" w:color="000000" w:fill="FFFFFF"/>
      <w:spacing w:before="280" w:after="280"/>
    </w:pPr>
    <w:rPr>
      <w:rFonts w:ascii="宋体" w:hAnsi="Calibri"/>
      <w:kern w:val="0"/>
      <w:sz w:val="20"/>
      <w:szCs w:val="20"/>
    </w:rPr>
  </w:style>
  <w:style w:type="paragraph" w:customStyle="1" w:styleId="378">
    <w:name w:val="toc 913"/>
    <w:next w:val="1"/>
    <w:qFormat/>
    <w:uiPriority w:val="0"/>
    <w:pPr>
      <w:wordWrap w:val="0"/>
      <w:ind w:left="3400"/>
      <w:jc w:val="both"/>
    </w:pPr>
    <w:rPr>
      <w:rFonts w:ascii="Calibri" w:hAnsi="Calibri" w:eastAsia="宋体" w:cs="Times New Roman"/>
      <w:sz w:val="21"/>
      <w:lang w:val="en-US" w:eastAsia="zh-CN" w:bidi="ar-SA"/>
    </w:rPr>
  </w:style>
  <w:style w:type="paragraph" w:customStyle="1" w:styleId="379">
    <w:name w:val="toc 512"/>
    <w:next w:val="1"/>
    <w:qFormat/>
    <w:uiPriority w:val="0"/>
    <w:pPr>
      <w:wordWrap w:val="0"/>
      <w:ind w:left="1700"/>
      <w:jc w:val="both"/>
    </w:pPr>
    <w:rPr>
      <w:rFonts w:ascii="Calibri" w:hAnsi="Calibri" w:eastAsia="宋体" w:cs="Times New Roman"/>
      <w:sz w:val="21"/>
      <w:lang w:val="en-US" w:eastAsia="zh-CN" w:bidi="ar-SA"/>
    </w:rPr>
  </w:style>
  <w:style w:type="paragraph" w:customStyle="1" w:styleId="380">
    <w:name w:val="目录 81"/>
    <w:next w:val="1"/>
    <w:qFormat/>
    <w:uiPriority w:val="0"/>
    <w:pPr>
      <w:wordWrap w:val="0"/>
      <w:ind w:left="2975"/>
      <w:jc w:val="both"/>
    </w:pPr>
    <w:rPr>
      <w:rFonts w:ascii="Calibri" w:hAnsi="Calibri" w:eastAsia="宋体" w:cs="Times New Roman"/>
      <w:sz w:val="21"/>
      <w:lang w:val="en-US" w:eastAsia="zh-CN" w:bidi="ar-SA"/>
    </w:rPr>
  </w:style>
  <w:style w:type="paragraph" w:customStyle="1" w:styleId="381">
    <w:name w:val="正文表标题"/>
    <w:next w:val="1"/>
    <w:qFormat/>
    <w:uiPriority w:val="0"/>
    <w:pPr>
      <w:ind w:left="630"/>
      <w:jc w:val="center"/>
    </w:pPr>
    <w:rPr>
      <w:rFonts w:ascii="黑体" w:hAnsi="Calibri" w:eastAsia="黑体" w:cs="Times New Roman"/>
      <w:sz w:val="21"/>
      <w:lang w:val="en-US" w:eastAsia="zh-CN" w:bidi="ar-SA"/>
    </w:rPr>
  </w:style>
  <w:style w:type="paragraph" w:customStyle="1" w:styleId="382">
    <w:name w:val="toc 28"/>
    <w:next w:val="1"/>
    <w:qFormat/>
    <w:uiPriority w:val="0"/>
    <w:pPr>
      <w:wordWrap w:val="0"/>
      <w:ind w:left="425"/>
      <w:jc w:val="both"/>
    </w:pPr>
    <w:rPr>
      <w:rFonts w:ascii="Calibri" w:hAnsi="Calibri" w:eastAsia="宋体" w:cs="Times New Roman"/>
      <w:sz w:val="21"/>
      <w:lang w:val="en-US" w:eastAsia="zh-CN" w:bidi="ar-SA"/>
    </w:rPr>
  </w:style>
  <w:style w:type="paragraph" w:customStyle="1" w:styleId="383">
    <w:name w:val="toc 79"/>
    <w:next w:val="1"/>
    <w:qFormat/>
    <w:uiPriority w:val="0"/>
    <w:pPr>
      <w:wordWrap w:val="0"/>
      <w:ind w:left="2550"/>
      <w:jc w:val="both"/>
    </w:pPr>
    <w:rPr>
      <w:rFonts w:ascii="Calibri" w:hAnsi="Calibri" w:eastAsia="宋体" w:cs="Times New Roman"/>
      <w:sz w:val="21"/>
      <w:lang w:val="en-US" w:eastAsia="zh-CN" w:bidi="ar-SA"/>
    </w:rPr>
  </w:style>
  <w:style w:type="paragraph" w:customStyle="1" w:styleId="384">
    <w:name w:val="xl110"/>
    <w:basedOn w:val="1"/>
    <w:next w:val="340"/>
    <w:qFormat/>
    <w:uiPriority w:val="0"/>
    <w:pPr>
      <w:widowControl/>
      <w:shd w:val="clear" w:color="000000" w:fill="FFFFFF"/>
      <w:spacing w:before="280" w:after="280"/>
      <w:jc w:val="center"/>
    </w:pPr>
    <w:rPr>
      <w:rFonts w:ascii="宋体" w:hAnsi="Calibri"/>
      <w:kern w:val="0"/>
      <w:sz w:val="20"/>
      <w:szCs w:val="20"/>
    </w:rPr>
  </w:style>
  <w:style w:type="paragraph" w:customStyle="1" w:styleId="385">
    <w:name w:val="toc 511"/>
    <w:next w:val="1"/>
    <w:qFormat/>
    <w:uiPriority w:val="0"/>
    <w:pPr>
      <w:wordWrap w:val="0"/>
      <w:ind w:left="1700"/>
      <w:jc w:val="both"/>
    </w:pPr>
    <w:rPr>
      <w:rFonts w:ascii="Calibri" w:hAnsi="Calibri" w:eastAsia="宋体" w:cs="Times New Roman"/>
      <w:sz w:val="21"/>
      <w:lang w:val="en-US" w:eastAsia="zh-CN" w:bidi="ar-SA"/>
    </w:rPr>
  </w:style>
  <w:style w:type="paragraph" w:customStyle="1" w:styleId="386">
    <w:name w:val="toc 416"/>
    <w:next w:val="1"/>
    <w:qFormat/>
    <w:uiPriority w:val="0"/>
    <w:pPr>
      <w:wordWrap w:val="0"/>
      <w:ind w:left="1275"/>
      <w:jc w:val="both"/>
    </w:pPr>
    <w:rPr>
      <w:rFonts w:ascii="Calibri" w:hAnsi="Calibri" w:eastAsia="宋体" w:cs="Times New Roman"/>
      <w:sz w:val="21"/>
      <w:lang w:val="en-US" w:eastAsia="zh-CN" w:bidi="ar-SA"/>
    </w:rPr>
  </w:style>
  <w:style w:type="paragraph" w:customStyle="1" w:styleId="387">
    <w:name w:val="xl85"/>
    <w:basedOn w:val="1"/>
    <w:next w:val="388"/>
    <w:qFormat/>
    <w:uiPriority w:val="0"/>
    <w:pPr>
      <w:widowControl/>
      <w:shd w:val="clear" w:color="000000" w:fill="FFFFFF"/>
      <w:spacing w:before="280" w:after="280"/>
      <w:jc w:val="center"/>
    </w:pPr>
    <w:rPr>
      <w:rFonts w:ascii="宋体" w:hAnsi="Calibri"/>
      <w:kern w:val="0"/>
      <w:sz w:val="20"/>
      <w:szCs w:val="20"/>
    </w:rPr>
  </w:style>
  <w:style w:type="paragraph" w:customStyle="1" w:styleId="388">
    <w:name w:val="toc 76"/>
    <w:next w:val="1"/>
    <w:qFormat/>
    <w:uiPriority w:val="0"/>
    <w:pPr>
      <w:wordWrap w:val="0"/>
      <w:ind w:left="2550"/>
      <w:jc w:val="both"/>
    </w:pPr>
    <w:rPr>
      <w:rFonts w:ascii="Calibri" w:hAnsi="Calibri" w:eastAsia="宋体" w:cs="Times New Roman"/>
      <w:sz w:val="21"/>
      <w:lang w:val="en-US" w:eastAsia="zh-CN" w:bidi="ar-SA"/>
    </w:rPr>
  </w:style>
  <w:style w:type="paragraph" w:customStyle="1" w:styleId="389">
    <w:name w:val="toc 27"/>
    <w:next w:val="1"/>
    <w:qFormat/>
    <w:uiPriority w:val="0"/>
    <w:pPr>
      <w:wordWrap w:val="0"/>
      <w:ind w:left="425"/>
      <w:jc w:val="both"/>
    </w:pPr>
    <w:rPr>
      <w:rFonts w:ascii="Calibri" w:hAnsi="Calibri" w:eastAsia="宋体" w:cs="Times New Roman"/>
      <w:sz w:val="21"/>
      <w:lang w:val="en-US" w:eastAsia="zh-CN" w:bidi="ar-SA"/>
    </w:rPr>
  </w:style>
  <w:style w:type="paragraph" w:customStyle="1" w:styleId="390">
    <w:name w:val="toc 916"/>
    <w:next w:val="1"/>
    <w:qFormat/>
    <w:uiPriority w:val="0"/>
    <w:pPr>
      <w:wordWrap w:val="0"/>
      <w:ind w:left="3400"/>
      <w:jc w:val="both"/>
    </w:pPr>
    <w:rPr>
      <w:rFonts w:ascii="Calibri" w:hAnsi="Calibri" w:eastAsia="宋体" w:cs="Times New Roman"/>
      <w:sz w:val="21"/>
      <w:lang w:val="en-US" w:eastAsia="zh-CN" w:bidi="ar-SA"/>
    </w:rPr>
  </w:style>
  <w:style w:type="paragraph" w:customStyle="1" w:styleId="391">
    <w:name w:val="toc 77"/>
    <w:next w:val="1"/>
    <w:qFormat/>
    <w:uiPriority w:val="0"/>
    <w:pPr>
      <w:wordWrap w:val="0"/>
      <w:ind w:left="2550"/>
      <w:jc w:val="both"/>
    </w:pPr>
    <w:rPr>
      <w:rFonts w:ascii="Calibri" w:hAnsi="Calibri" w:eastAsia="宋体" w:cs="Times New Roman"/>
      <w:sz w:val="21"/>
      <w:lang w:val="en-US" w:eastAsia="zh-CN" w:bidi="ar-SA"/>
    </w:rPr>
  </w:style>
  <w:style w:type="paragraph" w:customStyle="1" w:styleId="392">
    <w:name w:val="toc 211"/>
    <w:next w:val="1"/>
    <w:qFormat/>
    <w:uiPriority w:val="0"/>
    <w:pPr>
      <w:wordWrap w:val="0"/>
      <w:ind w:left="425"/>
      <w:jc w:val="both"/>
    </w:pPr>
    <w:rPr>
      <w:rFonts w:ascii="Calibri" w:hAnsi="Calibri" w:eastAsia="宋体" w:cs="Times New Roman"/>
      <w:sz w:val="21"/>
      <w:lang w:val="en-US" w:eastAsia="zh-CN" w:bidi="ar-SA"/>
    </w:rPr>
  </w:style>
  <w:style w:type="paragraph" w:customStyle="1" w:styleId="393">
    <w:name w:val="toc 815"/>
    <w:next w:val="1"/>
    <w:qFormat/>
    <w:uiPriority w:val="0"/>
    <w:pPr>
      <w:wordWrap w:val="0"/>
      <w:ind w:left="2975"/>
      <w:jc w:val="both"/>
    </w:pPr>
    <w:rPr>
      <w:rFonts w:ascii="Calibri" w:hAnsi="Calibri" w:eastAsia="宋体" w:cs="Times New Roman"/>
      <w:sz w:val="21"/>
      <w:lang w:val="en-US" w:eastAsia="zh-CN" w:bidi="ar-SA"/>
    </w:rPr>
  </w:style>
  <w:style w:type="paragraph" w:customStyle="1" w:styleId="394">
    <w:name w:val="xl99"/>
    <w:basedOn w:val="1"/>
    <w:next w:val="379"/>
    <w:qFormat/>
    <w:uiPriority w:val="0"/>
    <w:pPr>
      <w:widowControl/>
      <w:shd w:val="clear" w:color="000000" w:fill="FFFFFF"/>
      <w:spacing w:before="280" w:after="280"/>
    </w:pPr>
    <w:rPr>
      <w:rFonts w:ascii="宋体" w:hAnsi="Calibri"/>
      <w:kern w:val="0"/>
      <w:sz w:val="18"/>
      <w:szCs w:val="20"/>
    </w:rPr>
  </w:style>
  <w:style w:type="paragraph" w:customStyle="1" w:styleId="395">
    <w:name w:val="xl97"/>
    <w:basedOn w:val="1"/>
    <w:next w:val="267"/>
    <w:qFormat/>
    <w:uiPriority w:val="0"/>
    <w:pPr>
      <w:widowControl/>
      <w:shd w:val="clear" w:color="000000" w:fill="FFFFFF"/>
      <w:spacing w:before="280" w:after="280"/>
      <w:jc w:val="center"/>
    </w:pPr>
    <w:rPr>
      <w:rFonts w:ascii="宋体" w:hAnsi="Calibri"/>
      <w:kern w:val="0"/>
      <w:sz w:val="20"/>
      <w:szCs w:val="20"/>
    </w:rPr>
  </w:style>
  <w:style w:type="paragraph" w:customStyle="1" w:styleId="396">
    <w:name w:val="toc 612"/>
    <w:next w:val="1"/>
    <w:qFormat/>
    <w:uiPriority w:val="0"/>
    <w:pPr>
      <w:wordWrap w:val="0"/>
      <w:ind w:left="2125"/>
      <w:jc w:val="both"/>
    </w:pPr>
    <w:rPr>
      <w:rFonts w:ascii="Calibri" w:hAnsi="Calibri" w:eastAsia="宋体" w:cs="Times New Roman"/>
      <w:sz w:val="21"/>
      <w:lang w:val="en-US" w:eastAsia="zh-CN" w:bidi="ar-SA"/>
    </w:rPr>
  </w:style>
  <w:style w:type="paragraph" w:customStyle="1" w:styleId="397">
    <w:name w:val="toc 315"/>
    <w:next w:val="1"/>
    <w:qFormat/>
    <w:uiPriority w:val="0"/>
    <w:pPr>
      <w:wordWrap w:val="0"/>
      <w:ind w:left="850"/>
      <w:jc w:val="both"/>
    </w:pPr>
    <w:rPr>
      <w:rFonts w:ascii="Calibri" w:hAnsi="Calibri" w:eastAsia="宋体" w:cs="Times New Roman"/>
      <w:sz w:val="21"/>
      <w:lang w:val="en-US" w:eastAsia="zh-CN" w:bidi="ar-SA"/>
    </w:rPr>
  </w:style>
  <w:style w:type="paragraph" w:customStyle="1" w:styleId="398">
    <w:name w:val="TOC Heading15"/>
    <w:next w:val="1"/>
    <w:qFormat/>
    <w:uiPriority w:val="0"/>
    <w:pPr>
      <w:wordWrap w:val="0"/>
    </w:pPr>
    <w:rPr>
      <w:rFonts w:ascii="Calibri" w:hAnsi="Calibri" w:eastAsia="宋体" w:cs="Times New Roman"/>
      <w:sz w:val="32"/>
      <w:lang w:val="en-US" w:eastAsia="zh-CN" w:bidi="ar-SA"/>
    </w:rPr>
  </w:style>
  <w:style w:type="paragraph" w:customStyle="1" w:styleId="399">
    <w:name w:val="toc 915"/>
    <w:next w:val="1"/>
    <w:qFormat/>
    <w:uiPriority w:val="0"/>
    <w:pPr>
      <w:wordWrap w:val="0"/>
      <w:ind w:left="3400"/>
      <w:jc w:val="both"/>
    </w:pPr>
    <w:rPr>
      <w:rFonts w:ascii="Calibri" w:hAnsi="Calibri" w:eastAsia="宋体" w:cs="Times New Roman"/>
      <w:sz w:val="21"/>
      <w:lang w:val="en-US" w:eastAsia="zh-CN" w:bidi="ar-SA"/>
    </w:rPr>
  </w:style>
  <w:style w:type="paragraph" w:customStyle="1" w:styleId="400">
    <w:name w:val="toc 39"/>
    <w:next w:val="1"/>
    <w:qFormat/>
    <w:uiPriority w:val="0"/>
    <w:pPr>
      <w:wordWrap w:val="0"/>
      <w:ind w:left="850"/>
      <w:jc w:val="both"/>
    </w:pPr>
    <w:rPr>
      <w:rFonts w:ascii="Calibri" w:hAnsi="Calibri" w:eastAsia="宋体" w:cs="Times New Roman"/>
      <w:sz w:val="21"/>
      <w:lang w:val="en-US" w:eastAsia="zh-CN" w:bidi="ar-SA"/>
    </w:rPr>
  </w:style>
  <w:style w:type="paragraph" w:customStyle="1" w:styleId="401">
    <w:name w:val="toc 710"/>
    <w:next w:val="1"/>
    <w:qFormat/>
    <w:uiPriority w:val="0"/>
    <w:pPr>
      <w:wordWrap w:val="0"/>
      <w:ind w:left="2550"/>
      <w:jc w:val="both"/>
    </w:pPr>
    <w:rPr>
      <w:rFonts w:ascii="Calibri" w:hAnsi="Calibri" w:eastAsia="宋体" w:cs="Times New Roman"/>
      <w:sz w:val="21"/>
      <w:lang w:val="en-US" w:eastAsia="zh-CN" w:bidi="ar-SA"/>
    </w:rPr>
  </w:style>
  <w:style w:type="paragraph" w:customStyle="1" w:styleId="402">
    <w:name w:val="toc 12"/>
    <w:next w:val="1"/>
    <w:qFormat/>
    <w:uiPriority w:val="0"/>
    <w:pPr>
      <w:wordWrap w:val="0"/>
      <w:jc w:val="both"/>
    </w:pPr>
    <w:rPr>
      <w:rFonts w:ascii="Calibri" w:hAnsi="Calibri" w:eastAsia="宋体" w:cs="Times New Roman"/>
      <w:sz w:val="21"/>
      <w:lang w:val="en-US" w:eastAsia="zh-CN" w:bidi="ar-SA"/>
    </w:rPr>
  </w:style>
  <w:style w:type="paragraph" w:customStyle="1" w:styleId="403">
    <w:name w:val="xl95"/>
    <w:basedOn w:val="1"/>
    <w:next w:val="404"/>
    <w:qFormat/>
    <w:uiPriority w:val="0"/>
    <w:pPr>
      <w:widowControl/>
      <w:shd w:val="clear" w:color="000000" w:fill="FFFFFF"/>
      <w:spacing w:before="280" w:after="280"/>
    </w:pPr>
    <w:rPr>
      <w:rFonts w:ascii="宋体" w:hAnsi="Calibri"/>
      <w:kern w:val="0"/>
      <w:sz w:val="20"/>
      <w:szCs w:val="20"/>
    </w:rPr>
  </w:style>
  <w:style w:type="paragraph" w:customStyle="1" w:styleId="404">
    <w:name w:val="toc 415"/>
    <w:next w:val="1"/>
    <w:qFormat/>
    <w:uiPriority w:val="0"/>
    <w:pPr>
      <w:wordWrap w:val="0"/>
      <w:ind w:left="1275"/>
      <w:jc w:val="both"/>
    </w:pPr>
    <w:rPr>
      <w:rFonts w:ascii="Calibri" w:hAnsi="Calibri" w:eastAsia="宋体" w:cs="Times New Roman"/>
      <w:sz w:val="21"/>
      <w:lang w:val="en-US" w:eastAsia="zh-CN" w:bidi="ar-SA"/>
    </w:rPr>
  </w:style>
  <w:style w:type="paragraph" w:customStyle="1" w:styleId="405">
    <w:name w:val="toc 29"/>
    <w:next w:val="1"/>
    <w:qFormat/>
    <w:uiPriority w:val="0"/>
    <w:pPr>
      <w:wordWrap w:val="0"/>
      <w:ind w:left="425"/>
      <w:jc w:val="both"/>
    </w:pPr>
    <w:rPr>
      <w:rFonts w:ascii="Calibri" w:hAnsi="Calibri" w:eastAsia="宋体" w:cs="Times New Roman"/>
      <w:sz w:val="21"/>
      <w:lang w:val="en-US" w:eastAsia="zh-CN" w:bidi="ar-SA"/>
    </w:rPr>
  </w:style>
  <w:style w:type="paragraph" w:customStyle="1" w:styleId="406">
    <w:name w:val="xl67"/>
    <w:basedOn w:val="1"/>
    <w:next w:val="407"/>
    <w:qFormat/>
    <w:uiPriority w:val="0"/>
    <w:pPr>
      <w:widowControl/>
      <w:shd w:val="clear" w:color="000000" w:fill="FFFFFF"/>
      <w:spacing w:before="280" w:after="280"/>
      <w:jc w:val="center"/>
    </w:pPr>
    <w:rPr>
      <w:rFonts w:ascii="宋体" w:hAnsi="Calibri"/>
      <w:b/>
      <w:kern w:val="0"/>
      <w:sz w:val="20"/>
      <w:szCs w:val="20"/>
    </w:rPr>
  </w:style>
  <w:style w:type="paragraph" w:customStyle="1" w:styleId="407">
    <w:name w:val="toc 714"/>
    <w:next w:val="1"/>
    <w:qFormat/>
    <w:uiPriority w:val="0"/>
    <w:pPr>
      <w:wordWrap w:val="0"/>
      <w:ind w:left="2550"/>
      <w:jc w:val="both"/>
    </w:pPr>
    <w:rPr>
      <w:rFonts w:ascii="Calibri" w:hAnsi="Calibri" w:eastAsia="宋体" w:cs="Times New Roman"/>
      <w:sz w:val="21"/>
      <w:lang w:val="en-US" w:eastAsia="zh-CN" w:bidi="ar-SA"/>
    </w:rPr>
  </w:style>
  <w:style w:type="paragraph" w:customStyle="1" w:styleId="408">
    <w:name w:val="toc 21"/>
    <w:next w:val="1"/>
    <w:qFormat/>
    <w:uiPriority w:val="0"/>
    <w:pPr>
      <w:wordWrap w:val="0"/>
      <w:ind w:left="425"/>
      <w:jc w:val="both"/>
    </w:pPr>
    <w:rPr>
      <w:rFonts w:ascii="Calibri" w:hAnsi="Calibri" w:eastAsia="宋体" w:cs="Times New Roman"/>
      <w:sz w:val="21"/>
      <w:lang w:val="en-US" w:eastAsia="zh-CN" w:bidi="ar-SA"/>
    </w:rPr>
  </w:style>
  <w:style w:type="paragraph" w:customStyle="1" w:styleId="409">
    <w:name w:val="正文 A"/>
    <w:next w:val="326"/>
    <w:qFormat/>
    <w:uiPriority w:val="0"/>
    <w:rPr>
      <w:rFonts w:ascii="Arial" w:hAnsi="Calibri" w:eastAsia="Arial Unicode MS" w:cs="Times New Roman"/>
      <w:color w:val="000000"/>
      <w:sz w:val="21"/>
      <w:lang w:val="en-US" w:eastAsia="zh-CN" w:bidi="ar-SA"/>
    </w:rPr>
  </w:style>
  <w:style w:type="paragraph" w:customStyle="1" w:styleId="410">
    <w:name w:val="toc 68"/>
    <w:next w:val="1"/>
    <w:qFormat/>
    <w:uiPriority w:val="0"/>
    <w:pPr>
      <w:wordWrap w:val="0"/>
      <w:ind w:left="2125"/>
      <w:jc w:val="both"/>
    </w:pPr>
    <w:rPr>
      <w:rFonts w:ascii="Calibri" w:hAnsi="Calibri" w:eastAsia="宋体" w:cs="Times New Roman"/>
      <w:sz w:val="21"/>
      <w:lang w:val="en-US" w:eastAsia="zh-CN" w:bidi="ar-SA"/>
    </w:rPr>
  </w:style>
  <w:style w:type="paragraph" w:customStyle="1" w:styleId="411">
    <w:name w:val="toc 58"/>
    <w:next w:val="1"/>
    <w:qFormat/>
    <w:uiPriority w:val="0"/>
    <w:pPr>
      <w:wordWrap w:val="0"/>
      <w:ind w:left="1700"/>
      <w:jc w:val="both"/>
    </w:pPr>
    <w:rPr>
      <w:rFonts w:ascii="Calibri" w:hAnsi="Calibri" w:eastAsia="宋体" w:cs="Times New Roman"/>
      <w:sz w:val="21"/>
      <w:lang w:val="en-US" w:eastAsia="zh-CN" w:bidi="ar-SA"/>
    </w:rPr>
  </w:style>
  <w:style w:type="paragraph" w:customStyle="1" w:styleId="412">
    <w:name w:val="xl88"/>
    <w:basedOn w:val="1"/>
    <w:next w:val="398"/>
    <w:qFormat/>
    <w:uiPriority w:val="0"/>
    <w:pPr>
      <w:widowControl/>
      <w:shd w:val="clear" w:color="000000" w:fill="FFFFFF"/>
      <w:spacing w:before="280" w:after="280"/>
      <w:jc w:val="center"/>
    </w:pPr>
    <w:rPr>
      <w:rFonts w:ascii="宋体" w:hAnsi="Calibri"/>
      <w:kern w:val="0"/>
      <w:sz w:val="20"/>
      <w:szCs w:val="20"/>
    </w:rPr>
  </w:style>
  <w:style w:type="paragraph" w:customStyle="1" w:styleId="413">
    <w:name w:val="toc 71"/>
    <w:next w:val="1"/>
    <w:qFormat/>
    <w:uiPriority w:val="0"/>
    <w:pPr>
      <w:wordWrap w:val="0"/>
      <w:ind w:left="2550"/>
      <w:jc w:val="both"/>
    </w:pPr>
    <w:rPr>
      <w:rFonts w:ascii="Calibri" w:hAnsi="Calibri" w:eastAsia="宋体" w:cs="Times New Roman"/>
      <w:sz w:val="21"/>
      <w:lang w:val="en-US" w:eastAsia="zh-CN" w:bidi="ar-SA"/>
    </w:rPr>
  </w:style>
  <w:style w:type="paragraph" w:customStyle="1" w:styleId="414">
    <w:name w:val="xl100"/>
    <w:basedOn w:val="1"/>
    <w:next w:val="415"/>
    <w:qFormat/>
    <w:uiPriority w:val="0"/>
    <w:pPr>
      <w:widowControl/>
      <w:shd w:val="clear" w:color="000000" w:fill="FFFFFF"/>
      <w:spacing w:before="280" w:after="280"/>
    </w:pPr>
    <w:rPr>
      <w:rFonts w:ascii="宋体" w:hAnsi="Calibri"/>
      <w:kern w:val="0"/>
      <w:sz w:val="20"/>
      <w:szCs w:val="20"/>
    </w:rPr>
  </w:style>
  <w:style w:type="paragraph" w:customStyle="1" w:styleId="415">
    <w:name w:val="toc 510"/>
    <w:next w:val="1"/>
    <w:qFormat/>
    <w:uiPriority w:val="0"/>
    <w:pPr>
      <w:wordWrap w:val="0"/>
      <w:ind w:left="1700"/>
      <w:jc w:val="both"/>
    </w:pPr>
    <w:rPr>
      <w:rFonts w:ascii="Calibri" w:hAnsi="Calibri" w:eastAsia="宋体" w:cs="Times New Roman"/>
      <w:sz w:val="21"/>
      <w:lang w:val="en-US" w:eastAsia="zh-CN" w:bidi="ar-SA"/>
    </w:rPr>
  </w:style>
  <w:style w:type="paragraph" w:customStyle="1" w:styleId="416">
    <w:name w:val="toc 314"/>
    <w:next w:val="1"/>
    <w:qFormat/>
    <w:uiPriority w:val="0"/>
    <w:pPr>
      <w:wordWrap w:val="0"/>
      <w:ind w:left="850"/>
      <w:jc w:val="both"/>
    </w:pPr>
    <w:rPr>
      <w:rFonts w:ascii="Calibri" w:hAnsi="Calibri" w:eastAsia="宋体" w:cs="Times New Roman"/>
      <w:sz w:val="21"/>
      <w:lang w:val="en-US" w:eastAsia="zh-CN" w:bidi="ar-SA"/>
    </w:rPr>
  </w:style>
  <w:style w:type="paragraph" w:customStyle="1" w:styleId="417">
    <w:name w:val="xl114"/>
    <w:basedOn w:val="1"/>
    <w:next w:val="269"/>
    <w:qFormat/>
    <w:uiPriority w:val="0"/>
    <w:pPr>
      <w:widowControl/>
      <w:shd w:val="clear" w:color="000000" w:fill="FFFFFF"/>
      <w:spacing w:before="280" w:after="280"/>
      <w:jc w:val="center"/>
    </w:pPr>
    <w:rPr>
      <w:rFonts w:ascii="宋体" w:hAnsi="Calibri"/>
      <w:b/>
      <w:kern w:val="0"/>
      <w:sz w:val="20"/>
      <w:szCs w:val="20"/>
    </w:rPr>
  </w:style>
  <w:style w:type="paragraph" w:customStyle="1" w:styleId="418">
    <w:name w:val="xl107"/>
    <w:basedOn w:val="1"/>
    <w:next w:val="419"/>
    <w:qFormat/>
    <w:uiPriority w:val="0"/>
    <w:pPr>
      <w:widowControl/>
      <w:shd w:val="clear" w:color="000000" w:fill="FFFFFF"/>
      <w:spacing w:before="280" w:after="280"/>
    </w:pPr>
    <w:rPr>
      <w:rFonts w:ascii="宋体" w:hAnsi="Calibri"/>
      <w:kern w:val="0"/>
      <w:sz w:val="20"/>
      <w:szCs w:val="20"/>
    </w:rPr>
  </w:style>
  <w:style w:type="paragraph" w:customStyle="1" w:styleId="419">
    <w:name w:val="toc 610"/>
    <w:next w:val="1"/>
    <w:qFormat/>
    <w:uiPriority w:val="0"/>
    <w:pPr>
      <w:wordWrap w:val="0"/>
      <w:ind w:left="2125"/>
      <w:jc w:val="both"/>
    </w:pPr>
    <w:rPr>
      <w:rFonts w:ascii="Calibri" w:hAnsi="Calibri" w:eastAsia="宋体" w:cs="Times New Roman"/>
      <w:sz w:val="21"/>
      <w:lang w:val="en-US" w:eastAsia="zh-CN" w:bidi="ar-SA"/>
    </w:rPr>
  </w:style>
  <w:style w:type="paragraph" w:customStyle="1" w:styleId="420">
    <w:name w:val="toc 22"/>
    <w:next w:val="1"/>
    <w:qFormat/>
    <w:uiPriority w:val="0"/>
    <w:pPr>
      <w:wordWrap w:val="0"/>
      <w:ind w:left="425"/>
      <w:jc w:val="both"/>
    </w:pPr>
    <w:rPr>
      <w:rFonts w:ascii="Calibri" w:hAnsi="Calibri" w:eastAsia="宋体" w:cs="Times New Roman"/>
      <w:sz w:val="21"/>
      <w:lang w:val="en-US" w:eastAsia="zh-CN" w:bidi="ar-SA"/>
    </w:rPr>
  </w:style>
  <w:style w:type="paragraph" w:customStyle="1" w:styleId="421">
    <w:name w:val="xl90"/>
    <w:basedOn w:val="1"/>
    <w:next w:val="223"/>
    <w:qFormat/>
    <w:uiPriority w:val="0"/>
    <w:pPr>
      <w:widowControl/>
      <w:shd w:val="clear" w:color="000000" w:fill="FFFFFF"/>
      <w:spacing w:before="280" w:after="280"/>
    </w:pPr>
    <w:rPr>
      <w:rFonts w:ascii="宋体" w:hAnsi="Calibri"/>
      <w:kern w:val="0"/>
      <w:sz w:val="18"/>
      <w:szCs w:val="20"/>
    </w:rPr>
  </w:style>
  <w:style w:type="paragraph" w:customStyle="1" w:styleId="422">
    <w:name w:val="toc 616"/>
    <w:next w:val="1"/>
    <w:qFormat/>
    <w:uiPriority w:val="0"/>
    <w:pPr>
      <w:wordWrap w:val="0"/>
      <w:ind w:left="2125"/>
      <w:jc w:val="both"/>
    </w:pPr>
    <w:rPr>
      <w:rFonts w:ascii="Calibri" w:hAnsi="Calibri" w:eastAsia="宋体" w:cs="Times New Roman"/>
      <w:sz w:val="21"/>
      <w:lang w:val="en-US" w:eastAsia="zh-CN" w:bidi="ar-SA"/>
    </w:rPr>
  </w:style>
  <w:style w:type="paragraph" w:customStyle="1" w:styleId="423">
    <w:name w:val="toc 96"/>
    <w:next w:val="1"/>
    <w:qFormat/>
    <w:uiPriority w:val="0"/>
    <w:pPr>
      <w:wordWrap w:val="0"/>
      <w:ind w:left="3400"/>
      <w:jc w:val="both"/>
    </w:pPr>
    <w:rPr>
      <w:rFonts w:ascii="Calibri" w:hAnsi="Calibri" w:eastAsia="宋体" w:cs="Times New Roman"/>
      <w:sz w:val="21"/>
      <w:lang w:val="en-US" w:eastAsia="zh-CN" w:bidi="ar-SA"/>
    </w:rPr>
  </w:style>
  <w:style w:type="paragraph" w:customStyle="1" w:styleId="424">
    <w:name w:val="toc 42"/>
    <w:next w:val="1"/>
    <w:qFormat/>
    <w:uiPriority w:val="0"/>
    <w:pPr>
      <w:wordWrap w:val="0"/>
      <w:ind w:left="1275"/>
      <w:jc w:val="both"/>
    </w:pPr>
    <w:rPr>
      <w:rFonts w:ascii="Calibri" w:hAnsi="Calibri" w:eastAsia="宋体" w:cs="Times New Roman"/>
      <w:sz w:val="21"/>
      <w:lang w:val="en-US" w:eastAsia="zh-CN" w:bidi="ar-SA"/>
    </w:rPr>
  </w:style>
  <w:style w:type="paragraph" w:customStyle="1" w:styleId="425">
    <w:name w:val="xl117"/>
    <w:basedOn w:val="1"/>
    <w:next w:val="322"/>
    <w:qFormat/>
    <w:uiPriority w:val="0"/>
    <w:pPr>
      <w:widowControl/>
      <w:shd w:val="clear" w:color="000000" w:fill="FFFFFF"/>
      <w:spacing w:before="280" w:after="280"/>
      <w:jc w:val="center"/>
    </w:pPr>
    <w:rPr>
      <w:rFonts w:ascii="Arial Narrow" w:hAnsi="Calibri"/>
      <w:kern w:val="0"/>
      <w:sz w:val="24"/>
      <w:szCs w:val="20"/>
    </w:rPr>
  </w:style>
  <w:style w:type="paragraph" w:customStyle="1" w:styleId="426">
    <w:name w:val="p15"/>
    <w:basedOn w:val="1"/>
    <w:next w:val="247"/>
    <w:qFormat/>
    <w:uiPriority w:val="0"/>
    <w:pPr>
      <w:widowControl/>
      <w:ind w:firstLine="420"/>
    </w:pPr>
    <w:rPr>
      <w:rFonts w:hAnsi="Calibri"/>
      <w:kern w:val="0"/>
      <w:szCs w:val="20"/>
    </w:rPr>
  </w:style>
  <w:style w:type="paragraph" w:customStyle="1" w:styleId="427">
    <w:name w:val="xl87"/>
    <w:basedOn w:val="1"/>
    <w:next w:val="428"/>
    <w:qFormat/>
    <w:uiPriority w:val="0"/>
    <w:pPr>
      <w:widowControl/>
      <w:shd w:val="clear" w:color="000000" w:fill="FFFFFF"/>
      <w:spacing w:before="280" w:after="280"/>
    </w:pPr>
    <w:rPr>
      <w:rFonts w:ascii="Arial" w:hAnsi="Calibri"/>
      <w:kern w:val="0"/>
      <w:sz w:val="18"/>
      <w:szCs w:val="20"/>
    </w:rPr>
  </w:style>
  <w:style w:type="paragraph" w:customStyle="1" w:styleId="428">
    <w:name w:val="toc 98"/>
    <w:next w:val="1"/>
    <w:qFormat/>
    <w:uiPriority w:val="0"/>
    <w:pPr>
      <w:wordWrap w:val="0"/>
      <w:ind w:left="3400"/>
      <w:jc w:val="both"/>
    </w:pPr>
    <w:rPr>
      <w:rFonts w:ascii="Calibri" w:hAnsi="Calibri" w:eastAsia="宋体" w:cs="Times New Roman"/>
      <w:sz w:val="21"/>
      <w:lang w:val="en-US" w:eastAsia="zh-CN" w:bidi="ar-SA"/>
    </w:rPr>
  </w:style>
  <w:style w:type="paragraph" w:customStyle="1" w:styleId="429">
    <w:name w:val="列出段落7"/>
    <w:basedOn w:val="1"/>
    <w:next w:val="411"/>
    <w:qFormat/>
    <w:uiPriority w:val="0"/>
    <w:pPr>
      <w:ind w:firstLine="420"/>
    </w:pPr>
    <w:rPr>
      <w:rFonts w:hAnsi="Calibri"/>
      <w:kern w:val="0"/>
      <w:szCs w:val="20"/>
    </w:rPr>
  </w:style>
  <w:style w:type="paragraph" w:customStyle="1" w:styleId="430">
    <w:name w:val="xl78"/>
    <w:basedOn w:val="1"/>
    <w:next w:val="401"/>
    <w:qFormat/>
    <w:uiPriority w:val="0"/>
    <w:pPr>
      <w:widowControl/>
      <w:shd w:val="clear" w:color="000000" w:fill="FFFFFF"/>
      <w:spacing w:before="280" w:after="280"/>
    </w:pPr>
    <w:rPr>
      <w:rFonts w:ascii="宋体" w:hAnsi="Calibri"/>
      <w:b/>
      <w:kern w:val="0"/>
      <w:sz w:val="20"/>
      <w:szCs w:val="20"/>
    </w:rPr>
  </w:style>
  <w:style w:type="paragraph" w:customStyle="1" w:styleId="431">
    <w:name w:val="toc 516"/>
    <w:next w:val="1"/>
    <w:qFormat/>
    <w:uiPriority w:val="0"/>
    <w:pPr>
      <w:wordWrap w:val="0"/>
      <w:ind w:left="1700"/>
      <w:jc w:val="both"/>
    </w:pPr>
    <w:rPr>
      <w:rFonts w:ascii="Calibri" w:hAnsi="Calibri" w:eastAsia="宋体" w:cs="Times New Roman"/>
      <w:sz w:val="21"/>
      <w:lang w:val="en-US" w:eastAsia="zh-CN" w:bidi="ar-SA"/>
    </w:rPr>
  </w:style>
  <w:style w:type="paragraph" w:customStyle="1" w:styleId="432">
    <w:name w:val="xl89"/>
    <w:basedOn w:val="1"/>
    <w:next w:val="366"/>
    <w:qFormat/>
    <w:uiPriority w:val="0"/>
    <w:pPr>
      <w:widowControl/>
      <w:shd w:val="clear" w:color="000000" w:fill="FFFFFF"/>
      <w:spacing w:before="280" w:after="280"/>
    </w:pPr>
    <w:rPr>
      <w:rFonts w:ascii="宋体" w:hAnsi="Calibri"/>
      <w:kern w:val="0"/>
      <w:sz w:val="20"/>
      <w:szCs w:val="20"/>
    </w:rPr>
  </w:style>
  <w:style w:type="paragraph" w:customStyle="1" w:styleId="433">
    <w:name w:val="toc 910"/>
    <w:next w:val="1"/>
    <w:qFormat/>
    <w:uiPriority w:val="0"/>
    <w:pPr>
      <w:wordWrap w:val="0"/>
      <w:ind w:left="3400"/>
      <w:jc w:val="both"/>
    </w:pPr>
    <w:rPr>
      <w:rFonts w:ascii="Calibri" w:hAnsi="Calibri" w:eastAsia="宋体" w:cs="Times New Roman"/>
      <w:sz w:val="21"/>
      <w:lang w:val="en-US" w:eastAsia="zh-CN" w:bidi="ar-SA"/>
    </w:rPr>
  </w:style>
  <w:style w:type="paragraph" w:customStyle="1" w:styleId="434">
    <w:name w:val="toc 34"/>
    <w:next w:val="1"/>
    <w:qFormat/>
    <w:uiPriority w:val="0"/>
    <w:pPr>
      <w:wordWrap w:val="0"/>
      <w:ind w:left="850"/>
      <w:jc w:val="both"/>
    </w:pPr>
    <w:rPr>
      <w:rFonts w:ascii="Calibri" w:hAnsi="Calibri" w:eastAsia="宋体" w:cs="Times New Roman"/>
      <w:sz w:val="21"/>
      <w:lang w:val="en-US" w:eastAsia="zh-CN" w:bidi="ar-SA"/>
    </w:rPr>
  </w:style>
  <w:style w:type="paragraph" w:customStyle="1" w:styleId="435">
    <w:name w:val="toc 816"/>
    <w:next w:val="1"/>
    <w:qFormat/>
    <w:uiPriority w:val="0"/>
    <w:pPr>
      <w:wordWrap w:val="0"/>
      <w:ind w:left="2975"/>
      <w:jc w:val="both"/>
    </w:pPr>
    <w:rPr>
      <w:rFonts w:ascii="Calibri" w:hAnsi="Calibri" w:eastAsia="宋体" w:cs="Times New Roman"/>
      <w:sz w:val="21"/>
      <w:lang w:val="en-US" w:eastAsia="zh-CN" w:bidi="ar-SA"/>
    </w:rPr>
  </w:style>
  <w:style w:type="paragraph" w:customStyle="1" w:styleId="436">
    <w:name w:val="toc 43"/>
    <w:next w:val="1"/>
    <w:qFormat/>
    <w:uiPriority w:val="0"/>
    <w:pPr>
      <w:wordWrap w:val="0"/>
      <w:ind w:left="1275"/>
      <w:jc w:val="both"/>
    </w:pPr>
    <w:rPr>
      <w:rFonts w:ascii="Calibri" w:hAnsi="Calibri" w:eastAsia="宋体" w:cs="Times New Roman"/>
      <w:sz w:val="21"/>
      <w:lang w:val="en-US" w:eastAsia="zh-CN" w:bidi="ar-SA"/>
    </w:rPr>
  </w:style>
  <w:style w:type="paragraph" w:customStyle="1" w:styleId="437">
    <w:name w:val="toc 16"/>
    <w:next w:val="1"/>
    <w:qFormat/>
    <w:uiPriority w:val="0"/>
    <w:pPr>
      <w:wordWrap w:val="0"/>
      <w:jc w:val="both"/>
    </w:pPr>
    <w:rPr>
      <w:rFonts w:ascii="Calibri" w:hAnsi="Calibri" w:eastAsia="宋体" w:cs="Times New Roman"/>
      <w:sz w:val="21"/>
      <w:lang w:val="en-US" w:eastAsia="zh-CN" w:bidi="ar-SA"/>
    </w:rPr>
  </w:style>
  <w:style w:type="paragraph" w:styleId="438">
    <w:name w:val="Quote"/>
    <w:next w:val="1"/>
    <w:link w:val="439"/>
    <w:qFormat/>
    <w:uiPriority w:val="0"/>
    <w:pPr>
      <w:wordWrap w:val="0"/>
      <w:spacing w:before="200" w:after="160"/>
      <w:ind w:left="864" w:right="864"/>
      <w:jc w:val="center"/>
    </w:pPr>
    <w:rPr>
      <w:rFonts w:ascii="Calibri" w:hAnsi="Calibri" w:eastAsia="宋体" w:cs="Times New Roman"/>
      <w:i/>
      <w:sz w:val="21"/>
      <w:lang w:val="en-US" w:eastAsia="zh-CN" w:bidi="ar-SA"/>
    </w:rPr>
  </w:style>
  <w:style w:type="character" w:customStyle="1" w:styleId="439">
    <w:name w:val="引用 字符"/>
    <w:basedOn w:val="46"/>
    <w:link w:val="438"/>
    <w:qFormat/>
    <w:uiPriority w:val="0"/>
    <w:rPr>
      <w:rFonts w:ascii="Calibri" w:hAnsi="Calibri"/>
      <w:i/>
      <w:sz w:val="21"/>
    </w:rPr>
  </w:style>
  <w:style w:type="paragraph" w:customStyle="1" w:styleId="440">
    <w:name w:val="toc 114"/>
    <w:next w:val="1"/>
    <w:qFormat/>
    <w:uiPriority w:val="0"/>
    <w:pPr>
      <w:wordWrap w:val="0"/>
      <w:jc w:val="both"/>
    </w:pPr>
    <w:rPr>
      <w:rFonts w:ascii="Calibri" w:hAnsi="Calibri" w:eastAsia="宋体" w:cs="Times New Roman"/>
      <w:sz w:val="21"/>
      <w:lang w:val="en-US" w:eastAsia="zh-CN" w:bidi="ar-SA"/>
    </w:rPr>
  </w:style>
  <w:style w:type="paragraph" w:customStyle="1" w:styleId="441">
    <w:name w:val="xl119"/>
    <w:basedOn w:val="1"/>
    <w:next w:val="416"/>
    <w:qFormat/>
    <w:uiPriority w:val="0"/>
    <w:pPr>
      <w:widowControl/>
      <w:shd w:val="clear" w:color="000000" w:fill="FFFFFF"/>
      <w:spacing w:before="280" w:after="280"/>
      <w:jc w:val="center"/>
    </w:pPr>
    <w:rPr>
      <w:rFonts w:ascii="宋体" w:hAnsi="Calibri"/>
      <w:b/>
      <w:kern w:val="0"/>
      <w:sz w:val="20"/>
      <w:szCs w:val="20"/>
    </w:rPr>
  </w:style>
  <w:style w:type="paragraph" w:customStyle="1" w:styleId="442">
    <w:name w:val="toc 37"/>
    <w:next w:val="1"/>
    <w:qFormat/>
    <w:uiPriority w:val="0"/>
    <w:pPr>
      <w:wordWrap w:val="0"/>
      <w:ind w:left="850"/>
      <w:jc w:val="both"/>
    </w:pPr>
    <w:rPr>
      <w:rFonts w:ascii="Calibri" w:hAnsi="Calibri" w:eastAsia="宋体" w:cs="Times New Roman"/>
      <w:sz w:val="21"/>
      <w:lang w:val="en-US" w:eastAsia="zh-CN" w:bidi="ar-SA"/>
    </w:rPr>
  </w:style>
  <w:style w:type="paragraph" w:customStyle="1" w:styleId="443">
    <w:name w:val="xl109"/>
    <w:basedOn w:val="1"/>
    <w:next w:val="389"/>
    <w:qFormat/>
    <w:uiPriority w:val="0"/>
    <w:pPr>
      <w:widowControl/>
      <w:shd w:val="clear" w:color="000000" w:fill="FFFFFF"/>
      <w:spacing w:before="280" w:after="280"/>
    </w:pPr>
    <w:rPr>
      <w:rFonts w:ascii="宋体" w:hAnsi="Calibri"/>
      <w:kern w:val="0"/>
      <w:sz w:val="20"/>
      <w:szCs w:val="20"/>
    </w:rPr>
  </w:style>
  <w:style w:type="paragraph" w:customStyle="1" w:styleId="444">
    <w:name w:val="toc 215"/>
    <w:next w:val="1"/>
    <w:qFormat/>
    <w:uiPriority w:val="0"/>
    <w:pPr>
      <w:wordWrap w:val="0"/>
      <w:ind w:left="425"/>
      <w:jc w:val="both"/>
    </w:pPr>
    <w:rPr>
      <w:rFonts w:ascii="Calibri" w:hAnsi="Calibri" w:eastAsia="宋体" w:cs="Times New Roman"/>
      <w:sz w:val="21"/>
      <w:lang w:val="en-US" w:eastAsia="zh-CN" w:bidi="ar-SA"/>
    </w:rPr>
  </w:style>
  <w:style w:type="paragraph" w:customStyle="1" w:styleId="445">
    <w:name w:val="xl76"/>
    <w:basedOn w:val="1"/>
    <w:next w:val="397"/>
    <w:qFormat/>
    <w:uiPriority w:val="0"/>
    <w:pPr>
      <w:widowControl/>
      <w:shd w:val="clear" w:color="000000" w:fill="FFFFFF"/>
      <w:spacing w:before="280" w:after="280"/>
      <w:jc w:val="center"/>
    </w:pPr>
    <w:rPr>
      <w:rFonts w:ascii="宋体" w:hAnsi="Calibri"/>
      <w:b/>
      <w:kern w:val="0"/>
      <w:sz w:val="20"/>
      <w:szCs w:val="20"/>
    </w:rPr>
  </w:style>
  <w:style w:type="paragraph" w:customStyle="1" w:styleId="446">
    <w:name w:val="toc 92"/>
    <w:next w:val="1"/>
    <w:qFormat/>
    <w:uiPriority w:val="0"/>
    <w:pPr>
      <w:wordWrap w:val="0"/>
      <w:ind w:left="3400"/>
      <w:jc w:val="both"/>
    </w:pPr>
    <w:rPr>
      <w:rFonts w:ascii="Calibri" w:hAnsi="Calibri" w:eastAsia="宋体" w:cs="Times New Roman"/>
      <w:sz w:val="21"/>
      <w:lang w:val="en-US" w:eastAsia="zh-CN" w:bidi="ar-SA"/>
    </w:rPr>
  </w:style>
  <w:style w:type="paragraph" w:customStyle="1" w:styleId="447">
    <w:name w:val="toc 216"/>
    <w:next w:val="1"/>
    <w:qFormat/>
    <w:uiPriority w:val="0"/>
    <w:pPr>
      <w:wordWrap w:val="0"/>
      <w:ind w:left="425"/>
      <w:jc w:val="both"/>
    </w:pPr>
    <w:rPr>
      <w:rFonts w:ascii="Calibri" w:hAnsi="Calibri" w:eastAsia="宋体" w:cs="Times New Roman"/>
      <w:sz w:val="21"/>
      <w:lang w:val="en-US" w:eastAsia="zh-CN" w:bidi="ar-SA"/>
    </w:rPr>
  </w:style>
  <w:style w:type="paragraph" w:customStyle="1" w:styleId="448">
    <w:name w:val="xl70"/>
    <w:basedOn w:val="1"/>
    <w:next w:val="374"/>
    <w:qFormat/>
    <w:uiPriority w:val="0"/>
    <w:pPr>
      <w:widowControl/>
      <w:shd w:val="clear" w:color="000000" w:fill="FFFFFF"/>
      <w:spacing w:before="280" w:after="280"/>
    </w:pPr>
    <w:rPr>
      <w:rFonts w:ascii="宋体" w:hAnsi="Calibri"/>
      <w:kern w:val="0"/>
      <w:sz w:val="20"/>
      <w:szCs w:val="20"/>
    </w:rPr>
  </w:style>
  <w:style w:type="paragraph" w:customStyle="1" w:styleId="449">
    <w:name w:val="toc 33"/>
    <w:next w:val="1"/>
    <w:qFormat/>
    <w:uiPriority w:val="0"/>
    <w:pPr>
      <w:wordWrap w:val="0"/>
      <w:ind w:left="850"/>
      <w:jc w:val="both"/>
    </w:pPr>
    <w:rPr>
      <w:rFonts w:ascii="Calibri" w:hAnsi="Calibri" w:eastAsia="宋体" w:cs="Times New Roman"/>
      <w:sz w:val="21"/>
      <w:lang w:val="en-US" w:eastAsia="zh-CN" w:bidi="ar-SA"/>
    </w:rPr>
  </w:style>
  <w:style w:type="paragraph" w:customStyle="1" w:styleId="450">
    <w:name w:val="toc 61"/>
    <w:next w:val="1"/>
    <w:qFormat/>
    <w:uiPriority w:val="0"/>
    <w:pPr>
      <w:wordWrap w:val="0"/>
      <w:ind w:left="2125"/>
      <w:jc w:val="both"/>
    </w:pPr>
    <w:rPr>
      <w:rFonts w:ascii="Calibri" w:hAnsi="Calibri" w:eastAsia="宋体" w:cs="Times New Roman"/>
      <w:sz w:val="21"/>
      <w:lang w:val="en-US" w:eastAsia="zh-CN" w:bidi="ar-SA"/>
    </w:rPr>
  </w:style>
  <w:style w:type="paragraph" w:customStyle="1" w:styleId="451">
    <w:name w:val="xl98"/>
    <w:basedOn w:val="1"/>
    <w:next w:val="392"/>
    <w:qFormat/>
    <w:uiPriority w:val="0"/>
    <w:pPr>
      <w:widowControl/>
      <w:shd w:val="clear" w:color="000000" w:fill="FFFFFF"/>
      <w:spacing w:before="280" w:after="280"/>
      <w:jc w:val="center"/>
    </w:pPr>
    <w:rPr>
      <w:rFonts w:ascii="宋体" w:hAnsi="Calibri"/>
      <w:kern w:val="0"/>
      <w:sz w:val="20"/>
      <w:szCs w:val="20"/>
    </w:rPr>
  </w:style>
  <w:style w:type="paragraph" w:customStyle="1" w:styleId="452">
    <w:name w:val="toc 26"/>
    <w:next w:val="1"/>
    <w:qFormat/>
    <w:uiPriority w:val="0"/>
    <w:pPr>
      <w:wordWrap w:val="0"/>
      <w:ind w:left="425"/>
      <w:jc w:val="both"/>
    </w:pPr>
    <w:rPr>
      <w:rFonts w:ascii="Calibri" w:hAnsi="Calibri" w:eastAsia="宋体" w:cs="Times New Roman"/>
      <w:sz w:val="21"/>
      <w:lang w:val="en-US" w:eastAsia="zh-CN" w:bidi="ar-SA"/>
    </w:rPr>
  </w:style>
  <w:style w:type="paragraph" w:customStyle="1" w:styleId="453">
    <w:name w:val="toc 13"/>
    <w:next w:val="1"/>
    <w:qFormat/>
    <w:uiPriority w:val="0"/>
    <w:pPr>
      <w:wordWrap w:val="0"/>
      <w:jc w:val="both"/>
    </w:pPr>
    <w:rPr>
      <w:rFonts w:ascii="Calibri" w:hAnsi="Calibri" w:eastAsia="宋体" w:cs="Times New Roman"/>
      <w:sz w:val="21"/>
      <w:lang w:val="en-US" w:eastAsia="zh-CN" w:bidi="ar-SA"/>
    </w:rPr>
  </w:style>
  <w:style w:type="paragraph" w:customStyle="1" w:styleId="454">
    <w:name w:val="目录 51"/>
    <w:next w:val="1"/>
    <w:qFormat/>
    <w:uiPriority w:val="0"/>
    <w:pPr>
      <w:wordWrap w:val="0"/>
      <w:ind w:left="1700"/>
      <w:jc w:val="both"/>
    </w:pPr>
    <w:rPr>
      <w:rFonts w:ascii="Calibri" w:hAnsi="Calibri" w:eastAsia="宋体" w:cs="Times New Roman"/>
      <w:sz w:val="21"/>
      <w:lang w:val="en-US" w:eastAsia="zh-CN" w:bidi="ar-SA"/>
    </w:rPr>
  </w:style>
  <w:style w:type="paragraph" w:customStyle="1" w:styleId="455">
    <w:name w:val="xl101"/>
    <w:basedOn w:val="1"/>
    <w:next w:val="423"/>
    <w:qFormat/>
    <w:uiPriority w:val="0"/>
    <w:pPr>
      <w:widowControl/>
      <w:spacing w:before="280" w:after="280"/>
    </w:pPr>
    <w:rPr>
      <w:rFonts w:ascii="宋体" w:hAnsi="Calibri"/>
      <w:kern w:val="0"/>
      <w:sz w:val="20"/>
      <w:szCs w:val="20"/>
    </w:rPr>
  </w:style>
  <w:style w:type="paragraph" w:customStyle="1" w:styleId="456">
    <w:name w:val="toc 75"/>
    <w:next w:val="1"/>
    <w:qFormat/>
    <w:uiPriority w:val="0"/>
    <w:pPr>
      <w:wordWrap w:val="0"/>
      <w:ind w:left="2550"/>
      <w:jc w:val="both"/>
    </w:pPr>
    <w:rPr>
      <w:rFonts w:ascii="Calibri" w:hAnsi="Calibri" w:eastAsia="宋体" w:cs="Times New Roman"/>
      <w:sz w:val="21"/>
      <w:lang w:val="en-US" w:eastAsia="zh-CN" w:bidi="ar-SA"/>
    </w:rPr>
  </w:style>
  <w:style w:type="paragraph" w:customStyle="1" w:styleId="457">
    <w:name w:val="toc 715"/>
    <w:next w:val="1"/>
    <w:qFormat/>
    <w:uiPriority w:val="0"/>
    <w:pPr>
      <w:wordWrap w:val="0"/>
      <w:ind w:left="2550"/>
      <w:jc w:val="both"/>
    </w:pPr>
    <w:rPr>
      <w:rFonts w:ascii="Calibri" w:hAnsi="Calibri" w:eastAsia="宋体" w:cs="Times New Roman"/>
      <w:sz w:val="21"/>
      <w:lang w:val="en-US" w:eastAsia="zh-CN" w:bidi="ar-SA"/>
    </w:rPr>
  </w:style>
  <w:style w:type="paragraph" w:styleId="458">
    <w:name w:val="Intense Quote"/>
    <w:next w:val="1"/>
    <w:link w:val="459"/>
    <w:qFormat/>
    <w:uiPriority w:val="0"/>
    <w:pPr>
      <w:wordWrap w:val="0"/>
      <w:spacing w:before="360" w:after="360"/>
      <w:ind w:left="950" w:right="950"/>
      <w:jc w:val="center"/>
    </w:pPr>
    <w:rPr>
      <w:rFonts w:ascii="Calibri" w:hAnsi="Calibri" w:eastAsia="宋体" w:cs="Times New Roman"/>
      <w:i/>
      <w:sz w:val="21"/>
      <w:lang w:val="en-US" w:eastAsia="zh-CN" w:bidi="ar-SA"/>
    </w:rPr>
  </w:style>
  <w:style w:type="character" w:customStyle="1" w:styleId="459">
    <w:name w:val="明显引用 字符"/>
    <w:basedOn w:val="46"/>
    <w:link w:val="458"/>
    <w:qFormat/>
    <w:uiPriority w:val="0"/>
    <w:rPr>
      <w:rFonts w:ascii="Calibri" w:hAnsi="Calibri"/>
      <w:i/>
      <w:sz w:val="21"/>
    </w:rPr>
  </w:style>
  <w:style w:type="paragraph" w:customStyle="1" w:styleId="460">
    <w:name w:val="Char Char Char Char Char Char Char"/>
    <w:basedOn w:val="1"/>
    <w:next w:val="444"/>
    <w:qFormat/>
    <w:uiPriority w:val="0"/>
    <w:pPr>
      <w:widowControl/>
      <w:spacing w:after="160" w:line="240" w:lineRule="exact"/>
    </w:pPr>
    <w:rPr>
      <w:rFonts w:hAnsi="Calibri"/>
      <w:kern w:val="0"/>
      <w:szCs w:val="20"/>
    </w:rPr>
  </w:style>
  <w:style w:type="paragraph" w:customStyle="1" w:styleId="461">
    <w:name w:val="toc 23"/>
    <w:next w:val="1"/>
    <w:qFormat/>
    <w:uiPriority w:val="0"/>
    <w:pPr>
      <w:wordWrap w:val="0"/>
      <w:ind w:left="425"/>
      <w:jc w:val="both"/>
    </w:pPr>
    <w:rPr>
      <w:rFonts w:ascii="Calibri" w:hAnsi="Calibri" w:eastAsia="宋体" w:cs="Times New Roman"/>
      <w:sz w:val="21"/>
      <w:lang w:val="en-US" w:eastAsia="zh-CN" w:bidi="ar-SA"/>
    </w:rPr>
  </w:style>
  <w:style w:type="paragraph" w:customStyle="1" w:styleId="462">
    <w:name w:val="目录 61"/>
    <w:next w:val="1"/>
    <w:qFormat/>
    <w:uiPriority w:val="0"/>
    <w:pPr>
      <w:wordWrap w:val="0"/>
      <w:ind w:left="2125"/>
      <w:jc w:val="both"/>
    </w:pPr>
    <w:rPr>
      <w:rFonts w:ascii="Calibri" w:hAnsi="Calibri" w:eastAsia="宋体" w:cs="Times New Roman"/>
      <w:sz w:val="21"/>
      <w:lang w:val="en-US" w:eastAsia="zh-CN" w:bidi="ar-SA"/>
    </w:rPr>
  </w:style>
  <w:style w:type="paragraph" w:customStyle="1" w:styleId="463">
    <w:name w:val="toc 97"/>
    <w:next w:val="1"/>
    <w:qFormat/>
    <w:uiPriority w:val="0"/>
    <w:pPr>
      <w:wordWrap w:val="0"/>
      <w:ind w:left="3400"/>
      <w:jc w:val="both"/>
    </w:pPr>
    <w:rPr>
      <w:rFonts w:ascii="Calibri" w:hAnsi="Calibri" w:eastAsia="宋体" w:cs="Times New Roman"/>
      <w:sz w:val="21"/>
      <w:lang w:val="en-US" w:eastAsia="zh-CN" w:bidi="ar-SA"/>
    </w:rPr>
  </w:style>
  <w:style w:type="paragraph" w:customStyle="1" w:styleId="464">
    <w:name w:val="toc 74"/>
    <w:next w:val="1"/>
    <w:qFormat/>
    <w:uiPriority w:val="0"/>
    <w:pPr>
      <w:wordWrap w:val="0"/>
      <w:ind w:left="2550"/>
      <w:jc w:val="both"/>
    </w:pPr>
    <w:rPr>
      <w:rFonts w:ascii="Calibri" w:hAnsi="Calibri" w:eastAsia="宋体" w:cs="Times New Roman"/>
      <w:sz w:val="21"/>
      <w:lang w:val="en-US" w:eastAsia="zh-CN" w:bidi="ar-SA"/>
    </w:rPr>
  </w:style>
  <w:style w:type="paragraph" w:customStyle="1" w:styleId="465">
    <w:name w:val="xl64"/>
    <w:basedOn w:val="1"/>
    <w:next w:val="440"/>
    <w:qFormat/>
    <w:uiPriority w:val="0"/>
    <w:pPr>
      <w:widowControl/>
      <w:shd w:val="clear" w:color="000000" w:fill="FFFFFF"/>
      <w:spacing w:before="280" w:after="280"/>
    </w:pPr>
    <w:rPr>
      <w:rFonts w:ascii="宋体" w:hAnsi="Calibri"/>
      <w:kern w:val="0"/>
      <w:sz w:val="20"/>
      <w:szCs w:val="20"/>
    </w:rPr>
  </w:style>
  <w:style w:type="paragraph" w:customStyle="1" w:styleId="466">
    <w:name w:val="xl82"/>
    <w:basedOn w:val="1"/>
    <w:next w:val="285"/>
    <w:qFormat/>
    <w:uiPriority w:val="0"/>
    <w:pPr>
      <w:widowControl/>
      <w:shd w:val="clear" w:color="000000" w:fill="FFFFFF"/>
      <w:spacing w:before="280" w:after="280"/>
    </w:pPr>
    <w:rPr>
      <w:rFonts w:ascii="宋体" w:hAnsi="Calibri"/>
      <w:kern w:val="0"/>
      <w:sz w:val="20"/>
      <w:szCs w:val="20"/>
    </w:rPr>
  </w:style>
  <w:style w:type="paragraph" w:customStyle="1" w:styleId="467">
    <w:name w:val="toc 32"/>
    <w:next w:val="1"/>
    <w:qFormat/>
    <w:uiPriority w:val="0"/>
    <w:pPr>
      <w:wordWrap w:val="0"/>
      <w:ind w:left="850"/>
      <w:jc w:val="both"/>
    </w:pPr>
    <w:rPr>
      <w:rFonts w:ascii="Calibri" w:hAnsi="Calibri" w:eastAsia="宋体" w:cs="Times New Roman"/>
      <w:sz w:val="21"/>
      <w:lang w:val="en-US" w:eastAsia="zh-CN" w:bidi="ar-SA"/>
    </w:rPr>
  </w:style>
  <w:style w:type="paragraph" w:customStyle="1" w:styleId="468">
    <w:name w:val="xl77"/>
    <w:basedOn w:val="1"/>
    <w:next w:val="433"/>
    <w:qFormat/>
    <w:uiPriority w:val="0"/>
    <w:pPr>
      <w:widowControl/>
      <w:shd w:val="clear" w:color="000000" w:fill="FFFFFF"/>
      <w:spacing w:before="280" w:after="280"/>
      <w:jc w:val="center"/>
    </w:pPr>
    <w:rPr>
      <w:rFonts w:ascii="宋体" w:hAnsi="Calibri"/>
      <w:kern w:val="0"/>
      <w:sz w:val="20"/>
      <w:szCs w:val="20"/>
    </w:rPr>
  </w:style>
  <w:style w:type="character" w:customStyle="1" w:styleId="469">
    <w:name w:val="正文缩进 Char1"/>
    <w:qFormat/>
    <w:uiPriority w:val="0"/>
    <w:rPr>
      <w:rFonts w:eastAsia="宋体"/>
      <w:kern w:val="2"/>
      <w:sz w:val="21"/>
      <w:lang w:val="en-US" w:eastAsia="zh-CN" w:bidi="ar-SA"/>
    </w:rPr>
  </w:style>
  <w:style w:type="character" w:customStyle="1" w:styleId="470">
    <w:name w:val="fielderror"/>
    <w:basedOn w:val="46"/>
    <w:qFormat/>
    <w:uiPriority w:val="0"/>
    <w:rPr>
      <w:color w:val="800000"/>
    </w:rPr>
  </w:style>
  <w:style w:type="character" w:customStyle="1" w:styleId="471">
    <w:name w:val="hilite6"/>
    <w:basedOn w:val="46"/>
    <w:qFormat/>
    <w:uiPriority w:val="0"/>
    <w:rPr>
      <w:color w:val="000000"/>
    </w:rPr>
  </w:style>
  <w:style w:type="character" w:customStyle="1" w:styleId="472">
    <w:name w:val="active6"/>
    <w:basedOn w:val="46"/>
    <w:qFormat/>
    <w:uiPriority w:val="0"/>
    <w:rPr>
      <w:color w:val="FFFFFF"/>
    </w:rPr>
  </w:style>
  <w:style w:type="character" w:customStyle="1" w:styleId="473">
    <w:name w:val="inline-help"/>
    <w:basedOn w:val="46"/>
    <w:qFormat/>
    <w:uiPriority w:val="0"/>
  </w:style>
  <w:style w:type="character" w:customStyle="1" w:styleId="474">
    <w:name w:val="active"/>
    <w:basedOn w:val="46"/>
    <w:qFormat/>
    <w:uiPriority w:val="0"/>
    <w:rPr>
      <w:color w:val="FFFFFF"/>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B4DA3C-3EBF-4C34-A699-3832E525D532}">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Pages>
  <Words>6321</Words>
  <Characters>36030</Characters>
  <Lines>300</Lines>
  <Paragraphs>84</Paragraphs>
  <TotalTime>0</TotalTime>
  <ScaleCrop>false</ScaleCrop>
  <LinksUpToDate>false</LinksUpToDate>
  <CharactersWithSpaces>42267</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2021-05-07T05:47:00Z</dcterms:created>
  <dc:creator>thsware</dc:creator>
  <cp:lastModifiedBy>Administrator</cp:lastModifiedBy>
  <cp:lastPrinted>2021-05-16T11:04:00Z</cp:lastPrinted>
  <dcterms:modified xsi:type="dcterms:W3CDTF">2023-10-08T06:28:29Z</dcterms:modified>
  <dc:title>招  标　文　件</dc:title>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243091301A4148079198C90D48845B32</vt:lpwstr>
  </property>
</Properties>
</file>