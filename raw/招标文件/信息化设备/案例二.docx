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B8C3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FF0000"/>
          <w:szCs w:val="21"/>
        </w:rPr>
      </w:pPr>
      <w:bookmarkStart w:id="0" w:name="_Hlk71456902"/>
      <w:r>
        <w:rPr>
          <w:rFonts w:hint="eastAsia" w:asciiTheme="minorEastAsia" w:hAnsiTheme="minorEastAsia" w:eastAsiaTheme="minorEastAsia" w:cstheme="minorEastAsia"/>
          <w:b/>
          <w:bCs/>
          <w:color w:val="FF0000"/>
          <w:kern w:val="44"/>
          <w:sz w:val="28"/>
          <w:szCs w:val="44"/>
          <w:lang w:val="en-US" w:eastAsia="zh-CN"/>
        </w:rPr>
        <w:t>特别</w:t>
      </w:r>
      <w:r>
        <w:rPr>
          <w:rFonts w:hint="eastAsia" w:asciiTheme="minorEastAsia" w:hAnsiTheme="minorEastAsia" w:eastAsiaTheme="minorEastAsia" w:cstheme="minorEastAsia"/>
          <w:b/>
          <w:bCs/>
          <w:color w:val="FF0000"/>
          <w:kern w:val="44"/>
          <w:sz w:val="28"/>
          <w:szCs w:val="44"/>
        </w:rPr>
        <w:t>警示条款</w:t>
      </w:r>
    </w:p>
    <w:p w14:paraId="65F2736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rPr>
          <w:rFonts w:hint="eastAsia" w:asciiTheme="minorEastAsia" w:hAnsiTheme="minorEastAsia" w:eastAsiaTheme="minorEastAsia" w:cstheme="minorEastAsia"/>
          <w:b/>
          <w:bCs/>
          <w:color w:val="FF0000"/>
          <w:sz w:val="21"/>
          <w:szCs w:val="21"/>
          <w:highlight w:val="yellow"/>
          <w:lang w:val="en-US" w:eastAsia="zh-CN"/>
        </w:rPr>
      </w:pPr>
      <w:r>
        <w:rPr>
          <w:rFonts w:hint="eastAsia" w:asciiTheme="minorEastAsia" w:hAnsiTheme="minorEastAsia" w:eastAsiaTheme="minorEastAsia" w:cstheme="minor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8426"/>
      </w:tblGrid>
      <w:tr w14:paraId="3F39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583BA2A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序号</w:t>
            </w:r>
          </w:p>
        </w:tc>
        <w:tc>
          <w:tcPr>
            <w:tcW w:w="8426" w:type="dxa"/>
            <w:tcBorders>
              <w:tl2br w:val="nil"/>
              <w:tr2bl w:val="nil"/>
            </w:tcBorders>
            <w:noWrap w:val="0"/>
            <w:vAlign w:val="center"/>
          </w:tcPr>
          <w:p w14:paraId="57819C7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供应商参与投标禁止情形</w:t>
            </w:r>
          </w:p>
        </w:tc>
      </w:tr>
      <w:tr w14:paraId="2C16D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5575703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1</w:t>
            </w:r>
          </w:p>
        </w:tc>
        <w:tc>
          <w:tcPr>
            <w:tcW w:w="8426" w:type="dxa"/>
            <w:tcBorders>
              <w:tl2br w:val="nil"/>
              <w:tr2bl w:val="nil"/>
            </w:tcBorders>
            <w:noWrap w:val="0"/>
            <w:vAlign w:val="center"/>
          </w:tcPr>
          <w:p w14:paraId="5364510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与其他投标供应商的法定代表人、主要经营负责人、投标授权代表人、项目负责人、主要技术人员为</w:t>
            </w:r>
            <w:r>
              <w:rPr>
                <w:rFonts w:hint="eastAsia" w:asciiTheme="minorEastAsia" w:hAnsiTheme="minorEastAsia" w:eastAsiaTheme="minorEastAsia" w:cstheme="minorEastAsia"/>
                <w:b/>
                <w:bCs/>
                <w:color w:val="FF0000"/>
                <w:sz w:val="21"/>
                <w:szCs w:val="21"/>
                <w:highlight w:val="none"/>
                <w:lang w:val="en-US" w:eastAsia="zh-CN"/>
              </w:rPr>
              <w:t>同一人、属同一单位或者在同一单位缴纳社会保险</w:t>
            </w:r>
            <w:r>
              <w:rPr>
                <w:rFonts w:hint="eastAsia" w:asciiTheme="minorEastAsia" w:hAnsiTheme="minorEastAsia" w:eastAsiaTheme="minorEastAsia" w:cstheme="minorEastAsia"/>
                <w:color w:val="FF0000"/>
                <w:sz w:val="21"/>
                <w:szCs w:val="21"/>
                <w:highlight w:val="none"/>
                <w:lang w:val="en-US" w:eastAsia="zh-CN"/>
              </w:rPr>
              <w:t>。</w:t>
            </w:r>
          </w:p>
        </w:tc>
      </w:tr>
      <w:tr w14:paraId="38CC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2270F54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2</w:t>
            </w:r>
          </w:p>
        </w:tc>
        <w:tc>
          <w:tcPr>
            <w:tcW w:w="8426" w:type="dxa"/>
            <w:tcBorders>
              <w:tl2br w:val="nil"/>
              <w:tr2bl w:val="nil"/>
            </w:tcBorders>
            <w:noWrap w:val="0"/>
            <w:vAlign w:val="center"/>
          </w:tcPr>
          <w:p w14:paraId="549505F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参与本项目政府采购活动时，与其他投标供应商存在单位负责人为</w:t>
            </w:r>
            <w:r>
              <w:rPr>
                <w:rFonts w:hint="eastAsia" w:asciiTheme="minorEastAsia" w:hAnsiTheme="minorEastAsia" w:eastAsiaTheme="minorEastAsia" w:cstheme="minorEastAsia"/>
                <w:b/>
                <w:bCs/>
                <w:color w:val="FF0000"/>
                <w:sz w:val="21"/>
                <w:szCs w:val="21"/>
                <w:highlight w:val="none"/>
                <w:lang w:val="en-US" w:eastAsia="zh-CN"/>
              </w:rPr>
              <w:t>同一人或直接控股、管理关系</w:t>
            </w:r>
            <w:r>
              <w:rPr>
                <w:rFonts w:hint="eastAsia" w:asciiTheme="minorEastAsia" w:hAnsiTheme="minorEastAsia" w:eastAsiaTheme="minorEastAsia" w:cstheme="minorEastAsia"/>
                <w:color w:val="FF0000"/>
                <w:sz w:val="21"/>
                <w:szCs w:val="21"/>
                <w:highlight w:val="none"/>
                <w:lang w:val="en-US" w:eastAsia="zh-CN"/>
              </w:rPr>
              <w:t>。</w:t>
            </w:r>
          </w:p>
        </w:tc>
      </w:tr>
      <w:tr w14:paraId="591CB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Borders>
              <w:tl2br w:val="nil"/>
              <w:tr2bl w:val="nil"/>
            </w:tcBorders>
            <w:noWrap w:val="0"/>
            <w:vAlign w:val="center"/>
          </w:tcPr>
          <w:p w14:paraId="057C4F8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3</w:t>
            </w:r>
          </w:p>
        </w:tc>
        <w:tc>
          <w:tcPr>
            <w:tcW w:w="8426" w:type="dxa"/>
            <w:tcBorders>
              <w:tl2br w:val="nil"/>
              <w:tr2bl w:val="nil"/>
            </w:tcBorders>
            <w:noWrap w:val="0"/>
            <w:vAlign w:val="center"/>
          </w:tcPr>
          <w:p w14:paraId="4CD839D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与其他投标供应商的投标文件或部分投标文件</w:t>
            </w:r>
            <w:r>
              <w:rPr>
                <w:rFonts w:hint="eastAsia" w:asciiTheme="minorEastAsia" w:hAnsiTheme="minorEastAsia" w:eastAsiaTheme="minorEastAsia" w:cstheme="minorEastAsia"/>
                <w:b/>
                <w:bCs/>
                <w:color w:val="FF0000"/>
                <w:sz w:val="21"/>
                <w:szCs w:val="21"/>
                <w:highlight w:val="none"/>
                <w:lang w:val="en-US" w:eastAsia="zh-CN"/>
              </w:rPr>
              <w:t>相互混装或存在非正常一致</w:t>
            </w:r>
            <w:r>
              <w:rPr>
                <w:rFonts w:hint="eastAsia" w:asciiTheme="minorEastAsia" w:hAnsiTheme="minorEastAsia" w:eastAsiaTheme="minorEastAsia" w:cstheme="minorEastAsia"/>
                <w:color w:val="FF0000"/>
                <w:sz w:val="21"/>
                <w:szCs w:val="21"/>
                <w:highlight w:val="none"/>
                <w:lang w:val="en-US" w:eastAsia="zh-CN"/>
              </w:rPr>
              <w:t>。</w:t>
            </w:r>
          </w:p>
        </w:tc>
      </w:tr>
      <w:tr w14:paraId="2993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3DDC71D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4</w:t>
            </w:r>
          </w:p>
        </w:tc>
        <w:tc>
          <w:tcPr>
            <w:tcW w:w="8426" w:type="dxa"/>
            <w:tcBorders>
              <w:tl2br w:val="nil"/>
              <w:tr2bl w:val="nil"/>
            </w:tcBorders>
            <w:noWrap w:val="0"/>
            <w:vAlign w:val="center"/>
          </w:tcPr>
          <w:p w14:paraId="059B6B7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color w:val="FF0000"/>
                <w:sz w:val="21"/>
                <w:szCs w:val="21"/>
                <w:highlight w:val="none"/>
                <w:lang w:val="en-US" w:eastAsia="zh-CN"/>
              </w:rPr>
              <w:t>与其他投标供应商的投标文件由</w:t>
            </w:r>
            <w:r>
              <w:rPr>
                <w:rFonts w:hint="eastAsia" w:asciiTheme="minorEastAsia" w:hAnsiTheme="minorEastAsia" w:eastAsiaTheme="minorEastAsia" w:cstheme="minorEastAsia"/>
                <w:b/>
                <w:bCs/>
                <w:color w:val="FF0000"/>
                <w:sz w:val="21"/>
                <w:szCs w:val="21"/>
                <w:highlight w:val="none"/>
                <w:lang w:val="en-US" w:eastAsia="zh-CN"/>
              </w:rPr>
              <w:t>同一单位或者同一人编制</w:t>
            </w:r>
            <w:r>
              <w:rPr>
                <w:rFonts w:hint="eastAsia" w:asciiTheme="minorEastAsia" w:hAnsiTheme="minorEastAsia" w:eastAsiaTheme="minorEastAsia" w:cstheme="minorEastAsia"/>
                <w:color w:val="FF0000"/>
                <w:sz w:val="21"/>
                <w:szCs w:val="21"/>
                <w:highlight w:val="none"/>
                <w:lang w:val="en-US" w:eastAsia="zh-CN"/>
              </w:rPr>
              <w:t>，或者使用</w:t>
            </w:r>
            <w:r>
              <w:rPr>
                <w:rFonts w:hint="eastAsia" w:asciiTheme="minorEastAsia" w:hAnsiTheme="minorEastAsia" w:eastAsiaTheme="minorEastAsia" w:cstheme="minorEastAsia"/>
                <w:b/>
                <w:bCs/>
                <w:color w:val="FF0000"/>
                <w:sz w:val="21"/>
                <w:szCs w:val="21"/>
                <w:highlight w:val="none"/>
                <w:lang w:val="en-US" w:eastAsia="zh-CN"/>
              </w:rPr>
              <w:t>同一设备编制</w:t>
            </w:r>
            <w:r>
              <w:rPr>
                <w:rFonts w:hint="eastAsia" w:asciiTheme="minorEastAsia" w:hAnsiTheme="minorEastAsia" w:eastAsiaTheme="minorEastAsia" w:cstheme="minorEastAsia"/>
                <w:color w:val="FF0000"/>
                <w:sz w:val="21"/>
                <w:szCs w:val="21"/>
                <w:highlight w:val="none"/>
                <w:lang w:val="en-US" w:eastAsia="zh-CN"/>
              </w:rPr>
              <w:t>（“文件制作机器码”“文件创建标识码”一致）。</w:t>
            </w:r>
          </w:p>
        </w:tc>
      </w:tr>
      <w:tr w14:paraId="406DC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059F6F42">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5</w:t>
            </w:r>
          </w:p>
        </w:tc>
        <w:tc>
          <w:tcPr>
            <w:tcW w:w="8426" w:type="dxa"/>
            <w:tcBorders>
              <w:tl2br w:val="nil"/>
              <w:tr2bl w:val="nil"/>
            </w:tcBorders>
            <w:noWrap w:val="0"/>
            <w:vAlign w:val="center"/>
          </w:tcPr>
          <w:p w14:paraId="005AFC3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提供</w:t>
            </w:r>
            <w:r>
              <w:rPr>
                <w:rFonts w:hint="eastAsia" w:asciiTheme="minorEastAsia" w:hAnsiTheme="minorEastAsia" w:eastAsiaTheme="minorEastAsia" w:cstheme="minorEastAsia"/>
                <w:b/>
                <w:bCs/>
                <w:color w:val="FF0000"/>
                <w:sz w:val="21"/>
                <w:szCs w:val="21"/>
                <w:highlight w:val="none"/>
                <w:lang w:val="en-US" w:eastAsia="zh-CN"/>
              </w:rPr>
              <w:t>未经出具机构核实</w:t>
            </w:r>
            <w:r>
              <w:rPr>
                <w:rFonts w:hint="eastAsia" w:asciiTheme="minorEastAsia" w:hAnsiTheme="minorEastAsia" w:eastAsiaTheme="minorEastAsia" w:cstheme="minorEastAsia"/>
                <w:color w:val="FF0000"/>
                <w:sz w:val="21"/>
                <w:szCs w:val="21"/>
                <w:highlight w:val="none"/>
                <w:lang w:val="en-US" w:eastAsia="zh-CN"/>
              </w:rPr>
              <w:t>的虚假的检验检测报告、业绩材料、社保缴纳证明、学历学位证书、职称认证证书等材料。</w:t>
            </w:r>
          </w:p>
        </w:tc>
      </w:tr>
      <w:tr w14:paraId="0162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518D2E5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FF0000"/>
                <w:sz w:val="21"/>
                <w:szCs w:val="21"/>
                <w:highlight w:val="none"/>
                <w:lang w:val="en-US" w:eastAsia="zh-CN"/>
              </w:rPr>
            </w:pPr>
            <w:r>
              <w:rPr>
                <w:rFonts w:hint="eastAsia" w:asciiTheme="minorEastAsia" w:hAnsiTheme="minorEastAsia" w:eastAsiaTheme="minorEastAsia" w:cstheme="minorEastAsia"/>
                <w:color w:val="FF0000"/>
                <w:sz w:val="21"/>
                <w:szCs w:val="21"/>
                <w:highlight w:val="none"/>
                <w:lang w:val="en-US" w:eastAsia="zh-CN"/>
              </w:rPr>
              <w:t>6</w:t>
            </w:r>
          </w:p>
        </w:tc>
        <w:tc>
          <w:tcPr>
            <w:tcW w:w="8426" w:type="dxa"/>
            <w:tcBorders>
              <w:tl2br w:val="nil"/>
              <w:tr2bl w:val="nil"/>
            </w:tcBorders>
            <w:noWrap w:val="0"/>
            <w:vAlign w:val="center"/>
          </w:tcPr>
          <w:p w14:paraId="4400F0D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color w:val="FF0000"/>
                <w:sz w:val="21"/>
                <w:szCs w:val="21"/>
                <w:highlight w:val="none"/>
                <w:lang w:val="en-US" w:eastAsia="zh-CN"/>
              </w:rPr>
              <w:t>擅自将投标密钥</w:t>
            </w:r>
            <w:r>
              <w:rPr>
                <w:rFonts w:hint="eastAsia" w:asciiTheme="minorEastAsia" w:hAnsiTheme="minorEastAsia" w:eastAsiaTheme="minorEastAsia" w:cstheme="minorEastAsia"/>
                <w:color w:val="FF0000"/>
                <w:sz w:val="21"/>
                <w:szCs w:val="21"/>
                <w:highlight w:val="none"/>
                <w:lang w:eastAsia="zh-CN"/>
              </w:rPr>
              <w:t>或</w:t>
            </w:r>
            <w:r>
              <w:rPr>
                <w:rFonts w:hint="eastAsia" w:asciiTheme="minorEastAsia" w:hAnsiTheme="minorEastAsia" w:eastAsiaTheme="minorEastAsia" w:cstheme="minorEastAsia"/>
                <w:color w:val="FF0000"/>
                <w:sz w:val="21"/>
                <w:szCs w:val="21"/>
                <w:highlight w:val="none"/>
                <w:lang w:val="en-US" w:eastAsia="zh-CN"/>
              </w:rPr>
              <w:t>电子营业执照出借他人使用或未妥善保管。</w:t>
            </w:r>
          </w:p>
        </w:tc>
      </w:tr>
    </w:tbl>
    <w:p w14:paraId="09FEA6D8">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一、</w:t>
      </w:r>
      <w:r>
        <w:rPr>
          <w:rFonts w:hint="eastAsia" w:asciiTheme="minorEastAsia" w:hAnsiTheme="minorEastAsia" w:eastAsiaTheme="minorEastAsia" w:cstheme="minorEastAsia"/>
          <w:b/>
          <w:bCs/>
          <w:color w:val="FF0000"/>
          <w:sz w:val="20"/>
          <w:szCs w:val="20"/>
        </w:rPr>
        <w:t>《深圳经济特区政府采购条例》第五十七条</w:t>
      </w:r>
      <w:r>
        <w:rPr>
          <w:rFonts w:hint="eastAsia" w:asciiTheme="minorEastAsia" w:hAnsiTheme="minorEastAsia" w:eastAsiaTheme="minorEastAsia" w:cstheme="minor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15EAD09A">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（一）在采购活动中应当回避而未回避的；</w:t>
      </w:r>
    </w:p>
    <w:p w14:paraId="0CF41BF2">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（二）未按本条例规定签订、履行采购合同，造成严重后果的；</w:t>
      </w:r>
    </w:p>
    <w:p w14:paraId="377FA890">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（三）隐瞒真实情况，提供虚假资料的；</w:t>
      </w:r>
    </w:p>
    <w:p w14:paraId="2C1D6E20">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（四）以非法手段排斥其他供应商参与竞争的；</w:t>
      </w:r>
    </w:p>
    <w:p w14:paraId="525FB034">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（五）与其他采购参加人串通投标的；</w:t>
      </w:r>
    </w:p>
    <w:p w14:paraId="2F2E3E42">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（六）恶意投诉的；</w:t>
      </w:r>
    </w:p>
    <w:p w14:paraId="2168D293">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（七）向采购项目相关人行贿或者提供其他不当利益的；</w:t>
      </w:r>
    </w:p>
    <w:p w14:paraId="44B3DD41">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（八）阻碍、抗拒主管部门监督检查的；</w:t>
      </w:r>
    </w:p>
    <w:p w14:paraId="2A957743">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（九）其他违反本条例规定的行为。</w:t>
      </w:r>
    </w:p>
    <w:p w14:paraId="08724865">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b/>
          <w:bCs/>
          <w:color w:val="FF0000"/>
          <w:sz w:val="20"/>
          <w:szCs w:val="20"/>
        </w:rPr>
        <w:t>二、《深圳经济特区政府采购条例实施细则》第七十五条</w:t>
      </w:r>
      <w:r>
        <w:rPr>
          <w:rFonts w:hint="eastAsia" w:asciiTheme="minorEastAsia" w:hAnsiTheme="minorEastAsia" w:eastAsiaTheme="minorEastAsia" w:cstheme="minorEastAsia"/>
          <w:b/>
          <w:bCs/>
          <w:color w:val="FF0000"/>
          <w:sz w:val="20"/>
          <w:szCs w:val="20"/>
          <w:lang w:val="en-US" w:eastAsia="zh-CN"/>
        </w:rPr>
        <w:t xml:space="preserve"> </w:t>
      </w:r>
      <w:r>
        <w:rPr>
          <w:rFonts w:hint="eastAsia" w:asciiTheme="minorEastAsia" w:hAnsiTheme="minorEastAsia" w:eastAsiaTheme="minorEastAsia" w:cstheme="minorEastAsia"/>
          <w:color w:val="FF0000"/>
          <w:sz w:val="20"/>
          <w:szCs w:val="20"/>
        </w:rPr>
        <w:t>供应商有下列情形</w:t>
      </w:r>
      <w:r>
        <w:rPr>
          <w:rFonts w:hint="eastAsia" w:asciiTheme="minorEastAsia" w:hAnsiTheme="minorEastAsia" w:eastAsiaTheme="minorEastAsia" w:cstheme="minorEastAsia"/>
          <w:color w:val="FF0000"/>
          <w:sz w:val="20"/>
          <w:szCs w:val="20"/>
          <w:lang w:val="en-US" w:eastAsia="zh-CN"/>
        </w:rPr>
        <w:t>之一</w:t>
      </w:r>
      <w:r>
        <w:rPr>
          <w:rFonts w:hint="eastAsia" w:asciiTheme="minorEastAsia" w:hAnsiTheme="minorEastAsia" w:eastAsiaTheme="minorEastAsia" w:cstheme="minorEastAsia"/>
          <w:color w:val="FF0000"/>
          <w:sz w:val="20"/>
          <w:szCs w:val="20"/>
        </w:rPr>
        <w:t>的，属于采购条例所称的串通投标行为，按照采购条例第五十七条有关规定处理：（一）投标供应商之间相互约定给予未中标的供应商利益补偿</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（二）不同投标供应商的法定代表人、主要经营负责人、项目投标授权代表人、项目负责人、主要技术人员为同一人、属同一单位或者在同一单位缴纳社会保险</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（三）不同投标供应商的投标文件由同一单位或者同一人编制，或者由同一人分阶段参与编制的</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（四）不同投标供应商的投标文件或部分投标文件相互混装</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（五）不同投标供应商的投标文件内容存在非正常一致</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（六）由同一单位工作人员为两家以上（含两家）供应商进行同一项投标活动的</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（七）主管部门依照法律、法规认定的其他情形。</w:t>
      </w:r>
    </w:p>
    <w:p w14:paraId="0A6DCFF1">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b/>
          <w:bCs/>
          <w:color w:val="FF0000"/>
          <w:sz w:val="20"/>
          <w:szCs w:val="20"/>
        </w:rPr>
        <w:t>三、《深圳经济特区政府采购条例实施细则》第七十七条</w:t>
      </w:r>
      <w:r>
        <w:rPr>
          <w:rFonts w:hint="eastAsia" w:asciiTheme="minorEastAsia" w:hAnsiTheme="minorEastAsia" w:eastAsiaTheme="minorEastAsia" w:cstheme="minorEastAsia"/>
          <w:b/>
          <w:bCs/>
          <w:color w:val="FF0000"/>
          <w:sz w:val="20"/>
          <w:szCs w:val="20"/>
          <w:lang w:val="en-US" w:eastAsia="zh-CN"/>
        </w:rPr>
        <w:t xml:space="preserve"> </w:t>
      </w:r>
      <w:r>
        <w:rPr>
          <w:rFonts w:hint="eastAsia" w:asciiTheme="minorEastAsia" w:hAnsiTheme="minorEastAsia" w:eastAsiaTheme="minorEastAsia" w:cstheme="minorEastAsia"/>
          <w:color w:val="FF0000"/>
          <w:sz w:val="20"/>
          <w:szCs w:val="20"/>
        </w:rPr>
        <w:t>供应商有下列情形之一的，属于隐瞒真实情况，提供虚假资料，按照采购条例第五十七</w:t>
      </w:r>
      <w:r>
        <w:rPr>
          <w:rFonts w:hint="eastAsia" w:asciiTheme="minorEastAsia" w:hAnsiTheme="minorEastAsia" w:eastAsiaTheme="minorEastAsia" w:cstheme="minorEastAsia"/>
          <w:color w:val="FF0000"/>
          <w:sz w:val="20"/>
          <w:szCs w:val="20"/>
          <w:lang w:val="en-US" w:eastAsia="zh-CN"/>
        </w:rPr>
        <w:t>条</w:t>
      </w:r>
      <w:r>
        <w:rPr>
          <w:rFonts w:hint="eastAsia" w:asciiTheme="minorEastAsia" w:hAnsiTheme="minorEastAsia" w:eastAsiaTheme="minorEastAsia" w:cstheme="minorEastAsia"/>
          <w:color w:val="FF0000"/>
          <w:sz w:val="20"/>
          <w:szCs w:val="20"/>
        </w:rPr>
        <w:t>的有关规定处理：（一）通过转让或者租借等方式从其他单位获取资格或者资质证书投标的</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（二）由其他单位或者其他单位负责人在投标供应商编制的投标文件上加盖印章或者签字的</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（三）项目负责人或者主要技术人员不是本单位人员的</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（四）投标保证金不是从投标供应商基本账户转出的</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（五）其他隐瞒真实情况、提供虚假资料的行为。</w:t>
      </w:r>
    </w:p>
    <w:p w14:paraId="1C920E77">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color w:val="FF0000"/>
          <w:sz w:val="20"/>
          <w:szCs w:val="20"/>
        </w:rPr>
      </w:pPr>
      <w:r>
        <w:rPr>
          <w:rFonts w:hint="eastAsia" w:asciiTheme="minorEastAsia" w:hAnsiTheme="minorEastAsia" w:eastAsiaTheme="minorEastAsia" w:cstheme="minorEastAsia"/>
          <w:color w:val="FF0000"/>
          <w:sz w:val="20"/>
          <w:szCs w:val="20"/>
        </w:rPr>
        <w:t>投标供应商不能提供项目负责人或者主要技术人员的劳动合同、社会保险等劳动关系证明材料的，视为存在前款第（三）项规定的情形。</w:t>
      </w:r>
    </w:p>
    <w:p w14:paraId="1E1DB133">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color w:val="FF0000"/>
          <w:sz w:val="20"/>
          <w:szCs w:val="20"/>
          <w:lang w:val="en-US" w:eastAsia="zh-CN"/>
        </w:rPr>
      </w:pPr>
      <w:r>
        <w:rPr>
          <w:rFonts w:hint="eastAsia" w:asciiTheme="minorEastAsia" w:hAnsiTheme="minorEastAsia" w:eastAsiaTheme="minorEastAsia" w:cstheme="minorEastAsia"/>
          <w:b w:val="0"/>
          <w:bCs/>
          <w:color w:val="FF0000"/>
          <w:sz w:val="20"/>
          <w:szCs w:val="20"/>
          <w:lang w:val="en-US" w:eastAsia="zh-CN"/>
        </w:rPr>
        <w:t>四、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3E62DCFB">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color w:val="FF0000"/>
          <w:sz w:val="20"/>
          <w:szCs w:val="20"/>
          <w:lang w:val="en-US" w:eastAsia="zh-CN"/>
        </w:rPr>
      </w:pPr>
      <w:r>
        <w:rPr>
          <w:rFonts w:hint="eastAsia" w:asciiTheme="minorEastAsia" w:hAnsiTheme="minorEastAsia" w:eastAsiaTheme="minorEastAsia" w:cstheme="minor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14:paraId="06A9ACDE">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color w:val="FF0000"/>
          <w:sz w:val="20"/>
          <w:szCs w:val="20"/>
          <w:lang w:val="en-US" w:eastAsia="zh-CN"/>
        </w:rPr>
      </w:pPr>
      <w:r>
        <w:rPr>
          <w:rFonts w:hint="eastAsia" w:asciiTheme="minorEastAsia" w:hAnsiTheme="minorEastAsia" w:eastAsiaTheme="minorEastAsia" w:cstheme="minor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Theme="minorEastAsia" w:hAnsiTheme="minorEastAsia" w:eastAsiaTheme="minorEastAsia" w:cstheme="minorEastAsia"/>
          <w:color w:val="FF0000"/>
          <w:sz w:val="20"/>
          <w:szCs w:val="20"/>
        </w:rPr>
        <w:t>取消参与本市政府采购资格</w:t>
      </w:r>
      <w:r>
        <w:rPr>
          <w:rFonts w:hint="eastAsia" w:asciiTheme="minorEastAsia" w:hAnsiTheme="minorEastAsia" w:eastAsiaTheme="minorEastAsia" w:cstheme="minorEastAsia"/>
          <w:color w:val="FF0000"/>
          <w:sz w:val="20"/>
          <w:szCs w:val="20"/>
          <w:lang w:eastAsia="zh-CN"/>
        </w:rPr>
        <w:t>、</w:t>
      </w:r>
      <w:r>
        <w:rPr>
          <w:rFonts w:hint="eastAsia" w:asciiTheme="minorEastAsia" w:hAnsiTheme="minorEastAsia" w:eastAsiaTheme="minorEastAsia" w:cstheme="minorEastAsia"/>
          <w:color w:val="FF0000"/>
          <w:sz w:val="20"/>
          <w:szCs w:val="20"/>
        </w:rPr>
        <w:t>依法吊销其营业</w:t>
      </w:r>
      <w:r>
        <w:rPr>
          <w:rFonts w:hint="eastAsia" w:asciiTheme="minorEastAsia" w:hAnsiTheme="minorEastAsia" w:eastAsiaTheme="minorEastAsia" w:cstheme="minorEastAsia"/>
          <w:color w:val="FF0000"/>
          <w:sz w:val="20"/>
          <w:szCs w:val="20"/>
          <w:lang w:val="en-US" w:eastAsia="zh-CN"/>
        </w:rPr>
        <w:t>执照等行政处罚，</w:t>
      </w:r>
      <w:r>
        <w:rPr>
          <w:rFonts w:hint="eastAsia" w:asciiTheme="minorEastAsia" w:hAnsiTheme="minorEastAsia" w:eastAsiaTheme="minorEastAsia" w:cstheme="minorEastAsia"/>
          <w:color w:val="FF0000"/>
          <w:sz w:val="20"/>
          <w:szCs w:val="20"/>
        </w:rPr>
        <w:t>构成犯罪的，依法追究刑事责任</w:t>
      </w:r>
      <w:r>
        <w:rPr>
          <w:rFonts w:hint="eastAsia" w:asciiTheme="minorEastAsia" w:hAnsiTheme="minorEastAsia" w:eastAsiaTheme="minorEastAsia" w:cstheme="minorEastAsia"/>
          <w:b w:val="0"/>
          <w:bCs/>
          <w:color w:val="FF0000"/>
          <w:sz w:val="20"/>
          <w:szCs w:val="20"/>
          <w:lang w:val="en-US" w:eastAsia="zh-CN"/>
        </w:rPr>
        <w:t>，请各供应商独立编制、上传投标文件，妥善保管和使用电子秘钥。</w:t>
      </w:r>
    </w:p>
    <w:p w14:paraId="21F6BB13">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color w:val="FF0000"/>
        </w:rPr>
      </w:pPr>
      <w:r>
        <w:rPr>
          <w:rFonts w:hint="eastAsia" w:asciiTheme="minorEastAsia" w:hAnsiTheme="minorEastAsia" w:eastAsiaTheme="minorEastAsia" w:cstheme="minorEastAsia"/>
          <w:b/>
          <w:color w:val="FF0000"/>
          <w:lang w:val="en-US" w:eastAsia="zh-CN"/>
        </w:rPr>
        <w:t>五</w:t>
      </w:r>
      <w:r>
        <w:rPr>
          <w:rFonts w:hint="eastAsia" w:asciiTheme="minorEastAsia" w:hAnsiTheme="minorEastAsia" w:eastAsiaTheme="minorEastAsia" w:cstheme="minor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14:paraId="171E46CB">
      <w:pPr>
        <w:pStyle w:val="486"/>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val="en-US" w:eastAsia="zh-CN"/>
        </w:rPr>
      </w:pPr>
    </w:p>
    <w:p w14:paraId="71B14108">
      <w:pPr>
        <w:pStyle w:val="38"/>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outlineLvl w:val="1"/>
        <w:rPr>
          <w:rFonts w:hint="eastAsia" w:asciiTheme="minorEastAsia" w:hAnsiTheme="minorEastAsia" w:eastAsiaTheme="minorEastAsia" w:cstheme="minorEastAsia"/>
          <w:b/>
          <w:color w:val="FF0000"/>
          <w:kern w:val="2"/>
          <w:sz w:val="21"/>
          <w:szCs w:val="24"/>
          <w:lang w:val="en-US" w:eastAsia="zh-CN" w:bidi="ar-SA"/>
        </w:rPr>
      </w:pPr>
      <w:r>
        <w:rPr>
          <w:rFonts w:hint="eastAsia" w:asciiTheme="minorEastAsia" w:hAnsiTheme="minorEastAsia" w:eastAsiaTheme="minorEastAsia" w:cstheme="minor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14:paraId="2E25944C">
      <w:pPr>
        <w:pStyle w:val="38"/>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outlineLvl w:val="1"/>
        <w:rPr>
          <w:rFonts w:hint="eastAsia" w:asciiTheme="minorEastAsia" w:hAnsiTheme="minorEastAsia" w:eastAsiaTheme="minorEastAsia" w:cstheme="minorEastAsia"/>
          <w:color w:val="FF0000"/>
          <w:sz w:val="40"/>
          <w:szCs w:val="40"/>
        </w:rPr>
      </w:pPr>
    </w:p>
    <w:p w14:paraId="1B5BA8FB">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sz w:val="40"/>
          <w:szCs w:val="40"/>
        </w:rPr>
        <w:sectPr>
          <w:headerReference r:id="rId5" w:type="first"/>
          <w:footerReference r:id="rId6" w:type="default"/>
          <w:footerReference r:id="rId7" w:type="even"/>
          <w:pgSz w:w="11907" w:h="16840"/>
          <w:pgMar w:top="1440" w:right="1418" w:bottom="1440" w:left="1418" w:header="851" w:footer="992" w:gutter="0"/>
          <w:cols w:space="425" w:num="1"/>
          <w:titlePg/>
          <w:docGrid w:linePitch="462" w:charSpace="0"/>
        </w:sectPr>
      </w:pPr>
    </w:p>
    <w:p w14:paraId="22E37550">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十五运会龙华赛区安保信息化建设</w:t>
      </w:r>
    </w:p>
    <w:p w14:paraId="22640D38">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14:paraId="55F1B3C2">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D7AA75D">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项目编号：</w:t>
            </w:r>
          </w:p>
        </w:tc>
        <w:tc>
          <w:tcPr>
            <w:tcW w:w="5220" w:type="dxa"/>
            <w:shd w:val="clear" w:color="auto" w:fill="auto"/>
            <w:vAlign w:val="center"/>
          </w:tcPr>
          <w:p w14:paraId="39B5C7FE">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p>
        </w:tc>
      </w:tr>
      <w:tr w14:paraId="5A6154CA">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CF95299">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项目名称：</w:t>
            </w:r>
          </w:p>
        </w:tc>
        <w:tc>
          <w:tcPr>
            <w:tcW w:w="5220" w:type="dxa"/>
            <w:shd w:val="clear" w:color="auto" w:fill="auto"/>
            <w:vAlign w:val="center"/>
          </w:tcPr>
          <w:p w14:paraId="69061E5A">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十五运会龙华赛区安保信息化建设</w:t>
            </w:r>
          </w:p>
        </w:tc>
      </w:tr>
      <w:tr w14:paraId="6BCDE614">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1FFF6F14">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 xml:space="preserve">包 </w:t>
            </w:r>
            <w:r>
              <w:rPr>
                <w:rFonts w:hint="eastAsia" w:asciiTheme="minorEastAsia" w:hAnsiTheme="minorEastAsia" w:eastAsiaTheme="minorEastAsia" w:cstheme="minorEastAsia"/>
                <w:kern w:val="0"/>
                <w:sz w:val="30"/>
                <w:szCs w:val="30"/>
                <w:lang w:val="en-US" w:eastAsia="zh-CN" w:bidi="ar"/>
              </w:rPr>
              <w:t xml:space="preserve">   </w:t>
            </w:r>
            <w:r>
              <w:rPr>
                <w:rFonts w:hint="eastAsia" w:asciiTheme="minorEastAsia" w:hAnsiTheme="minorEastAsia" w:eastAsiaTheme="minorEastAsia" w:cstheme="minorEastAsia"/>
                <w:kern w:val="0"/>
                <w:sz w:val="30"/>
                <w:szCs w:val="30"/>
                <w:lang w:bidi="ar"/>
              </w:rPr>
              <w:t>号：</w:t>
            </w:r>
          </w:p>
        </w:tc>
        <w:tc>
          <w:tcPr>
            <w:tcW w:w="5220" w:type="dxa"/>
            <w:shd w:val="clear" w:color="auto" w:fill="auto"/>
            <w:vAlign w:val="center"/>
          </w:tcPr>
          <w:p w14:paraId="1E80A05D">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A</w:t>
            </w:r>
          </w:p>
        </w:tc>
      </w:tr>
      <w:tr w14:paraId="4A55B8D6">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E57184C">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项目类型：</w:t>
            </w:r>
          </w:p>
        </w:tc>
        <w:tc>
          <w:tcPr>
            <w:tcW w:w="5220" w:type="dxa"/>
            <w:shd w:val="clear" w:color="auto" w:fill="auto"/>
            <w:vAlign w:val="center"/>
          </w:tcPr>
          <w:p w14:paraId="0D0C4EEA">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货物类</w:t>
            </w:r>
          </w:p>
        </w:tc>
      </w:tr>
      <w:tr w14:paraId="6B40F13E">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02494EA1">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采购方式：</w:t>
            </w:r>
          </w:p>
        </w:tc>
        <w:tc>
          <w:tcPr>
            <w:tcW w:w="5220" w:type="dxa"/>
            <w:shd w:val="clear" w:color="auto" w:fill="auto"/>
            <w:vAlign w:val="center"/>
          </w:tcPr>
          <w:p w14:paraId="7593F76E">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公开招标</w:t>
            </w:r>
          </w:p>
        </w:tc>
      </w:tr>
      <w:tr w14:paraId="7BB1A15F">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35C5ACCF">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货币类型：</w:t>
            </w:r>
          </w:p>
        </w:tc>
        <w:tc>
          <w:tcPr>
            <w:tcW w:w="5220" w:type="dxa"/>
            <w:shd w:val="clear" w:color="auto" w:fill="auto"/>
            <w:vAlign w:val="center"/>
          </w:tcPr>
          <w:p w14:paraId="01165694">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人民币</w:t>
            </w:r>
          </w:p>
        </w:tc>
      </w:tr>
      <w:tr w14:paraId="25EF6E91">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7247793D">
            <w:pPr>
              <w:pageBreakBefore w:val="0"/>
              <w:widowControl/>
              <w:kinsoku/>
              <w:overflowPunct/>
              <w:topLinePunct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评标方法：</w:t>
            </w:r>
          </w:p>
        </w:tc>
        <w:tc>
          <w:tcPr>
            <w:tcW w:w="5220" w:type="dxa"/>
            <w:shd w:val="clear" w:color="auto" w:fill="auto"/>
            <w:vAlign w:val="center"/>
          </w:tcPr>
          <w:p w14:paraId="4A1245A4">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30"/>
                <w:szCs w:val="30"/>
              </w:rPr>
            </w:pPr>
            <w:r>
              <w:rPr>
                <w:rFonts w:hint="eastAsia" w:asciiTheme="minorEastAsia" w:hAnsiTheme="minorEastAsia" w:eastAsiaTheme="minorEastAsia" w:cstheme="minorEastAsia"/>
                <w:kern w:val="0"/>
                <w:sz w:val="30"/>
                <w:szCs w:val="30"/>
                <w:lang w:bidi="ar"/>
              </w:rPr>
              <w:t>综合评分法</w:t>
            </w:r>
          </w:p>
        </w:tc>
      </w:tr>
      <w:bookmarkEnd w:id="0"/>
    </w:tbl>
    <w:p w14:paraId="09195E4A">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77B2D9D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4BF1709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B78335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kern w:val="0"/>
                <w:sz w:val="28"/>
                <w:szCs w:val="28"/>
                <w:lang w:bidi="ar"/>
              </w:rPr>
              <w:t>内容</w:t>
            </w:r>
          </w:p>
        </w:tc>
      </w:tr>
      <w:tr w14:paraId="5E5ED7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14:paraId="56ECCA44">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115E588">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投标人不符合资格要求，或未提交相应的资格证明资料（详见招标公告</w:t>
            </w:r>
            <w:r>
              <w:rPr>
                <w:rFonts w:hint="eastAsia" w:asciiTheme="minorEastAsia" w:hAnsiTheme="minorEastAsia" w:eastAsiaTheme="minorEastAsia" w:cstheme="minorEastAsia"/>
                <w:szCs w:val="21"/>
              </w:rPr>
              <w:t>投标人资格要求，即申请人的资格要求</w:t>
            </w:r>
            <w:r>
              <w:rPr>
                <w:rFonts w:hint="eastAsia" w:asciiTheme="minorEastAsia" w:hAnsiTheme="minorEastAsia" w:eastAsiaTheme="minorEastAsia" w:cstheme="minorEastAsia"/>
                <w:kern w:val="0"/>
                <w:szCs w:val="21"/>
                <w:lang w:bidi="ar"/>
              </w:rPr>
              <w:t>）</w:t>
            </w:r>
          </w:p>
        </w:tc>
      </w:tr>
    </w:tbl>
    <w:p w14:paraId="03A20E23">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48E03C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1D343BC">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3ED18FCD">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kern w:val="0"/>
                <w:sz w:val="28"/>
                <w:szCs w:val="28"/>
                <w:lang w:bidi="ar"/>
              </w:rPr>
              <w:t>内容</w:t>
            </w:r>
          </w:p>
        </w:tc>
      </w:tr>
      <w:tr w14:paraId="577353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4CCF6E">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DEAC839">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lang w:val="en-US" w:eastAsia="zh-CN"/>
              </w:rPr>
              <w:t>不得</w:t>
            </w:r>
            <w:r>
              <w:rPr>
                <w:rFonts w:hint="eastAsia" w:asciiTheme="minorEastAsia" w:hAnsiTheme="minorEastAsia" w:eastAsiaTheme="minorEastAsia" w:cstheme="minorEastAsia"/>
              </w:rPr>
              <w:t>将一个包的内容拆开投标；</w:t>
            </w:r>
          </w:p>
        </w:tc>
      </w:tr>
      <w:tr w14:paraId="08DE3F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4C1FCE">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057CF5F">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对同一项目投标时，</w:t>
            </w:r>
            <w:r>
              <w:rPr>
                <w:rFonts w:hint="eastAsia" w:asciiTheme="minorEastAsia" w:hAnsiTheme="minorEastAsia" w:eastAsiaTheme="minorEastAsia" w:cstheme="minorEastAsia"/>
                <w:lang w:val="en-US" w:eastAsia="zh-CN"/>
              </w:rPr>
              <w:t>不得</w:t>
            </w:r>
            <w:r>
              <w:rPr>
                <w:rFonts w:hint="eastAsia" w:asciiTheme="minorEastAsia" w:hAnsiTheme="minorEastAsia" w:eastAsiaTheme="minorEastAsia" w:cstheme="minorEastAsia"/>
              </w:rPr>
              <w:t>提供两套以上的投标方案（招标文件另有规定的除外）；</w:t>
            </w:r>
          </w:p>
        </w:tc>
      </w:tr>
      <w:tr w14:paraId="4D85A42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D822354">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981EFAF">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分项报价或投标总价</w:t>
            </w:r>
            <w:r>
              <w:rPr>
                <w:rFonts w:hint="eastAsia" w:asciiTheme="minorEastAsia" w:hAnsiTheme="minorEastAsia" w:eastAsiaTheme="minorEastAsia" w:cstheme="minorEastAsia"/>
                <w:lang w:val="en-US" w:eastAsia="zh-CN"/>
              </w:rPr>
              <w:t>不得</w:t>
            </w:r>
            <w:r>
              <w:rPr>
                <w:rFonts w:hint="eastAsia" w:asciiTheme="minorEastAsia" w:hAnsiTheme="minorEastAsia" w:eastAsiaTheme="minorEastAsia" w:cstheme="minorEastAsia"/>
              </w:rPr>
              <w:t>高于</w:t>
            </w:r>
            <w:bookmarkStart w:id="1" w:name="_Hlk71832186"/>
            <w:r>
              <w:rPr>
                <w:rFonts w:hint="eastAsia" w:asciiTheme="minorEastAsia" w:hAnsiTheme="minorEastAsia" w:eastAsiaTheme="minorEastAsia" w:cstheme="minorEastAsia"/>
              </w:rPr>
              <w:t>相应预算金额（或设定的预算金额下的最高限价）</w:t>
            </w:r>
            <w:bookmarkEnd w:id="1"/>
            <w:r>
              <w:rPr>
                <w:rFonts w:hint="eastAsia" w:asciiTheme="minorEastAsia" w:hAnsiTheme="minorEastAsia" w:eastAsiaTheme="minorEastAsia" w:cstheme="minorEastAsia"/>
              </w:rPr>
              <w:t>；</w:t>
            </w:r>
          </w:p>
        </w:tc>
      </w:tr>
      <w:tr w14:paraId="1706BF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8E8CE9">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B46AC87">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545A4F6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DE8013">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9D990D3">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所投货物、服务在技术、商务等方面没有实质性满足招标文件要求的（是否实质性满足招标文件要求，由评审委员会根据实质性条款响应情况做出评判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若招标文件未设置实质性条款，不得据此做投标无效处理</w:t>
            </w:r>
            <w:r>
              <w:rPr>
                <w:rFonts w:hint="eastAsia" w:asciiTheme="minorEastAsia" w:hAnsiTheme="minorEastAsia" w:eastAsiaTheme="minorEastAsia" w:cstheme="minorEastAsia"/>
              </w:rPr>
              <w:t>）；</w:t>
            </w:r>
          </w:p>
        </w:tc>
      </w:tr>
      <w:tr w14:paraId="20FFE2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3C1416">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2593482">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未按招标文件所提供的样式填写《投标函》；未按招标文件所提供的《政府采购投标及履约承诺函》进行承诺；未按招标文件对投标文件组成的要求提供投标文件；</w:t>
            </w:r>
          </w:p>
        </w:tc>
      </w:tr>
      <w:tr w14:paraId="36F9ADE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8045EBA">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rPr>
            </w:pPr>
            <w:r>
              <w:rPr>
                <w:rFonts w:hint="eastAsia" w:asciiTheme="minorEastAsia" w:hAnsiTheme="minorEastAsia" w:eastAsiaTheme="minorEastAsia" w:cstheme="minorEastAsia"/>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BF1A501">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采购标的/所投产品/货物（服务）清单/报价等任意一类有缺漏项或响应不全，或者对招标文件规定的项目需求内容或者需求数量进行修改，评审委员会判定投标响应不满足采购需求</w:t>
            </w:r>
            <w:r>
              <w:rPr>
                <w:rFonts w:hint="eastAsia" w:asciiTheme="minorEastAsia" w:hAnsiTheme="minorEastAsia" w:eastAsiaTheme="minorEastAsia" w:cstheme="minorEastAsia"/>
              </w:rPr>
              <w:t>；</w:t>
            </w:r>
          </w:p>
        </w:tc>
      </w:tr>
      <w:tr w14:paraId="5BE6908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CE7E7E">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95846CB">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投标文件存在列放位置错误，导致属于信息公开情形的没有被公开；</w:t>
            </w:r>
          </w:p>
        </w:tc>
      </w:tr>
      <w:tr w14:paraId="63676D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1BCCDA9">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AEEE7F1">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投标文件电子文档</w:t>
            </w:r>
            <w:r>
              <w:rPr>
                <w:rFonts w:hint="eastAsia" w:asciiTheme="minorEastAsia" w:hAnsiTheme="minorEastAsia" w:eastAsiaTheme="minorEastAsia" w:cstheme="minorEastAsia"/>
                <w:lang w:val="en-US" w:eastAsia="zh-CN"/>
              </w:rPr>
              <w:t>不得</w:t>
            </w:r>
            <w:r>
              <w:rPr>
                <w:rFonts w:hint="eastAsia" w:asciiTheme="minorEastAsia" w:hAnsiTheme="minorEastAsia" w:eastAsiaTheme="minorEastAsia" w:cstheme="minorEastAsia"/>
              </w:rPr>
              <w:t>带病毒；</w:t>
            </w:r>
          </w:p>
        </w:tc>
      </w:tr>
      <w:tr w14:paraId="1FFE44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D82091">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74E6AD9">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投标文件用不属于本公司的电子密钥或电子营业执照进行加密的；</w:t>
            </w:r>
          </w:p>
        </w:tc>
      </w:tr>
      <w:tr w14:paraId="7538AF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2412AF">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4"/>
                <w:lang w:val="en-US" w:eastAsia="zh-CN"/>
              </w:rPr>
            </w:pPr>
            <w:r>
              <w:rPr>
                <w:rFonts w:hint="eastAsia" w:asciiTheme="minorEastAsia" w:hAnsiTheme="minorEastAsia" w:eastAsiaTheme="minorEastAsia" w:cstheme="minorEastAsia"/>
                <w:szCs w:val="24"/>
                <w:lang w:val="en-US" w:eastAsia="zh-CN"/>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A1A143A">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Cs w:val="24"/>
                <w:lang w:eastAsia="zh-CN"/>
              </w:rPr>
            </w:pPr>
            <w:r>
              <w:rPr>
                <w:rFonts w:hint="eastAsia" w:asciiTheme="minorEastAsia" w:hAnsiTheme="minorEastAsia" w:eastAsiaTheme="minorEastAsia" w:cstheme="minorEastAsia"/>
                <w:sz w:val="21"/>
                <w:szCs w:val="24"/>
              </w:rPr>
              <w:t>不同投标供应商投标文件“文件制作机器码”一致</w:t>
            </w:r>
            <w:r>
              <w:rPr>
                <w:rFonts w:hint="eastAsia" w:asciiTheme="minorEastAsia" w:hAnsiTheme="minorEastAsia" w:eastAsiaTheme="minorEastAsia" w:cstheme="minorEastAsia"/>
                <w:sz w:val="21"/>
                <w:szCs w:val="24"/>
                <w:lang w:eastAsia="zh-CN"/>
              </w:rPr>
              <w:t>；</w:t>
            </w:r>
          </w:p>
        </w:tc>
      </w:tr>
      <w:tr w14:paraId="6F6EC2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9A92FB4">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4"/>
                <w:lang w:val="en-US" w:eastAsia="zh-CN"/>
              </w:rPr>
            </w:pPr>
            <w:r>
              <w:rPr>
                <w:rFonts w:hint="eastAsia" w:asciiTheme="minorEastAsia" w:hAnsiTheme="minorEastAsia" w:eastAsiaTheme="minorEastAsia" w:cstheme="minorEastAsia"/>
                <w:szCs w:val="24"/>
                <w:lang w:val="en-US" w:eastAsia="zh-CN"/>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CD6AEE7">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Cs w:val="24"/>
                <w:lang w:eastAsia="zh-CN"/>
              </w:rPr>
            </w:pPr>
            <w:r>
              <w:rPr>
                <w:rFonts w:hint="eastAsia" w:asciiTheme="minorEastAsia" w:hAnsiTheme="minorEastAsia" w:eastAsiaTheme="minorEastAsia" w:cstheme="minorEastAsia"/>
                <w:sz w:val="21"/>
                <w:szCs w:val="24"/>
              </w:rPr>
              <w:t>不同投标供应商投标文件“文件创建标识码”一致</w:t>
            </w:r>
            <w:r>
              <w:rPr>
                <w:rFonts w:hint="eastAsia" w:asciiTheme="minorEastAsia" w:hAnsiTheme="minorEastAsia" w:eastAsiaTheme="minorEastAsia" w:cstheme="minorEastAsia"/>
                <w:sz w:val="21"/>
                <w:szCs w:val="24"/>
                <w:lang w:eastAsia="zh-CN"/>
              </w:rPr>
              <w:t>；</w:t>
            </w:r>
          </w:p>
        </w:tc>
      </w:tr>
      <w:tr w14:paraId="69E198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89369F">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kern w:val="0"/>
                <w:szCs w:val="21"/>
                <w:lang w:val="en-US" w:eastAsia="zh-CN" w:bidi="ar"/>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E2028F4">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法律、法规、规章、规范性文件规定的其他情形。</w:t>
            </w:r>
          </w:p>
        </w:tc>
      </w:tr>
    </w:tbl>
    <w:p w14:paraId="7E7388FF">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评标信息</w:t>
      </w:r>
    </w:p>
    <w:tbl>
      <w:tblPr>
        <w:tblStyle w:val="43"/>
        <w:tblW w:w="9283"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63"/>
        <w:gridCol w:w="618"/>
        <w:gridCol w:w="681"/>
        <w:gridCol w:w="2837"/>
        <w:gridCol w:w="681"/>
        <w:gridCol w:w="4403"/>
      </w:tblGrid>
      <w:tr w14:paraId="6203D9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gridBefore w:val="1"/>
          <w:wBefore w:w="63" w:type="dxa"/>
          <w:tblCellSpacing w:w="0" w:type="dxa"/>
          <w:jc w:val="center"/>
        </w:trPr>
        <w:tc>
          <w:tcPr>
            <w:tcW w:w="9220" w:type="dxa"/>
            <w:gridSpan w:val="5"/>
            <w:shd w:val="clear" w:color="auto" w:fill="auto"/>
            <w:vAlign w:val="center"/>
          </w:tcPr>
          <w:p w14:paraId="0A6C160E">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rPr>
              <w:t>评标方法：综合评分法</w:t>
            </w:r>
          </w:p>
        </w:tc>
      </w:tr>
      <w:tr w14:paraId="2D4D39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gridBefore w:val="1"/>
          <w:wBefore w:w="63" w:type="dxa"/>
          <w:tblCellSpacing w:w="0" w:type="dxa"/>
          <w:jc w:val="center"/>
        </w:trPr>
        <w:tc>
          <w:tcPr>
            <w:tcW w:w="9220" w:type="dxa"/>
            <w:gridSpan w:val="5"/>
            <w:shd w:val="clear" w:color="auto" w:fill="auto"/>
            <w:vAlign w:val="center"/>
          </w:tcPr>
          <w:p w14:paraId="1BC15D3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rPr>
              <w:t>综合评分法，是指投标文件满足招标文件全部实质性要求，且按照评审因素的量化指标评审得分</w:t>
            </w:r>
            <w:r>
              <w:rPr>
                <w:rFonts w:hint="eastAsia" w:asciiTheme="minorEastAsia" w:hAnsiTheme="minorEastAsia" w:eastAsiaTheme="minorEastAsia" w:cstheme="minorEastAsia"/>
                <w:szCs w:val="21"/>
                <w:lang w:val="en-US" w:eastAsia="zh-CN"/>
              </w:rPr>
              <w:t>排名前列</w:t>
            </w:r>
            <w:r>
              <w:rPr>
                <w:rFonts w:hint="eastAsia" w:asciiTheme="minorEastAsia" w:hAnsiTheme="minorEastAsia" w:eastAsiaTheme="minorEastAsia" w:cstheme="minorEastAsia"/>
                <w:szCs w:val="21"/>
              </w:rPr>
              <w:t>的投标人为中标候选人的评标方法。</w:t>
            </w:r>
          </w:p>
          <w:p w14:paraId="56E03D7D">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价格分计算方法：</w:t>
            </w:r>
          </w:p>
          <w:p w14:paraId="44F2D9B7">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1"/>
                <w:szCs w:val="21"/>
                <w:lang w:eastAsia="zh-CN"/>
              </w:rPr>
            </w:pPr>
            <w:r>
              <w:rPr>
                <w:rFonts w:hint="eastAsia" w:asciiTheme="minorEastAsia" w:hAnsiTheme="minorEastAsia" w:eastAsiaTheme="minorEastAsia" w:cstheme="minorEastAsia"/>
                <w:kern w:val="2"/>
                <w:sz w:val="21"/>
                <w:szCs w:val="21"/>
              </w:rPr>
              <w:t xml:space="preserve">采用低价优先法计算，即满足招标文件要求且投标价格最低的投标报价为评标基准价，其价格分为满分。其他投标人的价格分统一按照下列公式计算： </w:t>
            </w:r>
          </w:p>
          <w:p w14:paraId="1F40BE79">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1"/>
                <w:szCs w:val="21"/>
                <w:lang w:eastAsia="zh-CN"/>
              </w:rPr>
            </w:pPr>
            <w:r>
              <w:rPr>
                <w:rFonts w:hint="eastAsia" w:asciiTheme="minorEastAsia" w:hAnsiTheme="minorEastAsia" w:eastAsiaTheme="minorEastAsia" w:cstheme="minorEastAsia"/>
                <w:kern w:val="2"/>
                <w:sz w:val="21"/>
                <w:szCs w:val="21"/>
              </w:rPr>
              <w:t xml:space="preserve">投标报价得分=(评标基准价／投标报价)×100 </w:t>
            </w:r>
          </w:p>
          <w:p w14:paraId="4FA7A48C">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1"/>
                <w:szCs w:val="21"/>
                <w:lang w:eastAsia="zh-CN"/>
              </w:rPr>
            </w:pPr>
            <w:r>
              <w:rPr>
                <w:rFonts w:hint="eastAsia" w:asciiTheme="minorEastAsia" w:hAnsiTheme="minorEastAsia" w:eastAsiaTheme="minorEastAsia" w:cstheme="minorEastAsia"/>
                <w:kern w:val="2"/>
                <w:sz w:val="21"/>
                <w:szCs w:val="21"/>
              </w:rPr>
              <w:t xml:space="preserve">评标总得分＝F1×A1＋F2×A2＋……＋Fn×An </w:t>
            </w:r>
          </w:p>
          <w:p w14:paraId="2EA097A3">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1"/>
                <w:szCs w:val="21"/>
                <w:lang w:eastAsia="zh-CN"/>
              </w:rPr>
            </w:pPr>
            <w:r>
              <w:rPr>
                <w:rFonts w:hint="eastAsia" w:asciiTheme="minorEastAsia" w:hAnsiTheme="minorEastAsia" w:eastAsiaTheme="minorEastAsia" w:cstheme="minorEastAsia"/>
                <w:kern w:val="2"/>
                <w:sz w:val="21"/>
                <w:szCs w:val="21"/>
              </w:rPr>
              <w:t xml:space="preserve">F1、F2……Fn分别为各项评审因素的得分； </w:t>
            </w:r>
          </w:p>
          <w:p w14:paraId="4C695A54">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1"/>
                <w:szCs w:val="21"/>
                <w:lang w:eastAsia="zh-CN"/>
              </w:rPr>
            </w:pPr>
            <w:r>
              <w:rPr>
                <w:rFonts w:hint="eastAsia" w:asciiTheme="minorEastAsia" w:hAnsiTheme="minorEastAsia" w:eastAsiaTheme="minorEastAsia" w:cstheme="minorEastAsia"/>
                <w:kern w:val="2"/>
                <w:sz w:val="21"/>
                <w:szCs w:val="21"/>
              </w:rPr>
              <w:t xml:space="preserve">A1、A2、……An 分别为各项评审因素所占的权重(A1＋A2＋……＋An＝1)。 </w:t>
            </w:r>
          </w:p>
          <w:p w14:paraId="623824CB">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评标过程中，不得去掉报价中的最高报价和最低报价。</w:t>
            </w:r>
          </w:p>
          <w:p w14:paraId="681AD382">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kern w:val="2"/>
                <w:sz w:val="21"/>
                <w:szCs w:val="21"/>
              </w:rPr>
              <w:t>因落实政府采购政策进行价格调整的，以调整后的价格计算评标基准价和投标报价。</w:t>
            </w:r>
          </w:p>
        </w:tc>
      </w:tr>
      <w:tr w14:paraId="114A4E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tblCellSpacing w:w="0" w:type="dxa"/>
          <w:jc w:val="center"/>
        </w:trPr>
        <w:tc>
          <w:tcPr>
            <w:tcW w:w="681" w:type="dxa"/>
            <w:gridSpan w:val="2"/>
            <w:tcBorders>
              <w:top w:val="single" w:color="000000" w:sz="8" w:space="0"/>
              <w:left w:val="single" w:color="000000" w:sz="8" w:space="0"/>
              <w:bottom w:val="single" w:color="000000" w:sz="8" w:space="0"/>
              <w:right w:val="single" w:color="000000" w:sz="8" w:space="0"/>
            </w:tcBorders>
            <w:shd w:val="clear" w:color="auto" w:fill="E6EFFA"/>
            <w:vAlign w:val="center"/>
          </w:tcPr>
          <w:p w14:paraId="158FBEBF">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4"/>
              </w:rPr>
            </w:pPr>
            <w:bookmarkStart w:id="2" w:name="_Hlk72360569"/>
            <w:r>
              <w:rPr>
                <w:rFonts w:hint="eastAsia" w:asciiTheme="minorEastAsia" w:hAnsiTheme="minorEastAsia" w:eastAsiaTheme="minorEastAsia" w:cstheme="minorEastAsia"/>
                <w:b/>
                <w:bCs/>
                <w:kern w:val="0"/>
                <w:sz w:val="24"/>
                <w:lang w:bidi="ar"/>
              </w:rPr>
              <w:t>序号</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07D57835">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kern w:val="0"/>
                <w:sz w:val="24"/>
                <w:lang w:bidi="ar"/>
              </w:rPr>
              <w:t>评分项</w:t>
            </w:r>
          </w:p>
        </w:tc>
        <w:tc>
          <w:tcPr>
            <w:tcW w:w="4403"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05E0904C">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kern w:val="0"/>
                <w:sz w:val="24"/>
                <w:lang w:bidi="ar"/>
              </w:rPr>
              <w:t>权重(%)</w:t>
            </w:r>
          </w:p>
        </w:tc>
      </w:tr>
      <w:tr w14:paraId="2BFE7B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67D45C55">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r>
              <w:rPr>
                <w:rFonts w:hint="eastAsia" w:asciiTheme="minorEastAsia" w:hAnsiTheme="minorEastAsia" w:eastAsiaTheme="minorEastAsia" w:cstheme="minorEastAsia"/>
                <w:b/>
                <w:bCs/>
                <w:color w:val="0000FF"/>
                <w:kern w:val="0"/>
                <w:sz w:val="24"/>
                <w:lang w:bidi="ar"/>
              </w:rPr>
              <w:t>1</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14:paraId="0E7E18B0">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r>
              <w:rPr>
                <w:rFonts w:hint="eastAsia" w:asciiTheme="minorEastAsia" w:hAnsiTheme="minorEastAsia" w:eastAsiaTheme="minorEastAsia" w:cstheme="minorEastAsia"/>
                <w:b/>
                <w:bCs/>
                <w:color w:val="0000FF"/>
                <w:kern w:val="0"/>
                <w:sz w:val="24"/>
                <w:lang w:bidi="ar"/>
              </w:rPr>
              <w:t>价格</w:t>
            </w:r>
          </w:p>
        </w:tc>
        <w:tc>
          <w:tcPr>
            <w:tcW w:w="44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5BB650">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r>
              <w:rPr>
                <w:rFonts w:hint="eastAsia" w:asciiTheme="minorEastAsia" w:hAnsiTheme="minorEastAsia" w:eastAsiaTheme="minorEastAsia" w:cstheme="minorEastAsia"/>
                <w:b/>
                <w:bCs/>
                <w:color w:val="0000FF"/>
                <w:kern w:val="0"/>
                <w:sz w:val="24"/>
                <w:lang w:val="en-US" w:eastAsia="zh-CN" w:bidi="ar"/>
              </w:rPr>
              <w:t>3</w:t>
            </w:r>
            <w:r>
              <w:rPr>
                <w:rFonts w:hint="eastAsia" w:asciiTheme="minorEastAsia" w:hAnsiTheme="minorEastAsia" w:eastAsiaTheme="minorEastAsia" w:cstheme="minorEastAsia"/>
                <w:b/>
                <w:bCs/>
                <w:color w:val="0000FF"/>
                <w:kern w:val="0"/>
                <w:sz w:val="24"/>
                <w:lang w:bidi="ar"/>
              </w:rPr>
              <w:t>0</w:t>
            </w:r>
          </w:p>
        </w:tc>
      </w:tr>
      <w:tr w14:paraId="6272F7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A79382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8602" w:type="dxa"/>
            <w:gridSpan w:val="4"/>
            <w:tcBorders>
              <w:top w:val="single" w:color="000000" w:sz="8" w:space="0"/>
              <w:left w:val="single" w:color="000000" w:sz="8" w:space="0"/>
              <w:bottom w:val="single" w:color="000000" w:sz="8" w:space="0"/>
              <w:right w:val="single" w:color="000000" w:sz="8" w:space="0"/>
            </w:tcBorders>
            <w:shd w:val="clear" w:color="auto" w:fill="auto"/>
          </w:tcPr>
          <w:p w14:paraId="1462B17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tc>
      </w:tr>
      <w:tr w14:paraId="5AF8C47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restart"/>
            <w:tcBorders>
              <w:top w:val="single" w:color="000000" w:sz="8" w:space="0"/>
              <w:left w:val="single" w:color="000000" w:sz="8" w:space="0"/>
              <w:right w:val="single" w:color="000000" w:sz="8" w:space="0"/>
            </w:tcBorders>
            <w:shd w:val="clear" w:color="auto" w:fill="auto"/>
            <w:vAlign w:val="center"/>
          </w:tcPr>
          <w:p w14:paraId="18AF4325">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r>
              <w:rPr>
                <w:rFonts w:hint="eastAsia" w:asciiTheme="minorEastAsia" w:hAnsiTheme="minorEastAsia" w:eastAsiaTheme="minorEastAsia" w:cstheme="minorEastAsia"/>
                <w:b/>
                <w:bCs/>
                <w:color w:val="0000FF"/>
                <w:kern w:val="0"/>
                <w:sz w:val="24"/>
                <w:lang w:bidi="ar"/>
              </w:rPr>
              <w:t>2</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14:paraId="453F04FA">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r>
              <w:rPr>
                <w:rFonts w:hint="eastAsia" w:asciiTheme="minorEastAsia" w:hAnsiTheme="minorEastAsia" w:eastAsiaTheme="minorEastAsia" w:cstheme="minorEastAsia"/>
                <w:b/>
                <w:bCs/>
                <w:color w:val="0000FF"/>
                <w:kern w:val="0"/>
                <w:sz w:val="24"/>
                <w:lang w:bidi="ar"/>
              </w:rPr>
              <w:t>技术部分</w:t>
            </w:r>
          </w:p>
        </w:tc>
        <w:tc>
          <w:tcPr>
            <w:tcW w:w="44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F5E224">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default" w:asciiTheme="minorEastAsia" w:hAnsiTheme="minorEastAsia" w:eastAsiaTheme="minorEastAsia" w:cstheme="minorEastAsia"/>
                <w:b/>
                <w:bCs/>
                <w:color w:val="0000FF"/>
                <w:sz w:val="24"/>
                <w:lang w:val="en-US" w:eastAsia="zh-CN"/>
              </w:rPr>
            </w:pPr>
            <w:r>
              <w:rPr>
                <w:rFonts w:hint="eastAsia" w:asciiTheme="minorEastAsia" w:hAnsiTheme="minorEastAsia" w:eastAsiaTheme="minorEastAsia" w:cstheme="minorEastAsia"/>
                <w:b/>
                <w:bCs/>
                <w:color w:val="0000FF"/>
                <w:sz w:val="24"/>
                <w:lang w:val="en-US" w:eastAsia="zh-CN"/>
              </w:rPr>
              <w:t>55</w:t>
            </w:r>
          </w:p>
        </w:tc>
      </w:tr>
      <w:tr w14:paraId="330E1C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781F26D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8602" w:type="dxa"/>
            <w:gridSpan w:val="4"/>
            <w:tcBorders>
              <w:top w:val="single" w:color="000000" w:sz="8" w:space="0"/>
              <w:left w:val="single" w:color="000000" w:sz="8" w:space="0"/>
              <w:bottom w:val="single" w:color="000000" w:sz="8" w:space="0"/>
              <w:right w:val="single" w:color="000000" w:sz="8" w:space="0"/>
            </w:tcBorders>
            <w:shd w:val="clear" w:color="auto" w:fill="auto"/>
          </w:tcPr>
          <w:p w14:paraId="7431806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tc>
      </w:tr>
      <w:tr w14:paraId="6A27C1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left w:val="single" w:color="000000" w:sz="8" w:space="0"/>
              <w:right w:val="single" w:color="000000" w:sz="8" w:space="0"/>
            </w:tcBorders>
            <w:shd w:val="clear" w:color="auto" w:fill="E6EFFA"/>
            <w:vAlign w:val="center"/>
          </w:tcPr>
          <w:p w14:paraId="5D63130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368B248">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4A94E37">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39C3EEF">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权重(%)</w:t>
            </w:r>
          </w:p>
        </w:tc>
        <w:tc>
          <w:tcPr>
            <w:tcW w:w="4403"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FE20405">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评分准则</w:t>
            </w:r>
          </w:p>
        </w:tc>
      </w:tr>
      <w:tr w14:paraId="11A2F2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3723C9E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14E573">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3CB5EC">
            <w:pPr>
              <w:keepNext w:val="0"/>
              <w:keepLines w:val="0"/>
              <w:pageBreakBefore w:val="0"/>
              <w:widowControl/>
              <w:kinsoku/>
              <w:overflowPunct/>
              <w:topLinePunct w:val="0"/>
              <w:autoSpaceDE/>
              <w:autoSpaceDN/>
              <w:bidi w:val="0"/>
              <w:adjustRightInd/>
              <w:snapToGrid/>
              <w:spacing w:line="360" w:lineRule="auto"/>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color w:val="auto"/>
                <w:sz w:val="21"/>
                <w:szCs w:val="21"/>
                <w:highlight w:val="none"/>
              </w:rPr>
              <w:t>项目实施方案</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16AC77">
            <w:pPr>
              <w:keepNext w:val="0"/>
              <w:keepLines w:val="0"/>
              <w:pageBreakBefore w:val="0"/>
              <w:widowControl/>
              <w:kinsoku/>
              <w:overflowPunct/>
              <w:topLinePunct w:val="0"/>
              <w:autoSpaceDE/>
              <w:autoSpaceDN/>
              <w:bidi w:val="0"/>
              <w:adjustRightInd/>
              <w:snapToGrid/>
              <w:spacing w:line="360" w:lineRule="auto"/>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lang w:val="en-US" w:eastAsia="zh-CN"/>
              </w:rPr>
              <w:t>10</w:t>
            </w:r>
          </w:p>
        </w:tc>
        <w:tc>
          <w:tcPr>
            <w:tcW w:w="4403" w:type="dxa"/>
            <w:tcBorders>
              <w:top w:val="single" w:color="000000" w:sz="8" w:space="0"/>
              <w:left w:val="single" w:color="000000" w:sz="8" w:space="0"/>
              <w:bottom w:val="single" w:color="000000" w:sz="8" w:space="0"/>
              <w:right w:val="single" w:color="000000" w:sz="8" w:space="0"/>
            </w:tcBorders>
            <w:shd w:val="clear" w:color="auto" w:fill="auto"/>
            <w:vAlign w:val="top"/>
          </w:tcPr>
          <w:p w14:paraId="65DA5109">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b/>
                <w:bCs w:val="0"/>
                <w:color w:val="auto"/>
                <w:sz w:val="21"/>
                <w:szCs w:val="21"/>
                <w:highlight w:val="none"/>
              </w:rPr>
            </w:pPr>
            <w:r>
              <w:rPr>
                <w:rFonts w:hint="eastAsia" w:asciiTheme="minorEastAsia" w:hAnsiTheme="minorEastAsia" w:eastAsiaTheme="minorEastAsia" w:cstheme="minorEastAsia"/>
                <w:b/>
                <w:bCs w:val="0"/>
                <w:color w:val="auto"/>
                <w:sz w:val="21"/>
                <w:szCs w:val="21"/>
                <w:highlight w:val="none"/>
                <w:lang w:val="en-US" w:eastAsia="zh-CN"/>
              </w:rPr>
              <w:t>考察</w:t>
            </w:r>
            <w:r>
              <w:rPr>
                <w:rFonts w:hint="eastAsia" w:asciiTheme="minorEastAsia" w:hAnsiTheme="minorEastAsia" w:eastAsiaTheme="minorEastAsia" w:cstheme="minorEastAsia"/>
                <w:b/>
                <w:bCs w:val="0"/>
                <w:color w:val="auto"/>
                <w:sz w:val="21"/>
                <w:szCs w:val="21"/>
                <w:highlight w:val="none"/>
              </w:rPr>
              <w:t>内容：</w:t>
            </w:r>
          </w:p>
          <w:p w14:paraId="07AC7536">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投标人根据项目需求提供项目实施方案，</w:t>
            </w:r>
            <w:r>
              <w:rPr>
                <w:rFonts w:hint="eastAsia" w:asciiTheme="minorEastAsia" w:hAnsiTheme="minorEastAsia" w:eastAsiaTheme="minorEastAsia" w:cstheme="minorEastAsia"/>
                <w:color w:val="auto"/>
                <w:sz w:val="21"/>
                <w:szCs w:val="21"/>
                <w:highlight w:val="none"/>
                <w:lang w:val="en-US" w:eastAsia="zh-CN"/>
              </w:rPr>
              <w:t>内容</w:t>
            </w:r>
            <w:r>
              <w:rPr>
                <w:rFonts w:hint="eastAsia" w:asciiTheme="minorEastAsia" w:hAnsiTheme="minorEastAsia" w:eastAsiaTheme="minorEastAsia" w:cstheme="minorEastAsia"/>
                <w:color w:val="auto"/>
                <w:sz w:val="21"/>
                <w:szCs w:val="21"/>
                <w:highlight w:val="none"/>
              </w:rPr>
              <w:t>包括</w:t>
            </w:r>
            <w:r>
              <w:rPr>
                <w:rFonts w:hint="eastAsia" w:asciiTheme="minorEastAsia" w:hAnsiTheme="minorEastAsia" w:eastAsiaTheme="minorEastAsia" w:cstheme="minorEastAsia"/>
                <w:color w:val="auto"/>
                <w:sz w:val="21"/>
                <w:szCs w:val="21"/>
                <w:highlight w:val="none"/>
                <w:lang w:val="en-US" w:eastAsia="zh-CN"/>
              </w:rPr>
              <w:t>但不限于</w:t>
            </w:r>
            <w:r>
              <w:rPr>
                <w:rFonts w:hint="eastAsia" w:asciiTheme="minorEastAsia" w:hAnsiTheme="minorEastAsia" w:eastAsiaTheme="minorEastAsia" w:cstheme="minorEastAsia"/>
                <w:color w:val="auto"/>
                <w:sz w:val="21"/>
                <w:szCs w:val="21"/>
                <w:highlight w:val="none"/>
              </w:rPr>
              <w:t>：</w:t>
            </w:r>
          </w:p>
          <w:p w14:paraId="4C189E77">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1.项目实施进度安排；</w:t>
            </w:r>
          </w:p>
          <w:p w14:paraId="3BDA05C0">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2.质量保证措施方案；</w:t>
            </w:r>
          </w:p>
          <w:p w14:paraId="22A3D87B">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3.维修维护方案；</w:t>
            </w:r>
          </w:p>
          <w:p w14:paraId="7684A252">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lang w:eastAsia="zh-CN"/>
              </w:rPr>
            </w:pPr>
            <w:r>
              <w:rPr>
                <w:rFonts w:hint="eastAsia" w:asciiTheme="minorEastAsia" w:hAnsiTheme="minorEastAsia" w:eastAsiaTheme="minorEastAsia" w:cstheme="minorEastAsia"/>
                <w:color w:val="auto"/>
                <w:sz w:val="21"/>
                <w:szCs w:val="21"/>
                <w:highlight w:val="none"/>
              </w:rPr>
              <w:t>4.应急预案</w:t>
            </w:r>
            <w:r>
              <w:rPr>
                <w:rFonts w:hint="eastAsia" w:asciiTheme="minorEastAsia" w:hAnsiTheme="minorEastAsia" w:eastAsiaTheme="minorEastAsia" w:cstheme="minorEastAsia"/>
                <w:color w:val="auto"/>
                <w:sz w:val="21"/>
                <w:szCs w:val="21"/>
                <w:highlight w:val="none"/>
                <w:lang w:eastAsia="zh-CN"/>
              </w:rPr>
              <w:t>；</w:t>
            </w:r>
          </w:p>
          <w:p w14:paraId="2255AD8E">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5.各子系统新购设备（固定点台、视频会议、视频监控、语音网关四个子项）与现有系统的兼容方案；</w:t>
            </w:r>
          </w:p>
          <w:p w14:paraId="2A2C5726">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每满足以上任意1项的得1</w:t>
            </w:r>
            <w:ins w:id="0" w:author="admin" w:date="2025-06-26T20:15:28Z">
              <w:r>
                <w:rPr>
                  <w:rFonts w:hint="eastAsia" w:asciiTheme="minorEastAsia" w:hAnsiTheme="minorEastAsia" w:eastAsiaTheme="minorEastAsia" w:cstheme="minorEastAsia"/>
                  <w:color w:val="auto"/>
                  <w:sz w:val="21"/>
                  <w:szCs w:val="21"/>
                  <w:highlight w:val="none"/>
                  <w:lang w:val="en-US" w:eastAsia="zh-CN"/>
                </w:rPr>
                <w:t>0</w:t>
              </w:r>
            </w:ins>
            <w:r>
              <w:rPr>
                <w:rFonts w:hint="eastAsia" w:asciiTheme="minorEastAsia" w:hAnsiTheme="minorEastAsia" w:eastAsiaTheme="minorEastAsia" w:cstheme="minorEastAsia"/>
                <w:color w:val="auto"/>
                <w:sz w:val="21"/>
                <w:szCs w:val="21"/>
                <w:highlight w:val="none"/>
                <w:lang w:val="en-US" w:eastAsia="zh-CN"/>
              </w:rPr>
              <w:t>分，最高得5</w:t>
            </w:r>
            <w:ins w:id="1" w:author="admin" w:date="2025-06-26T20:15:32Z">
              <w:r>
                <w:rPr>
                  <w:rFonts w:hint="eastAsia" w:asciiTheme="minorEastAsia" w:hAnsiTheme="minorEastAsia" w:eastAsiaTheme="minorEastAsia" w:cstheme="minorEastAsia"/>
                  <w:color w:val="auto"/>
                  <w:sz w:val="21"/>
                  <w:szCs w:val="21"/>
                  <w:highlight w:val="none"/>
                  <w:lang w:val="en-US" w:eastAsia="zh-CN"/>
                </w:rPr>
                <w:t>0</w:t>
              </w:r>
            </w:ins>
            <w:r>
              <w:rPr>
                <w:rFonts w:hint="eastAsia" w:asciiTheme="minorEastAsia" w:hAnsiTheme="minorEastAsia" w:eastAsiaTheme="minorEastAsia" w:cstheme="minorEastAsia"/>
                <w:color w:val="auto"/>
                <w:sz w:val="21"/>
                <w:szCs w:val="21"/>
                <w:highlight w:val="none"/>
                <w:lang w:val="en-US" w:eastAsia="zh-CN"/>
              </w:rPr>
              <w:t>分。</w:t>
            </w:r>
          </w:p>
          <w:p w14:paraId="5593B71B">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b/>
                <w:bCs w:val="0"/>
                <w:color w:val="auto"/>
                <w:sz w:val="21"/>
                <w:szCs w:val="21"/>
                <w:highlight w:val="none"/>
              </w:rPr>
            </w:pPr>
            <w:r>
              <w:rPr>
                <w:rFonts w:hint="eastAsia" w:asciiTheme="minorEastAsia" w:hAnsiTheme="minorEastAsia" w:eastAsiaTheme="minorEastAsia" w:cstheme="minorEastAsia"/>
                <w:b/>
                <w:bCs w:val="0"/>
                <w:color w:val="auto"/>
                <w:sz w:val="21"/>
                <w:szCs w:val="21"/>
                <w:highlight w:val="none"/>
              </w:rPr>
              <w:t>评分标准：</w:t>
            </w:r>
          </w:p>
          <w:p w14:paraId="49A32995">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lang w:val="en-US" w:eastAsia="zh-CN"/>
              </w:rPr>
              <w:t>1</w:t>
            </w:r>
            <w:r>
              <w:rPr>
                <w:rFonts w:hint="eastAsia" w:asciiTheme="minorEastAsia" w:hAnsiTheme="minorEastAsia" w:eastAsiaTheme="minorEastAsia" w:cstheme="minorEastAsia"/>
                <w:color w:val="auto"/>
                <w:sz w:val="21"/>
                <w:szCs w:val="21"/>
                <w:highlight w:val="none"/>
              </w:rPr>
              <w:t>.在第</w:t>
            </w:r>
            <w:r>
              <w:rPr>
                <w:rFonts w:hint="eastAsia" w:asciiTheme="minorEastAsia" w:hAnsiTheme="minorEastAsia" w:eastAsiaTheme="minorEastAsia" w:cstheme="minorEastAsia"/>
                <w:color w:val="auto"/>
                <w:sz w:val="21"/>
                <w:szCs w:val="21"/>
                <w:highlight w:val="none"/>
                <w:lang w:eastAsia="zh-CN"/>
              </w:rPr>
              <w:t>（</w:t>
            </w:r>
            <w:r>
              <w:rPr>
                <w:rFonts w:hint="eastAsia" w:asciiTheme="minorEastAsia" w:hAnsiTheme="minorEastAsia" w:eastAsiaTheme="minorEastAsia" w:cstheme="minorEastAsia"/>
                <w:color w:val="auto"/>
                <w:sz w:val="21"/>
                <w:szCs w:val="21"/>
                <w:highlight w:val="none"/>
                <w:lang w:val="en-US" w:eastAsia="zh-CN"/>
              </w:rPr>
              <w:t>一</w:t>
            </w:r>
            <w:r>
              <w:rPr>
                <w:rFonts w:hint="eastAsia" w:asciiTheme="minorEastAsia" w:hAnsiTheme="minorEastAsia" w:eastAsiaTheme="minorEastAsia" w:cstheme="minorEastAsia"/>
                <w:color w:val="auto"/>
                <w:sz w:val="21"/>
                <w:szCs w:val="21"/>
                <w:highlight w:val="none"/>
                <w:lang w:eastAsia="zh-CN"/>
              </w:rPr>
              <w:t>）</w:t>
            </w:r>
            <w:r>
              <w:rPr>
                <w:rFonts w:hint="eastAsia" w:asciiTheme="minorEastAsia" w:hAnsiTheme="minorEastAsia" w:eastAsiaTheme="minorEastAsia" w:cstheme="minorEastAsia"/>
                <w:color w:val="auto"/>
                <w:sz w:val="21"/>
                <w:szCs w:val="21"/>
                <w:highlight w:val="none"/>
              </w:rPr>
              <w:t>项评分的基础上，专家根据各投标人的具体响应内容按照量化的评审因素指标进一步评审：</w:t>
            </w:r>
          </w:p>
          <w:p w14:paraId="493F35DB">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①方案内容全面；</w:t>
            </w:r>
          </w:p>
          <w:p w14:paraId="310C671A">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②方案内容科学合理；</w:t>
            </w:r>
          </w:p>
          <w:p w14:paraId="1088AE5B">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③方案内容具体；</w:t>
            </w:r>
          </w:p>
          <w:p w14:paraId="3205D56A">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④方案内容针对性强；</w:t>
            </w:r>
          </w:p>
          <w:p w14:paraId="278E3C64">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⑤方案内容可操作性强。</w:t>
            </w:r>
          </w:p>
          <w:p w14:paraId="3F257993">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满足以上五项要求的评价为优，</w:t>
            </w:r>
            <w:del w:id="2" w:author="admin" w:date="2025-06-26T20:15:35Z">
              <w:r>
                <w:rPr>
                  <w:rFonts w:hint="default" w:asciiTheme="minorEastAsia" w:hAnsiTheme="minorEastAsia" w:eastAsiaTheme="minorEastAsia" w:cstheme="minorEastAsia"/>
                  <w:color w:val="auto"/>
                  <w:sz w:val="21"/>
                  <w:szCs w:val="21"/>
                  <w:highlight w:val="none"/>
                  <w:lang w:val="en-US" w:eastAsia="zh-CN"/>
                </w:rPr>
                <w:delText>得5</w:delText>
              </w:r>
            </w:del>
            <w:ins w:id="3" w:author="admin" w:date="2025-06-26T20:15:36Z">
              <w:r>
                <w:rPr>
                  <w:rFonts w:hint="eastAsia" w:asciiTheme="minorEastAsia" w:hAnsiTheme="minorEastAsia" w:eastAsiaTheme="minorEastAsia" w:cstheme="minorEastAsia"/>
                  <w:color w:val="auto"/>
                  <w:sz w:val="21"/>
                  <w:szCs w:val="21"/>
                  <w:highlight w:val="none"/>
                  <w:lang w:val="en-US" w:eastAsia="zh-CN"/>
                </w:rPr>
                <w:t>加50</w:t>
              </w:r>
            </w:ins>
            <w:r>
              <w:rPr>
                <w:rFonts w:hint="eastAsia" w:asciiTheme="minorEastAsia" w:hAnsiTheme="minorEastAsia" w:eastAsiaTheme="minorEastAsia" w:cstheme="minorEastAsia"/>
                <w:color w:val="auto"/>
                <w:sz w:val="21"/>
                <w:szCs w:val="21"/>
                <w:highlight w:val="none"/>
              </w:rPr>
              <w:t>分；</w:t>
            </w:r>
          </w:p>
          <w:p w14:paraId="47285F5B">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满足以上四项要求的评价为良，</w:t>
            </w:r>
            <w:del w:id="4" w:author="admin" w:date="2025-06-26T20:15:38Z">
              <w:r>
                <w:rPr>
                  <w:rFonts w:hint="default" w:asciiTheme="minorEastAsia" w:hAnsiTheme="minorEastAsia" w:eastAsiaTheme="minorEastAsia" w:cstheme="minorEastAsia"/>
                  <w:color w:val="auto"/>
                  <w:sz w:val="21"/>
                  <w:szCs w:val="21"/>
                  <w:highlight w:val="none"/>
                  <w:lang w:val="en-US" w:eastAsia="zh-CN"/>
                </w:rPr>
                <w:delText>得3</w:delText>
              </w:r>
            </w:del>
            <w:ins w:id="5" w:author="admin" w:date="2025-06-26T20:15:38Z">
              <w:r>
                <w:rPr>
                  <w:rFonts w:hint="eastAsia" w:asciiTheme="minorEastAsia" w:hAnsiTheme="minorEastAsia" w:eastAsiaTheme="minorEastAsia" w:cstheme="minorEastAsia"/>
                  <w:color w:val="auto"/>
                  <w:sz w:val="21"/>
                  <w:szCs w:val="21"/>
                  <w:highlight w:val="none"/>
                  <w:lang w:val="en-US" w:eastAsia="zh-CN"/>
                </w:rPr>
                <w:t>加</w:t>
              </w:r>
            </w:ins>
            <w:ins w:id="6" w:author="admin" w:date="2025-06-26T20:15:39Z">
              <w:r>
                <w:rPr>
                  <w:rFonts w:hint="eastAsia" w:asciiTheme="minorEastAsia" w:hAnsiTheme="minorEastAsia" w:eastAsiaTheme="minorEastAsia" w:cstheme="minorEastAsia"/>
                  <w:color w:val="auto"/>
                  <w:sz w:val="21"/>
                  <w:szCs w:val="21"/>
                  <w:highlight w:val="none"/>
                  <w:lang w:val="en-US" w:eastAsia="zh-CN"/>
                </w:rPr>
                <w:t>30</w:t>
              </w:r>
            </w:ins>
            <w:r>
              <w:rPr>
                <w:rFonts w:hint="eastAsia" w:asciiTheme="minorEastAsia" w:hAnsiTheme="minorEastAsia" w:eastAsiaTheme="minorEastAsia" w:cstheme="minorEastAsia"/>
                <w:color w:val="auto"/>
                <w:sz w:val="21"/>
                <w:szCs w:val="21"/>
                <w:highlight w:val="none"/>
              </w:rPr>
              <w:t>分；</w:t>
            </w:r>
          </w:p>
          <w:p w14:paraId="5C0ED846">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满足以上三项要求的评价为中，</w:t>
            </w:r>
            <w:del w:id="7" w:author="admin" w:date="2025-06-26T20:15:41Z">
              <w:r>
                <w:rPr>
                  <w:rFonts w:hint="default" w:asciiTheme="minorEastAsia" w:hAnsiTheme="minorEastAsia" w:eastAsiaTheme="minorEastAsia" w:cstheme="minorEastAsia"/>
                  <w:color w:val="auto"/>
                  <w:sz w:val="21"/>
                  <w:szCs w:val="21"/>
                  <w:highlight w:val="none"/>
                  <w:lang w:val="en-US" w:eastAsia="zh-CN"/>
                </w:rPr>
                <w:delText>得1</w:delText>
              </w:r>
            </w:del>
            <w:ins w:id="8" w:author="admin" w:date="2025-06-26T20:15:41Z">
              <w:r>
                <w:rPr>
                  <w:rFonts w:hint="eastAsia" w:asciiTheme="minorEastAsia" w:hAnsiTheme="minorEastAsia" w:eastAsiaTheme="minorEastAsia" w:cstheme="minorEastAsia"/>
                  <w:color w:val="auto"/>
                  <w:sz w:val="21"/>
                  <w:szCs w:val="21"/>
                  <w:highlight w:val="none"/>
                  <w:lang w:val="en-US" w:eastAsia="zh-CN"/>
                </w:rPr>
                <w:t>加</w:t>
              </w:r>
            </w:ins>
            <w:ins w:id="9" w:author="admin" w:date="2025-06-26T20:15:42Z">
              <w:r>
                <w:rPr>
                  <w:rFonts w:hint="eastAsia" w:asciiTheme="minorEastAsia" w:hAnsiTheme="minorEastAsia" w:eastAsiaTheme="minorEastAsia" w:cstheme="minorEastAsia"/>
                  <w:color w:val="auto"/>
                  <w:sz w:val="21"/>
                  <w:szCs w:val="21"/>
                  <w:highlight w:val="none"/>
                  <w:lang w:val="en-US" w:eastAsia="zh-CN"/>
                </w:rPr>
                <w:t>10</w:t>
              </w:r>
            </w:ins>
            <w:r>
              <w:rPr>
                <w:rFonts w:hint="eastAsia" w:asciiTheme="minorEastAsia" w:hAnsiTheme="minorEastAsia" w:eastAsiaTheme="minorEastAsia" w:cstheme="minorEastAsia"/>
                <w:color w:val="auto"/>
                <w:sz w:val="21"/>
                <w:szCs w:val="21"/>
                <w:highlight w:val="none"/>
              </w:rPr>
              <w:t>分；</w:t>
            </w:r>
          </w:p>
          <w:p w14:paraId="17D0DAB2">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上述其他情况之外的评价为差，不</w:t>
            </w:r>
            <w:del w:id="10" w:author="admin" w:date="2025-06-26T20:15:44Z">
              <w:r>
                <w:rPr>
                  <w:rFonts w:hint="default" w:asciiTheme="minorEastAsia" w:hAnsiTheme="minorEastAsia" w:eastAsiaTheme="minorEastAsia" w:cstheme="minorEastAsia"/>
                  <w:color w:val="auto"/>
                  <w:sz w:val="21"/>
                  <w:szCs w:val="21"/>
                  <w:highlight w:val="none"/>
                  <w:lang w:val="en-US" w:eastAsia="zh-CN"/>
                </w:rPr>
                <w:delText>得</w:delText>
              </w:r>
            </w:del>
            <w:ins w:id="11" w:author="admin" w:date="2025-06-26T20:15:45Z">
              <w:r>
                <w:rPr>
                  <w:rFonts w:hint="eastAsia" w:asciiTheme="minorEastAsia" w:hAnsiTheme="minorEastAsia" w:eastAsiaTheme="minorEastAsia" w:cstheme="minorEastAsia"/>
                  <w:color w:val="auto"/>
                  <w:sz w:val="21"/>
                  <w:szCs w:val="21"/>
                  <w:highlight w:val="none"/>
                  <w:lang w:val="en-US" w:eastAsia="zh-CN"/>
                </w:rPr>
                <w:t>加</w:t>
              </w:r>
            </w:ins>
            <w:r>
              <w:rPr>
                <w:rFonts w:hint="eastAsia" w:asciiTheme="minorEastAsia" w:hAnsiTheme="minorEastAsia" w:eastAsiaTheme="minorEastAsia" w:cstheme="minorEastAsia"/>
                <w:color w:val="auto"/>
                <w:sz w:val="21"/>
                <w:szCs w:val="21"/>
                <w:highlight w:val="none"/>
              </w:rPr>
              <w:t>分。</w:t>
            </w:r>
          </w:p>
          <w:p w14:paraId="2D35094A">
            <w:pPr>
              <w:keepNext w:val="0"/>
              <w:keepLines w:val="0"/>
              <w:pageBreakBefore w:val="0"/>
              <w:widowControl/>
              <w:kinsoku/>
              <w:wordWrap w:val="0"/>
              <w:overflowPunct/>
              <w:topLinePunct w:val="0"/>
              <w:autoSpaceDE/>
              <w:autoSpaceDN/>
              <w:bidi w:val="0"/>
              <w:adjustRightInd/>
              <w:snapToGrid/>
              <w:spacing w:line="360" w:lineRule="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b/>
                <w:bCs w:val="0"/>
                <w:color w:val="auto"/>
                <w:sz w:val="21"/>
                <w:szCs w:val="21"/>
                <w:highlight w:val="none"/>
              </w:rPr>
              <w:t>注：以上1-2项得分累计，最高得</w:t>
            </w:r>
            <w:r>
              <w:rPr>
                <w:rFonts w:hint="eastAsia" w:asciiTheme="minorEastAsia" w:hAnsiTheme="minorEastAsia" w:eastAsiaTheme="minorEastAsia" w:cstheme="minorEastAsia"/>
                <w:b/>
                <w:bCs w:val="0"/>
                <w:color w:val="auto"/>
                <w:sz w:val="21"/>
                <w:szCs w:val="21"/>
                <w:highlight w:val="none"/>
                <w:lang w:val="en-US" w:eastAsia="zh-CN"/>
              </w:rPr>
              <w:t>10</w:t>
            </w:r>
            <w:ins w:id="12" w:author="admin" w:date="2025-06-26T20:15:46Z">
              <w:r>
                <w:rPr>
                  <w:rFonts w:hint="eastAsia" w:asciiTheme="minorEastAsia" w:hAnsiTheme="minorEastAsia" w:eastAsiaTheme="minorEastAsia" w:cstheme="minorEastAsia"/>
                  <w:b/>
                  <w:bCs w:val="0"/>
                  <w:color w:val="auto"/>
                  <w:sz w:val="21"/>
                  <w:szCs w:val="21"/>
                  <w:highlight w:val="none"/>
                  <w:lang w:val="en-US" w:eastAsia="zh-CN"/>
                </w:rPr>
                <w:t>0</w:t>
              </w:r>
            </w:ins>
            <w:r>
              <w:rPr>
                <w:rFonts w:hint="eastAsia" w:asciiTheme="minorEastAsia" w:hAnsiTheme="minorEastAsia" w:eastAsiaTheme="minorEastAsia" w:cstheme="minorEastAsia"/>
                <w:b/>
                <w:bCs w:val="0"/>
                <w:color w:val="auto"/>
                <w:sz w:val="21"/>
                <w:szCs w:val="21"/>
                <w:highlight w:val="none"/>
              </w:rPr>
              <w:t>分。</w:t>
            </w:r>
          </w:p>
        </w:tc>
      </w:tr>
      <w:tr w14:paraId="279F53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40E4EF1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9494301">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kern w:val="0"/>
                <w:sz w:val="21"/>
                <w:szCs w:val="21"/>
                <w:lang w:val="en-US" w:eastAsia="zh-CN" w:bidi="ar"/>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F8F28CA">
            <w:pPr>
              <w:keepNext w:val="0"/>
              <w:keepLines w:val="0"/>
              <w:pageBreakBefore w:val="0"/>
              <w:widowControl/>
              <w:kinsoku/>
              <w:overflowPunct/>
              <w:topLinePunct w:val="0"/>
              <w:autoSpaceDE/>
              <w:autoSpaceDN/>
              <w:bidi w:val="0"/>
              <w:adjustRightInd/>
              <w:snapToGrid/>
              <w:spacing w:line="360" w:lineRule="auto"/>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技术要求偏离情况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765708">
            <w:pPr>
              <w:keepNext w:val="0"/>
              <w:keepLines w:val="0"/>
              <w:pageBreakBefore w:val="0"/>
              <w:widowControl/>
              <w:kinsoku/>
              <w:overflowPunct/>
              <w:topLinePunct w:val="0"/>
              <w:autoSpaceDE/>
              <w:autoSpaceDN/>
              <w:bidi w:val="0"/>
              <w:adjustRightInd/>
              <w:snapToGrid/>
              <w:spacing w:line="360" w:lineRule="auto"/>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lang w:val="en-US" w:eastAsia="zh-CN"/>
              </w:rPr>
              <w:t>30</w:t>
            </w:r>
          </w:p>
        </w:tc>
        <w:tc>
          <w:tcPr>
            <w:tcW w:w="4403" w:type="dxa"/>
            <w:tcBorders>
              <w:top w:val="single" w:color="000000" w:sz="8" w:space="0"/>
              <w:left w:val="single" w:color="000000" w:sz="8" w:space="0"/>
              <w:bottom w:val="single" w:color="000000" w:sz="8" w:space="0"/>
              <w:right w:val="single" w:color="000000" w:sz="8" w:space="0"/>
            </w:tcBorders>
            <w:shd w:val="clear" w:color="auto" w:fill="auto"/>
            <w:vAlign w:val="top"/>
          </w:tcPr>
          <w:p w14:paraId="16F88313">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b/>
                <w:bCs w:val="0"/>
                <w:color w:val="auto"/>
                <w:sz w:val="21"/>
                <w:szCs w:val="21"/>
                <w:highlight w:val="none"/>
              </w:rPr>
            </w:pPr>
            <w:r>
              <w:rPr>
                <w:rFonts w:hint="eastAsia" w:asciiTheme="minorEastAsia" w:hAnsiTheme="minorEastAsia" w:eastAsiaTheme="minorEastAsia" w:cstheme="minorEastAsia"/>
                <w:b/>
                <w:bCs w:val="0"/>
                <w:color w:val="auto"/>
                <w:sz w:val="21"/>
                <w:szCs w:val="21"/>
                <w:highlight w:val="none"/>
                <w:lang w:val="en-US" w:eastAsia="zh-CN"/>
              </w:rPr>
              <w:t>考察</w:t>
            </w:r>
            <w:r>
              <w:rPr>
                <w:rFonts w:hint="eastAsia" w:asciiTheme="minorEastAsia" w:hAnsiTheme="minorEastAsia" w:eastAsiaTheme="minorEastAsia" w:cstheme="minorEastAsia"/>
                <w:b/>
                <w:bCs w:val="0"/>
                <w:color w:val="auto"/>
                <w:sz w:val="21"/>
                <w:szCs w:val="21"/>
                <w:highlight w:val="none"/>
              </w:rPr>
              <w:t>内容：</w:t>
            </w:r>
          </w:p>
          <w:p w14:paraId="4A06FC00">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b w:val="0"/>
                <w:bCs/>
                <w:color w:val="auto"/>
                <w:sz w:val="21"/>
                <w:szCs w:val="21"/>
                <w:highlight w:val="none"/>
              </w:rPr>
            </w:pPr>
            <w:r>
              <w:rPr>
                <w:rFonts w:hint="eastAsia" w:asciiTheme="minorEastAsia" w:hAnsiTheme="minorEastAsia" w:eastAsiaTheme="minorEastAsia" w:cstheme="minorEastAsia"/>
                <w:b w:val="0"/>
                <w:bCs/>
                <w:color w:val="auto"/>
                <w:sz w:val="21"/>
                <w:szCs w:val="21"/>
                <w:highlight w:val="none"/>
              </w:rPr>
              <w:t>评审委员会根据《技术要求偏离表》（以下简称“偏离表”）响应情况进行打分，</w:t>
            </w:r>
            <w:commentRangeStart w:id="0"/>
            <w:r>
              <w:rPr>
                <w:rFonts w:hint="eastAsia" w:asciiTheme="minorEastAsia" w:hAnsiTheme="minorEastAsia" w:eastAsiaTheme="minorEastAsia" w:cstheme="minorEastAsia"/>
                <w:b w:val="0"/>
                <w:bCs/>
                <w:color w:val="auto"/>
                <w:sz w:val="21"/>
                <w:szCs w:val="21"/>
                <w:highlight w:val="none"/>
              </w:rPr>
              <w:t>全部满足的得</w:t>
            </w:r>
            <w:r>
              <w:rPr>
                <w:rFonts w:hint="eastAsia" w:asciiTheme="minorEastAsia" w:hAnsiTheme="minorEastAsia" w:eastAsiaTheme="minorEastAsia" w:cstheme="minorEastAsia"/>
                <w:b w:val="0"/>
                <w:bCs/>
                <w:color w:val="auto"/>
                <w:sz w:val="21"/>
                <w:szCs w:val="21"/>
                <w:highlight w:val="none"/>
                <w:lang w:val="en-US" w:eastAsia="zh-CN"/>
              </w:rPr>
              <w:t>100</w:t>
            </w:r>
            <w:r>
              <w:rPr>
                <w:rFonts w:hint="eastAsia" w:asciiTheme="minorEastAsia" w:hAnsiTheme="minorEastAsia" w:eastAsiaTheme="minorEastAsia" w:cstheme="minorEastAsia"/>
                <w:b w:val="0"/>
                <w:bCs/>
                <w:color w:val="auto"/>
                <w:sz w:val="21"/>
                <w:szCs w:val="21"/>
                <w:highlight w:val="none"/>
              </w:rPr>
              <w:t xml:space="preserve">分，一般参数每负偏离一项扣 </w:t>
            </w:r>
            <w:r>
              <w:rPr>
                <w:rFonts w:hint="eastAsia" w:asciiTheme="minorEastAsia" w:hAnsiTheme="minorEastAsia" w:eastAsiaTheme="minorEastAsia" w:cstheme="minorEastAsia"/>
                <w:b w:val="0"/>
                <w:bCs/>
                <w:color w:val="auto"/>
                <w:sz w:val="21"/>
                <w:szCs w:val="21"/>
                <w:highlight w:val="none"/>
                <w:lang w:val="en-US" w:eastAsia="zh-CN"/>
              </w:rPr>
              <w:t>1</w:t>
            </w:r>
            <w:r>
              <w:rPr>
                <w:rFonts w:hint="eastAsia" w:asciiTheme="minorEastAsia" w:hAnsiTheme="minorEastAsia" w:eastAsiaTheme="minorEastAsia" w:cstheme="minorEastAsia"/>
                <w:b w:val="0"/>
                <w:bCs/>
                <w:color w:val="auto"/>
                <w:sz w:val="21"/>
                <w:szCs w:val="21"/>
                <w:highlight w:val="none"/>
              </w:rPr>
              <w:t>分，重点技术参数▲项每负偏离一项扣</w:t>
            </w:r>
            <w:r>
              <w:rPr>
                <w:rFonts w:hint="eastAsia" w:asciiTheme="minorEastAsia" w:hAnsiTheme="minorEastAsia" w:eastAsiaTheme="minorEastAsia" w:cstheme="minorEastAsia"/>
                <w:b w:val="0"/>
                <w:bCs/>
                <w:color w:val="auto"/>
                <w:sz w:val="21"/>
                <w:szCs w:val="21"/>
                <w:highlight w:val="none"/>
                <w:lang w:val="en-US" w:eastAsia="zh-CN"/>
              </w:rPr>
              <w:t>8</w:t>
            </w:r>
            <w:r>
              <w:rPr>
                <w:rFonts w:hint="eastAsia" w:asciiTheme="minorEastAsia" w:hAnsiTheme="minorEastAsia" w:eastAsiaTheme="minorEastAsia" w:cstheme="minorEastAsia"/>
                <w:b w:val="0"/>
                <w:bCs/>
                <w:color w:val="auto"/>
                <w:sz w:val="21"/>
                <w:szCs w:val="21"/>
                <w:highlight w:val="none"/>
              </w:rPr>
              <w:t>分。扣完为止。</w:t>
            </w:r>
            <w:commentRangeEnd w:id="0"/>
            <w:r>
              <w:commentReference w:id="0"/>
            </w:r>
          </w:p>
          <w:p w14:paraId="2E81FD36">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right="0"/>
              <w:textAlignment w:val="auto"/>
              <w:rPr>
                <w:rFonts w:hint="eastAsia" w:asciiTheme="minorEastAsia" w:hAnsiTheme="minorEastAsia" w:eastAsiaTheme="minorEastAsia" w:cstheme="minorEastAsia"/>
                <w:b/>
                <w:bCs w:val="0"/>
                <w:color w:val="auto"/>
                <w:sz w:val="21"/>
                <w:szCs w:val="21"/>
                <w:highlight w:val="none"/>
              </w:rPr>
            </w:pPr>
            <w:r>
              <w:rPr>
                <w:rFonts w:hint="eastAsia" w:asciiTheme="minorEastAsia" w:hAnsiTheme="minorEastAsia" w:eastAsiaTheme="minorEastAsia" w:cstheme="minorEastAsia"/>
                <w:b/>
                <w:bCs w:val="0"/>
                <w:color w:val="auto"/>
                <w:sz w:val="21"/>
                <w:szCs w:val="21"/>
                <w:highlight w:val="none"/>
              </w:rPr>
              <w:t>证明文件：</w:t>
            </w:r>
          </w:p>
          <w:p w14:paraId="67C66705">
            <w:pPr>
              <w:keepNext w:val="0"/>
              <w:keepLines w:val="0"/>
              <w:pageBreakBefore w:val="0"/>
              <w:widowControl/>
              <w:suppressLineNumbers w:val="0"/>
              <w:kinsoku/>
              <w:overflowPunct/>
              <w:topLinePunct w:val="0"/>
              <w:autoSpaceDE/>
              <w:autoSpaceDN/>
              <w:bidi w:val="0"/>
              <w:adjustRightInd/>
              <w:snapToGrid/>
              <w:spacing w:before="0" w:beforeAutospacing="0" w:after="0" w:afterLines="0" w:afterAutospacing="0" w:line="360" w:lineRule="auto"/>
              <w:ind w:left="0" w:leftChars="0" w:right="0" w:right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b w:val="0"/>
                <w:bCs/>
                <w:color w:val="auto"/>
                <w:sz w:val="21"/>
                <w:szCs w:val="21"/>
                <w:highlight w:val="none"/>
              </w:rPr>
              <w:t>偏离表应如实对应填写所投产品的具体参数。如要求提供证明资料的，需按要求提供相关证明资料；提供的证明资料与所填写内容不一致的，以证明资料为准，原件备查。证明材料不能满足招标要求的，该项按负偏离处理。（未提供或未按要求提供或提供的不清晰导致专家无法判断的，不得分）投标人的“技术要求响应情况”“技术要求偏离情况”等必须与客观实际保持一致，响应不实且情节严重的，经查实，将依法记入供应商诚信档案或受到行政处罚。</w:t>
            </w:r>
          </w:p>
        </w:tc>
      </w:tr>
      <w:tr w14:paraId="55A641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3A787E5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88DD37">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kern w:val="0"/>
                <w:sz w:val="21"/>
                <w:szCs w:val="21"/>
                <w:lang w:val="en-US" w:eastAsia="zh-CN" w:bidi="ar"/>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E12F4F">
            <w:pPr>
              <w:keepNext w:val="0"/>
              <w:keepLines w:val="0"/>
              <w:pageBreakBefore w:val="0"/>
              <w:widowControl/>
              <w:kinsoku/>
              <w:overflowPunct/>
              <w:topLinePunct w:val="0"/>
              <w:autoSpaceDE/>
              <w:autoSpaceDN/>
              <w:bidi w:val="0"/>
              <w:adjustRightInd/>
              <w:snapToGrid/>
              <w:spacing w:line="360" w:lineRule="auto"/>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sz w:val="21"/>
                <w:szCs w:val="21"/>
              </w:rPr>
              <w:t>拟安排的项目负责人情况（仅限一人）</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218273">
            <w:pPr>
              <w:keepNext w:val="0"/>
              <w:keepLines w:val="0"/>
              <w:pageBreakBefore w:val="0"/>
              <w:widowControl/>
              <w:kinsoku/>
              <w:overflowPunct/>
              <w:topLinePunct w:val="0"/>
              <w:autoSpaceDE/>
              <w:autoSpaceDN/>
              <w:bidi w:val="0"/>
              <w:adjustRightInd/>
              <w:snapToGrid/>
              <w:spacing w:line="360" w:lineRule="auto"/>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lang w:val="en-US" w:eastAsia="zh-CN"/>
              </w:rPr>
              <w:t>5</w:t>
            </w:r>
          </w:p>
        </w:tc>
        <w:tc>
          <w:tcPr>
            <w:tcW w:w="44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B8F7771">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ins w:id="13" w:author="admin" w:date="2025-06-26T20:26:27Z"/>
                <w:rFonts w:hint="eastAsia" w:asciiTheme="minorEastAsia" w:hAnsiTheme="minorEastAsia" w:eastAsiaTheme="minorEastAsia" w:cstheme="minorEastAsia"/>
                <w:b w:val="0"/>
                <w:bCs/>
                <w:color w:val="auto"/>
                <w:sz w:val="21"/>
                <w:szCs w:val="21"/>
                <w:highlight w:val="none"/>
                <w:lang w:val="en-US" w:eastAsia="zh-CN"/>
              </w:rPr>
            </w:pPr>
            <w:r>
              <w:rPr>
                <w:rFonts w:hint="eastAsia" w:asciiTheme="minorEastAsia" w:hAnsiTheme="minorEastAsia" w:eastAsiaTheme="minorEastAsia" w:cstheme="minorEastAsia"/>
                <w:b/>
                <w:bCs w:val="0"/>
                <w:color w:val="auto"/>
                <w:sz w:val="21"/>
                <w:szCs w:val="21"/>
                <w:highlight w:val="none"/>
                <w:lang w:val="en-US" w:eastAsia="zh-CN"/>
              </w:rPr>
              <w:t>考察内容：</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拟安排的项目负责人（仅限1人）需为投标人自有员工（提供社保证明），否则本项不得分，在此基础上：</w:t>
            </w:r>
            <w:r>
              <w:rPr>
                <w:rFonts w:hint="eastAsia" w:asciiTheme="minorEastAsia" w:hAnsiTheme="minorEastAsia" w:eastAsiaTheme="minorEastAsia" w:cstheme="minorEastAsia"/>
                <w:b w:val="0"/>
                <w:bCs/>
                <w:color w:val="auto"/>
                <w:sz w:val="21"/>
                <w:szCs w:val="21"/>
                <w:highlight w:val="none"/>
                <w:lang w:val="en-US" w:eastAsia="zh-CN"/>
              </w:rPr>
              <w:br w:type="textWrapping"/>
            </w:r>
            <w:ins w:id="14" w:author="admin" w:date="2025-06-26T20:26:27Z">
              <w:r>
                <w:rPr>
                  <w:rFonts w:hint="eastAsia" w:asciiTheme="minorEastAsia" w:hAnsiTheme="minorEastAsia" w:eastAsiaTheme="minorEastAsia" w:cstheme="minorEastAsia"/>
                  <w:b w:val="0"/>
                  <w:bCs/>
                  <w:color w:val="auto"/>
                  <w:sz w:val="21"/>
                  <w:szCs w:val="21"/>
                  <w:highlight w:val="none"/>
                  <w:lang w:val="en-US" w:eastAsia="zh-CN"/>
                </w:rPr>
                <w:t>1.具有工信部门教育与考试中心颁发的智能化系统集成项目经理（高级）证书的得20分，本小项最高得20分；</w:t>
              </w:r>
            </w:ins>
          </w:p>
          <w:p w14:paraId="2B3ADF02">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ins w:id="15" w:author="admin" w:date="2025-06-26T20:26:27Z"/>
                <w:rFonts w:hint="eastAsia" w:asciiTheme="minorEastAsia" w:hAnsiTheme="minorEastAsia" w:eastAsiaTheme="minorEastAsia" w:cstheme="minorEastAsia"/>
                <w:b w:val="0"/>
                <w:bCs/>
                <w:color w:val="auto"/>
                <w:sz w:val="21"/>
                <w:szCs w:val="21"/>
                <w:highlight w:val="none"/>
                <w:lang w:val="en-US" w:eastAsia="zh-CN"/>
              </w:rPr>
            </w:pPr>
            <w:ins w:id="16" w:author="admin" w:date="2025-06-26T20:26:27Z">
              <w:r>
                <w:rPr>
                  <w:rFonts w:hint="eastAsia" w:asciiTheme="minorEastAsia" w:hAnsiTheme="minorEastAsia" w:eastAsiaTheme="minorEastAsia" w:cstheme="minorEastAsia"/>
                  <w:b w:val="0"/>
                  <w:bCs/>
                  <w:color w:val="auto"/>
                  <w:sz w:val="21"/>
                  <w:szCs w:val="21"/>
                  <w:highlight w:val="none"/>
                  <w:lang w:val="en-US" w:eastAsia="zh-CN"/>
                </w:rPr>
                <w:t>2.具有工信部门教育与考试中心颁发的信息系统运维管理工程师（高级）证书的得20分，本小项最高得20分；</w:t>
              </w:r>
            </w:ins>
          </w:p>
          <w:p w14:paraId="1EA01CD3">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ins w:id="17" w:author="admin" w:date="2025-06-26T20:26:27Z"/>
                <w:rFonts w:hint="eastAsia" w:asciiTheme="minorEastAsia" w:hAnsiTheme="minorEastAsia" w:eastAsiaTheme="minorEastAsia" w:cstheme="minorEastAsia"/>
                <w:b w:val="0"/>
                <w:bCs/>
                <w:color w:val="auto"/>
                <w:sz w:val="21"/>
                <w:szCs w:val="21"/>
                <w:highlight w:val="none"/>
                <w:lang w:val="en-US" w:eastAsia="zh-CN"/>
              </w:rPr>
            </w:pPr>
            <w:ins w:id="18" w:author="admin" w:date="2025-06-26T20:26:27Z">
              <w:r>
                <w:rPr>
                  <w:rFonts w:hint="eastAsia" w:asciiTheme="minorEastAsia" w:hAnsiTheme="minorEastAsia" w:eastAsiaTheme="minorEastAsia" w:cstheme="minorEastAsia"/>
                  <w:b w:val="0"/>
                  <w:bCs/>
                  <w:color w:val="auto"/>
                  <w:sz w:val="21"/>
                  <w:szCs w:val="21"/>
                  <w:highlight w:val="none"/>
                  <w:lang w:val="en-US" w:eastAsia="zh-CN"/>
                </w:rPr>
                <w:t>3.具有工信部门教育与考试中心颁发的安防系统工程师（高级）证书的得20分，本小项最高得20分；</w:t>
              </w:r>
            </w:ins>
          </w:p>
          <w:p w14:paraId="3987AD1E">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del w:id="19" w:author="admin" w:date="2025-06-26T20:26:54Z"/>
                <w:rFonts w:hint="eastAsia" w:asciiTheme="minorEastAsia" w:hAnsiTheme="minorEastAsia" w:eastAsiaTheme="minorEastAsia" w:cstheme="minorEastAsia"/>
                <w:b w:val="0"/>
                <w:bCs/>
                <w:color w:val="auto"/>
                <w:sz w:val="21"/>
                <w:szCs w:val="21"/>
                <w:highlight w:val="none"/>
                <w:lang w:val="en-US" w:eastAsia="zh-CN"/>
              </w:rPr>
            </w:pPr>
            <w:ins w:id="20" w:author="admin" w:date="2025-06-26T20:26:27Z">
              <w:r>
                <w:rPr>
                  <w:rFonts w:hint="eastAsia" w:asciiTheme="minorEastAsia" w:hAnsiTheme="minorEastAsia" w:eastAsiaTheme="minorEastAsia" w:cstheme="minorEastAsia"/>
                  <w:b w:val="0"/>
                  <w:bCs/>
                  <w:color w:val="auto"/>
                  <w:sz w:val="21"/>
                  <w:szCs w:val="21"/>
                  <w:highlight w:val="none"/>
                  <w:lang w:val="en-US" w:eastAsia="zh-CN"/>
                </w:rPr>
                <w:t>4.具有人社部门颁发的计算机技术与软件专业技术资格（专业：信息系统项目管理师）证书的得20分，本小项最高得20分；</w:t>
              </w:r>
            </w:ins>
            <w:del w:id="21" w:author="admin" w:date="2025-06-26T20:26:54Z">
              <w:r>
                <w:rPr>
                  <w:rFonts w:hint="eastAsia" w:asciiTheme="minorEastAsia" w:hAnsiTheme="minorEastAsia" w:eastAsiaTheme="minorEastAsia" w:cstheme="minorEastAsia"/>
                  <w:b w:val="0"/>
                  <w:bCs/>
                  <w:color w:val="auto"/>
                  <w:sz w:val="21"/>
                  <w:szCs w:val="21"/>
                  <w:highlight w:val="none"/>
                  <w:lang w:val="en-US" w:eastAsia="zh-CN"/>
                </w:rPr>
                <w:delText>1.具有工信部门颁发的智能化系统集成项目经理（高级）证书，得1分 ；</w:delText>
              </w:r>
            </w:del>
          </w:p>
          <w:p w14:paraId="38116261">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del w:id="22" w:author="admin" w:date="2025-06-26T20:26:54Z"/>
                <w:rFonts w:hint="eastAsia" w:asciiTheme="minorEastAsia" w:hAnsiTheme="minorEastAsia" w:eastAsiaTheme="minorEastAsia" w:cstheme="minorEastAsia"/>
                <w:b w:val="0"/>
                <w:bCs/>
                <w:color w:val="auto"/>
                <w:sz w:val="21"/>
                <w:szCs w:val="21"/>
                <w:highlight w:val="none"/>
                <w:lang w:val="en-US" w:eastAsia="zh-CN"/>
              </w:rPr>
            </w:pPr>
            <w:del w:id="23" w:author="admin" w:date="2025-06-26T20:26:54Z">
              <w:r>
                <w:rPr>
                  <w:rFonts w:hint="eastAsia" w:asciiTheme="minorEastAsia" w:hAnsiTheme="minorEastAsia" w:eastAsiaTheme="minorEastAsia" w:cstheme="minorEastAsia"/>
                  <w:b w:val="0"/>
                  <w:bCs/>
                  <w:color w:val="auto"/>
                  <w:sz w:val="21"/>
                  <w:szCs w:val="21"/>
                  <w:highlight w:val="none"/>
                  <w:lang w:val="en-US" w:eastAsia="zh-CN"/>
                </w:rPr>
                <w:delText>2.具有工信部门颁发的信息系统运维管理工程师（高级）证书，得1分；</w:delText>
              </w:r>
            </w:del>
          </w:p>
          <w:p w14:paraId="454BF9A1">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del w:id="24" w:author="admin" w:date="2025-06-26T20:26:54Z"/>
                <w:rFonts w:hint="eastAsia" w:asciiTheme="minorEastAsia" w:hAnsiTheme="minorEastAsia" w:eastAsiaTheme="minorEastAsia" w:cstheme="minorEastAsia"/>
                <w:b w:val="0"/>
                <w:bCs/>
                <w:color w:val="auto"/>
                <w:sz w:val="21"/>
                <w:szCs w:val="21"/>
                <w:highlight w:val="none"/>
                <w:lang w:val="en-US" w:eastAsia="zh-CN"/>
              </w:rPr>
            </w:pPr>
            <w:del w:id="25" w:author="admin" w:date="2025-06-26T20:26:54Z">
              <w:r>
                <w:rPr>
                  <w:rFonts w:hint="eastAsia" w:asciiTheme="minorEastAsia" w:hAnsiTheme="minorEastAsia" w:eastAsiaTheme="minorEastAsia" w:cstheme="minorEastAsia"/>
                  <w:b w:val="0"/>
                  <w:bCs/>
                  <w:color w:val="auto"/>
                  <w:sz w:val="21"/>
                  <w:szCs w:val="21"/>
                  <w:highlight w:val="none"/>
                  <w:lang w:val="en-US" w:eastAsia="zh-CN"/>
                </w:rPr>
                <w:delText>3.具有工信部门颁发的安防系统工程师（高级）证书，得1分；</w:delText>
              </w:r>
            </w:del>
          </w:p>
          <w:p w14:paraId="132FB0D7">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ins w:id="26" w:author="admin" w:date="2025-06-26T20:26:27Z"/>
                <w:rFonts w:hint="eastAsia" w:asciiTheme="minorEastAsia" w:hAnsiTheme="minorEastAsia" w:eastAsiaTheme="minorEastAsia" w:cstheme="minorEastAsia"/>
                <w:b w:val="0"/>
                <w:bCs/>
                <w:color w:val="auto"/>
                <w:sz w:val="21"/>
                <w:szCs w:val="21"/>
                <w:highlight w:val="none"/>
                <w:lang w:val="en-US" w:eastAsia="zh-CN"/>
              </w:rPr>
            </w:pPr>
            <w:del w:id="27" w:author="admin" w:date="2025-06-26T20:26:54Z">
              <w:r>
                <w:rPr>
                  <w:rFonts w:hint="eastAsia" w:asciiTheme="minorEastAsia" w:hAnsiTheme="minorEastAsia" w:eastAsiaTheme="minorEastAsia" w:cstheme="minorEastAsia"/>
                  <w:b w:val="0"/>
                  <w:bCs/>
                  <w:color w:val="auto"/>
                  <w:sz w:val="21"/>
                  <w:szCs w:val="21"/>
                  <w:highlight w:val="none"/>
                  <w:lang w:val="en-US" w:eastAsia="zh-CN"/>
                </w:rPr>
                <w:delText>4.具有人社部门颁发的信息系统项目管理师（高级）证书，得1分；</w:delText>
              </w:r>
            </w:del>
          </w:p>
          <w:p w14:paraId="6605D140">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del w:id="28" w:author="admin" w:date="2025-06-26T20:26:30Z"/>
                <w:rFonts w:hint="eastAsia" w:asciiTheme="minorEastAsia" w:hAnsiTheme="minorEastAsia" w:eastAsiaTheme="minorEastAsia" w:cstheme="minorEastAsia"/>
                <w:b w:val="0"/>
                <w:bCs/>
                <w:color w:val="auto"/>
                <w:sz w:val="21"/>
                <w:szCs w:val="21"/>
                <w:highlight w:val="none"/>
                <w:lang w:val="en-US" w:eastAsia="zh-CN"/>
              </w:rPr>
            </w:pPr>
          </w:p>
          <w:p w14:paraId="6061EC39">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 w:val="0"/>
                <w:bCs/>
                <w:color w:val="auto"/>
                <w:sz w:val="21"/>
                <w:szCs w:val="21"/>
                <w:highlight w:val="none"/>
                <w:lang w:val="en-US" w:eastAsia="zh-CN"/>
              </w:rPr>
              <w:t>5.具有</w:t>
            </w:r>
            <w:commentRangeStart w:id="1"/>
            <w:r>
              <w:rPr>
                <w:rFonts w:hint="eastAsia" w:asciiTheme="minorEastAsia" w:hAnsiTheme="minorEastAsia" w:eastAsiaTheme="minorEastAsia" w:cstheme="minorEastAsia"/>
                <w:b w:val="0"/>
                <w:bCs/>
                <w:color w:val="auto"/>
                <w:sz w:val="21"/>
                <w:szCs w:val="21"/>
                <w:highlight w:val="none"/>
                <w:lang w:val="en-US" w:eastAsia="zh-CN"/>
              </w:rPr>
              <w:t>工信部门颁发的高级网络技术工程师证书</w:t>
            </w:r>
            <w:commentRangeEnd w:id="1"/>
            <w:r>
              <w:commentReference w:id="1"/>
            </w:r>
            <w:r>
              <w:rPr>
                <w:rFonts w:hint="eastAsia" w:asciiTheme="minorEastAsia" w:hAnsiTheme="minorEastAsia" w:eastAsiaTheme="minorEastAsia" w:cstheme="minorEastAsia"/>
                <w:b w:val="0"/>
                <w:bCs/>
                <w:color w:val="auto"/>
                <w:sz w:val="21"/>
                <w:szCs w:val="21"/>
                <w:highlight w:val="none"/>
                <w:lang w:val="en-US" w:eastAsia="zh-CN"/>
              </w:rPr>
              <w:t>，得1分；</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bCs w:val="0"/>
                <w:color w:val="auto"/>
                <w:sz w:val="21"/>
                <w:szCs w:val="21"/>
                <w:highlight w:val="none"/>
                <w:lang w:val="en-US" w:eastAsia="zh-CN"/>
              </w:rPr>
              <w:t>证明文件：</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1.</w:t>
            </w:r>
            <w:ins w:id="29" w:author="admin" w:date="2025-06-26T20:26:09Z">
              <w:r>
                <w:rPr>
                  <w:rFonts w:hint="eastAsia" w:asciiTheme="minorEastAsia" w:hAnsiTheme="minorEastAsia" w:eastAsiaTheme="minorEastAsia" w:cstheme="minorEastAsia"/>
                  <w:sz w:val="21"/>
                  <w:szCs w:val="21"/>
                  <w:highlight w:val="none"/>
                </w:rPr>
                <w:t>提供开标日前由投标人为</w:t>
              </w:r>
            </w:ins>
            <w:ins w:id="30" w:author="admin" w:date="2025-06-26T20:26:09Z">
              <w:r>
                <w:rPr>
                  <w:rFonts w:hint="eastAsia" w:asciiTheme="minorEastAsia" w:hAnsiTheme="minorEastAsia" w:eastAsiaTheme="minorEastAsia" w:cstheme="minorEastAsia"/>
                  <w:sz w:val="21"/>
                  <w:szCs w:val="21"/>
                  <w:highlight w:val="none"/>
                  <w:lang w:eastAsia="zh-CN"/>
                </w:rPr>
                <w:t>拟投入本项目的团队成员</w:t>
              </w:r>
            </w:ins>
            <w:ins w:id="31" w:author="admin" w:date="2025-06-26T20:26:09Z">
              <w:r>
                <w:rPr>
                  <w:rFonts w:hint="eastAsia" w:asciiTheme="minorEastAsia" w:hAnsiTheme="minorEastAsia" w:eastAsiaTheme="minorEastAsia" w:cstheme="minorEastAsia"/>
                  <w:sz w:val="21"/>
                  <w:szCs w:val="21"/>
                  <w:highlight w:val="none"/>
                </w:rPr>
                <w:t>缴交的载有</w:t>
              </w:r>
            </w:ins>
            <w:ins w:id="32" w:author="admin" w:date="2025-06-26T20:26:09Z">
              <w:r>
                <w:rPr>
                  <w:rFonts w:hint="eastAsia" w:asciiTheme="minorEastAsia" w:hAnsiTheme="minorEastAsia" w:eastAsiaTheme="minorEastAsia" w:cstheme="minorEastAsia"/>
                  <w:color w:val="FF0000"/>
                  <w:sz w:val="21"/>
                  <w:szCs w:val="21"/>
                  <w:highlight w:val="none"/>
                  <w:lang w:eastAsia="zh-CN"/>
                </w:rPr>
                <w:t>政府</w:t>
              </w:r>
            </w:ins>
            <w:ins w:id="33" w:author="admin" w:date="2025-06-26T20:26:09Z">
              <w:r>
                <w:rPr>
                  <w:rFonts w:hint="eastAsia" w:asciiTheme="minorEastAsia" w:hAnsiTheme="minorEastAsia" w:eastAsiaTheme="minorEastAsia" w:cstheme="minorEastAsia"/>
                  <w:color w:val="FF0000"/>
                  <w:sz w:val="21"/>
                  <w:szCs w:val="21"/>
                  <w:highlight w:val="none"/>
                </w:rPr>
                <w:t>部门</w:t>
              </w:r>
            </w:ins>
            <w:ins w:id="34" w:author="admin" w:date="2025-06-26T20:26:09Z">
              <w:r>
                <w:rPr>
                  <w:rFonts w:hint="eastAsia" w:asciiTheme="minorEastAsia" w:hAnsiTheme="minorEastAsia" w:eastAsiaTheme="minorEastAsia" w:cstheme="minorEastAsia"/>
                  <w:sz w:val="21"/>
                  <w:szCs w:val="21"/>
                  <w:highlight w:val="none"/>
                </w:rPr>
                <w:t>公章</w:t>
              </w:r>
            </w:ins>
            <w:ins w:id="35" w:author="admin" w:date="2025-06-26T20:26:09Z">
              <w:r>
                <w:rPr>
                  <w:rFonts w:hint="eastAsia" w:asciiTheme="minorEastAsia" w:hAnsiTheme="minorEastAsia" w:eastAsiaTheme="minorEastAsia" w:cstheme="minorEastAsia"/>
                  <w:sz w:val="21"/>
                  <w:szCs w:val="21"/>
                  <w:highlight w:val="none"/>
                  <w:lang w:eastAsia="zh-CN"/>
                </w:rPr>
                <w:t>（或专用章）</w:t>
              </w:r>
            </w:ins>
            <w:ins w:id="36" w:author="admin" w:date="2025-06-26T20:26:09Z">
              <w:r>
                <w:rPr>
                  <w:rFonts w:hint="eastAsia" w:asciiTheme="minorEastAsia" w:hAnsiTheme="minorEastAsia" w:eastAsiaTheme="minorEastAsia" w:cstheme="minorEastAsia"/>
                  <w:sz w:val="21"/>
                  <w:szCs w:val="21"/>
                  <w:highlight w:val="none"/>
                </w:rPr>
                <w:t>的20</w:t>
              </w:r>
            </w:ins>
            <w:ins w:id="37" w:author="admin" w:date="2025-06-26T20:26:09Z">
              <w:r>
                <w:rPr>
                  <w:rFonts w:hint="eastAsia" w:asciiTheme="minorEastAsia" w:hAnsiTheme="minorEastAsia" w:eastAsiaTheme="minorEastAsia" w:cstheme="minorEastAsia"/>
                  <w:sz w:val="21"/>
                  <w:szCs w:val="21"/>
                  <w:highlight w:val="none"/>
                  <w:lang w:val="en-US" w:eastAsia="zh-CN"/>
                </w:rPr>
                <w:t>2</w:t>
              </w:r>
            </w:ins>
            <w:ins w:id="38" w:author="admin" w:date="2025-06-26T20:26:11Z">
              <w:r>
                <w:rPr>
                  <w:rFonts w:hint="eastAsia" w:asciiTheme="minorEastAsia" w:hAnsiTheme="minorEastAsia" w:eastAsiaTheme="minorEastAsia" w:cstheme="minorEastAsia"/>
                  <w:sz w:val="21"/>
                  <w:szCs w:val="21"/>
                  <w:highlight w:val="none"/>
                  <w:lang w:val="en-US" w:eastAsia="zh-CN"/>
                </w:rPr>
                <w:t>5</w:t>
              </w:r>
            </w:ins>
            <w:ins w:id="39" w:author="admin" w:date="2025-06-26T20:26:09Z">
              <w:r>
                <w:rPr>
                  <w:rFonts w:hint="eastAsia" w:asciiTheme="minorEastAsia" w:hAnsiTheme="minorEastAsia" w:eastAsiaTheme="minorEastAsia" w:cstheme="minorEastAsia"/>
                  <w:sz w:val="21"/>
                  <w:szCs w:val="21"/>
                  <w:highlight w:val="none"/>
                </w:rPr>
                <w:t>年</w:t>
              </w:r>
            </w:ins>
            <w:ins w:id="40" w:author="admin" w:date="2025-06-26T20:26:12Z">
              <w:r>
                <w:rPr>
                  <w:rFonts w:hint="eastAsia" w:asciiTheme="minorEastAsia" w:hAnsiTheme="minorEastAsia" w:eastAsiaTheme="minorEastAsia" w:cstheme="minorEastAsia"/>
                  <w:sz w:val="21"/>
                  <w:szCs w:val="21"/>
                  <w:highlight w:val="none"/>
                  <w:lang w:val="en-US" w:eastAsia="zh-CN"/>
                </w:rPr>
                <w:t>4</w:t>
              </w:r>
            </w:ins>
            <w:ins w:id="41" w:author="admin" w:date="2025-06-26T20:26:09Z">
              <w:r>
                <w:rPr>
                  <w:rFonts w:hint="eastAsia" w:asciiTheme="minorEastAsia" w:hAnsiTheme="minorEastAsia" w:eastAsiaTheme="minorEastAsia" w:cstheme="minorEastAsia"/>
                  <w:sz w:val="21"/>
                  <w:szCs w:val="21"/>
                  <w:highlight w:val="none"/>
                  <w:lang w:val="en-US" w:eastAsia="zh-CN"/>
                </w:rPr>
                <w:t>-</w:t>
              </w:r>
            </w:ins>
            <w:ins w:id="42" w:author="admin" w:date="2025-06-26T20:26:13Z">
              <w:r>
                <w:rPr>
                  <w:rFonts w:hint="eastAsia" w:asciiTheme="minorEastAsia" w:hAnsiTheme="minorEastAsia" w:eastAsiaTheme="minorEastAsia" w:cstheme="minorEastAsia"/>
                  <w:sz w:val="21"/>
                  <w:szCs w:val="21"/>
                  <w:highlight w:val="none"/>
                  <w:lang w:val="en-US" w:eastAsia="zh-CN"/>
                </w:rPr>
                <w:t>6</w:t>
              </w:r>
            </w:ins>
            <w:ins w:id="43" w:author="admin" w:date="2025-06-26T20:26:09Z">
              <w:r>
                <w:rPr>
                  <w:rFonts w:hint="eastAsia" w:asciiTheme="minorEastAsia" w:hAnsiTheme="minorEastAsia" w:eastAsiaTheme="minorEastAsia" w:cstheme="minorEastAsia"/>
                  <w:sz w:val="21"/>
                  <w:szCs w:val="21"/>
                  <w:highlight w:val="none"/>
                </w:rPr>
                <w:t>月</w:t>
              </w:r>
            </w:ins>
            <w:ins w:id="44" w:author="admin" w:date="2025-06-26T20:26:09Z">
              <w:r>
                <w:rPr>
                  <w:rFonts w:hint="eastAsia" w:asciiTheme="minorEastAsia" w:hAnsiTheme="minorEastAsia" w:eastAsiaTheme="minorEastAsia" w:cstheme="minorEastAsia"/>
                  <w:sz w:val="21"/>
                  <w:szCs w:val="21"/>
                  <w:highlight w:val="none"/>
                  <w:lang w:eastAsia="zh-CN"/>
                </w:rPr>
                <w:t>的</w:t>
              </w:r>
            </w:ins>
            <w:ins w:id="45" w:author="admin" w:date="2025-06-26T20:26:09Z">
              <w:r>
                <w:rPr>
                  <w:rFonts w:hint="eastAsia" w:asciiTheme="minorEastAsia" w:hAnsiTheme="minorEastAsia" w:eastAsiaTheme="minorEastAsia" w:cstheme="minorEastAsia"/>
                  <w:sz w:val="21"/>
                  <w:szCs w:val="21"/>
                  <w:highlight w:val="none"/>
                </w:rPr>
                <w:t>社保缴交证明材料（已退休返聘人员需提供聘用合同），如开标日上一个月的社保材料因</w:t>
              </w:r>
            </w:ins>
            <w:ins w:id="46" w:author="admin" w:date="2025-06-26T20:26:09Z">
              <w:r>
                <w:rPr>
                  <w:rFonts w:hint="eastAsia" w:asciiTheme="minorEastAsia" w:hAnsiTheme="minorEastAsia" w:eastAsiaTheme="minorEastAsia" w:cstheme="minorEastAsia"/>
                  <w:color w:val="FF0000"/>
                  <w:sz w:val="21"/>
                  <w:szCs w:val="21"/>
                  <w:highlight w:val="none"/>
                  <w:lang w:eastAsia="zh-CN"/>
                </w:rPr>
                <w:t>政府</w:t>
              </w:r>
            </w:ins>
            <w:ins w:id="47" w:author="admin" w:date="2025-06-26T20:26:09Z">
              <w:r>
                <w:rPr>
                  <w:rFonts w:hint="eastAsia" w:asciiTheme="minorEastAsia" w:hAnsiTheme="minorEastAsia" w:eastAsiaTheme="minorEastAsia" w:cstheme="minorEastAsia"/>
                  <w:color w:val="FF0000"/>
                  <w:sz w:val="21"/>
                  <w:szCs w:val="21"/>
                  <w:highlight w:val="none"/>
                </w:rPr>
                <w:t>部门</w:t>
              </w:r>
            </w:ins>
            <w:ins w:id="48" w:author="admin" w:date="2025-06-26T20:26:09Z">
              <w:r>
                <w:rPr>
                  <w:rFonts w:hint="eastAsia" w:asciiTheme="minorEastAsia" w:hAnsiTheme="minorEastAsia" w:eastAsiaTheme="minorEastAsia" w:cstheme="minorEastAsia"/>
                  <w:sz w:val="21"/>
                  <w:szCs w:val="21"/>
                  <w:highlight w:val="none"/>
                </w:rPr>
                <w:t>原因暂时无法取得，则可以往前顺延一个月；社保资料至少显示缴交养老保险信息，未显示该信息的该社保资料则不符合要求，原件备查。</w:t>
              </w:r>
            </w:ins>
            <w:ins w:id="49" w:author="admin" w:date="2025-06-26T20:26:09Z">
              <w:r>
                <w:rPr>
                  <w:rFonts w:hint="eastAsia" w:asciiTheme="minorEastAsia" w:hAnsiTheme="minorEastAsia" w:eastAsiaTheme="minorEastAsia" w:cstheme="minorEastAsia"/>
                  <w:color w:val="FF0000"/>
                </w:rPr>
                <w:t>如供应商为新成立企业且成立时间不足</w:t>
              </w:r>
            </w:ins>
            <w:ins w:id="50" w:author="admin" w:date="2025-06-26T20:26:15Z">
              <w:r>
                <w:rPr>
                  <w:rFonts w:hint="eastAsia" w:asciiTheme="minorEastAsia" w:hAnsiTheme="minorEastAsia" w:eastAsiaTheme="minorEastAsia" w:cstheme="minorEastAsia"/>
                  <w:color w:val="FF0000"/>
                  <w:lang w:val="en-US" w:eastAsia="zh-CN"/>
                </w:rPr>
                <w:t>3</w:t>
              </w:r>
            </w:ins>
            <w:ins w:id="51" w:author="admin" w:date="2025-06-26T20:26:09Z">
              <w:r>
                <w:rPr>
                  <w:rFonts w:hint="eastAsia" w:asciiTheme="minorEastAsia" w:hAnsiTheme="minorEastAsia" w:eastAsiaTheme="minorEastAsia" w:cstheme="minorEastAsia"/>
                  <w:color w:val="FF0000"/>
                </w:rPr>
                <w:t>个月的，</w:t>
              </w:r>
            </w:ins>
            <w:ins w:id="52" w:author="admin" w:date="2025-06-26T20:26:09Z">
              <w:r>
                <w:rPr>
                  <w:rFonts w:hint="eastAsia" w:asciiTheme="minorEastAsia" w:hAnsiTheme="minorEastAsia" w:eastAsiaTheme="minorEastAsia" w:cstheme="minorEastAsia"/>
                  <w:color w:val="FF0000"/>
                  <w:lang w:eastAsia="zh-CN"/>
                </w:rPr>
                <w:t>需承诺相关人员为投标人自有员工，承诺函格式自拟并加盖公章</w:t>
              </w:r>
            </w:ins>
            <w:ins w:id="53" w:author="admin" w:date="2025-06-26T20:26:09Z">
              <w:r>
                <w:rPr>
                  <w:rFonts w:hint="eastAsia" w:asciiTheme="minorEastAsia" w:hAnsiTheme="minorEastAsia" w:eastAsiaTheme="minorEastAsia" w:cstheme="minorEastAsia"/>
                  <w:color w:val="FF0000"/>
                </w:rPr>
                <w:t>；</w:t>
              </w:r>
            </w:ins>
            <w:del w:id="54" w:author="admin" w:date="2025-06-26T20:26:09Z">
              <w:r>
                <w:rPr>
                  <w:rFonts w:hint="eastAsia" w:asciiTheme="minorEastAsia" w:hAnsiTheme="minorEastAsia" w:eastAsiaTheme="minorEastAsia" w:cstheme="minorEastAsia"/>
                  <w:b w:val="0"/>
                  <w:bCs/>
                  <w:color w:val="auto"/>
                  <w:sz w:val="21"/>
                  <w:szCs w:val="21"/>
                  <w:highlight w:val="none"/>
                  <w:lang w:val="en-US" w:eastAsia="zh-CN"/>
                </w:rPr>
                <w:delText>提供开标日前由投标人为拟投入本项目的负责人缴交的载有政府部门公章（或专用章）的近三个月（4-6月）的社保缴交证明材料，如开标日上一个月的社保材料因政府部门原因暂时无法取得，则可以往前顺延一个月；社保资料至少显示缴交养老保险信息，未显示该信息的该社保资料则不符合要求，原件备查。如供应商为新成立企业且成立时间不足1个月的，需承诺相关人员为投标人自有员工，承诺函格式自拟并加盖公章；</w:delText>
              </w:r>
            </w:del>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2.提供证书扫描件；</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3.未提供或未按要求提供或提供的不清晰导致评审委员会无法判断的，不得分。</w:t>
            </w:r>
          </w:p>
        </w:tc>
      </w:tr>
      <w:tr w14:paraId="25BF95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6A6BDFC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1261E5">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kern w:val="0"/>
                <w:sz w:val="21"/>
                <w:szCs w:val="21"/>
                <w:lang w:val="en-US" w:eastAsia="zh-CN" w:bidi="ar"/>
              </w:rPr>
            </w:pPr>
            <w:r>
              <w:rPr>
                <w:rFonts w:hint="eastAsia" w:asciiTheme="minorEastAsia" w:hAnsiTheme="minorEastAsia" w:eastAsiaTheme="minorEastAsia" w:cstheme="minorEastAsia"/>
                <w:kern w:val="0"/>
                <w:sz w:val="21"/>
                <w:szCs w:val="21"/>
                <w:lang w:val="en-US" w:eastAsia="zh-CN" w:bidi="ar"/>
              </w:rPr>
              <w:t>4</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FD0486B">
            <w:pPr>
              <w:keepNext w:val="0"/>
              <w:keepLines w:val="0"/>
              <w:pageBreakBefore w:val="0"/>
              <w:widowControl/>
              <w:kinsoku/>
              <w:overflowPunct/>
              <w:topLinePunct w:val="0"/>
              <w:autoSpaceDE/>
              <w:autoSpaceDN/>
              <w:bidi w:val="0"/>
              <w:adjustRightInd/>
              <w:snapToGrid/>
              <w:spacing w:line="360" w:lineRule="auto"/>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sz w:val="21"/>
                <w:szCs w:val="21"/>
              </w:rPr>
              <w:t>拟安排的项目</w:t>
            </w:r>
            <w:r>
              <w:rPr>
                <w:rFonts w:hint="eastAsia" w:asciiTheme="minorEastAsia" w:hAnsiTheme="minorEastAsia" w:eastAsiaTheme="minorEastAsia" w:cstheme="minorEastAsia"/>
                <w:sz w:val="21"/>
                <w:szCs w:val="21"/>
                <w:lang w:val="en-US" w:eastAsia="zh-CN"/>
              </w:rPr>
              <w:t>团队</w:t>
            </w:r>
            <w:r>
              <w:rPr>
                <w:rFonts w:hint="eastAsia" w:asciiTheme="minorEastAsia" w:hAnsiTheme="minorEastAsia" w:eastAsiaTheme="minorEastAsia" w:cstheme="minorEastAsia"/>
                <w:sz w:val="21"/>
                <w:szCs w:val="21"/>
              </w:rPr>
              <w:t>成员（项目负责人除外）情况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9ECA41">
            <w:pPr>
              <w:keepNext w:val="0"/>
              <w:keepLines w:val="0"/>
              <w:pageBreakBefore w:val="0"/>
              <w:widowControl/>
              <w:kinsoku/>
              <w:overflowPunct/>
              <w:topLinePunct w:val="0"/>
              <w:autoSpaceDE/>
              <w:autoSpaceDN/>
              <w:bidi w:val="0"/>
              <w:adjustRightInd/>
              <w:snapToGrid/>
              <w:spacing w:line="360" w:lineRule="auto"/>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lang w:val="en-US" w:eastAsia="zh-CN"/>
              </w:rPr>
              <w:t>10</w:t>
            </w:r>
          </w:p>
        </w:tc>
        <w:tc>
          <w:tcPr>
            <w:tcW w:w="44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90A7371">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color w:val="auto"/>
                <w:sz w:val="21"/>
                <w:szCs w:val="21"/>
                <w:highlight w:val="none"/>
                <w:lang w:val="en-US" w:eastAsia="zh-CN"/>
              </w:rPr>
            </w:pPr>
            <w:r>
              <w:rPr>
                <w:rFonts w:hint="eastAsia" w:asciiTheme="minorEastAsia" w:hAnsiTheme="minorEastAsia" w:eastAsiaTheme="minorEastAsia" w:cstheme="minorEastAsia"/>
                <w:b/>
                <w:bCs w:val="0"/>
                <w:color w:val="auto"/>
                <w:sz w:val="21"/>
                <w:szCs w:val="21"/>
                <w:highlight w:val="none"/>
                <w:lang w:val="en-US" w:eastAsia="zh-CN"/>
              </w:rPr>
              <w:t>考察内容：</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拟安排项目团队成员（项目负责人除外）需为投标人自有员工（提供社保证明），否则本项不得分，在此基础上：</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bCs w:val="0"/>
                <w:color w:val="auto"/>
                <w:sz w:val="21"/>
                <w:szCs w:val="21"/>
                <w:highlight w:val="none"/>
                <w:lang w:val="en-US" w:eastAsia="zh-CN"/>
              </w:rPr>
              <w:t>一、技术负责人（1名），本项最高</w:t>
            </w:r>
            <w:del w:id="55" w:author="admin" w:date="2025-06-26T20:31:05Z">
              <w:r>
                <w:rPr>
                  <w:rFonts w:hint="default" w:asciiTheme="minorEastAsia" w:hAnsiTheme="minorEastAsia" w:eastAsiaTheme="minorEastAsia" w:cstheme="minorEastAsia"/>
                  <w:b/>
                  <w:bCs w:val="0"/>
                  <w:color w:val="auto"/>
                  <w:sz w:val="21"/>
                  <w:szCs w:val="21"/>
                  <w:highlight w:val="none"/>
                  <w:lang w:val="en-US" w:eastAsia="zh-CN"/>
                </w:rPr>
                <w:delText>5</w:delText>
              </w:r>
            </w:del>
            <w:ins w:id="56" w:author="admin" w:date="2025-06-26T20:31:05Z">
              <w:r>
                <w:rPr>
                  <w:rFonts w:hint="eastAsia" w:asciiTheme="minorEastAsia" w:hAnsiTheme="minorEastAsia" w:eastAsiaTheme="minorEastAsia" w:cstheme="minorEastAsia"/>
                  <w:b/>
                  <w:bCs w:val="0"/>
                  <w:color w:val="auto"/>
                  <w:sz w:val="21"/>
                  <w:szCs w:val="21"/>
                  <w:highlight w:val="none"/>
                  <w:lang w:val="en-US" w:eastAsia="zh-CN"/>
                </w:rPr>
                <w:t>4</w:t>
              </w:r>
            </w:ins>
            <w:ins w:id="57" w:author="admin" w:date="2025-06-26T20:31:00Z">
              <w:r>
                <w:rPr>
                  <w:rFonts w:hint="eastAsia" w:asciiTheme="minorEastAsia" w:hAnsiTheme="minorEastAsia" w:eastAsiaTheme="minorEastAsia" w:cstheme="minorEastAsia"/>
                  <w:b/>
                  <w:bCs w:val="0"/>
                  <w:color w:val="auto"/>
                  <w:sz w:val="21"/>
                  <w:szCs w:val="21"/>
                  <w:highlight w:val="none"/>
                  <w:lang w:val="en-US" w:eastAsia="zh-CN"/>
                </w:rPr>
                <w:t>0</w:t>
              </w:r>
            </w:ins>
            <w:r>
              <w:rPr>
                <w:rFonts w:hint="eastAsia" w:asciiTheme="minorEastAsia" w:hAnsiTheme="minorEastAsia" w:eastAsiaTheme="minorEastAsia" w:cstheme="minorEastAsia"/>
                <w:b/>
                <w:bCs w:val="0"/>
                <w:color w:val="auto"/>
                <w:sz w:val="21"/>
                <w:szCs w:val="21"/>
                <w:highlight w:val="none"/>
                <w:lang w:val="en-US" w:eastAsia="zh-CN"/>
              </w:rPr>
              <w:t>分：</w:t>
            </w:r>
            <w:r>
              <w:rPr>
                <w:rFonts w:hint="eastAsia" w:asciiTheme="minorEastAsia" w:hAnsiTheme="minorEastAsia" w:eastAsiaTheme="minorEastAsia" w:cstheme="minorEastAsia"/>
                <w:b w:val="0"/>
                <w:bCs/>
                <w:color w:val="auto"/>
                <w:sz w:val="21"/>
                <w:szCs w:val="21"/>
                <w:highlight w:val="none"/>
                <w:lang w:val="en-US" w:eastAsia="zh-CN"/>
              </w:rPr>
              <w:br w:type="textWrapping"/>
            </w:r>
            <w:ins w:id="58" w:author="admin" w:date="2025-06-26T20:31:39Z">
              <w:r>
                <w:rPr>
                  <w:rFonts w:hint="eastAsia" w:asciiTheme="minorEastAsia" w:hAnsiTheme="minorEastAsia" w:eastAsiaTheme="minorEastAsia" w:cstheme="minorEastAsia"/>
                  <w:b w:val="0"/>
                  <w:bCs/>
                  <w:color w:val="auto"/>
                  <w:sz w:val="21"/>
                  <w:szCs w:val="21"/>
                  <w:highlight w:val="none"/>
                  <w:lang w:val="en-US" w:eastAsia="zh-CN"/>
                </w:rPr>
                <w:t>1.</w:t>
              </w:r>
            </w:ins>
            <w:r>
              <w:rPr>
                <w:rFonts w:hint="eastAsia" w:asciiTheme="minorEastAsia" w:hAnsiTheme="minorEastAsia" w:eastAsiaTheme="minorEastAsia" w:cstheme="minorEastAsia"/>
                <w:b w:val="0"/>
                <w:bCs/>
                <w:color w:val="auto"/>
                <w:sz w:val="21"/>
                <w:szCs w:val="21"/>
                <w:highlight w:val="none"/>
                <w:lang w:val="en-US" w:eastAsia="zh-CN"/>
              </w:rPr>
              <w:t>具有研究生学历证书</w:t>
            </w:r>
            <w:del w:id="59" w:author="admin" w:date="2025-06-26T20:41:59Z">
              <w:r>
                <w:rPr>
                  <w:rFonts w:hint="default" w:asciiTheme="minorEastAsia" w:hAnsiTheme="minorEastAsia" w:eastAsiaTheme="minorEastAsia" w:cstheme="minorEastAsia"/>
                  <w:b w:val="0"/>
                  <w:bCs/>
                  <w:color w:val="auto"/>
                  <w:sz w:val="21"/>
                  <w:szCs w:val="21"/>
                  <w:highlight w:val="none"/>
                  <w:lang w:val="en-US" w:eastAsia="zh-CN"/>
                </w:rPr>
                <w:delText>，</w:delText>
              </w:r>
            </w:del>
            <w:ins w:id="60" w:author="admin" w:date="2025-06-26T20:41:59Z">
              <w:r>
                <w:rPr>
                  <w:rFonts w:hint="eastAsia" w:asciiTheme="minorEastAsia" w:hAnsiTheme="minorEastAsia" w:eastAsiaTheme="minorEastAsia" w:cstheme="minorEastAsia"/>
                  <w:b w:val="0"/>
                  <w:bCs/>
                  <w:color w:val="auto"/>
                  <w:sz w:val="21"/>
                  <w:szCs w:val="21"/>
                  <w:highlight w:val="none"/>
                  <w:lang w:val="en-US" w:eastAsia="zh-CN"/>
                </w:rPr>
                <w:t>的</w:t>
              </w:r>
            </w:ins>
            <w:r>
              <w:rPr>
                <w:rFonts w:hint="eastAsia" w:asciiTheme="minorEastAsia" w:hAnsiTheme="minorEastAsia" w:eastAsiaTheme="minorEastAsia" w:cstheme="minorEastAsia"/>
                <w:b w:val="0"/>
                <w:bCs/>
                <w:color w:val="auto"/>
                <w:sz w:val="21"/>
                <w:szCs w:val="21"/>
                <w:highlight w:val="none"/>
                <w:lang w:val="en-US" w:eastAsia="zh-CN"/>
              </w:rPr>
              <w:t>得1</w:t>
            </w:r>
            <w:ins w:id="61" w:author="admin" w:date="2025-06-26T20:31:01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ins w:id="62" w:author="admin" w:date="2025-06-26T20:48:18Z">
              <w:r>
                <w:rPr>
                  <w:rFonts w:hint="eastAsia" w:asciiTheme="minorEastAsia" w:hAnsiTheme="minorEastAsia" w:eastAsiaTheme="minorEastAsia" w:cstheme="minorEastAsia"/>
                  <w:b w:val="0"/>
                  <w:bCs/>
                  <w:color w:val="auto"/>
                  <w:sz w:val="21"/>
                  <w:szCs w:val="21"/>
                  <w:highlight w:val="none"/>
                  <w:lang w:val="en-US" w:eastAsia="zh-CN"/>
                </w:rPr>
                <w:t>，本小项最高得</w:t>
              </w:r>
            </w:ins>
            <w:ins w:id="63" w:author="admin" w:date="2025-06-26T20:48:20Z">
              <w:r>
                <w:rPr>
                  <w:rFonts w:hint="eastAsia" w:asciiTheme="minorEastAsia" w:hAnsiTheme="minorEastAsia" w:eastAsiaTheme="minorEastAsia" w:cstheme="minorEastAsia"/>
                  <w:b w:val="0"/>
                  <w:bCs/>
                  <w:color w:val="auto"/>
                  <w:sz w:val="21"/>
                  <w:szCs w:val="21"/>
                  <w:highlight w:val="none"/>
                  <w:lang w:val="en-US" w:eastAsia="zh-CN"/>
                </w:rPr>
                <w:t>10</w:t>
              </w:r>
            </w:ins>
            <w:ins w:id="64" w:author="admin" w:date="2025-06-26T20:48:18Z">
              <w:r>
                <w:rPr>
                  <w:rFonts w:hint="eastAsia" w:asciiTheme="minorEastAsia" w:hAnsiTheme="minorEastAsia" w:eastAsiaTheme="minorEastAsia" w:cstheme="minorEastAsia"/>
                  <w:b w:val="0"/>
                  <w:bCs/>
                  <w:color w:val="auto"/>
                  <w:sz w:val="21"/>
                  <w:szCs w:val="21"/>
                  <w:highlight w:val="none"/>
                  <w:lang w:val="en-US" w:eastAsia="zh-CN"/>
                </w:rPr>
                <w:t>分</w:t>
              </w:r>
            </w:ins>
            <w:r>
              <w:rPr>
                <w:rFonts w:hint="eastAsia" w:asciiTheme="minorEastAsia" w:hAnsiTheme="minorEastAsia" w:eastAsiaTheme="minorEastAsia" w:cstheme="minorEastAsia"/>
                <w:b w:val="0"/>
                <w:bCs/>
                <w:color w:val="auto"/>
                <w:sz w:val="21"/>
                <w:szCs w:val="21"/>
                <w:highlight w:val="none"/>
                <w:lang w:val="en-US" w:eastAsia="zh-CN"/>
              </w:rPr>
              <w:t>；</w:t>
            </w:r>
            <w:r>
              <w:rPr>
                <w:rFonts w:hint="eastAsia" w:asciiTheme="minorEastAsia" w:hAnsiTheme="minorEastAsia" w:eastAsiaTheme="minorEastAsia" w:cstheme="minorEastAsia"/>
                <w:b w:val="0"/>
                <w:bCs/>
                <w:color w:val="auto"/>
                <w:sz w:val="21"/>
                <w:szCs w:val="21"/>
                <w:highlight w:val="none"/>
                <w:lang w:val="en-US" w:eastAsia="zh-CN"/>
              </w:rPr>
              <w:br w:type="textWrapping"/>
            </w:r>
            <w:ins w:id="65" w:author="admin" w:date="2025-06-26T20:31:48Z">
              <w:r>
                <w:rPr>
                  <w:rFonts w:hint="eastAsia" w:asciiTheme="minorEastAsia" w:hAnsiTheme="minorEastAsia" w:eastAsiaTheme="minorEastAsia" w:cstheme="minorEastAsia"/>
                  <w:b w:val="0"/>
                  <w:bCs/>
                  <w:color w:val="auto"/>
                  <w:sz w:val="21"/>
                  <w:szCs w:val="21"/>
                  <w:highlight w:val="none"/>
                  <w:lang w:val="en-US" w:eastAsia="zh-CN"/>
                </w:rPr>
                <w:t>2.</w:t>
              </w:r>
            </w:ins>
            <w:r>
              <w:rPr>
                <w:rFonts w:hint="eastAsia" w:asciiTheme="minorEastAsia" w:hAnsiTheme="minorEastAsia" w:eastAsiaTheme="minorEastAsia" w:cstheme="minorEastAsia"/>
                <w:b w:val="0"/>
                <w:bCs/>
                <w:color w:val="auto"/>
                <w:sz w:val="21"/>
                <w:szCs w:val="21"/>
                <w:highlight w:val="none"/>
                <w:lang w:val="en-US" w:eastAsia="zh-CN"/>
              </w:rPr>
              <w:t>具有人</w:t>
            </w:r>
            <w:del w:id="66" w:author="admin" w:date="2025-06-26T20:32:29Z">
              <w:r>
                <w:rPr>
                  <w:rFonts w:hint="eastAsia" w:asciiTheme="minorEastAsia" w:hAnsiTheme="minorEastAsia" w:eastAsiaTheme="minorEastAsia" w:cstheme="minorEastAsia"/>
                  <w:b w:val="0"/>
                  <w:bCs/>
                  <w:color w:val="auto"/>
                  <w:sz w:val="21"/>
                  <w:szCs w:val="21"/>
                  <w:highlight w:val="none"/>
                  <w:lang w:val="en-US" w:eastAsia="zh-CN"/>
                </w:rPr>
                <w:delText>力资源和</w:delText>
              </w:r>
            </w:del>
            <w:r>
              <w:rPr>
                <w:rFonts w:hint="eastAsia" w:asciiTheme="minorEastAsia" w:hAnsiTheme="minorEastAsia" w:eastAsiaTheme="minorEastAsia" w:cstheme="minorEastAsia"/>
                <w:b w:val="0"/>
                <w:bCs/>
                <w:color w:val="auto"/>
                <w:sz w:val="21"/>
                <w:szCs w:val="21"/>
                <w:highlight w:val="none"/>
                <w:lang w:val="en-US" w:eastAsia="zh-CN"/>
              </w:rPr>
              <w:t>社</w:t>
            </w:r>
            <w:del w:id="67" w:author="admin" w:date="2025-06-26T20:32:31Z">
              <w:r>
                <w:rPr>
                  <w:rFonts w:hint="default" w:asciiTheme="minorEastAsia" w:hAnsiTheme="minorEastAsia" w:eastAsiaTheme="minorEastAsia" w:cstheme="minorEastAsia"/>
                  <w:b w:val="0"/>
                  <w:bCs/>
                  <w:color w:val="auto"/>
                  <w:sz w:val="21"/>
                  <w:szCs w:val="21"/>
                  <w:highlight w:val="none"/>
                  <w:lang w:val="en-US" w:eastAsia="zh-CN"/>
                </w:rPr>
                <w:delText>会保障局</w:delText>
              </w:r>
            </w:del>
            <w:ins w:id="68" w:author="admin" w:date="2025-06-26T20:32:32Z">
              <w:r>
                <w:rPr>
                  <w:rFonts w:hint="eastAsia" w:asciiTheme="minorEastAsia" w:hAnsiTheme="minorEastAsia" w:eastAsiaTheme="minorEastAsia" w:cstheme="minorEastAsia"/>
                  <w:b w:val="0"/>
                  <w:bCs/>
                  <w:color w:val="auto"/>
                  <w:sz w:val="21"/>
                  <w:szCs w:val="21"/>
                  <w:highlight w:val="none"/>
                  <w:lang w:val="en-US" w:eastAsia="zh-CN"/>
                </w:rPr>
                <w:t>部门</w:t>
              </w:r>
            </w:ins>
            <w:r>
              <w:commentReference w:id="2"/>
            </w:r>
            <w:r>
              <w:rPr>
                <w:rFonts w:hint="eastAsia" w:asciiTheme="minorEastAsia" w:hAnsiTheme="minorEastAsia" w:eastAsiaTheme="minorEastAsia" w:cstheme="minorEastAsia"/>
                <w:b w:val="0"/>
                <w:bCs/>
                <w:color w:val="auto"/>
                <w:sz w:val="21"/>
                <w:szCs w:val="21"/>
                <w:highlight w:val="none"/>
                <w:lang w:val="en-US" w:eastAsia="zh-CN"/>
              </w:rPr>
              <w:t>颁发的中级</w:t>
            </w:r>
            <w:ins w:id="69" w:author="admin" w:date="2025-06-26T20:32:36Z">
              <w:r>
                <w:rPr>
                  <w:rFonts w:hint="eastAsia" w:asciiTheme="minorEastAsia" w:hAnsiTheme="minorEastAsia" w:eastAsiaTheme="minorEastAsia" w:cstheme="minorEastAsia"/>
                  <w:b w:val="0"/>
                  <w:bCs/>
                  <w:color w:val="auto"/>
                  <w:sz w:val="21"/>
                  <w:szCs w:val="21"/>
                  <w:highlight w:val="none"/>
                  <w:lang w:val="en-US" w:eastAsia="zh-CN"/>
                </w:rPr>
                <w:t>（</w:t>
              </w:r>
            </w:ins>
            <w:r>
              <w:rPr>
                <w:rFonts w:hint="eastAsia" w:asciiTheme="minorEastAsia" w:hAnsiTheme="minorEastAsia" w:eastAsiaTheme="minorEastAsia" w:cstheme="minorEastAsia"/>
                <w:b w:val="0"/>
                <w:bCs/>
                <w:color w:val="auto"/>
                <w:sz w:val="21"/>
                <w:szCs w:val="21"/>
                <w:highlight w:val="none"/>
                <w:lang w:val="en-US" w:eastAsia="zh-CN"/>
              </w:rPr>
              <w:t>或以上</w:t>
            </w:r>
            <w:ins w:id="70" w:author="admin" w:date="2025-06-26T20:32:37Z">
              <w:r>
                <w:rPr>
                  <w:rFonts w:hint="eastAsia" w:asciiTheme="minorEastAsia" w:hAnsiTheme="minorEastAsia" w:eastAsiaTheme="minorEastAsia" w:cstheme="minorEastAsia"/>
                  <w:b w:val="0"/>
                  <w:bCs/>
                  <w:color w:val="auto"/>
                  <w:sz w:val="21"/>
                  <w:szCs w:val="21"/>
                  <w:highlight w:val="none"/>
                  <w:lang w:val="en-US" w:eastAsia="zh-CN"/>
                </w:rPr>
                <w:t>）</w:t>
              </w:r>
            </w:ins>
            <w:r>
              <w:rPr>
                <w:rFonts w:hint="eastAsia" w:asciiTheme="minorEastAsia" w:hAnsiTheme="minorEastAsia" w:eastAsiaTheme="minorEastAsia" w:cstheme="minorEastAsia"/>
                <w:b w:val="0"/>
                <w:bCs/>
                <w:color w:val="auto"/>
                <w:sz w:val="21"/>
                <w:szCs w:val="21"/>
                <w:highlight w:val="none"/>
                <w:lang w:val="en-US" w:eastAsia="zh-CN"/>
              </w:rPr>
              <w:t>的</w:t>
            </w:r>
            <w:del w:id="71" w:author="admin" w:date="2025-06-26T20:32:39Z">
              <w:r>
                <w:rPr>
                  <w:rFonts w:hint="eastAsia" w:asciiTheme="minorEastAsia" w:hAnsiTheme="minorEastAsia" w:eastAsiaTheme="minorEastAsia" w:cstheme="minorEastAsia"/>
                  <w:b w:val="0"/>
                  <w:bCs/>
                  <w:color w:val="auto"/>
                  <w:sz w:val="21"/>
                  <w:szCs w:val="21"/>
                  <w:highlight w:val="none"/>
                  <w:lang w:val="en-US" w:eastAsia="zh-CN"/>
                </w:rPr>
                <w:delText>工</w:delText>
              </w:r>
            </w:del>
            <w:del w:id="72" w:author="admin" w:date="2025-06-26T20:32:40Z">
              <w:r>
                <w:rPr>
                  <w:rFonts w:hint="eastAsia" w:asciiTheme="minorEastAsia" w:hAnsiTheme="minorEastAsia" w:eastAsiaTheme="minorEastAsia" w:cstheme="minorEastAsia"/>
                  <w:b w:val="0"/>
                  <w:bCs/>
                  <w:color w:val="auto"/>
                  <w:sz w:val="21"/>
                  <w:szCs w:val="21"/>
                  <w:highlight w:val="none"/>
                  <w:lang w:val="en-US" w:eastAsia="zh-CN"/>
                </w:rPr>
                <w:delText>程师</w:delText>
              </w:r>
            </w:del>
            <w:ins w:id="73" w:author="admin" w:date="2025-06-26T20:32:42Z">
              <w:r>
                <w:rPr>
                  <w:rFonts w:hint="eastAsia" w:asciiTheme="minorEastAsia" w:hAnsiTheme="minorEastAsia" w:eastAsiaTheme="minorEastAsia" w:cstheme="minorEastAsia"/>
                  <w:b w:val="0"/>
                  <w:bCs/>
                  <w:color w:val="auto"/>
                  <w:sz w:val="21"/>
                  <w:szCs w:val="21"/>
                  <w:highlight w:val="none"/>
                  <w:lang w:val="en-US" w:eastAsia="zh-CN"/>
                </w:rPr>
                <w:t>职称</w:t>
              </w:r>
            </w:ins>
            <w:ins w:id="74" w:author="admin" w:date="2025-06-26T20:33:00Z">
              <w:r>
                <w:rPr>
                  <w:rFonts w:hint="eastAsia" w:asciiTheme="minorEastAsia" w:hAnsiTheme="minorEastAsia" w:eastAsiaTheme="minorEastAsia" w:cstheme="minorEastAsia"/>
                  <w:b w:val="0"/>
                  <w:bCs/>
                  <w:color w:val="auto"/>
                  <w:sz w:val="21"/>
                  <w:szCs w:val="21"/>
                  <w:highlight w:val="none"/>
                  <w:lang w:val="en-US" w:eastAsia="zh-CN"/>
                </w:rPr>
                <w:t>（专业：电子类）</w:t>
              </w:r>
            </w:ins>
            <w:r>
              <w:rPr>
                <w:rFonts w:hint="eastAsia" w:asciiTheme="minorEastAsia" w:hAnsiTheme="minorEastAsia" w:eastAsiaTheme="minorEastAsia" w:cstheme="minorEastAsia"/>
                <w:b w:val="0"/>
                <w:bCs/>
                <w:color w:val="auto"/>
                <w:sz w:val="21"/>
                <w:szCs w:val="21"/>
                <w:highlight w:val="none"/>
                <w:lang w:val="en-US" w:eastAsia="zh-CN"/>
              </w:rPr>
              <w:t>证书的</w:t>
            </w:r>
            <w:del w:id="75" w:author="admin" w:date="2025-06-26T20:41:56Z">
              <w:r>
                <w:rPr>
                  <w:rFonts w:hint="eastAsia" w:asciiTheme="minorEastAsia" w:hAnsiTheme="minorEastAsia" w:eastAsiaTheme="minorEastAsia" w:cstheme="minorEastAsia"/>
                  <w:b w:val="0"/>
                  <w:bCs/>
                  <w:color w:val="auto"/>
                  <w:sz w:val="21"/>
                  <w:szCs w:val="21"/>
                  <w:highlight w:val="none"/>
                  <w:lang w:val="en-US" w:eastAsia="zh-CN"/>
                </w:rPr>
                <w:delText>（专业：电子类），</w:delText>
              </w:r>
            </w:del>
            <w:r>
              <w:rPr>
                <w:rFonts w:hint="eastAsia" w:asciiTheme="minorEastAsia" w:hAnsiTheme="minorEastAsia" w:eastAsiaTheme="minorEastAsia" w:cstheme="minorEastAsia"/>
                <w:b w:val="0"/>
                <w:bCs/>
                <w:color w:val="auto"/>
                <w:sz w:val="21"/>
                <w:szCs w:val="21"/>
                <w:highlight w:val="none"/>
                <w:lang w:val="en-US" w:eastAsia="zh-CN"/>
              </w:rPr>
              <w:t>得1</w:t>
            </w:r>
            <w:ins w:id="76" w:author="admin" w:date="2025-06-26T20:31:02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ins w:id="77" w:author="admin" w:date="2025-06-26T20:48:24Z">
              <w:r>
                <w:rPr>
                  <w:rFonts w:hint="eastAsia" w:asciiTheme="minorEastAsia" w:hAnsiTheme="minorEastAsia" w:eastAsiaTheme="minorEastAsia" w:cstheme="minorEastAsia"/>
                  <w:b w:val="0"/>
                  <w:bCs/>
                  <w:color w:val="auto"/>
                  <w:sz w:val="21"/>
                  <w:szCs w:val="21"/>
                  <w:highlight w:val="none"/>
                  <w:lang w:val="en-US" w:eastAsia="zh-CN"/>
                </w:rPr>
                <w:t>，本小项最高得10分</w:t>
              </w:r>
            </w:ins>
            <w:r>
              <w:rPr>
                <w:rFonts w:hint="eastAsia" w:asciiTheme="minorEastAsia" w:hAnsiTheme="minorEastAsia" w:eastAsiaTheme="minorEastAsia" w:cstheme="minorEastAsia"/>
                <w:b w:val="0"/>
                <w:bCs/>
                <w:color w:val="auto"/>
                <w:sz w:val="21"/>
                <w:szCs w:val="21"/>
                <w:highlight w:val="none"/>
                <w:lang w:val="en-US" w:eastAsia="zh-CN"/>
              </w:rPr>
              <w:t>；</w:t>
            </w:r>
            <w:r>
              <w:rPr>
                <w:rFonts w:hint="eastAsia" w:asciiTheme="minorEastAsia" w:hAnsiTheme="minorEastAsia" w:eastAsiaTheme="minorEastAsia" w:cstheme="minorEastAsia"/>
                <w:b w:val="0"/>
                <w:bCs/>
                <w:color w:val="auto"/>
                <w:sz w:val="21"/>
                <w:szCs w:val="21"/>
                <w:highlight w:val="none"/>
                <w:lang w:val="en-US" w:eastAsia="zh-CN"/>
              </w:rPr>
              <w:br w:type="textWrapping"/>
            </w:r>
            <w:ins w:id="78" w:author="admin" w:date="2025-06-26T20:31:49Z">
              <w:r>
                <w:rPr>
                  <w:rFonts w:hint="eastAsia" w:asciiTheme="minorEastAsia" w:hAnsiTheme="minorEastAsia" w:eastAsiaTheme="minorEastAsia" w:cstheme="minorEastAsia"/>
                  <w:b w:val="0"/>
                  <w:bCs/>
                  <w:color w:val="auto"/>
                  <w:sz w:val="21"/>
                  <w:szCs w:val="21"/>
                  <w:highlight w:val="none"/>
                  <w:lang w:val="en-US" w:eastAsia="zh-CN"/>
                </w:rPr>
                <w:t>3.</w:t>
              </w:r>
            </w:ins>
            <w:r>
              <w:rPr>
                <w:rFonts w:hint="eastAsia" w:asciiTheme="minorEastAsia" w:hAnsiTheme="minorEastAsia" w:eastAsiaTheme="minorEastAsia" w:cstheme="minorEastAsia"/>
                <w:b w:val="0"/>
                <w:bCs/>
                <w:color w:val="auto"/>
                <w:sz w:val="21"/>
                <w:szCs w:val="21"/>
                <w:highlight w:val="none"/>
                <w:lang w:val="en-US" w:eastAsia="zh-CN"/>
              </w:rPr>
              <w:t>具有</w:t>
            </w:r>
            <w:ins w:id="79" w:author="admin" w:date="2025-06-26T20:35:20Z">
              <w:r>
                <w:rPr>
                  <w:rFonts w:hint="eastAsia" w:asciiTheme="minorEastAsia" w:hAnsiTheme="minorEastAsia" w:eastAsiaTheme="minorEastAsia" w:cstheme="minorEastAsia"/>
                  <w:b w:val="0"/>
                  <w:bCs/>
                  <w:color w:val="auto"/>
                  <w:sz w:val="21"/>
                  <w:szCs w:val="21"/>
                  <w:highlight w:val="none"/>
                  <w:lang w:val="en-US" w:eastAsia="zh-CN"/>
                </w:rPr>
                <w:t>工信部门教育与考试中心颁发的</w:t>
              </w:r>
            </w:ins>
            <w:ins w:id="80" w:author="admin" w:date="2025-06-26T20:37:02Z">
              <w:r>
                <w:rPr>
                  <w:rFonts w:hint="eastAsia" w:asciiTheme="minorEastAsia" w:hAnsiTheme="minorEastAsia" w:eastAsiaTheme="minorEastAsia" w:cstheme="minorEastAsia"/>
                  <w:b w:val="0"/>
                  <w:bCs/>
                  <w:color w:val="auto"/>
                  <w:sz w:val="21"/>
                  <w:szCs w:val="21"/>
                  <w:highlight w:val="none"/>
                  <w:lang w:val="en-US" w:eastAsia="zh-CN"/>
                </w:rPr>
                <w:t>网络与信息安全工程师（高级）</w:t>
              </w:r>
            </w:ins>
            <w:ins w:id="81" w:author="admin" w:date="2025-06-26T20:37:06Z">
              <w:r>
                <w:rPr>
                  <w:rFonts w:hint="eastAsia" w:asciiTheme="minorEastAsia" w:hAnsiTheme="minorEastAsia" w:eastAsiaTheme="minorEastAsia" w:cstheme="minorEastAsia"/>
                  <w:b w:val="0"/>
                  <w:bCs/>
                  <w:color w:val="auto"/>
                  <w:sz w:val="21"/>
                  <w:szCs w:val="21"/>
                  <w:highlight w:val="none"/>
                  <w:lang w:val="en-US" w:eastAsia="zh-CN"/>
                </w:rPr>
                <w:t>证书</w:t>
              </w:r>
            </w:ins>
            <w:del w:id="82" w:author="admin" w:date="2025-06-26T20:41:50Z">
              <w:r>
                <w:rPr>
                  <w:rFonts w:hint="default" w:asciiTheme="minorEastAsia" w:hAnsiTheme="minorEastAsia" w:eastAsiaTheme="minorEastAsia" w:cstheme="minorEastAsia"/>
                  <w:b w:val="0"/>
                  <w:bCs/>
                  <w:color w:val="auto"/>
                  <w:sz w:val="21"/>
                  <w:szCs w:val="21"/>
                  <w:highlight w:val="none"/>
                  <w:lang w:val="en-US" w:eastAsia="zh-CN"/>
                </w:rPr>
                <w:delText>工信部门颁发高级网络信息安全工程师，</w:delText>
              </w:r>
            </w:del>
            <w:ins w:id="83" w:author="admin" w:date="2025-06-26T20:41:51Z">
              <w:r>
                <w:rPr>
                  <w:rFonts w:hint="eastAsia" w:asciiTheme="minorEastAsia" w:hAnsiTheme="minorEastAsia" w:eastAsiaTheme="minorEastAsia" w:cstheme="minorEastAsia"/>
                  <w:b w:val="0"/>
                  <w:bCs/>
                  <w:color w:val="auto"/>
                  <w:sz w:val="21"/>
                  <w:szCs w:val="21"/>
                  <w:highlight w:val="none"/>
                  <w:lang w:val="en-US" w:eastAsia="zh-CN"/>
                </w:rPr>
                <w:t>的</w:t>
              </w:r>
            </w:ins>
            <w:r>
              <w:rPr>
                <w:rFonts w:hint="eastAsia" w:asciiTheme="minorEastAsia" w:hAnsiTheme="minorEastAsia" w:eastAsiaTheme="minorEastAsia" w:cstheme="minorEastAsia"/>
                <w:b w:val="0"/>
                <w:bCs/>
                <w:color w:val="auto"/>
                <w:sz w:val="21"/>
                <w:szCs w:val="21"/>
                <w:highlight w:val="none"/>
                <w:lang w:val="en-US" w:eastAsia="zh-CN"/>
              </w:rPr>
              <w:t>得1</w:t>
            </w:r>
            <w:ins w:id="84" w:author="admin" w:date="2025-06-26T20:31:03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ins w:id="85" w:author="admin" w:date="2025-06-26T20:48:26Z">
              <w:r>
                <w:rPr>
                  <w:rFonts w:hint="eastAsia" w:asciiTheme="minorEastAsia" w:hAnsiTheme="minorEastAsia" w:eastAsiaTheme="minorEastAsia" w:cstheme="minorEastAsia"/>
                  <w:b w:val="0"/>
                  <w:bCs/>
                  <w:color w:val="auto"/>
                  <w:sz w:val="21"/>
                  <w:szCs w:val="21"/>
                  <w:highlight w:val="none"/>
                  <w:lang w:val="en-US" w:eastAsia="zh-CN"/>
                </w:rPr>
                <w:t>，本小项最高得10分</w:t>
              </w:r>
            </w:ins>
            <w:r>
              <w:rPr>
                <w:rFonts w:hint="eastAsia" w:asciiTheme="minorEastAsia" w:hAnsiTheme="minorEastAsia" w:eastAsiaTheme="minorEastAsia" w:cstheme="minorEastAsia"/>
                <w:b w:val="0"/>
                <w:bCs/>
                <w:color w:val="auto"/>
                <w:sz w:val="21"/>
                <w:szCs w:val="21"/>
                <w:highlight w:val="none"/>
                <w:lang w:val="en-US" w:eastAsia="zh-CN"/>
              </w:rPr>
              <w:t>；</w:t>
            </w:r>
            <w:r>
              <w:rPr>
                <w:rFonts w:hint="eastAsia" w:asciiTheme="minorEastAsia" w:hAnsiTheme="minorEastAsia" w:eastAsiaTheme="minorEastAsia" w:cstheme="minorEastAsia"/>
                <w:b w:val="0"/>
                <w:bCs/>
                <w:color w:val="auto"/>
                <w:sz w:val="21"/>
                <w:szCs w:val="21"/>
                <w:highlight w:val="none"/>
                <w:lang w:val="en-US" w:eastAsia="zh-CN"/>
              </w:rPr>
              <w:br w:type="textWrapping"/>
            </w:r>
            <w:ins w:id="86" w:author="admin" w:date="2025-06-26T20:31:51Z">
              <w:r>
                <w:rPr>
                  <w:rFonts w:hint="eastAsia" w:asciiTheme="minorEastAsia" w:hAnsiTheme="minorEastAsia" w:eastAsiaTheme="minorEastAsia" w:cstheme="minorEastAsia"/>
                  <w:b w:val="0"/>
                  <w:bCs/>
                  <w:color w:val="auto"/>
                  <w:sz w:val="21"/>
                  <w:szCs w:val="21"/>
                  <w:highlight w:val="none"/>
                  <w:lang w:val="en-US" w:eastAsia="zh-CN"/>
                </w:rPr>
                <w:t>4.</w:t>
              </w:r>
            </w:ins>
            <w:commentRangeStart w:id="3"/>
            <w:r>
              <w:rPr>
                <w:rFonts w:hint="eastAsia" w:asciiTheme="minorEastAsia" w:hAnsiTheme="minorEastAsia" w:eastAsiaTheme="minorEastAsia" w:cstheme="minorEastAsia"/>
                <w:b w:val="0"/>
                <w:bCs/>
                <w:color w:val="auto"/>
                <w:sz w:val="21"/>
                <w:szCs w:val="21"/>
                <w:highlight w:val="none"/>
                <w:lang w:val="en-US" w:eastAsia="zh-CN"/>
              </w:rPr>
              <w:t>具有工信部门颁发的高级网络工程师</w:t>
            </w:r>
            <w:del w:id="87" w:author="admin" w:date="2025-06-26T20:41:53Z">
              <w:r>
                <w:rPr>
                  <w:rFonts w:hint="default" w:asciiTheme="minorEastAsia" w:hAnsiTheme="minorEastAsia" w:eastAsiaTheme="minorEastAsia" w:cstheme="minorEastAsia"/>
                  <w:b w:val="0"/>
                  <w:bCs/>
                  <w:color w:val="auto"/>
                  <w:sz w:val="21"/>
                  <w:szCs w:val="21"/>
                  <w:highlight w:val="none"/>
                  <w:lang w:val="en-US" w:eastAsia="zh-CN"/>
                </w:rPr>
                <w:delText>，</w:delText>
              </w:r>
            </w:del>
            <w:ins w:id="88" w:author="admin" w:date="2025-06-26T20:41:53Z">
              <w:r>
                <w:rPr>
                  <w:rFonts w:hint="eastAsia" w:asciiTheme="minorEastAsia" w:hAnsiTheme="minorEastAsia" w:eastAsiaTheme="minorEastAsia" w:cstheme="minorEastAsia"/>
                  <w:b w:val="0"/>
                  <w:bCs/>
                  <w:color w:val="auto"/>
                  <w:sz w:val="21"/>
                  <w:szCs w:val="21"/>
                  <w:highlight w:val="none"/>
                  <w:lang w:val="en-US" w:eastAsia="zh-CN"/>
                </w:rPr>
                <w:t>的</w:t>
              </w:r>
            </w:ins>
            <w:r>
              <w:rPr>
                <w:rFonts w:hint="eastAsia" w:asciiTheme="minorEastAsia" w:hAnsiTheme="minorEastAsia" w:eastAsiaTheme="minorEastAsia" w:cstheme="minorEastAsia"/>
                <w:b w:val="0"/>
                <w:bCs/>
                <w:color w:val="auto"/>
                <w:sz w:val="21"/>
                <w:szCs w:val="21"/>
                <w:highlight w:val="none"/>
                <w:lang w:val="en-US" w:eastAsia="zh-CN"/>
              </w:rPr>
              <w:t>得1</w:t>
            </w:r>
            <w:ins w:id="89" w:author="admin" w:date="2025-06-26T20:31:04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ins w:id="90" w:author="admin" w:date="2025-06-26T20:48:27Z">
              <w:r>
                <w:rPr>
                  <w:rFonts w:hint="eastAsia" w:asciiTheme="minorEastAsia" w:hAnsiTheme="minorEastAsia" w:eastAsiaTheme="minorEastAsia" w:cstheme="minorEastAsia"/>
                  <w:b w:val="0"/>
                  <w:bCs/>
                  <w:color w:val="auto"/>
                  <w:sz w:val="21"/>
                  <w:szCs w:val="21"/>
                  <w:highlight w:val="none"/>
                  <w:lang w:val="en-US" w:eastAsia="zh-CN"/>
                </w:rPr>
                <w:t>，本小项最高得10分</w:t>
              </w:r>
              <w:commentRangeEnd w:id="3"/>
            </w:ins>
            <w:r>
              <w:commentReference w:id="3"/>
            </w:r>
            <w:ins w:id="91" w:author="admin" w:date="2025-06-26T20:48:40Z">
              <w:r>
                <w:rPr>
                  <w:rFonts w:hint="eastAsia" w:asciiTheme="minorEastAsia" w:hAnsiTheme="minorEastAsia" w:eastAsiaTheme="minorEastAsia" w:cstheme="minorEastAsia"/>
                  <w:b w:val="0"/>
                  <w:bCs/>
                  <w:color w:val="auto"/>
                  <w:sz w:val="21"/>
                  <w:szCs w:val="21"/>
                  <w:highlight w:val="none"/>
                  <w:lang w:val="en-US" w:eastAsia="zh-CN"/>
                </w:rPr>
                <w:t>。</w:t>
              </w:r>
            </w:ins>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bCs w:val="0"/>
                <w:color w:val="auto"/>
                <w:sz w:val="21"/>
                <w:szCs w:val="21"/>
                <w:highlight w:val="none"/>
                <w:lang w:val="en-US" w:eastAsia="zh-CN"/>
              </w:rPr>
              <w:t>二、网络安全负责人（1名），本项最高</w:t>
            </w:r>
            <w:del w:id="92" w:author="admin" w:date="2025-06-26T20:31:13Z">
              <w:r>
                <w:rPr>
                  <w:rFonts w:hint="default" w:asciiTheme="minorEastAsia" w:hAnsiTheme="minorEastAsia" w:eastAsiaTheme="minorEastAsia" w:cstheme="minorEastAsia"/>
                  <w:b/>
                  <w:bCs w:val="0"/>
                  <w:color w:val="auto"/>
                  <w:sz w:val="21"/>
                  <w:szCs w:val="21"/>
                  <w:highlight w:val="none"/>
                  <w:lang w:val="en-US" w:eastAsia="zh-CN"/>
                </w:rPr>
                <w:delText>4</w:delText>
              </w:r>
            </w:del>
            <w:ins w:id="93" w:author="admin" w:date="2025-06-26T20:31:13Z">
              <w:r>
                <w:rPr>
                  <w:rFonts w:hint="eastAsia" w:asciiTheme="minorEastAsia" w:hAnsiTheme="minorEastAsia" w:eastAsiaTheme="minorEastAsia" w:cstheme="minorEastAsia"/>
                  <w:b/>
                  <w:bCs w:val="0"/>
                  <w:color w:val="auto"/>
                  <w:sz w:val="21"/>
                  <w:szCs w:val="21"/>
                  <w:highlight w:val="none"/>
                  <w:lang w:val="en-US" w:eastAsia="zh-CN"/>
                </w:rPr>
                <w:t>3</w:t>
              </w:r>
            </w:ins>
            <w:ins w:id="94" w:author="admin" w:date="2025-06-26T20:31:11Z">
              <w:r>
                <w:rPr>
                  <w:rFonts w:hint="eastAsia" w:asciiTheme="minorEastAsia" w:hAnsiTheme="minorEastAsia" w:eastAsiaTheme="minorEastAsia" w:cstheme="minorEastAsia"/>
                  <w:b/>
                  <w:bCs w:val="0"/>
                  <w:color w:val="auto"/>
                  <w:sz w:val="21"/>
                  <w:szCs w:val="21"/>
                  <w:highlight w:val="none"/>
                  <w:lang w:val="en-US" w:eastAsia="zh-CN"/>
                </w:rPr>
                <w:t>0</w:t>
              </w:r>
            </w:ins>
            <w:r>
              <w:rPr>
                <w:rFonts w:hint="eastAsia" w:asciiTheme="minorEastAsia" w:hAnsiTheme="minorEastAsia" w:eastAsiaTheme="minorEastAsia" w:cstheme="minorEastAsia"/>
                <w:b/>
                <w:bCs w:val="0"/>
                <w:color w:val="auto"/>
                <w:sz w:val="21"/>
                <w:szCs w:val="21"/>
                <w:highlight w:val="none"/>
                <w:lang w:val="en-US" w:eastAsia="zh-CN"/>
              </w:rPr>
              <w:t>分：</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1.具有</w:t>
            </w:r>
            <w:commentRangeStart w:id="4"/>
            <w:r>
              <w:rPr>
                <w:rFonts w:hint="eastAsia" w:asciiTheme="minorEastAsia" w:hAnsiTheme="minorEastAsia" w:eastAsiaTheme="minorEastAsia" w:cstheme="minorEastAsia"/>
                <w:b w:val="0"/>
                <w:bCs/>
                <w:color w:val="auto"/>
                <w:sz w:val="21"/>
                <w:szCs w:val="21"/>
                <w:highlight w:val="none"/>
                <w:lang w:val="en-US" w:eastAsia="zh-CN"/>
              </w:rPr>
              <w:t>行政机关或事业单位颁发的信息安全保障人员认证（CISAW）证书</w:t>
            </w:r>
            <w:commentRangeEnd w:id="4"/>
            <w:r>
              <w:commentReference w:id="4"/>
            </w:r>
            <w:ins w:id="95" w:author="admin" w:date="2025-06-26T20:41:41Z">
              <w:r>
                <w:rPr>
                  <w:rFonts w:hint="eastAsia" w:asciiTheme="minorEastAsia" w:hAnsiTheme="minorEastAsia" w:eastAsiaTheme="minorEastAsia" w:cstheme="minorEastAsia"/>
                  <w:b w:val="0"/>
                  <w:bCs/>
                  <w:color w:val="auto"/>
                  <w:sz w:val="21"/>
                  <w:szCs w:val="21"/>
                  <w:highlight w:val="none"/>
                  <w:lang w:val="en-US" w:eastAsia="zh-CN"/>
                </w:rPr>
                <w:t>的</w:t>
              </w:r>
            </w:ins>
            <w:r>
              <w:rPr>
                <w:rFonts w:hint="eastAsia" w:asciiTheme="minorEastAsia" w:hAnsiTheme="minorEastAsia" w:eastAsiaTheme="minorEastAsia" w:cstheme="minorEastAsia"/>
                <w:b w:val="0"/>
                <w:bCs/>
                <w:color w:val="auto"/>
                <w:sz w:val="21"/>
                <w:szCs w:val="21"/>
                <w:highlight w:val="none"/>
                <w:lang w:val="en-US" w:eastAsia="zh-CN"/>
              </w:rPr>
              <w:t>得1</w:t>
            </w:r>
            <w:ins w:id="96" w:author="admin" w:date="2025-06-26T20:31:15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ins w:id="97" w:author="admin" w:date="2025-06-26T20:48:30Z">
              <w:r>
                <w:rPr>
                  <w:rFonts w:hint="eastAsia" w:asciiTheme="minorEastAsia" w:hAnsiTheme="minorEastAsia" w:eastAsiaTheme="minorEastAsia" w:cstheme="minorEastAsia"/>
                  <w:b w:val="0"/>
                  <w:bCs/>
                  <w:color w:val="auto"/>
                  <w:sz w:val="21"/>
                  <w:szCs w:val="21"/>
                  <w:highlight w:val="none"/>
                  <w:lang w:val="en-US" w:eastAsia="zh-CN"/>
                </w:rPr>
                <w:t>，本小项最高得10分</w:t>
              </w:r>
            </w:ins>
            <w:r>
              <w:rPr>
                <w:rFonts w:hint="eastAsia" w:asciiTheme="minorEastAsia" w:hAnsiTheme="minorEastAsia" w:eastAsiaTheme="minorEastAsia" w:cstheme="minorEastAsia"/>
                <w:b w:val="0"/>
                <w:bCs/>
                <w:color w:val="auto"/>
                <w:sz w:val="21"/>
                <w:szCs w:val="21"/>
                <w:highlight w:val="none"/>
                <w:lang w:val="en-US" w:eastAsia="zh-CN"/>
              </w:rPr>
              <w:t>；</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2.</w:t>
            </w:r>
            <w:ins w:id="98" w:author="admin" w:date="2025-06-26T20:40:54Z">
              <w:r>
                <w:rPr>
                  <w:rFonts w:hint="eastAsia" w:asciiTheme="minorEastAsia" w:hAnsiTheme="minorEastAsia" w:eastAsiaTheme="minorEastAsia" w:cstheme="minorEastAsia"/>
                  <w:b w:val="0"/>
                  <w:bCs/>
                  <w:color w:val="auto"/>
                  <w:sz w:val="21"/>
                  <w:szCs w:val="21"/>
                  <w:highlight w:val="none"/>
                  <w:lang w:val="en-US" w:eastAsia="zh-CN"/>
                </w:rPr>
                <w:t>具有工信部门教育与考试中心颁发的智能化系统集成项目经理（高级）证书</w:t>
              </w:r>
            </w:ins>
            <w:ins w:id="99" w:author="admin" w:date="2025-06-26T20:41:36Z">
              <w:r>
                <w:rPr>
                  <w:rFonts w:hint="eastAsia" w:asciiTheme="minorEastAsia" w:hAnsiTheme="minorEastAsia" w:eastAsiaTheme="minorEastAsia" w:cstheme="minorEastAsia"/>
                  <w:b w:val="0"/>
                  <w:bCs/>
                  <w:color w:val="auto"/>
                  <w:sz w:val="21"/>
                  <w:szCs w:val="21"/>
                  <w:highlight w:val="none"/>
                  <w:lang w:val="en-US" w:eastAsia="zh-CN"/>
                </w:rPr>
                <w:t>的</w:t>
              </w:r>
            </w:ins>
            <w:r>
              <w:rPr>
                <w:rFonts w:hint="eastAsia" w:asciiTheme="minorEastAsia" w:hAnsiTheme="minorEastAsia" w:eastAsiaTheme="minorEastAsia" w:cstheme="minorEastAsia"/>
                <w:b w:val="0"/>
                <w:bCs/>
                <w:color w:val="auto"/>
                <w:sz w:val="21"/>
                <w:szCs w:val="21"/>
                <w:highlight w:val="none"/>
                <w:lang w:val="en-US" w:eastAsia="zh-CN"/>
              </w:rPr>
              <w:t>得1</w:t>
            </w:r>
            <w:ins w:id="100" w:author="admin" w:date="2025-06-26T20:31:16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ins w:id="101" w:author="admin" w:date="2025-06-26T20:48:34Z">
              <w:r>
                <w:rPr>
                  <w:rFonts w:hint="eastAsia" w:asciiTheme="minorEastAsia" w:hAnsiTheme="minorEastAsia" w:eastAsiaTheme="minorEastAsia" w:cstheme="minorEastAsia"/>
                  <w:b w:val="0"/>
                  <w:bCs/>
                  <w:color w:val="auto"/>
                  <w:sz w:val="21"/>
                  <w:szCs w:val="21"/>
                  <w:highlight w:val="none"/>
                  <w:lang w:val="en-US" w:eastAsia="zh-CN"/>
                </w:rPr>
                <w:t>，本小项最高得10分</w:t>
              </w:r>
            </w:ins>
            <w:r>
              <w:rPr>
                <w:rFonts w:hint="eastAsia" w:asciiTheme="minorEastAsia" w:hAnsiTheme="minorEastAsia" w:eastAsiaTheme="minorEastAsia" w:cstheme="minorEastAsia"/>
                <w:b w:val="0"/>
                <w:bCs/>
                <w:color w:val="auto"/>
                <w:sz w:val="21"/>
                <w:szCs w:val="21"/>
                <w:highlight w:val="none"/>
                <w:lang w:val="en-US" w:eastAsia="zh-CN"/>
              </w:rPr>
              <w:t>；</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3.</w:t>
            </w:r>
            <w:ins w:id="102" w:author="admin" w:date="2025-06-26T20:41:14Z">
              <w:r>
                <w:rPr>
                  <w:rFonts w:hint="eastAsia" w:asciiTheme="minorEastAsia" w:hAnsiTheme="minorEastAsia" w:eastAsiaTheme="minorEastAsia" w:cstheme="minorEastAsia"/>
                  <w:b w:val="0"/>
                  <w:bCs/>
                  <w:color w:val="auto"/>
                  <w:sz w:val="21"/>
                  <w:szCs w:val="21"/>
                  <w:highlight w:val="none"/>
                  <w:lang w:val="en-US" w:eastAsia="zh-CN"/>
                </w:rPr>
                <w:t>具有行政机关或事业单位颁发的注册信息安全专业人员（CISP）（获准 注册信息安全工程师（CISE））证书</w:t>
              </w:r>
            </w:ins>
            <w:ins w:id="103" w:author="admin" w:date="2025-06-26T20:41:20Z">
              <w:r>
                <w:rPr>
                  <w:rFonts w:hint="eastAsia" w:asciiTheme="minorEastAsia" w:hAnsiTheme="minorEastAsia" w:eastAsiaTheme="minorEastAsia" w:cstheme="minorEastAsia"/>
                  <w:b w:val="0"/>
                  <w:bCs/>
                  <w:color w:val="auto"/>
                  <w:sz w:val="21"/>
                  <w:szCs w:val="21"/>
                  <w:highlight w:val="none"/>
                  <w:lang w:val="en-US" w:eastAsia="zh-CN"/>
                </w:rPr>
                <w:t>的</w:t>
              </w:r>
            </w:ins>
            <w:del w:id="104" w:author="admin" w:date="2025-06-26T20:41:38Z">
              <w:r>
                <w:rPr>
                  <w:rFonts w:hint="eastAsia" w:asciiTheme="minorEastAsia" w:hAnsiTheme="minorEastAsia" w:eastAsiaTheme="minorEastAsia" w:cstheme="minorEastAsia"/>
                  <w:b w:val="0"/>
                  <w:bCs/>
                  <w:color w:val="auto"/>
                  <w:sz w:val="21"/>
                  <w:szCs w:val="21"/>
                  <w:highlight w:val="none"/>
                  <w:lang w:val="en-US" w:eastAsia="zh-CN"/>
                </w:rPr>
                <w:delText>具有中国信息安全测评中心颁发的CISP-CISE注册信息安全工程师证书，</w:delText>
              </w:r>
            </w:del>
            <w:r>
              <w:rPr>
                <w:rFonts w:hint="eastAsia" w:asciiTheme="minorEastAsia" w:hAnsiTheme="minorEastAsia" w:eastAsiaTheme="minorEastAsia" w:cstheme="minorEastAsia"/>
                <w:b w:val="0"/>
                <w:bCs/>
                <w:color w:val="auto"/>
                <w:sz w:val="21"/>
                <w:szCs w:val="21"/>
                <w:highlight w:val="none"/>
                <w:lang w:val="en-US" w:eastAsia="zh-CN"/>
              </w:rPr>
              <w:t>得1</w:t>
            </w:r>
            <w:ins w:id="105" w:author="admin" w:date="2025-06-26T20:31:17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ins w:id="106" w:author="admin" w:date="2025-06-26T20:48:37Z">
              <w:r>
                <w:rPr>
                  <w:rFonts w:hint="eastAsia" w:asciiTheme="minorEastAsia" w:hAnsiTheme="minorEastAsia" w:eastAsiaTheme="minorEastAsia" w:cstheme="minorEastAsia"/>
                  <w:b w:val="0"/>
                  <w:bCs/>
                  <w:color w:val="auto"/>
                  <w:sz w:val="21"/>
                  <w:szCs w:val="21"/>
                  <w:highlight w:val="none"/>
                  <w:lang w:val="en-US" w:eastAsia="zh-CN"/>
                </w:rPr>
                <w:t>，本小项最高得10分</w:t>
              </w:r>
            </w:ins>
            <w:r>
              <w:rPr>
                <w:rFonts w:hint="eastAsia" w:asciiTheme="minorEastAsia" w:hAnsiTheme="minorEastAsia" w:eastAsiaTheme="minorEastAsia" w:cstheme="minorEastAsia"/>
                <w:b w:val="0"/>
                <w:bCs/>
                <w:color w:val="auto"/>
                <w:sz w:val="21"/>
                <w:szCs w:val="21"/>
                <w:highlight w:val="none"/>
                <w:lang w:val="en-US" w:eastAsia="zh-CN"/>
              </w:rPr>
              <w:t>。</w:t>
            </w:r>
          </w:p>
          <w:p w14:paraId="226DC844">
            <w:pPr>
              <w:pStyle w:val="16"/>
              <w:keepNext w:val="0"/>
              <w:keepLines w:val="0"/>
              <w:pageBreakBefore w:val="0"/>
              <w:kinsoku/>
              <w:wordWrap/>
              <w:overflowPunct/>
              <w:topLinePunct w:val="0"/>
              <w:bidi w:val="0"/>
              <w:snapToGrid/>
              <w:spacing w:line="360" w:lineRule="auto"/>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
                <w:bCs w:val="0"/>
                <w:color w:val="auto"/>
                <w:sz w:val="21"/>
                <w:szCs w:val="21"/>
                <w:highlight w:val="none"/>
                <w:lang w:val="en-US" w:eastAsia="zh-CN"/>
              </w:rPr>
              <w:t>三、项目实施人员（1人），本项最高3</w:t>
            </w:r>
            <w:ins w:id="107" w:author="admin" w:date="2025-06-26T20:31:21Z">
              <w:r>
                <w:rPr>
                  <w:rFonts w:hint="eastAsia" w:asciiTheme="minorEastAsia" w:hAnsiTheme="minorEastAsia" w:eastAsiaTheme="minorEastAsia" w:cstheme="minorEastAsia"/>
                  <w:b/>
                  <w:bCs w:val="0"/>
                  <w:color w:val="auto"/>
                  <w:sz w:val="21"/>
                  <w:szCs w:val="21"/>
                  <w:highlight w:val="none"/>
                  <w:lang w:val="en-US" w:eastAsia="zh-CN"/>
                </w:rPr>
                <w:t>0</w:t>
              </w:r>
            </w:ins>
            <w:r>
              <w:rPr>
                <w:rFonts w:hint="eastAsia" w:asciiTheme="minorEastAsia" w:hAnsiTheme="minorEastAsia" w:eastAsiaTheme="minorEastAsia" w:cstheme="minorEastAsia"/>
                <w:b/>
                <w:bCs w:val="0"/>
                <w:color w:val="auto"/>
                <w:sz w:val="21"/>
                <w:szCs w:val="21"/>
                <w:highlight w:val="none"/>
                <w:lang w:val="en-US" w:eastAsia="zh-CN"/>
              </w:rPr>
              <w:t>分：</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kern w:val="2"/>
                <w:sz w:val="21"/>
                <w:szCs w:val="21"/>
                <w:highlight w:val="none"/>
                <w:lang w:val="en-US" w:eastAsia="zh-CN" w:bidi="ar-SA"/>
              </w:rPr>
              <w:t>1.</w:t>
            </w:r>
            <w:ins w:id="108" w:author="admin" w:date="2025-06-26T20:43:34Z">
              <w:r>
                <w:rPr>
                  <w:rFonts w:hint="eastAsia" w:asciiTheme="minorEastAsia" w:hAnsiTheme="minorEastAsia" w:eastAsiaTheme="minorEastAsia" w:cstheme="minorEastAsia"/>
                  <w:b w:val="0"/>
                  <w:bCs/>
                  <w:color w:val="auto"/>
                  <w:kern w:val="2"/>
                  <w:sz w:val="21"/>
                  <w:szCs w:val="21"/>
                  <w:highlight w:val="none"/>
                  <w:lang w:val="en-US" w:eastAsia="zh-CN" w:bidi="ar-SA"/>
                </w:rPr>
                <w:t>具有工信部门教育与考试中心颁发的网络安全架构师（高级）证书</w:t>
              </w:r>
            </w:ins>
            <w:ins w:id="109" w:author="admin" w:date="2025-06-26T20:44:01Z">
              <w:r>
                <w:rPr>
                  <w:rFonts w:hint="eastAsia" w:asciiTheme="minorEastAsia" w:hAnsiTheme="minorEastAsia" w:eastAsiaTheme="minorEastAsia" w:cstheme="minorEastAsia"/>
                  <w:b w:val="0"/>
                  <w:bCs/>
                  <w:color w:val="auto"/>
                  <w:kern w:val="2"/>
                  <w:sz w:val="21"/>
                  <w:szCs w:val="21"/>
                  <w:highlight w:val="none"/>
                  <w:lang w:val="en-US" w:eastAsia="zh-CN" w:bidi="ar-SA"/>
                </w:rPr>
                <w:t>的</w:t>
              </w:r>
            </w:ins>
            <w:del w:id="110" w:author="admin" w:date="2025-06-26T20:43:34Z">
              <w:r>
                <w:rPr>
                  <w:rFonts w:hint="eastAsia" w:asciiTheme="minorEastAsia" w:hAnsiTheme="minorEastAsia" w:eastAsiaTheme="minorEastAsia" w:cstheme="minorEastAsia"/>
                  <w:b w:val="0"/>
                  <w:bCs/>
                  <w:color w:val="auto"/>
                  <w:kern w:val="2"/>
                  <w:sz w:val="21"/>
                  <w:szCs w:val="21"/>
                  <w:highlight w:val="none"/>
                  <w:lang w:val="en-US" w:eastAsia="zh-CN" w:bidi="ar-SA"/>
                </w:rPr>
                <w:delText>具有工信部门颁发的网络安全架构师（高级）证书，</w:delText>
              </w:r>
            </w:del>
            <w:r>
              <w:rPr>
                <w:rFonts w:hint="eastAsia" w:asciiTheme="minorEastAsia" w:hAnsiTheme="minorEastAsia" w:eastAsiaTheme="minorEastAsia" w:cstheme="minorEastAsia"/>
                <w:b w:val="0"/>
                <w:bCs/>
                <w:color w:val="auto"/>
                <w:kern w:val="2"/>
                <w:sz w:val="21"/>
                <w:szCs w:val="21"/>
                <w:highlight w:val="none"/>
                <w:lang w:val="en-US" w:eastAsia="zh-CN" w:bidi="ar-SA"/>
              </w:rPr>
              <w:t>得1</w:t>
            </w:r>
            <w:ins w:id="111" w:author="admin" w:date="2025-06-26T20:31:22Z">
              <w:r>
                <w:rPr>
                  <w:rFonts w:hint="eastAsia" w:asciiTheme="minorEastAsia" w:hAnsiTheme="minorEastAsia" w:eastAsiaTheme="minorEastAsia" w:cstheme="minorEastAsia"/>
                  <w:b w:val="0"/>
                  <w:bCs/>
                  <w:color w:val="auto"/>
                  <w:kern w:val="2"/>
                  <w:sz w:val="21"/>
                  <w:szCs w:val="21"/>
                  <w:highlight w:val="none"/>
                  <w:lang w:val="en-US" w:eastAsia="zh-CN" w:bidi="ar-SA"/>
                </w:rPr>
                <w:t>0</w:t>
              </w:r>
            </w:ins>
            <w:r>
              <w:rPr>
                <w:rFonts w:hint="eastAsia" w:asciiTheme="minorEastAsia" w:hAnsiTheme="minorEastAsia" w:eastAsiaTheme="minorEastAsia" w:cstheme="minorEastAsia"/>
                <w:b w:val="0"/>
                <w:bCs/>
                <w:color w:val="auto"/>
                <w:kern w:val="2"/>
                <w:sz w:val="21"/>
                <w:szCs w:val="21"/>
                <w:highlight w:val="none"/>
                <w:lang w:val="en-US" w:eastAsia="zh-CN" w:bidi="ar-SA"/>
              </w:rPr>
              <w:t>分</w:t>
            </w:r>
            <w:ins w:id="112" w:author="admin" w:date="2025-06-26T20:48:46Z">
              <w:r>
                <w:rPr>
                  <w:rFonts w:hint="eastAsia" w:asciiTheme="minorEastAsia" w:hAnsiTheme="minorEastAsia" w:eastAsiaTheme="minorEastAsia" w:cstheme="minorEastAsia"/>
                  <w:b w:val="0"/>
                  <w:bCs/>
                  <w:color w:val="auto"/>
                  <w:sz w:val="21"/>
                  <w:szCs w:val="21"/>
                  <w:highlight w:val="none"/>
                  <w:lang w:val="en-US" w:eastAsia="zh-CN"/>
                </w:rPr>
                <w:t>，本小项最高得10分</w:t>
              </w:r>
            </w:ins>
            <w:r>
              <w:rPr>
                <w:rFonts w:hint="eastAsia" w:asciiTheme="minorEastAsia" w:hAnsiTheme="minorEastAsia" w:eastAsiaTheme="minorEastAsia" w:cstheme="minorEastAsia"/>
                <w:b w:val="0"/>
                <w:bCs/>
                <w:color w:val="auto"/>
                <w:kern w:val="2"/>
                <w:sz w:val="21"/>
                <w:szCs w:val="21"/>
                <w:highlight w:val="none"/>
                <w:lang w:val="en-US" w:eastAsia="zh-CN" w:bidi="ar-SA"/>
              </w:rPr>
              <w:t>；</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2.</w:t>
            </w:r>
            <w:ins w:id="113" w:author="admin" w:date="2025-06-26T20:44:36Z">
              <w:r>
                <w:rPr>
                  <w:rFonts w:hint="eastAsia" w:asciiTheme="minorEastAsia" w:hAnsiTheme="minorEastAsia" w:eastAsiaTheme="minorEastAsia" w:cstheme="minorEastAsia"/>
                  <w:b w:val="0"/>
                  <w:bCs/>
                  <w:color w:val="auto"/>
                  <w:sz w:val="21"/>
                  <w:szCs w:val="21"/>
                  <w:highlight w:val="none"/>
                  <w:lang w:val="en-US" w:eastAsia="zh-CN"/>
                </w:rPr>
                <w:t>具有工信部门教育与考试中心颁发的智能建筑弱电工程师（高级）证书</w:t>
              </w:r>
            </w:ins>
            <w:del w:id="114" w:author="admin" w:date="2025-06-26T20:44:35Z">
              <w:r>
                <w:rPr>
                  <w:rFonts w:hint="eastAsia" w:asciiTheme="minorEastAsia" w:hAnsiTheme="minorEastAsia" w:eastAsiaTheme="minorEastAsia" w:cstheme="minorEastAsia"/>
                  <w:b w:val="0"/>
                  <w:bCs/>
                  <w:color w:val="auto"/>
                  <w:sz w:val="21"/>
                  <w:szCs w:val="21"/>
                  <w:highlight w:val="none"/>
                  <w:lang w:val="en-US" w:eastAsia="zh-CN"/>
                </w:rPr>
                <w:delText>具有工信部门颁发的智能建筑弱电高级工程师证书，</w:delText>
              </w:r>
            </w:del>
            <w:r>
              <w:rPr>
                <w:rFonts w:hint="eastAsia" w:asciiTheme="minorEastAsia" w:hAnsiTheme="minorEastAsia" w:eastAsiaTheme="minorEastAsia" w:cstheme="minorEastAsia"/>
                <w:b w:val="0"/>
                <w:bCs/>
                <w:color w:val="auto"/>
                <w:sz w:val="21"/>
                <w:szCs w:val="21"/>
                <w:highlight w:val="none"/>
                <w:lang w:val="en-US" w:eastAsia="zh-CN"/>
              </w:rPr>
              <w:t>得1</w:t>
            </w:r>
            <w:ins w:id="115" w:author="admin" w:date="2025-06-26T20:31:23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ins w:id="116" w:author="admin" w:date="2025-06-26T20:48:47Z">
              <w:r>
                <w:rPr>
                  <w:rFonts w:hint="eastAsia" w:asciiTheme="minorEastAsia" w:hAnsiTheme="minorEastAsia" w:eastAsiaTheme="minorEastAsia" w:cstheme="minorEastAsia"/>
                  <w:b w:val="0"/>
                  <w:bCs/>
                  <w:color w:val="auto"/>
                  <w:sz w:val="21"/>
                  <w:szCs w:val="21"/>
                  <w:highlight w:val="none"/>
                  <w:lang w:val="en-US" w:eastAsia="zh-CN"/>
                </w:rPr>
                <w:t>，本小项最高得10分</w:t>
              </w:r>
            </w:ins>
            <w:r>
              <w:rPr>
                <w:rFonts w:hint="eastAsia" w:asciiTheme="minorEastAsia" w:hAnsiTheme="minorEastAsia" w:eastAsiaTheme="minorEastAsia" w:cstheme="minorEastAsia"/>
                <w:b w:val="0"/>
                <w:bCs/>
                <w:color w:val="auto"/>
                <w:sz w:val="21"/>
                <w:szCs w:val="21"/>
                <w:highlight w:val="none"/>
                <w:lang w:val="en-US" w:eastAsia="zh-CN"/>
              </w:rPr>
              <w:t>；</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3.</w:t>
            </w:r>
            <w:commentRangeStart w:id="5"/>
            <w:r>
              <w:rPr>
                <w:rFonts w:hint="eastAsia" w:asciiTheme="minorEastAsia" w:hAnsiTheme="minorEastAsia" w:eastAsiaTheme="minorEastAsia" w:cstheme="minorEastAsia"/>
                <w:b w:val="0"/>
                <w:bCs/>
                <w:color w:val="auto"/>
                <w:sz w:val="21"/>
                <w:szCs w:val="21"/>
                <w:highlight w:val="none"/>
                <w:lang w:val="en-US" w:eastAsia="zh-CN"/>
              </w:rPr>
              <w:t>具有工信部门颁发的智能运维工程师证书，得1</w:t>
            </w:r>
            <w:ins w:id="117" w:author="admin" w:date="2025-06-26T20:31:23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ins w:id="118" w:author="admin" w:date="2025-06-26T20:48:48Z">
              <w:r>
                <w:rPr>
                  <w:rFonts w:hint="eastAsia" w:asciiTheme="minorEastAsia" w:hAnsiTheme="minorEastAsia" w:eastAsiaTheme="minorEastAsia" w:cstheme="minorEastAsia"/>
                  <w:b w:val="0"/>
                  <w:bCs/>
                  <w:color w:val="auto"/>
                  <w:sz w:val="21"/>
                  <w:szCs w:val="21"/>
                  <w:highlight w:val="none"/>
                  <w:lang w:val="en-US" w:eastAsia="zh-CN"/>
                </w:rPr>
                <w:t>，本小项最高得10分</w:t>
              </w:r>
            </w:ins>
            <w:r>
              <w:rPr>
                <w:rFonts w:hint="eastAsia" w:asciiTheme="minorEastAsia" w:hAnsiTheme="minorEastAsia" w:eastAsiaTheme="minorEastAsia" w:cstheme="minorEastAsia"/>
                <w:b w:val="0"/>
                <w:bCs/>
                <w:color w:val="auto"/>
                <w:sz w:val="21"/>
                <w:szCs w:val="21"/>
                <w:highlight w:val="none"/>
                <w:lang w:val="en-US" w:eastAsia="zh-CN"/>
              </w:rPr>
              <w:t>。</w:t>
            </w:r>
            <w:commentRangeEnd w:id="5"/>
            <w:r>
              <w:commentReference w:id="5"/>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bCs w:val="0"/>
                <w:color w:val="auto"/>
                <w:sz w:val="21"/>
                <w:szCs w:val="21"/>
                <w:highlight w:val="none"/>
                <w:lang w:val="en-US" w:eastAsia="zh-CN"/>
              </w:rPr>
              <w:t>证明文件：</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1.</w:t>
            </w:r>
            <w:ins w:id="119" w:author="admin" w:date="2025-06-26T20:47:52Z">
              <w:r>
                <w:rPr>
                  <w:rFonts w:hint="eastAsia" w:asciiTheme="minorEastAsia" w:hAnsiTheme="minorEastAsia" w:eastAsiaTheme="minorEastAsia" w:cstheme="minorEastAsia"/>
                  <w:b w:val="0"/>
                  <w:bCs/>
                  <w:color w:val="auto"/>
                  <w:sz w:val="21"/>
                  <w:szCs w:val="21"/>
                  <w:highlight w:val="none"/>
                  <w:lang w:val="en-US" w:eastAsia="zh-CN"/>
                </w:rPr>
                <w:t>提供开标日前由投标人为拟投入本项目的团队成员缴交的载有政府部门公章（或专用章）的2025年4-6月的社保缴交证明材料（已退休返聘人员需提供聘用合同），如开标日上一个月的社保材料因政府部门原因暂时无法取得，则可以往前顺延一个月；社保资料至少显示缴交养老保险信息，未显示该信息的该社保资料则不符合要求，原件备查。如供应商为新成立企业且成立时间不足3个月的，需承诺相关人员为投标人自有员工，承诺函格式自拟并加盖公章；</w:t>
              </w:r>
            </w:ins>
            <w:r>
              <w:rPr>
                <w:rFonts w:hint="eastAsia" w:asciiTheme="minorEastAsia" w:hAnsiTheme="minorEastAsia" w:eastAsiaTheme="minorEastAsia" w:cstheme="minorEastAsia"/>
                <w:b w:val="0"/>
                <w:bCs/>
                <w:color w:val="auto"/>
                <w:sz w:val="21"/>
                <w:szCs w:val="21"/>
                <w:highlight w:val="none"/>
                <w:lang w:val="en-US" w:eastAsia="zh-CN"/>
              </w:rPr>
              <w:br w:type="textWrapping"/>
            </w:r>
            <w:ins w:id="120" w:author="admin" w:date="2025-06-26T20:48:00Z">
              <w:r>
                <w:rPr>
                  <w:rFonts w:hint="eastAsia" w:asciiTheme="minorEastAsia" w:hAnsiTheme="minorEastAsia" w:eastAsiaTheme="minorEastAsia" w:cstheme="minorEastAsia"/>
                  <w:b w:val="0"/>
                  <w:bCs/>
                  <w:color w:val="auto"/>
                  <w:sz w:val="21"/>
                  <w:szCs w:val="21"/>
                  <w:highlight w:val="none"/>
                  <w:lang w:val="en-US" w:eastAsia="zh-CN"/>
                </w:rPr>
                <w:t>2.提供证书扫描件；</w:t>
              </w:r>
            </w:ins>
            <w:ins w:id="121" w:author="admin" w:date="2025-06-26T20:48:00Z">
              <w:r>
                <w:rPr>
                  <w:rFonts w:hint="eastAsia" w:asciiTheme="minorEastAsia" w:hAnsiTheme="minorEastAsia" w:eastAsiaTheme="minorEastAsia" w:cstheme="minorEastAsia"/>
                  <w:b w:val="0"/>
                  <w:bCs/>
                  <w:color w:val="auto"/>
                  <w:sz w:val="21"/>
                  <w:szCs w:val="21"/>
                  <w:highlight w:val="none"/>
                  <w:lang w:val="en-US" w:eastAsia="zh-CN"/>
                </w:rPr>
                <w:br w:type="textWrapping"/>
              </w:r>
            </w:ins>
            <w:ins w:id="122" w:author="admin" w:date="2025-06-26T20:48:00Z">
              <w:r>
                <w:rPr>
                  <w:rFonts w:hint="eastAsia" w:asciiTheme="minorEastAsia" w:hAnsiTheme="minorEastAsia" w:eastAsiaTheme="minorEastAsia" w:cstheme="minorEastAsia"/>
                  <w:b w:val="0"/>
                  <w:bCs/>
                  <w:color w:val="auto"/>
                  <w:sz w:val="21"/>
                  <w:szCs w:val="21"/>
                  <w:highlight w:val="none"/>
                  <w:lang w:val="en-US" w:eastAsia="zh-CN"/>
                </w:rPr>
                <w:t>3.未提供或未按要求提供或提供的不清晰导致评审委员会无法判断的，不得分。</w:t>
              </w:r>
            </w:ins>
            <w:del w:id="123" w:author="admin" w:date="2025-06-26T20:48:00Z">
              <w:r>
                <w:rPr>
                  <w:rFonts w:hint="eastAsia" w:asciiTheme="minorEastAsia" w:hAnsiTheme="minorEastAsia" w:eastAsiaTheme="minorEastAsia" w:cstheme="minorEastAsia"/>
                  <w:b w:val="0"/>
                  <w:bCs/>
                  <w:color w:val="auto"/>
                  <w:sz w:val="21"/>
                  <w:szCs w:val="21"/>
                  <w:highlight w:val="none"/>
                  <w:lang w:val="en-US" w:eastAsia="zh-CN"/>
                </w:rPr>
                <w:delText>2.提供上述评分项中对应的证书扫描件；</w:delText>
              </w:r>
            </w:del>
            <w:del w:id="124" w:author="admin" w:date="2025-06-26T20:48:00Z">
              <w:r>
                <w:rPr>
                  <w:rFonts w:hint="eastAsia" w:asciiTheme="minorEastAsia" w:hAnsiTheme="minorEastAsia" w:eastAsiaTheme="minorEastAsia" w:cstheme="minorEastAsia"/>
                  <w:b w:val="0"/>
                  <w:bCs/>
                  <w:color w:val="auto"/>
                  <w:sz w:val="21"/>
                  <w:szCs w:val="21"/>
                  <w:highlight w:val="none"/>
                  <w:lang w:val="en-US" w:eastAsia="zh-CN"/>
                </w:rPr>
                <w:br w:type="textWrapping"/>
              </w:r>
            </w:del>
            <w:del w:id="125" w:author="admin" w:date="2025-06-26T20:48:00Z">
              <w:r>
                <w:rPr>
                  <w:rFonts w:hint="eastAsia" w:asciiTheme="minorEastAsia" w:hAnsiTheme="minorEastAsia" w:eastAsiaTheme="minorEastAsia" w:cstheme="minorEastAsia"/>
                  <w:b w:val="0"/>
                  <w:bCs/>
                  <w:color w:val="auto"/>
                  <w:sz w:val="21"/>
                  <w:szCs w:val="21"/>
                  <w:highlight w:val="none"/>
                  <w:lang w:val="en-US" w:eastAsia="zh-CN"/>
                </w:rPr>
                <w:delText>3.未提供或未按要求提供或提供的不清晰导致评审委员会无法判断的，不得分。</w:delText>
              </w:r>
            </w:del>
          </w:p>
        </w:tc>
      </w:tr>
      <w:tr w14:paraId="1323D4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restart"/>
            <w:tcBorders>
              <w:top w:val="single" w:color="000000" w:sz="8" w:space="0"/>
              <w:left w:val="single" w:color="000000" w:sz="8" w:space="0"/>
              <w:right w:val="single" w:color="000000" w:sz="8" w:space="0"/>
            </w:tcBorders>
            <w:shd w:val="clear" w:color="auto" w:fill="auto"/>
            <w:vAlign w:val="center"/>
          </w:tcPr>
          <w:p w14:paraId="4E777280">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r>
              <w:rPr>
                <w:rFonts w:hint="eastAsia" w:asciiTheme="minorEastAsia" w:hAnsiTheme="minorEastAsia" w:eastAsiaTheme="minorEastAsia" w:cstheme="minorEastAsia"/>
                <w:b/>
                <w:bCs/>
                <w:color w:val="0000FF"/>
                <w:kern w:val="0"/>
                <w:sz w:val="24"/>
                <w:lang w:bidi="ar"/>
              </w:rPr>
              <w:t>3</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14:paraId="49C0F226">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r>
              <w:rPr>
                <w:rFonts w:hint="eastAsia" w:asciiTheme="minorEastAsia" w:hAnsiTheme="minorEastAsia" w:eastAsiaTheme="minorEastAsia" w:cstheme="minorEastAsia"/>
                <w:b/>
                <w:bCs/>
                <w:color w:val="0000FF"/>
                <w:kern w:val="0"/>
                <w:sz w:val="24"/>
                <w:lang w:bidi="ar"/>
              </w:rPr>
              <w:t>商务部分</w:t>
            </w:r>
          </w:p>
        </w:tc>
        <w:tc>
          <w:tcPr>
            <w:tcW w:w="44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C1BBAF">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r>
      <w:tr w14:paraId="0BA3AA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3B94FC2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8602" w:type="dxa"/>
            <w:gridSpan w:val="4"/>
            <w:tcBorders>
              <w:top w:val="single" w:color="000000" w:sz="8" w:space="0"/>
              <w:left w:val="single" w:color="000000" w:sz="8" w:space="0"/>
              <w:bottom w:val="single" w:color="000000" w:sz="8" w:space="0"/>
              <w:right w:val="single" w:color="000000" w:sz="8" w:space="0"/>
            </w:tcBorders>
            <w:shd w:val="clear" w:color="auto" w:fill="auto"/>
          </w:tcPr>
          <w:p w14:paraId="13BA29C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tc>
      </w:tr>
      <w:tr w14:paraId="2E6A2B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left w:val="single" w:color="000000" w:sz="8" w:space="0"/>
              <w:right w:val="single" w:color="000000" w:sz="8" w:space="0"/>
            </w:tcBorders>
            <w:shd w:val="clear" w:color="auto" w:fill="E6EFFA"/>
            <w:vAlign w:val="center"/>
          </w:tcPr>
          <w:p w14:paraId="28428E4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6675730">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68C50662">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0ADF627">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权重(%)</w:t>
            </w:r>
          </w:p>
        </w:tc>
        <w:tc>
          <w:tcPr>
            <w:tcW w:w="4403"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CDFECDC">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评分准则</w:t>
            </w:r>
          </w:p>
        </w:tc>
      </w:tr>
      <w:tr w14:paraId="069D68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6562D4F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4277A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highlight w:val="none"/>
                <w:lang w:val="en-US" w:eastAsia="zh-CN"/>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14391A">
            <w:pPr>
              <w:keepNext w:val="0"/>
              <w:keepLines w:val="0"/>
              <w:pageBreakBefore w:val="0"/>
              <w:widowControl/>
              <w:kinsoku/>
              <w:wordWrap/>
              <w:overflowPunct/>
              <w:topLinePunct w:val="0"/>
              <w:autoSpaceDE/>
              <w:autoSpaceDN/>
              <w:bidi w:val="0"/>
              <w:adjustRightInd/>
              <w:snapToGrid/>
              <w:spacing w:line="360" w:lineRule="auto"/>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投标人通过相关认证情况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963E92C">
            <w:pPr>
              <w:keepNext w:val="0"/>
              <w:keepLines w:val="0"/>
              <w:pageBreakBefore w:val="0"/>
              <w:widowControl/>
              <w:kinsoku/>
              <w:wordWrap/>
              <w:overflowPunct/>
              <w:topLinePunct w:val="0"/>
              <w:autoSpaceDE/>
              <w:autoSpaceDN/>
              <w:bidi w:val="0"/>
              <w:adjustRightInd/>
              <w:snapToGrid/>
              <w:spacing w:line="360" w:lineRule="auto"/>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lang w:val="en-US" w:eastAsia="zh-CN"/>
              </w:rPr>
              <w:t>5</w:t>
            </w:r>
          </w:p>
        </w:tc>
        <w:tc>
          <w:tcPr>
            <w:tcW w:w="44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7483A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
                <w:bCs w:val="0"/>
                <w:color w:val="auto"/>
                <w:sz w:val="21"/>
                <w:szCs w:val="21"/>
                <w:highlight w:val="none"/>
                <w:lang w:val="en-US" w:eastAsia="zh-CN"/>
              </w:rPr>
              <w:t>考察内容：</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1.具有质量管理体系认证证书得</w:t>
            </w:r>
            <w:del w:id="126" w:author="admin" w:date="2025-06-26T20:51:01Z">
              <w:r>
                <w:rPr>
                  <w:rFonts w:hint="default" w:asciiTheme="minorEastAsia" w:hAnsiTheme="minorEastAsia" w:eastAsiaTheme="minorEastAsia" w:cstheme="minorEastAsia"/>
                  <w:b w:val="0"/>
                  <w:bCs/>
                  <w:color w:val="auto"/>
                  <w:sz w:val="21"/>
                  <w:szCs w:val="21"/>
                  <w:highlight w:val="none"/>
                  <w:lang w:val="en-US" w:eastAsia="zh-CN"/>
                </w:rPr>
                <w:delText>1</w:delText>
              </w:r>
            </w:del>
            <w:ins w:id="127" w:author="admin" w:date="2025-06-26T20:51:01Z">
              <w:r>
                <w:rPr>
                  <w:rFonts w:hint="eastAsia" w:asciiTheme="minorEastAsia" w:hAnsiTheme="minorEastAsia" w:eastAsiaTheme="minorEastAsia" w:cstheme="minorEastAsia"/>
                  <w:b w:val="0"/>
                  <w:bCs/>
                  <w:color w:val="auto"/>
                  <w:sz w:val="21"/>
                  <w:szCs w:val="21"/>
                  <w:highlight w:val="none"/>
                  <w:lang w:val="en-US" w:eastAsia="zh-CN"/>
                </w:rPr>
                <w:t>2</w:t>
              </w:r>
            </w:ins>
            <w:ins w:id="128" w:author="admin" w:date="2025-06-26T20:50:54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2.具有售后服务认证证书得</w:t>
            </w:r>
            <w:del w:id="129" w:author="admin" w:date="2025-06-26T20:51:02Z">
              <w:r>
                <w:rPr>
                  <w:rFonts w:hint="default" w:asciiTheme="minorEastAsia" w:hAnsiTheme="minorEastAsia" w:eastAsiaTheme="minorEastAsia" w:cstheme="minorEastAsia"/>
                  <w:b w:val="0"/>
                  <w:bCs/>
                  <w:color w:val="auto"/>
                  <w:sz w:val="21"/>
                  <w:szCs w:val="21"/>
                  <w:highlight w:val="none"/>
                  <w:lang w:val="en-US" w:eastAsia="zh-CN"/>
                </w:rPr>
                <w:delText>1</w:delText>
              </w:r>
            </w:del>
            <w:ins w:id="130" w:author="admin" w:date="2025-06-26T20:51:02Z">
              <w:r>
                <w:rPr>
                  <w:rFonts w:hint="eastAsia" w:asciiTheme="minorEastAsia" w:hAnsiTheme="minorEastAsia" w:eastAsiaTheme="minorEastAsia" w:cstheme="minorEastAsia"/>
                  <w:b w:val="0"/>
                  <w:bCs/>
                  <w:color w:val="auto"/>
                  <w:sz w:val="21"/>
                  <w:szCs w:val="21"/>
                  <w:highlight w:val="none"/>
                  <w:lang w:val="en-US" w:eastAsia="zh-CN"/>
                </w:rPr>
                <w:t>2</w:t>
              </w:r>
            </w:ins>
            <w:ins w:id="131" w:author="admin" w:date="2025-06-26T20:50:54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3.具</w:t>
            </w:r>
            <w:r>
              <w:rPr>
                <w:rFonts w:hint="eastAsia" w:asciiTheme="minorEastAsia" w:hAnsiTheme="minorEastAsia" w:eastAsiaTheme="minorEastAsia" w:cstheme="minorEastAsia"/>
                <w:b w:val="0"/>
                <w:bCs/>
                <w:color w:val="auto"/>
                <w:sz w:val="21"/>
                <w:szCs w:val="21"/>
                <w:highlight w:val="none"/>
              </w:rPr>
              <w:t>知识产权管理体系认证证书</w:t>
            </w:r>
            <w:r>
              <w:rPr>
                <w:rFonts w:hint="eastAsia" w:asciiTheme="minorEastAsia" w:hAnsiTheme="minorEastAsia" w:eastAsiaTheme="minorEastAsia" w:cstheme="minorEastAsia"/>
                <w:b w:val="0"/>
                <w:bCs/>
                <w:color w:val="auto"/>
                <w:sz w:val="21"/>
                <w:szCs w:val="21"/>
                <w:highlight w:val="none"/>
                <w:lang w:val="en-US" w:eastAsia="zh-CN"/>
              </w:rPr>
              <w:t>得</w:t>
            </w:r>
            <w:del w:id="132" w:author="admin" w:date="2025-06-26T20:51:03Z">
              <w:r>
                <w:rPr>
                  <w:rFonts w:hint="default" w:asciiTheme="minorEastAsia" w:hAnsiTheme="minorEastAsia" w:eastAsiaTheme="minorEastAsia" w:cstheme="minorEastAsia"/>
                  <w:b w:val="0"/>
                  <w:bCs/>
                  <w:color w:val="auto"/>
                  <w:sz w:val="21"/>
                  <w:szCs w:val="21"/>
                  <w:highlight w:val="none"/>
                  <w:lang w:val="en-US" w:eastAsia="zh-CN"/>
                </w:rPr>
                <w:delText>1</w:delText>
              </w:r>
            </w:del>
            <w:ins w:id="133" w:author="admin" w:date="2025-06-26T20:51:03Z">
              <w:r>
                <w:rPr>
                  <w:rFonts w:hint="eastAsia" w:asciiTheme="minorEastAsia" w:hAnsiTheme="minorEastAsia" w:eastAsiaTheme="minorEastAsia" w:cstheme="minorEastAsia"/>
                  <w:b w:val="0"/>
                  <w:bCs/>
                  <w:color w:val="auto"/>
                  <w:sz w:val="21"/>
                  <w:szCs w:val="21"/>
                  <w:highlight w:val="none"/>
                  <w:lang w:val="en-US" w:eastAsia="zh-CN"/>
                </w:rPr>
                <w:t>2</w:t>
              </w:r>
            </w:ins>
            <w:ins w:id="134" w:author="admin" w:date="2025-06-26T20:50:55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del w:id="135" w:author="admin" w:date="2025-06-26T20:50:53Z">
              <w:r>
                <w:rPr>
                  <w:rFonts w:hint="eastAsia" w:asciiTheme="minorEastAsia" w:hAnsiTheme="minorEastAsia" w:eastAsiaTheme="minorEastAsia" w:cstheme="minorEastAsia"/>
                  <w:b w:val="0"/>
                  <w:bCs/>
                  <w:color w:val="auto"/>
                  <w:sz w:val="21"/>
                  <w:szCs w:val="21"/>
                  <w:highlight w:val="none"/>
                  <w:lang w:val="en-US" w:eastAsia="zh-CN"/>
                </w:rPr>
                <w:delText>；</w:delText>
              </w:r>
            </w:del>
            <w:r>
              <w:rPr>
                <w:rFonts w:hint="eastAsia" w:asciiTheme="minorEastAsia" w:hAnsiTheme="minorEastAsia" w:eastAsiaTheme="minorEastAsia" w:cstheme="minorEastAsia"/>
                <w:b w:val="0"/>
                <w:bCs/>
                <w:color w:val="auto"/>
                <w:sz w:val="21"/>
                <w:szCs w:val="21"/>
                <w:highlight w:val="none"/>
                <w:lang w:val="en-US" w:eastAsia="zh-CN"/>
              </w:rPr>
              <w:t>；</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4.具有企业履约能力评价体系证书</w:t>
            </w:r>
            <w:commentRangeStart w:id="6"/>
            <w:r>
              <w:rPr>
                <w:rFonts w:hint="eastAsia" w:asciiTheme="minorEastAsia" w:hAnsiTheme="minorEastAsia" w:eastAsiaTheme="minorEastAsia" w:cstheme="minorEastAsia"/>
                <w:b w:val="0"/>
                <w:bCs/>
                <w:color w:val="auto"/>
                <w:sz w:val="21"/>
                <w:szCs w:val="21"/>
                <w:highlight w:val="none"/>
                <w:lang w:val="en-US" w:eastAsia="zh-CN"/>
              </w:rPr>
              <w:t>GB/T19001&amp;GB</w:t>
            </w:r>
            <w:commentRangeEnd w:id="6"/>
            <w:r>
              <w:commentReference w:id="6"/>
            </w:r>
            <w:r>
              <w:rPr>
                <w:rFonts w:hint="eastAsia" w:asciiTheme="minorEastAsia" w:hAnsiTheme="minorEastAsia" w:eastAsiaTheme="minorEastAsia" w:cstheme="minorEastAsia"/>
                <w:b w:val="0"/>
                <w:bCs/>
                <w:color w:val="auto"/>
                <w:sz w:val="21"/>
                <w:szCs w:val="21"/>
                <w:highlight w:val="none"/>
                <w:lang w:val="en-US" w:eastAsia="zh-CN"/>
              </w:rPr>
              <w:t>证书得</w:t>
            </w:r>
            <w:del w:id="136" w:author="admin" w:date="2025-06-26T20:51:04Z">
              <w:r>
                <w:rPr>
                  <w:rFonts w:hint="default" w:asciiTheme="minorEastAsia" w:hAnsiTheme="minorEastAsia" w:eastAsiaTheme="minorEastAsia" w:cstheme="minorEastAsia"/>
                  <w:b w:val="0"/>
                  <w:bCs/>
                  <w:color w:val="auto"/>
                  <w:sz w:val="21"/>
                  <w:szCs w:val="21"/>
                  <w:highlight w:val="none"/>
                  <w:lang w:val="en-US" w:eastAsia="zh-CN"/>
                </w:rPr>
                <w:delText>1</w:delText>
              </w:r>
            </w:del>
            <w:ins w:id="137" w:author="admin" w:date="2025-06-26T20:51:04Z">
              <w:r>
                <w:rPr>
                  <w:rFonts w:hint="eastAsia" w:asciiTheme="minorEastAsia" w:hAnsiTheme="minorEastAsia" w:eastAsiaTheme="minorEastAsia" w:cstheme="minorEastAsia"/>
                  <w:b w:val="0"/>
                  <w:bCs/>
                  <w:color w:val="auto"/>
                  <w:sz w:val="21"/>
                  <w:szCs w:val="21"/>
                  <w:highlight w:val="none"/>
                  <w:lang w:val="en-US" w:eastAsia="zh-CN"/>
                </w:rPr>
                <w:t>2</w:t>
              </w:r>
            </w:ins>
            <w:ins w:id="138" w:author="admin" w:date="2025-06-26T20:50:57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5.隐私信息管理体系标准认证ISO/IEC27701:2019证书得</w:t>
            </w:r>
            <w:del w:id="139" w:author="admin" w:date="2025-06-26T20:51:05Z">
              <w:r>
                <w:rPr>
                  <w:rFonts w:hint="default" w:asciiTheme="minorEastAsia" w:hAnsiTheme="minorEastAsia" w:eastAsiaTheme="minorEastAsia" w:cstheme="minorEastAsia"/>
                  <w:b w:val="0"/>
                  <w:bCs/>
                  <w:color w:val="auto"/>
                  <w:sz w:val="21"/>
                  <w:szCs w:val="21"/>
                  <w:highlight w:val="none"/>
                  <w:lang w:val="en-US" w:eastAsia="zh-CN"/>
                </w:rPr>
                <w:delText>1</w:delText>
              </w:r>
            </w:del>
            <w:ins w:id="140" w:author="admin" w:date="2025-06-26T20:51:05Z">
              <w:r>
                <w:rPr>
                  <w:rFonts w:hint="eastAsia" w:asciiTheme="minorEastAsia" w:hAnsiTheme="minorEastAsia" w:eastAsiaTheme="minorEastAsia" w:cstheme="minorEastAsia"/>
                  <w:b w:val="0"/>
                  <w:bCs/>
                  <w:color w:val="auto"/>
                  <w:sz w:val="21"/>
                  <w:szCs w:val="21"/>
                  <w:highlight w:val="none"/>
                  <w:lang w:val="en-US" w:eastAsia="zh-CN"/>
                </w:rPr>
                <w:t>2</w:t>
              </w:r>
            </w:ins>
            <w:ins w:id="141" w:author="admin" w:date="2025-06-26T20:50:58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r>
              <w:rPr>
                <w:rFonts w:hint="eastAsia" w:asciiTheme="minorEastAsia" w:hAnsiTheme="minorEastAsia" w:eastAsiaTheme="minorEastAsia" w:cstheme="minorEastAsia"/>
                <w:b w:val="0"/>
                <w:bCs/>
                <w:color w:val="auto"/>
                <w:sz w:val="21"/>
                <w:szCs w:val="21"/>
                <w:highlight w:val="none"/>
                <w:lang w:val="en-US" w:eastAsia="zh-CN"/>
              </w:rPr>
              <w:br w:type="textWrapping"/>
            </w:r>
            <w:del w:id="142" w:author="admin" w:date="2025-06-26T20:55:46Z">
              <w:r>
                <w:rPr>
                  <w:rFonts w:hint="default" w:asciiTheme="minorEastAsia" w:hAnsiTheme="minorEastAsia" w:eastAsiaTheme="minorEastAsia" w:cstheme="minorEastAsia"/>
                  <w:b w:val="0"/>
                  <w:bCs/>
                  <w:color w:val="auto"/>
                  <w:sz w:val="21"/>
                  <w:szCs w:val="21"/>
                  <w:highlight w:val="none"/>
                  <w:lang w:val="en-US" w:eastAsia="zh-CN"/>
                </w:rPr>
                <w:delText>本项</w:delText>
              </w:r>
            </w:del>
            <w:ins w:id="143" w:author="admin" w:date="2025-06-26T20:55:46Z">
              <w:r>
                <w:rPr>
                  <w:rFonts w:hint="eastAsia" w:asciiTheme="minorEastAsia" w:hAnsiTheme="minorEastAsia" w:eastAsiaTheme="minorEastAsia" w:cstheme="minorEastAsia"/>
                  <w:b w:val="0"/>
                  <w:bCs/>
                  <w:color w:val="auto"/>
                  <w:sz w:val="21"/>
                  <w:szCs w:val="21"/>
                  <w:highlight w:val="none"/>
                  <w:lang w:val="en-US" w:eastAsia="zh-CN"/>
                </w:rPr>
                <w:t>以上</w:t>
              </w:r>
            </w:ins>
            <w:ins w:id="144" w:author="admin" w:date="2025-06-26T20:55:48Z">
              <w:r>
                <w:rPr>
                  <w:rFonts w:hint="eastAsia" w:asciiTheme="minorEastAsia" w:hAnsiTheme="minorEastAsia" w:eastAsiaTheme="minorEastAsia" w:cstheme="minorEastAsia"/>
                  <w:b w:val="0"/>
                  <w:bCs/>
                  <w:color w:val="auto"/>
                  <w:sz w:val="21"/>
                  <w:szCs w:val="21"/>
                  <w:highlight w:val="none"/>
                  <w:lang w:val="en-US" w:eastAsia="zh-CN"/>
                </w:rPr>
                <w:t>五</w:t>
              </w:r>
            </w:ins>
            <w:ins w:id="145" w:author="admin" w:date="2025-06-26T20:55:51Z">
              <w:r>
                <w:rPr>
                  <w:rFonts w:hint="eastAsia" w:asciiTheme="minorEastAsia" w:hAnsiTheme="minorEastAsia" w:eastAsiaTheme="minorEastAsia" w:cstheme="minorEastAsia"/>
                  <w:b w:val="0"/>
                  <w:bCs/>
                  <w:color w:val="auto"/>
                  <w:sz w:val="21"/>
                  <w:szCs w:val="21"/>
                  <w:highlight w:val="none"/>
                  <w:lang w:val="en-US" w:eastAsia="zh-CN"/>
                </w:rPr>
                <w:t>项</w:t>
              </w:r>
            </w:ins>
            <w:ins w:id="146" w:author="admin" w:date="2025-06-26T20:55:52Z">
              <w:r>
                <w:rPr>
                  <w:rFonts w:hint="eastAsia" w:asciiTheme="minorEastAsia" w:hAnsiTheme="minorEastAsia" w:eastAsiaTheme="minorEastAsia" w:cstheme="minorEastAsia"/>
                  <w:b w:val="0"/>
                  <w:bCs/>
                  <w:color w:val="auto"/>
                  <w:sz w:val="21"/>
                  <w:szCs w:val="21"/>
                  <w:highlight w:val="none"/>
                  <w:lang w:val="en-US" w:eastAsia="zh-CN"/>
                </w:rPr>
                <w:t>累计</w:t>
              </w:r>
            </w:ins>
            <w:r>
              <w:rPr>
                <w:rFonts w:hint="eastAsia" w:asciiTheme="minorEastAsia" w:hAnsiTheme="minorEastAsia" w:eastAsiaTheme="minorEastAsia" w:cstheme="minorEastAsia"/>
                <w:b w:val="0"/>
                <w:bCs/>
                <w:color w:val="auto"/>
                <w:sz w:val="21"/>
                <w:szCs w:val="21"/>
                <w:highlight w:val="none"/>
                <w:lang w:val="en-US" w:eastAsia="zh-CN"/>
              </w:rPr>
              <w:t>最高得</w:t>
            </w:r>
            <w:del w:id="147" w:author="admin" w:date="2025-06-26T20:51:06Z">
              <w:r>
                <w:rPr>
                  <w:rFonts w:hint="default" w:asciiTheme="minorEastAsia" w:hAnsiTheme="minorEastAsia" w:eastAsiaTheme="minorEastAsia" w:cstheme="minorEastAsia"/>
                  <w:b w:val="0"/>
                  <w:bCs/>
                  <w:color w:val="auto"/>
                  <w:sz w:val="21"/>
                  <w:szCs w:val="21"/>
                  <w:highlight w:val="none"/>
                  <w:lang w:val="en-US" w:eastAsia="zh-CN"/>
                </w:rPr>
                <w:delText>5</w:delText>
              </w:r>
            </w:del>
            <w:ins w:id="148" w:author="admin" w:date="2025-06-26T20:51:06Z">
              <w:r>
                <w:rPr>
                  <w:rFonts w:hint="eastAsia" w:asciiTheme="minorEastAsia" w:hAnsiTheme="minorEastAsia" w:eastAsiaTheme="minorEastAsia" w:cstheme="minorEastAsia"/>
                  <w:b w:val="0"/>
                  <w:bCs/>
                  <w:color w:val="auto"/>
                  <w:sz w:val="21"/>
                  <w:szCs w:val="21"/>
                  <w:highlight w:val="none"/>
                  <w:lang w:val="en-US" w:eastAsia="zh-CN"/>
                </w:rPr>
                <w:t>100</w:t>
              </w:r>
            </w:ins>
            <w:r>
              <w:rPr>
                <w:rFonts w:hint="eastAsia" w:asciiTheme="minorEastAsia" w:hAnsiTheme="minorEastAsia" w:eastAsiaTheme="minorEastAsia" w:cstheme="minorEastAsia"/>
                <w:b w:val="0"/>
                <w:bCs/>
                <w:color w:val="auto"/>
                <w:sz w:val="21"/>
                <w:szCs w:val="21"/>
                <w:highlight w:val="none"/>
                <w:lang w:val="en-US" w:eastAsia="zh-CN"/>
              </w:rPr>
              <w:t>分，</w:t>
            </w:r>
            <w:del w:id="149" w:author="admin" w:date="2025-06-26T20:56:00Z">
              <w:r>
                <w:rPr>
                  <w:rFonts w:hint="default" w:asciiTheme="minorEastAsia" w:hAnsiTheme="minorEastAsia" w:eastAsiaTheme="minorEastAsia" w:cstheme="minorEastAsia"/>
                  <w:b w:val="0"/>
                  <w:bCs/>
                  <w:color w:val="auto"/>
                  <w:sz w:val="21"/>
                  <w:szCs w:val="21"/>
                  <w:highlight w:val="none"/>
                  <w:lang w:val="en-US" w:eastAsia="zh-CN"/>
                </w:rPr>
                <w:delText>未提供或其他情况不得分</w:delText>
              </w:r>
            </w:del>
            <w:ins w:id="150" w:author="admin" w:date="2025-06-26T20:56:00Z">
              <w:r>
                <w:rPr>
                  <w:rFonts w:hint="eastAsia" w:asciiTheme="minorEastAsia" w:hAnsiTheme="minorEastAsia" w:eastAsiaTheme="minorEastAsia" w:cstheme="minorEastAsia"/>
                  <w:b w:val="0"/>
                  <w:bCs/>
                  <w:color w:val="auto"/>
                  <w:sz w:val="21"/>
                  <w:szCs w:val="21"/>
                  <w:highlight w:val="none"/>
                  <w:lang w:val="en-US" w:eastAsia="zh-CN"/>
                </w:rPr>
                <w:t>其他情况</w:t>
              </w:r>
            </w:ins>
            <w:ins w:id="151" w:author="admin" w:date="2025-06-26T20:56:01Z">
              <w:r>
                <w:rPr>
                  <w:rFonts w:hint="eastAsia" w:asciiTheme="minorEastAsia" w:hAnsiTheme="minorEastAsia" w:eastAsiaTheme="minorEastAsia" w:cstheme="minorEastAsia"/>
                  <w:b w:val="0"/>
                  <w:bCs/>
                  <w:color w:val="auto"/>
                  <w:sz w:val="21"/>
                  <w:szCs w:val="21"/>
                  <w:highlight w:val="none"/>
                  <w:lang w:val="en-US" w:eastAsia="zh-CN"/>
                </w:rPr>
                <w:t>不得分</w:t>
              </w:r>
            </w:ins>
            <w:r>
              <w:rPr>
                <w:rFonts w:hint="eastAsia" w:asciiTheme="minorEastAsia" w:hAnsiTheme="minorEastAsia" w:eastAsiaTheme="minorEastAsia" w:cstheme="minorEastAsia"/>
                <w:b w:val="0"/>
                <w:bCs/>
                <w:color w:val="auto"/>
                <w:sz w:val="21"/>
                <w:szCs w:val="21"/>
                <w:highlight w:val="none"/>
                <w:lang w:val="en-US" w:eastAsia="zh-CN"/>
              </w:rPr>
              <w:t>。</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bCs w:val="0"/>
                <w:color w:val="auto"/>
                <w:sz w:val="21"/>
                <w:szCs w:val="21"/>
                <w:highlight w:val="none"/>
                <w:lang w:val="en-US" w:eastAsia="zh-CN"/>
              </w:rPr>
              <w:t>证明文件：</w:t>
            </w:r>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1.</w:t>
            </w:r>
            <w:ins w:id="152" w:author="admin" w:date="2025-06-26T20:51:26Z">
              <w:r>
                <w:rPr>
                  <w:rFonts w:hint="eastAsia" w:asciiTheme="minorEastAsia" w:hAnsiTheme="minorEastAsia" w:eastAsiaTheme="minorEastAsia" w:cstheme="minorEastAsia"/>
                  <w:color w:val="FF0000"/>
                  <w:szCs w:val="21"/>
                  <w:highlight w:val="none"/>
                </w:rPr>
                <w:t>提供有效期内的体系认证证书扫描件</w:t>
              </w:r>
            </w:ins>
            <w:ins w:id="153" w:author="admin" w:date="2025-06-26T20:51:26Z">
              <w:r>
                <w:rPr>
                  <w:rFonts w:hint="eastAsia" w:asciiTheme="minorEastAsia" w:hAnsiTheme="minorEastAsia" w:eastAsiaTheme="minorEastAsia" w:cstheme="minorEastAsia"/>
                  <w:color w:val="FF0000"/>
                  <w:kern w:val="0"/>
                  <w:szCs w:val="21"/>
                  <w:highlight w:val="none"/>
                  <w:lang w:bidi="ar"/>
                </w:rPr>
                <w:t>及在全国认证认可信息公共服务平台（认e云）（http://cx.cnca.cn/CertECloud/index/index/page）查询有效的截图</w:t>
              </w:r>
            </w:ins>
            <w:ins w:id="154" w:author="admin" w:date="2025-06-26T20:51:34Z">
              <w:r>
                <w:rPr>
                  <w:rFonts w:hint="eastAsia" w:asciiTheme="minorEastAsia" w:hAnsiTheme="minorEastAsia" w:eastAsiaTheme="minorEastAsia" w:cstheme="minorEastAsia"/>
                  <w:color w:val="FF0000"/>
                  <w:kern w:val="0"/>
                  <w:szCs w:val="21"/>
                  <w:highlight w:val="none"/>
                  <w:lang w:val="en-US" w:eastAsia="zh-CN" w:bidi="ar"/>
                </w:rPr>
                <w:t>；</w:t>
              </w:r>
            </w:ins>
            <w:del w:id="155" w:author="admin" w:date="2025-06-26T20:51:26Z">
              <w:r>
                <w:rPr>
                  <w:rFonts w:hint="eastAsia" w:asciiTheme="minorEastAsia" w:hAnsiTheme="minorEastAsia" w:eastAsiaTheme="minorEastAsia" w:cstheme="minorEastAsia"/>
                  <w:b w:val="0"/>
                  <w:bCs/>
                  <w:color w:val="auto"/>
                  <w:sz w:val="21"/>
                  <w:szCs w:val="21"/>
                  <w:highlight w:val="none"/>
                  <w:lang w:val="en-US" w:eastAsia="zh-CN"/>
                </w:rPr>
                <w:delText>提供证书扫描件及全国认证认可信息公共服务平台（cx.cnca.cn）认证信息查询截图（截图需显示证书状态为有效）。相关证书在公开渠道无法查询的，投标人需提供颁发部门或者监管机构的证明材料，证明证书真实有效且为合法机构颁发；</w:delText>
              </w:r>
            </w:del>
            <w:r>
              <w:rPr>
                <w:rFonts w:hint="eastAsia" w:asciiTheme="minorEastAsia" w:hAnsiTheme="minorEastAsia" w:eastAsiaTheme="minorEastAsia" w:cstheme="minorEastAsia"/>
                <w:b w:val="0"/>
                <w:bCs/>
                <w:color w:val="auto"/>
                <w:sz w:val="21"/>
                <w:szCs w:val="21"/>
                <w:highlight w:val="none"/>
                <w:lang w:val="en-US" w:eastAsia="zh-CN"/>
              </w:rPr>
              <w:br w:type="textWrapping"/>
            </w:r>
            <w:r>
              <w:rPr>
                <w:rFonts w:hint="eastAsia" w:asciiTheme="minorEastAsia" w:hAnsiTheme="minorEastAsia" w:eastAsiaTheme="minorEastAsia" w:cstheme="minorEastAsia"/>
                <w:b w:val="0"/>
                <w:bCs/>
                <w:color w:val="auto"/>
                <w:sz w:val="21"/>
                <w:szCs w:val="21"/>
                <w:highlight w:val="none"/>
                <w:lang w:val="en-US" w:eastAsia="zh-CN"/>
              </w:rPr>
              <w:t>2.未提供或未按要求提供或提供的不清晰导致评审委员会无法判断的，不得分。</w:t>
            </w:r>
          </w:p>
        </w:tc>
      </w:tr>
      <w:tr w14:paraId="72C5C3E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48C5F83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FE6B8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highlight w:val="none"/>
                <w:lang w:val="en-US" w:eastAsia="zh-CN"/>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BFDE22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投标人自主知识产权产品（创新、设计）情况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B5A6001">
            <w:pPr>
              <w:keepNext w:val="0"/>
              <w:keepLines w:val="0"/>
              <w:pageBreakBefore w:val="0"/>
              <w:widowControl/>
              <w:kinsoku/>
              <w:wordWrap/>
              <w:overflowPunct/>
              <w:topLinePunct w:val="0"/>
              <w:autoSpaceDE/>
              <w:autoSpaceDN/>
              <w:bidi w:val="0"/>
              <w:adjustRightInd/>
              <w:snapToGrid/>
              <w:spacing w:line="360" w:lineRule="auto"/>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lang w:val="en-US" w:eastAsia="zh-CN"/>
              </w:rPr>
              <w:t>3</w:t>
            </w:r>
          </w:p>
        </w:tc>
        <w:tc>
          <w:tcPr>
            <w:tcW w:w="44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7776C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color w:val="auto"/>
                <w:sz w:val="21"/>
                <w:szCs w:val="21"/>
                <w:highlight w:val="none"/>
                <w:lang w:val="en-US" w:eastAsia="zh-CN"/>
              </w:rPr>
            </w:pPr>
            <w:r>
              <w:rPr>
                <w:rFonts w:hint="eastAsia" w:asciiTheme="minorEastAsia" w:hAnsiTheme="minorEastAsia" w:eastAsiaTheme="minorEastAsia" w:cstheme="minorEastAsia"/>
                <w:b/>
                <w:bCs w:val="0"/>
                <w:color w:val="auto"/>
                <w:sz w:val="21"/>
                <w:szCs w:val="21"/>
                <w:highlight w:val="none"/>
                <w:lang w:val="en-US" w:eastAsia="zh-CN"/>
              </w:rPr>
              <w:t>考察内容：</w:t>
            </w:r>
          </w:p>
          <w:p w14:paraId="546D149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color w:val="auto"/>
                <w:sz w:val="21"/>
                <w:szCs w:val="21"/>
                <w:highlight w:val="none"/>
                <w:lang w:val="en-US" w:eastAsia="zh-CN"/>
              </w:rPr>
            </w:pPr>
            <w:r>
              <w:rPr>
                <w:rFonts w:hint="eastAsia" w:asciiTheme="minorEastAsia" w:hAnsiTheme="minorEastAsia" w:eastAsiaTheme="minorEastAsia" w:cstheme="minorEastAsia"/>
                <w:b w:val="0"/>
                <w:bCs/>
                <w:color w:val="auto"/>
                <w:sz w:val="21"/>
                <w:szCs w:val="21"/>
                <w:highlight w:val="none"/>
                <w:lang w:val="en-US" w:eastAsia="zh-CN"/>
              </w:rPr>
              <w:t>1.具有信息化维护系统类软件著作权登记证书或专利证书，得</w:t>
            </w:r>
            <w:del w:id="156" w:author="admin" w:date="2025-06-26T20:55:27Z">
              <w:r>
                <w:rPr>
                  <w:rFonts w:hint="default" w:asciiTheme="minorEastAsia" w:hAnsiTheme="minorEastAsia" w:eastAsiaTheme="minorEastAsia" w:cstheme="minorEastAsia"/>
                  <w:b w:val="0"/>
                  <w:bCs/>
                  <w:color w:val="auto"/>
                  <w:sz w:val="21"/>
                  <w:szCs w:val="21"/>
                  <w:highlight w:val="none"/>
                  <w:lang w:val="en-US" w:eastAsia="zh-CN"/>
                </w:rPr>
                <w:delText>1</w:delText>
              </w:r>
            </w:del>
            <w:ins w:id="157" w:author="admin" w:date="2025-06-26T20:55:27Z">
              <w:r>
                <w:rPr>
                  <w:rFonts w:hint="eastAsia" w:asciiTheme="minorEastAsia" w:hAnsiTheme="minorEastAsia" w:eastAsiaTheme="minorEastAsia" w:cstheme="minorEastAsia"/>
                  <w:b w:val="0"/>
                  <w:bCs/>
                  <w:color w:val="auto"/>
                  <w:sz w:val="21"/>
                  <w:szCs w:val="21"/>
                  <w:highlight w:val="none"/>
                  <w:lang w:val="en-US" w:eastAsia="zh-CN"/>
                </w:rPr>
                <w:t>34</w:t>
              </w:r>
            </w:ins>
            <w:r>
              <w:rPr>
                <w:rFonts w:hint="eastAsia" w:asciiTheme="minorEastAsia" w:hAnsiTheme="minorEastAsia" w:eastAsiaTheme="minorEastAsia" w:cstheme="minorEastAsia"/>
                <w:b w:val="0"/>
                <w:bCs/>
                <w:color w:val="auto"/>
                <w:sz w:val="21"/>
                <w:szCs w:val="21"/>
                <w:highlight w:val="none"/>
                <w:lang w:val="en-US" w:eastAsia="zh-CN"/>
              </w:rPr>
              <w:t>分。</w:t>
            </w:r>
          </w:p>
          <w:p w14:paraId="3499B6F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color w:val="auto"/>
                <w:sz w:val="21"/>
                <w:szCs w:val="21"/>
                <w:highlight w:val="none"/>
                <w:lang w:val="en-US" w:eastAsia="zh-CN"/>
              </w:rPr>
            </w:pPr>
            <w:r>
              <w:rPr>
                <w:rFonts w:hint="eastAsia" w:asciiTheme="minorEastAsia" w:hAnsiTheme="minorEastAsia" w:eastAsiaTheme="minorEastAsia" w:cstheme="minorEastAsia"/>
                <w:b w:val="0"/>
                <w:bCs/>
                <w:color w:val="auto"/>
                <w:sz w:val="21"/>
                <w:szCs w:val="21"/>
                <w:highlight w:val="none"/>
                <w:lang w:val="en-US" w:eastAsia="zh-CN"/>
              </w:rPr>
              <w:t>2.具有光缆纤芯资源智能预警系统类软件著作权登记证书或专利证书，得</w:t>
            </w:r>
            <w:del w:id="158" w:author="admin" w:date="2025-06-26T20:55:28Z">
              <w:r>
                <w:rPr>
                  <w:rFonts w:hint="default" w:asciiTheme="minorEastAsia" w:hAnsiTheme="minorEastAsia" w:eastAsiaTheme="minorEastAsia" w:cstheme="minorEastAsia"/>
                  <w:b w:val="0"/>
                  <w:bCs/>
                  <w:color w:val="auto"/>
                  <w:sz w:val="21"/>
                  <w:szCs w:val="21"/>
                  <w:highlight w:val="none"/>
                  <w:lang w:val="en-US" w:eastAsia="zh-CN"/>
                </w:rPr>
                <w:delText>1</w:delText>
              </w:r>
            </w:del>
            <w:ins w:id="159" w:author="admin" w:date="2025-06-26T20:55:28Z">
              <w:r>
                <w:rPr>
                  <w:rFonts w:hint="eastAsia" w:asciiTheme="minorEastAsia" w:hAnsiTheme="minorEastAsia" w:eastAsiaTheme="minorEastAsia" w:cstheme="minorEastAsia"/>
                  <w:b w:val="0"/>
                  <w:bCs/>
                  <w:color w:val="auto"/>
                  <w:sz w:val="21"/>
                  <w:szCs w:val="21"/>
                  <w:highlight w:val="none"/>
                  <w:lang w:val="en-US" w:eastAsia="zh-CN"/>
                </w:rPr>
                <w:t>34</w:t>
              </w:r>
            </w:ins>
            <w:r>
              <w:rPr>
                <w:rFonts w:hint="eastAsia" w:asciiTheme="minorEastAsia" w:hAnsiTheme="minorEastAsia" w:eastAsiaTheme="minorEastAsia" w:cstheme="minorEastAsia"/>
                <w:b w:val="0"/>
                <w:bCs/>
                <w:color w:val="auto"/>
                <w:sz w:val="21"/>
                <w:szCs w:val="21"/>
                <w:highlight w:val="none"/>
                <w:lang w:val="en-US" w:eastAsia="zh-CN"/>
              </w:rPr>
              <w:t>分。</w:t>
            </w:r>
          </w:p>
          <w:p w14:paraId="296093E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ins w:id="160" w:author="admin" w:date="2025-06-26T20:55:31Z"/>
                <w:rFonts w:hint="eastAsia" w:asciiTheme="minorEastAsia" w:hAnsiTheme="minorEastAsia" w:eastAsiaTheme="minorEastAsia" w:cstheme="minorEastAsia"/>
                <w:b w:val="0"/>
                <w:bCs/>
                <w:color w:val="auto"/>
                <w:sz w:val="21"/>
                <w:szCs w:val="21"/>
                <w:highlight w:val="none"/>
                <w:lang w:val="en-US" w:eastAsia="zh-CN"/>
              </w:rPr>
            </w:pPr>
            <w:r>
              <w:rPr>
                <w:rFonts w:hint="eastAsia" w:asciiTheme="minorEastAsia" w:hAnsiTheme="minorEastAsia" w:eastAsiaTheme="minorEastAsia" w:cstheme="minorEastAsia"/>
                <w:b w:val="0"/>
                <w:bCs/>
                <w:color w:val="auto"/>
                <w:sz w:val="21"/>
                <w:szCs w:val="21"/>
                <w:highlight w:val="none"/>
                <w:lang w:val="en-US" w:eastAsia="zh-CN"/>
              </w:rPr>
              <w:t>3.具有网络监控采集系统类软件著作权登记证书或专利证书，得</w:t>
            </w:r>
            <w:del w:id="161" w:author="admin" w:date="2025-06-26T20:55:30Z">
              <w:r>
                <w:rPr>
                  <w:rFonts w:hint="default" w:asciiTheme="minorEastAsia" w:hAnsiTheme="minorEastAsia" w:eastAsiaTheme="minorEastAsia" w:cstheme="minorEastAsia"/>
                  <w:b w:val="0"/>
                  <w:bCs/>
                  <w:color w:val="auto"/>
                  <w:sz w:val="21"/>
                  <w:szCs w:val="21"/>
                  <w:highlight w:val="none"/>
                  <w:lang w:val="en-US" w:eastAsia="zh-CN"/>
                </w:rPr>
                <w:delText>1</w:delText>
              </w:r>
            </w:del>
            <w:ins w:id="162" w:author="admin" w:date="2025-06-26T20:55:30Z">
              <w:r>
                <w:rPr>
                  <w:rFonts w:hint="eastAsia" w:asciiTheme="minorEastAsia" w:hAnsiTheme="minorEastAsia" w:eastAsiaTheme="minorEastAsia" w:cstheme="minorEastAsia"/>
                  <w:b w:val="0"/>
                  <w:bCs/>
                  <w:color w:val="auto"/>
                  <w:sz w:val="21"/>
                  <w:szCs w:val="21"/>
                  <w:highlight w:val="none"/>
                  <w:lang w:val="en-US" w:eastAsia="zh-CN"/>
                </w:rPr>
                <w:t>34</w:t>
              </w:r>
            </w:ins>
            <w:r>
              <w:rPr>
                <w:rFonts w:hint="eastAsia" w:asciiTheme="minorEastAsia" w:hAnsiTheme="minorEastAsia" w:eastAsiaTheme="minorEastAsia" w:cstheme="minorEastAsia"/>
                <w:b w:val="0"/>
                <w:bCs/>
                <w:color w:val="auto"/>
                <w:sz w:val="21"/>
                <w:szCs w:val="21"/>
                <w:highlight w:val="none"/>
                <w:lang w:val="en-US" w:eastAsia="zh-CN"/>
              </w:rPr>
              <w:t>分。</w:t>
            </w:r>
          </w:p>
          <w:p w14:paraId="69E9402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default" w:asciiTheme="minorEastAsia" w:hAnsiTheme="minorEastAsia" w:eastAsiaTheme="minorEastAsia" w:cstheme="minorEastAsia"/>
                <w:b w:val="0"/>
                <w:bCs/>
                <w:color w:val="auto"/>
                <w:sz w:val="21"/>
                <w:szCs w:val="21"/>
                <w:highlight w:val="none"/>
                <w:lang w:val="en-US" w:eastAsia="zh-CN"/>
              </w:rPr>
            </w:pPr>
            <w:ins w:id="163" w:author="admin" w:date="2025-06-26T20:55:33Z">
              <w:r>
                <w:rPr>
                  <w:rFonts w:hint="eastAsia" w:asciiTheme="minorEastAsia" w:hAnsiTheme="minorEastAsia" w:eastAsiaTheme="minorEastAsia" w:cstheme="minorEastAsia"/>
                  <w:b w:val="0"/>
                  <w:bCs/>
                  <w:color w:val="auto"/>
                  <w:sz w:val="21"/>
                  <w:szCs w:val="21"/>
                  <w:highlight w:val="none"/>
                  <w:lang w:val="en-US" w:eastAsia="zh-CN"/>
                </w:rPr>
                <w:t>以上</w:t>
              </w:r>
            </w:ins>
            <w:ins w:id="164" w:author="admin" w:date="2025-06-26T20:55:36Z">
              <w:r>
                <w:rPr>
                  <w:rFonts w:hint="eastAsia" w:asciiTheme="minorEastAsia" w:hAnsiTheme="minorEastAsia" w:eastAsiaTheme="minorEastAsia" w:cstheme="minorEastAsia"/>
                  <w:b w:val="0"/>
                  <w:bCs/>
                  <w:color w:val="auto"/>
                  <w:sz w:val="21"/>
                  <w:szCs w:val="21"/>
                  <w:highlight w:val="none"/>
                  <w:lang w:val="en-US" w:eastAsia="zh-CN"/>
                </w:rPr>
                <w:t>三项累计</w:t>
              </w:r>
            </w:ins>
            <w:ins w:id="165" w:author="admin" w:date="2025-06-26T20:55:38Z">
              <w:r>
                <w:rPr>
                  <w:rFonts w:hint="eastAsia" w:asciiTheme="minorEastAsia" w:hAnsiTheme="minorEastAsia" w:eastAsiaTheme="minorEastAsia" w:cstheme="minorEastAsia"/>
                  <w:b w:val="0"/>
                  <w:bCs/>
                  <w:color w:val="auto"/>
                  <w:sz w:val="21"/>
                  <w:szCs w:val="21"/>
                  <w:highlight w:val="none"/>
                  <w:lang w:val="en-US" w:eastAsia="zh-CN"/>
                </w:rPr>
                <w:t>最高得100</w:t>
              </w:r>
            </w:ins>
            <w:ins w:id="166" w:author="admin" w:date="2025-06-26T20:55:39Z">
              <w:r>
                <w:rPr>
                  <w:rFonts w:hint="eastAsia" w:asciiTheme="minorEastAsia" w:hAnsiTheme="minorEastAsia" w:eastAsiaTheme="minorEastAsia" w:cstheme="minorEastAsia"/>
                  <w:b w:val="0"/>
                  <w:bCs/>
                  <w:color w:val="auto"/>
                  <w:sz w:val="21"/>
                  <w:szCs w:val="21"/>
                  <w:highlight w:val="none"/>
                  <w:lang w:val="en-US" w:eastAsia="zh-CN"/>
                </w:rPr>
                <w:t>分。</w:t>
              </w:r>
            </w:ins>
          </w:p>
          <w:p w14:paraId="25E884F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ins w:id="167" w:author="admin" w:date="2025-06-26T20:55:12Z"/>
                <w:rFonts w:hint="eastAsia" w:asciiTheme="minorEastAsia" w:hAnsiTheme="minorEastAsia" w:eastAsiaTheme="minorEastAsia" w:cstheme="minorEastAsia"/>
                <w:b/>
                <w:bCs w:val="0"/>
                <w:color w:val="auto"/>
                <w:sz w:val="21"/>
                <w:szCs w:val="21"/>
                <w:highlight w:val="none"/>
                <w:lang w:val="en-US" w:eastAsia="zh-CN"/>
              </w:rPr>
            </w:pPr>
            <w:ins w:id="168" w:author="admin" w:date="2025-06-26T20:55:10Z">
              <w:r>
                <w:rPr>
                  <w:rFonts w:hint="eastAsia" w:asciiTheme="minorEastAsia" w:hAnsiTheme="minorEastAsia" w:eastAsiaTheme="minorEastAsia" w:cstheme="minorEastAsia"/>
                  <w:b/>
                  <w:bCs w:val="0"/>
                  <w:color w:val="auto"/>
                  <w:sz w:val="21"/>
                  <w:szCs w:val="21"/>
                  <w:highlight w:val="none"/>
                  <w:lang w:val="en-US" w:eastAsia="zh-CN"/>
                </w:rPr>
                <w:t>证明文件</w:t>
              </w:r>
            </w:ins>
            <w:ins w:id="169" w:author="admin" w:date="2025-06-26T20:55:11Z">
              <w:r>
                <w:rPr>
                  <w:rFonts w:hint="eastAsia" w:asciiTheme="minorEastAsia" w:hAnsiTheme="minorEastAsia" w:eastAsiaTheme="minorEastAsia" w:cstheme="minorEastAsia"/>
                  <w:b/>
                  <w:bCs w:val="0"/>
                  <w:color w:val="auto"/>
                  <w:sz w:val="21"/>
                  <w:szCs w:val="21"/>
                  <w:highlight w:val="none"/>
                  <w:lang w:val="en-US" w:eastAsia="zh-CN"/>
                </w:rPr>
                <w:t>：</w:t>
              </w:r>
            </w:ins>
          </w:p>
          <w:p w14:paraId="3750B76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color w:val="auto"/>
                <w:sz w:val="21"/>
                <w:szCs w:val="21"/>
                <w:highlight w:val="none"/>
                <w:lang w:val="en-US" w:eastAsia="zh-CN"/>
              </w:rPr>
            </w:pPr>
            <w:r>
              <w:rPr>
                <w:rFonts w:hint="eastAsia" w:asciiTheme="minorEastAsia" w:hAnsiTheme="minorEastAsia" w:eastAsiaTheme="minorEastAsia" w:cstheme="minorEastAsia"/>
                <w:b w:val="0"/>
                <w:bCs/>
                <w:color w:val="auto"/>
                <w:sz w:val="21"/>
                <w:szCs w:val="21"/>
                <w:highlight w:val="none"/>
                <w:lang w:val="en-US" w:eastAsia="zh-CN"/>
              </w:rPr>
              <w:t>1.提供国家版权部门或国家知识产权部门颁发的证书扫描件（</w:t>
            </w:r>
            <w:commentRangeStart w:id="7"/>
            <w:r>
              <w:rPr>
                <w:rFonts w:hint="eastAsia" w:asciiTheme="minorEastAsia" w:hAnsiTheme="minorEastAsia" w:eastAsiaTheme="minorEastAsia" w:cstheme="minorEastAsia"/>
                <w:b w:val="0"/>
                <w:bCs/>
                <w:color w:val="auto"/>
                <w:sz w:val="21"/>
                <w:szCs w:val="21"/>
                <w:highlight w:val="none"/>
                <w:lang w:val="en-US" w:eastAsia="zh-CN"/>
              </w:rPr>
              <w:t>知识产权人或专利权人需为投标人</w:t>
            </w:r>
            <w:commentRangeEnd w:id="7"/>
            <w:r>
              <w:commentReference w:id="7"/>
            </w:r>
            <w:r>
              <w:rPr>
                <w:rFonts w:hint="eastAsia" w:asciiTheme="minorEastAsia" w:hAnsiTheme="minorEastAsia" w:eastAsiaTheme="minorEastAsia" w:cstheme="minorEastAsia"/>
                <w:b w:val="0"/>
                <w:bCs/>
                <w:color w:val="auto"/>
                <w:sz w:val="21"/>
                <w:szCs w:val="21"/>
                <w:highlight w:val="none"/>
                <w:lang w:val="en-US" w:eastAsia="zh-CN"/>
              </w:rPr>
              <w:t xml:space="preserve">，如投标人为分公司或分支机构，可提供总公司相应证书。证书单位名称需与投标人名称或其总公司名称一致，否则不得分）； </w:t>
            </w:r>
          </w:p>
          <w:p w14:paraId="1987D2C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bCs/>
                <w:kern w:val="0"/>
                <w:sz w:val="21"/>
                <w:szCs w:val="21"/>
                <w:lang w:val="en-US" w:eastAsia="zh-CN" w:bidi="ar-SA"/>
              </w:rPr>
            </w:pPr>
            <w:r>
              <w:rPr>
                <w:rFonts w:hint="eastAsia" w:asciiTheme="minorEastAsia" w:hAnsiTheme="minorEastAsia" w:eastAsiaTheme="minorEastAsia" w:cstheme="minorEastAsia"/>
                <w:b w:val="0"/>
                <w:bCs/>
                <w:color w:val="auto"/>
                <w:sz w:val="21"/>
                <w:szCs w:val="21"/>
                <w:highlight w:val="none"/>
                <w:lang w:val="en-US" w:eastAsia="zh-CN"/>
              </w:rPr>
              <w:t>2.未提供或未按要求提供或提供的不清晰导致评审委员会无法判断的，不得分。</w:t>
            </w:r>
          </w:p>
        </w:tc>
      </w:tr>
      <w:tr w14:paraId="620F3B5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1866A3F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1871D58">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highlight w:val="none"/>
                <w:lang w:val="en-US" w:eastAsia="zh-CN"/>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0ABDA68">
            <w:pPr>
              <w:keepNext w:val="0"/>
              <w:keepLines w:val="0"/>
              <w:pageBreakBefore w:val="0"/>
              <w:widowControl/>
              <w:kinsoku/>
              <w:wordWrap/>
              <w:overflowPunct/>
              <w:topLinePunct w:val="0"/>
              <w:autoSpaceDE/>
              <w:autoSpaceDN/>
              <w:bidi w:val="0"/>
              <w:adjustRightInd/>
              <w:snapToGrid/>
              <w:spacing w:line="360" w:lineRule="auto"/>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同类项目业绩</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5877EB">
            <w:pPr>
              <w:keepNext w:val="0"/>
              <w:keepLines w:val="0"/>
              <w:pageBreakBefore w:val="0"/>
              <w:widowControl/>
              <w:kinsoku/>
              <w:wordWrap/>
              <w:overflowPunct/>
              <w:topLinePunct w:val="0"/>
              <w:autoSpaceDE/>
              <w:autoSpaceDN/>
              <w:bidi w:val="0"/>
              <w:adjustRightInd/>
              <w:snapToGrid/>
              <w:spacing w:line="360" w:lineRule="auto"/>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lang w:val="en-US" w:eastAsia="zh-CN"/>
              </w:rPr>
              <w:t>2</w:t>
            </w:r>
          </w:p>
        </w:tc>
        <w:tc>
          <w:tcPr>
            <w:tcW w:w="44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54164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bCs w:val="0"/>
                <w:color w:val="auto"/>
                <w:sz w:val="21"/>
                <w:szCs w:val="21"/>
                <w:highlight w:val="none"/>
                <w:lang w:val="en-US" w:eastAsia="zh-CN"/>
              </w:rPr>
            </w:pPr>
            <w:r>
              <w:rPr>
                <w:rFonts w:hint="eastAsia" w:asciiTheme="minorEastAsia" w:hAnsiTheme="minorEastAsia" w:eastAsiaTheme="minorEastAsia" w:cstheme="minorEastAsia"/>
                <w:b/>
                <w:bCs w:val="0"/>
                <w:color w:val="auto"/>
                <w:sz w:val="21"/>
                <w:szCs w:val="21"/>
                <w:highlight w:val="none"/>
                <w:lang w:val="en-US" w:eastAsia="zh-CN"/>
              </w:rPr>
              <w:t>考察内容：</w:t>
            </w:r>
          </w:p>
          <w:p w14:paraId="0E28F16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color w:val="auto"/>
                <w:sz w:val="21"/>
                <w:szCs w:val="21"/>
                <w:highlight w:val="none"/>
                <w:lang w:val="en-US" w:eastAsia="zh-CN"/>
              </w:rPr>
            </w:pPr>
            <w:del w:id="170" w:author="admin" w:date="2025-06-26T20:58:18Z">
              <w:r>
                <w:rPr>
                  <w:rFonts w:hint="eastAsia" w:asciiTheme="minorEastAsia" w:hAnsiTheme="minorEastAsia" w:eastAsiaTheme="minorEastAsia" w:cstheme="minorEastAsia"/>
                  <w:b w:val="0"/>
                  <w:bCs/>
                  <w:color w:val="auto"/>
                  <w:sz w:val="21"/>
                  <w:szCs w:val="21"/>
                  <w:highlight w:val="none"/>
                  <w:lang w:val="en-US" w:eastAsia="zh-CN"/>
                </w:rPr>
                <w:delText>投标人提供自</w:delText>
              </w:r>
            </w:del>
            <w:r>
              <w:rPr>
                <w:rFonts w:hint="eastAsia" w:asciiTheme="minorEastAsia" w:hAnsiTheme="minorEastAsia" w:eastAsiaTheme="minorEastAsia" w:cstheme="minorEastAsia"/>
                <w:b w:val="0"/>
                <w:bCs/>
                <w:color w:val="auto"/>
                <w:sz w:val="21"/>
                <w:szCs w:val="21"/>
                <w:highlight w:val="none"/>
                <w:lang w:val="en-US" w:eastAsia="zh-CN"/>
              </w:rPr>
              <w:t>2022年1月1日至本项目投标截止</w:t>
            </w:r>
            <w:ins w:id="171" w:author="admin" w:date="2025-06-26T20:58:09Z">
              <w:r>
                <w:rPr>
                  <w:rFonts w:hint="eastAsia" w:asciiTheme="minorEastAsia" w:hAnsiTheme="minorEastAsia" w:eastAsiaTheme="minorEastAsia" w:cstheme="minorEastAsia"/>
                  <w:b w:val="0"/>
                  <w:bCs/>
                  <w:color w:val="auto"/>
                  <w:sz w:val="21"/>
                  <w:szCs w:val="21"/>
                  <w:highlight w:val="none"/>
                  <w:lang w:val="en-US" w:eastAsia="zh-CN"/>
                </w:rPr>
                <w:t>之</w:t>
              </w:r>
            </w:ins>
            <w:r>
              <w:rPr>
                <w:rFonts w:hint="eastAsia" w:asciiTheme="minorEastAsia" w:hAnsiTheme="minorEastAsia" w:eastAsiaTheme="minorEastAsia" w:cstheme="minorEastAsia"/>
                <w:b w:val="0"/>
                <w:bCs/>
                <w:color w:val="auto"/>
                <w:sz w:val="21"/>
                <w:szCs w:val="21"/>
                <w:highlight w:val="none"/>
                <w:lang w:val="en-US" w:eastAsia="zh-CN"/>
              </w:rPr>
              <w:t>日（以合同签订时间为准）</w:t>
            </w:r>
            <w:ins w:id="172" w:author="admin" w:date="2025-06-26T20:58:21Z">
              <w:r>
                <w:rPr>
                  <w:rFonts w:hint="eastAsia" w:asciiTheme="minorEastAsia" w:hAnsiTheme="minorEastAsia" w:eastAsiaTheme="minorEastAsia" w:cstheme="minorEastAsia"/>
                  <w:b w:val="0"/>
                  <w:bCs/>
                  <w:color w:val="auto"/>
                  <w:sz w:val="21"/>
                  <w:szCs w:val="21"/>
                  <w:highlight w:val="none"/>
                  <w:lang w:val="en-US" w:eastAsia="zh-CN"/>
                </w:rPr>
                <w:t>，</w:t>
              </w:r>
            </w:ins>
            <w:ins w:id="173" w:author="admin" w:date="2025-06-26T20:58:22Z">
              <w:r>
                <w:rPr>
                  <w:rFonts w:hint="eastAsia" w:asciiTheme="minorEastAsia" w:hAnsiTheme="minorEastAsia" w:eastAsiaTheme="minorEastAsia" w:cstheme="minorEastAsia"/>
                  <w:b w:val="0"/>
                  <w:bCs/>
                  <w:color w:val="auto"/>
                  <w:sz w:val="21"/>
                  <w:szCs w:val="21"/>
                  <w:highlight w:val="none"/>
                  <w:lang w:val="en-US" w:eastAsia="zh-CN"/>
                </w:rPr>
                <w:t>投标人</w:t>
              </w:r>
            </w:ins>
            <w:r>
              <w:rPr>
                <w:rFonts w:hint="eastAsia" w:asciiTheme="minorEastAsia" w:hAnsiTheme="minorEastAsia" w:eastAsiaTheme="minorEastAsia" w:cstheme="minorEastAsia"/>
                <w:b w:val="0"/>
                <w:bCs/>
                <w:color w:val="auto"/>
                <w:sz w:val="21"/>
                <w:szCs w:val="21"/>
                <w:highlight w:val="none"/>
                <w:lang w:val="en-US" w:eastAsia="zh-CN"/>
              </w:rPr>
              <w:t>具有</w:t>
            </w:r>
            <w:ins w:id="174" w:author="admin" w:date="2025-06-26T20:58:28Z">
              <w:r>
                <w:rPr>
                  <w:rFonts w:hint="eastAsia" w:asciiTheme="minorEastAsia" w:hAnsiTheme="minorEastAsia" w:eastAsiaTheme="minorEastAsia" w:cstheme="minorEastAsia"/>
                  <w:b w:val="0"/>
                  <w:bCs/>
                  <w:color w:val="auto"/>
                  <w:sz w:val="21"/>
                  <w:szCs w:val="21"/>
                  <w:highlight w:val="none"/>
                  <w:lang w:val="en-US" w:eastAsia="zh-CN"/>
                </w:rPr>
                <w:t>行政机关</w:t>
              </w:r>
            </w:ins>
            <w:del w:id="175" w:author="admin" w:date="2025-06-26T20:58:27Z">
              <w:r>
                <w:rPr>
                  <w:rFonts w:hint="eastAsia" w:asciiTheme="minorEastAsia" w:hAnsiTheme="minorEastAsia" w:eastAsiaTheme="minorEastAsia" w:cstheme="minorEastAsia"/>
                  <w:b w:val="0"/>
                  <w:bCs/>
                  <w:color w:val="auto"/>
                  <w:sz w:val="21"/>
                  <w:szCs w:val="21"/>
                  <w:highlight w:val="none"/>
                  <w:lang w:val="en-US" w:eastAsia="zh-CN"/>
                </w:rPr>
                <w:delText>政</w:delText>
              </w:r>
            </w:del>
            <w:del w:id="176" w:author="admin" w:date="2025-06-26T20:58:26Z">
              <w:r>
                <w:rPr>
                  <w:rFonts w:hint="eastAsia" w:asciiTheme="minorEastAsia" w:hAnsiTheme="minorEastAsia" w:eastAsiaTheme="minorEastAsia" w:cstheme="minorEastAsia"/>
                  <w:b w:val="0"/>
                  <w:bCs/>
                  <w:color w:val="auto"/>
                  <w:sz w:val="21"/>
                  <w:szCs w:val="21"/>
                  <w:highlight w:val="none"/>
                  <w:lang w:val="en-US" w:eastAsia="zh-CN"/>
                </w:rPr>
                <w:delText>府部门</w:delText>
              </w:r>
            </w:del>
            <w:r>
              <w:rPr>
                <w:rFonts w:hint="eastAsia" w:asciiTheme="minorEastAsia" w:hAnsiTheme="minorEastAsia" w:eastAsiaTheme="minorEastAsia" w:cstheme="minorEastAsia"/>
                <w:b w:val="0"/>
                <w:bCs/>
                <w:color w:val="auto"/>
                <w:sz w:val="21"/>
                <w:szCs w:val="21"/>
                <w:highlight w:val="none"/>
                <w:lang w:val="en-US" w:eastAsia="zh-CN"/>
              </w:rPr>
              <w:t>或事业单位</w:t>
            </w:r>
            <w:del w:id="177" w:author="admin" w:date="2025-06-26T20:58:31Z">
              <w:r>
                <w:rPr>
                  <w:rFonts w:hint="default" w:asciiTheme="minorEastAsia" w:hAnsiTheme="minorEastAsia" w:eastAsiaTheme="minorEastAsia" w:cstheme="minorEastAsia"/>
                  <w:b w:val="0"/>
                  <w:bCs/>
                  <w:color w:val="auto"/>
                  <w:sz w:val="21"/>
                  <w:szCs w:val="21"/>
                  <w:highlight w:val="none"/>
                  <w:lang w:val="en-US" w:eastAsia="zh-CN"/>
                </w:rPr>
                <w:delText>采购</w:delText>
              </w:r>
            </w:del>
            <w:ins w:id="178" w:author="admin" w:date="2025-06-26T20:58:32Z">
              <w:r>
                <w:rPr>
                  <w:rFonts w:hint="eastAsia" w:asciiTheme="minorEastAsia" w:hAnsiTheme="minorEastAsia" w:eastAsiaTheme="minorEastAsia" w:cstheme="minorEastAsia"/>
                  <w:b w:val="0"/>
                  <w:bCs/>
                  <w:color w:val="auto"/>
                  <w:sz w:val="21"/>
                  <w:szCs w:val="21"/>
                  <w:highlight w:val="none"/>
                  <w:lang w:val="en-US" w:eastAsia="zh-CN"/>
                </w:rPr>
                <w:t>委托</w:t>
              </w:r>
            </w:ins>
            <w:r>
              <w:rPr>
                <w:rFonts w:hint="eastAsia" w:asciiTheme="minorEastAsia" w:hAnsiTheme="minorEastAsia" w:eastAsiaTheme="minorEastAsia" w:cstheme="minorEastAsia"/>
                <w:b w:val="0"/>
                <w:bCs/>
                <w:color w:val="auto"/>
                <w:sz w:val="21"/>
                <w:szCs w:val="21"/>
                <w:highlight w:val="none"/>
                <w:lang w:val="en-US" w:eastAsia="zh-CN"/>
              </w:rPr>
              <w:t>的</w:t>
            </w:r>
            <w:commentRangeStart w:id="8"/>
            <w:r>
              <w:rPr>
                <w:rFonts w:hint="eastAsia" w:asciiTheme="minorEastAsia" w:hAnsiTheme="minorEastAsia" w:eastAsiaTheme="minorEastAsia" w:cstheme="minorEastAsia"/>
                <w:b w:val="0"/>
                <w:bCs/>
                <w:color w:val="auto"/>
                <w:sz w:val="21"/>
                <w:szCs w:val="21"/>
                <w:highlight w:val="none"/>
                <w:lang w:val="en-US" w:eastAsia="zh-CN"/>
              </w:rPr>
              <w:t>视频监控（设备）类</w:t>
            </w:r>
            <w:commentRangeEnd w:id="8"/>
            <w:r>
              <w:commentReference w:id="8"/>
            </w:r>
            <w:r>
              <w:rPr>
                <w:rFonts w:hint="eastAsia" w:asciiTheme="minorEastAsia" w:hAnsiTheme="minorEastAsia" w:eastAsiaTheme="minorEastAsia" w:cstheme="minorEastAsia"/>
                <w:b w:val="0"/>
                <w:bCs/>
                <w:color w:val="auto"/>
                <w:sz w:val="21"/>
                <w:szCs w:val="21"/>
                <w:highlight w:val="none"/>
                <w:lang w:val="en-US" w:eastAsia="zh-CN"/>
              </w:rPr>
              <w:t>项目业绩，每提供一个得</w:t>
            </w:r>
            <w:del w:id="179" w:author="admin" w:date="2025-06-26T20:58:49Z">
              <w:r>
                <w:rPr>
                  <w:rFonts w:hint="default" w:asciiTheme="minorEastAsia" w:hAnsiTheme="minorEastAsia" w:eastAsiaTheme="minorEastAsia" w:cstheme="minorEastAsia"/>
                  <w:b w:val="0"/>
                  <w:bCs/>
                  <w:color w:val="auto"/>
                  <w:sz w:val="21"/>
                  <w:szCs w:val="21"/>
                  <w:highlight w:val="none"/>
                  <w:lang w:val="en-US" w:eastAsia="zh-CN"/>
                </w:rPr>
                <w:delText>1</w:delText>
              </w:r>
            </w:del>
            <w:ins w:id="180" w:author="admin" w:date="2025-06-26T20:58:49Z">
              <w:r>
                <w:rPr>
                  <w:rFonts w:hint="eastAsia" w:asciiTheme="minorEastAsia" w:hAnsiTheme="minorEastAsia" w:eastAsiaTheme="minorEastAsia" w:cstheme="minorEastAsia"/>
                  <w:b w:val="0"/>
                  <w:bCs/>
                  <w:color w:val="auto"/>
                  <w:sz w:val="21"/>
                  <w:szCs w:val="21"/>
                  <w:highlight w:val="none"/>
                  <w:lang w:val="en-US" w:eastAsia="zh-CN"/>
                </w:rPr>
                <w:t>50</w:t>
              </w:r>
            </w:ins>
            <w:r>
              <w:rPr>
                <w:rFonts w:hint="eastAsia" w:asciiTheme="minorEastAsia" w:hAnsiTheme="minorEastAsia" w:eastAsiaTheme="minorEastAsia" w:cstheme="minorEastAsia"/>
                <w:b w:val="0"/>
                <w:bCs/>
                <w:color w:val="auto"/>
                <w:sz w:val="21"/>
                <w:szCs w:val="21"/>
                <w:highlight w:val="none"/>
                <w:lang w:val="en-US" w:eastAsia="zh-CN"/>
              </w:rPr>
              <w:t>分，累计最高得</w:t>
            </w:r>
            <w:del w:id="181" w:author="admin" w:date="2025-06-26T20:58:50Z">
              <w:r>
                <w:rPr>
                  <w:rFonts w:hint="default" w:asciiTheme="minorEastAsia" w:hAnsiTheme="minorEastAsia" w:eastAsiaTheme="minorEastAsia" w:cstheme="minorEastAsia"/>
                  <w:b w:val="0"/>
                  <w:bCs/>
                  <w:color w:val="auto"/>
                  <w:sz w:val="21"/>
                  <w:szCs w:val="21"/>
                  <w:highlight w:val="none"/>
                  <w:lang w:val="en-US" w:eastAsia="zh-CN"/>
                </w:rPr>
                <w:delText>2</w:delText>
              </w:r>
            </w:del>
            <w:ins w:id="182" w:author="admin" w:date="2025-06-26T20:58:50Z">
              <w:r>
                <w:rPr>
                  <w:rFonts w:hint="eastAsia" w:asciiTheme="minorEastAsia" w:hAnsiTheme="minorEastAsia" w:eastAsiaTheme="minorEastAsia" w:cstheme="minorEastAsia"/>
                  <w:b w:val="0"/>
                  <w:bCs/>
                  <w:color w:val="auto"/>
                  <w:sz w:val="21"/>
                  <w:szCs w:val="21"/>
                  <w:highlight w:val="none"/>
                  <w:lang w:val="en-US" w:eastAsia="zh-CN"/>
                </w:rPr>
                <w:t>10</w:t>
              </w:r>
            </w:ins>
            <w:ins w:id="183" w:author="admin" w:date="2025-06-26T20:58:51Z">
              <w:r>
                <w:rPr>
                  <w:rFonts w:hint="eastAsia" w:asciiTheme="minorEastAsia" w:hAnsiTheme="minorEastAsia" w:eastAsiaTheme="minorEastAsia" w:cstheme="minorEastAsia"/>
                  <w:b w:val="0"/>
                  <w:bCs/>
                  <w:color w:val="auto"/>
                  <w:sz w:val="21"/>
                  <w:szCs w:val="21"/>
                  <w:highlight w:val="none"/>
                  <w:lang w:val="en-US" w:eastAsia="zh-CN"/>
                </w:rPr>
                <w:t>0</w:t>
              </w:r>
            </w:ins>
            <w:r>
              <w:rPr>
                <w:rFonts w:hint="eastAsia" w:asciiTheme="minorEastAsia" w:hAnsiTheme="minorEastAsia" w:eastAsiaTheme="minorEastAsia" w:cstheme="minorEastAsia"/>
                <w:b w:val="0"/>
                <w:bCs/>
                <w:color w:val="auto"/>
                <w:sz w:val="21"/>
                <w:szCs w:val="21"/>
                <w:highlight w:val="none"/>
                <w:lang w:val="en-US" w:eastAsia="zh-CN"/>
              </w:rPr>
              <w:t>分。</w:t>
            </w:r>
          </w:p>
          <w:p w14:paraId="63B77B2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bCs w:val="0"/>
                <w:color w:val="auto"/>
                <w:sz w:val="21"/>
                <w:szCs w:val="21"/>
                <w:highlight w:val="none"/>
                <w:lang w:val="en-US" w:eastAsia="zh-CN"/>
              </w:rPr>
            </w:pPr>
            <w:del w:id="184" w:author="admin" w:date="2025-06-26T20:58:53Z">
              <w:r>
                <w:rPr>
                  <w:rFonts w:hint="eastAsia" w:asciiTheme="minorEastAsia" w:hAnsiTheme="minorEastAsia" w:eastAsiaTheme="minorEastAsia" w:cstheme="minorEastAsia"/>
                  <w:b/>
                  <w:bCs w:val="0"/>
                  <w:color w:val="auto"/>
                  <w:sz w:val="21"/>
                  <w:szCs w:val="21"/>
                  <w:highlight w:val="none"/>
                  <w:lang w:val="en-US" w:eastAsia="zh-CN"/>
                </w:rPr>
                <w:delText>二、</w:delText>
              </w:r>
            </w:del>
            <w:r>
              <w:rPr>
                <w:rFonts w:hint="eastAsia" w:asciiTheme="minorEastAsia" w:hAnsiTheme="minorEastAsia" w:eastAsiaTheme="minorEastAsia" w:cstheme="minorEastAsia"/>
                <w:b/>
                <w:bCs w:val="0"/>
                <w:color w:val="auto"/>
                <w:sz w:val="21"/>
                <w:szCs w:val="21"/>
                <w:highlight w:val="none"/>
                <w:lang w:val="en-US" w:eastAsia="zh-CN"/>
              </w:rPr>
              <w:t>证明文件：</w:t>
            </w:r>
          </w:p>
          <w:p w14:paraId="6448AE7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color w:val="auto"/>
                <w:sz w:val="21"/>
                <w:szCs w:val="21"/>
                <w:highlight w:val="none"/>
                <w:lang w:val="en-US" w:eastAsia="zh-CN"/>
              </w:rPr>
            </w:pPr>
            <w:r>
              <w:rPr>
                <w:rFonts w:hint="eastAsia" w:asciiTheme="minorEastAsia" w:hAnsiTheme="minorEastAsia" w:eastAsiaTheme="minorEastAsia" w:cstheme="minorEastAsia"/>
                <w:b w:val="0"/>
                <w:bCs/>
                <w:color w:val="auto"/>
                <w:sz w:val="21"/>
                <w:szCs w:val="21"/>
                <w:highlight w:val="none"/>
                <w:lang w:val="en-US" w:eastAsia="zh-CN"/>
              </w:rPr>
              <w:t>1.提供合同</w:t>
            </w:r>
            <w:del w:id="185" w:author="admin" w:date="2025-06-26T20:59:49Z">
              <w:r>
                <w:rPr>
                  <w:rFonts w:hint="eastAsia" w:asciiTheme="minorEastAsia" w:hAnsiTheme="minorEastAsia" w:eastAsiaTheme="minorEastAsia" w:cstheme="minorEastAsia"/>
                  <w:b w:val="0"/>
                  <w:bCs/>
                  <w:color w:val="auto"/>
                  <w:sz w:val="21"/>
                  <w:szCs w:val="21"/>
                  <w:highlight w:val="none"/>
                  <w:lang w:val="en-US" w:eastAsia="zh-CN"/>
                </w:rPr>
                <w:delText>或协议</w:delText>
              </w:r>
            </w:del>
            <w:r>
              <w:rPr>
                <w:rFonts w:hint="eastAsia" w:asciiTheme="minorEastAsia" w:hAnsiTheme="minorEastAsia" w:eastAsiaTheme="minorEastAsia" w:cstheme="minorEastAsia"/>
                <w:b w:val="0"/>
                <w:bCs/>
                <w:color w:val="auto"/>
                <w:sz w:val="21"/>
                <w:szCs w:val="21"/>
                <w:highlight w:val="none"/>
                <w:lang w:val="en-US" w:eastAsia="zh-CN"/>
              </w:rPr>
              <w:t>关键页</w:t>
            </w:r>
            <w:ins w:id="186" w:author="admin" w:date="2025-06-26T20:59:53Z">
              <w:r>
                <w:rPr>
                  <w:rFonts w:hint="eastAsia" w:asciiTheme="minorEastAsia" w:hAnsiTheme="minorEastAsia" w:eastAsiaTheme="minorEastAsia" w:cstheme="minorEastAsia"/>
                  <w:b w:val="0"/>
                  <w:bCs/>
                  <w:color w:val="auto"/>
                  <w:sz w:val="21"/>
                  <w:szCs w:val="21"/>
                  <w:highlight w:val="none"/>
                  <w:lang w:val="en-US" w:eastAsia="zh-CN"/>
                </w:rPr>
                <w:t>扫描件</w:t>
              </w:r>
            </w:ins>
            <w:r>
              <w:rPr>
                <w:rFonts w:hint="eastAsia" w:asciiTheme="minorEastAsia" w:hAnsiTheme="minorEastAsia" w:eastAsiaTheme="minorEastAsia" w:cstheme="minorEastAsia"/>
                <w:b w:val="0"/>
                <w:bCs/>
                <w:color w:val="auto"/>
                <w:sz w:val="21"/>
                <w:szCs w:val="21"/>
                <w:highlight w:val="none"/>
                <w:lang w:val="en-US" w:eastAsia="zh-CN"/>
              </w:rPr>
              <w:t>（关键信息包括但不仅限于合同的项目名称、服务内容、签订日期等）</w:t>
            </w:r>
            <w:del w:id="187" w:author="admin" w:date="2025-06-26T20:59:19Z">
              <w:r>
                <w:rPr>
                  <w:rFonts w:hint="eastAsia" w:asciiTheme="minorEastAsia" w:hAnsiTheme="minorEastAsia" w:eastAsiaTheme="minorEastAsia" w:cstheme="minorEastAsia"/>
                  <w:b w:val="0"/>
                  <w:bCs/>
                  <w:color w:val="auto"/>
                  <w:sz w:val="21"/>
                  <w:szCs w:val="21"/>
                  <w:highlight w:val="none"/>
                  <w:lang w:val="en-US" w:eastAsia="zh-CN"/>
                </w:rPr>
                <w:delText>，未提供的不得分，原件备查</w:delText>
              </w:r>
            </w:del>
            <w:ins w:id="188" w:author="admin" w:date="2025-06-26T20:59:19Z">
              <w:r>
                <w:rPr>
                  <w:rFonts w:hint="eastAsia" w:asciiTheme="minorEastAsia" w:hAnsiTheme="minorEastAsia" w:eastAsiaTheme="minorEastAsia" w:cstheme="minorEastAsia"/>
                  <w:b w:val="0"/>
                  <w:bCs/>
                  <w:color w:val="auto"/>
                  <w:sz w:val="21"/>
                  <w:szCs w:val="21"/>
                  <w:highlight w:val="none"/>
                  <w:lang w:val="en-US" w:eastAsia="zh-CN"/>
                </w:rPr>
                <w:t>；</w:t>
              </w:r>
            </w:ins>
            <w:del w:id="189" w:author="admin" w:date="2025-06-26T20:59:20Z">
              <w:r>
                <w:rPr>
                  <w:rFonts w:hint="eastAsia" w:asciiTheme="minorEastAsia" w:hAnsiTheme="minorEastAsia" w:eastAsiaTheme="minorEastAsia" w:cstheme="minorEastAsia"/>
                  <w:b w:val="0"/>
                  <w:bCs/>
                  <w:color w:val="auto"/>
                  <w:sz w:val="21"/>
                  <w:szCs w:val="21"/>
                  <w:highlight w:val="none"/>
                  <w:lang w:val="en-US" w:eastAsia="zh-CN"/>
                </w:rPr>
                <w:delText>。</w:delText>
              </w:r>
            </w:del>
          </w:p>
          <w:p w14:paraId="2DBF891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del w:id="190" w:author="admin" w:date="2025-06-26T20:59:31Z"/>
                <w:rFonts w:hint="eastAsia" w:asciiTheme="minorEastAsia" w:hAnsiTheme="minorEastAsia" w:eastAsiaTheme="minorEastAsia" w:cstheme="minorEastAsia"/>
                <w:b w:val="0"/>
                <w:bCs/>
                <w:color w:val="auto"/>
                <w:sz w:val="21"/>
                <w:szCs w:val="21"/>
                <w:highlight w:val="none"/>
                <w:lang w:val="en-US" w:eastAsia="zh-CN"/>
              </w:rPr>
            </w:pPr>
            <w:r>
              <w:rPr>
                <w:rFonts w:hint="eastAsia" w:asciiTheme="minorEastAsia" w:hAnsiTheme="minorEastAsia" w:eastAsiaTheme="minorEastAsia" w:cstheme="minorEastAsia"/>
                <w:b w:val="0"/>
                <w:bCs/>
                <w:color w:val="auto"/>
                <w:sz w:val="21"/>
                <w:szCs w:val="21"/>
                <w:highlight w:val="none"/>
                <w:lang w:val="en-US" w:eastAsia="zh-CN"/>
              </w:rPr>
              <w:t>2.</w:t>
            </w:r>
            <w:ins w:id="191" w:author="admin" w:date="2025-06-26T20:59:31Z">
              <w:r>
                <w:rPr>
                  <w:rFonts w:hint="eastAsia" w:asciiTheme="minorEastAsia" w:hAnsiTheme="minorEastAsia" w:eastAsiaTheme="minorEastAsia" w:cstheme="minorEastAsia"/>
                  <w:b w:val="0"/>
                  <w:bCs/>
                  <w:color w:val="auto"/>
                  <w:sz w:val="21"/>
                  <w:szCs w:val="21"/>
                  <w:highlight w:val="none"/>
                  <w:lang w:val="en-US" w:eastAsia="zh-CN"/>
                </w:rPr>
                <w:t>未提供或未按要求提供或提供的不清晰导致评审委员会无法判断的，不得分。</w:t>
              </w:r>
            </w:ins>
            <w:del w:id="192" w:author="admin" w:date="2025-06-26T20:59:31Z">
              <w:r>
                <w:rPr>
                  <w:rFonts w:hint="eastAsia" w:asciiTheme="minorEastAsia" w:hAnsiTheme="minorEastAsia" w:eastAsiaTheme="minorEastAsia" w:cstheme="minorEastAsia"/>
                  <w:b w:val="0"/>
                  <w:bCs/>
                  <w:color w:val="auto"/>
                  <w:sz w:val="21"/>
                  <w:szCs w:val="21"/>
                  <w:highlight w:val="none"/>
                  <w:lang w:val="en-US" w:eastAsia="zh-CN"/>
                </w:rPr>
                <w:delText>评分中出现无证明资料或专家无法凭所提供资料判断是否得分的情况，一律作不得分处理。</w:delText>
              </w:r>
            </w:del>
          </w:p>
          <w:p w14:paraId="35C8B41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bCs/>
                <w:kern w:val="0"/>
                <w:sz w:val="21"/>
                <w:szCs w:val="21"/>
                <w:lang w:val="en-US" w:eastAsia="zh-CN" w:bidi="ar-SA"/>
              </w:rPr>
            </w:pPr>
            <w:del w:id="193" w:author="admin" w:date="2025-06-26T20:59:31Z">
              <w:r>
                <w:rPr>
                  <w:rFonts w:hint="eastAsia" w:asciiTheme="minorEastAsia" w:hAnsiTheme="minorEastAsia" w:eastAsiaTheme="minorEastAsia" w:cstheme="minorEastAsia"/>
                  <w:b w:val="0"/>
                  <w:bCs/>
                  <w:color w:val="auto"/>
                  <w:sz w:val="21"/>
                  <w:szCs w:val="21"/>
                  <w:highlight w:val="none"/>
                  <w:lang w:val="en-US" w:eastAsia="zh-CN"/>
                </w:rPr>
                <w:delText>3.通过上述资料无法判断是否得分的，也可以同时提供能证明得分的其它资料，如项目报告或采购单位（或被服务单位）出具的证明文件等。</w:delText>
              </w:r>
            </w:del>
          </w:p>
        </w:tc>
      </w:tr>
      <w:tr w14:paraId="0268A8A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5E886F2D">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r>
              <w:rPr>
                <w:rFonts w:hint="eastAsia" w:asciiTheme="minorEastAsia" w:hAnsiTheme="minorEastAsia" w:eastAsiaTheme="minorEastAsia" w:cstheme="minorEastAsia"/>
                <w:b/>
                <w:bCs/>
                <w:color w:val="0000FF"/>
                <w:kern w:val="0"/>
                <w:sz w:val="24"/>
                <w:lang w:bidi="ar"/>
              </w:rPr>
              <w:t>5</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14:paraId="19F337AB">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r>
              <w:rPr>
                <w:rFonts w:hint="eastAsia" w:asciiTheme="minorEastAsia" w:hAnsiTheme="minorEastAsia" w:eastAsiaTheme="minorEastAsia" w:cstheme="minorEastAsia"/>
                <w:b/>
                <w:bCs/>
                <w:color w:val="0000FF"/>
                <w:kern w:val="0"/>
                <w:sz w:val="24"/>
                <w:lang w:bidi="ar"/>
              </w:rPr>
              <w:t>诚信情况</w:t>
            </w:r>
          </w:p>
        </w:tc>
        <w:tc>
          <w:tcPr>
            <w:tcW w:w="44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23EE05">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lang w:val="en-US" w:eastAsia="zh-CN"/>
              </w:rPr>
            </w:pPr>
            <w:r>
              <w:rPr>
                <w:rFonts w:hint="eastAsia" w:asciiTheme="minorEastAsia" w:hAnsiTheme="minorEastAsia" w:eastAsiaTheme="minorEastAsia" w:cstheme="minorEastAsia"/>
                <w:b/>
                <w:bCs/>
                <w:color w:val="0000FF"/>
                <w:sz w:val="24"/>
                <w:lang w:val="en-US" w:eastAsia="zh-CN"/>
              </w:rPr>
              <w:t>5</w:t>
            </w:r>
          </w:p>
        </w:tc>
      </w:tr>
      <w:tr w14:paraId="144732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3BDA56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8602" w:type="dxa"/>
            <w:gridSpan w:val="4"/>
            <w:tcBorders>
              <w:top w:val="single" w:color="000000" w:sz="8" w:space="0"/>
              <w:left w:val="single" w:color="000000" w:sz="8" w:space="0"/>
              <w:bottom w:val="single" w:color="000000" w:sz="8" w:space="0"/>
              <w:right w:val="single" w:color="000000" w:sz="8" w:space="0"/>
            </w:tcBorders>
            <w:shd w:val="clear" w:color="auto" w:fill="auto"/>
          </w:tcPr>
          <w:p w14:paraId="541A326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tc>
      </w:tr>
      <w:tr w14:paraId="4A411C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2D32B38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AB54AB7">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5E66791">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09DB40C">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权重(%)</w:t>
            </w:r>
          </w:p>
        </w:tc>
        <w:tc>
          <w:tcPr>
            <w:tcW w:w="4403"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6E36C5A7">
            <w:pPr>
              <w:pageBreakBefore w:val="0"/>
              <w:widowControl/>
              <w:kinsoku/>
              <w:wordWrap w:val="0"/>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kern w:val="0"/>
                <w:szCs w:val="21"/>
                <w:lang w:bidi="ar"/>
              </w:rPr>
              <w:t>评分准则</w:t>
            </w:r>
          </w:p>
        </w:tc>
      </w:tr>
      <w:tr w14:paraId="09C2B7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51009C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10E6FF">
            <w:pPr>
              <w:pageBreakBefore w:val="0"/>
              <w:widowControl/>
              <w:kinsoku/>
              <w:wordWrap w:val="0"/>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930AEF">
            <w:pPr>
              <w:pageBreakBefore w:val="0"/>
              <w:widowControl/>
              <w:kinsoku/>
              <w:wordWrap w:val="0"/>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诚信情况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1EB12C">
            <w:pPr>
              <w:pageBreakBefore w:val="0"/>
              <w:widowControl/>
              <w:kinsoku/>
              <w:wordWrap w:val="0"/>
              <w:overflowPunct/>
              <w:topLinePunct w:val="0"/>
              <w:bidi w:val="0"/>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5</w:t>
            </w:r>
          </w:p>
        </w:tc>
        <w:tc>
          <w:tcPr>
            <w:tcW w:w="4403" w:type="dxa"/>
            <w:tcBorders>
              <w:top w:val="single" w:color="000000" w:sz="8" w:space="0"/>
              <w:left w:val="single" w:color="000000" w:sz="8" w:space="0"/>
              <w:bottom w:val="single" w:color="000000" w:sz="8" w:space="0"/>
              <w:right w:val="single" w:color="000000" w:sz="8" w:space="0"/>
            </w:tcBorders>
            <w:shd w:val="clear" w:color="auto" w:fill="auto"/>
          </w:tcPr>
          <w:p w14:paraId="643384C8">
            <w:pPr>
              <w:pStyle w:val="18"/>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hint="eastAsia" w:asciiTheme="minorEastAsia" w:hAnsiTheme="minorEastAsia" w:eastAsiaTheme="minorEastAsia" w:cstheme="minorEastAsia"/>
                <w:b w:val="0"/>
                <w:bCs w:val="0"/>
                <w:sz w:val="21"/>
                <w:szCs w:val="21"/>
                <w:lang w:val="en-US" w:eastAsia="zh-CN"/>
              </w:rPr>
              <w:t>有关</w:t>
            </w:r>
            <w:r>
              <w:rPr>
                <w:rFonts w:hint="eastAsia" w:asciiTheme="minorEastAsia" w:hAnsiTheme="minorEastAsia" w:eastAsiaTheme="minorEastAsia" w:cstheme="minorEastAsia"/>
                <w:b w:val="0"/>
                <w:bCs w:val="0"/>
                <w:sz w:val="21"/>
                <w:szCs w:val="21"/>
              </w:rPr>
              <w:t>供应商诚信查询结果。</w:t>
            </w:r>
          </w:p>
          <w:p w14:paraId="0BE0C8B2">
            <w:pPr>
              <w:pStyle w:val="18"/>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bookmarkEnd w:id="2"/>
    </w:tbl>
    <w:p w14:paraId="5FE2D15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19F76F11">
      <w:pPr>
        <w:pStyle w:val="36"/>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76BB4B7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sectPr>
          <w:pgSz w:w="11907" w:h="16840"/>
          <w:pgMar w:top="1440" w:right="1418" w:bottom="1440" w:left="1418" w:header="851" w:footer="992" w:gutter="0"/>
          <w:cols w:space="425" w:num="1"/>
          <w:titlePg/>
          <w:docGrid w:linePitch="462" w:charSpace="0"/>
        </w:sectPr>
      </w:pPr>
    </w:p>
    <w:p w14:paraId="330BF57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120"/>
          <w:szCs w:val="120"/>
        </w:rPr>
      </w:pPr>
      <w:r>
        <w:rPr>
          <w:rFonts w:hint="eastAsia" w:asciiTheme="minorEastAsia" w:hAnsiTheme="minorEastAsia" w:eastAsiaTheme="minorEastAsia" w:cstheme="minorEastAsia"/>
          <w:b/>
          <w:sz w:val="120"/>
          <w:szCs w:val="120"/>
        </w:rPr>
        <w:t>政府采购</w:t>
      </w:r>
    </w:p>
    <w:p w14:paraId="7300FD3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120"/>
          <w:szCs w:val="120"/>
        </w:rPr>
      </w:pPr>
      <w:r>
        <w:rPr>
          <w:rFonts w:hint="eastAsia" w:asciiTheme="minorEastAsia" w:hAnsiTheme="minorEastAsia" w:eastAsiaTheme="minorEastAsia" w:cstheme="minorEastAsia"/>
          <w:b/>
          <w:sz w:val="120"/>
          <w:szCs w:val="120"/>
        </w:rPr>
        <w:t>招标文件</w:t>
      </w:r>
    </w:p>
    <w:p w14:paraId="62014D2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52"/>
          <w:szCs w:val="52"/>
        </w:rPr>
      </w:pPr>
      <w:r>
        <w:rPr>
          <w:rFonts w:hint="eastAsia" w:asciiTheme="minorEastAsia" w:hAnsiTheme="minorEastAsia" w:eastAsiaTheme="minorEastAsia" w:cstheme="minorEastAsia"/>
          <w:b/>
          <w:sz w:val="52"/>
          <w:szCs w:val="52"/>
        </w:rPr>
        <w:t>（货物类）</w:t>
      </w:r>
    </w:p>
    <w:p w14:paraId="6B716B5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255D6B9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54366A3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2EDBEDA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5366DED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7AA372C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769CAC4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696DFB5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1CDC7AA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57F7EFF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2D0C643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7E49C74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529AF64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3932B37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67CF4AE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424AC27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7DAB605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44"/>
          <w:szCs w:val="44"/>
        </w:rPr>
      </w:pPr>
      <w:bookmarkStart w:id="3" w:name="_Hlk71465316"/>
      <w:r>
        <w:rPr>
          <w:rFonts w:hint="eastAsia" w:asciiTheme="minorEastAsia" w:hAnsiTheme="minorEastAsia" w:eastAsiaTheme="minorEastAsia" w:cstheme="minorEastAsia"/>
          <w:b/>
          <w:sz w:val="44"/>
          <w:szCs w:val="44"/>
        </w:rPr>
        <w:t>深圳公共资源交易中心</w:t>
      </w:r>
    </w:p>
    <w:p w14:paraId="0F6B89D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44"/>
          <w:szCs w:val="44"/>
        </w:rPr>
      </w:pPr>
      <w:r>
        <w:rPr>
          <w:rFonts w:hint="eastAsia" w:asciiTheme="minorEastAsia" w:hAnsiTheme="minorEastAsia" w:eastAsiaTheme="minorEastAsia" w:cstheme="minorEastAsia"/>
          <w:b/>
          <w:sz w:val="44"/>
          <w:szCs w:val="44"/>
        </w:rPr>
        <w:t>（202</w:t>
      </w:r>
      <w:r>
        <w:rPr>
          <w:rFonts w:hint="eastAsia" w:asciiTheme="minorEastAsia" w:hAnsiTheme="minorEastAsia" w:eastAsiaTheme="minorEastAsia" w:cstheme="minorEastAsia"/>
          <w:b/>
          <w:sz w:val="44"/>
          <w:szCs w:val="44"/>
          <w:lang w:val="en-US" w:eastAsia="zh-CN"/>
        </w:rPr>
        <w:t>5</w:t>
      </w:r>
      <w:r>
        <w:rPr>
          <w:rFonts w:hint="eastAsia" w:asciiTheme="minorEastAsia" w:hAnsiTheme="minorEastAsia" w:eastAsiaTheme="minorEastAsia" w:cstheme="minorEastAsia"/>
          <w:b/>
          <w:sz w:val="44"/>
          <w:szCs w:val="44"/>
        </w:rPr>
        <w:t>）</w:t>
      </w:r>
    </w:p>
    <w:bookmarkEnd w:id="3"/>
    <w:p w14:paraId="24B8676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378D11C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bCs/>
          <w:sz w:val="28"/>
          <w:szCs w:val="36"/>
        </w:rPr>
      </w:pPr>
      <w:bookmarkStart w:id="4" w:name="_Hlk72218009"/>
      <w:r>
        <w:rPr>
          <w:rFonts w:hint="eastAsia" w:asciiTheme="minorEastAsia" w:hAnsiTheme="minorEastAsia" w:eastAsiaTheme="minorEastAsia" w:cstheme="minorEastAsia"/>
          <w:b/>
          <w:bCs/>
          <w:sz w:val="28"/>
          <w:szCs w:val="36"/>
        </w:rPr>
        <w:t>目   录</w:t>
      </w:r>
    </w:p>
    <w:p w14:paraId="01BC85CA">
      <w:pPr>
        <w:pageBreakBefore w:val="0"/>
        <w:kinsoku/>
        <w:overflowPunct/>
        <w:topLinePunct w:val="0"/>
        <w:bidi w:val="0"/>
        <w:spacing w:beforeAutospacing="0" w:afterAutospacing="0" w:line="360" w:lineRule="auto"/>
        <w:ind w:left="0" w:leftChars="0" w:right="0" w:firstLine="0" w:firstLineChars="0"/>
        <w:outlineLvl w:val="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 xml:space="preserve">第一册  </w:t>
      </w:r>
      <w:r>
        <w:rPr>
          <w:rFonts w:hint="eastAsia" w:asciiTheme="minorEastAsia" w:hAnsiTheme="minorEastAsia" w:eastAsiaTheme="minorEastAsia" w:cstheme="minorEastAsia"/>
          <w:b/>
          <w:sz w:val="24"/>
          <w:lang w:val="en-US" w:eastAsia="zh-CN"/>
        </w:rPr>
        <w:t xml:space="preserve">  </w:t>
      </w:r>
      <w:r>
        <w:rPr>
          <w:rFonts w:hint="eastAsia" w:asciiTheme="minorEastAsia" w:hAnsiTheme="minorEastAsia" w:eastAsiaTheme="minorEastAsia" w:cstheme="minorEastAsia"/>
          <w:b/>
          <w:sz w:val="24"/>
        </w:rPr>
        <w:t>专用条款</w:t>
      </w:r>
    </w:p>
    <w:p w14:paraId="458FF17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关键信息</w:t>
      </w:r>
    </w:p>
    <w:p w14:paraId="6F88C55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第一章  招标公告</w:t>
      </w:r>
    </w:p>
    <w:p w14:paraId="792E5EC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第二章  </w:t>
      </w:r>
      <w:bookmarkStart w:id="5" w:name="_Hlk71994379"/>
      <w:r>
        <w:rPr>
          <w:rFonts w:hint="eastAsia" w:asciiTheme="minorEastAsia" w:hAnsiTheme="minorEastAsia" w:eastAsiaTheme="minorEastAsia" w:cstheme="minorEastAsia"/>
          <w:szCs w:val="21"/>
        </w:rPr>
        <w:t>对通用条款的补充内容及其他关键信息</w:t>
      </w:r>
      <w:bookmarkEnd w:id="5"/>
    </w:p>
    <w:p w14:paraId="1706825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第三章  用户需求书</w:t>
      </w:r>
    </w:p>
    <w:p w14:paraId="4B03BED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第四章  投标文件组成要求及格式</w:t>
      </w:r>
    </w:p>
    <w:p w14:paraId="34F2524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第五章  合同条款及格式</w:t>
      </w:r>
    </w:p>
    <w:p w14:paraId="00B0763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p>
    <w:p w14:paraId="7544F759">
      <w:pPr>
        <w:pageBreakBefore w:val="0"/>
        <w:kinsoku/>
        <w:overflowPunct/>
        <w:topLinePunct w:val="0"/>
        <w:bidi w:val="0"/>
        <w:spacing w:beforeAutospacing="0" w:afterAutospacing="0" w:line="360" w:lineRule="auto"/>
        <w:ind w:left="0" w:leftChars="0" w:right="0" w:firstLine="0" w:firstLineChars="0"/>
        <w:outlineLvl w:val="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第二册</w:t>
      </w:r>
      <w:r>
        <w:rPr>
          <w:rFonts w:hint="eastAsia" w:asciiTheme="minorEastAsia" w:hAnsiTheme="minorEastAsia" w:eastAsiaTheme="minorEastAsia" w:cstheme="minorEastAsia"/>
          <w:b/>
          <w:sz w:val="24"/>
          <w:lang w:val="en-US" w:eastAsia="zh-CN"/>
        </w:rPr>
        <w:t xml:space="preserve">  </w:t>
      </w:r>
      <w:r>
        <w:rPr>
          <w:rFonts w:hint="eastAsia" w:asciiTheme="minorEastAsia" w:hAnsiTheme="minorEastAsia" w:eastAsiaTheme="minorEastAsia" w:cstheme="minorEastAsia"/>
          <w:b/>
          <w:sz w:val="24"/>
        </w:rPr>
        <w:t xml:space="preserve">  通用条款</w:t>
      </w:r>
    </w:p>
    <w:p w14:paraId="362FD03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第一章  总则</w:t>
      </w:r>
    </w:p>
    <w:p w14:paraId="098137B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第二章  招标文件</w:t>
      </w:r>
    </w:p>
    <w:p w14:paraId="7EFF097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第三章  投标文件的编制</w:t>
      </w:r>
    </w:p>
    <w:p w14:paraId="58E5B87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第四章  投标文件的递交</w:t>
      </w:r>
    </w:p>
    <w:p w14:paraId="7A4E5C9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第五章  开标</w:t>
      </w:r>
    </w:p>
    <w:p w14:paraId="5583B0F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第六章  评审要求</w:t>
      </w:r>
    </w:p>
    <w:p w14:paraId="0BAFB04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第七章  评审程序及评审方法</w:t>
      </w:r>
    </w:p>
    <w:p w14:paraId="02C87F2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第八章  定标及公示</w:t>
      </w:r>
    </w:p>
    <w:p w14:paraId="4D831A5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第九章  公开招标失败的后续处理</w:t>
      </w:r>
    </w:p>
    <w:p w14:paraId="1BA347E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第十章  合同的授予与备案</w:t>
      </w:r>
    </w:p>
    <w:p w14:paraId="01CE859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第十一章  质疑处理</w:t>
      </w:r>
    </w:p>
    <w:p w14:paraId="3F52C46F">
      <w:pPr>
        <w:pStyle w:val="18"/>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08FAF45B">
      <w:pPr>
        <w:pStyle w:val="36"/>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77924473">
      <w:pPr>
        <w:pStyle w:val="36"/>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5AB5D531">
      <w:pPr>
        <w:pStyle w:val="18"/>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sectPr>
          <w:pgSz w:w="11907" w:h="16840"/>
          <w:pgMar w:top="1440" w:right="1797" w:bottom="1440" w:left="1797" w:header="851" w:footer="992" w:gutter="0"/>
          <w:cols w:space="425" w:num="1"/>
          <w:titlePg/>
          <w:docGrid w:linePitch="462" w:charSpace="0"/>
        </w:sectPr>
      </w:pPr>
    </w:p>
    <w:bookmarkEnd w:id="4"/>
    <w:p w14:paraId="3CBA9F34">
      <w:pPr>
        <w:pStyle w:val="2"/>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color w:val="FF0000"/>
          <w:sz w:val="24"/>
        </w:rPr>
      </w:pPr>
      <w:bookmarkStart w:id="6" w:name="bt投标函"/>
      <w:bookmarkEnd w:id="6"/>
      <w:bookmarkStart w:id="7" w:name="bt商务标投标文件格式"/>
      <w:bookmarkEnd w:id="7"/>
      <w:bookmarkStart w:id="8" w:name="bt项目管理班子配备情况"/>
      <w:bookmarkEnd w:id="8"/>
      <w:bookmarkStart w:id="9" w:name="bt投标报价汇总表"/>
      <w:bookmarkEnd w:id="9"/>
      <w:bookmarkStart w:id="10" w:name="bt开标一览表"/>
      <w:bookmarkEnd w:id="10"/>
      <w:bookmarkStart w:id="11" w:name="bt本工程承诺书"/>
      <w:bookmarkEnd w:id="11"/>
      <w:bookmarkStart w:id="12" w:name="bt说明"/>
      <w:bookmarkEnd w:id="12"/>
      <w:bookmarkStart w:id="13" w:name="bt合同条款及格式"/>
      <w:bookmarkEnd w:id="13"/>
      <w:bookmarkStart w:id="14" w:name="bt合同条款"/>
      <w:bookmarkEnd w:id="14"/>
      <w:bookmarkStart w:id="15" w:name="bt投标人情况介绍"/>
      <w:bookmarkEnd w:id="15"/>
      <w:bookmarkStart w:id="16" w:name="bt技术标投标文件格式"/>
      <w:bookmarkEnd w:id="16"/>
      <w:bookmarkStart w:id="17" w:name="bt投标文件签署授权委托书"/>
      <w:bookmarkEnd w:id="17"/>
      <w:bookmarkStart w:id="18" w:name="bt其他资料2"/>
      <w:bookmarkEnd w:id="18"/>
      <w:bookmarkStart w:id="19" w:name="合同格式"/>
      <w:bookmarkEnd w:id="19"/>
      <w:bookmarkStart w:id="20" w:name="bt其他资料由投标人自定"/>
      <w:bookmarkEnd w:id="20"/>
      <w:bookmarkStart w:id="21" w:name="bt投标人须知"/>
      <w:bookmarkEnd w:id="21"/>
      <w:bookmarkStart w:id="22" w:name="bt合同格式"/>
      <w:bookmarkEnd w:id="22"/>
      <w:r>
        <w:rPr>
          <w:rFonts w:hint="eastAsia" w:asciiTheme="minorEastAsia" w:hAnsiTheme="minorEastAsia" w:eastAsiaTheme="minorEastAsia" w:cstheme="minorEastAsia"/>
        </w:rPr>
        <w:t>第一册  专用条款</w:t>
      </w:r>
    </w:p>
    <w:p w14:paraId="127B011C">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第一章  招标公告</w:t>
      </w:r>
    </w:p>
    <w:p w14:paraId="12CE926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kern w:val="0"/>
          <w:szCs w:val="21"/>
        </w:rPr>
      </w:pPr>
      <w:r>
        <w:rPr>
          <w:rFonts w:hint="eastAsia" w:asciiTheme="minorEastAsia" w:hAnsiTheme="minorEastAsia" w:eastAsiaTheme="minorEastAsia" w:cstheme="minorEastAsia"/>
          <w:b/>
          <w:bCs/>
          <w:kern w:val="0"/>
          <w:szCs w:val="21"/>
        </w:rPr>
        <w:t>申请人的资格要求：</w:t>
      </w:r>
    </w:p>
    <w:p w14:paraId="502245B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eastAsia="zh-CN"/>
        </w:rPr>
      </w:pPr>
      <w:r>
        <w:rPr>
          <w:rFonts w:hint="eastAsia" w:asciiTheme="minorEastAsia" w:hAnsiTheme="minorEastAsia" w:eastAsiaTheme="minorEastAsia" w:cstheme="minorEastAsia"/>
          <w:kern w:val="0"/>
          <w:szCs w:val="21"/>
        </w:rPr>
        <w:t>1.</w:t>
      </w:r>
      <w:r>
        <w:rPr>
          <w:rFonts w:hint="eastAsia" w:asciiTheme="minorEastAsia" w:hAnsiTheme="minorEastAsia" w:eastAsiaTheme="minorEastAsia" w:cstheme="minorEastAsia"/>
          <w:sz w:val="21"/>
          <w:szCs w:val="21"/>
          <w:highlight w:val="none"/>
          <w:lang w:eastAsia="zh-CN"/>
        </w:rPr>
        <w:t>具有独立承担民事责任的能力（提供营业执照或事业单位法人证书等证明资料扫描件，原件备查，分公司参与投标的，须提供分公司营业执照、其所属集团(或总公司)等具有独立法人资格的组织的营业执照及其出具的载明愿为其参与本项目投标的行为以及履约等行为承担民事责任的加盖总公司公章的授权函）；</w:t>
      </w:r>
    </w:p>
    <w:p w14:paraId="7FAD9F8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color w:val="FF0000"/>
          <w:kern w:val="0"/>
          <w:szCs w:val="21"/>
        </w:rPr>
        <w:t>2.</w:t>
      </w:r>
      <w:bookmarkStart w:id="23" w:name="OLE_LINK4"/>
      <w:r>
        <w:rPr>
          <w:rFonts w:hint="eastAsia" w:asciiTheme="minorEastAsia" w:hAnsiTheme="minorEastAsia" w:eastAsiaTheme="minorEastAsia" w:cstheme="minorEastAsia"/>
          <w:color w:val="FF0000"/>
          <w:kern w:val="0"/>
          <w:szCs w:val="21"/>
        </w:rPr>
        <w:t>本项目</w:t>
      </w:r>
      <w:r>
        <w:rPr>
          <w:rFonts w:hint="eastAsia" w:asciiTheme="minorEastAsia" w:hAnsiTheme="minorEastAsia" w:eastAsiaTheme="minorEastAsia" w:cstheme="minorEastAsia"/>
          <w:color w:val="FF0000"/>
          <w:kern w:val="0"/>
          <w:szCs w:val="21"/>
          <w:lang w:eastAsia="zh-CN"/>
        </w:rPr>
        <w:t>【</w:t>
      </w:r>
      <w:r>
        <w:rPr>
          <w:rFonts w:hint="eastAsia" w:asciiTheme="minorEastAsia" w:hAnsiTheme="minorEastAsia" w:eastAsiaTheme="minorEastAsia" w:cstheme="minorEastAsia"/>
          <w:color w:val="FF0000"/>
          <w:kern w:val="0"/>
          <w:szCs w:val="21"/>
          <w:lang w:val="en-US" w:eastAsia="zh-CN"/>
        </w:rPr>
        <w:t>不接受</w:t>
      </w:r>
      <w:r>
        <w:rPr>
          <w:rFonts w:hint="eastAsia" w:asciiTheme="minorEastAsia" w:hAnsiTheme="minorEastAsia" w:eastAsiaTheme="minorEastAsia" w:cstheme="minorEastAsia"/>
          <w:color w:val="FF0000"/>
          <w:kern w:val="0"/>
          <w:szCs w:val="21"/>
          <w:lang w:eastAsia="zh-CN"/>
        </w:rPr>
        <w:t>】</w:t>
      </w:r>
      <w:r>
        <w:rPr>
          <w:rFonts w:hint="eastAsia" w:asciiTheme="minorEastAsia" w:hAnsiTheme="minorEastAsia" w:eastAsiaTheme="minorEastAsia" w:cstheme="minorEastAsia"/>
          <w:color w:val="FF0000"/>
          <w:kern w:val="0"/>
          <w:szCs w:val="21"/>
        </w:rPr>
        <w:t>联合体投标</w:t>
      </w:r>
      <w:r>
        <w:rPr>
          <w:rFonts w:hint="eastAsia" w:asciiTheme="minorEastAsia" w:hAnsiTheme="minorEastAsia" w:eastAsiaTheme="minorEastAsia" w:cstheme="minorEastAsia"/>
          <w:color w:val="FF0000"/>
          <w:kern w:val="0"/>
          <w:szCs w:val="21"/>
          <w:lang w:val="en-US" w:eastAsia="zh-CN"/>
        </w:rPr>
        <w:t>，</w:t>
      </w:r>
      <w:r>
        <w:rPr>
          <w:rFonts w:hint="eastAsia" w:asciiTheme="minorEastAsia" w:hAnsiTheme="minorEastAsia" w:eastAsiaTheme="minorEastAsia" w:cstheme="minorEastAsia"/>
          <w:color w:val="FF0000"/>
          <w:kern w:val="0"/>
          <w:szCs w:val="21"/>
          <w:lang w:eastAsia="zh-CN"/>
        </w:rPr>
        <w:t>【</w:t>
      </w:r>
      <w:r>
        <w:rPr>
          <w:rFonts w:hint="eastAsia" w:asciiTheme="minorEastAsia" w:hAnsiTheme="minorEastAsia" w:eastAsiaTheme="minorEastAsia" w:cstheme="minorEastAsia"/>
          <w:color w:val="FF0000"/>
          <w:kern w:val="0"/>
          <w:szCs w:val="21"/>
          <w:lang w:val="en-US" w:eastAsia="zh-CN"/>
        </w:rPr>
        <w:t>不接受</w:t>
      </w:r>
      <w:r>
        <w:rPr>
          <w:rFonts w:hint="eastAsia" w:asciiTheme="minorEastAsia" w:hAnsiTheme="minorEastAsia" w:eastAsiaTheme="minorEastAsia" w:cstheme="minorEastAsia"/>
          <w:color w:val="FF0000"/>
          <w:kern w:val="0"/>
          <w:szCs w:val="21"/>
          <w:lang w:eastAsia="zh-CN"/>
        </w:rPr>
        <w:t>】</w:t>
      </w:r>
      <w:r>
        <w:rPr>
          <w:rFonts w:hint="eastAsia" w:asciiTheme="minorEastAsia" w:hAnsiTheme="minorEastAsia" w:eastAsiaTheme="minorEastAsia" w:cstheme="minorEastAsia"/>
          <w:color w:val="FF0000"/>
          <w:kern w:val="0"/>
          <w:szCs w:val="21"/>
        </w:rPr>
        <w:t>投标人选用进口产品参与投标，详见招标文件</w:t>
      </w:r>
      <w:r>
        <w:rPr>
          <w:rFonts w:hint="eastAsia" w:asciiTheme="minorEastAsia" w:hAnsiTheme="minorEastAsia" w:eastAsiaTheme="minorEastAsia" w:cstheme="minorEastAsia"/>
          <w:color w:val="FF0000"/>
          <w:kern w:val="0"/>
          <w:szCs w:val="21"/>
          <w:lang w:eastAsia="zh-CN"/>
        </w:rPr>
        <w:t>“</w:t>
      </w:r>
      <w:r>
        <w:rPr>
          <w:rFonts w:hint="eastAsia" w:asciiTheme="minorEastAsia" w:hAnsiTheme="minorEastAsia" w:eastAsiaTheme="minorEastAsia" w:cstheme="minorEastAsia"/>
          <w:color w:val="FF0000"/>
          <w:kern w:val="0"/>
          <w:szCs w:val="21"/>
          <w:lang w:val="en-US" w:eastAsia="zh-CN"/>
        </w:rPr>
        <w:t>第三章 用户需求书</w:t>
      </w:r>
      <w:r>
        <w:rPr>
          <w:rFonts w:hint="eastAsia" w:asciiTheme="minorEastAsia" w:hAnsiTheme="minorEastAsia" w:eastAsiaTheme="minorEastAsia" w:cstheme="minorEastAsia"/>
          <w:color w:val="FF0000"/>
          <w:kern w:val="0"/>
          <w:szCs w:val="21"/>
        </w:rPr>
        <w:t>”</w:t>
      </w:r>
      <w:bookmarkEnd w:id="23"/>
      <w:r>
        <w:rPr>
          <w:rFonts w:hint="eastAsia" w:asciiTheme="minorEastAsia" w:hAnsiTheme="minorEastAsia" w:eastAsiaTheme="minorEastAsia" w:cstheme="minorEastAsia"/>
          <w:color w:val="FF0000"/>
          <w:kern w:val="0"/>
          <w:szCs w:val="21"/>
        </w:rPr>
        <w:t>；</w:t>
      </w:r>
    </w:p>
    <w:p w14:paraId="622568F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3.参与本项目政府采购活动时不存在被有关部门禁止参与政府采购活动且在有效期内的情况（由供应商在《政府采购投标及履约承诺函》中作出声明）；</w:t>
      </w:r>
    </w:p>
    <w:p w14:paraId="5CB8694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val="en-US" w:eastAsia="zh-CN"/>
        </w:rPr>
        <w:t>4</w:t>
      </w:r>
      <w:r>
        <w:rPr>
          <w:rFonts w:hint="eastAsia" w:asciiTheme="minorEastAsia" w:hAnsiTheme="minorEastAsia" w:eastAsiaTheme="minorEastAsia" w:cstheme="minorEastAsia"/>
          <w:kern w:val="0"/>
          <w:szCs w:val="21"/>
        </w:rPr>
        <w:t>.具备《中华人民共和国政府采购法》第二十二条第一款的条件（由供应商在《政府采购投标及履约承诺函》中作出声明）；</w:t>
      </w:r>
    </w:p>
    <w:p w14:paraId="242916C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val="en-US" w:eastAsia="zh-CN"/>
        </w:rPr>
      </w:pPr>
      <w:r>
        <w:rPr>
          <w:rFonts w:hint="eastAsia" w:asciiTheme="minorEastAsia" w:hAnsiTheme="minorEastAsia" w:eastAsiaTheme="minorEastAsia" w:cstheme="minorEastAsia"/>
          <w:kern w:val="0"/>
          <w:szCs w:val="21"/>
          <w:lang w:val="en-US" w:eastAsia="zh-CN"/>
        </w:rPr>
        <w:t>5</w:t>
      </w:r>
      <w:r>
        <w:rPr>
          <w:rFonts w:hint="eastAsia" w:asciiTheme="minorEastAsia" w:hAnsiTheme="minorEastAsia" w:eastAsiaTheme="minorEastAsia" w:cstheme="minorEastAsia"/>
          <w:kern w:val="0"/>
          <w:szCs w:val="21"/>
        </w:rPr>
        <w:t>.未被列入失信被执行人、重大税收违法案件当事人名单、政府采购严重违法失信行为记录名单（由供应商在《政府采购投标及履约承诺函》中作出声明）</w:t>
      </w:r>
      <w:r>
        <w:rPr>
          <w:rFonts w:hint="eastAsia" w:asciiTheme="minorEastAsia" w:hAnsiTheme="minorEastAsia" w:eastAsiaTheme="minorEastAsia" w:cstheme="minorEastAsia"/>
          <w:kern w:val="0"/>
          <w:szCs w:val="21"/>
          <w:lang w:val="en-US" w:eastAsia="zh-CN"/>
        </w:rPr>
        <w:t>；</w:t>
      </w:r>
    </w:p>
    <w:p w14:paraId="16BE6D8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kern w:val="0"/>
          <w:szCs w:val="21"/>
          <w:lang w:val="en-US" w:eastAsia="zh-CN"/>
        </w:rPr>
      </w:pPr>
      <w:r>
        <w:rPr>
          <w:rFonts w:hint="eastAsia" w:asciiTheme="minorEastAsia" w:hAnsiTheme="minorEastAsia" w:eastAsiaTheme="minorEastAsia" w:cstheme="minorEastAsia"/>
          <w:color w:val="FF0000"/>
          <w:kern w:val="0"/>
          <w:szCs w:val="21"/>
          <w:lang w:val="en-US" w:eastAsia="zh-CN"/>
        </w:rPr>
        <w:t>6.不存在《深圳市财政局政府采购供应商信用信息管理办法》（深财规〔2023〕3号）列明的严重违法失信行为</w:t>
      </w:r>
      <w:r>
        <w:rPr>
          <w:rFonts w:hint="eastAsia" w:asciiTheme="minorEastAsia" w:hAnsiTheme="minorEastAsia" w:eastAsiaTheme="minorEastAsia" w:cstheme="minorEastAsia"/>
          <w:color w:val="FF0000"/>
          <w:kern w:val="0"/>
          <w:szCs w:val="21"/>
        </w:rPr>
        <w:t>（由供应商在《政府采购投标及履约承诺函》中作出声明）</w:t>
      </w:r>
      <w:r>
        <w:rPr>
          <w:rFonts w:hint="eastAsia" w:asciiTheme="minorEastAsia" w:hAnsiTheme="minorEastAsia" w:eastAsiaTheme="minorEastAsia" w:cstheme="minorEastAsia"/>
          <w:color w:val="FF0000"/>
          <w:kern w:val="0"/>
          <w:szCs w:val="21"/>
          <w:lang w:val="en-US" w:eastAsia="zh-CN"/>
        </w:rPr>
        <w:t>；</w:t>
      </w:r>
    </w:p>
    <w:p w14:paraId="4C23234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eastAsia="zh-CN"/>
        </w:rPr>
      </w:pPr>
      <w:r>
        <w:rPr>
          <w:rFonts w:hint="eastAsia" w:asciiTheme="minorEastAsia" w:hAnsiTheme="minorEastAsia" w:eastAsiaTheme="minorEastAsia" w:cstheme="minorEastAsia"/>
          <w:kern w:val="0"/>
          <w:szCs w:val="21"/>
          <w:lang w:val="en-US" w:eastAsia="zh-CN"/>
        </w:rPr>
        <w:t>7</w:t>
      </w:r>
      <w:r>
        <w:rPr>
          <w:rFonts w:hint="eastAsia" w:asciiTheme="minorEastAsia" w:hAnsiTheme="minorEastAsia" w:eastAsiaTheme="minorEastAsia" w:cstheme="minorEastAsia"/>
          <w:kern w:val="0"/>
          <w:szCs w:val="21"/>
        </w:rPr>
        <w:t>.为采购项目提供整体设计、规范编制或者项目管理、监理、检测等服务的供应商，不得再参加该采购项目的其他采购活动（由供应商在《政府采购投标及履约承诺函》中作出声明）</w:t>
      </w:r>
      <w:r>
        <w:rPr>
          <w:rFonts w:hint="eastAsia" w:asciiTheme="minorEastAsia" w:hAnsiTheme="minorEastAsia" w:eastAsiaTheme="minorEastAsia" w:cstheme="minorEastAsia"/>
          <w:kern w:val="0"/>
          <w:szCs w:val="21"/>
          <w:lang w:val="en-US" w:eastAsia="zh-CN"/>
        </w:rPr>
        <w:t>；</w:t>
      </w:r>
    </w:p>
    <w:p w14:paraId="635DEC1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eastAsia="zh-CN"/>
        </w:rPr>
      </w:pPr>
      <w:r>
        <w:rPr>
          <w:rFonts w:hint="eastAsia" w:asciiTheme="minorEastAsia" w:hAnsiTheme="minorEastAsia" w:eastAsiaTheme="minorEastAsia" w:cstheme="minorEastAsia"/>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r>
        <w:rPr>
          <w:rFonts w:hint="eastAsia" w:asciiTheme="minorEastAsia" w:hAnsiTheme="minorEastAsia" w:eastAsiaTheme="minorEastAsia" w:cstheme="minorEastAsia"/>
          <w:kern w:val="0"/>
          <w:szCs w:val="21"/>
          <w:lang w:eastAsia="zh-CN"/>
        </w:rPr>
        <w:t>；</w:t>
      </w:r>
    </w:p>
    <w:p w14:paraId="2C8A702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kern w:val="0"/>
          <w:szCs w:val="21"/>
          <w:lang w:val="en-US" w:eastAsia="zh-CN"/>
        </w:rPr>
        <w:t>9</w:t>
      </w:r>
      <w:r>
        <w:rPr>
          <w:rFonts w:hint="eastAsia" w:asciiTheme="minorEastAsia" w:hAnsiTheme="minorEastAsia" w:eastAsiaTheme="minorEastAsia" w:cstheme="minorEastAsia"/>
          <w:kern w:val="0"/>
          <w:szCs w:val="21"/>
        </w:rPr>
        <w:t>.本项目</w:t>
      </w:r>
      <w:r>
        <w:rPr>
          <w:rFonts w:hint="eastAsia" w:asciiTheme="minorEastAsia" w:hAnsiTheme="minorEastAsia" w:eastAsiaTheme="minorEastAsia" w:cstheme="minorEastAsia"/>
          <w:kern w:val="0"/>
          <w:szCs w:val="21"/>
          <w:lang w:val="en-US" w:eastAsia="zh-CN"/>
        </w:rPr>
        <w:t>全部</w:t>
      </w:r>
      <w:r>
        <w:rPr>
          <w:rFonts w:hint="eastAsia" w:asciiTheme="minorEastAsia" w:hAnsiTheme="minorEastAsia" w:eastAsiaTheme="minorEastAsia" w:cstheme="minorEastAsia"/>
          <w:kern w:val="0"/>
          <w:szCs w:val="21"/>
        </w:rPr>
        <w:t>专门面向中小企业采购：否</w:t>
      </w:r>
      <w:r>
        <w:rPr>
          <w:rFonts w:hint="eastAsia" w:asciiTheme="minorEastAsia" w:hAnsiTheme="minorEastAsia" w:eastAsiaTheme="minorEastAsia" w:cstheme="minorEastAsia"/>
          <w:kern w:val="0"/>
          <w:szCs w:val="21"/>
          <w:lang w:eastAsia="zh-CN"/>
        </w:rPr>
        <w:t>。</w:t>
      </w:r>
    </w:p>
    <w:p w14:paraId="3CA857EB">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注：（1）“信用中国”（www.creditchina.gov.cn</w:t>
      </w:r>
      <w:r>
        <w:rPr>
          <w:rFonts w:hint="eastAsia" w:asciiTheme="minorEastAsia" w:hAnsiTheme="minorEastAsia" w:eastAsiaTheme="minorEastAsia" w:cstheme="minorEastAsia"/>
          <w:kern w:val="0"/>
          <w:szCs w:val="21"/>
          <w:lang w:eastAsia="zh-CN"/>
        </w:rPr>
        <w:t>，</w:t>
      </w:r>
      <w:r>
        <w:rPr>
          <w:rFonts w:hint="eastAsia" w:asciiTheme="minorEastAsia" w:hAnsiTheme="minorEastAsia" w:eastAsiaTheme="minorEastAsia" w:cstheme="minorEastAsia"/>
          <w:kern w:val="0"/>
          <w:szCs w:val="21"/>
          <w:lang w:val="en-US" w:eastAsia="zh-CN"/>
        </w:rPr>
        <w:t>查询</w:t>
      </w:r>
      <w:r>
        <w:rPr>
          <w:rFonts w:hint="eastAsia" w:asciiTheme="minorEastAsia" w:hAnsiTheme="minorEastAsia" w:eastAsiaTheme="minorEastAsia" w:cstheme="minorEastAsia"/>
          <w:kern w:val="0"/>
          <w:szCs w:val="21"/>
        </w:rPr>
        <w:t>“信用服务”栏的“重大税收违法失信主体”“失信被执行人”</w:t>
      </w:r>
      <w:r>
        <w:rPr>
          <w:rFonts w:hint="eastAsia" w:asciiTheme="minorEastAsia" w:hAnsiTheme="minorEastAsia" w:eastAsiaTheme="minorEastAsia" w:cstheme="minorEastAsia"/>
          <w:kern w:val="0"/>
          <w:szCs w:val="21"/>
          <w:lang w:val="en-US" w:eastAsia="zh-CN"/>
        </w:rPr>
        <w:t>或者下载信用信息报告）</w:t>
      </w:r>
      <w:r>
        <w:rPr>
          <w:rFonts w:hint="eastAsia" w:asciiTheme="minorEastAsia" w:hAnsiTheme="minorEastAsia" w:eastAsiaTheme="minorEastAsia" w:cstheme="minorEastAsia"/>
          <w:kern w:val="0"/>
          <w:szCs w:val="21"/>
        </w:rPr>
        <w:t>，“中国政府采购网”（www.ccgp.gov.cn）中的“政府采购严重违法失信行为记录名单”，以及“深圳市政府采购监管网”（http://zfcg.sz.gov.cn）为供应商信用信息的查询渠道，相关信息以开标当日的查询结果为准；</w:t>
      </w:r>
    </w:p>
    <w:p w14:paraId="52B3006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（2）供应商投标（上传投标文件）必须先行办理注册手续，具体请按照本公告“六、其他补充事宜”相关内容指引办理。</w:t>
      </w:r>
    </w:p>
    <w:p w14:paraId="7280022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b/>
          <w:sz w:val="22"/>
          <w:szCs w:val="18"/>
          <w:highlight w:val="none"/>
        </w:rPr>
        <w:t>完整公告内容详见：深圳公共资源交易网（https://www.szggzy.com）</w:t>
      </w:r>
    </w:p>
    <w:p w14:paraId="54ACBED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p>
    <w:p w14:paraId="0440BE9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sectPr>
          <w:pgSz w:w="11907" w:h="16840"/>
          <w:pgMar w:top="1440" w:right="1797" w:bottom="1440" w:left="1797" w:header="851" w:footer="992" w:gutter="0"/>
          <w:cols w:space="425" w:num="1"/>
          <w:titlePg/>
          <w:docGrid w:linePitch="462" w:charSpace="0"/>
        </w:sectPr>
      </w:pPr>
    </w:p>
    <w:p w14:paraId="24A40A68">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第二章 </w:t>
      </w:r>
      <w:bookmarkStart w:id="24" w:name="_Hlk71926094"/>
      <w:r>
        <w:rPr>
          <w:rFonts w:hint="eastAsia" w:asciiTheme="minorEastAsia" w:hAnsiTheme="minorEastAsia" w:eastAsiaTheme="minorEastAsia" w:cstheme="minorEastAsia"/>
          <w:sz w:val="28"/>
          <w:szCs w:val="28"/>
        </w:rPr>
        <w:t>对通用条款的补充内容及其他关键信息</w:t>
      </w:r>
      <w:bookmarkEnd w:id="24"/>
    </w:p>
    <w:p w14:paraId="20C6AA6B">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Cs w:val="24"/>
        </w:rPr>
      </w:pPr>
      <w:bookmarkStart w:id="25" w:name="_Toc100052364"/>
      <w:bookmarkStart w:id="26" w:name="_Toc60560625"/>
      <w:bookmarkStart w:id="27" w:name="_Toc73521547"/>
      <w:bookmarkStart w:id="28" w:name="_Toc73521635"/>
      <w:bookmarkStart w:id="29" w:name="_Toc101074876"/>
      <w:bookmarkStart w:id="30" w:name="_Toc73518117"/>
      <w:bookmarkStart w:id="31" w:name="_Toc60631620"/>
      <w:bookmarkStart w:id="32" w:name="_Toc73517639"/>
      <w:r>
        <w:rPr>
          <w:rFonts w:hint="eastAsia" w:asciiTheme="minorEastAsia" w:hAnsiTheme="minorEastAsia" w:eastAsiaTheme="minorEastAsia" w:cstheme="minorEastAsia"/>
          <w:szCs w:val="24"/>
        </w:rPr>
        <w:t>一、对通用条款的补充内容</w:t>
      </w:r>
    </w:p>
    <w:bookmarkEnd w:id="25"/>
    <w:bookmarkEnd w:id="26"/>
    <w:bookmarkEnd w:id="27"/>
    <w:bookmarkEnd w:id="28"/>
    <w:bookmarkEnd w:id="29"/>
    <w:bookmarkEnd w:id="30"/>
    <w:bookmarkEnd w:id="31"/>
    <w:bookmarkEnd w:id="32"/>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4D9F9CB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388973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rPr>
            </w:pPr>
            <w:bookmarkStart w:id="33" w:name="_Hlk72218097"/>
            <w:r>
              <w:rPr>
                <w:rFonts w:hint="eastAsia" w:asciiTheme="minorEastAsia" w:hAnsiTheme="minorEastAsia" w:eastAsiaTheme="minorEastAsia" w:cstheme="minorEastAsia"/>
                <w:b/>
                <w:bCs/>
              </w:rPr>
              <w:t>通用条款序号</w:t>
            </w:r>
          </w:p>
        </w:tc>
        <w:tc>
          <w:tcPr>
            <w:tcW w:w="2409" w:type="dxa"/>
            <w:vAlign w:val="center"/>
          </w:tcPr>
          <w:p w14:paraId="4C9183E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涉及事项</w:t>
            </w:r>
          </w:p>
        </w:tc>
        <w:tc>
          <w:tcPr>
            <w:tcW w:w="4980" w:type="dxa"/>
            <w:vAlign w:val="center"/>
          </w:tcPr>
          <w:p w14:paraId="40E1335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具  体  补  充  内  容</w:t>
            </w:r>
          </w:p>
        </w:tc>
      </w:tr>
      <w:tr w14:paraId="2F78336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027F30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3.1</w:t>
            </w:r>
          </w:p>
        </w:tc>
        <w:tc>
          <w:tcPr>
            <w:tcW w:w="2409" w:type="dxa"/>
            <w:vAlign w:val="center"/>
          </w:tcPr>
          <w:p w14:paraId="66E960D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采购人</w:t>
            </w:r>
          </w:p>
        </w:tc>
        <w:tc>
          <w:tcPr>
            <w:tcW w:w="4980" w:type="dxa"/>
            <w:vAlign w:val="center"/>
          </w:tcPr>
          <w:p w14:paraId="1F198B0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深圳市龙华区文化广电旅游体育局</w:t>
            </w:r>
          </w:p>
        </w:tc>
      </w:tr>
      <w:tr w14:paraId="451093E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2D9671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3.2</w:t>
            </w:r>
          </w:p>
        </w:tc>
        <w:tc>
          <w:tcPr>
            <w:tcW w:w="2409" w:type="dxa"/>
            <w:vAlign w:val="center"/>
          </w:tcPr>
          <w:p w14:paraId="62A48C8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政府集中采购机构</w:t>
            </w:r>
          </w:p>
        </w:tc>
        <w:tc>
          <w:tcPr>
            <w:tcW w:w="4980" w:type="dxa"/>
            <w:vAlign w:val="center"/>
          </w:tcPr>
          <w:p w14:paraId="7FA3DCB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highlight w:val="none"/>
                <w:lang w:eastAsia="zh-CN"/>
              </w:rPr>
            </w:pPr>
            <w:r>
              <w:rPr>
                <w:rFonts w:hint="eastAsia" w:asciiTheme="minorEastAsia" w:hAnsiTheme="minorEastAsia" w:eastAsiaTheme="minorEastAsia" w:cstheme="minorEastAsia"/>
                <w:highlight w:val="none"/>
                <w:lang w:eastAsia="zh-CN"/>
              </w:rPr>
              <w:t>深圳公共资源交易中心</w:t>
            </w:r>
          </w:p>
          <w:p w14:paraId="69B066D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（深圳交易集团有限公司龙华分公司）</w:t>
            </w:r>
          </w:p>
        </w:tc>
      </w:tr>
      <w:tr w14:paraId="490C223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D1D0F2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9</w:t>
            </w:r>
          </w:p>
        </w:tc>
        <w:tc>
          <w:tcPr>
            <w:tcW w:w="2409" w:type="dxa"/>
            <w:vAlign w:val="center"/>
          </w:tcPr>
          <w:p w14:paraId="4D9381A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踏勘现场</w:t>
            </w:r>
          </w:p>
        </w:tc>
        <w:tc>
          <w:tcPr>
            <w:tcW w:w="4980" w:type="dxa"/>
            <w:vAlign w:val="center"/>
          </w:tcPr>
          <w:p w14:paraId="5EED8582">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不组织</w:t>
            </w:r>
          </w:p>
        </w:tc>
      </w:tr>
      <w:tr w14:paraId="0FE842D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D093A6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10</w:t>
            </w:r>
          </w:p>
        </w:tc>
        <w:tc>
          <w:tcPr>
            <w:tcW w:w="2409" w:type="dxa"/>
            <w:vAlign w:val="center"/>
          </w:tcPr>
          <w:p w14:paraId="0B1F9BD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标前会议</w:t>
            </w:r>
          </w:p>
        </w:tc>
        <w:tc>
          <w:tcPr>
            <w:tcW w:w="4980" w:type="dxa"/>
            <w:vAlign w:val="center"/>
          </w:tcPr>
          <w:p w14:paraId="2F8EA8BE">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不组织</w:t>
            </w:r>
          </w:p>
        </w:tc>
      </w:tr>
      <w:tr w14:paraId="0397FD9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359618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12/13</w:t>
            </w:r>
          </w:p>
        </w:tc>
        <w:tc>
          <w:tcPr>
            <w:tcW w:w="2409" w:type="dxa"/>
            <w:vAlign w:val="center"/>
          </w:tcPr>
          <w:p w14:paraId="2BDF5E4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招标文件的澄清和修改</w:t>
            </w:r>
          </w:p>
        </w:tc>
        <w:tc>
          <w:tcPr>
            <w:tcW w:w="4980" w:type="dxa"/>
            <w:vAlign w:val="center"/>
          </w:tcPr>
          <w:p w14:paraId="1CBFE908">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不晚于投标截止日三日前，投标人有义务在招标期间在政府集中采购机构网站浏览与本项目有关的澄清和修改信息。</w:t>
            </w:r>
          </w:p>
        </w:tc>
      </w:tr>
      <w:tr w14:paraId="336EF0F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DACAF3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20</w:t>
            </w:r>
          </w:p>
        </w:tc>
        <w:tc>
          <w:tcPr>
            <w:tcW w:w="2409" w:type="dxa"/>
            <w:vAlign w:val="center"/>
          </w:tcPr>
          <w:p w14:paraId="470FE4C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投标有效期</w:t>
            </w:r>
          </w:p>
        </w:tc>
        <w:tc>
          <w:tcPr>
            <w:tcW w:w="4980" w:type="dxa"/>
            <w:vAlign w:val="center"/>
          </w:tcPr>
          <w:p w14:paraId="20DCC566">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color w:val="auto"/>
                <w:highlight w:val="none"/>
                <w:u w:val="single"/>
              </w:rPr>
              <w:t>120日历天</w:t>
            </w:r>
            <w:r>
              <w:rPr>
                <w:rFonts w:hint="eastAsia" w:asciiTheme="minorEastAsia" w:hAnsiTheme="minorEastAsia" w:eastAsiaTheme="minorEastAsia" w:cstheme="minorEastAsia"/>
                <w:color w:val="auto"/>
                <w:highlight w:val="none"/>
              </w:rPr>
              <w:t>（从投标截止之日算起）</w:t>
            </w:r>
          </w:p>
        </w:tc>
      </w:tr>
      <w:tr w14:paraId="5E75A8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FBF31B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22</w:t>
            </w:r>
          </w:p>
        </w:tc>
        <w:tc>
          <w:tcPr>
            <w:tcW w:w="2409" w:type="dxa"/>
            <w:vAlign w:val="center"/>
          </w:tcPr>
          <w:p w14:paraId="5414EE4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投标人的替代方案</w:t>
            </w:r>
          </w:p>
        </w:tc>
        <w:tc>
          <w:tcPr>
            <w:tcW w:w="4980" w:type="dxa"/>
            <w:vAlign w:val="center"/>
          </w:tcPr>
          <w:p w14:paraId="2BF9DD48">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不接受</w:t>
            </w:r>
          </w:p>
        </w:tc>
      </w:tr>
      <w:tr w14:paraId="7D2960E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4AEF98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25</w:t>
            </w:r>
          </w:p>
        </w:tc>
        <w:tc>
          <w:tcPr>
            <w:tcW w:w="2409" w:type="dxa"/>
            <w:vAlign w:val="center"/>
          </w:tcPr>
          <w:p w14:paraId="152FEFE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投标文件的大小</w:t>
            </w:r>
          </w:p>
        </w:tc>
        <w:tc>
          <w:tcPr>
            <w:tcW w:w="4980" w:type="dxa"/>
            <w:vAlign w:val="center"/>
          </w:tcPr>
          <w:p w14:paraId="55E1D013">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投标文件大小不得超过</w:t>
            </w:r>
            <w:r>
              <w:rPr>
                <w:rFonts w:hint="eastAsia" w:asciiTheme="minorEastAsia" w:hAnsiTheme="minorEastAsia" w:eastAsiaTheme="minorEastAsia" w:cstheme="minorEastAsia"/>
                <w:highlight w:val="none"/>
                <w:lang w:val="en-US" w:eastAsia="zh-CN"/>
              </w:rPr>
              <w:t>1</w:t>
            </w:r>
            <w:r>
              <w:rPr>
                <w:rFonts w:hint="eastAsia" w:asciiTheme="minorEastAsia" w:hAnsiTheme="minorEastAsia" w:eastAsiaTheme="minorEastAsia" w:cstheme="minorEastAsia"/>
                <w:highlight w:val="none"/>
                <w:lang w:eastAsia="zh-CN"/>
              </w:rPr>
              <w:t>00MB</w:t>
            </w:r>
          </w:p>
        </w:tc>
      </w:tr>
      <w:tr w14:paraId="37FF7F2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8FAAC4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26</w:t>
            </w:r>
          </w:p>
        </w:tc>
        <w:tc>
          <w:tcPr>
            <w:tcW w:w="2409" w:type="dxa"/>
            <w:vAlign w:val="center"/>
          </w:tcPr>
          <w:p w14:paraId="78FCE7C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bookmarkStart w:id="34" w:name="_Hlk71664860"/>
            <w:r>
              <w:rPr>
                <w:rFonts w:hint="eastAsia" w:asciiTheme="minorEastAsia" w:hAnsiTheme="minorEastAsia" w:eastAsiaTheme="minorEastAsia" w:cstheme="minorEastAsia"/>
              </w:rPr>
              <w:t>样品、现场演示、方案讲解</w:t>
            </w:r>
            <w:bookmarkEnd w:id="34"/>
          </w:p>
        </w:tc>
        <w:tc>
          <w:tcPr>
            <w:tcW w:w="4980" w:type="dxa"/>
            <w:vAlign w:val="center"/>
          </w:tcPr>
          <w:p w14:paraId="7FC192A9">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无</w:t>
            </w:r>
          </w:p>
        </w:tc>
      </w:tr>
      <w:tr w14:paraId="4D4E4AE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3F0A25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37</w:t>
            </w:r>
          </w:p>
        </w:tc>
        <w:tc>
          <w:tcPr>
            <w:tcW w:w="2409" w:type="dxa"/>
            <w:vAlign w:val="center"/>
          </w:tcPr>
          <w:p w14:paraId="125C524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评审方法</w:t>
            </w:r>
          </w:p>
        </w:tc>
        <w:tc>
          <w:tcPr>
            <w:tcW w:w="4980" w:type="dxa"/>
            <w:vAlign w:val="center"/>
          </w:tcPr>
          <w:p w14:paraId="205A9A8B">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综合评分法</w:t>
            </w:r>
          </w:p>
        </w:tc>
      </w:tr>
      <w:tr w14:paraId="01DE197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582C9A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38</w:t>
            </w:r>
          </w:p>
        </w:tc>
        <w:tc>
          <w:tcPr>
            <w:tcW w:w="2409" w:type="dxa"/>
            <w:vAlign w:val="center"/>
          </w:tcPr>
          <w:p w14:paraId="697863C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定标方法</w:t>
            </w:r>
          </w:p>
        </w:tc>
        <w:tc>
          <w:tcPr>
            <w:tcW w:w="4980" w:type="dxa"/>
            <w:vAlign w:val="center"/>
          </w:tcPr>
          <w:p w14:paraId="699EA6BB">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非评定分离</w:t>
            </w:r>
          </w:p>
        </w:tc>
      </w:tr>
      <w:tr w14:paraId="15BCDD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4E22B0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46</w:t>
            </w:r>
          </w:p>
        </w:tc>
        <w:tc>
          <w:tcPr>
            <w:tcW w:w="2409" w:type="dxa"/>
            <w:vAlign w:val="center"/>
          </w:tcPr>
          <w:p w14:paraId="3933DE7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履约担保</w:t>
            </w:r>
          </w:p>
        </w:tc>
        <w:tc>
          <w:tcPr>
            <w:tcW w:w="4980" w:type="dxa"/>
            <w:vAlign w:val="center"/>
          </w:tcPr>
          <w:p w14:paraId="7830130F">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highlight w:val="none"/>
                <w:lang w:eastAsia="zh-CN"/>
              </w:rPr>
              <w:t>不需要</w:t>
            </w:r>
          </w:p>
        </w:tc>
      </w:tr>
    </w:tbl>
    <w:p w14:paraId="1671E41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szCs w:val="21"/>
        </w:rPr>
        <w:t>备注：本表是通用条款相关条款的补充和明确，如与通用条款内容相冲突的，以本表为准。</w:t>
      </w:r>
    </w:p>
    <w:bookmarkEnd w:id="33"/>
    <w:p w14:paraId="53AA3C21">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Cs w:val="24"/>
        </w:rPr>
      </w:pPr>
      <w:bookmarkStart w:id="35" w:name="_Hlk72218117"/>
      <w:r>
        <w:rPr>
          <w:rFonts w:hint="eastAsia" w:asciiTheme="minorEastAsia" w:hAnsiTheme="minorEastAsia" w:eastAsiaTheme="minorEastAsia" w:cstheme="minorEastAsia"/>
          <w:szCs w:val="24"/>
        </w:rPr>
        <w:t>二、其他关键信息</w:t>
      </w:r>
    </w:p>
    <w:p w14:paraId="65107DA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rPr>
      </w:pPr>
      <w:bookmarkStart w:id="36" w:name="_Hlk72579427"/>
      <w:r>
        <w:rPr>
          <w:rFonts w:hint="eastAsia" w:asciiTheme="minorEastAsia" w:hAnsiTheme="minorEastAsia" w:eastAsiaTheme="minorEastAsia" w:cstheme="minorEastAsia"/>
          <w:b/>
          <w:bCs/>
        </w:rPr>
        <w:t>（一）与“对通用条款的补充内容”章节相关的事项</w:t>
      </w:r>
    </w:p>
    <w:p w14:paraId="4854F378">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kern w:val="0"/>
          <w:szCs w:val="20"/>
        </w:rPr>
      </w:pPr>
      <w:r>
        <w:rPr>
          <w:rFonts w:hint="eastAsia" w:asciiTheme="minorEastAsia" w:hAnsiTheme="minorEastAsia" w:eastAsiaTheme="minorEastAsia" w:cstheme="minorEastAsia"/>
          <w:b/>
          <w:kern w:val="0"/>
          <w:szCs w:val="20"/>
        </w:rPr>
        <w:t>1、评标定标信息</w:t>
      </w:r>
    </w:p>
    <w:p w14:paraId="21D5E9B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rPr>
        <w:t>非评定分离项目</w:t>
      </w:r>
    </w:p>
    <w:tbl>
      <w:tblPr>
        <w:tblStyle w:val="44"/>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8"/>
        <w:gridCol w:w="4264"/>
      </w:tblGrid>
      <w:tr w14:paraId="0C07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1F38543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评标方法</w:t>
            </w:r>
          </w:p>
        </w:tc>
        <w:tc>
          <w:tcPr>
            <w:tcW w:w="4264" w:type="dxa"/>
          </w:tcPr>
          <w:p w14:paraId="36ED1DB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综合评分法</w:t>
            </w:r>
          </w:p>
        </w:tc>
      </w:tr>
      <w:tr w14:paraId="3A52C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69DD248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候选中标供应商家数</w:t>
            </w:r>
          </w:p>
        </w:tc>
        <w:tc>
          <w:tcPr>
            <w:tcW w:w="4264" w:type="dxa"/>
          </w:tcPr>
          <w:p w14:paraId="16726FB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w:t>
            </w:r>
          </w:p>
        </w:tc>
      </w:tr>
      <w:tr w14:paraId="1847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6B5F363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中标供应商家数</w:t>
            </w:r>
          </w:p>
        </w:tc>
        <w:tc>
          <w:tcPr>
            <w:tcW w:w="4264" w:type="dxa"/>
          </w:tcPr>
          <w:p w14:paraId="388A5C8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r>
    </w:tbl>
    <w:p w14:paraId="3457497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b/>
        </w:rPr>
        <w:t>（二）其他事项</w:t>
      </w:r>
      <w:bookmarkEnd w:id="36"/>
    </w:p>
    <w:p w14:paraId="1EA59F6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rPr>
        <w:t>1、</w:t>
      </w:r>
      <w:r>
        <w:rPr>
          <w:rFonts w:hint="eastAsia" w:asciiTheme="minorEastAsia" w:hAnsiTheme="minorEastAsia" w:eastAsiaTheme="minorEastAsia" w:cstheme="minorEastAsia"/>
          <w:b/>
          <w:bCs/>
          <w:lang w:val="en-US" w:eastAsia="zh-CN"/>
        </w:rPr>
        <w:t>关于享受</w:t>
      </w:r>
      <w:r>
        <w:rPr>
          <w:rFonts w:hint="eastAsia" w:asciiTheme="minorEastAsia" w:hAnsiTheme="minorEastAsia" w:eastAsiaTheme="minorEastAsia" w:cstheme="minorEastAsia"/>
          <w:b/>
          <w:bCs/>
        </w:rPr>
        <w:t>优惠政策的主体</w:t>
      </w:r>
      <w:r>
        <w:rPr>
          <w:rFonts w:hint="eastAsia" w:asciiTheme="minorEastAsia" w:hAnsiTheme="minorEastAsia" w:eastAsiaTheme="minorEastAsia" w:cstheme="minorEastAsia"/>
          <w:b/>
          <w:bCs/>
          <w:lang w:eastAsia="zh-CN"/>
        </w:rPr>
        <w:t>、</w:t>
      </w:r>
      <w:r>
        <w:rPr>
          <w:rFonts w:hint="eastAsia" w:asciiTheme="minorEastAsia" w:hAnsiTheme="minorEastAsia" w:eastAsiaTheme="minorEastAsia" w:cstheme="minorEastAsia"/>
          <w:b/>
          <w:bCs/>
        </w:rPr>
        <w:t>价格扣除比例</w:t>
      </w:r>
      <w:r>
        <w:rPr>
          <w:rFonts w:hint="eastAsia" w:asciiTheme="minorEastAsia" w:hAnsiTheme="minorEastAsia" w:eastAsiaTheme="minorEastAsia" w:cstheme="minorEastAsia"/>
          <w:b/>
          <w:bCs/>
          <w:lang w:val="en-US" w:eastAsia="zh-CN"/>
        </w:rPr>
        <w:t>及采购标的所属行业</w:t>
      </w:r>
    </w:p>
    <w:p w14:paraId="2912300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highlight w:val="none"/>
          <w:lang w:eastAsia="zh-CN"/>
        </w:rPr>
      </w:pPr>
      <w:r>
        <w:rPr>
          <w:rFonts w:hint="eastAsia" w:asciiTheme="minorEastAsia" w:hAnsiTheme="minorEastAsia" w:eastAsiaTheme="minorEastAsia" w:cstheme="minorEastAsia"/>
        </w:rPr>
        <w:t>（1）</w:t>
      </w:r>
      <w:r>
        <w:rPr>
          <w:rFonts w:hint="eastAsia" w:asciiTheme="minorEastAsia" w:hAnsiTheme="minorEastAsia" w:eastAsiaTheme="minorEastAsia" w:cstheme="minorEastAsia"/>
          <w:highlight w:val="none"/>
          <w:lang w:val="en-US" w:eastAsia="zh-CN"/>
        </w:rPr>
        <w:t>非专门面向中小企业采购的项目，应执行价格扣除比例：</w:t>
      </w:r>
      <w:r>
        <w:rPr>
          <w:rFonts w:hint="eastAsia" w:asciiTheme="minorEastAsia" w:hAnsiTheme="minorEastAsia" w:eastAsiaTheme="minorEastAsia" w:cstheme="minorEastAsia"/>
          <w:highlight w:val="none"/>
          <w:lang w:eastAsia="zh-CN"/>
        </w:rPr>
        <w:t>投标人提供的货物（以招标文件用户需求书“货物清单明细”的“货物名称”一栏为准）全部均由优惠主体制造，则对其投标总价给予</w:t>
      </w:r>
      <w:r>
        <w:rPr>
          <w:rFonts w:hint="eastAsia" w:asciiTheme="minorEastAsia" w:hAnsiTheme="minorEastAsia" w:eastAsiaTheme="minorEastAsia" w:cstheme="minorEastAsia"/>
          <w:color w:val="FF0000"/>
          <w:highlight w:val="none"/>
          <w:u w:val="single"/>
          <w:lang w:eastAsia="zh-CN"/>
        </w:rPr>
        <w:t>【</w:t>
      </w:r>
      <w:r>
        <w:rPr>
          <w:rFonts w:hint="eastAsia" w:asciiTheme="minorEastAsia" w:hAnsiTheme="minorEastAsia" w:eastAsiaTheme="minorEastAsia" w:cstheme="minorEastAsia"/>
          <w:color w:val="FF0000"/>
          <w:highlight w:val="none"/>
          <w:u w:val="single"/>
          <w:lang w:val="en-US" w:eastAsia="zh-CN"/>
        </w:rPr>
        <w:t>10%</w:t>
      </w:r>
      <w:r>
        <w:rPr>
          <w:rFonts w:hint="eastAsia" w:asciiTheme="minorEastAsia" w:hAnsiTheme="minorEastAsia" w:eastAsiaTheme="minorEastAsia" w:cstheme="minorEastAsia"/>
          <w:color w:val="FF0000"/>
          <w:highlight w:val="none"/>
          <w:u w:val="single"/>
          <w:lang w:eastAsia="zh-CN"/>
        </w:rPr>
        <w:t>】</w:t>
      </w:r>
      <w:r>
        <w:rPr>
          <w:rFonts w:hint="eastAsia" w:asciiTheme="minorEastAsia" w:hAnsiTheme="minorEastAsia" w:eastAsiaTheme="minorEastAsia" w:cstheme="minorEastAsia"/>
          <w:highlight w:val="none"/>
          <w:lang w:eastAsia="zh-CN"/>
        </w:rPr>
        <w:t>的扣除，用扣除后的价格参与评审。满足多项优惠政策的</w:t>
      </w:r>
      <w:r>
        <w:rPr>
          <w:rFonts w:hint="eastAsia" w:asciiTheme="minorEastAsia" w:hAnsiTheme="minorEastAsia" w:eastAsiaTheme="minorEastAsia" w:cstheme="minorEastAsia"/>
          <w:highlight w:val="none"/>
          <w:lang w:val="en-US" w:eastAsia="zh-CN"/>
        </w:rPr>
        <w:t>供应商</w:t>
      </w:r>
      <w:r>
        <w:rPr>
          <w:rFonts w:hint="eastAsia" w:asciiTheme="minorEastAsia" w:hAnsiTheme="minorEastAsia" w:eastAsiaTheme="minorEastAsia" w:cstheme="minorEastAsia"/>
          <w:highlight w:val="none"/>
          <w:lang w:eastAsia="zh-CN"/>
        </w:rPr>
        <w:t>，不重复享受多项价格扣除政策。</w:t>
      </w:r>
    </w:p>
    <w:p w14:paraId="2E3CE83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highlight w:val="none"/>
          <w:lang w:eastAsia="zh-CN"/>
        </w:rPr>
      </w:pPr>
      <w:r>
        <w:rPr>
          <w:rFonts w:hint="eastAsia" w:asciiTheme="minorEastAsia" w:hAnsiTheme="minorEastAsia" w:eastAsiaTheme="minorEastAsia" w:cstheme="minorEastAsia"/>
          <w:highlight w:val="none"/>
          <w:lang w:eastAsia="zh-CN"/>
        </w:rPr>
        <w:t>备注：（a）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p>
    <w:p w14:paraId="1B0397A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highlight w:val="none"/>
          <w:lang w:eastAsia="zh-CN"/>
        </w:rPr>
      </w:pPr>
      <w:r>
        <w:rPr>
          <w:rFonts w:hint="eastAsia" w:asciiTheme="minorEastAsia" w:hAnsiTheme="minorEastAsia" w:eastAsiaTheme="minorEastAsia" w:cstheme="minorEastAsia"/>
          <w:highlight w:val="none"/>
          <w:lang w:eastAsia="zh-CN"/>
        </w:rPr>
        <w:t>（</w:t>
      </w:r>
      <w:r>
        <w:rPr>
          <w:rFonts w:hint="eastAsia" w:asciiTheme="minorEastAsia" w:hAnsiTheme="minorEastAsia" w:eastAsiaTheme="minorEastAsia" w:cstheme="minorEastAsia"/>
          <w:highlight w:val="none"/>
          <w:lang w:val="en-US" w:eastAsia="zh-CN"/>
        </w:rPr>
        <w:t>2</w:t>
      </w:r>
      <w:r>
        <w:rPr>
          <w:rFonts w:hint="eastAsia" w:asciiTheme="minorEastAsia" w:hAnsiTheme="minorEastAsia" w:eastAsiaTheme="minorEastAsia" w:cstheme="minorEastAsia"/>
          <w:highlight w:val="none"/>
          <w:lang w:eastAsia="zh-CN"/>
        </w:rPr>
        <w:t>）</w:t>
      </w:r>
      <w:r>
        <w:rPr>
          <w:rFonts w:hint="eastAsia" w:asciiTheme="minorEastAsia" w:hAnsiTheme="minorEastAsia" w:eastAsiaTheme="minorEastAsia" w:cstheme="minor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hint="eastAsia" w:asciiTheme="minorEastAsia" w:hAnsiTheme="minorEastAsia" w:eastAsiaTheme="minorEastAsia" w:cstheme="minorEastAsia"/>
          <w:b/>
          <w:bCs/>
          <w:color w:val="FF0000"/>
          <w:sz w:val="21"/>
          <w:szCs w:val="21"/>
        </w:rPr>
        <w:t>《中小企业声明函》中相关企业</w:t>
      </w:r>
      <w:r>
        <w:rPr>
          <w:rFonts w:hint="eastAsia" w:asciiTheme="minorEastAsia" w:hAnsiTheme="minorEastAsia" w:eastAsiaTheme="minorEastAsia" w:cstheme="minorEastAsia"/>
          <w:b/>
          <w:bCs/>
          <w:color w:val="FF0000"/>
          <w:sz w:val="21"/>
          <w:szCs w:val="21"/>
          <w:lang w:eastAsia="zh-CN"/>
        </w:rPr>
        <w:t>（</w:t>
      </w:r>
      <w:r>
        <w:rPr>
          <w:rFonts w:hint="eastAsia" w:asciiTheme="minorEastAsia" w:hAnsiTheme="minorEastAsia" w:eastAsiaTheme="minorEastAsia" w:cstheme="minorEastAsia"/>
          <w:b/>
          <w:bCs/>
          <w:color w:val="FF0000"/>
          <w:sz w:val="21"/>
          <w:szCs w:val="21"/>
          <w:lang w:val="en-US" w:eastAsia="zh-CN"/>
        </w:rPr>
        <w:t>货物制造商</w:t>
      </w:r>
      <w:r>
        <w:rPr>
          <w:rFonts w:hint="eastAsia" w:asciiTheme="minorEastAsia" w:hAnsiTheme="minorEastAsia" w:eastAsiaTheme="minorEastAsia" w:cstheme="minorEastAsia"/>
          <w:b/>
          <w:bCs/>
          <w:color w:val="FF0000"/>
          <w:sz w:val="21"/>
          <w:szCs w:val="21"/>
          <w:lang w:eastAsia="zh-CN"/>
        </w:rPr>
        <w:t>）</w:t>
      </w:r>
      <w:r>
        <w:rPr>
          <w:rFonts w:hint="eastAsia" w:asciiTheme="minorEastAsia" w:hAnsiTheme="minorEastAsia" w:eastAsiaTheme="minorEastAsia" w:cstheme="minorEastAsia"/>
          <w:b/>
          <w:bCs/>
          <w:color w:val="FF0000"/>
          <w:sz w:val="21"/>
          <w:szCs w:val="21"/>
        </w:rPr>
        <w:t>所属行业应当与采购标的所属行业相一致</w:t>
      </w:r>
      <w:r>
        <w:rPr>
          <w:rFonts w:hint="eastAsia" w:asciiTheme="minorEastAsia" w:hAnsiTheme="minorEastAsia" w:eastAsiaTheme="minorEastAsia" w:cstheme="minorEastAsia"/>
          <w:b/>
          <w:bCs/>
          <w:color w:val="FF0000"/>
          <w:sz w:val="21"/>
          <w:szCs w:val="21"/>
          <w:lang w:eastAsia="zh-CN"/>
        </w:rPr>
        <w:t>，</w:t>
      </w:r>
      <w:r>
        <w:rPr>
          <w:rFonts w:hint="eastAsia" w:asciiTheme="minorEastAsia" w:hAnsiTheme="minorEastAsia" w:eastAsiaTheme="minorEastAsia" w:cstheme="minorEastAsia"/>
          <w:b/>
          <w:bCs/>
          <w:color w:val="FF0000"/>
        </w:rPr>
        <w:t>标的所属行业</w:t>
      </w:r>
      <w:r>
        <w:rPr>
          <w:rFonts w:hint="eastAsia" w:asciiTheme="minorEastAsia" w:hAnsiTheme="minorEastAsia" w:eastAsiaTheme="minorEastAsia" w:cstheme="minorEastAsia"/>
          <w:b/>
          <w:bCs/>
          <w:color w:val="FF0000"/>
          <w:lang w:val="en-US" w:eastAsia="zh-CN"/>
        </w:rPr>
        <w:t>以招标文件第一册第三章用户需求书“货物清单明细”的“标的所属行业”一栏为准</w:t>
      </w:r>
      <w:r>
        <w:rPr>
          <w:rFonts w:hint="eastAsia" w:asciiTheme="minorEastAsia" w:hAnsiTheme="minorEastAsia" w:eastAsiaTheme="minorEastAsia" w:cstheme="minorEastAsia"/>
          <w:b/>
          <w:bCs/>
          <w:color w:val="FF0000"/>
          <w:sz w:val="21"/>
          <w:szCs w:val="21"/>
        </w:rPr>
        <w:t>。</w:t>
      </w:r>
    </w:p>
    <w:p w14:paraId="7BDBEB9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highlight w:val="none"/>
          <w:lang w:eastAsia="zh-CN"/>
        </w:rPr>
      </w:pPr>
      <w:r>
        <w:rPr>
          <w:rFonts w:hint="eastAsia" w:asciiTheme="minorEastAsia" w:hAnsiTheme="minorEastAsia" w:eastAsiaTheme="minorEastAsia" w:cstheme="minorEastAsia"/>
          <w:highlight w:val="none"/>
          <w:lang w:eastAsia="zh-CN"/>
        </w:rPr>
        <w:t>（</w:t>
      </w:r>
      <w:r>
        <w:rPr>
          <w:rFonts w:hint="eastAsia" w:asciiTheme="minorEastAsia" w:hAnsiTheme="minorEastAsia" w:eastAsiaTheme="minorEastAsia" w:cstheme="minorEastAsia"/>
          <w:highlight w:val="none"/>
          <w:lang w:val="en-US" w:eastAsia="zh-CN"/>
        </w:rPr>
        <w:t>3</w:t>
      </w:r>
      <w:r>
        <w:rPr>
          <w:rFonts w:hint="eastAsia" w:asciiTheme="minorEastAsia" w:hAnsiTheme="minorEastAsia" w:eastAsiaTheme="minorEastAsia" w:cstheme="minorEastAsia"/>
          <w:highlight w:val="none"/>
          <w:lang w:eastAsia="zh-CN"/>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14:paraId="67D46E3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highlight w:val="none"/>
          <w:lang w:eastAsia="zh-CN"/>
        </w:rPr>
        <w:t>（</w:t>
      </w:r>
      <w:r>
        <w:rPr>
          <w:rFonts w:hint="eastAsia" w:asciiTheme="minorEastAsia" w:hAnsiTheme="minorEastAsia" w:eastAsiaTheme="minorEastAsia" w:cstheme="minorEastAsia"/>
          <w:highlight w:val="none"/>
          <w:lang w:val="en-US" w:eastAsia="zh-CN"/>
        </w:rPr>
        <w:t>4</w:t>
      </w:r>
      <w:r>
        <w:rPr>
          <w:rFonts w:hint="eastAsia" w:asciiTheme="minorEastAsia" w:hAnsiTheme="minorEastAsia" w:eastAsiaTheme="minorEastAsia" w:cstheme="minorEastAsia"/>
          <w:highlight w:val="none"/>
          <w:lang w:eastAsia="zh-CN"/>
        </w:rPr>
        <w:t>）享受价格扣除获得政府采购合同的，小微企业不得将合同分包给大中型企业。</w:t>
      </w:r>
    </w:p>
    <w:p w14:paraId="33E3C31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highlight w:val="yellow"/>
        </w:rPr>
      </w:pPr>
      <w:r>
        <w:rPr>
          <w:rFonts w:hint="eastAsia" w:asciiTheme="minorEastAsia" w:hAnsiTheme="minorEastAsia" w:eastAsiaTheme="minorEastAsia" w:cstheme="minorEastAsia"/>
          <w:b/>
          <w:color w:val="FF0000"/>
          <w:highlight w:val="yellow"/>
          <w:lang w:val="en-US" w:eastAsia="zh-CN"/>
        </w:rPr>
        <w:t>2</w:t>
      </w:r>
      <w:r>
        <w:rPr>
          <w:rFonts w:hint="eastAsia" w:asciiTheme="minorEastAsia" w:hAnsiTheme="minorEastAsia" w:eastAsiaTheme="minorEastAsia" w:cstheme="minorEastAsia"/>
          <w:b/>
          <w:color w:val="FF0000"/>
          <w:highlight w:val="yellow"/>
        </w:rPr>
        <w:t>、本项目为代理服务项目，将向中标（成交）供应商收取代理服务费。</w:t>
      </w:r>
    </w:p>
    <w:p w14:paraId="0952940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中标</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成交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供应商在领取《中标</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成交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通知书》之前须向深圳公共资源交易中心（深圳交易集团有限公司</w:t>
      </w:r>
      <w:r>
        <w:rPr>
          <w:rFonts w:hint="eastAsia" w:asciiTheme="minorEastAsia" w:hAnsiTheme="minorEastAsia" w:eastAsiaTheme="minorEastAsia" w:cstheme="minorEastAsia"/>
          <w:lang w:eastAsia="zh-CN"/>
        </w:rPr>
        <w:t>龙华</w:t>
      </w:r>
      <w:r>
        <w:rPr>
          <w:rFonts w:hint="eastAsia" w:asciiTheme="minorEastAsia" w:hAnsiTheme="minorEastAsia" w:eastAsiaTheme="minorEastAsia" w:cstheme="minorEastAsia"/>
        </w:rPr>
        <w:t>分公司）交纳代理服务费。若因中标</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成交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供应商交纳代理服务费所产生的时间影响到合同签订的，由中标</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成交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供应商自行承担责任。代理服务费标准参照</w:t>
      </w:r>
      <w:r>
        <w:rPr>
          <w:rFonts w:hint="eastAsia" w:asciiTheme="minorEastAsia" w:hAnsiTheme="minorEastAsia" w:eastAsiaTheme="minorEastAsia" w:cstheme="minorEastAsia"/>
          <w:lang w:val="en-US" w:eastAsia="zh-CN"/>
        </w:rPr>
        <w:t>下列</w:t>
      </w:r>
      <w:r>
        <w:rPr>
          <w:rFonts w:hint="eastAsia" w:asciiTheme="minorEastAsia" w:hAnsiTheme="minorEastAsia" w:eastAsiaTheme="minorEastAsia" w:cstheme="minorEastAsia"/>
        </w:rPr>
        <w:t>标准收取。</w:t>
      </w:r>
      <w:r>
        <w:rPr>
          <w:rFonts w:hint="eastAsia" w:asciiTheme="minorEastAsia" w:hAnsiTheme="minorEastAsia" w:eastAsiaTheme="minorEastAsia" w:cstheme="minorEastAsia"/>
          <w:b/>
          <w:color w:val="FF0000"/>
        </w:rPr>
        <w:t>本项目类型为货物采购：</w:t>
      </w:r>
    </w:p>
    <w:p w14:paraId="6AEF5FF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）代理服务费以《中标</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成交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通知书》确定的</w:t>
      </w:r>
      <w:r>
        <w:rPr>
          <w:rFonts w:hint="eastAsia" w:asciiTheme="minorEastAsia" w:hAnsiTheme="minorEastAsia" w:eastAsiaTheme="minorEastAsia" w:cstheme="minorEastAsia"/>
          <w:lang w:val="en-US" w:eastAsia="zh-CN"/>
        </w:rPr>
        <w:t>中标（</w:t>
      </w:r>
      <w:r>
        <w:rPr>
          <w:rFonts w:hint="eastAsia" w:asciiTheme="minorEastAsia" w:hAnsiTheme="minorEastAsia" w:eastAsiaTheme="minorEastAsia" w:cstheme="minorEastAsia"/>
        </w:rPr>
        <w:t>成交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金额作为计算基数，按差额定率累进法计算。</w:t>
      </w:r>
    </w:p>
    <w:p w14:paraId="4E98F01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）中标</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成交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金额的各部分费率如下表：</w:t>
      </w:r>
    </w:p>
    <w:tbl>
      <w:tblPr>
        <w:tblStyle w:val="4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5"/>
        <w:gridCol w:w="1799"/>
        <w:gridCol w:w="1799"/>
        <w:gridCol w:w="1799"/>
      </w:tblGrid>
      <w:tr w14:paraId="521B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3125" w:type="dxa"/>
            <w:vAlign w:val="center"/>
          </w:tcPr>
          <w:p w14:paraId="5E865EC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中标</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成交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金额</w:t>
            </w:r>
          </w:p>
        </w:tc>
        <w:tc>
          <w:tcPr>
            <w:tcW w:w="1799" w:type="dxa"/>
            <w:vAlign w:val="center"/>
          </w:tcPr>
          <w:p w14:paraId="790EB28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货物采购</w:t>
            </w:r>
          </w:p>
        </w:tc>
        <w:tc>
          <w:tcPr>
            <w:tcW w:w="1799" w:type="dxa"/>
            <w:vAlign w:val="center"/>
          </w:tcPr>
          <w:p w14:paraId="0A716670">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服务采购</w:t>
            </w:r>
          </w:p>
        </w:tc>
        <w:tc>
          <w:tcPr>
            <w:tcW w:w="1799" w:type="dxa"/>
            <w:vAlign w:val="center"/>
          </w:tcPr>
          <w:p w14:paraId="7FF7C56D">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工程采购</w:t>
            </w:r>
          </w:p>
        </w:tc>
      </w:tr>
      <w:tr w14:paraId="40522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025DAA7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100万元以下</w:t>
            </w:r>
          </w:p>
        </w:tc>
        <w:tc>
          <w:tcPr>
            <w:tcW w:w="1799" w:type="dxa"/>
            <w:vAlign w:val="center"/>
          </w:tcPr>
          <w:p w14:paraId="56BFEED8">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1.5%</w:t>
            </w:r>
          </w:p>
        </w:tc>
        <w:tc>
          <w:tcPr>
            <w:tcW w:w="1799" w:type="dxa"/>
            <w:vAlign w:val="center"/>
          </w:tcPr>
          <w:p w14:paraId="594F17D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1.5%</w:t>
            </w:r>
          </w:p>
        </w:tc>
        <w:tc>
          <w:tcPr>
            <w:tcW w:w="1799" w:type="dxa"/>
            <w:vAlign w:val="center"/>
          </w:tcPr>
          <w:p w14:paraId="37AE4833">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1.0%</w:t>
            </w:r>
          </w:p>
        </w:tc>
      </w:tr>
      <w:tr w14:paraId="5570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130692E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100万元（含）-500万元</w:t>
            </w:r>
          </w:p>
        </w:tc>
        <w:tc>
          <w:tcPr>
            <w:tcW w:w="1799" w:type="dxa"/>
            <w:vAlign w:val="center"/>
          </w:tcPr>
          <w:p w14:paraId="41D7D11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1.1%</w:t>
            </w:r>
          </w:p>
        </w:tc>
        <w:tc>
          <w:tcPr>
            <w:tcW w:w="1799" w:type="dxa"/>
            <w:vAlign w:val="center"/>
          </w:tcPr>
          <w:p w14:paraId="718938A2">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0.8%</w:t>
            </w:r>
          </w:p>
        </w:tc>
        <w:tc>
          <w:tcPr>
            <w:tcW w:w="1799" w:type="dxa"/>
            <w:vAlign w:val="center"/>
          </w:tcPr>
          <w:p w14:paraId="4F809E7E">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0.7%</w:t>
            </w:r>
          </w:p>
        </w:tc>
      </w:tr>
      <w:tr w14:paraId="3E148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7A8CC02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500万元（含）-1000万元</w:t>
            </w:r>
          </w:p>
        </w:tc>
        <w:tc>
          <w:tcPr>
            <w:tcW w:w="1799" w:type="dxa"/>
            <w:vAlign w:val="center"/>
          </w:tcPr>
          <w:p w14:paraId="62B2C20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0.8%</w:t>
            </w:r>
          </w:p>
        </w:tc>
        <w:tc>
          <w:tcPr>
            <w:tcW w:w="1799" w:type="dxa"/>
            <w:vAlign w:val="center"/>
          </w:tcPr>
          <w:p w14:paraId="07807D9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0.45%</w:t>
            </w:r>
          </w:p>
        </w:tc>
        <w:tc>
          <w:tcPr>
            <w:tcW w:w="1799" w:type="dxa"/>
            <w:vAlign w:val="center"/>
          </w:tcPr>
          <w:p w14:paraId="6D4B117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0.55%</w:t>
            </w:r>
          </w:p>
        </w:tc>
      </w:tr>
      <w:tr w14:paraId="17C2E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6B0C31F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1000万元（含）-5000万元</w:t>
            </w:r>
          </w:p>
        </w:tc>
        <w:tc>
          <w:tcPr>
            <w:tcW w:w="1799" w:type="dxa"/>
            <w:vAlign w:val="center"/>
          </w:tcPr>
          <w:p w14:paraId="384937FE">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0.5%</w:t>
            </w:r>
          </w:p>
        </w:tc>
        <w:tc>
          <w:tcPr>
            <w:tcW w:w="1799" w:type="dxa"/>
            <w:vAlign w:val="center"/>
          </w:tcPr>
          <w:p w14:paraId="50A0E044">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0.25%</w:t>
            </w:r>
          </w:p>
        </w:tc>
        <w:tc>
          <w:tcPr>
            <w:tcW w:w="1799" w:type="dxa"/>
            <w:vAlign w:val="center"/>
          </w:tcPr>
          <w:p w14:paraId="2C54EC2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0.35%</w:t>
            </w:r>
          </w:p>
        </w:tc>
      </w:tr>
      <w:tr w14:paraId="469E2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2413ED63">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5000万元（含）-1亿元</w:t>
            </w:r>
          </w:p>
        </w:tc>
        <w:tc>
          <w:tcPr>
            <w:tcW w:w="1799" w:type="dxa"/>
            <w:vAlign w:val="center"/>
          </w:tcPr>
          <w:p w14:paraId="5186FCE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0.25%</w:t>
            </w:r>
          </w:p>
        </w:tc>
        <w:tc>
          <w:tcPr>
            <w:tcW w:w="1799" w:type="dxa"/>
            <w:vAlign w:val="center"/>
          </w:tcPr>
          <w:p w14:paraId="6A125F9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0.1%</w:t>
            </w:r>
          </w:p>
        </w:tc>
        <w:tc>
          <w:tcPr>
            <w:tcW w:w="1799" w:type="dxa"/>
            <w:vAlign w:val="center"/>
          </w:tcPr>
          <w:p w14:paraId="66A72FF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0.2%</w:t>
            </w:r>
          </w:p>
        </w:tc>
      </w:tr>
      <w:tr w14:paraId="7EA0A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71847DB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1亿元（含）-5亿元</w:t>
            </w:r>
          </w:p>
        </w:tc>
        <w:tc>
          <w:tcPr>
            <w:tcW w:w="1799" w:type="dxa"/>
            <w:vAlign w:val="center"/>
          </w:tcPr>
          <w:p w14:paraId="1503EEC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0.05%</w:t>
            </w:r>
          </w:p>
        </w:tc>
        <w:tc>
          <w:tcPr>
            <w:tcW w:w="1799" w:type="dxa"/>
            <w:vAlign w:val="center"/>
          </w:tcPr>
          <w:p w14:paraId="1A8F4783">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0.05%</w:t>
            </w:r>
          </w:p>
        </w:tc>
        <w:tc>
          <w:tcPr>
            <w:tcW w:w="1799" w:type="dxa"/>
            <w:vAlign w:val="center"/>
          </w:tcPr>
          <w:p w14:paraId="3B38DA93">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0.05%</w:t>
            </w:r>
          </w:p>
        </w:tc>
      </w:tr>
      <w:tr w14:paraId="693B6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1E92E782">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5亿元（含）-10亿元</w:t>
            </w:r>
          </w:p>
        </w:tc>
        <w:tc>
          <w:tcPr>
            <w:tcW w:w="1799" w:type="dxa"/>
            <w:vAlign w:val="center"/>
          </w:tcPr>
          <w:p w14:paraId="20EA5563">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0.035%</w:t>
            </w:r>
          </w:p>
        </w:tc>
        <w:tc>
          <w:tcPr>
            <w:tcW w:w="1799" w:type="dxa"/>
            <w:vAlign w:val="center"/>
          </w:tcPr>
          <w:p w14:paraId="0ED4F20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0.035%</w:t>
            </w:r>
          </w:p>
        </w:tc>
        <w:tc>
          <w:tcPr>
            <w:tcW w:w="1799" w:type="dxa"/>
            <w:vAlign w:val="center"/>
          </w:tcPr>
          <w:p w14:paraId="4FD6B59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0.035%</w:t>
            </w:r>
          </w:p>
        </w:tc>
      </w:tr>
      <w:tr w14:paraId="63C6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25" w:type="dxa"/>
            <w:vAlign w:val="center"/>
          </w:tcPr>
          <w:p w14:paraId="2CD6BF04">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10亿元（含）-50亿元</w:t>
            </w:r>
          </w:p>
        </w:tc>
        <w:tc>
          <w:tcPr>
            <w:tcW w:w="1799" w:type="dxa"/>
            <w:vAlign w:val="center"/>
          </w:tcPr>
          <w:p w14:paraId="3110F55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0.008%</w:t>
            </w:r>
          </w:p>
        </w:tc>
        <w:tc>
          <w:tcPr>
            <w:tcW w:w="1799" w:type="dxa"/>
            <w:vAlign w:val="center"/>
          </w:tcPr>
          <w:p w14:paraId="04A93E9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0.008%</w:t>
            </w:r>
          </w:p>
        </w:tc>
        <w:tc>
          <w:tcPr>
            <w:tcW w:w="1799" w:type="dxa"/>
            <w:vAlign w:val="center"/>
          </w:tcPr>
          <w:p w14:paraId="7879699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0.008%</w:t>
            </w:r>
          </w:p>
        </w:tc>
      </w:tr>
      <w:tr w14:paraId="53E9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00DF66E1">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50亿元（含）-100亿元</w:t>
            </w:r>
          </w:p>
        </w:tc>
        <w:tc>
          <w:tcPr>
            <w:tcW w:w="1799" w:type="dxa"/>
            <w:vAlign w:val="center"/>
          </w:tcPr>
          <w:p w14:paraId="2BAC124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0.006%</w:t>
            </w:r>
          </w:p>
        </w:tc>
        <w:tc>
          <w:tcPr>
            <w:tcW w:w="1799" w:type="dxa"/>
            <w:vAlign w:val="center"/>
          </w:tcPr>
          <w:p w14:paraId="6CF24A8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0.006%</w:t>
            </w:r>
          </w:p>
        </w:tc>
        <w:tc>
          <w:tcPr>
            <w:tcW w:w="1799" w:type="dxa"/>
            <w:vAlign w:val="center"/>
          </w:tcPr>
          <w:p w14:paraId="3C85AC4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0.006%</w:t>
            </w:r>
          </w:p>
        </w:tc>
      </w:tr>
      <w:tr w14:paraId="059E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5073391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100亿元（含）以上</w:t>
            </w:r>
          </w:p>
        </w:tc>
        <w:tc>
          <w:tcPr>
            <w:tcW w:w="1799" w:type="dxa"/>
            <w:vAlign w:val="center"/>
          </w:tcPr>
          <w:p w14:paraId="073BF02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0.004%</w:t>
            </w:r>
          </w:p>
        </w:tc>
        <w:tc>
          <w:tcPr>
            <w:tcW w:w="1799" w:type="dxa"/>
            <w:vAlign w:val="center"/>
          </w:tcPr>
          <w:p w14:paraId="04AF431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0.004%</w:t>
            </w:r>
          </w:p>
        </w:tc>
        <w:tc>
          <w:tcPr>
            <w:tcW w:w="1799" w:type="dxa"/>
            <w:vAlign w:val="center"/>
          </w:tcPr>
          <w:p w14:paraId="32C022F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0.004%</w:t>
            </w:r>
          </w:p>
        </w:tc>
      </w:tr>
    </w:tbl>
    <w:p w14:paraId="73445E0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备注：1.每宗交易代理服务费不低于 </w:t>
      </w:r>
      <w:r>
        <w:rPr>
          <w:rFonts w:hint="eastAsia" w:asciiTheme="minorEastAsia" w:hAnsiTheme="minorEastAsia" w:eastAsiaTheme="minorEastAsia" w:cstheme="minorEastAsia"/>
          <w:lang w:val="en-US" w:eastAsia="zh-CN"/>
        </w:rPr>
        <w:t>5</w:t>
      </w:r>
      <w:r>
        <w:rPr>
          <w:rFonts w:hint="eastAsia" w:asciiTheme="minorEastAsia" w:hAnsiTheme="minorEastAsia" w:eastAsiaTheme="minorEastAsia" w:cstheme="minorEastAsia"/>
        </w:rPr>
        <w:t>000 元；</w:t>
      </w:r>
    </w:p>
    <w:p w14:paraId="0376332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2.对于报总价的采购类项目，中标</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成交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价为中标（成交）金额；对于报单价、折扣或费率的采购类项目，中标</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成交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价为预算上限金额或经委托方与代理方确定的支付上限金额；</w:t>
      </w:r>
    </w:p>
    <w:p w14:paraId="255B3C4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25722D5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如某货物采购项目，中标（成交）金额为600万元，总共交纳的代理服务费的具体计算过程如下：</w:t>
      </w:r>
    </w:p>
    <w:p w14:paraId="7FC4C43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标准代理服务费＝（100万以下部分的代理服务费）+（100万～500万部分的代理服务费）+（500万～600万部分的代理服务费）＝100万元×1.5%+（500-100）万元×1.1%+（600-500）万元×0.8%=1.5万元+4.4万元+0.8万元＝6.7万元</w:t>
      </w:r>
    </w:p>
    <w:p w14:paraId="51E2027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）中标（成交）供应商中标（成交）后，必须按规定采用银行对公转账方式向深圳交易集团有限公司直接交纳代理服务费，交纳信息及要求按照缴款</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付款</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通知书执行。</w:t>
      </w:r>
    </w:p>
    <w:p w14:paraId="30277414">
      <w:pPr>
        <w:pStyle w:val="18"/>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p>
    <w:p w14:paraId="6DE6997F">
      <w:pPr>
        <w:pStyle w:val="36"/>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p>
    <w:bookmarkEnd w:id="35"/>
    <w:p w14:paraId="721EBB72">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br w:type="page"/>
      </w:r>
    </w:p>
    <w:p w14:paraId="514BEC87">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第三章 用户需求书</w:t>
      </w:r>
    </w:p>
    <w:p w14:paraId="59B26095">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b/>
          <w:color w:val="FF0000"/>
          <w:szCs w:val="21"/>
        </w:rPr>
      </w:pPr>
      <w:r>
        <w:rPr>
          <w:rFonts w:hint="eastAsia" w:asciiTheme="minorEastAsia" w:hAnsiTheme="minorEastAsia" w:eastAsiaTheme="minorEastAsia" w:cstheme="minorEastAsia"/>
          <w:szCs w:val="24"/>
        </w:rPr>
        <w:t>一、项目基本信息</w:t>
      </w:r>
    </w:p>
    <w:tbl>
      <w:tblPr>
        <w:tblStyle w:val="43"/>
        <w:tblW w:w="86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2593"/>
        <w:gridCol w:w="2915"/>
        <w:gridCol w:w="2691"/>
      </w:tblGrid>
      <w:tr w14:paraId="3F4FE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46" w:hRule="atLeast"/>
          <w:jc w:val="center"/>
        </w:trPr>
        <w:tc>
          <w:tcPr>
            <w:tcW w:w="480" w:type="dxa"/>
            <w:vAlign w:val="center"/>
          </w:tcPr>
          <w:p w14:paraId="2C1EA20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bookmarkStart w:id="37" w:name="OLE_LINK7"/>
            <w:r>
              <w:rPr>
                <w:rFonts w:hint="eastAsia" w:asciiTheme="minorEastAsia" w:hAnsiTheme="minorEastAsia" w:eastAsiaTheme="minorEastAsia" w:cstheme="minorEastAsia"/>
                <w:bCs/>
                <w:szCs w:val="21"/>
              </w:rPr>
              <w:t>序号</w:t>
            </w:r>
          </w:p>
        </w:tc>
        <w:tc>
          <w:tcPr>
            <w:tcW w:w="2593" w:type="dxa"/>
            <w:vAlign w:val="center"/>
          </w:tcPr>
          <w:p w14:paraId="42E4F10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szCs w:val="21"/>
              </w:rPr>
              <w:t>采购计划编号</w:t>
            </w:r>
          </w:p>
        </w:tc>
        <w:tc>
          <w:tcPr>
            <w:tcW w:w="2915" w:type="dxa"/>
            <w:vAlign w:val="center"/>
          </w:tcPr>
          <w:p w14:paraId="4D07D22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采购项目名称</w:t>
            </w:r>
          </w:p>
        </w:tc>
        <w:tc>
          <w:tcPr>
            <w:tcW w:w="2691" w:type="dxa"/>
            <w:vAlign w:val="center"/>
          </w:tcPr>
          <w:p w14:paraId="4F1C60E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Cs w:val="21"/>
              </w:rPr>
            </w:pPr>
            <w:r>
              <w:rPr>
                <w:rFonts w:hint="eastAsia" w:asciiTheme="minorEastAsia" w:hAnsiTheme="minorEastAsia" w:eastAsiaTheme="minorEastAsia" w:cstheme="minorEastAsia"/>
                <w:b/>
                <w:bCs/>
                <w:color w:val="FF0000"/>
                <w:szCs w:val="21"/>
              </w:rPr>
              <w:t>财政预算限额</w:t>
            </w:r>
            <w:bookmarkStart w:id="38" w:name="OLE_LINK3"/>
            <w:r>
              <w:rPr>
                <w:rFonts w:hint="eastAsia" w:asciiTheme="minorEastAsia" w:hAnsiTheme="minorEastAsia" w:eastAsiaTheme="minorEastAsia" w:cstheme="minorEastAsia"/>
                <w:b/>
                <w:bCs/>
                <w:color w:val="FF0000"/>
                <w:szCs w:val="21"/>
              </w:rPr>
              <w:t>（元）</w:t>
            </w:r>
            <w:bookmarkEnd w:id="38"/>
          </w:p>
        </w:tc>
      </w:tr>
      <w:tr w14:paraId="340C5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480" w:type="dxa"/>
            <w:vAlign w:val="center"/>
          </w:tcPr>
          <w:p w14:paraId="110FCDA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color w:val="FF0000"/>
                <w:szCs w:val="21"/>
              </w:rPr>
            </w:pPr>
            <w:r>
              <w:rPr>
                <w:rFonts w:hint="eastAsia" w:asciiTheme="minorEastAsia" w:hAnsiTheme="minorEastAsia" w:eastAsiaTheme="minorEastAsia" w:cstheme="minorEastAsia"/>
                <w:bCs/>
                <w:color w:val="FF0000"/>
                <w:szCs w:val="21"/>
              </w:rPr>
              <w:t>1</w:t>
            </w:r>
          </w:p>
        </w:tc>
        <w:tc>
          <w:tcPr>
            <w:tcW w:w="2593" w:type="dxa"/>
            <w:vAlign w:val="center"/>
          </w:tcPr>
          <w:p w14:paraId="6301394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color w:val="FF0000"/>
                <w:szCs w:val="21"/>
              </w:rPr>
            </w:pPr>
            <w:r>
              <w:rPr>
                <w:rFonts w:hint="eastAsia" w:asciiTheme="minorEastAsia" w:hAnsiTheme="minorEastAsia" w:eastAsiaTheme="minorEastAsia" w:cstheme="minorEastAsia"/>
                <w:bCs/>
                <w:color w:val="FF0000"/>
                <w:szCs w:val="21"/>
              </w:rPr>
              <w:t>PLAN-2025-440309000-123001-03128</w:t>
            </w:r>
          </w:p>
        </w:tc>
        <w:tc>
          <w:tcPr>
            <w:tcW w:w="2915" w:type="dxa"/>
            <w:vAlign w:val="center"/>
          </w:tcPr>
          <w:p w14:paraId="30ADB4B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Cs w:val="21"/>
              </w:rPr>
            </w:pPr>
            <w:r>
              <w:rPr>
                <w:rFonts w:hint="eastAsia" w:asciiTheme="minorEastAsia" w:hAnsiTheme="minorEastAsia" w:eastAsiaTheme="minorEastAsia" w:cstheme="minorEastAsia"/>
                <w:b/>
                <w:bCs/>
                <w:color w:val="FF0000"/>
                <w:szCs w:val="21"/>
              </w:rPr>
              <w:t>十五运会龙华赛区安保信息化建设</w:t>
            </w:r>
          </w:p>
        </w:tc>
        <w:tc>
          <w:tcPr>
            <w:tcW w:w="2691" w:type="dxa"/>
            <w:vAlign w:val="center"/>
          </w:tcPr>
          <w:p w14:paraId="2A4A35F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color w:val="FF0000"/>
                <w:szCs w:val="21"/>
              </w:rPr>
            </w:pPr>
            <w:r>
              <w:rPr>
                <w:rFonts w:hint="eastAsia" w:asciiTheme="minorEastAsia" w:hAnsiTheme="minorEastAsia" w:eastAsiaTheme="minorEastAsia" w:cstheme="minorEastAsia"/>
                <w:bCs/>
                <w:color w:val="FF0000"/>
                <w:szCs w:val="21"/>
              </w:rPr>
              <w:t>1</w:t>
            </w:r>
            <w:r>
              <w:rPr>
                <w:rFonts w:hint="eastAsia" w:asciiTheme="minorEastAsia" w:hAnsiTheme="minorEastAsia" w:eastAsiaTheme="minorEastAsia" w:cstheme="minorEastAsia"/>
                <w:bCs/>
                <w:color w:val="FF0000"/>
                <w:szCs w:val="21"/>
                <w:lang w:val="en-US" w:eastAsia="zh-CN"/>
              </w:rPr>
              <w:t>,</w:t>
            </w:r>
            <w:r>
              <w:rPr>
                <w:rFonts w:hint="eastAsia" w:asciiTheme="minorEastAsia" w:hAnsiTheme="minorEastAsia" w:eastAsiaTheme="minorEastAsia" w:cstheme="minorEastAsia"/>
                <w:bCs/>
                <w:color w:val="FF0000"/>
                <w:szCs w:val="21"/>
              </w:rPr>
              <w:t>149</w:t>
            </w:r>
            <w:r>
              <w:rPr>
                <w:rFonts w:hint="eastAsia" w:asciiTheme="minorEastAsia" w:hAnsiTheme="minorEastAsia" w:eastAsiaTheme="minorEastAsia" w:cstheme="minorEastAsia"/>
                <w:bCs/>
                <w:color w:val="FF0000"/>
                <w:szCs w:val="21"/>
                <w:lang w:val="en-US" w:eastAsia="zh-CN"/>
              </w:rPr>
              <w:t>,</w:t>
            </w:r>
            <w:r>
              <w:rPr>
                <w:rFonts w:hint="eastAsia" w:asciiTheme="minorEastAsia" w:hAnsiTheme="minorEastAsia" w:eastAsiaTheme="minorEastAsia" w:cstheme="minorEastAsia"/>
                <w:bCs/>
                <w:color w:val="FF0000"/>
                <w:szCs w:val="21"/>
              </w:rPr>
              <w:t>450.00</w:t>
            </w:r>
          </w:p>
        </w:tc>
      </w:tr>
      <w:bookmarkEnd w:id="37"/>
    </w:tbl>
    <w:p w14:paraId="47C7100D">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Cs w:val="24"/>
        </w:rPr>
      </w:pPr>
      <w:bookmarkStart w:id="39" w:name="_Hlk72258617"/>
      <w:r>
        <w:rPr>
          <w:rFonts w:hint="eastAsia" w:asciiTheme="minorEastAsia" w:hAnsiTheme="minorEastAsia" w:eastAsiaTheme="minorEastAsia" w:cstheme="minorEastAsia"/>
          <w:szCs w:val="24"/>
        </w:rPr>
        <w:t>二、</w:t>
      </w:r>
      <w:bookmarkStart w:id="40" w:name="_Hlk72073432"/>
      <w:r>
        <w:rPr>
          <w:rFonts w:hint="eastAsia" w:asciiTheme="minorEastAsia" w:hAnsiTheme="minorEastAsia" w:eastAsiaTheme="minorEastAsia" w:cstheme="minorEastAsia"/>
          <w:b/>
          <w:bCs/>
          <w:color w:val="FF0000"/>
          <w:szCs w:val="21"/>
        </w:rPr>
        <w:t>★</w:t>
      </w:r>
      <w:r>
        <w:rPr>
          <w:rFonts w:hint="eastAsia" w:asciiTheme="minorEastAsia" w:hAnsiTheme="minorEastAsia" w:eastAsiaTheme="minorEastAsia" w:cstheme="minorEastAsia"/>
          <w:szCs w:val="24"/>
        </w:rPr>
        <w:t>货物需求明细</w:t>
      </w:r>
      <w:bookmarkEnd w:id="40"/>
    </w:p>
    <w:tbl>
      <w:tblPr>
        <w:tblStyle w:val="43"/>
        <w:tblW w:w="9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1"/>
        <w:gridCol w:w="1855"/>
        <w:gridCol w:w="1018"/>
        <w:gridCol w:w="893"/>
        <w:gridCol w:w="1325"/>
        <w:gridCol w:w="1325"/>
        <w:gridCol w:w="1214"/>
        <w:gridCol w:w="1332"/>
      </w:tblGrid>
      <w:tr w14:paraId="2107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3" w:hRule="atLeast"/>
          <w:jc w:val="center"/>
        </w:trPr>
        <w:tc>
          <w:tcPr>
            <w:tcW w:w="821" w:type="dxa"/>
            <w:vAlign w:val="center"/>
          </w:tcPr>
          <w:p w14:paraId="4183BC8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序号</w:t>
            </w:r>
          </w:p>
        </w:tc>
        <w:tc>
          <w:tcPr>
            <w:tcW w:w="1855" w:type="dxa"/>
            <w:vAlign w:val="center"/>
          </w:tcPr>
          <w:p w14:paraId="1D86167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货物名称（标的名称）</w:t>
            </w:r>
          </w:p>
        </w:tc>
        <w:tc>
          <w:tcPr>
            <w:tcW w:w="1018" w:type="dxa"/>
            <w:vAlign w:val="center"/>
          </w:tcPr>
          <w:p w14:paraId="36C8EBF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数量</w:t>
            </w:r>
          </w:p>
        </w:tc>
        <w:tc>
          <w:tcPr>
            <w:tcW w:w="893" w:type="dxa"/>
            <w:vAlign w:val="center"/>
          </w:tcPr>
          <w:p w14:paraId="3E20088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单位</w:t>
            </w:r>
          </w:p>
        </w:tc>
        <w:tc>
          <w:tcPr>
            <w:tcW w:w="1325" w:type="dxa"/>
            <w:vAlign w:val="center"/>
          </w:tcPr>
          <w:p w14:paraId="38653C5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备注</w:t>
            </w:r>
          </w:p>
        </w:tc>
        <w:tc>
          <w:tcPr>
            <w:tcW w:w="1325" w:type="dxa"/>
            <w:vAlign w:val="center"/>
          </w:tcPr>
          <w:p w14:paraId="245A3FB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rPr>
            </w:pPr>
            <w:r>
              <w:rPr>
                <w:rFonts w:hint="eastAsia" w:asciiTheme="minorEastAsia" w:hAnsiTheme="minorEastAsia" w:eastAsiaTheme="minorEastAsia" w:cstheme="minorEastAsia"/>
                <w:b/>
                <w:bCs/>
                <w:color w:val="FF0000"/>
                <w:sz w:val="21"/>
                <w:szCs w:val="21"/>
                <w:lang w:val="en-US" w:eastAsia="zh-CN"/>
              </w:rPr>
              <w:t>是否接受进口</w:t>
            </w:r>
          </w:p>
        </w:tc>
        <w:tc>
          <w:tcPr>
            <w:tcW w:w="1214" w:type="dxa"/>
            <w:vAlign w:val="center"/>
          </w:tcPr>
          <w:p w14:paraId="261CE84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rPr>
            </w:pPr>
            <w:r>
              <w:rPr>
                <w:rFonts w:hint="eastAsia" w:asciiTheme="minorEastAsia" w:hAnsiTheme="minorEastAsia" w:eastAsiaTheme="minorEastAsia" w:cstheme="minorEastAsia"/>
                <w:b/>
                <w:bCs/>
                <w:color w:val="FF0000"/>
                <w:sz w:val="21"/>
                <w:szCs w:val="21"/>
                <w:lang w:val="en-US" w:eastAsia="zh-CN"/>
              </w:rPr>
              <w:t>是否专门面向中小企业</w:t>
            </w:r>
          </w:p>
        </w:tc>
        <w:tc>
          <w:tcPr>
            <w:tcW w:w="1332" w:type="dxa"/>
            <w:vAlign w:val="center"/>
          </w:tcPr>
          <w:p w14:paraId="3992417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rPr>
            </w:pPr>
            <w:r>
              <w:rPr>
                <w:rFonts w:hint="eastAsia" w:asciiTheme="minorEastAsia" w:hAnsiTheme="minorEastAsia" w:eastAsiaTheme="minorEastAsia" w:cstheme="minorEastAsia"/>
                <w:b/>
                <w:bCs/>
                <w:color w:val="FF0000"/>
                <w:sz w:val="21"/>
                <w:szCs w:val="21"/>
                <w:lang w:val="en-US" w:eastAsia="zh-CN"/>
              </w:rPr>
              <w:t>标的所属行业</w:t>
            </w:r>
          </w:p>
        </w:tc>
      </w:tr>
      <w:tr w14:paraId="3BC3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9783" w:type="dxa"/>
            <w:gridSpan w:val="8"/>
            <w:vAlign w:val="center"/>
          </w:tcPr>
          <w:p w14:paraId="64ACD42D">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
                <w:bCs/>
                <w:color w:val="FF0000"/>
                <w:sz w:val="21"/>
                <w:szCs w:val="21"/>
              </w:rPr>
            </w:pPr>
            <w:r>
              <w:rPr>
                <w:rFonts w:hint="eastAsia" w:asciiTheme="minorEastAsia" w:hAnsiTheme="minorEastAsia" w:eastAsiaTheme="minorEastAsia" w:cstheme="minorEastAsia"/>
                <w:b/>
                <w:bCs/>
                <w:i w:val="0"/>
                <w:iCs w:val="0"/>
                <w:color w:val="000000"/>
                <w:kern w:val="0"/>
                <w:sz w:val="21"/>
                <w:szCs w:val="21"/>
                <w:u w:val="none"/>
                <w:lang w:val="en-US" w:eastAsia="zh-CN" w:bidi="ar"/>
              </w:rPr>
              <w:t>1龙华文体中心</w:t>
            </w:r>
          </w:p>
        </w:tc>
      </w:tr>
      <w:tr w14:paraId="471A5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9783" w:type="dxa"/>
            <w:gridSpan w:val="8"/>
            <w:vAlign w:val="center"/>
          </w:tcPr>
          <w:p w14:paraId="747C93F7">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
                <w:bCs/>
                <w:color w:val="FF0000"/>
                <w:sz w:val="21"/>
                <w:szCs w:val="21"/>
              </w:rPr>
            </w:pPr>
            <w:r>
              <w:rPr>
                <w:rFonts w:hint="eastAsia" w:asciiTheme="minorEastAsia" w:hAnsiTheme="minorEastAsia" w:eastAsiaTheme="minorEastAsia" w:cstheme="minorEastAsia"/>
                <w:b/>
                <w:bCs/>
                <w:i w:val="0"/>
                <w:iCs w:val="0"/>
                <w:color w:val="000000"/>
                <w:kern w:val="0"/>
                <w:sz w:val="21"/>
                <w:szCs w:val="21"/>
                <w:u w:val="none"/>
                <w:lang w:val="en-US" w:eastAsia="zh-CN" w:bidi="ar"/>
              </w:rPr>
              <w:t>1.1一楼</w:t>
            </w:r>
          </w:p>
        </w:tc>
      </w:tr>
      <w:tr w14:paraId="1DF77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4C4D24E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1855" w:type="dxa"/>
            <w:shd w:val="clear" w:color="auto" w:fill="auto"/>
            <w:vAlign w:val="center"/>
          </w:tcPr>
          <w:p w14:paraId="7C70BAC8">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86寸显示屏</w:t>
            </w:r>
          </w:p>
        </w:tc>
        <w:tc>
          <w:tcPr>
            <w:tcW w:w="1018" w:type="dxa"/>
            <w:shd w:val="clear" w:color="auto" w:fill="auto"/>
            <w:vAlign w:val="center"/>
          </w:tcPr>
          <w:p w14:paraId="30A2B63B">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2</w:t>
            </w:r>
          </w:p>
        </w:tc>
        <w:tc>
          <w:tcPr>
            <w:tcW w:w="893" w:type="dxa"/>
            <w:shd w:val="clear" w:color="auto" w:fill="auto"/>
            <w:vAlign w:val="center"/>
          </w:tcPr>
          <w:p w14:paraId="239B980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318A1451">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带移动支架</w:t>
            </w:r>
          </w:p>
        </w:tc>
        <w:tc>
          <w:tcPr>
            <w:tcW w:w="1325" w:type="dxa"/>
            <w:vAlign w:val="center"/>
          </w:tcPr>
          <w:p w14:paraId="7524B4C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lang w:val="en-US" w:eastAsia="zh-CN"/>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0024D72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lang w:val="en-US" w:eastAsia="zh-CN"/>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6FFF167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lang w:val="en-US" w:eastAsia="zh-CN"/>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0EF71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1CF43D55">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2</w:t>
            </w:r>
          </w:p>
        </w:tc>
        <w:tc>
          <w:tcPr>
            <w:tcW w:w="1855" w:type="dxa"/>
            <w:shd w:val="clear" w:color="auto" w:fill="auto"/>
            <w:vAlign w:val="center"/>
          </w:tcPr>
          <w:p w14:paraId="73291808">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视频切换器</w:t>
            </w:r>
          </w:p>
        </w:tc>
        <w:tc>
          <w:tcPr>
            <w:tcW w:w="1018" w:type="dxa"/>
            <w:shd w:val="clear" w:color="auto" w:fill="auto"/>
            <w:vAlign w:val="center"/>
          </w:tcPr>
          <w:p w14:paraId="3F10F3DB">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2547CE9A">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30CAC3E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1EB0B18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2E5C1B8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30724E8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5E3C9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0439FD41">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3</w:t>
            </w:r>
          </w:p>
        </w:tc>
        <w:tc>
          <w:tcPr>
            <w:tcW w:w="1855" w:type="dxa"/>
            <w:shd w:val="clear" w:color="auto" w:fill="auto"/>
            <w:vAlign w:val="center"/>
          </w:tcPr>
          <w:p w14:paraId="33A8E4BC">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高清视讯终端</w:t>
            </w:r>
          </w:p>
        </w:tc>
        <w:tc>
          <w:tcPr>
            <w:tcW w:w="1018" w:type="dxa"/>
            <w:shd w:val="clear" w:color="auto" w:fill="auto"/>
            <w:vAlign w:val="center"/>
          </w:tcPr>
          <w:p w14:paraId="5B399836">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2F4E93A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6E14492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48FC29F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424D0B8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2A168A7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6CB4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598757B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4</w:t>
            </w:r>
          </w:p>
        </w:tc>
        <w:tc>
          <w:tcPr>
            <w:tcW w:w="1855" w:type="dxa"/>
            <w:shd w:val="clear" w:color="auto" w:fill="auto"/>
            <w:vAlign w:val="center"/>
          </w:tcPr>
          <w:p w14:paraId="39C0E5FD">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高清摄像机</w:t>
            </w:r>
          </w:p>
        </w:tc>
        <w:tc>
          <w:tcPr>
            <w:tcW w:w="1018" w:type="dxa"/>
            <w:shd w:val="clear" w:color="auto" w:fill="auto"/>
            <w:vAlign w:val="center"/>
          </w:tcPr>
          <w:p w14:paraId="69AB50E3">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7FF2D5B7">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3C003E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7990A70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28D255B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6F17A55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7E2DB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7DDF113D">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5</w:t>
            </w:r>
          </w:p>
        </w:tc>
        <w:tc>
          <w:tcPr>
            <w:tcW w:w="1855" w:type="dxa"/>
            <w:shd w:val="clear" w:color="auto" w:fill="auto"/>
            <w:vAlign w:val="center"/>
          </w:tcPr>
          <w:p w14:paraId="2545DC6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全向阵列麦克风</w:t>
            </w:r>
          </w:p>
        </w:tc>
        <w:tc>
          <w:tcPr>
            <w:tcW w:w="1018" w:type="dxa"/>
            <w:shd w:val="clear" w:color="auto" w:fill="auto"/>
            <w:vAlign w:val="center"/>
          </w:tcPr>
          <w:p w14:paraId="1131C06C">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27FFF587">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4923141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0817418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00BA3A2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463B195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6194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70BA7666">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sz w:val="21"/>
                <w:szCs w:val="21"/>
                <w:u w:val="none"/>
                <w:lang w:val="en-US" w:eastAsia="zh-CN"/>
              </w:rPr>
              <w:t>6</w:t>
            </w:r>
          </w:p>
        </w:tc>
        <w:tc>
          <w:tcPr>
            <w:tcW w:w="1855" w:type="dxa"/>
            <w:shd w:val="clear" w:color="auto" w:fill="auto"/>
            <w:vAlign w:val="center"/>
          </w:tcPr>
          <w:p w14:paraId="60BF0737">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操作终端</w:t>
            </w:r>
          </w:p>
        </w:tc>
        <w:tc>
          <w:tcPr>
            <w:tcW w:w="1018" w:type="dxa"/>
            <w:shd w:val="clear" w:color="auto" w:fill="auto"/>
            <w:vAlign w:val="center"/>
          </w:tcPr>
          <w:p w14:paraId="424BC9E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4</w:t>
            </w:r>
          </w:p>
        </w:tc>
        <w:tc>
          <w:tcPr>
            <w:tcW w:w="893" w:type="dxa"/>
            <w:shd w:val="clear" w:color="auto" w:fill="auto"/>
            <w:vAlign w:val="center"/>
          </w:tcPr>
          <w:p w14:paraId="4EFC961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1FCD4A6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229235FB">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23102AD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0DCC5D2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5BE4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1FADCC1A">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sz w:val="21"/>
                <w:szCs w:val="21"/>
                <w:u w:val="none"/>
                <w:lang w:val="en-US" w:eastAsia="zh-CN"/>
              </w:rPr>
              <w:t>7</w:t>
            </w:r>
          </w:p>
        </w:tc>
        <w:tc>
          <w:tcPr>
            <w:tcW w:w="1855" w:type="dxa"/>
            <w:shd w:val="clear" w:color="auto" w:fill="auto"/>
            <w:vAlign w:val="center"/>
          </w:tcPr>
          <w:p w14:paraId="065CD1B6">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机柜</w:t>
            </w:r>
          </w:p>
        </w:tc>
        <w:tc>
          <w:tcPr>
            <w:tcW w:w="1018" w:type="dxa"/>
            <w:shd w:val="clear" w:color="auto" w:fill="auto"/>
            <w:vAlign w:val="center"/>
          </w:tcPr>
          <w:p w14:paraId="73A6C11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02CBE08D">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2E4375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3AC3F82B">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55CCCBB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0B3F2DD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55D1A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33B5506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855" w:type="dxa"/>
            <w:shd w:val="clear" w:color="auto" w:fill="auto"/>
            <w:vAlign w:val="center"/>
          </w:tcPr>
          <w:p w14:paraId="3B2E6670">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固定点台</w:t>
            </w:r>
          </w:p>
        </w:tc>
        <w:tc>
          <w:tcPr>
            <w:tcW w:w="1018" w:type="dxa"/>
            <w:shd w:val="clear" w:color="auto" w:fill="auto"/>
            <w:vAlign w:val="center"/>
          </w:tcPr>
          <w:p w14:paraId="46DC518E">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2</w:t>
            </w:r>
          </w:p>
        </w:tc>
        <w:tc>
          <w:tcPr>
            <w:tcW w:w="893" w:type="dxa"/>
            <w:shd w:val="clear" w:color="auto" w:fill="auto"/>
            <w:vAlign w:val="center"/>
          </w:tcPr>
          <w:p w14:paraId="0D5CA984">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7EF50A3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1914608F">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4B0519B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42B2311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33FAB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0975ACE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1855" w:type="dxa"/>
            <w:shd w:val="clear" w:color="auto" w:fill="auto"/>
            <w:vAlign w:val="center"/>
          </w:tcPr>
          <w:p w14:paraId="7F2E23F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语音网关设备</w:t>
            </w:r>
          </w:p>
        </w:tc>
        <w:tc>
          <w:tcPr>
            <w:tcW w:w="1018" w:type="dxa"/>
            <w:shd w:val="clear" w:color="auto" w:fill="auto"/>
            <w:vAlign w:val="center"/>
          </w:tcPr>
          <w:p w14:paraId="3774C3C7">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39204E55">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7E83C70B">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02FE053A">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1654FA9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7D0F22C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3EEDE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76B34BD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855" w:type="dxa"/>
            <w:shd w:val="clear" w:color="auto" w:fill="auto"/>
            <w:vAlign w:val="center"/>
          </w:tcPr>
          <w:p w14:paraId="6506EEDA">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电话机</w:t>
            </w:r>
          </w:p>
        </w:tc>
        <w:tc>
          <w:tcPr>
            <w:tcW w:w="1018" w:type="dxa"/>
            <w:shd w:val="clear" w:color="auto" w:fill="auto"/>
            <w:vAlign w:val="center"/>
          </w:tcPr>
          <w:p w14:paraId="7F26A886">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10</w:t>
            </w:r>
          </w:p>
        </w:tc>
        <w:tc>
          <w:tcPr>
            <w:tcW w:w="893" w:type="dxa"/>
            <w:shd w:val="clear" w:color="auto" w:fill="auto"/>
            <w:vAlign w:val="center"/>
          </w:tcPr>
          <w:p w14:paraId="5420BDE6">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64014BD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00C36442">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6E3FC89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45698F1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149E9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69BB99B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1855" w:type="dxa"/>
            <w:shd w:val="clear" w:color="auto" w:fill="auto"/>
            <w:vAlign w:val="center"/>
          </w:tcPr>
          <w:p w14:paraId="68EB52F3">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公安网交换机</w:t>
            </w:r>
          </w:p>
        </w:tc>
        <w:tc>
          <w:tcPr>
            <w:tcW w:w="1018" w:type="dxa"/>
            <w:shd w:val="clear" w:color="auto" w:fill="auto"/>
            <w:vAlign w:val="center"/>
          </w:tcPr>
          <w:p w14:paraId="36E1FCEB">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7A95D8E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776FD164">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05552BD1">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261D1DE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2DD92BA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49C66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37C71BC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1855" w:type="dxa"/>
            <w:shd w:val="clear" w:color="auto" w:fill="auto"/>
            <w:vAlign w:val="center"/>
          </w:tcPr>
          <w:p w14:paraId="45AF382C">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视频专网交换机</w:t>
            </w:r>
          </w:p>
        </w:tc>
        <w:tc>
          <w:tcPr>
            <w:tcW w:w="1018" w:type="dxa"/>
            <w:shd w:val="clear" w:color="auto" w:fill="auto"/>
            <w:vAlign w:val="center"/>
          </w:tcPr>
          <w:p w14:paraId="1595E452">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3A42F7D2">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2CFC4240">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66CD0F1C">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3E8D5FF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69F5F88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7B070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0B305C4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13</w:t>
            </w:r>
          </w:p>
        </w:tc>
        <w:tc>
          <w:tcPr>
            <w:tcW w:w="1855" w:type="dxa"/>
            <w:shd w:val="clear" w:color="auto" w:fill="auto"/>
            <w:vAlign w:val="center"/>
          </w:tcPr>
          <w:p w14:paraId="6D4950E3">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接入交换机</w:t>
            </w:r>
          </w:p>
        </w:tc>
        <w:tc>
          <w:tcPr>
            <w:tcW w:w="1018" w:type="dxa"/>
            <w:shd w:val="clear" w:color="auto" w:fill="auto"/>
            <w:vAlign w:val="center"/>
          </w:tcPr>
          <w:p w14:paraId="2F765C43">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3</w:t>
            </w:r>
          </w:p>
        </w:tc>
        <w:tc>
          <w:tcPr>
            <w:tcW w:w="893" w:type="dxa"/>
            <w:shd w:val="clear" w:color="auto" w:fill="auto"/>
            <w:vAlign w:val="center"/>
          </w:tcPr>
          <w:p w14:paraId="768D5433">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647011D6">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32404933">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0AF5C58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56F7DC8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53B2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37151F6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14</w:t>
            </w:r>
          </w:p>
        </w:tc>
        <w:tc>
          <w:tcPr>
            <w:tcW w:w="1855" w:type="dxa"/>
            <w:shd w:val="clear" w:color="auto" w:fill="auto"/>
            <w:vAlign w:val="center"/>
          </w:tcPr>
          <w:p w14:paraId="56A89401">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400万像素人脸抓拍摄像机</w:t>
            </w:r>
          </w:p>
        </w:tc>
        <w:tc>
          <w:tcPr>
            <w:tcW w:w="1018" w:type="dxa"/>
            <w:shd w:val="clear" w:color="auto" w:fill="auto"/>
            <w:vAlign w:val="center"/>
          </w:tcPr>
          <w:p w14:paraId="7C74B6A4">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14</w:t>
            </w:r>
          </w:p>
        </w:tc>
        <w:tc>
          <w:tcPr>
            <w:tcW w:w="893" w:type="dxa"/>
            <w:shd w:val="clear" w:color="auto" w:fill="auto"/>
            <w:vAlign w:val="center"/>
          </w:tcPr>
          <w:p w14:paraId="130DF6EC">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个</w:t>
            </w:r>
          </w:p>
        </w:tc>
        <w:tc>
          <w:tcPr>
            <w:tcW w:w="1325" w:type="dxa"/>
            <w:shd w:val="clear" w:color="auto" w:fill="auto"/>
            <w:vAlign w:val="center"/>
          </w:tcPr>
          <w:p w14:paraId="020836C0">
            <w:pPr>
              <w:keepNext w:val="0"/>
              <w:keepLines w:val="0"/>
              <w:widowControl/>
              <w:suppressLineNumbers w:val="0"/>
              <w:spacing w:before="0" w:beforeAutospacing="0" w:after="0" w:afterAutospacing="0"/>
              <w:ind w:left="0" w:leftChars="0" w:right="0" w:rightChars="0"/>
              <w:jc w:val="left"/>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检票口、检票、进场通道</w:t>
            </w:r>
          </w:p>
        </w:tc>
        <w:tc>
          <w:tcPr>
            <w:tcW w:w="1325" w:type="dxa"/>
            <w:vAlign w:val="center"/>
          </w:tcPr>
          <w:p w14:paraId="28DA39EC">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5827A03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793440B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01006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9783" w:type="dxa"/>
            <w:gridSpan w:val="8"/>
            <w:vAlign w:val="center"/>
          </w:tcPr>
          <w:p w14:paraId="34E6660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i w:val="0"/>
                <w:iCs w:val="0"/>
                <w:color w:val="000000"/>
                <w:kern w:val="0"/>
                <w:sz w:val="21"/>
                <w:szCs w:val="21"/>
                <w:u w:val="none"/>
                <w:lang w:val="en-US" w:eastAsia="zh-CN" w:bidi="ar"/>
              </w:rPr>
              <w:t>1.2三楼</w:t>
            </w:r>
          </w:p>
        </w:tc>
      </w:tr>
      <w:tr w14:paraId="69CE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7073151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15</w:t>
            </w:r>
          </w:p>
        </w:tc>
        <w:tc>
          <w:tcPr>
            <w:tcW w:w="1855" w:type="dxa"/>
            <w:vAlign w:val="center"/>
          </w:tcPr>
          <w:p w14:paraId="59834CBC">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86寸显示屏</w:t>
            </w:r>
          </w:p>
        </w:tc>
        <w:tc>
          <w:tcPr>
            <w:tcW w:w="1018" w:type="dxa"/>
            <w:vAlign w:val="center"/>
          </w:tcPr>
          <w:p w14:paraId="723EA96C">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2</w:t>
            </w:r>
          </w:p>
        </w:tc>
        <w:tc>
          <w:tcPr>
            <w:tcW w:w="893" w:type="dxa"/>
            <w:vAlign w:val="center"/>
          </w:tcPr>
          <w:p w14:paraId="635C9B4E">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4FC12901">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带移动支架</w:t>
            </w:r>
          </w:p>
        </w:tc>
        <w:tc>
          <w:tcPr>
            <w:tcW w:w="1325" w:type="dxa"/>
            <w:vAlign w:val="center"/>
          </w:tcPr>
          <w:p w14:paraId="0CBAF4FF">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6678A6FF">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4D66EEB6">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32DCC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760EA8F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16</w:t>
            </w:r>
          </w:p>
        </w:tc>
        <w:tc>
          <w:tcPr>
            <w:tcW w:w="1855" w:type="dxa"/>
            <w:vAlign w:val="center"/>
          </w:tcPr>
          <w:p w14:paraId="685CFF7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65寸会议一体机</w:t>
            </w:r>
          </w:p>
        </w:tc>
        <w:tc>
          <w:tcPr>
            <w:tcW w:w="1018" w:type="dxa"/>
            <w:vAlign w:val="center"/>
          </w:tcPr>
          <w:p w14:paraId="2F41203E">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vAlign w:val="center"/>
          </w:tcPr>
          <w:p w14:paraId="3551D6CE">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1D418FF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带移动支架</w:t>
            </w:r>
          </w:p>
        </w:tc>
        <w:tc>
          <w:tcPr>
            <w:tcW w:w="1325" w:type="dxa"/>
            <w:vAlign w:val="center"/>
          </w:tcPr>
          <w:p w14:paraId="19099D62">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659E44FB">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6B10BD5E">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5ADF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5410F5E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17</w:t>
            </w:r>
          </w:p>
        </w:tc>
        <w:tc>
          <w:tcPr>
            <w:tcW w:w="1855" w:type="dxa"/>
            <w:vAlign w:val="center"/>
          </w:tcPr>
          <w:p w14:paraId="3C9DEB6A">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视频切换器</w:t>
            </w:r>
          </w:p>
        </w:tc>
        <w:tc>
          <w:tcPr>
            <w:tcW w:w="1018" w:type="dxa"/>
            <w:vAlign w:val="center"/>
          </w:tcPr>
          <w:p w14:paraId="45AFEF8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vAlign w:val="center"/>
          </w:tcPr>
          <w:p w14:paraId="6486074C">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294EA79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6971BD7E">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5E8D2514">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77EFB43E">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667AE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4BF1265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18</w:t>
            </w:r>
          </w:p>
        </w:tc>
        <w:tc>
          <w:tcPr>
            <w:tcW w:w="1855" w:type="dxa"/>
            <w:vAlign w:val="center"/>
          </w:tcPr>
          <w:p w14:paraId="124E75E7">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全向阵列麦克风</w:t>
            </w:r>
          </w:p>
        </w:tc>
        <w:tc>
          <w:tcPr>
            <w:tcW w:w="1018" w:type="dxa"/>
            <w:vAlign w:val="center"/>
          </w:tcPr>
          <w:p w14:paraId="0F8FCD77">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vAlign w:val="center"/>
          </w:tcPr>
          <w:p w14:paraId="31847E0A">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676E92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164D5F36">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6A11642E">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7CEC55EC">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4BB8D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1F30A7A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19</w:t>
            </w:r>
          </w:p>
        </w:tc>
        <w:tc>
          <w:tcPr>
            <w:tcW w:w="1855" w:type="dxa"/>
            <w:vAlign w:val="center"/>
          </w:tcPr>
          <w:p w14:paraId="2454A5BB">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操作终端</w:t>
            </w:r>
          </w:p>
        </w:tc>
        <w:tc>
          <w:tcPr>
            <w:tcW w:w="1018" w:type="dxa"/>
            <w:vAlign w:val="center"/>
          </w:tcPr>
          <w:p w14:paraId="49D5E9F6">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3</w:t>
            </w:r>
          </w:p>
        </w:tc>
        <w:tc>
          <w:tcPr>
            <w:tcW w:w="893" w:type="dxa"/>
            <w:vAlign w:val="center"/>
          </w:tcPr>
          <w:p w14:paraId="45B4D24D">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2826C4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54432CCC">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72759C3A">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376A0BB6">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2CBC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320F413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20</w:t>
            </w:r>
          </w:p>
        </w:tc>
        <w:tc>
          <w:tcPr>
            <w:tcW w:w="1855" w:type="dxa"/>
            <w:vAlign w:val="center"/>
          </w:tcPr>
          <w:p w14:paraId="64772722">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机柜</w:t>
            </w:r>
          </w:p>
        </w:tc>
        <w:tc>
          <w:tcPr>
            <w:tcW w:w="1018" w:type="dxa"/>
            <w:vAlign w:val="center"/>
          </w:tcPr>
          <w:p w14:paraId="3832DFF8">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vAlign w:val="center"/>
          </w:tcPr>
          <w:p w14:paraId="49A8D70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05E371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3BF9913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625C65AD">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0F7ED5B3">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1369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51FE85E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21</w:t>
            </w:r>
          </w:p>
        </w:tc>
        <w:tc>
          <w:tcPr>
            <w:tcW w:w="1855" w:type="dxa"/>
            <w:vAlign w:val="center"/>
          </w:tcPr>
          <w:p w14:paraId="769F97B6">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固定点台</w:t>
            </w:r>
          </w:p>
        </w:tc>
        <w:tc>
          <w:tcPr>
            <w:tcW w:w="1018" w:type="dxa"/>
            <w:vAlign w:val="center"/>
          </w:tcPr>
          <w:p w14:paraId="6EE8785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2</w:t>
            </w:r>
          </w:p>
        </w:tc>
        <w:tc>
          <w:tcPr>
            <w:tcW w:w="893" w:type="dxa"/>
            <w:vAlign w:val="center"/>
          </w:tcPr>
          <w:p w14:paraId="23007F98">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7E0DA69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24819792">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7AC6FFA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3F2E4129">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7586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038005D9">
            <w:pPr>
              <w:keepNext w:val="0"/>
              <w:keepLines w:val="0"/>
              <w:widowControl/>
              <w:suppressLineNumbers w:val="0"/>
              <w:jc w:val="center"/>
              <w:textAlignment w:val="center"/>
              <w:rPr>
                <w:rFonts w:hint="eastAsia" w:asciiTheme="minorEastAsia" w:hAnsiTheme="minorEastAsia" w:eastAsiaTheme="minorEastAsia" w:cstheme="minorEastAsia"/>
                <w:bCs/>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22</w:t>
            </w:r>
          </w:p>
        </w:tc>
        <w:tc>
          <w:tcPr>
            <w:tcW w:w="1855" w:type="dxa"/>
            <w:vAlign w:val="center"/>
          </w:tcPr>
          <w:p w14:paraId="5EA1FDDC">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光缆链路及综合布线</w:t>
            </w:r>
          </w:p>
        </w:tc>
        <w:tc>
          <w:tcPr>
            <w:tcW w:w="1018" w:type="dxa"/>
            <w:vAlign w:val="center"/>
          </w:tcPr>
          <w:p w14:paraId="453B9285">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vAlign w:val="center"/>
          </w:tcPr>
          <w:p w14:paraId="049CAF2B">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i w:val="0"/>
                <w:iCs w:val="0"/>
                <w:color w:val="000000"/>
                <w:kern w:val="0"/>
                <w:sz w:val="21"/>
                <w:szCs w:val="21"/>
                <w:u w:val="none"/>
                <w:lang w:val="en-US" w:eastAsia="zh-CN" w:bidi="ar"/>
              </w:rPr>
              <w:t>项</w:t>
            </w:r>
          </w:p>
        </w:tc>
        <w:tc>
          <w:tcPr>
            <w:tcW w:w="1325" w:type="dxa"/>
            <w:shd w:val="clear" w:color="auto" w:fill="auto"/>
            <w:vAlign w:val="center"/>
          </w:tcPr>
          <w:p w14:paraId="7B09F57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i w:val="0"/>
                <w:iCs w:val="0"/>
                <w:color w:val="000000"/>
                <w:kern w:val="0"/>
                <w:sz w:val="21"/>
                <w:szCs w:val="21"/>
                <w:u w:val="none"/>
                <w:lang w:val="en-US" w:eastAsia="zh-CN" w:bidi="ar"/>
              </w:rPr>
            </w:pPr>
            <w:r>
              <w:rPr>
                <w:rFonts w:hint="eastAsia" w:asciiTheme="minorEastAsia" w:hAnsiTheme="minorEastAsia" w:eastAsiaTheme="minorEastAsia" w:cstheme="minorEastAsia"/>
                <w:bCs/>
                <w:i w:val="0"/>
                <w:iCs w:val="0"/>
                <w:color w:val="000000"/>
                <w:kern w:val="0"/>
                <w:sz w:val="21"/>
                <w:szCs w:val="21"/>
                <w:u w:val="none"/>
                <w:lang w:val="en-US" w:eastAsia="zh-CN" w:bidi="ar"/>
              </w:rPr>
              <w:t>14个摄像机的线缆、10个电话的线路、7台电脑的线路、显示屏机一体机的音视频线路；至龙华分局的双路由24芯光纤线路建设及1年维护费</w:t>
            </w:r>
          </w:p>
        </w:tc>
        <w:tc>
          <w:tcPr>
            <w:tcW w:w="1325" w:type="dxa"/>
            <w:vAlign w:val="center"/>
          </w:tcPr>
          <w:p w14:paraId="6434A676">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6430CE81">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7E9D6166">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5696A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9783" w:type="dxa"/>
            <w:gridSpan w:val="8"/>
            <w:vAlign w:val="center"/>
          </w:tcPr>
          <w:p w14:paraId="2EB0DFE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i w:val="0"/>
                <w:iCs w:val="0"/>
                <w:color w:val="000000"/>
                <w:kern w:val="0"/>
                <w:sz w:val="21"/>
                <w:szCs w:val="21"/>
                <w:u w:val="none"/>
                <w:lang w:val="en-US" w:eastAsia="zh-CN" w:bidi="ar"/>
              </w:rPr>
              <w:t>2简上体育综合馆</w:t>
            </w:r>
          </w:p>
        </w:tc>
      </w:tr>
      <w:tr w14:paraId="0ED2C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381E619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55" w:type="dxa"/>
            <w:shd w:val="clear" w:color="auto" w:fill="auto"/>
            <w:vAlign w:val="center"/>
          </w:tcPr>
          <w:p w14:paraId="15024D5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86寸显示屏</w:t>
            </w:r>
          </w:p>
        </w:tc>
        <w:tc>
          <w:tcPr>
            <w:tcW w:w="1018" w:type="dxa"/>
            <w:shd w:val="clear" w:color="auto" w:fill="auto"/>
            <w:vAlign w:val="center"/>
          </w:tcPr>
          <w:p w14:paraId="09363140">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2</w:t>
            </w:r>
          </w:p>
        </w:tc>
        <w:tc>
          <w:tcPr>
            <w:tcW w:w="893" w:type="dxa"/>
            <w:shd w:val="clear" w:color="auto" w:fill="auto"/>
            <w:vAlign w:val="center"/>
          </w:tcPr>
          <w:p w14:paraId="06FF0481">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207A58A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带移动支架</w:t>
            </w:r>
          </w:p>
        </w:tc>
        <w:tc>
          <w:tcPr>
            <w:tcW w:w="1325" w:type="dxa"/>
            <w:vAlign w:val="center"/>
          </w:tcPr>
          <w:p w14:paraId="6FFBC37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2FB4DCAD">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7CD87F33">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3092E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0BA789F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55" w:type="dxa"/>
            <w:shd w:val="clear" w:color="auto" w:fill="auto"/>
            <w:vAlign w:val="center"/>
          </w:tcPr>
          <w:p w14:paraId="08995B4B">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全向阵列麦克风</w:t>
            </w:r>
          </w:p>
        </w:tc>
        <w:tc>
          <w:tcPr>
            <w:tcW w:w="1018" w:type="dxa"/>
            <w:shd w:val="clear" w:color="auto" w:fill="auto"/>
            <w:vAlign w:val="center"/>
          </w:tcPr>
          <w:p w14:paraId="411BD625">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6639996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262BF713">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5BC42AA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28274C1B">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5265708D">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7AFE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1577142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55" w:type="dxa"/>
            <w:shd w:val="clear" w:color="auto" w:fill="auto"/>
            <w:vAlign w:val="center"/>
          </w:tcPr>
          <w:p w14:paraId="2D058B82">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65寸会议一体机</w:t>
            </w:r>
          </w:p>
        </w:tc>
        <w:tc>
          <w:tcPr>
            <w:tcW w:w="1018" w:type="dxa"/>
            <w:shd w:val="clear" w:color="auto" w:fill="auto"/>
            <w:vAlign w:val="center"/>
          </w:tcPr>
          <w:p w14:paraId="793D8EC7">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7F875BF1">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026722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带移动支架</w:t>
            </w:r>
          </w:p>
        </w:tc>
        <w:tc>
          <w:tcPr>
            <w:tcW w:w="1325" w:type="dxa"/>
            <w:vAlign w:val="center"/>
          </w:tcPr>
          <w:p w14:paraId="15C9370E">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0CB7B38D">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2DC04496">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3AC60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11EEA37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55" w:type="dxa"/>
            <w:shd w:val="clear" w:color="auto" w:fill="auto"/>
            <w:vAlign w:val="center"/>
          </w:tcPr>
          <w:p w14:paraId="3DB68641">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视频切换器</w:t>
            </w:r>
          </w:p>
        </w:tc>
        <w:tc>
          <w:tcPr>
            <w:tcW w:w="1018" w:type="dxa"/>
            <w:shd w:val="clear" w:color="auto" w:fill="auto"/>
            <w:vAlign w:val="center"/>
          </w:tcPr>
          <w:p w14:paraId="5763FF84">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4AF0EA8D">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1A82FDC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1BCD26AE">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773A77F0">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46BD84C9">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3EAF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4632B29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855" w:type="dxa"/>
            <w:shd w:val="clear" w:color="auto" w:fill="auto"/>
            <w:vAlign w:val="center"/>
          </w:tcPr>
          <w:p w14:paraId="30F1B5C8">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操作终端</w:t>
            </w:r>
          </w:p>
        </w:tc>
        <w:tc>
          <w:tcPr>
            <w:tcW w:w="1018" w:type="dxa"/>
            <w:shd w:val="clear" w:color="auto" w:fill="auto"/>
            <w:vAlign w:val="center"/>
          </w:tcPr>
          <w:p w14:paraId="27189381">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3</w:t>
            </w:r>
          </w:p>
        </w:tc>
        <w:tc>
          <w:tcPr>
            <w:tcW w:w="893" w:type="dxa"/>
            <w:shd w:val="clear" w:color="auto" w:fill="auto"/>
            <w:vAlign w:val="center"/>
          </w:tcPr>
          <w:p w14:paraId="4690A338">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280D1839">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7FD4B727">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0CD50A1D">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669EA451">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2CE4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175DFD1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55" w:type="dxa"/>
            <w:shd w:val="clear" w:color="auto" w:fill="auto"/>
            <w:vAlign w:val="center"/>
          </w:tcPr>
          <w:p w14:paraId="1E0EE591">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机柜</w:t>
            </w:r>
          </w:p>
        </w:tc>
        <w:tc>
          <w:tcPr>
            <w:tcW w:w="1018" w:type="dxa"/>
            <w:shd w:val="clear" w:color="auto" w:fill="auto"/>
            <w:vAlign w:val="center"/>
          </w:tcPr>
          <w:p w14:paraId="21028E01">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32EB713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7FE4A32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5A26C244">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3F042474">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3AED03F3">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3BFC8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69F4365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855" w:type="dxa"/>
            <w:shd w:val="clear" w:color="auto" w:fill="auto"/>
            <w:vAlign w:val="center"/>
          </w:tcPr>
          <w:p w14:paraId="490DA91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固定点台</w:t>
            </w:r>
          </w:p>
        </w:tc>
        <w:tc>
          <w:tcPr>
            <w:tcW w:w="1018" w:type="dxa"/>
            <w:shd w:val="clear" w:color="auto" w:fill="auto"/>
            <w:vAlign w:val="center"/>
          </w:tcPr>
          <w:p w14:paraId="5BC9920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2</w:t>
            </w:r>
          </w:p>
        </w:tc>
        <w:tc>
          <w:tcPr>
            <w:tcW w:w="893" w:type="dxa"/>
            <w:shd w:val="clear" w:color="auto" w:fill="auto"/>
            <w:vAlign w:val="center"/>
          </w:tcPr>
          <w:p w14:paraId="0247D887">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72DCAD23">
            <w:pPr>
              <w:keepNext w:val="0"/>
              <w:keepLines w:val="0"/>
              <w:suppressLineNumbers w:val="0"/>
              <w:spacing w:before="0" w:beforeAutospacing="0" w:after="0" w:afterAutospacing="0"/>
              <w:ind w:left="0" w:leftChars="0" w:right="0" w:rightChars="0"/>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76928785">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17A86037">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4670DD3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3A554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0DF7BB2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855" w:type="dxa"/>
            <w:shd w:val="clear" w:color="auto" w:fill="auto"/>
            <w:vAlign w:val="center"/>
          </w:tcPr>
          <w:p w14:paraId="2DBFBE16">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语音网关设备</w:t>
            </w:r>
          </w:p>
        </w:tc>
        <w:tc>
          <w:tcPr>
            <w:tcW w:w="1018" w:type="dxa"/>
            <w:shd w:val="clear" w:color="auto" w:fill="auto"/>
            <w:vAlign w:val="center"/>
          </w:tcPr>
          <w:p w14:paraId="794F191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204D2C0A">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4AEF9915">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41A05DAE">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55C5C0D9">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659CAD94">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5807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362F044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1855" w:type="dxa"/>
            <w:shd w:val="clear" w:color="auto" w:fill="auto"/>
            <w:vAlign w:val="center"/>
          </w:tcPr>
          <w:p w14:paraId="566E76B7">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电话机</w:t>
            </w:r>
          </w:p>
        </w:tc>
        <w:tc>
          <w:tcPr>
            <w:tcW w:w="1018" w:type="dxa"/>
            <w:shd w:val="clear" w:color="auto" w:fill="auto"/>
            <w:vAlign w:val="center"/>
          </w:tcPr>
          <w:p w14:paraId="4062034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10</w:t>
            </w:r>
          </w:p>
        </w:tc>
        <w:tc>
          <w:tcPr>
            <w:tcW w:w="893" w:type="dxa"/>
            <w:shd w:val="clear" w:color="auto" w:fill="auto"/>
            <w:vAlign w:val="center"/>
          </w:tcPr>
          <w:p w14:paraId="4A758E66">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0C03560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1AEA526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2C15A693">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0B5C5067">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03712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53B5426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855" w:type="dxa"/>
            <w:shd w:val="clear" w:color="auto" w:fill="auto"/>
            <w:vAlign w:val="center"/>
          </w:tcPr>
          <w:p w14:paraId="6047E872">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公安网交换机</w:t>
            </w:r>
          </w:p>
        </w:tc>
        <w:tc>
          <w:tcPr>
            <w:tcW w:w="1018" w:type="dxa"/>
            <w:shd w:val="clear" w:color="auto" w:fill="auto"/>
            <w:vAlign w:val="center"/>
          </w:tcPr>
          <w:p w14:paraId="3E21C3A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35888CA0">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6CCD8B74">
            <w:pPr>
              <w:keepNext w:val="0"/>
              <w:keepLines w:val="0"/>
              <w:widowControl/>
              <w:suppressLineNumbers w:val="0"/>
              <w:spacing w:before="0" w:beforeAutospacing="0" w:after="0" w:afterAutospacing="0"/>
              <w:ind w:left="0" w:leftChars="0" w:right="0" w:rightChars="0"/>
              <w:jc w:val="left"/>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5423DA17">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0CB8C82B">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5A82901B">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189A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5F6D66A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1855" w:type="dxa"/>
            <w:shd w:val="clear" w:color="auto" w:fill="auto"/>
            <w:vAlign w:val="center"/>
          </w:tcPr>
          <w:p w14:paraId="550A38D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视频专网交换机</w:t>
            </w:r>
          </w:p>
        </w:tc>
        <w:tc>
          <w:tcPr>
            <w:tcW w:w="1018" w:type="dxa"/>
            <w:shd w:val="clear" w:color="auto" w:fill="auto"/>
            <w:vAlign w:val="center"/>
          </w:tcPr>
          <w:p w14:paraId="3B39CAC0">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09B845C8">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67EF2BC0">
            <w:pPr>
              <w:keepNext w:val="0"/>
              <w:keepLines w:val="0"/>
              <w:widowControl/>
              <w:suppressLineNumbers w:val="0"/>
              <w:spacing w:before="0" w:beforeAutospacing="0" w:after="0" w:afterAutospacing="0"/>
              <w:ind w:left="0" w:leftChars="0" w:right="0" w:rightChars="0"/>
              <w:jc w:val="left"/>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3B7E01F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77F61381">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79375D52">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54610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2C8508C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1855" w:type="dxa"/>
            <w:shd w:val="clear" w:color="auto" w:fill="auto"/>
            <w:vAlign w:val="center"/>
          </w:tcPr>
          <w:p w14:paraId="54E07734">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政务外网交换机</w:t>
            </w:r>
          </w:p>
        </w:tc>
        <w:tc>
          <w:tcPr>
            <w:tcW w:w="1018" w:type="dxa"/>
            <w:shd w:val="clear" w:color="auto" w:fill="auto"/>
            <w:vAlign w:val="center"/>
          </w:tcPr>
          <w:p w14:paraId="44F8AD7A">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76901BA6">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0775F180">
            <w:pPr>
              <w:keepNext w:val="0"/>
              <w:keepLines w:val="0"/>
              <w:widowControl/>
              <w:suppressLineNumbers w:val="0"/>
              <w:spacing w:before="0" w:beforeAutospacing="0" w:after="0" w:afterAutospacing="0"/>
              <w:ind w:left="0" w:leftChars="0" w:right="0" w:rightChars="0"/>
              <w:jc w:val="left"/>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6EDB60D5">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27F538AA">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717E76EC">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0DD9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02B559F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13</w:t>
            </w:r>
          </w:p>
        </w:tc>
        <w:tc>
          <w:tcPr>
            <w:tcW w:w="1855" w:type="dxa"/>
            <w:shd w:val="clear" w:color="auto" w:fill="auto"/>
            <w:vAlign w:val="center"/>
          </w:tcPr>
          <w:p w14:paraId="54C20DDE">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400万像素人脸抓拍摄像机</w:t>
            </w:r>
          </w:p>
        </w:tc>
        <w:tc>
          <w:tcPr>
            <w:tcW w:w="1018" w:type="dxa"/>
            <w:shd w:val="clear" w:color="auto" w:fill="auto"/>
            <w:vAlign w:val="center"/>
          </w:tcPr>
          <w:p w14:paraId="71C68DF2">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10</w:t>
            </w:r>
          </w:p>
        </w:tc>
        <w:tc>
          <w:tcPr>
            <w:tcW w:w="893" w:type="dxa"/>
            <w:shd w:val="clear" w:color="auto" w:fill="auto"/>
            <w:vAlign w:val="center"/>
          </w:tcPr>
          <w:p w14:paraId="3366157A">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个</w:t>
            </w:r>
          </w:p>
        </w:tc>
        <w:tc>
          <w:tcPr>
            <w:tcW w:w="1325" w:type="dxa"/>
            <w:shd w:val="clear" w:color="auto" w:fill="auto"/>
            <w:vAlign w:val="center"/>
          </w:tcPr>
          <w:p w14:paraId="4EB5424C">
            <w:pPr>
              <w:keepNext w:val="0"/>
              <w:keepLines w:val="0"/>
              <w:widowControl/>
              <w:suppressLineNumbers w:val="0"/>
              <w:spacing w:before="0" w:beforeAutospacing="0" w:after="0" w:afterAutospacing="0"/>
              <w:ind w:left="0" w:leftChars="0" w:right="0" w:rightChars="0"/>
              <w:jc w:val="left"/>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检票口、检票、进场通道</w:t>
            </w:r>
          </w:p>
        </w:tc>
        <w:tc>
          <w:tcPr>
            <w:tcW w:w="1325" w:type="dxa"/>
            <w:vAlign w:val="center"/>
          </w:tcPr>
          <w:p w14:paraId="25164B41">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24E387F2">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2B145644">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51DA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821" w:type="dxa"/>
            <w:shd w:val="clear" w:color="auto" w:fill="auto"/>
            <w:vAlign w:val="center"/>
          </w:tcPr>
          <w:p w14:paraId="1A1B1C8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14</w:t>
            </w:r>
          </w:p>
        </w:tc>
        <w:tc>
          <w:tcPr>
            <w:tcW w:w="1855" w:type="dxa"/>
            <w:shd w:val="clear" w:color="auto" w:fill="auto"/>
            <w:vAlign w:val="center"/>
          </w:tcPr>
          <w:p w14:paraId="1E9A494B">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i w:val="0"/>
                <w:iCs w:val="0"/>
                <w:color w:val="000000"/>
                <w:kern w:val="0"/>
                <w:sz w:val="21"/>
                <w:szCs w:val="21"/>
                <w:u w:val="none"/>
                <w:lang w:val="en-US" w:eastAsia="zh-CN" w:bidi="ar"/>
              </w:rPr>
            </w:pPr>
            <w:r>
              <w:rPr>
                <w:rFonts w:hint="eastAsia" w:asciiTheme="minorEastAsia" w:hAnsiTheme="minorEastAsia" w:eastAsiaTheme="minorEastAsia" w:cstheme="minorEastAsia"/>
                <w:bCs/>
                <w:i w:val="0"/>
                <w:iCs w:val="0"/>
                <w:color w:val="000000"/>
                <w:kern w:val="0"/>
                <w:sz w:val="21"/>
                <w:szCs w:val="21"/>
                <w:u w:val="none"/>
                <w:lang w:val="en-US" w:eastAsia="zh-CN" w:bidi="ar"/>
              </w:rPr>
              <w:t>光缆链路及综合布线</w:t>
            </w:r>
          </w:p>
        </w:tc>
        <w:tc>
          <w:tcPr>
            <w:tcW w:w="1018" w:type="dxa"/>
            <w:shd w:val="clear" w:color="auto" w:fill="auto"/>
            <w:vAlign w:val="center"/>
          </w:tcPr>
          <w:p w14:paraId="6D6A4AA4">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i w:val="0"/>
                <w:iCs w:val="0"/>
                <w:color w:val="000000"/>
                <w:kern w:val="0"/>
                <w:sz w:val="21"/>
                <w:szCs w:val="21"/>
                <w:u w:val="none"/>
                <w:lang w:val="en-US" w:eastAsia="zh-CN" w:bidi="ar"/>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72C7CFC0">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i w:val="0"/>
                <w:iCs w:val="0"/>
                <w:color w:val="000000"/>
                <w:kern w:val="0"/>
                <w:sz w:val="21"/>
                <w:szCs w:val="21"/>
                <w:u w:val="none"/>
                <w:lang w:val="en-US" w:eastAsia="zh-CN" w:bidi="ar"/>
              </w:rPr>
            </w:pPr>
            <w:r>
              <w:rPr>
                <w:rFonts w:hint="eastAsia" w:asciiTheme="minorEastAsia" w:hAnsiTheme="minorEastAsia" w:eastAsiaTheme="minorEastAsia" w:cstheme="minorEastAsia"/>
                <w:bCs/>
                <w:i w:val="0"/>
                <w:iCs w:val="0"/>
                <w:color w:val="000000"/>
                <w:kern w:val="0"/>
                <w:sz w:val="21"/>
                <w:szCs w:val="21"/>
                <w:u w:val="none"/>
                <w:lang w:val="en-US" w:eastAsia="zh-CN" w:bidi="ar"/>
              </w:rPr>
              <w:t>项</w:t>
            </w:r>
          </w:p>
        </w:tc>
        <w:tc>
          <w:tcPr>
            <w:tcW w:w="1325" w:type="dxa"/>
            <w:shd w:val="clear" w:color="auto" w:fill="auto"/>
            <w:vAlign w:val="center"/>
          </w:tcPr>
          <w:p w14:paraId="5759D66B">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i w:val="0"/>
                <w:iCs w:val="0"/>
                <w:color w:val="000000"/>
                <w:kern w:val="0"/>
                <w:sz w:val="21"/>
                <w:szCs w:val="21"/>
                <w:u w:val="none"/>
                <w:lang w:val="en-US" w:eastAsia="zh-CN" w:bidi="ar"/>
              </w:rPr>
            </w:pPr>
            <w:r>
              <w:rPr>
                <w:rFonts w:hint="eastAsia" w:asciiTheme="minorEastAsia" w:hAnsiTheme="minorEastAsia" w:eastAsiaTheme="minorEastAsia" w:cstheme="minorEastAsia"/>
                <w:bCs/>
                <w:i w:val="0"/>
                <w:iCs w:val="0"/>
                <w:color w:val="000000"/>
                <w:kern w:val="0"/>
                <w:sz w:val="21"/>
                <w:szCs w:val="21"/>
                <w:u w:val="none"/>
                <w:lang w:val="en-US" w:eastAsia="zh-CN" w:bidi="ar"/>
              </w:rPr>
              <w:t>10个摄像机的线缆、10个电话的线路、3台电脑的线路、显示屏机一体机的音视频线路；至上塘派出所的6芯光纤线路建设及1年维护费</w:t>
            </w:r>
          </w:p>
        </w:tc>
        <w:tc>
          <w:tcPr>
            <w:tcW w:w="1325" w:type="dxa"/>
            <w:vAlign w:val="center"/>
          </w:tcPr>
          <w:p w14:paraId="67D10F63">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2743D1A0">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62314277">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6C977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9783" w:type="dxa"/>
            <w:gridSpan w:val="8"/>
            <w:vAlign w:val="center"/>
          </w:tcPr>
          <w:p w14:paraId="059F3D5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i w:val="0"/>
                <w:iCs w:val="0"/>
                <w:color w:val="000000"/>
                <w:kern w:val="0"/>
                <w:sz w:val="21"/>
                <w:szCs w:val="21"/>
                <w:u w:val="none"/>
                <w:lang w:val="en-US" w:eastAsia="zh-CN" w:bidi="ar"/>
              </w:rPr>
              <w:t>3北戴球场</w:t>
            </w:r>
          </w:p>
        </w:tc>
      </w:tr>
      <w:tr w14:paraId="620B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012D09F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855" w:type="dxa"/>
            <w:shd w:val="clear" w:color="auto" w:fill="auto"/>
            <w:vAlign w:val="center"/>
          </w:tcPr>
          <w:p w14:paraId="786DDC95">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86寸显示屏</w:t>
            </w:r>
          </w:p>
        </w:tc>
        <w:tc>
          <w:tcPr>
            <w:tcW w:w="1018" w:type="dxa"/>
            <w:shd w:val="clear" w:color="auto" w:fill="auto"/>
            <w:vAlign w:val="center"/>
          </w:tcPr>
          <w:p w14:paraId="3949BC7E">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2</w:t>
            </w:r>
          </w:p>
        </w:tc>
        <w:tc>
          <w:tcPr>
            <w:tcW w:w="893" w:type="dxa"/>
            <w:shd w:val="clear" w:color="auto" w:fill="auto"/>
            <w:vAlign w:val="center"/>
          </w:tcPr>
          <w:p w14:paraId="2C04F48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7F485224">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带移动支架</w:t>
            </w:r>
          </w:p>
        </w:tc>
        <w:tc>
          <w:tcPr>
            <w:tcW w:w="1325" w:type="dxa"/>
            <w:vAlign w:val="center"/>
          </w:tcPr>
          <w:p w14:paraId="214615F3">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2924311D">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14DB72B5">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53641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0CE408D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855" w:type="dxa"/>
            <w:shd w:val="clear" w:color="auto" w:fill="auto"/>
            <w:vAlign w:val="center"/>
          </w:tcPr>
          <w:p w14:paraId="176E536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全向阵列麦克风</w:t>
            </w:r>
          </w:p>
        </w:tc>
        <w:tc>
          <w:tcPr>
            <w:tcW w:w="1018" w:type="dxa"/>
            <w:shd w:val="clear" w:color="auto" w:fill="auto"/>
            <w:vAlign w:val="center"/>
          </w:tcPr>
          <w:p w14:paraId="6B26CE91">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08E188D8">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3C0D89A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52B3C19C">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0D93F5DD">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23C52E85">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7FCB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2859894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855" w:type="dxa"/>
            <w:shd w:val="clear" w:color="auto" w:fill="auto"/>
            <w:vAlign w:val="center"/>
          </w:tcPr>
          <w:p w14:paraId="11E3A773">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65寸会议一体机</w:t>
            </w:r>
          </w:p>
        </w:tc>
        <w:tc>
          <w:tcPr>
            <w:tcW w:w="1018" w:type="dxa"/>
            <w:shd w:val="clear" w:color="auto" w:fill="auto"/>
            <w:vAlign w:val="center"/>
          </w:tcPr>
          <w:p w14:paraId="762A93D3">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01D1F94E">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5A1B38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带移动支架</w:t>
            </w:r>
          </w:p>
        </w:tc>
        <w:tc>
          <w:tcPr>
            <w:tcW w:w="1325" w:type="dxa"/>
            <w:vAlign w:val="center"/>
          </w:tcPr>
          <w:p w14:paraId="3AC7E0C7">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01A347A0">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2BCF45C2">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2E96B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45B3369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855" w:type="dxa"/>
            <w:shd w:val="clear" w:color="auto" w:fill="auto"/>
            <w:vAlign w:val="center"/>
          </w:tcPr>
          <w:p w14:paraId="7B69911C">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视频切换器</w:t>
            </w:r>
          </w:p>
        </w:tc>
        <w:tc>
          <w:tcPr>
            <w:tcW w:w="1018" w:type="dxa"/>
            <w:shd w:val="clear" w:color="auto" w:fill="auto"/>
            <w:vAlign w:val="center"/>
          </w:tcPr>
          <w:p w14:paraId="4065955B">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07964B1A">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17CD4B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5DD14D74">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678E3F56">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4180DB4E">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6EAEC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1B43867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855" w:type="dxa"/>
            <w:shd w:val="clear" w:color="auto" w:fill="auto"/>
            <w:vAlign w:val="center"/>
          </w:tcPr>
          <w:p w14:paraId="03C7D280">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操作终端</w:t>
            </w:r>
          </w:p>
        </w:tc>
        <w:tc>
          <w:tcPr>
            <w:tcW w:w="1018" w:type="dxa"/>
            <w:shd w:val="clear" w:color="auto" w:fill="auto"/>
            <w:vAlign w:val="center"/>
          </w:tcPr>
          <w:p w14:paraId="4C3BDD83">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3</w:t>
            </w:r>
          </w:p>
        </w:tc>
        <w:tc>
          <w:tcPr>
            <w:tcW w:w="893" w:type="dxa"/>
            <w:shd w:val="clear" w:color="auto" w:fill="auto"/>
            <w:vAlign w:val="center"/>
          </w:tcPr>
          <w:p w14:paraId="47D6211D">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03AC54C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3684B6AF">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5C5404D1">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3DCE24E4">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2BD3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219F40A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855" w:type="dxa"/>
            <w:shd w:val="clear" w:color="auto" w:fill="auto"/>
            <w:vAlign w:val="center"/>
          </w:tcPr>
          <w:p w14:paraId="0A80C165">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42U机柜</w:t>
            </w:r>
          </w:p>
        </w:tc>
        <w:tc>
          <w:tcPr>
            <w:tcW w:w="1018" w:type="dxa"/>
            <w:shd w:val="clear" w:color="auto" w:fill="auto"/>
            <w:vAlign w:val="center"/>
          </w:tcPr>
          <w:p w14:paraId="142E007B">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2F1380B4">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6A5511C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sz w:val="21"/>
                <w:szCs w:val="21"/>
                <w:u w:val="none"/>
                <w:lang w:val="en-US" w:eastAsia="zh-CN"/>
              </w:rPr>
              <w:t>600*800*42U</w:t>
            </w:r>
          </w:p>
        </w:tc>
        <w:tc>
          <w:tcPr>
            <w:tcW w:w="1325" w:type="dxa"/>
            <w:vAlign w:val="center"/>
          </w:tcPr>
          <w:p w14:paraId="04B9E2A3">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7F8A022C">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1C08680A">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414A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27C5805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855" w:type="dxa"/>
            <w:shd w:val="clear" w:color="auto" w:fill="auto"/>
            <w:vAlign w:val="center"/>
          </w:tcPr>
          <w:p w14:paraId="16FC7425">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固定点台</w:t>
            </w:r>
          </w:p>
        </w:tc>
        <w:tc>
          <w:tcPr>
            <w:tcW w:w="1018" w:type="dxa"/>
            <w:shd w:val="clear" w:color="auto" w:fill="auto"/>
            <w:vAlign w:val="center"/>
          </w:tcPr>
          <w:p w14:paraId="48132261">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2</w:t>
            </w:r>
          </w:p>
        </w:tc>
        <w:tc>
          <w:tcPr>
            <w:tcW w:w="893" w:type="dxa"/>
            <w:shd w:val="clear" w:color="auto" w:fill="auto"/>
            <w:vAlign w:val="center"/>
          </w:tcPr>
          <w:p w14:paraId="3B02BEC3">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4B0141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6A19A57C">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3F213284">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24FAEFF0">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32E2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777EC4A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855" w:type="dxa"/>
            <w:shd w:val="clear" w:color="auto" w:fill="auto"/>
            <w:vAlign w:val="center"/>
          </w:tcPr>
          <w:p w14:paraId="38E465B8">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语音网关设备</w:t>
            </w:r>
          </w:p>
        </w:tc>
        <w:tc>
          <w:tcPr>
            <w:tcW w:w="1018" w:type="dxa"/>
            <w:shd w:val="clear" w:color="auto" w:fill="auto"/>
            <w:vAlign w:val="center"/>
          </w:tcPr>
          <w:p w14:paraId="2FA09D90">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5D9E40A0">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7088A736">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49A5A5A2">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1DBFE9F5">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5AC066D7">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4B468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21365AB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1855" w:type="dxa"/>
            <w:shd w:val="clear" w:color="auto" w:fill="auto"/>
            <w:vAlign w:val="center"/>
          </w:tcPr>
          <w:p w14:paraId="6B33AA74">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电话机</w:t>
            </w:r>
          </w:p>
        </w:tc>
        <w:tc>
          <w:tcPr>
            <w:tcW w:w="1018" w:type="dxa"/>
            <w:shd w:val="clear" w:color="auto" w:fill="auto"/>
            <w:vAlign w:val="center"/>
          </w:tcPr>
          <w:p w14:paraId="2DBBFCB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10</w:t>
            </w:r>
          </w:p>
        </w:tc>
        <w:tc>
          <w:tcPr>
            <w:tcW w:w="893" w:type="dxa"/>
            <w:shd w:val="clear" w:color="auto" w:fill="auto"/>
            <w:vAlign w:val="center"/>
          </w:tcPr>
          <w:p w14:paraId="5C0D8961">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5FC0B51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45970207">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53BBD1F7">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1944E1B1">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5004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7923F27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855" w:type="dxa"/>
            <w:shd w:val="clear" w:color="auto" w:fill="auto"/>
            <w:vAlign w:val="center"/>
          </w:tcPr>
          <w:p w14:paraId="2D37A138">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公安网交换机</w:t>
            </w:r>
          </w:p>
        </w:tc>
        <w:tc>
          <w:tcPr>
            <w:tcW w:w="1018" w:type="dxa"/>
            <w:shd w:val="clear" w:color="auto" w:fill="auto"/>
            <w:vAlign w:val="center"/>
          </w:tcPr>
          <w:p w14:paraId="6464E64E">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6732BF18">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25F5750C">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260AE8CA">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3486A1F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5CD1B973">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4FD65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7190C72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1855" w:type="dxa"/>
            <w:shd w:val="clear" w:color="auto" w:fill="auto"/>
            <w:vAlign w:val="center"/>
          </w:tcPr>
          <w:p w14:paraId="468EBE10">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视频专网交换机</w:t>
            </w:r>
          </w:p>
        </w:tc>
        <w:tc>
          <w:tcPr>
            <w:tcW w:w="1018" w:type="dxa"/>
            <w:shd w:val="clear" w:color="auto" w:fill="auto"/>
            <w:vAlign w:val="center"/>
          </w:tcPr>
          <w:p w14:paraId="334366E3">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496BB778">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380DFD97">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479A674F">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3D9B8E8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0620B890">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35CD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7067874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1855" w:type="dxa"/>
            <w:shd w:val="clear" w:color="auto" w:fill="auto"/>
            <w:vAlign w:val="center"/>
          </w:tcPr>
          <w:p w14:paraId="0B658C82">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政务外网交换机</w:t>
            </w:r>
          </w:p>
        </w:tc>
        <w:tc>
          <w:tcPr>
            <w:tcW w:w="1018" w:type="dxa"/>
            <w:shd w:val="clear" w:color="auto" w:fill="auto"/>
            <w:vAlign w:val="center"/>
          </w:tcPr>
          <w:p w14:paraId="3314A34D">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56FAE1AB">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台</w:t>
            </w:r>
          </w:p>
        </w:tc>
        <w:tc>
          <w:tcPr>
            <w:tcW w:w="1325" w:type="dxa"/>
            <w:shd w:val="clear" w:color="auto" w:fill="auto"/>
            <w:vAlign w:val="center"/>
          </w:tcPr>
          <w:p w14:paraId="09C489D6">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35B5C0B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2361D40A">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4860748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5AE3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292C8D5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13</w:t>
            </w:r>
          </w:p>
        </w:tc>
        <w:tc>
          <w:tcPr>
            <w:tcW w:w="1855" w:type="dxa"/>
            <w:shd w:val="clear" w:color="auto" w:fill="auto"/>
            <w:vAlign w:val="center"/>
          </w:tcPr>
          <w:p w14:paraId="0D049A22">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可移动太阳能4G摄像机</w:t>
            </w:r>
          </w:p>
        </w:tc>
        <w:tc>
          <w:tcPr>
            <w:tcW w:w="1018" w:type="dxa"/>
            <w:shd w:val="clear" w:color="auto" w:fill="auto"/>
            <w:vAlign w:val="center"/>
          </w:tcPr>
          <w:p w14:paraId="59731C9C">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6</w:t>
            </w:r>
          </w:p>
        </w:tc>
        <w:tc>
          <w:tcPr>
            <w:tcW w:w="893" w:type="dxa"/>
            <w:shd w:val="clear" w:color="auto" w:fill="auto"/>
            <w:vAlign w:val="center"/>
          </w:tcPr>
          <w:p w14:paraId="615D6CD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套</w:t>
            </w:r>
          </w:p>
        </w:tc>
        <w:tc>
          <w:tcPr>
            <w:tcW w:w="1325" w:type="dxa"/>
            <w:shd w:val="clear" w:color="auto" w:fill="auto"/>
            <w:vAlign w:val="center"/>
          </w:tcPr>
          <w:p w14:paraId="7DFDCB0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i w:val="0"/>
                <w:iCs w:val="0"/>
                <w:color w:val="000000"/>
                <w:kern w:val="2"/>
                <w:sz w:val="21"/>
                <w:szCs w:val="21"/>
                <w:u w:val="none"/>
                <w:lang w:val="en-US" w:eastAsia="zh-CN" w:bidi="ar-SA"/>
              </w:rPr>
            </w:pPr>
          </w:p>
        </w:tc>
        <w:tc>
          <w:tcPr>
            <w:tcW w:w="1325" w:type="dxa"/>
            <w:vAlign w:val="center"/>
          </w:tcPr>
          <w:p w14:paraId="2FE86FF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200FB71E">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1FF382E1">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36BE4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7BEDF1C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14</w:t>
            </w:r>
          </w:p>
        </w:tc>
        <w:tc>
          <w:tcPr>
            <w:tcW w:w="1855" w:type="dxa"/>
            <w:shd w:val="clear" w:color="auto" w:fill="auto"/>
            <w:vAlign w:val="center"/>
          </w:tcPr>
          <w:p w14:paraId="4CE2FAB9">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400万像素人脸抓拍摄像机</w:t>
            </w:r>
          </w:p>
        </w:tc>
        <w:tc>
          <w:tcPr>
            <w:tcW w:w="1018" w:type="dxa"/>
            <w:shd w:val="clear" w:color="auto" w:fill="auto"/>
            <w:vAlign w:val="center"/>
          </w:tcPr>
          <w:p w14:paraId="4724AFDF">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6</w:t>
            </w:r>
          </w:p>
        </w:tc>
        <w:tc>
          <w:tcPr>
            <w:tcW w:w="893" w:type="dxa"/>
            <w:shd w:val="clear" w:color="auto" w:fill="auto"/>
            <w:vAlign w:val="center"/>
          </w:tcPr>
          <w:p w14:paraId="2D86C783">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个</w:t>
            </w:r>
          </w:p>
        </w:tc>
        <w:tc>
          <w:tcPr>
            <w:tcW w:w="1325" w:type="dxa"/>
            <w:shd w:val="clear" w:color="auto" w:fill="auto"/>
            <w:vAlign w:val="center"/>
          </w:tcPr>
          <w:p w14:paraId="0CCA3C6E">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bCs/>
                <w:i w:val="0"/>
                <w:iCs w:val="0"/>
                <w:color w:val="000000"/>
                <w:kern w:val="0"/>
                <w:sz w:val="21"/>
                <w:szCs w:val="21"/>
                <w:u w:val="none"/>
                <w:lang w:val="en-US" w:eastAsia="zh-CN" w:bidi="ar"/>
              </w:rPr>
              <w:t>出入口，检票口通道</w:t>
            </w:r>
          </w:p>
        </w:tc>
        <w:tc>
          <w:tcPr>
            <w:tcW w:w="1325" w:type="dxa"/>
            <w:vAlign w:val="center"/>
          </w:tcPr>
          <w:p w14:paraId="6062CDCD">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73DC86B6">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382A8B80">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tr w14:paraId="7AD9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21" w:type="dxa"/>
            <w:shd w:val="clear" w:color="auto" w:fill="auto"/>
            <w:vAlign w:val="center"/>
          </w:tcPr>
          <w:p w14:paraId="170F1EE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kern w:val="2"/>
                <w:sz w:val="21"/>
                <w:szCs w:val="21"/>
                <w:u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15</w:t>
            </w:r>
          </w:p>
        </w:tc>
        <w:tc>
          <w:tcPr>
            <w:tcW w:w="1855" w:type="dxa"/>
            <w:shd w:val="clear" w:color="auto" w:fill="auto"/>
            <w:vAlign w:val="center"/>
          </w:tcPr>
          <w:p w14:paraId="3A4293FE">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i w:val="0"/>
                <w:iCs w:val="0"/>
                <w:color w:val="000000"/>
                <w:kern w:val="0"/>
                <w:sz w:val="21"/>
                <w:szCs w:val="21"/>
                <w:u w:val="none"/>
                <w:lang w:val="en-US" w:eastAsia="zh-CN" w:bidi="ar"/>
              </w:rPr>
            </w:pPr>
            <w:r>
              <w:rPr>
                <w:rFonts w:hint="eastAsia" w:asciiTheme="minorEastAsia" w:hAnsiTheme="minorEastAsia" w:eastAsiaTheme="minorEastAsia" w:cstheme="minorEastAsia"/>
                <w:bCs/>
                <w:i w:val="0"/>
                <w:iCs w:val="0"/>
                <w:color w:val="000000"/>
                <w:kern w:val="0"/>
                <w:sz w:val="21"/>
                <w:szCs w:val="21"/>
                <w:u w:val="none"/>
                <w:lang w:val="en-US" w:eastAsia="zh-CN" w:bidi="ar"/>
              </w:rPr>
              <w:t>光缆链路及综合布线</w:t>
            </w:r>
          </w:p>
        </w:tc>
        <w:tc>
          <w:tcPr>
            <w:tcW w:w="1018" w:type="dxa"/>
            <w:shd w:val="clear" w:color="auto" w:fill="auto"/>
            <w:vAlign w:val="center"/>
          </w:tcPr>
          <w:p w14:paraId="2E3E05CD">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i w:val="0"/>
                <w:iCs w:val="0"/>
                <w:color w:val="000000"/>
                <w:kern w:val="0"/>
                <w:sz w:val="21"/>
                <w:szCs w:val="21"/>
                <w:u w:val="none"/>
                <w:lang w:val="en-US" w:eastAsia="zh-CN" w:bidi="ar"/>
              </w:rPr>
            </w:pPr>
            <w:r>
              <w:rPr>
                <w:rFonts w:hint="eastAsia" w:asciiTheme="minorEastAsia" w:hAnsiTheme="minorEastAsia" w:eastAsiaTheme="minorEastAsia" w:cstheme="minorEastAsia"/>
                <w:bCs/>
                <w:i w:val="0"/>
                <w:iCs w:val="0"/>
                <w:color w:val="000000"/>
                <w:kern w:val="0"/>
                <w:sz w:val="21"/>
                <w:szCs w:val="21"/>
                <w:u w:val="none"/>
                <w:lang w:val="en-US" w:eastAsia="zh-CN" w:bidi="ar"/>
              </w:rPr>
              <w:t>1</w:t>
            </w:r>
          </w:p>
        </w:tc>
        <w:tc>
          <w:tcPr>
            <w:tcW w:w="893" w:type="dxa"/>
            <w:shd w:val="clear" w:color="auto" w:fill="auto"/>
            <w:vAlign w:val="center"/>
          </w:tcPr>
          <w:p w14:paraId="5872E5CB">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i w:val="0"/>
                <w:iCs w:val="0"/>
                <w:color w:val="000000"/>
                <w:kern w:val="0"/>
                <w:sz w:val="21"/>
                <w:szCs w:val="21"/>
                <w:u w:val="none"/>
                <w:lang w:val="en-US" w:eastAsia="zh-CN" w:bidi="ar"/>
              </w:rPr>
            </w:pPr>
            <w:r>
              <w:rPr>
                <w:rFonts w:hint="eastAsia" w:asciiTheme="minorEastAsia" w:hAnsiTheme="minorEastAsia" w:eastAsiaTheme="minorEastAsia" w:cstheme="minorEastAsia"/>
                <w:bCs/>
                <w:i w:val="0"/>
                <w:iCs w:val="0"/>
                <w:color w:val="000000"/>
                <w:kern w:val="0"/>
                <w:sz w:val="21"/>
                <w:szCs w:val="21"/>
                <w:u w:val="none"/>
                <w:lang w:val="en-US" w:eastAsia="zh-CN" w:bidi="ar"/>
              </w:rPr>
              <w:t>项</w:t>
            </w:r>
          </w:p>
        </w:tc>
        <w:tc>
          <w:tcPr>
            <w:tcW w:w="1325" w:type="dxa"/>
            <w:shd w:val="clear" w:color="auto" w:fill="auto"/>
            <w:vAlign w:val="center"/>
          </w:tcPr>
          <w:p w14:paraId="02085208">
            <w:pPr>
              <w:keepNext w:val="0"/>
              <w:keepLines w:val="0"/>
              <w:widowControl/>
              <w:suppressLineNumbers w:val="0"/>
              <w:spacing w:before="0" w:beforeAutospacing="0" w:after="0" w:afterAutospacing="0"/>
              <w:ind w:left="0" w:leftChars="0" w:right="0" w:rightChars="0"/>
              <w:jc w:val="center"/>
              <w:textAlignment w:val="center"/>
              <w:rPr>
                <w:rFonts w:hint="eastAsia" w:asciiTheme="minorEastAsia" w:hAnsiTheme="minorEastAsia" w:eastAsiaTheme="minorEastAsia" w:cstheme="minorEastAsia"/>
                <w:bCs/>
                <w:i w:val="0"/>
                <w:iCs w:val="0"/>
                <w:color w:val="000000"/>
                <w:kern w:val="0"/>
                <w:sz w:val="21"/>
                <w:szCs w:val="21"/>
                <w:u w:val="none"/>
                <w:lang w:val="en-US" w:eastAsia="zh-CN" w:bidi="ar"/>
              </w:rPr>
            </w:pPr>
            <w:r>
              <w:rPr>
                <w:rFonts w:hint="eastAsia" w:asciiTheme="minorEastAsia" w:hAnsiTheme="minorEastAsia" w:eastAsiaTheme="minorEastAsia" w:cstheme="minorEastAsia"/>
                <w:bCs/>
                <w:i w:val="0"/>
                <w:iCs w:val="0"/>
                <w:color w:val="000000"/>
                <w:kern w:val="0"/>
                <w:sz w:val="21"/>
                <w:szCs w:val="21"/>
                <w:u w:val="none"/>
                <w:lang w:val="en-US" w:eastAsia="zh-CN" w:bidi="ar"/>
              </w:rPr>
              <w:t>6个摄像机的线缆、10个电话的线路、3台电脑的线路、显示屏机一体机的音视频线路；至观澜派出所的6芯光纤线路建设及1年维护费</w:t>
            </w:r>
          </w:p>
        </w:tc>
        <w:tc>
          <w:tcPr>
            <w:tcW w:w="1325" w:type="dxa"/>
            <w:vAlign w:val="center"/>
          </w:tcPr>
          <w:p w14:paraId="7B364B93">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FF0000"/>
                <w:sz w:val="21"/>
                <w:szCs w:val="21"/>
              </w:rPr>
            </w:pPr>
            <w:r>
              <w:rPr>
                <w:rFonts w:hint="eastAsia" w:asciiTheme="minorEastAsia" w:hAnsiTheme="minorEastAsia" w:eastAsiaTheme="minorEastAsia" w:cstheme="minorEastAsia"/>
                <w:b/>
                <w:color w:val="FF0000"/>
                <w:sz w:val="21"/>
                <w:szCs w:val="21"/>
              </w:rPr>
              <w:t>拒绝进口</w:t>
            </w:r>
          </w:p>
        </w:tc>
        <w:tc>
          <w:tcPr>
            <w:tcW w:w="1214" w:type="dxa"/>
            <w:vAlign w:val="center"/>
          </w:tcPr>
          <w:p w14:paraId="4D95F228">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否</w:t>
            </w:r>
          </w:p>
        </w:tc>
        <w:tc>
          <w:tcPr>
            <w:tcW w:w="1332" w:type="dxa"/>
            <w:vAlign w:val="center"/>
          </w:tcPr>
          <w:p w14:paraId="34F2DF57">
            <w:pPr>
              <w:pageBreakBefore w:val="0"/>
              <w:kinsoku/>
              <w:overflowPunct/>
              <w:topLinePunct w:val="0"/>
              <w:bidi w:val="0"/>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eastAsiaTheme="minorEastAsia" w:cstheme="minorEastAsia"/>
                <w:b/>
                <w:bCs/>
                <w:color w:val="FF0000"/>
                <w:sz w:val="21"/>
                <w:szCs w:val="21"/>
                <w:lang w:val="en-US" w:eastAsia="zh-CN"/>
              </w:rPr>
              <w:t>软件和信息技术服务业</w:t>
            </w:r>
          </w:p>
        </w:tc>
      </w:tr>
      <w:bookmarkEnd w:id="39"/>
    </w:tbl>
    <w:p w14:paraId="278CE21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szCs w:val="21"/>
        </w:rPr>
      </w:pPr>
      <w:r>
        <w:rPr>
          <w:rFonts w:hint="eastAsia" w:asciiTheme="minorEastAsia" w:hAnsiTheme="minorEastAsia" w:eastAsiaTheme="minorEastAsia" w:cstheme="minorEastAsia"/>
          <w:b/>
          <w:color w:val="FF0000"/>
          <w:szCs w:val="21"/>
        </w:rPr>
        <w:t>备注：1.</w:t>
      </w:r>
      <w:r>
        <w:rPr>
          <w:rFonts w:hint="eastAsia" w:asciiTheme="minorEastAsia" w:hAnsiTheme="minorEastAsia" w:eastAsiaTheme="minorEastAsia" w:cstheme="minorEastAsia"/>
          <w:b/>
          <w:color w:val="FF0000"/>
          <w:szCs w:val="21"/>
          <w:lang w:eastAsia="zh-CN"/>
        </w:rPr>
        <w:t>“是否接受进口”</w:t>
      </w:r>
      <w:r>
        <w:rPr>
          <w:rFonts w:hint="eastAsia" w:asciiTheme="minorEastAsia" w:hAnsiTheme="minorEastAsia" w:eastAsiaTheme="minorEastAsia" w:cstheme="minorEastAsia"/>
          <w:b/>
          <w:color w:val="FF0000"/>
          <w:szCs w:val="21"/>
        </w:rPr>
        <w:t>栏注明“拒绝进口”的产品不接受投标人选用进口产品参与投标；注明“接受进口”的产品允许投标人选用进口产品参与投标，但不排斥国内产品。</w:t>
      </w:r>
    </w:p>
    <w:p w14:paraId="63367F0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szCs w:val="21"/>
        </w:rPr>
      </w:pPr>
      <w:r>
        <w:rPr>
          <w:rFonts w:hint="eastAsia" w:asciiTheme="minorEastAsia" w:hAnsiTheme="minorEastAsia" w:eastAsiaTheme="minorEastAsia" w:cstheme="minor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7A5BADD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szCs w:val="21"/>
        </w:rPr>
      </w:pPr>
      <w:r>
        <w:rPr>
          <w:rFonts w:hint="eastAsia" w:asciiTheme="minorEastAsia" w:hAnsiTheme="minorEastAsia" w:eastAsiaTheme="minorEastAsia" w:cstheme="minorEastAsia"/>
          <w:b/>
          <w:color w:val="FF0000"/>
          <w:szCs w:val="21"/>
        </w:rPr>
        <w:t>3、本项目核心产品为：</w:t>
      </w:r>
      <w:r>
        <w:rPr>
          <w:rFonts w:hint="eastAsia" w:asciiTheme="minorEastAsia" w:hAnsiTheme="minorEastAsia" w:eastAsiaTheme="minorEastAsia" w:cstheme="minorEastAsia"/>
          <w:b/>
          <w:color w:val="FF0000"/>
          <w:szCs w:val="21"/>
          <w:u w:val="single"/>
        </w:rPr>
        <w:t xml:space="preserve"> </w:t>
      </w:r>
      <w:r>
        <w:commentReference w:id="9"/>
      </w:r>
      <w:r>
        <w:rPr>
          <w:rFonts w:hint="eastAsia" w:asciiTheme="minorEastAsia" w:hAnsiTheme="minorEastAsia" w:eastAsiaTheme="minorEastAsia" w:cstheme="minorEastAsia"/>
          <w:b/>
          <w:color w:val="FF0000"/>
          <w:szCs w:val="21"/>
          <w:u w:val="single"/>
        </w:rPr>
        <w:t xml:space="preserve"> </w:t>
      </w:r>
      <w:r>
        <w:rPr>
          <w:rFonts w:hint="eastAsia" w:asciiTheme="minorEastAsia" w:hAnsiTheme="minorEastAsia" w:eastAsiaTheme="minorEastAsia" w:cstheme="minorEastAsia"/>
          <w:b/>
          <w:color w:val="FF0000"/>
          <w:szCs w:val="21"/>
        </w:rPr>
        <w:t>。</w:t>
      </w:r>
    </w:p>
    <w:p w14:paraId="2D594915">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bookmarkStart w:id="41" w:name="_Toc128884461"/>
      <w:r>
        <w:rPr>
          <w:rFonts w:hint="eastAsia" w:asciiTheme="minorEastAsia" w:hAnsiTheme="minorEastAsia" w:eastAsiaTheme="minorEastAsia" w:cstheme="minorEastAsia"/>
          <w:sz w:val="28"/>
          <w:szCs w:val="28"/>
        </w:rPr>
        <w:t>三、实质性条款</w:t>
      </w:r>
    </w:p>
    <w:tbl>
      <w:tblPr>
        <w:tblStyle w:val="4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7282"/>
      </w:tblGrid>
      <w:tr w14:paraId="6B15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center"/>
          </w:tcPr>
          <w:p w14:paraId="2FFB27A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序号</w:t>
            </w:r>
          </w:p>
        </w:tc>
        <w:tc>
          <w:tcPr>
            <w:tcW w:w="7282" w:type="dxa"/>
            <w:vAlign w:val="center"/>
          </w:tcPr>
          <w:p w14:paraId="71380C8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实质性条款具体内容</w:t>
            </w:r>
          </w:p>
        </w:tc>
      </w:tr>
      <w:tr w14:paraId="1C6D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top"/>
          </w:tcPr>
          <w:p w14:paraId="35FC3E4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lang w:eastAsia="zh-CN"/>
              </w:rPr>
            </w:pPr>
            <w:r>
              <w:rPr>
                <w:rFonts w:hint="eastAsia" w:asciiTheme="minorEastAsia" w:hAnsiTheme="minorEastAsia" w:eastAsiaTheme="minorEastAsia" w:cstheme="minorEastAsia"/>
                <w:kern w:val="0"/>
                <w:szCs w:val="21"/>
                <w:lang w:val="en-US" w:eastAsia="zh-CN"/>
              </w:rPr>
              <w:t>1</w:t>
            </w:r>
          </w:p>
        </w:tc>
        <w:tc>
          <w:tcPr>
            <w:tcW w:w="7282" w:type="dxa"/>
            <w:vAlign w:val="top"/>
          </w:tcPr>
          <w:p w14:paraId="521B52C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val="en-US" w:eastAsia="zh-CN"/>
              </w:rPr>
            </w:pPr>
            <w:r>
              <w:rPr>
                <w:rFonts w:hint="eastAsia" w:asciiTheme="minorEastAsia" w:hAnsiTheme="minorEastAsia" w:eastAsiaTheme="minorEastAsia" w:cstheme="minorEastAsia"/>
                <w:kern w:val="0"/>
                <w:sz w:val="21"/>
                <w:szCs w:val="21"/>
                <w:highlight w:val="none"/>
                <w:lang w:eastAsia="zh-CN"/>
              </w:rPr>
              <w:t>招标文件中带“</w:t>
            </w:r>
            <w:r>
              <w:rPr>
                <w:rFonts w:hint="eastAsia" w:asciiTheme="minorEastAsia" w:hAnsiTheme="minorEastAsia" w:eastAsiaTheme="minorEastAsia" w:cstheme="minorEastAsia"/>
                <w:b/>
                <w:szCs w:val="21"/>
                <w:highlight w:val="none"/>
              </w:rPr>
              <w:t>★</w:t>
            </w:r>
            <w:r>
              <w:rPr>
                <w:rFonts w:hint="eastAsia" w:asciiTheme="minorEastAsia" w:hAnsiTheme="minorEastAsia" w:eastAsiaTheme="minorEastAsia" w:cstheme="minorEastAsia"/>
                <w:kern w:val="0"/>
                <w:sz w:val="21"/>
                <w:szCs w:val="21"/>
                <w:highlight w:val="none"/>
                <w:lang w:eastAsia="zh-CN"/>
              </w:rPr>
              <w:t>”的技术要求、商务需求或其他要求。</w:t>
            </w:r>
          </w:p>
        </w:tc>
      </w:tr>
    </w:tbl>
    <w:p w14:paraId="62E3E50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b/>
        </w:rPr>
        <w:t>注：上表所列内容为不可负偏离条款</w:t>
      </w:r>
      <w:bookmarkEnd w:id="41"/>
      <w:r>
        <w:rPr>
          <w:rFonts w:hint="eastAsia" w:asciiTheme="minorEastAsia" w:hAnsiTheme="minorEastAsia" w:eastAsiaTheme="minorEastAsia" w:cstheme="minorEastAsia"/>
          <w:b/>
        </w:rPr>
        <w:t>，负偏离将视为未实质性满足招标文件要求作投标无效处理。</w:t>
      </w:r>
    </w:p>
    <w:p w14:paraId="5B13527A">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四、技术要求</w:t>
      </w:r>
    </w:p>
    <w:p w14:paraId="746E0B5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bookmarkStart w:id="42" w:name="_Hlk72585069"/>
      <w:r>
        <w:rPr>
          <w:rFonts w:hint="eastAsia" w:asciiTheme="minorEastAsia" w:hAnsiTheme="minorEastAsia" w:eastAsiaTheme="minorEastAsia" w:cstheme="minorEastAsia"/>
          <w:b/>
          <w:szCs w:val="21"/>
        </w:rPr>
        <w:t xml:space="preserve">说明： </w:t>
      </w:r>
      <w:r>
        <w:rPr>
          <w:rFonts w:hint="eastAsia" w:asciiTheme="minorEastAsia" w:hAnsiTheme="minorEastAsia" w:eastAsiaTheme="minorEastAsia" w:cstheme="minorEastAsia"/>
          <w:b/>
        </w:rPr>
        <w:t>1、评分时，如对一项招标技术要求（以划分框为准）中的内容存在两处（或以上）负偏离的，在评分时只作一项负偏离扣分。</w:t>
      </w:r>
    </w:p>
    <w:p w14:paraId="635BF4C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2、带★号条款为不可</w:t>
      </w:r>
      <w:r>
        <w:rPr>
          <w:rFonts w:hint="eastAsia" w:asciiTheme="minorEastAsia" w:hAnsiTheme="minorEastAsia" w:eastAsiaTheme="minorEastAsia" w:cstheme="minorEastAsia"/>
          <w:b/>
          <w:szCs w:val="21"/>
          <w:lang w:val="en-US" w:eastAsia="zh-CN"/>
        </w:rPr>
        <w:t>负</w:t>
      </w:r>
      <w:r>
        <w:rPr>
          <w:rFonts w:hint="eastAsia" w:asciiTheme="minorEastAsia" w:hAnsiTheme="minorEastAsia" w:eastAsiaTheme="minorEastAsia" w:cstheme="minorEastAsia"/>
          <w:b/>
          <w:szCs w:val="21"/>
        </w:rPr>
        <w:t>偏离条款，不作为评分准则中的评分内容</w:t>
      </w:r>
      <w:r>
        <w:rPr>
          <w:rFonts w:hint="eastAsia" w:asciiTheme="minorEastAsia" w:hAnsiTheme="minorEastAsia" w:eastAsiaTheme="minorEastAsia" w:cstheme="minorEastAsia"/>
          <w:b/>
          <w:szCs w:val="21"/>
          <w:lang w:eastAsia="zh-CN"/>
        </w:rPr>
        <w:t>，</w:t>
      </w:r>
      <w:r>
        <w:rPr>
          <w:rFonts w:hint="eastAsia" w:asciiTheme="minorEastAsia" w:hAnsiTheme="minorEastAsia" w:eastAsiaTheme="minorEastAsia" w:cstheme="minorEastAsia"/>
          <w:b/>
          <w:szCs w:val="21"/>
        </w:rPr>
        <w:t>如未响应或出现负偏离的，将作投标无效处理；带“</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b/>
          <w:szCs w:val="21"/>
        </w:rPr>
        <w:t>”指标项为重要参数条款，负偏离时依相关评分准则内容作重点扣分处理。</w:t>
      </w:r>
    </w:p>
    <w:p w14:paraId="2C8B462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3、招标技术要求中，要求提供证明资料需提供相关证明资料。</w:t>
      </w:r>
    </w:p>
    <w:p w14:paraId="54694E3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4、涉及区间的技术要求，除特别注明以外，所投产品范围涵盖对应的区间即认定为满足该项技术要求。例：区间要求为5-20ML, 所投产品范围最小值≤5ML，范围最大值≥20ML，即同时包含该范围的最小值和最大值为满足该项技术要求。</w:t>
      </w:r>
    </w:p>
    <w:p w14:paraId="268EB1D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lang w:val="en-US" w:eastAsia="zh-CN"/>
        </w:rPr>
      </w:pPr>
      <w:r>
        <w:rPr>
          <w:rFonts w:hint="eastAsia" w:asciiTheme="minorEastAsia" w:hAnsiTheme="minorEastAsia" w:eastAsiaTheme="minorEastAsia" w:cstheme="minorEastAsia"/>
          <w:b/>
          <w:szCs w:val="21"/>
          <w:lang w:val="en-US" w:eastAsia="zh-CN"/>
        </w:rPr>
        <w:t>5、检验（检测）报告若要求具有CMA、CNAS等标识的，若有材料证明相关检测事项不在实施该项检测的机构许可（认可）CMA、CNAS等资质范围或检测范围内的，该检验（检测）报告视为不满足招标文件要求，作负偏离处理。</w:t>
      </w:r>
    </w:p>
    <w:tbl>
      <w:tblPr>
        <w:tblStyle w:val="43"/>
        <w:tblW w:w="4994"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761"/>
        <w:gridCol w:w="1282"/>
        <w:gridCol w:w="6476"/>
        <w:tblGridChange w:id="194">
          <w:tblGrid>
            <w:gridCol w:w="761"/>
            <w:gridCol w:w="1282"/>
            <w:gridCol w:w="6476"/>
          </w:tblGrid>
        </w:tblGridChange>
      </w:tblGrid>
      <w:tr w14:paraId="6430F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7" w:hRule="atLeast"/>
        </w:trPr>
        <w:tc>
          <w:tcPr>
            <w:tcW w:w="761" w:type="dxa"/>
            <w:shd w:val="clear" w:color="auto" w:fill="auto"/>
            <w:noWrap w:val="0"/>
            <w:vAlign w:val="center"/>
          </w:tcPr>
          <w:p w14:paraId="0318B8C0">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auto"/>
                <w:sz w:val="21"/>
                <w:szCs w:val="21"/>
                <w:highlight w:val="none"/>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序号</w:t>
            </w:r>
          </w:p>
        </w:tc>
        <w:tc>
          <w:tcPr>
            <w:tcW w:w="1282" w:type="dxa"/>
            <w:shd w:val="clear" w:color="auto" w:fill="auto"/>
            <w:noWrap w:val="0"/>
            <w:vAlign w:val="center"/>
          </w:tcPr>
          <w:p w14:paraId="0BBE790B">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auto"/>
                <w:sz w:val="21"/>
                <w:szCs w:val="21"/>
                <w:highlight w:val="none"/>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货物名称</w:t>
            </w:r>
          </w:p>
        </w:tc>
        <w:tc>
          <w:tcPr>
            <w:tcW w:w="6476" w:type="dxa"/>
            <w:shd w:val="clear" w:color="auto" w:fill="auto"/>
            <w:noWrap w:val="0"/>
            <w:vAlign w:val="center"/>
          </w:tcPr>
          <w:p w14:paraId="2EC7BD47">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b/>
                <w:color w:val="auto"/>
                <w:sz w:val="21"/>
                <w:szCs w:val="21"/>
                <w:highlight w:val="none"/>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招标技术要求</w:t>
            </w:r>
          </w:p>
        </w:tc>
      </w:tr>
      <w:tr w14:paraId="1B626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3" w:hRule="atLeast"/>
        </w:trPr>
        <w:tc>
          <w:tcPr>
            <w:tcW w:w="761" w:type="dxa"/>
            <w:vMerge w:val="restart"/>
            <w:shd w:val="clear" w:color="auto" w:fill="auto"/>
            <w:noWrap/>
            <w:vAlign w:val="center"/>
          </w:tcPr>
          <w:p w14:paraId="0EB5B0D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rPr>
            </w:pPr>
            <w:r>
              <w:rPr>
                <w:rFonts w:hint="eastAsia" w:asciiTheme="minorEastAsia" w:hAnsiTheme="minorEastAsia" w:eastAsiaTheme="minorEastAsia" w:cstheme="minorEastAsia"/>
                <w:color w:val="auto"/>
                <w:sz w:val="21"/>
                <w:szCs w:val="21"/>
                <w:highlight w:val="none"/>
              </w:rPr>
              <w:t>1</w:t>
            </w:r>
          </w:p>
        </w:tc>
        <w:tc>
          <w:tcPr>
            <w:tcW w:w="1282" w:type="dxa"/>
            <w:vMerge w:val="restart"/>
            <w:shd w:val="clear" w:color="auto" w:fill="auto"/>
            <w:noWrap w:val="0"/>
            <w:vAlign w:val="center"/>
          </w:tcPr>
          <w:p w14:paraId="550403FD">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86寸显示屏</w:t>
            </w:r>
          </w:p>
        </w:tc>
        <w:tc>
          <w:tcPr>
            <w:tcW w:w="6476" w:type="dxa"/>
            <w:tcBorders>
              <w:bottom w:val="single" w:color="auto" w:sz="4" w:space="0"/>
            </w:tcBorders>
            <w:shd w:val="clear" w:color="auto" w:fill="auto"/>
            <w:noWrap w:val="0"/>
            <w:vAlign w:val="center"/>
          </w:tcPr>
          <w:p w14:paraId="0B7C2EB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auto"/>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color w:val="auto"/>
                <w:kern w:val="0"/>
                <w:sz w:val="21"/>
                <w:szCs w:val="21"/>
                <w:highlight w:val="none"/>
                <w:lang w:val="en-US" w:eastAsia="zh-CN" w:bidi="ar"/>
              </w:rPr>
              <w:t>1、分辨率≥3840(H)X2160(V)；</w:t>
            </w:r>
          </w:p>
        </w:tc>
      </w:tr>
      <w:tr w14:paraId="057E4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3" w:hRule="atLeast"/>
        </w:trPr>
        <w:tc>
          <w:tcPr>
            <w:tcW w:w="761" w:type="dxa"/>
            <w:vMerge w:val="continue"/>
            <w:shd w:val="clear" w:color="auto" w:fill="auto"/>
            <w:noWrap/>
            <w:vAlign w:val="center"/>
          </w:tcPr>
          <w:p w14:paraId="746933B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auto"/>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33BF84F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auto"/>
              <w:rPr>
                <w:rFonts w:hint="eastAsia" w:asciiTheme="minorEastAsia" w:hAnsiTheme="minorEastAsia" w:eastAsiaTheme="minorEastAsia" w:cstheme="minorEastAsia"/>
                <w:sz w:val="21"/>
                <w:szCs w:val="21"/>
              </w:rPr>
            </w:pPr>
          </w:p>
        </w:tc>
        <w:tc>
          <w:tcPr>
            <w:tcW w:w="6476" w:type="dxa"/>
            <w:tcBorders>
              <w:bottom w:val="single" w:color="auto" w:sz="4" w:space="0"/>
            </w:tcBorders>
            <w:shd w:val="clear" w:color="auto" w:fill="auto"/>
            <w:noWrap w:val="0"/>
            <w:vAlign w:val="center"/>
          </w:tcPr>
          <w:p w14:paraId="6CD4244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auto"/>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color w:val="auto"/>
                <w:kern w:val="0"/>
                <w:sz w:val="21"/>
                <w:szCs w:val="21"/>
                <w:highlight w:val="none"/>
                <w:lang w:val="en-US" w:eastAsia="zh-CN" w:bidi="ar"/>
              </w:rPr>
              <w:t>2、屏幕对角线尺寸：≥85英寸；</w:t>
            </w:r>
          </w:p>
        </w:tc>
      </w:tr>
      <w:tr w14:paraId="5A9EA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3" w:hRule="atLeast"/>
        </w:trPr>
        <w:tc>
          <w:tcPr>
            <w:tcW w:w="761" w:type="dxa"/>
            <w:vMerge w:val="continue"/>
            <w:shd w:val="clear" w:color="auto" w:fill="auto"/>
            <w:noWrap/>
            <w:vAlign w:val="center"/>
          </w:tcPr>
          <w:p w14:paraId="6C20415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shd w:val="clear" w:color="auto" w:fill="auto"/>
            <w:noWrap w:val="0"/>
            <w:vAlign w:val="center"/>
          </w:tcPr>
          <w:p w14:paraId="5BD5AC3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bottom w:val="single" w:color="auto" w:sz="4" w:space="0"/>
            </w:tcBorders>
            <w:shd w:val="clear" w:color="auto" w:fill="auto"/>
            <w:noWrap w:val="0"/>
            <w:vAlign w:val="center"/>
          </w:tcPr>
          <w:p w14:paraId="2135342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auto"/>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color w:val="auto"/>
                <w:kern w:val="0"/>
                <w:sz w:val="21"/>
                <w:szCs w:val="21"/>
                <w:highlight w:val="none"/>
                <w:lang w:val="en-US" w:eastAsia="zh-CN" w:bidi="ar"/>
              </w:rPr>
              <w:t>3、含显示屏主机及移动支架；</w:t>
            </w:r>
          </w:p>
        </w:tc>
      </w:tr>
      <w:tr w14:paraId="37195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3" w:hRule="atLeast"/>
        </w:trPr>
        <w:tc>
          <w:tcPr>
            <w:tcW w:w="761" w:type="dxa"/>
            <w:vMerge w:val="continue"/>
            <w:shd w:val="clear" w:color="auto" w:fill="auto"/>
            <w:noWrap/>
            <w:vAlign w:val="center"/>
          </w:tcPr>
          <w:p w14:paraId="6E61C75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shd w:val="clear" w:color="auto" w:fill="auto"/>
            <w:noWrap w:val="0"/>
            <w:vAlign w:val="center"/>
          </w:tcPr>
          <w:p w14:paraId="2193266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bottom w:val="single" w:color="auto" w:sz="4" w:space="0"/>
            </w:tcBorders>
            <w:shd w:val="clear" w:color="auto" w:fill="auto"/>
            <w:noWrap w:val="0"/>
            <w:vAlign w:val="center"/>
          </w:tcPr>
          <w:p w14:paraId="0920B52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auto"/>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color w:val="auto"/>
                <w:kern w:val="0"/>
                <w:sz w:val="21"/>
                <w:szCs w:val="21"/>
                <w:highlight w:val="none"/>
                <w:lang w:val="en-US" w:eastAsia="zh-CN" w:bidi="ar"/>
              </w:rPr>
              <w:t>4、屏幕亮度≥400cd/㎡；</w:t>
            </w:r>
          </w:p>
        </w:tc>
      </w:tr>
      <w:tr w14:paraId="34121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3" w:hRule="atLeast"/>
        </w:trPr>
        <w:tc>
          <w:tcPr>
            <w:tcW w:w="761" w:type="dxa"/>
            <w:vMerge w:val="continue"/>
            <w:shd w:val="clear" w:color="auto" w:fill="auto"/>
            <w:noWrap/>
            <w:vAlign w:val="center"/>
          </w:tcPr>
          <w:p w14:paraId="022B961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shd w:val="clear" w:color="auto" w:fill="auto"/>
            <w:noWrap w:val="0"/>
            <w:vAlign w:val="center"/>
          </w:tcPr>
          <w:p w14:paraId="3833C77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bottom w:val="single" w:color="auto" w:sz="4" w:space="0"/>
            </w:tcBorders>
            <w:shd w:val="clear" w:color="auto" w:fill="auto"/>
            <w:noWrap w:val="0"/>
            <w:vAlign w:val="center"/>
          </w:tcPr>
          <w:p w14:paraId="18D5DA8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auto"/>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color w:val="auto"/>
                <w:kern w:val="0"/>
                <w:sz w:val="21"/>
                <w:szCs w:val="21"/>
                <w:highlight w:val="none"/>
                <w:lang w:val="en-US" w:eastAsia="zh-CN" w:bidi="ar"/>
              </w:rPr>
              <w:t>5、</w:t>
            </w:r>
            <w:r>
              <w:rPr>
                <w:rFonts w:hint="eastAsia" w:asciiTheme="minorEastAsia" w:hAnsiTheme="minorEastAsia" w:eastAsiaTheme="minorEastAsia" w:cstheme="minorEastAsia"/>
                <w:color w:val="auto"/>
                <w:kern w:val="0"/>
                <w:sz w:val="21"/>
                <w:szCs w:val="21"/>
                <w:highlight w:val="none"/>
              </w:rPr>
              <w:t>视角(水平/垂直)</w:t>
            </w:r>
            <w:r>
              <w:rPr>
                <w:rFonts w:hint="eastAsia" w:asciiTheme="minorEastAsia" w:hAnsiTheme="minorEastAsia" w:eastAsiaTheme="minorEastAsia" w:cstheme="minorEastAsia"/>
                <w:color w:val="auto"/>
                <w:kern w:val="0"/>
                <w:sz w:val="21"/>
                <w:szCs w:val="21"/>
                <w:highlight w:val="none"/>
                <w:lang w:eastAsia="zh-CN"/>
              </w:rPr>
              <w:t>：</w:t>
            </w:r>
            <w:commentRangeStart w:id="10"/>
            <w:r>
              <w:rPr>
                <w:rFonts w:hint="eastAsia" w:asciiTheme="minorEastAsia" w:hAnsiTheme="minorEastAsia" w:eastAsiaTheme="minorEastAsia" w:cstheme="minorEastAsia"/>
                <w:bCs/>
                <w:color w:val="auto"/>
                <w:kern w:val="0"/>
                <w:sz w:val="21"/>
                <w:szCs w:val="21"/>
                <w:highlight w:val="none"/>
              </w:rPr>
              <w:t>1</w:t>
            </w:r>
            <w:r>
              <w:rPr>
                <w:rFonts w:hint="eastAsia" w:asciiTheme="minorEastAsia" w:hAnsiTheme="minorEastAsia" w:eastAsiaTheme="minorEastAsia" w:cstheme="minorEastAsia"/>
                <w:bCs/>
                <w:color w:val="auto"/>
                <w:kern w:val="0"/>
                <w:sz w:val="21"/>
                <w:szCs w:val="21"/>
                <w:highlight w:val="none"/>
                <w:lang w:val="en-US" w:eastAsia="zh-CN"/>
              </w:rPr>
              <w:t>78</w:t>
            </w:r>
            <w:r>
              <w:rPr>
                <w:rFonts w:hint="eastAsia" w:asciiTheme="minorEastAsia" w:hAnsiTheme="minorEastAsia" w:eastAsiaTheme="minorEastAsia" w:cstheme="minorEastAsia"/>
                <w:bCs/>
                <w:color w:val="auto"/>
                <w:kern w:val="0"/>
                <w:sz w:val="21"/>
                <w:szCs w:val="21"/>
                <w:highlight w:val="none"/>
              </w:rPr>
              <w:t>°/1</w:t>
            </w:r>
            <w:r>
              <w:rPr>
                <w:rFonts w:hint="eastAsia" w:asciiTheme="minorEastAsia" w:hAnsiTheme="minorEastAsia" w:eastAsiaTheme="minorEastAsia" w:cstheme="minorEastAsia"/>
                <w:bCs/>
                <w:color w:val="auto"/>
                <w:kern w:val="0"/>
                <w:sz w:val="21"/>
                <w:szCs w:val="21"/>
                <w:highlight w:val="none"/>
                <w:lang w:val="en-US" w:eastAsia="zh-CN"/>
              </w:rPr>
              <w:t>78</w:t>
            </w:r>
            <w:r>
              <w:rPr>
                <w:rFonts w:hint="eastAsia" w:asciiTheme="minorEastAsia" w:hAnsiTheme="minorEastAsia" w:eastAsiaTheme="minorEastAsia" w:cstheme="minorEastAsia"/>
                <w:bCs/>
                <w:color w:val="auto"/>
                <w:kern w:val="0"/>
                <w:sz w:val="21"/>
                <w:szCs w:val="21"/>
                <w:highlight w:val="none"/>
              </w:rPr>
              <w:t>°</w:t>
            </w:r>
            <w:commentRangeEnd w:id="10"/>
            <w:r>
              <w:rPr>
                <w:rFonts w:hint="eastAsia" w:asciiTheme="minorEastAsia" w:hAnsiTheme="minorEastAsia" w:eastAsiaTheme="minorEastAsia" w:cstheme="minorEastAsia"/>
                <w:sz w:val="21"/>
                <w:szCs w:val="21"/>
              </w:rPr>
              <w:commentReference w:id="10"/>
            </w:r>
            <w:r>
              <w:rPr>
                <w:rFonts w:hint="eastAsia" w:asciiTheme="minorEastAsia" w:hAnsiTheme="minorEastAsia" w:eastAsiaTheme="minorEastAsia" w:cstheme="minorEastAsia"/>
                <w:bCs/>
                <w:color w:val="auto"/>
                <w:kern w:val="0"/>
                <w:sz w:val="21"/>
                <w:szCs w:val="21"/>
                <w:highlight w:val="none"/>
                <w:lang w:eastAsia="zh-CN"/>
              </w:rPr>
              <w:t>。</w:t>
            </w:r>
          </w:p>
        </w:tc>
      </w:tr>
      <w:tr w14:paraId="09BB4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trPr>
        <w:tc>
          <w:tcPr>
            <w:tcW w:w="761" w:type="dxa"/>
            <w:vMerge w:val="restart"/>
            <w:shd w:val="clear" w:color="auto" w:fill="auto"/>
            <w:noWrap/>
            <w:vAlign w:val="center"/>
          </w:tcPr>
          <w:p w14:paraId="4749CF9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right="0" w:rightChars="0"/>
              <w:jc w:val="center"/>
              <w:textAlignment w:val="auto"/>
              <w:rPr>
                <w:rFonts w:hint="eastAsia" w:asciiTheme="minorEastAsia" w:hAnsiTheme="minorEastAsia" w:eastAsiaTheme="minorEastAsia" w:cstheme="minorEastAsia"/>
                <w:bCs/>
                <w:color w:val="auto"/>
                <w:sz w:val="21"/>
                <w:szCs w:val="21"/>
                <w:highlight w:val="none"/>
                <w:lang w:val="en-US" w:eastAsia="zh-CN" w:bidi="ar-SA"/>
              </w:rPr>
            </w:pPr>
            <w:r>
              <w:rPr>
                <w:rFonts w:hint="eastAsia" w:asciiTheme="minorEastAsia" w:hAnsiTheme="minorEastAsia" w:eastAsiaTheme="minorEastAsia" w:cstheme="minorEastAsia"/>
                <w:bCs/>
                <w:color w:val="auto"/>
                <w:sz w:val="21"/>
                <w:szCs w:val="21"/>
                <w:highlight w:val="none"/>
                <w:lang w:val="en-US" w:eastAsia="zh-CN"/>
              </w:rPr>
              <w:t>2</w:t>
            </w:r>
          </w:p>
        </w:tc>
        <w:tc>
          <w:tcPr>
            <w:tcW w:w="1282" w:type="dxa"/>
            <w:vMerge w:val="restart"/>
            <w:shd w:val="clear" w:color="auto" w:fill="auto"/>
            <w:noWrap w:val="0"/>
            <w:vAlign w:val="center"/>
          </w:tcPr>
          <w:p w14:paraId="3005D007">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right="0" w:rightChars="0"/>
              <w:jc w:val="center"/>
              <w:textAlignment w:val="auto"/>
              <w:rPr>
                <w:rFonts w:hint="eastAsia" w:asciiTheme="minorEastAsia" w:hAnsiTheme="minorEastAsia" w:eastAsiaTheme="minorEastAsia" w:cstheme="minorEastAsia"/>
                <w:bCs/>
                <w:color w:val="auto"/>
                <w:sz w:val="21"/>
                <w:szCs w:val="21"/>
                <w:highlight w:val="none"/>
                <w:lang w:val="en-US" w:eastAsia="zh-CN" w:bidi="ar-SA"/>
              </w:rPr>
            </w:pPr>
            <w:r>
              <w:rPr>
                <w:rFonts w:hint="eastAsia" w:asciiTheme="minorEastAsia" w:hAnsiTheme="minorEastAsia" w:eastAsiaTheme="minorEastAsia" w:cstheme="minorEastAsia"/>
                <w:bCs/>
                <w:i w:val="0"/>
                <w:iCs w:val="0"/>
                <w:color w:val="auto"/>
                <w:kern w:val="0"/>
                <w:sz w:val="21"/>
                <w:szCs w:val="21"/>
                <w:highlight w:val="none"/>
                <w:u w:val="none"/>
                <w:lang w:val="en-US" w:eastAsia="zh-CN" w:bidi="ar"/>
              </w:rPr>
              <w:t>视频切换器</w:t>
            </w:r>
          </w:p>
        </w:tc>
        <w:tc>
          <w:tcPr>
            <w:tcW w:w="6476" w:type="dxa"/>
            <w:tcBorders>
              <w:bottom w:val="single" w:color="auto" w:sz="4" w:space="0"/>
            </w:tcBorders>
            <w:shd w:val="clear" w:color="auto" w:fill="auto"/>
            <w:noWrap w:val="0"/>
            <w:vAlign w:val="center"/>
          </w:tcPr>
          <w:p w14:paraId="79CDFC7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1、⽀持</w:t>
            </w:r>
            <w:ins w:id="195" w:author="admin" w:date="2025-06-26T21:31:52Z">
              <w:r>
                <w:rPr>
                  <w:rFonts w:hint="eastAsia" w:asciiTheme="minorEastAsia" w:hAnsiTheme="minorEastAsia" w:eastAsiaTheme="minorEastAsia" w:cstheme="minorEastAsia"/>
                  <w:b w:val="0"/>
                  <w:bCs w:val="0"/>
                  <w:color w:val="auto"/>
                  <w:sz w:val="21"/>
                  <w:szCs w:val="21"/>
                  <w:highlight w:val="none"/>
                  <w:lang w:val="en-US" w:eastAsia="zh-CN"/>
                </w:rPr>
                <w:t>≥</w:t>
              </w:r>
            </w:ins>
            <w:r>
              <w:rPr>
                <w:rFonts w:hint="eastAsia" w:asciiTheme="minorEastAsia" w:hAnsiTheme="minorEastAsia" w:eastAsiaTheme="minorEastAsia" w:cstheme="minorEastAsia"/>
                <w:b w:val="0"/>
                <w:bCs w:val="0"/>
                <w:color w:val="auto"/>
                <w:sz w:val="21"/>
                <w:szCs w:val="21"/>
                <w:highlight w:val="none"/>
                <w:lang w:val="en-US" w:eastAsia="zh-CN"/>
              </w:rPr>
              <w:t>4路HDMI输⼊到</w:t>
            </w:r>
            <w:ins w:id="196" w:author="admin" w:date="2025-06-26T21:31:54Z">
              <w:r>
                <w:rPr>
                  <w:rFonts w:hint="eastAsia" w:asciiTheme="minorEastAsia" w:hAnsiTheme="minorEastAsia" w:eastAsiaTheme="minorEastAsia" w:cstheme="minorEastAsia"/>
                  <w:b w:val="0"/>
                  <w:bCs w:val="0"/>
                  <w:color w:val="auto"/>
                  <w:sz w:val="21"/>
                  <w:szCs w:val="21"/>
                  <w:highlight w:val="none"/>
                  <w:lang w:val="en-US" w:eastAsia="zh-CN"/>
                </w:rPr>
                <w:t>≥</w:t>
              </w:r>
            </w:ins>
            <w:r>
              <w:rPr>
                <w:rFonts w:hint="eastAsia" w:asciiTheme="minorEastAsia" w:hAnsiTheme="minorEastAsia" w:eastAsiaTheme="minorEastAsia" w:cstheme="minorEastAsia"/>
                <w:b w:val="0"/>
                <w:bCs w:val="0"/>
                <w:color w:val="auto"/>
                <w:sz w:val="21"/>
                <w:szCs w:val="21"/>
                <w:highlight w:val="none"/>
                <w:lang w:val="en-US" w:eastAsia="zh-CN"/>
              </w:rPr>
              <w:t>4路HDMI输出切换；无缝切换功能；</w:t>
            </w:r>
          </w:p>
        </w:tc>
      </w:tr>
      <w:tr w14:paraId="21B04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05" w:hRule="atLeast"/>
        </w:trPr>
        <w:tc>
          <w:tcPr>
            <w:tcW w:w="761" w:type="dxa"/>
            <w:vMerge w:val="continue"/>
            <w:shd w:val="clear" w:color="auto" w:fill="auto"/>
            <w:noWrap/>
            <w:vAlign w:val="center"/>
          </w:tcPr>
          <w:p w14:paraId="6D1503F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right="0" w:rightChars="0" w:firstLine="0" w:firstLineChars="0"/>
              <w:jc w:val="both"/>
              <w:textAlignment w:val="auto"/>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2902268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right="0" w:rightChars="0" w:firstLine="0" w:firstLineChars="0"/>
              <w:jc w:val="both"/>
              <w:textAlignment w:val="auto"/>
              <w:rPr>
                <w:rFonts w:hint="eastAsia" w:asciiTheme="minorEastAsia" w:hAnsiTheme="minorEastAsia" w:eastAsiaTheme="minorEastAsia" w:cstheme="minorEastAsia"/>
                <w:sz w:val="21"/>
                <w:szCs w:val="21"/>
              </w:rPr>
            </w:pPr>
          </w:p>
        </w:tc>
        <w:tc>
          <w:tcPr>
            <w:tcW w:w="6476" w:type="dxa"/>
            <w:tcBorders>
              <w:bottom w:val="single" w:color="auto" w:sz="4" w:space="0"/>
            </w:tcBorders>
            <w:shd w:val="clear" w:color="auto" w:fill="auto"/>
            <w:noWrap w:val="0"/>
            <w:vAlign w:val="center"/>
          </w:tcPr>
          <w:p w14:paraId="712B056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leftChars="0" w:right="0" w:rightChars="0" w:firstLine="0" w:firstLine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2、支持输入输出支持HDMI1.4，最⾼分辨率</w:t>
            </w:r>
            <w:ins w:id="197" w:author="admin" w:date="2025-06-26T21:32:00Z">
              <w:r>
                <w:rPr>
                  <w:rFonts w:hint="eastAsia" w:asciiTheme="minorEastAsia" w:hAnsiTheme="minorEastAsia" w:eastAsiaTheme="minorEastAsia" w:cstheme="minorEastAsia"/>
                  <w:b w:val="0"/>
                  <w:bCs w:val="0"/>
                  <w:color w:val="auto"/>
                  <w:sz w:val="21"/>
                  <w:szCs w:val="21"/>
                  <w:highlight w:val="none"/>
                  <w:lang w:val="en-US" w:eastAsia="zh-CN"/>
                </w:rPr>
                <w:t>≥</w:t>
              </w:r>
            </w:ins>
            <w:r>
              <w:rPr>
                <w:rFonts w:hint="eastAsia" w:asciiTheme="minorEastAsia" w:hAnsiTheme="minorEastAsia" w:eastAsiaTheme="minorEastAsia" w:cstheme="minorEastAsia"/>
                <w:b w:val="0"/>
                <w:bCs w:val="0"/>
                <w:color w:val="auto"/>
                <w:sz w:val="21"/>
                <w:szCs w:val="21"/>
                <w:highlight w:val="none"/>
                <w:lang w:val="en-US" w:eastAsia="zh-CN"/>
              </w:rPr>
              <w:t>3840x2160@30Hz；</w:t>
            </w:r>
          </w:p>
        </w:tc>
      </w:tr>
      <w:tr w14:paraId="2EEB0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05" w:hRule="atLeast"/>
        </w:trPr>
        <w:tc>
          <w:tcPr>
            <w:tcW w:w="761" w:type="dxa"/>
            <w:vMerge w:val="continue"/>
            <w:shd w:val="clear" w:color="auto" w:fill="auto"/>
            <w:noWrap/>
            <w:vAlign w:val="center"/>
          </w:tcPr>
          <w:p w14:paraId="0FDAAAC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right="0" w:rightChars="0" w:firstLine="0" w:firstLine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1282" w:type="dxa"/>
            <w:vMerge w:val="continue"/>
            <w:shd w:val="clear" w:color="auto" w:fill="auto"/>
            <w:noWrap w:val="0"/>
            <w:vAlign w:val="center"/>
          </w:tcPr>
          <w:p w14:paraId="3E10F51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right="0" w:rightChars="0" w:firstLine="0" w:firstLine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6476" w:type="dxa"/>
            <w:tcBorders>
              <w:bottom w:val="single" w:color="auto" w:sz="4" w:space="0"/>
            </w:tcBorders>
            <w:shd w:val="clear" w:color="auto" w:fill="auto"/>
            <w:noWrap w:val="0"/>
            <w:vAlign w:val="center"/>
          </w:tcPr>
          <w:p w14:paraId="02C282A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leftChars="0" w:right="0" w:rightChars="0" w:firstLine="0" w:firstLine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3、⽀持按键、串⼝、上位机软件等多种控制⽅式。</w:t>
            </w:r>
          </w:p>
        </w:tc>
      </w:tr>
      <w:tr w14:paraId="47028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761" w:type="dxa"/>
            <w:vMerge w:val="restart"/>
            <w:tcBorders>
              <w:top w:val="single" w:color="auto" w:sz="4" w:space="0"/>
            </w:tcBorders>
            <w:shd w:val="clear" w:color="auto" w:fill="auto"/>
            <w:noWrap/>
            <w:vAlign w:val="center"/>
          </w:tcPr>
          <w:p w14:paraId="36FEC6A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3</w:t>
            </w:r>
          </w:p>
        </w:tc>
        <w:tc>
          <w:tcPr>
            <w:tcW w:w="1282" w:type="dxa"/>
            <w:vMerge w:val="restart"/>
            <w:tcBorders>
              <w:top w:val="single" w:color="auto" w:sz="4" w:space="0"/>
            </w:tcBorders>
            <w:shd w:val="clear" w:color="auto" w:fill="auto"/>
            <w:noWrap w:val="0"/>
            <w:vAlign w:val="center"/>
          </w:tcPr>
          <w:p w14:paraId="6E68B93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65寸会议一体机</w:t>
            </w:r>
          </w:p>
        </w:tc>
        <w:tc>
          <w:tcPr>
            <w:tcW w:w="6476" w:type="dxa"/>
            <w:tcBorders>
              <w:top w:val="single" w:color="auto" w:sz="4" w:space="0"/>
              <w:bottom w:val="single" w:color="auto" w:sz="4" w:space="0"/>
            </w:tcBorders>
            <w:shd w:val="clear" w:color="auto" w:fill="auto"/>
            <w:noWrap w:val="0"/>
            <w:vAlign w:val="center"/>
          </w:tcPr>
          <w:p w14:paraId="5181F8F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1、</w:t>
            </w:r>
            <w:commentRangeStart w:id="11"/>
            <w:r>
              <w:rPr>
                <w:rFonts w:hint="eastAsia" w:asciiTheme="minorEastAsia" w:hAnsiTheme="minorEastAsia" w:eastAsiaTheme="minorEastAsia" w:cstheme="minorEastAsia"/>
                <w:i w:val="0"/>
                <w:iCs w:val="0"/>
                <w:color w:val="auto"/>
                <w:kern w:val="0"/>
                <w:sz w:val="21"/>
                <w:szCs w:val="21"/>
                <w:u w:val="none"/>
                <w:lang w:val="en-US" w:eastAsia="zh-CN" w:bidi="ar"/>
              </w:rPr>
              <w:t>▲屏幕对角线尺寸：≥65英寸；</w:t>
            </w:r>
            <w:commentRangeEnd w:id="11"/>
            <w:r>
              <w:rPr>
                <w:rFonts w:hint="eastAsia" w:asciiTheme="minorEastAsia" w:hAnsiTheme="minorEastAsia" w:eastAsiaTheme="minorEastAsia" w:cstheme="minorEastAsia"/>
                <w:sz w:val="21"/>
                <w:szCs w:val="21"/>
              </w:rPr>
              <w:commentReference w:id="11"/>
            </w:r>
          </w:p>
        </w:tc>
      </w:tr>
      <w:tr w14:paraId="39E36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761" w:type="dxa"/>
            <w:vMerge w:val="continue"/>
            <w:shd w:val="clear" w:color="auto" w:fill="auto"/>
            <w:noWrap/>
            <w:vAlign w:val="center"/>
          </w:tcPr>
          <w:p w14:paraId="08E5ED3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0A4B0A7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
          <w:p w14:paraId="2F63F49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2、书写时延≤16ms；触控高度</w:t>
            </w:r>
            <w:ins w:id="198" w:author="admin" w:date="2025-06-26T21:51:20Z">
              <w:r>
                <w:rPr>
                  <w:rFonts w:hint="eastAsia" w:asciiTheme="minorEastAsia" w:hAnsiTheme="minorEastAsia" w:eastAsiaTheme="minorEastAsia" w:cstheme="minorEastAsia"/>
                  <w:i w:val="0"/>
                  <w:iCs w:val="0"/>
                  <w:color w:val="auto"/>
                  <w:kern w:val="0"/>
                  <w:sz w:val="21"/>
                  <w:szCs w:val="21"/>
                  <w:u w:val="none"/>
                  <w:lang w:val="en-US" w:eastAsia="zh-CN" w:bidi="ar"/>
                </w:rPr>
                <w:t>≤</w:t>
              </w:r>
            </w:ins>
            <w:del w:id="199" w:author="admin" w:date="2025-06-26T21:51:20Z">
              <w:r>
                <w:rPr>
                  <w:rFonts w:hint="eastAsia" w:asciiTheme="minorEastAsia" w:hAnsiTheme="minorEastAsia" w:eastAsiaTheme="minorEastAsia" w:cstheme="minorEastAsia"/>
                  <w:i w:val="0"/>
                  <w:iCs w:val="0"/>
                  <w:color w:val="auto"/>
                  <w:kern w:val="0"/>
                  <w:sz w:val="21"/>
                  <w:szCs w:val="21"/>
                  <w:u w:val="none"/>
                  <w:lang w:val="en-US" w:eastAsia="zh-CN" w:bidi="ar"/>
                </w:rPr>
                <w:delText>小于等于</w:delText>
              </w:r>
            </w:del>
            <w:r>
              <w:rPr>
                <w:rFonts w:hint="eastAsia" w:asciiTheme="minorEastAsia" w:hAnsiTheme="minorEastAsia" w:eastAsiaTheme="minorEastAsia" w:cstheme="minorEastAsia"/>
                <w:i w:val="0"/>
                <w:iCs w:val="0"/>
                <w:color w:val="auto"/>
                <w:kern w:val="0"/>
                <w:sz w:val="21"/>
                <w:szCs w:val="21"/>
                <w:u w:val="none"/>
                <w:lang w:val="en-US" w:eastAsia="zh-CN" w:bidi="ar"/>
              </w:rPr>
              <w:t>2mm；支持中英文、</w:t>
            </w:r>
            <w:del w:id="200" w:author="admin" w:date="2025-06-26T21:51:23Z">
              <w:r>
                <w:rPr>
                  <w:rFonts w:hint="default" w:asciiTheme="minorEastAsia" w:hAnsiTheme="minorEastAsia" w:eastAsiaTheme="minorEastAsia" w:cstheme="minorEastAsia"/>
                  <w:i w:val="0"/>
                  <w:iCs w:val="0"/>
                  <w:color w:val="auto"/>
                  <w:kern w:val="0"/>
                  <w:sz w:val="21"/>
                  <w:szCs w:val="21"/>
                  <w:u w:val="none"/>
                  <w:lang w:val="en-US" w:eastAsia="zh-CN" w:bidi="ar"/>
                </w:rPr>
                <w:delText>不少于</w:delText>
              </w:r>
            </w:del>
            <w:ins w:id="201" w:author="admin" w:date="2025-06-26T21:51:26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11种图形的智能书写识别；</w:t>
            </w:r>
          </w:p>
        </w:tc>
      </w:tr>
      <w:tr w14:paraId="42B6A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79" w:hRule="atLeast"/>
        </w:trPr>
        <w:tc>
          <w:tcPr>
            <w:tcW w:w="761" w:type="dxa"/>
            <w:vMerge w:val="continue"/>
            <w:shd w:val="clear" w:color="auto" w:fill="auto"/>
            <w:noWrap/>
            <w:vAlign w:val="center"/>
          </w:tcPr>
          <w:p w14:paraId="2CAF944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0E1F196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
          <w:p w14:paraId="5F659C9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3、分辨率</w:t>
            </w:r>
            <w:ins w:id="202" w:author="admin" w:date="2025-06-26T21:51:32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4K；</w:t>
            </w:r>
          </w:p>
        </w:tc>
      </w:tr>
      <w:tr w14:paraId="01422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79" w:hRule="atLeast"/>
        </w:trPr>
        <w:tc>
          <w:tcPr>
            <w:tcW w:w="761" w:type="dxa"/>
            <w:vMerge w:val="continue"/>
            <w:shd w:val="clear" w:color="auto" w:fill="auto"/>
            <w:noWrap/>
            <w:vAlign w:val="center"/>
          </w:tcPr>
          <w:p w14:paraId="5712D92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1282" w:type="dxa"/>
            <w:vMerge w:val="continue"/>
            <w:shd w:val="clear" w:color="auto" w:fill="auto"/>
            <w:noWrap w:val="0"/>
            <w:vAlign w:val="center"/>
          </w:tcPr>
          <w:p w14:paraId="2984BEB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172E116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4、水平视角≥80°</w:t>
            </w:r>
          </w:p>
        </w:tc>
      </w:tr>
      <w:tr w14:paraId="31C00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79" w:hRule="atLeast"/>
        </w:trPr>
        <w:tc>
          <w:tcPr>
            <w:tcW w:w="761" w:type="dxa"/>
            <w:vMerge w:val="continue"/>
            <w:shd w:val="clear" w:color="auto" w:fill="auto"/>
            <w:noWrap/>
            <w:vAlign w:val="center"/>
          </w:tcPr>
          <w:p w14:paraId="07C9206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1282" w:type="dxa"/>
            <w:vMerge w:val="continue"/>
            <w:shd w:val="clear" w:color="auto" w:fill="auto"/>
            <w:noWrap w:val="0"/>
            <w:vAlign w:val="center"/>
          </w:tcPr>
          <w:p w14:paraId="3C193647">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25BA207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5、扬声器总功率≥40W；</w:t>
            </w:r>
          </w:p>
        </w:tc>
      </w:tr>
      <w:tr w14:paraId="2A9AA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79" w:hRule="atLeast"/>
        </w:trPr>
        <w:tc>
          <w:tcPr>
            <w:tcW w:w="761" w:type="dxa"/>
            <w:vMerge w:val="continue"/>
            <w:shd w:val="clear" w:color="auto" w:fill="auto"/>
            <w:noWrap/>
            <w:vAlign w:val="center"/>
          </w:tcPr>
          <w:p w14:paraId="32AA4D4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1282" w:type="dxa"/>
            <w:vMerge w:val="continue"/>
            <w:shd w:val="clear" w:color="auto" w:fill="auto"/>
            <w:noWrap w:val="0"/>
            <w:vAlign w:val="center"/>
          </w:tcPr>
          <w:p w14:paraId="17A32E4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6173F1C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6、麦克风拾音角度≥180°，试音距离</w:t>
            </w:r>
            <w:ins w:id="203" w:author="admin" w:date="2025-06-26T21:51:35Z">
              <w:r>
                <w:rPr>
                  <w:rFonts w:hint="eastAsia" w:asciiTheme="minorEastAsia" w:hAnsiTheme="minorEastAsia" w:eastAsiaTheme="minorEastAsia" w:cstheme="minorEastAsia"/>
                  <w:i w:val="0"/>
                  <w:iCs w:val="0"/>
                  <w:color w:val="auto"/>
                  <w:kern w:val="0"/>
                  <w:sz w:val="21"/>
                  <w:szCs w:val="21"/>
                  <w:u w:val="none"/>
                  <w:lang w:val="en-US" w:eastAsia="zh-CN" w:bidi="ar"/>
                </w:rPr>
                <w:t>≥</w:t>
              </w:r>
            </w:ins>
            <w:del w:id="204" w:author="admin" w:date="2025-06-26T21:51:35Z">
              <w:r>
                <w:rPr>
                  <w:rFonts w:hint="eastAsia" w:asciiTheme="minorEastAsia" w:hAnsiTheme="minorEastAsia" w:eastAsiaTheme="minorEastAsia" w:cstheme="minorEastAsia"/>
                  <w:i w:val="0"/>
                  <w:iCs w:val="0"/>
                  <w:color w:val="auto"/>
                  <w:kern w:val="0"/>
                  <w:sz w:val="21"/>
                  <w:szCs w:val="21"/>
                  <w:u w:val="none"/>
                  <w:lang w:val="en-US" w:eastAsia="zh-CN" w:bidi="ar"/>
                </w:rPr>
                <w:delText>大于等于</w:delText>
              </w:r>
            </w:del>
            <w:r>
              <w:rPr>
                <w:rFonts w:hint="eastAsia" w:asciiTheme="minorEastAsia" w:hAnsiTheme="minorEastAsia" w:eastAsiaTheme="minorEastAsia" w:cstheme="minorEastAsia"/>
                <w:i w:val="0"/>
                <w:iCs w:val="0"/>
                <w:color w:val="auto"/>
                <w:kern w:val="0"/>
                <w:sz w:val="21"/>
                <w:szCs w:val="21"/>
                <w:u w:val="none"/>
                <w:lang w:val="en-US" w:eastAsia="zh-CN" w:bidi="ar"/>
              </w:rPr>
              <w:t>12m；支持声源定位、回声消除、自动增益控制；</w:t>
            </w:r>
          </w:p>
        </w:tc>
      </w:tr>
      <w:tr w14:paraId="36E45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 w:hRule="atLeast"/>
        </w:trPr>
        <w:tc>
          <w:tcPr>
            <w:tcW w:w="761" w:type="dxa"/>
            <w:vMerge w:val="continue"/>
            <w:shd w:val="clear" w:color="auto" w:fill="auto"/>
            <w:noWrap/>
            <w:vAlign w:val="center"/>
          </w:tcPr>
          <w:p w14:paraId="28D6563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1282" w:type="dxa"/>
            <w:vMerge w:val="continue"/>
            <w:shd w:val="clear" w:color="auto" w:fill="auto"/>
            <w:noWrap w:val="0"/>
            <w:vAlign w:val="center"/>
          </w:tcPr>
          <w:p w14:paraId="7A897A8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66E236B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7、适配会议（至少支持）：入驻式会议、华为云会议SmartRooms、华为云WeLink、腾讯会议Rooms、飞书会议室；</w:t>
            </w:r>
          </w:p>
        </w:tc>
      </w:tr>
      <w:tr w14:paraId="1F6A1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 w:hRule="atLeast"/>
        </w:trPr>
        <w:tc>
          <w:tcPr>
            <w:tcW w:w="761" w:type="dxa"/>
            <w:vMerge w:val="continue"/>
            <w:shd w:val="clear" w:color="auto" w:fill="auto"/>
            <w:noWrap/>
            <w:vAlign w:val="center"/>
          </w:tcPr>
          <w:p w14:paraId="1C255C7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1282" w:type="dxa"/>
            <w:vMerge w:val="continue"/>
            <w:shd w:val="clear" w:color="auto" w:fill="auto"/>
            <w:noWrap w:val="0"/>
            <w:vAlign w:val="center"/>
          </w:tcPr>
          <w:p w14:paraId="3BBEE1A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5420D54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highlight w:val="yellow"/>
                <w:u w:val="none"/>
                <w:lang w:val="en-US" w:eastAsia="zh-CN" w:bidi="ar"/>
              </w:rPr>
              <w:t>8、★能与龙华分局现有设备实现无缝兼容；</w:t>
            </w:r>
          </w:p>
        </w:tc>
      </w:tr>
      <w:tr w14:paraId="22379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 w:hRule="atLeast"/>
        </w:trPr>
        <w:tc>
          <w:tcPr>
            <w:tcW w:w="761" w:type="dxa"/>
            <w:vMerge w:val="continue"/>
            <w:shd w:val="clear" w:color="auto" w:fill="auto"/>
            <w:noWrap/>
            <w:vAlign w:val="center"/>
          </w:tcPr>
          <w:p w14:paraId="2ED6852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1282" w:type="dxa"/>
            <w:vMerge w:val="continue"/>
            <w:shd w:val="clear" w:color="auto" w:fill="auto"/>
            <w:noWrap w:val="0"/>
            <w:vAlign w:val="center"/>
          </w:tcPr>
          <w:p w14:paraId="23FC6D0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55E5ABC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9、AI功能（至少支持）：智能取景、智能导播、智能音幕；</w:t>
            </w:r>
          </w:p>
        </w:tc>
      </w:tr>
      <w:tr w14:paraId="4369D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 w:hRule="atLeast"/>
        </w:trPr>
        <w:tc>
          <w:tcPr>
            <w:tcW w:w="761" w:type="dxa"/>
            <w:vMerge w:val="continue"/>
            <w:shd w:val="clear" w:color="auto" w:fill="auto"/>
            <w:noWrap/>
            <w:vAlign w:val="center"/>
          </w:tcPr>
          <w:p w14:paraId="37D0336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1282" w:type="dxa"/>
            <w:vMerge w:val="continue"/>
            <w:shd w:val="clear" w:color="auto" w:fill="auto"/>
            <w:noWrap w:val="0"/>
            <w:vAlign w:val="center"/>
          </w:tcPr>
          <w:p w14:paraId="47ABB5C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114D2B3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10、CPU核数≥8核；RAM≥12GB；FLASH≥64G；</w:t>
            </w:r>
          </w:p>
        </w:tc>
      </w:tr>
      <w:tr w14:paraId="644A1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761" w:type="dxa"/>
            <w:vMerge w:val="continue"/>
            <w:shd w:val="clear" w:color="auto" w:fill="auto"/>
            <w:noWrap/>
            <w:vAlign w:val="center"/>
          </w:tcPr>
          <w:p w14:paraId="30376D6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1282" w:type="dxa"/>
            <w:vMerge w:val="continue"/>
            <w:shd w:val="clear" w:color="auto" w:fill="auto"/>
            <w:noWrap w:val="0"/>
            <w:vAlign w:val="center"/>
          </w:tcPr>
          <w:p w14:paraId="60EDC4A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0C503A4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11、支持WI-FI6、NFC。</w:t>
            </w:r>
          </w:p>
        </w:tc>
      </w:tr>
      <w:tr w14:paraId="5AD7A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761" w:type="dxa"/>
            <w:vMerge w:val="restart"/>
            <w:tcBorders>
              <w:top w:val="single" w:color="auto" w:sz="4" w:space="0"/>
            </w:tcBorders>
            <w:shd w:val="clear" w:color="auto" w:fill="auto"/>
            <w:noWrap/>
            <w:vAlign w:val="center"/>
          </w:tcPr>
          <w:p w14:paraId="08E29D5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4</w:t>
            </w:r>
          </w:p>
        </w:tc>
        <w:tc>
          <w:tcPr>
            <w:tcW w:w="1282" w:type="dxa"/>
            <w:vMerge w:val="restart"/>
            <w:tcBorders>
              <w:top w:val="single" w:color="auto" w:sz="4" w:space="0"/>
            </w:tcBorders>
            <w:shd w:val="clear" w:color="auto" w:fill="auto"/>
            <w:noWrap w:val="0"/>
            <w:vAlign w:val="center"/>
          </w:tcPr>
          <w:p w14:paraId="2541D5E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400万像素人脸抓拍摄像机</w:t>
            </w:r>
          </w:p>
        </w:tc>
        <w:tc>
          <w:tcPr>
            <w:tcW w:w="6476" w:type="dxa"/>
            <w:tcBorders>
              <w:top w:val="single" w:color="auto" w:sz="4" w:space="0"/>
              <w:bottom w:val="single" w:color="auto" w:sz="4" w:space="0"/>
            </w:tcBorders>
            <w:shd w:val="clear" w:color="auto" w:fill="auto"/>
            <w:noWrap w:val="0"/>
            <w:vAlign w:val="center"/>
          </w:tcPr>
          <w:p w14:paraId="1E17CAA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1.采用不小于1/1.8” CMOS传感器，分辨率不小于2560×1440的变焦半球网络摄像机，内置电动变焦镜头，支持</w:t>
            </w:r>
            <w:ins w:id="205" w:author="admin" w:date="2025-06-26T21:51:46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4倍电动光学变焦。</w:t>
            </w:r>
          </w:p>
        </w:tc>
      </w:tr>
      <w:tr w14:paraId="02D23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761" w:type="dxa"/>
            <w:vMerge w:val="continue"/>
            <w:shd w:val="clear" w:color="auto" w:fill="auto"/>
            <w:noWrap/>
            <w:vAlign w:val="center"/>
          </w:tcPr>
          <w:p w14:paraId="6F2DB77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167A221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
          <w:p w14:paraId="6FF9B99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2.内置2.7~13.5mm镜头，支持电动变焦。</w:t>
            </w:r>
          </w:p>
        </w:tc>
      </w:tr>
      <w:tr w14:paraId="23B72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761" w:type="dxa"/>
            <w:vMerge w:val="continue"/>
            <w:shd w:val="clear" w:color="auto" w:fill="auto"/>
            <w:noWrap/>
            <w:vAlign w:val="center"/>
          </w:tcPr>
          <w:p w14:paraId="4F81461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shd w:val="clear" w:color="auto" w:fill="auto"/>
            <w:noWrap w:val="0"/>
            <w:vAlign w:val="center"/>
          </w:tcPr>
          <w:p w14:paraId="46C0B21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51DD9DB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3.支持多种智能模式：全结构化（默认）、人脸抓拍、人脸比对、道路监控、Smart事件、人数统计、热度图、智慧城管，多种智能模式可按需切换</w:t>
            </w:r>
          </w:p>
        </w:tc>
      </w:tr>
      <w:tr w14:paraId="4A0BC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761" w:type="dxa"/>
            <w:vMerge w:val="continue"/>
            <w:shd w:val="clear" w:color="auto" w:fill="auto"/>
            <w:noWrap/>
            <w:vAlign w:val="center"/>
          </w:tcPr>
          <w:p w14:paraId="67117EE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shd w:val="clear" w:color="auto" w:fill="auto"/>
            <w:noWrap w:val="0"/>
            <w:vAlign w:val="center"/>
          </w:tcPr>
          <w:p w14:paraId="41D2702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317684E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b/>
                <w:bCs/>
                <w:i w:val="0"/>
                <w:iCs w:val="0"/>
                <w:color w:val="FF0000"/>
                <w:kern w:val="0"/>
                <w:sz w:val="21"/>
                <w:szCs w:val="21"/>
                <w:highlight w:val="none"/>
                <w:u w:val="none"/>
                <w:lang w:val="en-US" w:eastAsia="zh-CN" w:bidi="ar"/>
              </w:rPr>
              <w:t>4.▲内置鳞镜式补光灯，灯杯为半弧形网格鳞片状</w:t>
            </w:r>
            <w:commentRangeStart w:id="12"/>
            <w:r>
              <w:rPr>
                <w:rFonts w:hint="eastAsia" w:asciiTheme="minorEastAsia" w:hAnsiTheme="minorEastAsia" w:eastAsiaTheme="minorEastAsia" w:cstheme="minorEastAsia"/>
                <w:b/>
                <w:bCs/>
                <w:i w:val="0"/>
                <w:iCs w:val="0"/>
                <w:color w:val="FF0000"/>
                <w:kern w:val="0"/>
                <w:sz w:val="21"/>
                <w:szCs w:val="21"/>
                <w:highlight w:val="none"/>
                <w:u w:val="none"/>
                <w:lang w:val="en-US" w:eastAsia="zh-CN" w:bidi="ar"/>
              </w:rPr>
              <w:t>（提供封面具有CNAS及CMA标识的权威检测报告关键页证明）</w:t>
            </w:r>
            <w:commentRangeEnd w:id="12"/>
            <w:r>
              <w:commentReference w:id="12"/>
            </w:r>
          </w:p>
        </w:tc>
      </w:tr>
      <w:tr w14:paraId="7349B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761" w:type="dxa"/>
            <w:vMerge w:val="continue"/>
            <w:shd w:val="clear" w:color="auto" w:fill="auto"/>
            <w:noWrap/>
            <w:vAlign w:val="center"/>
          </w:tcPr>
          <w:p w14:paraId="6057B32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shd w:val="clear" w:color="auto" w:fill="auto"/>
            <w:noWrap w:val="0"/>
            <w:vAlign w:val="center"/>
          </w:tcPr>
          <w:p w14:paraId="5E78FF2D">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16C8C35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5.支持运动方向、上衣颜色、下装颜色、性别、年龄段、戴眼镜、背包、拎东西、戴帽子、戴口罩、发型、上衣类型、下装类型等属性识别</w:t>
            </w:r>
          </w:p>
        </w:tc>
      </w:tr>
      <w:tr w14:paraId="6A9CC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761" w:type="dxa"/>
            <w:vMerge w:val="continue"/>
            <w:shd w:val="clear" w:color="auto" w:fill="auto"/>
            <w:noWrap/>
            <w:vAlign w:val="center"/>
          </w:tcPr>
          <w:p w14:paraId="35468A3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shd w:val="clear" w:color="auto" w:fill="auto"/>
            <w:noWrap w:val="0"/>
            <w:vAlign w:val="center"/>
          </w:tcPr>
          <w:p w14:paraId="30A9CA3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7628BE2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6.可支持</w:t>
            </w:r>
            <w:ins w:id="206" w:author="admin" w:date="2025-06-26T21:52:54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15万张图片库导入，比对结果支持报警输出</w:t>
            </w:r>
          </w:p>
        </w:tc>
      </w:tr>
      <w:tr w14:paraId="3FE9B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761" w:type="dxa"/>
            <w:vMerge w:val="continue"/>
            <w:shd w:val="clear" w:color="auto" w:fill="auto"/>
            <w:noWrap/>
            <w:vAlign w:val="center"/>
          </w:tcPr>
          <w:p w14:paraId="738C7B7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shd w:val="clear" w:color="auto" w:fill="auto"/>
            <w:noWrap w:val="0"/>
            <w:vAlign w:val="center"/>
          </w:tcPr>
          <w:p w14:paraId="2DE9188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13F74D6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7.设备内置麦克风和扬声器，支持语音对讲</w:t>
            </w:r>
          </w:p>
        </w:tc>
      </w:tr>
      <w:tr w14:paraId="48344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Change w:id="207" w:author="admin" w:date="2025-06-26T21:53:0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blPrExChange>
        </w:tblPrEx>
        <w:trPr>
          <w:trHeight w:val="90" w:hRule="atLeast"/>
          <w:trPrChange w:id="207" w:author="admin" w:date="2025-06-26T21:53:02Z">
            <w:trPr>
              <w:trHeight w:val="850" w:hRule="atLeast"/>
            </w:trPr>
          </w:trPrChange>
        </w:trPr>
        <w:tc>
          <w:tcPr>
            <w:tcW w:w="761" w:type="dxa"/>
            <w:vMerge w:val="continue"/>
            <w:shd w:val="clear" w:color="auto" w:fill="auto"/>
            <w:noWrap/>
            <w:vAlign w:val="center"/>
            <w:tcPrChange w:id="208" w:author="admin" w:date="2025-06-26T21:53:02Z">
              <w:tcPr>
                <w:tcW w:w="761" w:type="dxa"/>
                <w:vMerge w:val="continue"/>
                <w:shd w:val="clear" w:color="auto" w:fill="auto"/>
                <w:noWrap/>
                <w:vAlign w:val="center"/>
              </w:tcPr>
            </w:tcPrChange>
          </w:tcPr>
          <w:p w14:paraId="4647421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shd w:val="clear" w:color="auto" w:fill="auto"/>
            <w:noWrap w:val="0"/>
            <w:vAlign w:val="center"/>
            <w:tcPrChange w:id="209" w:author="admin" w:date="2025-06-26T21:53:02Z">
              <w:tcPr>
                <w:tcW w:w="1282" w:type="dxa"/>
                <w:vMerge w:val="continue"/>
                <w:shd w:val="clear" w:color="auto" w:fill="auto"/>
                <w:noWrap w:val="0"/>
                <w:vAlign w:val="center"/>
              </w:tcPr>
            </w:tcPrChange>
          </w:tcPr>
          <w:p w14:paraId="47E87EA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Change w:id="210" w:author="admin" w:date="2025-06-26T21:53:02Z">
              <w:tcPr>
                <w:tcW w:w="6476" w:type="dxa"/>
                <w:tcBorders>
                  <w:top w:val="single" w:color="auto" w:sz="4" w:space="0"/>
                  <w:bottom w:val="single" w:color="auto" w:sz="4" w:space="0"/>
                </w:tcBorders>
                <w:shd w:val="clear" w:color="auto" w:fill="auto"/>
                <w:noWrap w:val="0"/>
                <w:vAlign w:val="center"/>
              </w:tcPr>
            </w:tcPrChange>
          </w:tcPr>
          <w:p w14:paraId="2E4FC9A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b/>
                <w:bCs/>
                <w:i w:val="0"/>
                <w:iCs w:val="0"/>
                <w:color w:val="FF0000"/>
                <w:kern w:val="0"/>
                <w:sz w:val="21"/>
                <w:szCs w:val="21"/>
                <w:u w:val="none"/>
                <w:lang w:val="en-US" w:eastAsia="zh-CN" w:bidi="ar"/>
              </w:rPr>
              <w:t>8.▲灯珠朝向与样机照射方向不同，补光灯开启后正面不可见补光灯灯珠。补光灯开启后灯光均匀无波纹、麻点状、条纹状和不规则亮斑。</w:t>
            </w:r>
            <w:commentRangeStart w:id="13"/>
            <w:r>
              <w:rPr>
                <w:rFonts w:hint="eastAsia" w:asciiTheme="minorEastAsia" w:hAnsiTheme="minorEastAsia" w:eastAsiaTheme="minorEastAsia" w:cstheme="minorEastAsia"/>
                <w:b/>
                <w:bCs/>
                <w:i w:val="0"/>
                <w:iCs w:val="0"/>
                <w:color w:val="FF0000"/>
                <w:kern w:val="0"/>
                <w:sz w:val="21"/>
                <w:szCs w:val="21"/>
                <w:u w:val="none"/>
                <w:lang w:val="en-US" w:eastAsia="zh-CN" w:bidi="ar"/>
              </w:rPr>
              <w:t>（提供封面具有CNAS及CMA标识的权威检测报告关键页证明）</w:t>
            </w:r>
            <w:commentRangeEnd w:id="13"/>
            <w:r>
              <w:commentReference w:id="13"/>
            </w:r>
          </w:p>
        </w:tc>
      </w:tr>
      <w:tr w14:paraId="739B4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850" w:hRule="atLeast"/>
        </w:trPr>
        <w:tc>
          <w:tcPr>
            <w:tcW w:w="761" w:type="dxa"/>
            <w:vMerge w:val="continue"/>
            <w:shd w:val="clear" w:color="auto" w:fill="auto"/>
            <w:noWrap/>
            <w:vAlign w:val="center"/>
          </w:tcPr>
          <w:p w14:paraId="751923A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17F2A4D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
          <w:p w14:paraId="7710697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9.设备需内置SD卡槽，</w:t>
            </w:r>
            <w:del w:id="211" w:author="admin" w:date="2025-06-26T21:53:07Z">
              <w:r>
                <w:rPr>
                  <w:rFonts w:hint="eastAsia" w:asciiTheme="minorEastAsia" w:hAnsiTheme="minorEastAsia" w:eastAsiaTheme="minorEastAsia" w:cstheme="minorEastAsia"/>
                  <w:i w:val="0"/>
                  <w:iCs w:val="0"/>
                  <w:color w:val="auto"/>
                  <w:kern w:val="0"/>
                  <w:sz w:val="21"/>
                  <w:szCs w:val="21"/>
                  <w:u w:val="none"/>
                  <w:lang w:val="en-US" w:eastAsia="zh-CN" w:bidi="ar"/>
                </w:rPr>
                <w:delText>至少</w:delText>
              </w:r>
            </w:del>
            <w:r>
              <w:rPr>
                <w:rFonts w:hint="eastAsia" w:asciiTheme="minorEastAsia" w:hAnsiTheme="minorEastAsia" w:eastAsiaTheme="minorEastAsia" w:cstheme="minorEastAsia"/>
                <w:i w:val="0"/>
                <w:iCs w:val="0"/>
                <w:color w:val="auto"/>
                <w:kern w:val="0"/>
                <w:sz w:val="21"/>
                <w:szCs w:val="21"/>
                <w:u w:val="none"/>
                <w:lang w:val="en-US" w:eastAsia="zh-CN" w:bidi="ar"/>
              </w:rPr>
              <w:t>具有</w:t>
            </w:r>
            <w:ins w:id="212" w:author="admin" w:date="2025-06-26T21:53:08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1对音频输入输出接口，</w:t>
            </w:r>
            <w:ins w:id="213" w:author="admin" w:date="2025-06-26T21:53:10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1对报警输入输出接口，内置麦克风。</w:t>
            </w:r>
          </w:p>
        </w:tc>
      </w:tr>
      <w:tr w14:paraId="2F7D3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761" w:type="dxa"/>
            <w:vMerge w:val="restart"/>
            <w:tcBorders>
              <w:top w:val="single" w:color="auto" w:sz="4" w:space="0"/>
            </w:tcBorders>
            <w:shd w:val="clear" w:color="auto" w:fill="auto"/>
            <w:noWrap/>
            <w:vAlign w:val="center"/>
          </w:tcPr>
          <w:p w14:paraId="2910A07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5</w:t>
            </w:r>
          </w:p>
        </w:tc>
        <w:tc>
          <w:tcPr>
            <w:tcW w:w="1282" w:type="dxa"/>
            <w:vMerge w:val="restart"/>
            <w:tcBorders>
              <w:top w:val="single" w:color="auto" w:sz="4" w:space="0"/>
            </w:tcBorders>
            <w:shd w:val="clear" w:color="auto" w:fill="auto"/>
            <w:noWrap w:val="0"/>
            <w:vAlign w:val="center"/>
          </w:tcPr>
          <w:p w14:paraId="591AFC7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可移动太阳能4G摄像机</w:t>
            </w:r>
          </w:p>
        </w:tc>
        <w:tc>
          <w:tcPr>
            <w:tcW w:w="6476" w:type="dxa"/>
            <w:tcBorders>
              <w:top w:val="single" w:color="auto" w:sz="4" w:space="0"/>
              <w:bottom w:val="single" w:color="auto" w:sz="4" w:space="0"/>
            </w:tcBorders>
            <w:shd w:val="clear" w:color="auto" w:fill="auto"/>
            <w:noWrap w:val="0"/>
            <w:vAlign w:val="center"/>
          </w:tcPr>
          <w:p w14:paraId="46C6610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color w:val="auto"/>
                <w:kern w:val="0"/>
                <w:sz w:val="21"/>
                <w:szCs w:val="21"/>
                <w:highlight w:val="none"/>
                <w:lang w:val="en-US" w:eastAsia="zh-CN" w:bidi="ar"/>
              </w:rPr>
              <w:t>1.摄像机靶面尺寸</w:t>
            </w:r>
            <w:ins w:id="214" w:author="admin" w:date="2025-06-26T21:53:14Z">
              <w:r>
                <w:rPr>
                  <w:rFonts w:hint="eastAsia" w:asciiTheme="minorEastAsia" w:hAnsiTheme="minorEastAsia" w:eastAsiaTheme="minorEastAsia" w:cstheme="minorEastAsia"/>
                  <w:i w:val="0"/>
                  <w:iCs w:val="0"/>
                  <w:color w:val="auto"/>
                  <w:kern w:val="0"/>
                  <w:sz w:val="21"/>
                  <w:szCs w:val="21"/>
                  <w:u w:val="none"/>
                  <w:lang w:val="en-US" w:eastAsia="zh-CN" w:bidi="ar"/>
                </w:rPr>
                <w:t>≥</w:t>
              </w:r>
            </w:ins>
            <w:del w:id="215" w:author="admin" w:date="2025-06-26T21:53:14Z">
              <w:r>
                <w:rPr>
                  <w:rFonts w:hint="eastAsia" w:asciiTheme="minorEastAsia" w:hAnsiTheme="minorEastAsia" w:eastAsiaTheme="minorEastAsia" w:cstheme="minorEastAsia"/>
                  <w:color w:val="auto"/>
                  <w:kern w:val="0"/>
                  <w:sz w:val="21"/>
                  <w:szCs w:val="21"/>
                  <w:highlight w:val="none"/>
                  <w:lang w:val="en-US" w:eastAsia="zh-CN" w:bidi="ar"/>
                </w:rPr>
                <w:delText>不小于</w:delText>
              </w:r>
            </w:del>
            <w:r>
              <w:rPr>
                <w:rFonts w:hint="eastAsia" w:asciiTheme="minorEastAsia" w:hAnsiTheme="minorEastAsia" w:eastAsiaTheme="minorEastAsia" w:cstheme="minorEastAsia"/>
                <w:color w:val="auto"/>
                <w:kern w:val="0"/>
                <w:sz w:val="21"/>
                <w:szCs w:val="21"/>
                <w:highlight w:val="none"/>
                <w:lang w:val="en-US" w:eastAsia="zh-CN" w:bidi="ar"/>
              </w:rPr>
              <w:t>1/1.8英寸</w:t>
            </w:r>
          </w:p>
        </w:tc>
      </w:tr>
      <w:tr w14:paraId="3178A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71" w:hRule="atLeast"/>
        </w:trPr>
        <w:tc>
          <w:tcPr>
            <w:tcW w:w="761" w:type="dxa"/>
            <w:vMerge w:val="continue"/>
            <w:tcBorders/>
            <w:shd w:val="clear" w:color="auto" w:fill="auto"/>
            <w:noWrap/>
            <w:vAlign w:val="center"/>
          </w:tcPr>
          <w:p w14:paraId="62E175D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tcBorders/>
            <w:shd w:val="clear" w:color="auto" w:fill="auto"/>
            <w:noWrap w:val="0"/>
            <w:vAlign w:val="center"/>
          </w:tcPr>
          <w:p w14:paraId="3EDA727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1DF4527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2.视频输出支持</w:t>
            </w:r>
            <w:ins w:id="216" w:author="admin" w:date="2025-06-26T21:53:16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2560 × 1440，支持采用H.265、H.264视频编码标准。</w:t>
            </w:r>
          </w:p>
        </w:tc>
      </w:tr>
      <w:tr w14:paraId="640CB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71" w:hRule="atLeast"/>
        </w:trPr>
        <w:tc>
          <w:tcPr>
            <w:tcW w:w="761" w:type="dxa"/>
            <w:vMerge w:val="continue"/>
            <w:tcBorders/>
            <w:shd w:val="clear" w:color="auto" w:fill="auto"/>
            <w:noWrap/>
            <w:vAlign w:val="center"/>
          </w:tcPr>
          <w:p w14:paraId="039EEFC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tcBorders/>
            <w:shd w:val="clear" w:color="auto" w:fill="auto"/>
            <w:noWrap w:val="0"/>
            <w:vAlign w:val="center"/>
          </w:tcPr>
          <w:p w14:paraId="61AEE5C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131C933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3.焦距范围不低于 2.8~12 mm，支持最低照度不大于彩色0.0005 Lux，黑白0.0002Lux。</w:t>
            </w:r>
          </w:p>
        </w:tc>
      </w:tr>
      <w:tr w14:paraId="1BE32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761" w:type="dxa"/>
            <w:vMerge w:val="continue"/>
            <w:tcBorders/>
            <w:shd w:val="clear" w:color="auto" w:fill="auto"/>
            <w:noWrap/>
            <w:vAlign w:val="center"/>
          </w:tcPr>
          <w:p w14:paraId="3BC104B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tcBorders/>
            <w:shd w:val="clear" w:color="auto" w:fill="auto"/>
            <w:noWrap w:val="0"/>
            <w:vAlign w:val="center"/>
          </w:tcPr>
          <w:p w14:paraId="2C38AA9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47E64F1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4.报警一进一出，音频一进一出，</w:t>
            </w:r>
            <w:ins w:id="217" w:author="admin" w:date="2025-06-26T21:53:21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2个内置麦克风，</w:t>
            </w:r>
            <w:ins w:id="218" w:author="admin" w:date="2025-06-26T21:53:22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1个内置扬声器</w:t>
            </w:r>
          </w:p>
        </w:tc>
      </w:tr>
      <w:tr w14:paraId="1D174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71" w:hRule="atLeast"/>
        </w:trPr>
        <w:tc>
          <w:tcPr>
            <w:tcW w:w="761" w:type="dxa"/>
            <w:vMerge w:val="continue"/>
            <w:tcBorders/>
            <w:shd w:val="clear" w:color="auto" w:fill="auto"/>
            <w:noWrap/>
            <w:vAlign w:val="center"/>
          </w:tcPr>
          <w:p w14:paraId="4E84354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tcBorders/>
            <w:shd w:val="clear" w:color="auto" w:fill="auto"/>
            <w:noWrap w:val="0"/>
            <w:vAlign w:val="center"/>
          </w:tcPr>
          <w:p w14:paraId="7890B86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4CF1495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5.支持.7 × 24小时本地录像无光照续航</w:t>
            </w:r>
          </w:p>
        </w:tc>
      </w:tr>
      <w:tr w14:paraId="4F83B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71" w:hRule="atLeast"/>
        </w:trPr>
        <w:tc>
          <w:tcPr>
            <w:tcW w:w="761" w:type="dxa"/>
            <w:vMerge w:val="continue"/>
            <w:tcBorders/>
            <w:shd w:val="clear" w:color="auto" w:fill="auto"/>
            <w:noWrap/>
            <w:vAlign w:val="center"/>
          </w:tcPr>
          <w:p w14:paraId="21C647C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tcBorders/>
            <w:shd w:val="clear" w:color="auto" w:fill="auto"/>
            <w:noWrap w:val="0"/>
            <w:vAlign w:val="center"/>
          </w:tcPr>
          <w:p w14:paraId="7F646E77">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06A4DF2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6.支持</w:t>
            </w:r>
            <w:del w:id="219" w:author="admin" w:date="2025-06-26T21:53:31Z">
              <w:r>
                <w:rPr>
                  <w:rFonts w:hint="eastAsia" w:asciiTheme="minorEastAsia" w:hAnsiTheme="minorEastAsia" w:eastAsiaTheme="minorEastAsia" w:cstheme="minorEastAsia"/>
                  <w:i w:val="0"/>
                  <w:iCs w:val="0"/>
                  <w:color w:val="auto"/>
                  <w:kern w:val="0"/>
                  <w:sz w:val="21"/>
                  <w:szCs w:val="21"/>
                  <w:u w:val="none"/>
                  <w:lang w:val="en-US" w:eastAsia="zh-CN" w:bidi="ar"/>
                </w:rPr>
                <w:delText>标准的</w:delText>
              </w:r>
            </w:del>
            <w:ins w:id="220" w:author="admin" w:date="2025-06-26T21:53:29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512 GB MicroSD/MicroSDHC/MicroSDXC卡存储</w:t>
            </w:r>
          </w:p>
        </w:tc>
      </w:tr>
      <w:tr w14:paraId="177E1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761" w:type="dxa"/>
            <w:vMerge w:val="continue"/>
            <w:tcBorders/>
            <w:shd w:val="clear" w:color="auto" w:fill="auto"/>
            <w:noWrap/>
            <w:vAlign w:val="center"/>
          </w:tcPr>
          <w:p w14:paraId="292D9E2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tcBorders/>
            <w:shd w:val="clear" w:color="auto" w:fill="auto"/>
            <w:noWrap w:val="0"/>
            <w:vAlign w:val="center"/>
          </w:tcPr>
          <w:p w14:paraId="7C0782A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1412C87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7.设备具有SD卡槽，</w:t>
            </w:r>
            <w:del w:id="221" w:author="admin" w:date="2025-06-26T21:53:35Z">
              <w:r>
                <w:rPr>
                  <w:rFonts w:hint="eastAsia" w:asciiTheme="minorEastAsia" w:hAnsiTheme="minorEastAsia" w:eastAsiaTheme="minorEastAsia" w:cstheme="minorEastAsia"/>
                  <w:i w:val="0"/>
                  <w:iCs w:val="0"/>
                  <w:color w:val="auto"/>
                  <w:kern w:val="0"/>
                  <w:sz w:val="21"/>
                  <w:szCs w:val="21"/>
                  <w:u w:val="none"/>
                  <w:lang w:val="en-US" w:eastAsia="zh-CN" w:bidi="ar"/>
                </w:rPr>
                <w:delText>至少</w:delText>
              </w:r>
            </w:del>
            <w:r>
              <w:rPr>
                <w:rFonts w:hint="eastAsia" w:asciiTheme="minorEastAsia" w:hAnsiTheme="minorEastAsia" w:eastAsiaTheme="minorEastAsia" w:cstheme="minorEastAsia"/>
                <w:i w:val="0"/>
                <w:iCs w:val="0"/>
                <w:color w:val="auto"/>
                <w:kern w:val="0"/>
                <w:sz w:val="21"/>
                <w:szCs w:val="21"/>
                <w:u w:val="none"/>
                <w:lang w:val="en-US" w:eastAsia="zh-CN" w:bidi="ar"/>
              </w:rPr>
              <w:t>具有</w:t>
            </w:r>
            <w:ins w:id="222" w:author="admin" w:date="2025-06-26T21:53:36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1对音频输入输出接口和</w:t>
            </w:r>
            <w:ins w:id="223" w:author="admin" w:date="2025-06-26T21:53:38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2路报警输入，</w:t>
            </w:r>
            <w:ins w:id="224" w:author="admin" w:date="2025-06-26T21:53:40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1路输出接口，设备需内置扬声器。</w:t>
            </w:r>
          </w:p>
        </w:tc>
      </w:tr>
      <w:tr w14:paraId="19732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71" w:hRule="atLeast"/>
        </w:trPr>
        <w:tc>
          <w:tcPr>
            <w:tcW w:w="761" w:type="dxa"/>
            <w:vMerge w:val="continue"/>
            <w:tcBorders/>
            <w:shd w:val="clear" w:color="auto" w:fill="auto"/>
            <w:noWrap/>
            <w:vAlign w:val="center"/>
          </w:tcPr>
          <w:p w14:paraId="392CB08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tcBorders/>
            <w:shd w:val="clear" w:color="auto" w:fill="auto"/>
            <w:noWrap w:val="0"/>
            <w:vAlign w:val="center"/>
          </w:tcPr>
          <w:p w14:paraId="4189B1A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07CE286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8.支持</w:t>
            </w:r>
            <w:commentRangeStart w:id="14"/>
            <w:r>
              <w:rPr>
                <w:rFonts w:hint="eastAsia" w:asciiTheme="minorEastAsia" w:hAnsiTheme="minorEastAsia" w:eastAsiaTheme="minorEastAsia" w:cstheme="minorEastAsia"/>
                <w:i w:val="0"/>
                <w:iCs w:val="0"/>
                <w:color w:val="auto"/>
                <w:kern w:val="0"/>
                <w:sz w:val="21"/>
                <w:szCs w:val="21"/>
                <w:u w:val="none"/>
                <w:lang w:val="en-US" w:eastAsia="zh-CN" w:bidi="ar"/>
              </w:rPr>
              <w:t>全网4G</w:t>
            </w:r>
            <w:commentRangeEnd w:id="14"/>
            <w:r>
              <w:commentReference w:id="14"/>
            </w:r>
            <w:r>
              <w:rPr>
                <w:rFonts w:hint="eastAsia" w:asciiTheme="minorEastAsia" w:hAnsiTheme="minorEastAsia" w:eastAsiaTheme="minorEastAsia" w:cstheme="minorEastAsia"/>
                <w:i w:val="0"/>
                <w:iCs w:val="0"/>
                <w:color w:val="auto"/>
                <w:kern w:val="0"/>
                <w:sz w:val="21"/>
                <w:szCs w:val="21"/>
                <w:u w:val="none"/>
                <w:lang w:val="en-US" w:eastAsia="zh-CN" w:bidi="ar"/>
              </w:rPr>
              <w:t>无线网络传输。</w:t>
            </w:r>
          </w:p>
        </w:tc>
      </w:tr>
      <w:tr w14:paraId="77426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71" w:hRule="atLeast"/>
        </w:trPr>
        <w:tc>
          <w:tcPr>
            <w:tcW w:w="761" w:type="dxa"/>
            <w:vMerge w:val="continue"/>
            <w:tcBorders/>
            <w:shd w:val="clear" w:color="auto" w:fill="auto"/>
            <w:noWrap/>
            <w:vAlign w:val="center"/>
          </w:tcPr>
          <w:p w14:paraId="75462C5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tcBorders/>
            <w:shd w:val="clear" w:color="auto" w:fill="auto"/>
            <w:noWrap w:val="0"/>
            <w:vAlign w:val="center"/>
          </w:tcPr>
          <w:p w14:paraId="6B728A8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2EE6683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9、支持接入太阳能板电池套装；支持防反接保护。</w:t>
            </w:r>
          </w:p>
        </w:tc>
      </w:tr>
      <w:tr w14:paraId="1AE24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71" w:hRule="atLeast"/>
        </w:trPr>
        <w:tc>
          <w:tcPr>
            <w:tcW w:w="761" w:type="dxa"/>
            <w:vMerge w:val="continue"/>
            <w:tcBorders/>
            <w:shd w:val="clear" w:color="auto" w:fill="auto"/>
            <w:noWrap/>
            <w:vAlign w:val="center"/>
          </w:tcPr>
          <w:p w14:paraId="206F8AD7">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1282" w:type="dxa"/>
            <w:vMerge w:val="continue"/>
            <w:tcBorders/>
            <w:shd w:val="clear" w:color="auto" w:fill="auto"/>
            <w:noWrap w:val="0"/>
            <w:vAlign w:val="center"/>
          </w:tcPr>
          <w:p w14:paraId="45F73BD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1E6C6A1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10.自带太阳能胶体供电系统_100AH电池100W太阳能板，电池</w:t>
            </w:r>
            <w:ins w:id="225" w:author="admin" w:date="2025-06-26T21:53:53Z">
              <w:r>
                <w:rPr>
                  <w:rFonts w:hint="eastAsia" w:asciiTheme="minorEastAsia" w:hAnsiTheme="minorEastAsia" w:eastAsiaTheme="minorEastAsia" w:cstheme="minorEastAsia"/>
                  <w:i w:val="0"/>
                  <w:iCs w:val="0"/>
                  <w:color w:val="auto"/>
                  <w:kern w:val="0"/>
                  <w:sz w:val="21"/>
                  <w:szCs w:val="21"/>
                  <w:u w:val="none"/>
                  <w:lang w:val="en-US" w:eastAsia="zh-CN" w:bidi="ar"/>
                </w:rPr>
                <w:t>≥</w:t>
              </w:r>
            </w:ins>
            <w:del w:id="226" w:author="admin" w:date="2025-06-26T21:53:53Z">
              <w:r>
                <w:rPr>
                  <w:rFonts w:hint="eastAsia" w:asciiTheme="minorEastAsia" w:hAnsiTheme="minorEastAsia" w:eastAsiaTheme="minorEastAsia" w:cstheme="minorEastAsia"/>
                  <w:i w:val="0"/>
                  <w:iCs w:val="0"/>
                  <w:color w:val="auto"/>
                  <w:kern w:val="0"/>
                  <w:sz w:val="21"/>
                  <w:szCs w:val="21"/>
                  <w:u w:val="none"/>
                  <w:lang w:val="en-US" w:eastAsia="zh-CN" w:bidi="ar"/>
                </w:rPr>
                <w:delText>不小于</w:delText>
              </w:r>
            </w:del>
            <w:r>
              <w:rPr>
                <w:rFonts w:hint="eastAsia" w:asciiTheme="minorEastAsia" w:hAnsiTheme="minorEastAsia" w:eastAsiaTheme="minorEastAsia" w:cstheme="minorEastAsia"/>
                <w:i w:val="0"/>
                <w:iCs w:val="0"/>
                <w:color w:val="auto"/>
                <w:kern w:val="0"/>
                <w:sz w:val="21"/>
                <w:szCs w:val="21"/>
                <w:u w:val="none"/>
                <w:lang w:val="en-US" w:eastAsia="zh-CN" w:bidi="ar"/>
              </w:rPr>
              <w:t>12V 100AH，支持稳压DC12V输出，最大瞬时输出功率</w:t>
            </w:r>
            <w:ins w:id="227" w:author="admin" w:date="2025-06-26T21:53:59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60W</w:t>
            </w:r>
          </w:p>
        </w:tc>
      </w:tr>
      <w:tr w14:paraId="57AA7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69" w:hRule="atLeast"/>
        </w:trPr>
        <w:tc>
          <w:tcPr>
            <w:tcW w:w="761" w:type="dxa"/>
            <w:vMerge w:val="restart"/>
            <w:tcBorders>
              <w:top w:val="single" w:color="auto" w:sz="4" w:space="0"/>
            </w:tcBorders>
            <w:shd w:val="clear" w:color="auto" w:fill="auto"/>
            <w:noWrap/>
            <w:vAlign w:val="center"/>
          </w:tcPr>
          <w:p w14:paraId="5EF2BF0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6</w:t>
            </w:r>
          </w:p>
        </w:tc>
        <w:tc>
          <w:tcPr>
            <w:tcW w:w="1282" w:type="dxa"/>
            <w:vMerge w:val="restart"/>
            <w:tcBorders>
              <w:top w:val="single" w:color="auto" w:sz="4" w:space="0"/>
            </w:tcBorders>
            <w:shd w:val="clear" w:color="auto" w:fill="auto"/>
            <w:noWrap w:val="0"/>
            <w:vAlign w:val="center"/>
          </w:tcPr>
          <w:p w14:paraId="351D973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操作终端</w:t>
            </w:r>
          </w:p>
        </w:tc>
        <w:tc>
          <w:tcPr>
            <w:tcW w:w="6476" w:type="dxa"/>
            <w:tcBorders>
              <w:top w:val="single" w:color="auto" w:sz="4" w:space="0"/>
              <w:bottom w:val="single" w:color="auto" w:sz="4" w:space="0"/>
            </w:tcBorders>
            <w:shd w:val="clear" w:color="auto" w:fill="auto"/>
            <w:noWrap w:val="0"/>
            <w:vAlign w:val="center"/>
          </w:tcPr>
          <w:p w14:paraId="22602E7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color w:val="auto"/>
                <w:kern w:val="0"/>
                <w:sz w:val="21"/>
                <w:szCs w:val="21"/>
                <w:highlight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1.处理器：</w:t>
            </w:r>
            <w:ins w:id="228" w:author="admin" w:date="2025-06-26T21:54:01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10核心，</w:t>
            </w:r>
            <w:ins w:id="229" w:author="admin" w:date="2025-06-26T21:54:02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16线程，主频≥2.5GHz，</w:t>
            </w:r>
            <w:ins w:id="230" w:author="admin" w:date="2025-06-26T21:54:03Z">
              <w:r>
                <w:rPr>
                  <w:rFonts w:hint="eastAsia" w:asciiTheme="minorEastAsia" w:hAnsiTheme="minorEastAsia" w:eastAsiaTheme="minorEastAsia" w:cstheme="minorEastAsia"/>
                  <w:i w:val="0"/>
                  <w:iCs w:val="0"/>
                  <w:color w:val="auto"/>
                  <w:kern w:val="0"/>
                  <w:sz w:val="21"/>
                  <w:szCs w:val="21"/>
                  <w:u w:val="none"/>
                  <w:lang w:val="en-US" w:eastAsia="zh-CN" w:bidi="ar"/>
                </w:rPr>
                <w:t>≥</w:t>
              </w:r>
            </w:ins>
            <w:del w:id="231" w:author="admin" w:date="2025-06-26T21:54:04Z">
              <w:r>
                <w:rPr>
                  <w:rFonts w:hint="eastAsia" w:asciiTheme="minorEastAsia" w:hAnsiTheme="minorEastAsia" w:eastAsiaTheme="minorEastAsia" w:cstheme="minorEastAsia"/>
                  <w:i w:val="0"/>
                  <w:iCs w:val="0"/>
                  <w:color w:val="auto"/>
                  <w:kern w:val="0"/>
                  <w:sz w:val="21"/>
                  <w:szCs w:val="21"/>
                  <w:u w:val="none"/>
                  <w:lang w:val="en-US" w:eastAsia="zh-CN" w:bidi="ar"/>
                </w:rPr>
                <w:delText xml:space="preserve"> </w:delText>
              </w:r>
            </w:del>
            <w:r>
              <w:rPr>
                <w:rFonts w:hint="eastAsia" w:asciiTheme="minorEastAsia" w:hAnsiTheme="minorEastAsia" w:eastAsiaTheme="minorEastAsia" w:cstheme="minorEastAsia"/>
                <w:i w:val="0"/>
                <w:iCs w:val="0"/>
                <w:color w:val="auto"/>
                <w:kern w:val="0"/>
                <w:sz w:val="21"/>
                <w:szCs w:val="21"/>
                <w:u w:val="none"/>
                <w:lang w:val="en-US" w:eastAsia="zh-CN" w:bidi="ar"/>
              </w:rPr>
              <w:t>16GB内存，配备</w:t>
            </w:r>
            <w:ins w:id="232" w:author="admin" w:date="2025-06-26T21:54:06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8GB图形加速器；</w:t>
            </w:r>
          </w:p>
        </w:tc>
      </w:tr>
      <w:tr w14:paraId="302F1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69" w:hRule="atLeast"/>
        </w:trPr>
        <w:tc>
          <w:tcPr>
            <w:tcW w:w="761" w:type="dxa"/>
            <w:vMerge w:val="continue"/>
            <w:shd w:val="clear" w:color="auto" w:fill="auto"/>
            <w:noWrap/>
            <w:vAlign w:val="center"/>
          </w:tcPr>
          <w:p w14:paraId="2A82263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150B572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
          <w:p w14:paraId="7163F08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2.系统盘：≥1块512GB  SSD，数据盘≥1块2T HDD；</w:t>
            </w:r>
          </w:p>
        </w:tc>
      </w:tr>
      <w:tr w14:paraId="29E6E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69" w:hRule="atLeast"/>
        </w:trPr>
        <w:tc>
          <w:tcPr>
            <w:tcW w:w="761" w:type="dxa"/>
            <w:vMerge w:val="continue"/>
            <w:tcBorders>
              <w:bottom w:val="single" w:color="auto" w:sz="4" w:space="0"/>
            </w:tcBorders>
            <w:shd w:val="clear" w:color="auto" w:fill="auto"/>
            <w:noWrap/>
            <w:vAlign w:val="center"/>
          </w:tcPr>
          <w:p w14:paraId="15585FA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1282" w:type="dxa"/>
            <w:vMerge w:val="continue"/>
            <w:tcBorders>
              <w:bottom w:val="single" w:color="auto" w:sz="4" w:space="0"/>
            </w:tcBorders>
            <w:shd w:val="clear" w:color="auto" w:fill="auto"/>
            <w:noWrap w:val="0"/>
            <w:vAlign w:val="center"/>
          </w:tcPr>
          <w:p w14:paraId="4FAB31B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6476" w:type="dxa"/>
            <w:tcBorders>
              <w:top w:val="single" w:color="auto" w:sz="4" w:space="0"/>
              <w:bottom w:val="single" w:color="auto" w:sz="4" w:space="0"/>
            </w:tcBorders>
            <w:shd w:val="clear" w:color="auto" w:fill="auto"/>
            <w:noWrap w:val="0"/>
            <w:vAlign w:val="center"/>
          </w:tcPr>
          <w:p w14:paraId="40ACEA6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3.配置</w:t>
            </w:r>
            <w:ins w:id="233" w:author="admin" w:date="2025-06-26T21:54:24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27英寸IPS面板显示屏，</w:t>
            </w:r>
            <w:ins w:id="234" w:author="admin" w:date="2025-06-26T21:54:27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2560×1440分辨率</w:t>
            </w:r>
          </w:p>
        </w:tc>
      </w:tr>
      <w:tr w14:paraId="31C58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4" w:hRule="atLeast"/>
        </w:trPr>
        <w:tc>
          <w:tcPr>
            <w:tcW w:w="761" w:type="dxa"/>
            <w:vMerge w:val="restart"/>
            <w:shd w:val="clear" w:color="auto" w:fill="auto"/>
            <w:noWrap/>
            <w:vAlign w:val="center"/>
          </w:tcPr>
          <w:p w14:paraId="3E51485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7</w:t>
            </w:r>
          </w:p>
        </w:tc>
        <w:tc>
          <w:tcPr>
            <w:tcW w:w="1282" w:type="dxa"/>
            <w:vMerge w:val="restart"/>
            <w:shd w:val="clear" w:color="auto" w:fill="auto"/>
            <w:noWrap w:val="0"/>
            <w:vAlign w:val="center"/>
          </w:tcPr>
          <w:p w14:paraId="7814DD1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高清视讯终端</w:t>
            </w:r>
          </w:p>
        </w:tc>
        <w:tc>
          <w:tcPr>
            <w:tcW w:w="6476" w:type="dxa"/>
            <w:tcBorders>
              <w:top w:val="single" w:color="auto" w:sz="4" w:space="0"/>
              <w:bottom w:val="single" w:color="auto" w:sz="4" w:space="0"/>
            </w:tcBorders>
            <w:shd w:val="clear" w:color="auto" w:fill="auto"/>
            <w:noWrap w:val="0"/>
            <w:vAlign w:val="center"/>
          </w:tcPr>
          <w:p w14:paraId="31105CE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Cs/>
                <w:i w:val="0"/>
                <w:iCs w:val="0"/>
                <w:color w:val="000000"/>
                <w:sz w:val="21"/>
                <w:szCs w:val="21"/>
                <w:highlight w:val="none"/>
                <w:u w:val="none"/>
                <w:lang w:val="en-US" w:eastAsia="zh-CN" w:bidi="ar-SA"/>
              </w:rPr>
            </w:pPr>
            <w:r>
              <w:rPr>
                <w:rFonts w:hint="eastAsia" w:asciiTheme="minorEastAsia" w:hAnsiTheme="minorEastAsia" w:eastAsiaTheme="minorEastAsia" w:cstheme="minorEastAsia"/>
                <w:i w:val="0"/>
                <w:iCs w:val="0"/>
                <w:color w:val="auto"/>
                <w:kern w:val="0"/>
                <w:sz w:val="21"/>
                <w:szCs w:val="21"/>
                <w:highlight w:val="yellow"/>
                <w:u w:val="none"/>
                <w:lang w:val="en-US" w:eastAsia="zh-CN" w:bidi="ar"/>
              </w:rPr>
              <w:t>1、★能与龙华分局现有设备实现无缝兼容；</w:t>
            </w:r>
          </w:p>
        </w:tc>
      </w:tr>
      <w:tr w14:paraId="46A65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4" w:hRule="atLeast"/>
        </w:trPr>
        <w:tc>
          <w:tcPr>
            <w:tcW w:w="761" w:type="dxa"/>
            <w:vMerge w:val="continue"/>
            <w:shd w:val="clear" w:color="auto" w:fill="auto"/>
            <w:noWrap/>
            <w:vAlign w:val="center"/>
          </w:tcPr>
          <w:p w14:paraId="046C89B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591E4F0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
          <w:p w14:paraId="78EBF31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2、配置</w:t>
            </w:r>
            <w:ins w:id="235" w:author="admin" w:date="2025-06-26T21:54:35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1080p30fps会议视频输出，</w:t>
            </w:r>
            <w:del w:id="236" w:author="admin" w:date="2025-06-26T21:54:49Z">
              <w:r>
                <w:rPr>
                  <w:rFonts w:hint="eastAsia" w:asciiTheme="minorEastAsia" w:hAnsiTheme="minorEastAsia" w:eastAsiaTheme="minorEastAsia" w:cstheme="minorEastAsia"/>
                  <w:i w:val="0"/>
                  <w:iCs w:val="0"/>
                  <w:color w:val="auto"/>
                  <w:kern w:val="0"/>
                  <w:sz w:val="21"/>
                  <w:szCs w:val="21"/>
                  <w:u w:val="none"/>
                  <w:lang w:val="en-US" w:eastAsia="zh-CN" w:bidi="ar"/>
                </w:rPr>
                <w:delText>最大</w:delText>
              </w:r>
            </w:del>
            <w:r>
              <w:rPr>
                <w:rFonts w:hint="eastAsia" w:asciiTheme="minorEastAsia" w:hAnsiTheme="minorEastAsia" w:eastAsiaTheme="minorEastAsia" w:cstheme="minorEastAsia"/>
                <w:i w:val="0"/>
                <w:iCs w:val="0"/>
                <w:color w:val="auto"/>
                <w:kern w:val="0"/>
                <w:sz w:val="21"/>
                <w:szCs w:val="21"/>
                <w:u w:val="none"/>
                <w:lang w:val="en-US" w:eastAsia="zh-CN" w:bidi="ar"/>
              </w:rPr>
              <w:t>支持升级</w:t>
            </w:r>
            <w:del w:id="237" w:author="admin" w:date="2025-06-26T21:54:52Z">
              <w:r>
                <w:rPr>
                  <w:rFonts w:hint="eastAsia" w:asciiTheme="minorEastAsia" w:hAnsiTheme="minorEastAsia" w:eastAsiaTheme="minorEastAsia" w:cstheme="minorEastAsia"/>
                  <w:i w:val="0"/>
                  <w:iCs w:val="0"/>
                  <w:color w:val="auto"/>
                  <w:kern w:val="0"/>
                  <w:sz w:val="21"/>
                  <w:szCs w:val="21"/>
                  <w:u w:val="none"/>
                  <w:lang w:val="en-US" w:eastAsia="zh-CN" w:bidi="ar"/>
                </w:rPr>
                <w:delText>至</w:delText>
              </w:r>
            </w:del>
            <w:r>
              <w:rPr>
                <w:rFonts w:hint="eastAsia" w:asciiTheme="minorEastAsia" w:hAnsiTheme="minorEastAsia" w:eastAsiaTheme="minorEastAsia" w:cstheme="minorEastAsia"/>
                <w:i w:val="0"/>
                <w:iCs w:val="0"/>
                <w:color w:val="auto"/>
                <w:kern w:val="0"/>
                <w:sz w:val="21"/>
                <w:szCs w:val="21"/>
                <w:u w:val="none"/>
                <w:lang w:val="en-US" w:eastAsia="zh-CN" w:bidi="ar"/>
              </w:rPr>
              <w:t>4K30fps，</w:t>
            </w:r>
            <w:del w:id="238" w:author="admin" w:date="2025-06-26T21:55:01Z">
              <w:r>
                <w:rPr>
                  <w:rFonts w:hint="eastAsia" w:asciiTheme="minorEastAsia" w:hAnsiTheme="minorEastAsia" w:eastAsiaTheme="minorEastAsia" w:cstheme="minorEastAsia"/>
                  <w:i w:val="0"/>
                  <w:iCs w:val="0"/>
                  <w:color w:val="auto"/>
                  <w:kern w:val="0"/>
                  <w:sz w:val="21"/>
                  <w:szCs w:val="21"/>
                  <w:u w:val="none"/>
                  <w:lang w:val="en-US" w:eastAsia="zh-CN" w:bidi="ar"/>
                </w:rPr>
                <w:delText>最大</w:delText>
              </w:r>
            </w:del>
            <w:r>
              <w:rPr>
                <w:rFonts w:hint="eastAsia" w:asciiTheme="minorEastAsia" w:hAnsiTheme="minorEastAsia" w:eastAsiaTheme="minorEastAsia" w:cstheme="minorEastAsia"/>
                <w:i w:val="0"/>
                <w:iCs w:val="0"/>
                <w:color w:val="auto"/>
                <w:kern w:val="0"/>
                <w:sz w:val="21"/>
                <w:szCs w:val="21"/>
                <w:u w:val="none"/>
                <w:lang w:val="en-US" w:eastAsia="zh-CN" w:bidi="ar"/>
              </w:rPr>
              <w:t>支持双流4K30 + 4K30；</w:t>
            </w:r>
          </w:p>
        </w:tc>
      </w:tr>
      <w:tr w14:paraId="60A95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4" w:hRule="atLeast"/>
        </w:trPr>
        <w:tc>
          <w:tcPr>
            <w:tcW w:w="761" w:type="dxa"/>
            <w:vMerge w:val="continue"/>
            <w:shd w:val="clear" w:color="auto" w:fill="auto"/>
            <w:noWrap/>
            <w:vAlign w:val="center"/>
          </w:tcPr>
          <w:p w14:paraId="6794E30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1282" w:type="dxa"/>
            <w:vMerge w:val="continue"/>
            <w:shd w:val="clear" w:color="auto" w:fill="auto"/>
            <w:noWrap w:val="0"/>
            <w:vAlign w:val="center"/>
          </w:tcPr>
          <w:p w14:paraId="4756BE6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2097E18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3、支持主流音视频接口，可灵活外接阵列麦克风，扬声器，投影仪，LCD/LED大屏显示设备等；</w:t>
            </w:r>
          </w:p>
        </w:tc>
      </w:tr>
      <w:tr w14:paraId="523C0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4" w:hRule="atLeast"/>
        </w:trPr>
        <w:tc>
          <w:tcPr>
            <w:tcW w:w="761" w:type="dxa"/>
            <w:vMerge w:val="continue"/>
            <w:shd w:val="clear" w:color="auto" w:fill="auto"/>
            <w:noWrap/>
            <w:vAlign w:val="center"/>
          </w:tcPr>
          <w:p w14:paraId="78F446E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1282" w:type="dxa"/>
            <w:vMerge w:val="continue"/>
            <w:shd w:val="clear" w:color="auto" w:fill="auto"/>
            <w:noWrap w:val="0"/>
            <w:vAlign w:val="center"/>
          </w:tcPr>
          <w:p w14:paraId="188FD6B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07C0F5E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4、支持视频协议：H.265、H.264 HP、H.264 BP；</w:t>
            </w:r>
          </w:p>
        </w:tc>
      </w:tr>
      <w:tr w14:paraId="09577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4" w:hRule="atLeast"/>
        </w:trPr>
        <w:tc>
          <w:tcPr>
            <w:tcW w:w="761" w:type="dxa"/>
            <w:vMerge w:val="continue"/>
            <w:shd w:val="clear" w:color="auto" w:fill="auto"/>
            <w:noWrap/>
            <w:vAlign w:val="center"/>
          </w:tcPr>
          <w:p w14:paraId="4CD9581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1282" w:type="dxa"/>
            <w:vMerge w:val="continue"/>
            <w:shd w:val="clear" w:color="auto" w:fill="auto"/>
            <w:noWrap w:val="0"/>
            <w:vAlign w:val="center"/>
          </w:tcPr>
          <w:p w14:paraId="64915077">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712AF0E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5、支持音频协议：G.711A、G.711U、G.722、G.722.1C、G.729A、AAC-LD、OPUS；</w:t>
            </w:r>
          </w:p>
        </w:tc>
      </w:tr>
      <w:tr w14:paraId="436B7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4" w:hRule="atLeast"/>
        </w:trPr>
        <w:tc>
          <w:tcPr>
            <w:tcW w:w="761" w:type="dxa"/>
            <w:vMerge w:val="continue"/>
            <w:shd w:val="clear" w:color="auto" w:fill="auto"/>
            <w:noWrap/>
            <w:vAlign w:val="center"/>
          </w:tcPr>
          <w:p w14:paraId="18EC791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1282" w:type="dxa"/>
            <w:vMerge w:val="continue"/>
            <w:shd w:val="clear" w:color="auto" w:fill="auto"/>
            <w:noWrap w:val="0"/>
            <w:vAlign w:val="center"/>
          </w:tcPr>
          <w:p w14:paraId="57216DD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29C4569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6、支持网络传输协议：TCP/IP、RTP、RTCP、DHCP、DNS、SMTP、SNMP、 SNTP、 SSH、 HTTP、 HTTPS、TR-069。</w:t>
            </w:r>
          </w:p>
        </w:tc>
      </w:tr>
      <w:tr w14:paraId="5EA72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5" w:hRule="atLeast"/>
        </w:trPr>
        <w:tc>
          <w:tcPr>
            <w:tcW w:w="761" w:type="dxa"/>
            <w:vMerge w:val="restart"/>
            <w:tcBorders>
              <w:top w:val="single" w:color="auto" w:sz="4" w:space="0"/>
            </w:tcBorders>
            <w:shd w:val="clear" w:color="auto" w:fill="auto"/>
            <w:noWrap/>
            <w:vAlign w:val="center"/>
          </w:tcPr>
          <w:p w14:paraId="3E1DA30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8</w:t>
            </w:r>
          </w:p>
        </w:tc>
        <w:tc>
          <w:tcPr>
            <w:tcW w:w="1282" w:type="dxa"/>
            <w:vMerge w:val="restart"/>
            <w:tcBorders>
              <w:top w:val="single" w:color="auto" w:sz="4" w:space="0"/>
            </w:tcBorders>
            <w:shd w:val="clear" w:color="auto" w:fill="auto"/>
            <w:noWrap w:val="0"/>
            <w:vAlign w:val="center"/>
          </w:tcPr>
          <w:p w14:paraId="5811CE8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高清摄像机</w:t>
            </w:r>
          </w:p>
        </w:tc>
        <w:tc>
          <w:tcPr>
            <w:tcW w:w="6476" w:type="dxa"/>
            <w:tcBorders>
              <w:top w:val="single" w:color="auto" w:sz="4" w:space="0"/>
              <w:bottom w:val="single" w:color="auto" w:sz="4" w:space="0"/>
            </w:tcBorders>
            <w:shd w:val="clear" w:color="auto" w:fill="auto"/>
            <w:noWrap w:val="0"/>
            <w:vAlign w:val="center"/>
          </w:tcPr>
          <w:p w14:paraId="0F41C2E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1、支持≥851万像素1/2.5英寸CMOS成像芯片，支持WDR图像数字宽动态功能。</w:t>
            </w:r>
          </w:p>
        </w:tc>
      </w:tr>
      <w:tr w14:paraId="3BE26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65" w:hRule="atLeast"/>
        </w:trPr>
        <w:tc>
          <w:tcPr>
            <w:tcW w:w="761" w:type="dxa"/>
            <w:vMerge w:val="continue"/>
            <w:shd w:val="clear" w:color="auto" w:fill="auto"/>
            <w:noWrap/>
            <w:vAlign w:val="center"/>
          </w:tcPr>
          <w:p w14:paraId="36F2B1F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77F1910D">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
          <w:p w14:paraId="6047BD3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2、支持1080P60fps、1080P30fps等视频输出格式。</w:t>
            </w:r>
          </w:p>
        </w:tc>
      </w:tr>
      <w:tr w14:paraId="09161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65" w:hRule="atLeast"/>
        </w:trPr>
        <w:tc>
          <w:tcPr>
            <w:tcW w:w="761" w:type="dxa"/>
            <w:vMerge w:val="continue"/>
            <w:shd w:val="clear" w:color="auto" w:fill="auto"/>
            <w:noWrap/>
            <w:vAlign w:val="center"/>
          </w:tcPr>
          <w:p w14:paraId="35AF7F2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1282" w:type="dxa"/>
            <w:vMerge w:val="continue"/>
            <w:shd w:val="clear" w:color="auto" w:fill="auto"/>
            <w:noWrap w:val="0"/>
            <w:vAlign w:val="center"/>
          </w:tcPr>
          <w:p w14:paraId="44CAC67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6476" w:type="dxa"/>
            <w:tcBorders>
              <w:top w:val="single" w:color="auto" w:sz="4" w:space="0"/>
              <w:bottom w:val="single" w:color="auto" w:sz="4" w:space="0"/>
            </w:tcBorders>
            <w:shd w:val="clear" w:color="auto" w:fill="auto"/>
            <w:noWrap w:val="0"/>
            <w:vAlign w:val="center"/>
          </w:tcPr>
          <w:p w14:paraId="2E6F1BD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3、支持≥12倍光学变焦</w:t>
            </w:r>
          </w:p>
        </w:tc>
      </w:tr>
      <w:tr w14:paraId="2350B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5" w:hRule="atLeast"/>
        </w:trPr>
        <w:tc>
          <w:tcPr>
            <w:tcW w:w="761" w:type="dxa"/>
            <w:vMerge w:val="continue"/>
            <w:shd w:val="clear" w:color="auto" w:fill="auto"/>
            <w:noWrap/>
            <w:vAlign w:val="center"/>
          </w:tcPr>
          <w:p w14:paraId="5BBD92F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1282" w:type="dxa"/>
            <w:vMerge w:val="continue"/>
            <w:shd w:val="clear" w:color="auto" w:fill="auto"/>
            <w:noWrap w:val="0"/>
            <w:vAlign w:val="center"/>
          </w:tcPr>
          <w:p w14:paraId="353314A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6476" w:type="dxa"/>
            <w:tcBorders>
              <w:top w:val="single" w:color="auto" w:sz="4" w:space="0"/>
              <w:bottom w:val="single" w:color="auto" w:sz="4" w:space="0"/>
            </w:tcBorders>
            <w:shd w:val="clear" w:color="auto" w:fill="auto"/>
            <w:noWrap w:val="0"/>
            <w:vAlign w:val="center"/>
          </w:tcPr>
          <w:p w14:paraId="6553C12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4、支持≥1路高清视频输出接口</w:t>
            </w:r>
          </w:p>
        </w:tc>
      </w:tr>
      <w:tr w14:paraId="3F4DC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5" w:hRule="atLeast"/>
        </w:trPr>
        <w:tc>
          <w:tcPr>
            <w:tcW w:w="761" w:type="dxa"/>
            <w:vMerge w:val="continue"/>
            <w:shd w:val="clear" w:color="auto" w:fill="auto"/>
            <w:noWrap/>
            <w:vAlign w:val="center"/>
          </w:tcPr>
          <w:p w14:paraId="193BC67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1282" w:type="dxa"/>
            <w:vMerge w:val="continue"/>
            <w:shd w:val="clear" w:color="auto" w:fill="auto"/>
            <w:noWrap w:val="0"/>
            <w:vAlign w:val="center"/>
          </w:tcPr>
          <w:p w14:paraId="36616B0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6476" w:type="dxa"/>
            <w:tcBorders>
              <w:top w:val="single" w:color="auto" w:sz="4" w:space="0"/>
              <w:bottom w:val="single" w:color="auto" w:sz="4" w:space="0"/>
            </w:tcBorders>
            <w:shd w:val="clear" w:color="auto" w:fill="auto"/>
            <w:noWrap w:val="0"/>
            <w:vAlign w:val="center"/>
          </w:tcPr>
          <w:p w14:paraId="51821A5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5、支持≥2个RS-232控制接口，支持标准VISCA控制协议。</w:t>
            </w:r>
          </w:p>
        </w:tc>
      </w:tr>
      <w:tr w14:paraId="5144F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5" w:hRule="atLeast"/>
        </w:trPr>
        <w:tc>
          <w:tcPr>
            <w:tcW w:w="761" w:type="dxa"/>
            <w:vMerge w:val="continue"/>
            <w:shd w:val="clear" w:color="auto" w:fill="auto"/>
            <w:noWrap/>
            <w:vAlign w:val="center"/>
          </w:tcPr>
          <w:p w14:paraId="6317381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1282" w:type="dxa"/>
            <w:vMerge w:val="continue"/>
            <w:shd w:val="clear" w:color="auto" w:fill="auto"/>
            <w:noWrap w:val="0"/>
            <w:vAlign w:val="center"/>
          </w:tcPr>
          <w:p w14:paraId="08011D4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6476" w:type="dxa"/>
            <w:tcBorders>
              <w:top w:val="single" w:color="auto" w:sz="4" w:space="0"/>
              <w:bottom w:val="single" w:color="auto" w:sz="4" w:space="0"/>
            </w:tcBorders>
            <w:shd w:val="clear" w:color="auto" w:fill="auto"/>
            <w:noWrap w:val="0"/>
            <w:vAlign w:val="center"/>
          </w:tcPr>
          <w:p w14:paraId="4DFD47A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6、支持图像倒转功能，方便摄像机安装在天花板上。</w:t>
            </w:r>
          </w:p>
        </w:tc>
      </w:tr>
      <w:tr w14:paraId="16C10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5" w:hRule="atLeast"/>
        </w:trPr>
        <w:tc>
          <w:tcPr>
            <w:tcW w:w="761" w:type="dxa"/>
            <w:vMerge w:val="continue"/>
            <w:shd w:val="clear" w:color="auto" w:fill="auto"/>
            <w:noWrap/>
            <w:vAlign w:val="center"/>
          </w:tcPr>
          <w:p w14:paraId="35F46D9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1282" w:type="dxa"/>
            <w:vMerge w:val="continue"/>
            <w:shd w:val="clear" w:color="auto" w:fill="auto"/>
            <w:noWrap w:val="0"/>
            <w:vAlign w:val="center"/>
          </w:tcPr>
          <w:p w14:paraId="0E824EC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6476" w:type="dxa"/>
            <w:tcBorders>
              <w:top w:val="single" w:color="auto" w:sz="4" w:space="0"/>
              <w:bottom w:val="single" w:color="auto" w:sz="4" w:space="0"/>
            </w:tcBorders>
            <w:shd w:val="clear" w:color="auto" w:fill="auto"/>
            <w:noWrap w:val="0"/>
            <w:vAlign w:val="center"/>
          </w:tcPr>
          <w:p w14:paraId="65A5878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7、</w:t>
            </w:r>
            <w:commentRangeStart w:id="15"/>
            <w:r>
              <w:rPr>
                <w:rFonts w:hint="eastAsia" w:asciiTheme="minorEastAsia" w:hAnsiTheme="minorEastAsia" w:eastAsiaTheme="minorEastAsia" w:cstheme="minorEastAsia"/>
                <w:i w:val="0"/>
                <w:iCs w:val="0"/>
                <w:color w:val="auto"/>
                <w:kern w:val="0"/>
                <w:sz w:val="21"/>
                <w:szCs w:val="21"/>
                <w:u w:val="none"/>
                <w:lang w:val="en-US" w:eastAsia="zh-CN" w:bidi="ar"/>
              </w:rPr>
              <w:t>▲与终端同一品牌</w:t>
            </w:r>
            <w:commentRangeEnd w:id="15"/>
            <w:r>
              <w:commentReference w:id="15"/>
            </w:r>
          </w:p>
        </w:tc>
      </w:tr>
      <w:tr w14:paraId="0E6A8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06" w:hRule="atLeast"/>
        </w:trPr>
        <w:tc>
          <w:tcPr>
            <w:tcW w:w="761" w:type="dxa"/>
            <w:vMerge w:val="restart"/>
            <w:tcBorders>
              <w:top w:val="single" w:color="auto" w:sz="4" w:space="0"/>
            </w:tcBorders>
            <w:shd w:val="clear" w:color="auto" w:fill="auto"/>
            <w:noWrap/>
            <w:vAlign w:val="center"/>
          </w:tcPr>
          <w:p w14:paraId="0608C17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9</w:t>
            </w:r>
          </w:p>
        </w:tc>
        <w:tc>
          <w:tcPr>
            <w:tcW w:w="1282" w:type="dxa"/>
            <w:vMerge w:val="restart"/>
            <w:tcBorders>
              <w:top w:val="single" w:color="auto" w:sz="4" w:space="0"/>
            </w:tcBorders>
            <w:shd w:val="clear" w:color="auto" w:fill="auto"/>
            <w:noWrap w:val="0"/>
            <w:vAlign w:val="center"/>
          </w:tcPr>
          <w:p w14:paraId="61FB3B1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全向阵列麦克风</w:t>
            </w:r>
          </w:p>
        </w:tc>
        <w:tc>
          <w:tcPr>
            <w:tcW w:w="6476" w:type="dxa"/>
            <w:tcBorders>
              <w:top w:val="single" w:color="auto" w:sz="4" w:space="0"/>
              <w:bottom w:val="single" w:color="auto" w:sz="4" w:space="0"/>
            </w:tcBorders>
            <w:shd w:val="clear" w:color="auto" w:fill="auto"/>
            <w:noWrap w:val="0"/>
            <w:vAlign w:val="center"/>
          </w:tcPr>
          <w:p w14:paraId="38CEB52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1、支持360°全向拾音，拾音距离</w:t>
            </w:r>
            <w:ins w:id="239" w:author="admin" w:date="2025-06-26T21:55:22Z">
              <w:r>
                <w:rPr>
                  <w:rFonts w:hint="eastAsia" w:asciiTheme="minorEastAsia" w:hAnsiTheme="minorEastAsia" w:eastAsiaTheme="minorEastAsia" w:cstheme="minorEastAsia"/>
                  <w:i w:val="0"/>
                  <w:iCs w:val="0"/>
                  <w:color w:val="auto"/>
                  <w:kern w:val="0"/>
                  <w:sz w:val="21"/>
                  <w:szCs w:val="21"/>
                  <w:u w:val="none"/>
                  <w:lang w:val="en-US" w:eastAsia="zh-CN" w:bidi="ar"/>
                </w:rPr>
                <w:t>≥</w:t>
              </w:r>
            </w:ins>
            <w:del w:id="240" w:author="admin" w:date="2025-06-26T21:55:22Z">
              <w:r>
                <w:rPr>
                  <w:rFonts w:hint="eastAsia" w:asciiTheme="minorEastAsia" w:hAnsiTheme="minorEastAsia" w:eastAsiaTheme="minorEastAsia" w:cstheme="minorEastAsia"/>
                  <w:i w:val="0"/>
                  <w:iCs w:val="0"/>
                  <w:color w:val="auto"/>
                  <w:kern w:val="0"/>
                  <w:sz w:val="21"/>
                  <w:szCs w:val="21"/>
                  <w:u w:val="none"/>
                  <w:lang w:val="en-US" w:eastAsia="zh-CN" w:bidi="ar"/>
                </w:rPr>
                <w:delText>不小于</w:delText>
              </w:r>
            </w:del>
            <w:r>
              <w:rPr>
                <w:rFonts w:hint="eastAsia" w:asciiTheme="minorEastAsia" w:hAnsiTheme="minorEastAsia" w:eastAsiaTheme="minorEastAsia" w:cstheme="minorEastAsia"/>
                <w:i w:val="0"/>
                <w:iCs w:val="0"/>
                <w:color w:val="auto"/>
                <w:kern w:val="0"/>
                <w:sz w:val="21"/>
                <w:szCs w:val="21"/>
                <w:u w:val="none"/>
                <w:lang w:val="en-US" w:eastAsia="zh-CN" w:bidi="ar"/>
              </w:rPr>
              <w:t>6米。</w:t>
            </w:r>
          </w:p>
        </w:tc>
      </w:tr>
      <w:tr w14:paraId="67E66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06" w:hRule="atLeast"/>
        </w:trPr>
        <w:tc>
          <w:tcPr>
            <w:tcW w:w="761" w:type="dxa"/>
            <w:vMerge w:val="continue"/>
            <w:shd w:val="clear" w:color="auto" w:fill="auto"/>
            <w:noWrap/>
            <w:vAlign w:val="center"/>
          </w:tcPr>
          <w:p w14:paraId="4701288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6E93948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
          <w:p w14:paraId="3CA7BFE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2、支持终端供电，不需要额外电源。</w:t>
            </w:r>
          </w:p>
        </w:tc>
      </w:tr>
      <w:tr w14:paraId="0BE65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06" w:hRule="atLeast"/>
        </w:trPr>
        <w:tc>
          <w:tcPr>
            <w:tcW w:w="761" w:type="dxa"/>
            <w:vMerge w:val="continue"/>
            <w:shd w:val="clear" w:color="auto" w:fill="auto"/>
            <w:noWrap/>
            <w:vAlign w:val="center"/>
          </w:tcPr>
          <w:p w14:paraId="6AE0551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1282" w:type="dxa"/>
            <w:vMerge w:val="continue"/>
            <w:shd w:val="clear" w:color="auto" w:fill="auto"/>
            <w:noWrap w:val="0"/>
            <w:vAlign w:val="center"/>
          </w:tcPr>
          <w:p w14:paraId="1834206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6476" w:type="dxa"/>
            <w:tcBorders>
              <w:top w:val="single" w:color="auto" w:sz="4" w:space="0"/>
              <w:bottom w:val="single" w:color="auto" w:sz="4" w:space="0"/>
            </w:tcBorders>
            <w:shd w:val="clear" w:color="auto" w:fill="auto"/>
            <w:noWrap w:val="0"/>
            <w:vAlign w:val="center"/>
          </w:tcPr>
          <w:p w14:paraId="036547C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3、支持回声抵消、自动增益控制、自动噪声抑制。</w:t>
            </w:r>
          </w:p>
        </w:tc>
      </w:tr>
      <w:tr w14:paraId="3F480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6" w:hRule="atLeast"/>
        </w:trPr>
        <w:tc>
          <w:tcPr>
            <w:tcW w:w="761" w:type="dxa"/>
            <w:vMerge w:val="continue"/>
            <w:shd w:val="clear" w:color="auto" w:fill="auto"/>
            <w:noWrap/>
            <w:vAlign w:val="center"/>
          </w:tcPr>
          <w:p w14:paraId="042256D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1282" w:type="dxa"/>
            <w:vMerge w:val="continue"/>
            <w:shd w:val="clear" w:color="auto" w:fill="auto"/>
            <w:noWrap w:val="0"/>
            <w:vAlign w:val="center"/>
          </w:tcPr>
          <w:p w14:paraId="13B2BC8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6476" w:type="dxa"/>
            <w:tcBorders>
              <w:top w:val="single" w:color="auto" w:sz="4" w:space="0"/>
              <w:bottom w:val="single" w:color="auto" w:sz="4" w:space="0"/>
            </w:tcBorders>
            <w:shd w:val="clear" w:color="auto" w:fill="auto"/>
            <w:noWrap w:val="0"/>
            <w:vAlign w:val="center"/>
          </w:tcPr>
          <w:p w14:paraId="78D5740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4、支持最大二级级联，以满足不同面积会议室的应用需求。</w:t>
            </w:r>
          </w:p>
        </w:tc>
      </w:tr>
      <w:tr w14:paraId="27FD6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06" w:hRule="atLeast"/>
        </w:trPr>
        <w:tc>
          <w:tcPr>
            <w:tcW w:w="761" w:type="dxa"/>
            <w:vMerge w:val="continue"/>
            <w:shd w:val="clear" w:color="auto" w:fill="auto"/>
            <w:noWrap/>
            <w:vAlign w:val="center"/>
          </w:tcPr>
          <w:p w14:paraId="0A65404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1282" w:type="dxa"/>
            <w:vMerge w:val="continue"/>
            <w:shd w:val="clear" w:color="auto" w:fill="auto"/>
            <w:noWrap w:val="0"/>
            <w:vAlign w:val="center"/>
          </w:tcPr>
          <w:p w14:paraId="062943F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p>
        </w:tc>
        <w:tc>
          <w:tcPr>
            <w:tcW w:w="6476" w:type="dxa"/>
            <w:tcBorders>
              <w:top w:val="single" w:color="auto" w:sz="4" w:space="0"/>
              <w:bottom w:val="single" w:color="auto" w:sz="4" w:space="0"/>
            </w:tcBorders>
            <w:shd w:val="clear" w:color="auto" w:fill="auto"/>
            <w:noWrap w:val="0"/>
            <w:vAlign w:val="center"/>
          </w:tcPr>
          <w:p w14:paraId="4ED573D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0" w:right="0" w:rightChars="0"/>
              <w:jc w:val="both"/>
              <w:textAlignment w:val="auto"/>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i w:val="0"/>
                <w:iCs w:val="0"/>
                <w:color w:val="auto"/>
                <w:kern w:val="0"/>
                <w:sz w:val="21"/>
                <w:szCs w:val="21"/>
                <w:u w:val="none"/>
                <w:lang w:val="en-US" w:eastAsia="zh-CN" w:bidi="ar"/>
              </w:rPr>
              <w:t>5、</w:t>
            </w:r>
            <w:commentRangeStart w:id="16"/>
            <w:r>
              <w:rPr>
                <w:rFonts w:hint="eastAsia" w:asciiTheme="minorEastAsia" w:hAnsiTheme="minorEastAsia" w:eastAsiaTheme="minorEastAsia" w:cstheme="minorEastAsia"/>
                <w:i w:val="0"/>
                <w:iCs w:val="0"/>
                <w:color w:val="auto"/>
                <w:kern w:val="0"/>
                <w:sz w:val="21"/>
                <w:szCs w:val="21"/>
                <w:u w:val="none"/>
                <w:lang w:val="en-US" w:eastAsia="zh-CN" w:bidi="ar"/>
              </w:rPr>
              <w:t>▲与终端同一品牌</w:t>
            </w:r>
            <w:commentRangeEnd w:id="16"/>
            <w:r>
              <w:commentReference w:id="16"/>
            </w:r>
          </w:p>
        </w:tc>
      </w:tr>
      <w:tr w14:paraId="00F6E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01" w:hRule="atLeast"/>
        </w:trPr>
        <w:tc>
          <w:tcPr>
            <w:tcW w:w="761" w:type="dxa"/>
            <w:vMerge w:val="restart"/>
            <w:tcBorders>
              <w:top w:val="single" w:color="auto" w:sz="4" w:space="0"/>
            </w:tcBorders>
            <w:shd w:val="clear" w:color="auto" w:fill="auto"/>
            <w:noWrap/>
            <w:vAlign w:val="center"/>
          </w:tcPr>
          <w:p w14:paraId="012B858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10</w:t>
            </w:r>
          </w:p>
        </w:tc>
        <w:tc>
          <w:tcPr>
            <w:tcW w:w="1282" w:type="dxa"/>
            <w:vMerge w:val="restart"/>
            <w:tcBorders>
              <w:top w:val="single" w:color="auto" w:sz="4" w:space="0"/>
            </w:tcBorders>
            <w:shd w:val="clear" w:color="auto" w:fill="auto"/>
            <w:noWrap w:val="0"/>
            <w:vAlign w:val="center"/>
          </w:tcPr>
          <w:p w14:paraId="786D846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公安网交换机/视频专网交换机</w:t>
            </w:r>
          </w:p>
        </w:tc>
        <w:tc>
          <w:tcPr>
            <w:tcW w:w="6476" w:type="dxa"/>
            <w:tcBorders>
              <w:top w:val="single" w:color="auto" w:sz="4" w:space="0"/>
              <w:bottom w:val="single" w:color="auto" w:sz="4" w:space="0"/>
            </w:tcBorders>
            <w:shd w:val="clear" w:color="auto" w:fill="auto"/>
            <w:noWrap w:val="0"/>
            <w:vAlign w:val="center"/>
          </w:tcPr>
          <w:p w14:paraId="6E93ECD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Cs/>
                <w:i w:val="0"/>
                <w:iCs w:val="0"/>
                <w:color w:val="000000"/>
                <w:sz w:val="21"/>
                <w:szCs w:val="21"/>
                <w:highlight w:val="none"/>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1、交换容量≥336 Gbps / 3.36 Tbps；</w:t>
            </w:r>
          </w:p>
        </w:tc>
      </w:tr>
      <w:tr w14:paraId="414BB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1" w:hRule="atLeast"/>
        </w:trPr>
        <w:tc>
          <w:tcPr>
            <w:tcW w:w="761" w:type="dxa"/>
            <w:vMerge w:val="continue"/>
            <w:shd w:val="clear" w:color="auto" w:fill="auto"/>
            <w:noWrap/>
            <w:vAlign w:val="center"/>
          </w:tcPr>
          <w:p w14:paraId="69B19F1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3D16A3E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
          <w:p w14:paraId="00B27F0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Cs/>
                <w:i w:val="0"/>
                <w:iCs w:val="0"/>
                <w:color w:val="000000"/>
                <w:kern w:val="0"/>
                <w:sz w:val="21"/>
                <w:szCs w:val="21"/>
                <w:highlight w:val="none"/>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2、转发包率≥126 Mpps；</w:t>
            </w:r>
          </w:p>
        </w:tc>
      </w:tr>
      <w:tr w14:paraId="6ED70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1" w:hRule="atLeast"/>
        </w:trPr>
        <w:tc>
          <w:tcPr>
            <w:tcW w:w="761" w:type="dxa"/>
            <w:vMerge w:val="continue"/>
            <w:shd w:val="clear" w:color="auto" w:fill="auto"/>
            <w:noWrap/>
            <w:vAlign w:val="center"/>
          </w:tcPr>
          <w:p w14:paraId="24D9F8F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Cs/>
                <w:i w:val="0"/>
                <w:iCs w:val="0"/>
                <w:color w:val="000000"/>
                <w:kern w:val="0"/>
                <w:sz w:val="21"/>
                <w:szCs w:val="21"/>
                <w:highlight w:val="none"/>
                <w:u w:val="none"/>
                <w:lang w:val="en-US" w:eastAsia="zh-CN" w:bidi="ar"/>
              </w:rPr>
            </w:pPr>
          </w:p>
        </w:tc>
        <w:tc>
          <w:tcPr>
            <w:tcW w:w="1282" w:type="dxa"/>
            <w:vMerge w:val="continue"/>
            <w:shd w:val="clear" w:color="auto" w:fill="auto"/>
            <w:noWrap w:val="0"/>
            <w:vAlign w:val="center"/>
          </w:tcPr>
          <w:p w14:paraId="3245891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Cs/>
                <w:i w:val="0"/>
                <w:iCs w:val="0"/>
                <w:color w:val="000000"/>
                <w:kern w:val="0"/>
                <w:sz w:val="21"/>
                <w:szCs w:val="21"/>
                <w:highlight w:val="none"/>
                <w:u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1959A99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bCs w:val="0"/>
                <w:i w:val="0"/>
                <w:iCs w:val="0"/>
                <w:color w:val="FF0000"/>
                <w:kern w:val="0"/>
                <w:sz w:val="21"/>
                <w:szCs w:val="21"/>
                <w:highlight w:val="none"/>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3、固定端口</w:t>
            </w:r>
            <w:ins w:id="241" w:author="admin" w:date="2025-06-26T21:55:58Z">
              <w:r>
                <w:rPr>
                  <w:rFonts w:hint="eastAsia" w:asciiTheme="minorEastAsia" w:hAnsiTheme="minorEastAsia" w:eastAsiaTheme="minorEastAsia" w:cstheme="minorEastAsia"/>
                  <w:i w:val="0"/>
                  <w:iCs w:val="0"/>
                  <w:color w:val="auto"/>
                  <w:kern w:val="0"/>
                  <w:sz w:val="21"/>
                  <w:szCs w:val="21"/>
                  <w:u w:val="none"/>
                  <w:lang w:val="en-US" w:eastAsia="zh-CN" w:bidi="ar"/>
                </w:rPr>
                <w:t>≥</w:t>
              </w:r>
            </w:ins>
            <w:del w:id="242" w:author="admin" w:date="2025-06-26T21:55:58Z">
              <w:r>
                <w:rPr>
                  <w:rFonts w:hint="eastAsia" w:asciiTheme="minorEastAsia" w:hAnsiTheme="minorEastAsia" w:eastAsiaTheme="minorEastAsia" w:cstheme="minorEastAsia"/>
                  <w:i w:val="0"/>
                  <w:iCs w:val="0"/>
                  <w:color w:val="auto"/>
                  <w:kern w:val="0"/>
                  <w:sz w:val="21"/>
                  <w:szCs w:val="21"/>
                  <w:u w:val="none"/>
                  <w:lang w:val="en-US" w:eastAsia="zh-CN" w:bidi="ar"/>
                </w:rPr>
                <w:delText>不少于</w:delText>
              </w:r>
            </w:del>
            <w:r>
              <w:rPr>
                <w:rFonts w:hint="eastAsia" w:asciiTheme="minorEastAsia" w:hAnsiTheme="minorEastAsia" w:eastAsiaTheme="minorEastAsia" w:cstheme="minorEastAsia"/>
                <w:i w:val="0"/>
                <w:iCs w:val="0"/>
                <w:color w:val="auto"/>
                <w:kern w:val="0"/>
                <w:sz w:val="21"/>
                <w:szCs w:val="21"/>
                <w:u w:val="none"/>
                <w:lang w:val="en-US" w:eastAsia="zh-CN" w:bidi="ar"/>
              </w:rPr>
              <w:t>24个10/100/1000Base-T以太网端口</w:t>
            </w:r>
            <w:ins w:id="243" w:author="admin" w:date="2025-06-26T21:55:59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4个万兆SFP+接口，</w:t>
            </w:r>
            <w:ins w:id="244" w:author="admin" w:date="2025-06-26T21:56:02Z">
              <w:r>
                <w:rPr>
                  <w:rFonts w:hint="eastAsia" w:asciiTheme="minorEastAsia" w:hAnsiTheme="minorEastAsia" w:eastAsiaTheme="minorEastAsia" w:cstheme="minorEastAsia"/>
                  <w:i w:val="0"/>
                  <w:iCs w:val="0"/>
                  <w:color w:val="auto"/>
                  <w:kern w:val="0"/>
                  <w:sz w:val="21"/>
                  <w:szCs w:val="21"/>
                  <w:u w:val="none"/>
                  <w:lang w:val="en-US" w:eastAsia="zh-CN" w:bidi="ar"/>
                </w:rPr>
                <w:t>≥</w:t>
              </w:r>
            </w:ins>
            <w:del w:id="245" w:author="admin" w:date="2025-06-26T21:56:02Z">
              <w:r>
                <w:rPr>
                  <w:rFonts w:hint="eastAsia" w:asciiTheme="minorEastAsia" w:hAnsiTheme="minorEastAsia" w:eastAsiaTheme="minorEastAsia" w:cstheme="minorEastAsia"/>
                  <w:i w:val="0"/>
                  <w:iCs w:val="0"/>
                  <w:color w:val="auto"/>
                  <w:kern w:val="0"/>
                  <w:sz w:val="21"/>
                  <w:szCs w:val="21"/>
                  <w:u w:val="none"/>
                  <w:lang w:val="en-US" w:eastAsia="zh-CN" w:bidi="ar"/>
                </w:rPr>
                <w:delText>含</w:delText>
              </w:r>
            </w:del>
            <w:r>
              <w:rPr>
                <w:rFonts w:hint="eastAsia" w:asciiTheme="minorEastAsia" w:hAnsiTheme="minorEastAsia" w:eastAsiaTheme="minorEastAsia" w:cstheme="minorEastAsia"/>
                <w:i w:val="0"/>
                <w:iCs w:val="0"/>
                <w:color w:val="auto"/>
                <w:kern w:val="0"/>
                <w:sz w:val="21"/>
                <w:szCs w:val="21"/>
                <w:u w:val="none"/>
                <w:lang w:val="en-US" w:eastAsia="zh-CN" w:bidi="ar"/>
              </w:rPr>
              <w:t>1个60W交流电源；</w:t>
            </w:r>
          </w:p>
        </w:tc>
      </w:tr>
      <w:tr w14:paraId="1CB66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1" w:hRule="atLeast"/>
        </w:trPr>
        <w:tc>
          <w:tcPr>
            <w:tcW w:w="761" w:type="dxa"/>
            <w:vMerge w:val="continue"/>
            <w:shd w:val="clear" w:color="auto" w:fill="auto"/>
            <w:noWrap/>
            <w:vAlign w:val="center"/>
          </w:tcPr>
          <w:p w14:paraId="07494E0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Cs/>
                <w:i w:val="0"/>
                <w:iCs w:val="0"/>
                <w:color w:val="000000"/>
                <w:kern w:val="0"/>
                <w:sz w:val="21"/>
                <w:szCs w:val="21"/>
                <w:highlight w:val="none"/>
                <w:u w:val="none"/>
                <w:lang w:val="en-US" w:eastAsia="zh-CN" w:bidi="ar"/>
              </w:rPr>
            </w:pPr>
          </w:p>
        </w:tc>
        <w:tc>
          <w:tcPr>
            <w:tcW w:w="1282" w:type="dxa"/>
            <w:vMerge w:val="continue"/>
            <w:shd w:val="clear" w:color="auto" w:fill="auto"/>
            <w:noWrap w:val="0"/>
            <w:vAlign w:val="center"/>
          </w:tcPr>
          <w:p w14:paraId="79B35C3D">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Cs/>
                <w:i w:val="0"/>
                <w:iCs w:val="0"/>
                <w:color w:val="000000"/>
                <w:kern w:val="0"/>
                <w:sz w:val="21"/>
                <w:szCs w:val="21"/>
                <w:highlight w:val="none"/>
                <w:u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2F8454E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bCs w:val="0"/>
                <w:i w:val="0"/>
                <w:iCs w:val="0"/>
                <w:color w:val="FF0000"/>
                <w:kern w:val="0"/>
                <w:sz w:val="21"/>
                <w:szCs w:val="21"/>
                <w:highlight w:val="none"/>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4、配置</w:t>
            </w:r>
            <w:ins w:id="246" w:author="admin" w:date="2025-06-26T21:56:04Z">
              <w:r>
                <w:rPr>
                  <w:rFonts w:hint="eastAsia" w:asciiTheme="minorEastAsia" w:hAnsiTheme="minorEastAsia" w:eastAsiaTheme="minorEastAsia" w:cstheme="minorEastAsia"/>
                  <w:i w:val="0"/>
                  <w:iCs w:val="0"/>
                  <w:color w:val="auto"/>
                  <w:kern w:val="0"/>
                  <w:sz w:val="21"/>
                  <w:szCs w:val="21"/>
                  <w:u w:val="none"/>
                  <w:lang w:val="en-US" w:eastAsia="zh-CN" w:bidi="ar"/>
                </w:rPr>
                <w:t>≥</w:t>
              </w:r>
            </w:ins>
            <w:del w:id="247" w:author="admin" w:date="2025-06-26T21:56:04Z">
              <w:r>
                <w:rPr>
                  <w:rFonts w:hint="eastAsia" w:asciiTheme="minorEastAsia" w:hAnsiTheme="minorEastAsia" w:eastAsiaTheme="minorEastAsia" w:cstheme="minorEastAsia"/>
                  <w:i w:val="0"/>
                  <w:iCs w:val="0"/>
                  <w:color w:val="auto"/>
                  <w:kern w:val="0"/>
                  <w:sz w:val="21"/>
                  <w:szCs w:val="21"/>
                  <w:u w:val="none"/>
                  <w:lang w:val="en-US" w:eastAsia="zh-CN" w:bidi="ar"/>
                </w:rPr>
                <w:delText>不少于</w:delText>
              </w:r>
            </w:del>
            <w:r>
              <w:rPr>
                <w:rFonts w:hint="eastAsia" w:asciiTheme="minorEastAsia" w:hAnsiTheme="minorEastAsia" w:eastAsiaTheme="minorEastAsia" w:cstheme="minorEastAsia"/>
                <w:i w:val="0"/>
                <w:iCs w:val="0"/>
                <w:color w:val="auto"/>
                <w:kern w:val="0"/>
                <w:sz w:val="21"/>
                <w:szCs w:val="21"/>
                <w:u w:val="none"/>
                <w:lang w:val="en-US" w:eastAsia="zh-CN" w:bidi="ar"/>
              </w:rPr>
              <w:t>2个万兆单模光纤模块。</w:t>
            </w:r>
          </w:p>
        </w:tc>
      </w:tr>
      <w:tr w14:paraId="768E2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761" w:type="dxa"/>
            <w:vMerge w:val="restart"/>
            <w:tcBorders>
              <w:top w:val="single" w:color="auto" w:sz="4" w:space="0"/>
            </w:tcBorders>
            <w:shd w:val="clear" w:color="auto" w:fill="auto"/>
            <w:noWrap/>
            <w:vAlign w:val="center"/>
          </w:tcPr>
          <w:p w14:paraId="6D8B489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11</w:t>
            </w:r>
          </w:p>
        </w:tc>
        <w:tc>
          <w:tcPr>
            <w:tcW w:w="1282" w:type="dxa"/>
            <w:vMerge w:val="restart"/>
            <w:tcBorders>
              <w:top w:val="single" w:color="auto" w:sz="4" w:space="0"/>
            </w:tcBorders>
            <w:shd w:val="clear" w:color="auto" w:fill="auto"/>
            <w:noWrap w:val="0"/>
            <w:vAlign w:val="center"/>
          </w:tcPr>
          <w:p w14:paraId="7C769DA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接入交换机/政务外网交换机</w:t>
            </w:r>
          </w:p>
        </w:tc>
        <w:tc>
          <w:tcPr>
            <w:tcW w:w="6476" w:type="dxa"/>
            <w:tcBorders>
              <w:top w:val="single" w:color="auto" w:sz="4" w:space="0"/>
              <w:bottom w:val="single" w:color="auto" w:sz="4" w:space="0"/>
            </w:tcBorders>
            <w:shd w:val="clear" w:color="auto" w:fill="auto"/>
            <w:noWrap w:val="0"/>
            <w:vAlign w:val="center"/>
          </w:tcPr>
          <w:p w14:paraId="30B4A89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Cs/>
                <w:i w:val="0"/>
                <w:iCs w:val="0"/>
                <w:color w:val="000000"/>
                <w:sz w:val="21"/>
                <w:szCs w:val="21"/>
                <w:highlight w:val="none"/>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1、交换容量≥336Gbps/3.36Tbps；</w:t>
            </w:r>
          </w:p>
        </w:tc>
      </w:tr>
      <w:tr w14:paraId="06863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248" w:author="admin" w:date="2025-06-26T21:56:07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blPrExChange>
        </w:tblPrEx>
        <w:trPr>
          <w:trHeight w:val="90" w:hRule="atLeast"/>
          <w:trPrChange w:id="248" w:author="admin" w:date="2025-06-26T21:56:07Z">
            <w:trPr>
              <w:trHeight w:val="815" w:hRule="atLeast"/>
            </w:trPr>
          </w:trPrChange>
        </w:trPr>
        <w:tc>
          <w:tcPr>
            <w:tcW w:w="761" w:type="dxa"/>
            <w:vMerge w:val="continue"/>
            <w:shd w:val="clear" w:color="auto" w:fill="auto"/>
            <w:noWrap/>
            <w:vAlign w:val="center"/>
            <w:tcPrChange w:id="249" w:author="admin" w:date="2025-06-26T21:56:07Z">
              <w:tcPr>
                <w:tcW w:w="761" w:type="dxa"/>
                <w:vMerge w:val="continue"/>
                <w:shd w:val="clear" w:color="auto" w:fill="auto"/>
                <w:noWrap/>
                <w:vAlign w:val="center"/>
              </w:tcPr>
            </w:tcPrChange>
          </w:tcPr>
          <w:p w14:paraId="176FE57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Change w:id="250" w:author="admin" w:date="2025-06-26T21:56:07Z">
              <w:tcPr>
                <w:tcW w:w="1282" w:type="dxa"/>
                <w:vMerge w:val="continue"/>
                <w:shd w:val="clear" w:color="auto" w:fill="auto"/>
                <w:noWrap w:val="0"/>
                <w:vAlign w:val="center"/>
              </w:tcPr>
            </w:tcPrChange>
          </w:tcPr>
          <w:p w14:paraId="7AF01B6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Change w:id="251" w:author="admin" w:date="2025-06-26T21:56:07Z">
              <w:tcPr>
                <w:tcW w:w="6476" w:type="dxa"/>
                <w:tcBorders>
                  <w:top w:val="single" w:color="auto" w:sz="4" w:space="0"/>
                  <w:bottom w:val="single" w:color="auto" w:sz="4" w:space="0"/>
                </w:tcBorders>
                <w:shd w:val="clear" w:color="auto" w:fill="auto"/>
                <w:noWrap w:val="0"/>
                <w:vAlign w:val="center"/>
              </w:tcPr>
            </w:tcPrChange>
          </w:tcPr>
          <w:p w14:paraId="4EAD700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Cs/>
                <w:i w:val="0"/>
                <w:iCs w:val="0"/>
                <w:color w:val="000000"/>
                <w:kern w:val="0"/>
                <w:sz w:val="21"/>
                <w:szCs w:val="21"/>
                <w:highlight w:val="none"/>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2、转发包率≥126 Mpps；</w:t>
            </w:r>
          </w:p>
        </w:tc>
      </w:tr>
      <w:tr w14:paraId="2313E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815" w:hRule="atLeast"/>
        </w:trPr>
        <w:tc>
          <w:tcPr>
            <w:tcW w:w="761" w:type="dxa"/>
            <w:vMerge w:val="continue"/>
            <w:shd w:val="clear" w:color="auto" w:fill="auto"/>
            <w:noWrap/>
            <w:vAlign w:val="center"/>
          </w:tcPr>
          <w:p w14:paraId="1B6F90B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Cs/>
                <w:i w:val="0"/>
                <w:iCs w:val="0"/>
                <w:color w:val="000000"/>
                <w:kern w:val="0"/>
                <w:sz w:val="21"/>
                <w:szCs w:val="21"/>
                <w:highlight w:val="none"/>
                <w:u w:val="none"/>
                <w:lang w:val="en-US" w:eastAsia="zh-CN" w:bidi="ar"/>
              </w:rPr>
            </w:pPr>
          </w:p>
        </w:tc>
        <w:tc>
          <w:tcPr>
            <w:tcW w:w="1282" w:type="dxa"/>
            <w:vMerge w:val="continue"/>
            <w:shd w:val="clear" w:color="auto" w:fill="auto"/>
            <w:noWrap w:val="0"/>
            <w:vAlign w:val="center"/>
          </w:tcPr>
          <w:p w14:paraId="3C0C84E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Cs/>
                <w:i w:val="0"/>
                <w:iCs w:val="0"/>
                <w:color w:val="000000"/>
                <w:kern w:val="0"/>
                <w:sz w:val="21"/>
                <w:szCs w:val="21"/>
                <w:highlight w:val="none"/>
                <w:u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5769AAE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bCs w:val="0"/>
                <w:i w:val="0"/>
                <w:iCs w:val="0"/>
                <w:color w:val="FF0000"/>
                <w:kern w:val="0"/>
                <w:sz w:val="21"/>
                <w:szCs w:val="21"/>
                <w:highlight w:val="none"/>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3、固定端口：</w:t>
            </w:r>
            <w:ins w:id="252" w:author="admin" w:date="2025-06-26T21:56:11Z">
              <w:r>
                <w:rPr>
                  <w:rFonts w:hint="eastAsia" w:asciiTheme="minorEastAsia" w:hAnsiTheme="minorEastAsia" w:eastAsiaTheme="minorEastAsia" w:cstheme="minorEastAsia"/>
                  <w:i w:val="0"/>
                  <w:iCs w:val="0"/>
                  <w:color w:val="auto"/>
                  <w:kern w:val="0"/>
                  <w:sz w:val="21"/>
                  <w:szCs w:val="21"/>
                  <w:u w:val="none"/>
                  <w:lang w:val="en-US" w:eastAsia="zh-CN" w:bidi="ar"/>
                </w:rPr>
                <w:t>≥</w:t>
              </w:r>
            </w:ins>
            <w:del w:id="253" w:author="admin" w:date="2025-06-26T21:56:11Z">
              <w:r>
                <w:rPr>
                  <w:rFonts w:hint="eastAsia" w:asciiTheme="minorEastAsia" w:hAnsiTheme="minorEastAsia" w:eastAsiaTheme="minorEastAsia" w:cstheme="minorEastAsia"/>
                  <w:i w:val="0"/>
                  <w:iCs w:val="0"/>
                  <w:color w:val="auto"/>
                  <w:kern w:val="0"/>
                  <w:sz w:val="21"/>
                  <w:szCs w:val="21"/>
                  <w:u w:val="none"/>
                  <w:lang w:val="en-US" w:eastAsia="zh-CN" w:bidi="ar"/>
                </w:rPr>
                <w:delText>不少于</w:delText>
              </w:r>
            </w:del>
            <w:r>
              <w:rPr>
                <w:rFonts w:hint="eastAsia" w:asciiTheme="minorEastAsia" w:hAnsiTheme="minorEastAsia" w:eastAsiaTheme="minorEastAsia" w:cstheme="minorEastAsia"/>
                <w:i w:val="0"/>
                <w:iCs w:val="0"/>
                <w:color w:val="auto"/>
                <w:kern w:val="0"/>
                <w:sz w:val="21"/>
                <w:szCs w:val="21"/>
                <w:u w:val="none"/>
                <w:lang w:val="en-US" w:eastAsia="zh-CN" w:bidi="ar"/>
              </w:rPr>
              <w:t>24个10/100/1000BASE-T 以太网端口</w:t>
            </w:r>
            <w:ins w:id="254" w:author="admin" w:date="2025-06-26T21:56:13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4个千兆SFP接口，内置AC电源；</w:t>
            </w:r>
          </w:p>
        </w:tc>
      </w:tr>
      <w:tr w14:paraId="3F3A1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Change w:id="255" w:author="admin" w:date="2025-06-26T21:56:10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blPrExChange>
        </w:tblPrEx>
        <w:trPr>
          <w:trHeight w:val="90" w:hRule="atLeast"/>
          <w:trPrChange w:id="255" w:author="admin" w:date="2025-06-26T21:56:10Z">
            <w:trPr>
              <w:trHeight w:val="815" w:hRule="atLeast"/>
            </w:trPr>
          </w:trPrChange>
        </w:trPr>
        <w:tc>
          <w:tcPr>
            <w:tcW w:w="761" w:type="dxa"/>
            <w:vMerge w:val="continue"/>
            <w:shd w:val="clear" w:color="auto" w:fill="auto"/>
            <w:noWrap/>
            <w:vAlign w:val="center"/>
            <w:tcPrChange w:id="256" w:author="admin" w:date="2025-06-26T21:56:10Z">
              <w:tcPr>
                <w:tcW w:w="761" w:type="dxa"/>
                <w:vMerge w:val="continue"/>
                <w:shd w:val="clear" w:color="auto" w:fill="auto"/>
                <w:noWrap/>
                <w:vAlign w:val="center"/>
              </w:tcPr>
            </w:tcPrChange>
          </w:tcPr>
          <w:p w14:paraId="75E7572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Cs/>
                <w:i w:val="0"/>
                <w:iCs w:val="0"/>
                <w:color w:val="000000"/>
                <w:kern w:val="0"/>
                <w:sz w:val="21"/>
                <w:szCs w:val="21"/>
                <w:highlight w:val="none"/>
                <w:u w:val="none"/>
                <w:lang w:val="en-US" w:eastAsia="zh-CN" w:bidi="ar"/>
              </w:rPr>
            </w:pPr>
          </w:p>
        </w:tc>
        <w:tc>
          <w:tcPr>
            <w:tcW w:w="1282" w:type="dxa"/>
            <w:vMerge w:val="continue"/>
            <w:shd w:val="clear" w:color="auto" w:fill="auto"/>
            <w:noWrap w:val="0"/>
            <w:vAlign w:val="center"/>
            <w:tcPrChange w:id="257" w:author="admin" w:date="2025-06-26T21:56:10Z">
              <w:tcPr>
                <w:tcW w:w="1282" w:type="dxa"/>
                <w:vMerge w:val="continue"/>
                <w:shd w:val="clear" w:color="auto" w:fill="auto"/>
                <w:noWrap w:val="0"/>
                <w:vAlign w:val="center"/>
              </w:tcPr>
            </w:tcPrChange>
          </w:tcPr>
          <w:p w14:paraId="1FAFA22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Cs/>
                <w:i w:val="0"/>
                <w:iCs w:val="0"/>
                <w:color w:val="000000"/>
                <w:kern w:val="0"/>
                <w:sz w:val="21"/>
                <w:szCs w:val="21"/>
                <w:highlight w:val="none"/>
                <w:u w:val="none"/>
                <w:lang w:val="en-US" w:eastAsia="zh-CN" w:bidi="ar"/>
              </w:rPr>
            </w:pPr>
          </w:p>
        </w:tc>
        <w:tc>
          <w:tcPr>
            <w:tcW w:w="6476" w:type="dxa"/>
            <w:tcBorders>
              <w:top w:val="single" w:color="auto" w:sz="4" w:space="0"/>
              <w:bottom w:val="single" w:color="auto" w:sz="4" w:space="0"/>
            </w:tcBorders>
            <w:shd w:val="clear" w:color="auto" w:fill="auto"/>
            <w:noWrap w:val="0"/>
            <w:vAlign w:val="center"/>
            <w:tcPrChange w:id="258" w:author="admin" w:date="2025-06-26T21:56:10Z">
              <w:tcPr>
                <w:tcW w:w="6476" w:type="dxa"/>
                <w:tcBorders>
                  <w:top w:val="single" w:color="auto" w:sz="4" w:space="0"/>
                  <w:bottom w:val="single" w:color="auto" w:sz="4" w:space="0"/>
                </w:tcBorders>
                <w:shd w:val="clear" w:color="auto" w:fill="auto"/>
                <w:noWrap w:val="0"/>
                <w:vAlign w:val="center"/>
              </w:tcPr>
            </w:tcPrChange>
          </w:tcPr>
          <w:p w14:paraId="104CA30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
                <w:bCs w:val="0"/>
                <w:i w:val="0"/>
                <w:iCs w:val="0"/>
                <w:color w:val="FF0000"/>
                <w:kern w:val="0"/>
                <w:sz w:val="21"/>
                <w:szCs w:val="21"/>
                <w:highlight w:val="none"/>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4、配置</w:t>
            </w:r>
            <w:ins w:id="259" w:author="admin" w:date="2025-06-26T21:56:16Z">
              <w:r>
                <w:rPr>
                  <w:rFonts w:hint="eastAsia" w:asciiTheme="minorEastAsia" w:hAnsiTheme="minorEastAsia" w:eastAsiaTheme="minorEastAsia" w:cstheme="minorEastAsia"/>
                  <w:i w:val="0"/>
                  <w:iCs w:val="0"/>
                  <w:color w:val="auto"/>
                  <w:kern w:val="0"/>
                  <w:sz w:val="21"/>
                  <w:szCs w:val="21"/>
                  <w:u w:val="none"/>
                  <w:lang w:val="en-US" w:eastAsia="zh-CN" w:bidi="ar"/>
                </w:rPr>
                <w:t>≥</w:t>
              </w:r>
            </w:ins>
            <w:del w:id="260" w:author="admin" w:date="2025-06-26T21:56:16Z">
              <w:r>
                <w:rPr>
                  <w:rFonts w:hint="eastAsia" w:asciiTheme="minorEastAsia" w:hAnsiTheme="minorEastAsia" w:eastAsiaTheme="minorEastAsia" w:cstheme="minorEastAsia"/>
                  <w:i w:val="0"/>
                  <w:iCs w:val="0"/>
                  <w:color w:val="auto"/>
                  <w:kern w:val="0"/>
                  <w:sz w:val="21"/>
                  <w:szCs w:val="21"/>
                  <w:u w:val="none"/>
                  <w:lang w:val="en-US" w:eastAsia="zh-CN" w:bidi="ar"/>
                </w:rPr>
                <w:delText>不少于</w:delText>
              </w:r>
            </w:del>
            <w:r>
              <w:rPr>
                <w:rFonts w:hint="eastAsia" w:asciiTheme="minorEastAsia" w:hAnsiTheme="minorEastAsia" w:eastAsiaTheme="minorEastAsia" w:cstheme="minorEastAsia"/>
                <w:i w:val="0"/>
                <w:iCs w:val="0"/>
                <w:color w:val="auto"/>
                <w:kern w:val="0"/>
                <w:sz w:val="21"/>
                <w:szCs w:val="21"/>
                <w:u w:val="none"/>
                <w:lang w:val="en-US" w:eastAsia="zh-CN" w:bidi="ar"/>
              </w:rPr>
              <w:t>2个千兆单模光纤模块。</w:t>
            </w:r>
          </w:p>
        </w:tc>
      </w:tr>
      <w:tr w14:paraId="5F6A3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40" w:hRule="atLeast"/>
        </w:trPr>
        <w:tc>
          <w:tcPr>
            <w:tcW w:w="761" w:type="dxa"/>
            <w:vMerge w:val="restart"/>
            <w:tcBorders>
              <w:top w:val="single" w:color="auto" w:sz="4" w:space="0"/>
            </w:tcBorders>
            <w:shd w:val="clear" w:color="auto" w:fill="auto"/>
            <w:noWrap/>
            <w:vAlign w:val="center"/>
          </w:tcPr>
          <w:p w14:paraId="6626C0A7">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12</w:t>
            </w:r>
          </w:p>
        </w:tc>
        <w:tc>
          <w:tcPr>
            <w:tcW w:w="1282" w:type="dxa"/>
            <w:vMerge w:val="restart"/>
            <w:tcBorders>
              <w:top w:val="single" w:color="auto" w:sz="4" w:space="0"/>
            </w:tcBorders>
            <w:shd w:val="clear" w:color="auto" w:fill="auto"/>
            <w:noWrap w:val="0"/>
            <w:vAlign w:val="center"/>
          </w:tcPr>
          <w:p w14:paraId="7087F4E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语音网关设备</w:t>
            </w:r>
          </w:p>
        </w:tc>
        <w:tc>
          <w:tcPr>
            <w:tcW w:w="6476" w:type="dxa"/>
            <w:tcBorders>
              <w:top w:val="single" w:color="auto" w:sz="4" w:space="0"/>
              <w:bottom w:val="single" w:color="auto" w:sz="4" w:space="0"/>
            </w:tcBorders>
            <w:shd w:val="clear" w:color="auto" w:fill="auto"/>
            <w:noWrap w:val="0"/>
            <w:vAlign w:val="center"/>
          </w:tcPr>
          <w:p w14:paraId="7E61017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Cs w:val="0"/>
                <w:color w:val="auto"/>
                <w:sz w:val="21"/>
                <w:szCs w:val="21"/>
                <w:highlight w:val="none"/>
                <w:lang w:eastAsia="zh-CN"/>
              </w:rPr>
            </w:pPr>
            <w:r>
              <w:rPr>
                <w:rFonts w:hint="eastAsia" w:asciiTheme="minorEastAsia" w:hAnsiTheme="minorEastAsia" w:eastAsiaTheme="minorEastAsia" w:cstheme="minorEastAsia"/>
                <w:i w:val="0"/>
                <w:iCs w:val="0"/>
                <w:color w:val="auto"/>
                <w:kern w:val="0"/>
                <w:sz w:val="21"/>
                <w:szCs w:val="21"/>
                <w:highlight w:val="yellow"/>
                <w:u w:val="none"/>
                <w:lang w:val="en-US" w:eastAsia="zh-CN" w:bidi="ar"/>
              </w:rPr>
              <w:t>1、★与龙华分局核心设备无缝兼容；</w:t>
            </w:r>
          </w:p>
        </w:tc>
      </w:tr>
      <w:tr w14:paraId="0AED8B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40" w:hRule="atLeast"/>
        </w:trPr>
        <w:tc>
          <w:tcPr>
            <w:tcW w:w="761" w:type="dxa"/>
            <w:vMerge w:val="continue"/>
            <w:shd w:val="clear" w:color="auto" w:fill="auto"/>
            <w:noWrap/>
            <w:vAlign w:val="center"/>
          </w:tcPr>
          <w:p w14:paraId="3DF4BF1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49D98F9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
          <w:p w14:paraId="15434E0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i w:val="0"/>
                <w:iCs w:val="0"/>
                <w:color w:val="auto"/>
                <w:kern w:val="0"/>
                <w:sz w:val="21"/>
                <w:szCs w:val="21"/>
                <w:u w:val="none"/>
                <w:lang w:val="en-US" w:eastAsia="zh-CN" w:bidi="ar"/>
              </w:rPr>
              <w:t>2、支持</w:t>
            </w:r>
            <w:ins w:id="261" w:author="admin" w:date="2025-06-26T21:56:23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16个FXS，</w:t>
            </w:r>
            <w:ins w:id="262" w:author="admin" w:date="2025-06-26T21:56:24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2个50-pin Telco 接口连接；</w:t>
            </w:r>
          </w:p>
        </w:tc>
      </w:tr>
      <w:tr w14:paraId="1E534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40" w:hRule="atLeast"/>
        </w:trPr>
        <w:tc>
          <w:tcPr>
            <w:tcW w:w="761" w:type="dxa"/>
            <w:vMerge w:val="continue"/>
            <w:shd w:val="clear" w:color="auto" w:fill="auto"/>
            <w:noWrap/>
            <w:vAlign w:val="center"/>
          </w:tcPr>
          <w:p w14:paraId="1D96988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color w:val="auto"/>
                <w:sz w:val="21"/>
                <w:szCs w:val="21"/>
                <w:highlight w:val="none"/>
              </w:rPr>
            </w:pPr>
          </w:p>
        </w:tc>
        <w:tc>
          <w:tcPr>
            <w:tcW w:w="1282" w:type="dxa"/>
            <w:vMerge w:val="continue"/>
            <w:shd w:val="clear" w:color="auto" w:fill="auto"/>
            <w:noWrap w:val="0"/>
            <w:vAlign w:val="center"/>
          </w:tcPr>
          <w:p w14:paraId="1499C52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color w:val="auto"/>
                <w:sz w:val="21"/>
                <w:szCs w:val="21"/>
                <w:highlight w:val="none"/>
              </w:rPr>
            </w:pPr>
          </w:p>
        </w:tc>
        <w:tc>
          <w:tcPr>
            <w:tcW w:w="6476" w:type="dxa"/>
            <w:tcBorders>
              <w:top w:val="single" w:color="auto" w:sz="4" w:space="0"/>
              <w:bottom w:val="single" w:color="auto" w:sz="4" w:space="0"/>
            </w:tcBorders>
            <w:shd w:val="clear" w:color="auto" w:fill="auto"/>
            <w:noWrap w:val="0"/>
            <w:vAlign w:val="center"/>
          </w:tcPr>
          <w:p w14:paraId="4B1620C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bCs/>
                <w:color w:val="FF0000"/>
                <w:sz w:val="21"/>
                <w:szCs w:val="21"/>
                <w:highlight w:val="none"/>
              </w:rPr>
            </w:pPr>
            <w:r>
              <w:rPr>
                <w:rFonts w:hint="eastAsia" w:asciiTheme="minorEastAsia" w:hAnsiTheme="minorEastAsia" w:eastAsiaTheme="minorEastAsia" w:cstheme="minorEastAsia"/>
                <w:i w:val="0"/>
                <w:iCs w:val="0"/>
                <w:color w:val="auto"/>
                <w:kern w:val="0"/>
                <w:sz w:val="21"/>
                <w:szCs w:val="21"/>
                <w:u w:val="none"/>
                <w:lang w:val="en-US" w:eastAsia="zh-CN" w:bidi="ar"/>
              </w:rPr>
              <w:t>3、网络接口：千兆单网口；</w:t>
            </w:r>
          </w:p>
        </w:tc>
      </w:tr>
      <w:tr w14:paraId="68704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40" w:hRule="atLeast"/>
        </w:trPr>
        <w:tc>
          <w:tcPr>
            <w:tcW w:w="761" w:type="dxa"/>
            <w:vMerge w:val="continue"/>
            <w:shd w:val="clear" w:color="auto" w:fill="auto"/>
            <w:noWrap/>
            <w:vAlign w:val="center"/>
          </w:tcPr>
          <w:p w14:paraId="723FC4D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color w:val="auto"/>
                <w:sz w:val="21"/>
                <w:szCs w:val="21"/>
                <w:highlight w:val="none"/>
              </w:rPr>
            </w:pPr>
          </w:p>
        </w:tc>
        <w:tc>
          <w:tcPr>
            <w:tcW w:w="1282" w:type="dxa"/>
            <w:vMerge w:val="continue"/>
            <w:shd w:val="clear" w:color="auto" w:fill="auto"/>
            <w:noWrap w:val="0"/>
            <w:vAlign w:val="center"/>
          </w:tcPr>
          <w:p w14:paraId="05B9748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color w:val="auto"/>
                <w:sz w:val="21"/>
                <w:szCs w:val="21"/>
                <w:highlight w:val="none"/>
              </w:rPr>
            </w:pPr>
          </w:p>
        </w:tc>
        <w:tc>
          <w:tcPr>
            <w:tcW w:w="6476" w:type="dxa"/>
            <w:tcBorders>
              <w:top w:val="single" w:color="auto" w:sz="4" w:space="0"/>
              <w:bottom w:val="single" w:color="auto" w:sz="4" w:space="0"/>
            </w:tcBorders>
            <w:shd w:val="clear" w:color="auto" w:fill="auto"/>
            <w:noWrap w:val="0"/>
            <w:vAlign w:val="center"/>
          </w:tcPr>
          <w:p w14:paraId="4164C10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bCs/>
                <w:color w:val="FF0000"/>
                <w:sz w:val="21"/>
                <w:szCs w:val="21"/>
                <w:highlight w:val="none"/>
              </w:rPr>
            </w:pPr>
            <w:r>
              <w:rPr>
                <w:rFonts w:hint="eastAsia" w:asciiTheme="minorEastAsia" w:hAnsiTheme="minorEastAsia" w:eastAsiaTheme="minorEastAsia" w:cstheme="minorEastAsia"/>
                <w:i w:val="0"/>
                <w:iCs w:val="0"/>
                <w:color w:val="auto"/>
                <w:kern w:val="0"/>
                <w:sz w:val="21"/>
                <w:szCs w:val="21"/>
                <w:u w:val="none"/>
                <w:lang w:val="en-US" w:eastAsia="zh-CN" w:bidi="ar"/>
              </w:rPr>
              <w:t>4、SIP服务器：支持</w:t>
            </w:r>
            <w:ins w:id="263" w:author="admin" w:date="2025-06-26T21:56:26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4个SIP服务器配置模板，每路FXS端口支持独立的SIP账号；</w:t>
            </w:r>
          </w:p>
        </w:tc>
      </w:tr>
      <w:tr w14:paraId="1F5EE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19" w:hRule="atLeast"/>
        </w:trPr>
        <w:tc>
          <w:tcPr>
            <w:tcW w:w="761" w:type="dxa"/>
            <w:vMerge w:val="continue"/>
            <w:shd w:val="clear" w:color="auto" w:fill="auto"/>
            <w:noWrap/>
            <w:vAlign w:val="center"/>
          </w:tcPr>
          <w:p w14:paraId="3FF68837">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color w:val="auto"/>
                <w:sz w:val="21"/>
                <w:szCs w:val="21"/>
                <w:highlight w:val="none"/>
              </w:rPr>
            </w:pPr>
          </w:p>
        </w:tc>
        <w:tc>
          <w:tcPr>
            <w:tcW w:w="1282" w:type="dxa"/>
            <w:vMerge w:val="continue"/>
            <w:shd w:val="clear" w:color="auto" w:fill="auto"/>
            <w:noWrap w:val="0"/>
            <w:vAlign w:val="center"/>
          </w:tcPr>
          <w:p w14:paraId="5FB6910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color w:val="auto"/>
                <w:sz w:val="21"/>
                <w:szCs w:val="21"/>
                <w:highlight w:val="none"/>
              </w:rPr>
            </w:pPr>
          </w:p>
        </w:tc>
        <w:tc>
          <w:tcPr>
            <w:tcW w:w="6476" w:type="dxa"/>
            <w:tcBorders>
              <w:top w:val="single" w:color="auto" w:sz="4" w:space="0"/>
              <w:bottom w:val="single" w:color="auto" w:sz="4" w:space="0"/>
            </w:tcBorders>
            <w:shd w:val="clear" w:color="auto" w:fill="auto"/>
            <w:noWrap w:val="0"/>
            <w:vAlign w:val="center"/>
          </w:tcPr>
          <w:p w14:paraId="30ED299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bCs/>
                <w:color w:val="FF0000"/>
                <w:sz w:val="21"/>
                <w:szCs w:val="21"/>
                <w:highlight w:val="none"/>
              </w:rPr>
            </w:pPr>
            <w:r>
              <w:rPr>
                <w:rFonts w:hint="eastAsia" w:asciiTheme="minorEastAsia" w:hAnsiTheme="minorEastAsia" w:eastAsiaTheme="minorEastAsia" w:cstheme="minorEastAsia"/>
                <w:i w:val="0"/>
                <w:iCs w:val="0"/>
                <w:color w:val="auto"/>
                <w:kern w:val="0"/>
                <w:sz w:val="21"/>
                <w:szCs w:val="21"/>
                <w:u w:val="none"/>
                <w:lang w:val="en-US" w:eastAsia="zh-CN" w:bidi="ar"/>
              </w:rPr>
              <w:t>5、语音承载力：</w:t>
            </w:r>
            <w:del w:id="264" w:author="admin" w:date="2025-06-26T21:56:32Z">
              <w:commentRangeStart w:id="17"/>
              <w:r>
                <w:rPr>
                  <w:rFonts w:hint="eastAsia" w:asciiTheme="minorEastAsia" w:hAnsiTheme="minorEastAsia" w:eastAsiaTheme="minorEastAsia" w:cstheme="minorEastAsia"/>
                  <w:i w:val="0"/>
                  <w:iCs w:val="0"/>
                  <w:color w:val="auto"/>
                  <w:kern w:val="0"/>
                  <w:sz w:val="21"/>
                  <w:szCs w:val="21"/>
                  <w:u w:val="none"/>
                  <w:lang w:val="en-US" w:eastAsia="zh-CN" w:bidi="ar"/>
                </w:rPr>
                <w:delText>先进的</w:delText>
              </w:r>
            </w:del>
            <w:r>
              <w:rPr>
                <w:rFonts w:hint="eastAsia" w:asciiTheme="minorEastAsia" w:hAnsiTheme="minorEastAsia" w:eastAsiaTheme="minorEastAsia" w:cstheme="minorEastAsia"/>
                <w:i w:val="0"/>
                <w:iCs w:val="0"/>
                <w:color w:val="auto"/>
                <w:kern w:val="0"/>
                <w:sz w:val="21"/>
                <w:szCs w:val="21"/>
                <w:u w:val="none"/>
                <w:lang w:val="en-US" w:eastAsia="zh-CN" w:bidi="ar"/>
              </w:rPr>
              <w:t>电信级128ms尾长度，G.168线路回声消除</w:t>
            </w:r>
            <w:commentRangeEnd w:id="17"/>
            <w:r>
              <w:commentReference w:id="17"/>
            </w:r>
            <w:r>
              <w:rPr>
                <w:rFonts w:hint="eastAsia" w:asciiTheme="minorEastAsia" w:hAnsiTheme="minorEastAsia" w:eastAsiaTheme="minorEastAsia" w:cstheme="minorEastAsia"/>
                <w:i w:val="0"/>
                <w:iCs w:val="0"/>
                <w:color w:val="auto"/>
                <w:kern w:val="0"/>
                <w:sz w:val="21"/>
                <w:szCs w:val="21"/>
                <w:u w:val="none"/>
                <w:lang w:val="en-US" w:eastAsia="zh-CN" w:bidi="ar"/>
              </w:rPr>
              <w:t>；</w:t>
            </w:r>
          </w:p>
        </w:tc>
      </w:tr>
      <w:tr w14:paraId="54CB3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19" w:hRule="atLeast"/>
        </w:trPr>
        <w:tc>
          <w:tcPr>
            <w:tcW w:w="761" w:type="dxa"/>
            <w:vMerge w:val="continue"/>
            <w:shd w:val="clear" w:color="auto" w:fill="auto"/>
            <w:noWrap/>
            <w:vAlign w:val="center"/>
          </w:tcPr>
          <w:p w14:paraId="41253A9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0D0B86F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
          <w:p w14:paraId="0E500EC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bCs/>
                <w:color w:val="FF0000"/>
                <w:sz w:val="21"/>
                <w:szCs w:val="21"/>
                <w:highlight w:val="none"/>
              </w:rPr>
            </w:pPr>
            <w:r>
              <w:rPr>
                <w:rFonts w:hint="eastAsia" w:asciiTheme="minorEastAsia" w:hAnsiTheme="minorEastAsia" w:eastAsiaTheme="minorEastAsia" w:cstheme="minorEastAsia"/>
                <w:i w:val="0"/>
                <w:iCs w:val="0"/>
                <w:color w:val="auto"/>
                <w:kern w:val="0"/>
                <w:sz w:val="21"/>
                <w:szCs w:val="21"/>
                <w:u w:val="none"/>
                <w:lang w:val="en-US" w:eastAsia="zh-CN" w:bidi="ar"/>
              </w:rPr>
              <w:t>6、消息提示：支持VMWI，闪烁LED灯和间隔提示音作为消息等待提示；</w:t>
            </w:r>
          </w:p>
        </w:tc>
      </w:tr>
      <w:tr w14:paraId="20A18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19" w:hRule="atLeast"/>
        </w:trPr>
        <w:tc>
          <w:tcPr>
            <w:tcW w:w="761" w:type="dxa"/>
            <w:vMerge w:val="continue"/>
            <w:shd w:val="clear" w:color="auto" w:fill="auto"/>
            <w:noWrap/>
            <w:vAlign w:val="center"/>
          </w:tcPr>
          <w:p w14:paraId="3B92771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bCs/>
                <w:color w:val="FF0000"/>
                <w:sz w:val="21"/>
                <w:szCs w:val="21"/>
                <w:highlight w:val="none"/>
              </w:rPr>
            </w:pPr>
          </w:p>
        </w:tc>
        <w:tc>
          <w:tcPr>
            <w:tcW w:w="1282" w:type="dxa"/>
            <w:vMerge w:val="continue"/>
            <w:shd w:val="clear" w:color="auto" w:fill="auto"/>
            <w:noWrap w:val="0"/>
            <w:vAlign w:val="center"/>
          </w:tcPr>
          <w:p w14:paraId="39CDF3C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bCs/>
                <w:color w:val="FF0000"/>
                <w:sz w:val="21"/>
                <w:szCs w:val="21"/>
                <w:highlight w:val="none"/>
              </w:rPr>
            </w:pPr>
          </w:p>
        </w:tc>
        <w:tc>
          <w:tcPr>
            <w:tcW w:w="6476" w:type="dxa"/>
            <w:tcBorders>
              <w:top w:val="single" w:color="auto" w:sz="4" w:space="0"/>
              <w:bottom w:val="single" w:color="auto" w:sz="4" w:space="0"/>
            </w:tcBorders>
            <w:shd w:val="clear" w:color="auto" w:fill="auto"/>
            <w:noWrap w:val="0"/>
            <w:vAlign w:val="center"/>
          </w:tcPr>
          <w:p w14:paraId="63A7EFC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bCs/>
                <w:color w:val="FF0000"/>
                <w:sz w:val="21"/>
                <w:szCs w:val="21"/>
                <w:highlight w:val="none"/>
              </w:rPr>
            </w:pPr>
            <w:r>
              <w:rPr>
                <w:rFonts w:hint="eastAsia" w:asciiTheme="minorEastAsia" w:hAnsiTheme="minorEastAsia" w:eastAsiaTheme="minorEastAsia" w:cstheme="minorEastAsia"/>
                <w:i w:val="0"/>
                <w:iCs w:val="0"/>
                <w:color w:val="auto"/>
                <w:kern w:val="0"/>
                <w:sz w:val="21"/>
                <w:szCs w:val="21"/>
                <w:u w:val="none"/>
                <w:lang w:val="en-US" w:eastAsia="zh-CN" w:bidi="ar"/>
              </w:rPr>
              <w:t>7、电气保护：过电流和过电压保护机制（ITU-T, K.21）；</w:t>
            </w:r>
          </w:p>
        </w:tc>
      </w:tr>
      <w:tr w14:paraId="3C6EC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 w:hRule="atLeast"/>
        </w:trPr>
        <w:tc>
          <w:tcPr>
            <w:tcW w:w="761" w:type="dxa"/>
            <w:vMerge w:val="continue"/>
            <w:shd w:val="clear" w:color="auto" w:fill="auto"/>
            <w:noWrap/>
            <w:vAlign w:val="center"/>
          </w:tcPr>
          <w:p w14:paraId="20ED9DE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bCs/>
                <w:color w:val="FF0000"/>
                <w:sz w:val="21"/>
                <w:szCs w:val="21"/>
                <w:highlight w:val="none"/>
              </w:rPr>
            </w:pPr>
          </w:p>
        </w:tc>
        <w:tc>
          <w:tcPr>
            <w:tcW w:w="1282" w:type="dxa"/>
            <w:vMerge w:val="continue"/>
            <w:shd w:val="clear" w:color="auto" w:fill="auto"/>
            <w:noWrap w:val="0"/>
            <w:vAlign w:val="center"/>
          </w:tcPr>
          <w:p w14:paraId="7CB8BC2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bCs/>
                <w:color w:val="FF0000"/>
                <w:sz w:val="21"/>
                <w:szCs w:val="21"/>
                <w:highlight w:val="none"/>
              </w:rPr>
            </w:pPr>
          </w:p>
        </w:tc>
        <w:tc>
          <w:tcPr>
            <w:tcW w:w="6476" w:type="dxa"/>
            <w:tcBorders>
              <w:top w:val="single" w:color="auto" w:sz="4" w:space="0"/>
              <w:bottom w:val="single" w:color="auto" w:sz="4" w:space="0"/>
            </w:tcBorders>
            <w:shd w:val="clear" w:color="auto" w:fill="auto"/>
            <w:noWrap w:val="0"/>
            <w:vAlign w:val="center"/>
          </w:tcPr>
          <w:p w14:paraId="13DDD80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bCs/>
                <w:color w:val="FF0000"/>
                <w:sz w:val="21"/>
                <w:szCs w:val="21"/>
                <w:highlight w:val="none"/>
              </w:rPr>
            </w:pPr>
            <w:r>
              <w:rPr>
                <w:rFonts w:hint="eastAsia" w:asciiTheme="minorEastAsia" w:hAnsiTheme="minorEastAsia" w:eastAsiaTheme="minorEastAsia" w:cstheme="minorEastAsia"/>
                <w:i w:val="0"/>
                <w:iCs w:val="0"/>
                <w:color w:val="auto"/>
                <w:kern w:val="0"/>
                <w:sz w:val="21"/>
                <w:szCs w:val="21"/>
                <w:u w:val="none"/>
                <w:lang w:val="en-US" w:eastAsia="zh-CN" w:bidi="ar"/>
              </w:rPr>
              <w:t>8、含</w:t>
            </w:r>
            <w:ins w:id="265" w:author="admin" w:date="2025-06-26T21:56:40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i w:val="0"/>
                <w:iCs w:val="0"/>
                <w:color w:val="auto"/>
                <w:kern w:val="0"/>
                <w:sz w:val="21"/>
                <w:szCs w:val="21"/>
                <w:u w:val="none"/>
                <w:lang w:val="en-US" w:eastAsia="zh-CN" w:bidi="ar"/>
              </w:rPr>
              <w:t>16个FXS口注册端口授权</w:t>
            </w:r>
          </w:p>
        </w:tc>
      </w:tr>
      <w:tr w14:paraId="53543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6" w:hRule="atLeast"/>
        </w:trPr>
        <w:tc>
          <w:tcPr>
            <w:tcW w:w="761" w:type="dxa"/>
            <w:vMerge w:val="restart"/>
            <w:tcBorders>
              <w:top w:val="single" w:color="auto" w:sz="4" w:space="0"/>
            </w:tcBorders>
            <w:shd w:val="clear" w:color="auto" w:fill="auto"/>
            <w:noWrap/>
            <w:vAlign w:val="center"/>
          </w:tcPr>
          <w:p w14:paraId="18F2BDE7">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12</w:t>
            </w:r>
          </w:p>
        </w:tc>
        <w:tc>
          <w:tcPr>
            <w:tcW w:w="1282" w:type="dxa"/>
            <w:vMerge w:val="restart"/>
            <w:tcBorders>
              <w:top w:val="single" w:color="auto" w:sz="4" w:space="0"/>
            </w:tcBorders>
            <w:shd w:val="clear" w:color="auto" w:fill="auto"/>
            <w:noWrap w:val="0"/>
            <w:vAlign w:val="center"/>
          </w:tcPr>
          <w:p w14:paraId="32E23B7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IP话机</w:t>
            </w:r>
          </w:p>
        </w:tc>
        <w:tc>
          <w:tcPr>
            <w:tcW w:w="6476" w:type="dxa"/>
            <w:tcBorders>
              <w:top w:val="single" w:color="auto" w:sz="4" w:space="0"/>
              <w:bottom w:val="single" w:color="auto" w:sz="4" w:space="0"/>
            </w:tcBorders>
            <w:shd w:val="clear" w:color="auto" w:fill="auto"/>
            <w:noWrap w:val="0"/>
            <w:vAlign w:val="center"/>
          </w:tcPr>
          <w:p w14:paraId="1C41FAD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color w:val="auto"/>
                <w:sz w:val="21"/>
                <w:szCs w:val="21"/>
                <w:highlight w:val="none"/>
                <w:lang w:val="en-US"/>
              </w:rPr>
            </w:pPr>
            <w:r>
              <w:rPr>
                <w:rFonts w:hint="eastAsia" w:asciiTheme="minorEastAsia" w:hAnsiTheme="minorEastAsia" w:eastAsiaTheme="minorEastAsia" w:cstheme="minorEastAsia"/>
                <w:i w:val="0"/>
                <w:iCs w:val="0"/>
                <w:color w:val="auto"/>
                <w:kern w:val="0"/>
                <w:sz w:val="21"/>
                <w:szCs w:val="21"/>
                <w:u w:val="none"/>
                <w:lang w:val="en-US" w:eastAsia="zh-CN" w:bidi="ar"/>
              </w:rPr>
              <w:t>1、高清音质</w:t>
            </w:r>
          </w:p>
        </w:tc>
      </w:tr>
      <w:tr w14:paraId="5DF4A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06" w:hRule="atLeast"/>
        </w:trPr>
        <w:tc>
          <w:tcPr>
            <w:tcW w:w="761" w:type="dxa"/>
            <w:vMerge w:val="continue"/>
            <w:shd w:val="clear" w:color="auto" w:fill="auto"/>
            <w:noWrap/>
            <w:vAlign w:val="center"/>
          </w:tcPr>
          <w:p w14:paraId="2B0B576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7B7D750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
          <w:p w14:paraId="4F301CF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Cs/>
                <w:i w:val="0"/>
                <w:iCs w:val="0"/>
                <w:color w:val="auto"/>
                <w:kern w:val="0"/>
                <w:sz w:val="21"/>
                <w:szCs w:val="21"/>
                <w:highlight w:val="none"/>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2、</w:t>
            </w:r>
            <w:ins w:id="266" w:author="admin" w:date="2025-06-26T21:56:56Z">
              <w:r>
                <w:rPr>
                  <w:rFonts w:hint="eastAsia" w:asciiTheme="minorEastAsia" w:hAnsiTheme="minorEastAsia" w:eastAsiaTheme="minorEastAsia" w:cstheme="minorEastAsia"/>
                  <w:i w:val="0"/>
                  <w:iCs w:val="0"/>
                  <w:color w:val="auto"/>
                  <w:kern w:val="0"/>
                  <w:sz w:val="21"/>
                  <w:szCs w:val="21"/>
                  <w:u w:val="none"/>
                  <w:lang w:val="en-US" w:eastAsia="zh-CN" w:bidi="ar"/>
                </w:rPr>
                <w:t>≥</w:t>
              </w:r>
            </w:ins>
            <w:del w:id="267" w:author="admin" w:date="2025-06-26T21:56:56Z">
              <w:r>
                <w:rPr>
                  <w:rFonts w:hint="eastAsia" w:asciiTheme="minorEastAsia" w:hAnsiTheme="minorEastAsia" w:eastAsiaTheme="minorEastAsia" w:cstheme="minorEastAsia"/>
                  <w:i w:val="0"/>
                  <w:iCs w:val="0"/>
                  <w:color w:val="auto"/>
                  <w:kern w:val="0"/>
                  <w:sz w:val="21"/>
                  <w:szCs w:val="21"/>
                  <w:u w:val="none"/>
                  <w:lang w:val="en-US" w:eastAsia="zh-CN" w:bidi="ar"/>
                </w:rPr>
                <w:delText xml:space="preserve"> </w:delText>
              </w:r>
            </w:del>
            <w:r>
              <w:rPr>
                <w:rFonts w:hint="eastAsia" w:asciiTheme="minorEastAsia" w:hAnsiTheme="minorEastAsia" w:eastAsiaTheme="minorEastAsia" w:cstheme="minorEastAsia"/>
                <w:i w:val="0"/>
                <w:iCs w:val="0"/>
                <w:color w:val="auto"/>
                <w:kern w:val="0"/>
                <w:sz w:val="21"/>
                <w:szCs w:val="21"/>
                <w:u w:val="none"/>
                <w:lang w:val="en-US" w:eastAsia="zh-CN" w:bidi="ar"/>
              </w:rPr>
              <w:t>2.3" 132x64 像素图形液晶</w:t>
            </w:r>
          </w:p>
        </w:tc>
      </w:tr>
      <w:tr w14:paraId="3C331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06" w:hRule="atLeast"/>
        </w:trPr>
        <w:tc>
          <w:tcPr>
            <w:tcW w:w="761" w:type="dxa"/>
            <w:vMerge w:val="continue"/>
            <w:shd w:val="clear" w:color="auto" w:fill="auto"/>
            <w:noWrap/>
            <w:vAlign w:val="center"/>
          </w:tcPr>
          <w:p w14:paraId="7608149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Cs/>
                <w:i w:val="0"/>
                <w:iCs w:val="0"/>
                <w:color w:val="auto"/>
                <w:kern w:val="0"/>
                <w:sz w:val="21"/>
                <w:szCs w:val="21"/>
                <w:highlight w:val="none"/>
                <w:u w:val="none"/>
                <w:lang w:val="en-US" w:eastAsia="zh-CN" w:bidi="ar"/>
              </w:rPr>
            </w:pPr>
          </w:p>
        </w:tc>
        <w:tc>
          <w:tcPr>
            <w:tcW w:w="1282" w:type="dxa"/>
            <w:vMerge w:val="continue"/>
            <w:shd w:val="clear" w:color="auto" w:fill="auto"/>
            <w:noWrap w:val="0"/>
            <w:vAlign w:val="center"/>
          </w:tcPr>
          <w:p w14:paraId="78EF302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Cs/>
                <w:i w:val="0"/>
                <w:iCs w:val="0"/>
                <w:color w:val="auto"/>
                <w:kern w:val="0"/>
                <w:sz w:val="21"/>
                <w:szCs w:val="21"/>
                <w:highlight w:val="none"/>
                <w:u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6ED0A51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textAlignment w:val="center"/>
              <w:rPr>
                <w:rFonts w:hint="eastAsia" w:asciiTheme="minorEastAsia" w:hAnsiTheme="minorEastAsia" w:eastAsiaTheme="minorEastAsia" w:cstheme="minorEastAsia"/>
                <w:bCs/>
                <w:i w:val="0"/>
                <w:iCs w:val="0"/>
                <w:color w:val="auto"/>
                <w:kern w:val="0"/>
                <w:sz w:val="21"/>
                <w:szCs w:val="21"/>
                <w:highlight w:val="none"/>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3、支持 来电存储，去电存储；</w:t>
            </w:r>
          </w:p>
        </w:tc>
      </w:tr>
      <w:tr w14:paraId="7265B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9" w:hRule="atLeast"/>
        </w:trPr>
        <w:tc>
          <w:tcPr>
            <w:tcW w:w="761" w:type="dxa"/>
            <w:vMerge w:val="restart"/>
            <w:tcBorders>
              <w:top w:val="single" w:color="auto" w:sz="4" w:space="0"/>
            </w:tcBorders>
            <w:shd w:val="clear" w:color="auto" w:fill="auto"/>
            <w:noWrap/>
            <w:vAlign w:val="center"/>
          </w:tcPr>
          <w:p w14:paraId="4ACE48D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14</w:t>
            </w:r>
          </w:p>
        </w:tc>
        <w:tc>
          <w:tcPr>
            <w:tcW w:w="1282" w:type="dxa"/>
            <w:vMerge w:val="restart"/>
            <w:tcBorders>
              <w:top w:val="single" w:color="auto" w:sz="4" w:space="0"/>
            </w:tcBorders>
            <w:shd w:val="clear" w:color="auto" w:fill="auto"/>
            <w:noWrap w:val="0"/>
            <w:vAlign w:val="center"/>
          </w:tcPr>
          <w:p w14:paraId="0D6630F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center"/>
              <w:textAlignment w:val="auto"/>
              <w:rPr>
                <w:rFonts w:hint="eastAsia" w:asciiTheme="minorEastAsia" w:hAnsiTheme="minorEastAsia" w:eastAsiaTheme="minorEastAsia" w:cstheme="minorEastAsia"/>
                <w:bCs/>
                <w:color w:val="auto"/>
                <w:sz w:val="21"/>
                <w:szCs w:val="21"/>
                <w:highlight w:val="none"/>
                <w:lang w:val="en-US" w:eastAsia="zh-CN"/>
              </w:rPr>
            </w:pPr>
            <w:r>
              <w:rPr>
                <w:rFonts w:hint="eastAsia" w:asciiTheme="minorEastAsia" w:hAnsiTheme="minorEastAsia" w:eastAsiaTheme="minorEastAsia" w:cstheme="minorEastAsia"/>
                <w:bCs/>
                <w:color w:val="auto"/>
                <w:sz w:val="21"/>
                <w:szCs w:val="21"/>
                <w:highlight w:val="none"/>
                <w:lang w:val="en-US" w:eastAsia="zh-CN"/>
              </w:rPr>
              <w:t>固定点台</w:t>
            </w:r>
          </w:p>
        </w:tc>
        <w:tc>
          <w:tcPr>
            <w:tcW w:w="6476" w:type="dxa"/>
            <w:tcBorders>
              <w:top w:val="single" w:color="auto" w:sz="4" w:space="0"/>
              <w:bottom w:val="single" w:color="auto" w:sz="4" w:space="0"/>
            </w:tcBorders>
            <w:shd w:val="clear" w:color="auto" w:fill="auto"/>
            <w:noWrap w:val="0"/>
            <w:vAlign w:val="center"/>
          </w:tcPr>
          <w:p w14:paraId="6DD14A6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Cs/>
                <w:color w:val="auto"/>
                <w:kern w:val="0"/>
                <w:sz w:val="21"/>
                <w:szCs w:val="21"/>
                <w:highlight w:val="none"/>
                <w:lang w:val="en-US" w:eastAsia="zh-CN"/>
              </w:rPr>
            </w:pPr>
            <w:r>
              <w:rPr>
                <w:rFonts w:hint="eastAsia" w:asciiTheme="minorEastAsia" w:hAnsiTheme="minorEastAsia" w:eastAsiaTheme="minorEastAsia" w:cstheme="minorEastAsia"/>
                <w:bCs/>
                <w:color w:val="auto"/>
                <w:kern w:val="0"/>
                <w:sz w:val="21"/>
                <w:szCs w:val="21"/>
                <w:highlight w:val="none"/>
                <w:lang w:val="en-US" w:eastAsia="zh-CN"/>
              </w:rPr>
              <w:t>1、工作频段：351-356MHz、358-361MHz；</w:t>
            </w:r>
          </w:p>
        </w:tc>
      </w:tr>
      <w:tr w14:paraId="67688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9" w:hRule="atLeast"/>
        </w:trPr>
        <w:tc>
          <w:tcPr>
            <w:tcW w:w="761" w:type="dxa"/>
            <w:vMerge w:val="continue"/>
            <w:shd w:val="clear" w:color="auto" w:fill="auto"/>
            <w:noWrap/>
            <w:vAlign w:val="center"/>
          </w:tcPr>
          <w:p w14:paraId="1FBC4C9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sz w:val="21"/>
                <w:szCs w:val="21"/>
              </w:rPr>
            </w:pPr>
          </w:p>
        </w:tc>
        <w:tc>
          <w:tcPr>
            <w:tcW w:w="1282" w:type="dxa"/>
            <w:vMerge w:val="continue"/>
            <w:shd w:val="clear" w:color="auto" w:fill="auto"/>
            <w:noWrap w:val="0"/>
            <w:vAlign w:val="center"/>
          </w:tcPr>
          <w:p w14:paraId="4BFF35C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sz w:val="21"/>
                <w:szCs w:val="21"/>
              </w:rPr>
            </w:pPr>
          </w:p>
        </w:tc>
        <w:tc>
          <w:tcPr>
            <w:tcW w:w="6476" w:type="dxa"/>
            <w:tcBorders>
              <w:top w:val="single" w:color="auto" w:sz="4" w:space="0"/>
              <w:bottom w:val="single" w:color="auto" w:sz="4" w:space="0"/>
            </w:tcBorders>
            <w:shd w:val="clear" w:color="auto" w:fill="auto"/>
            <w:noWrap w:val="0"/>
            <w:vAlign w:val="center"/>
          </w:tcPr>
          <w:p w14:paraId="28CE03A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r>
              <w:rPr>
                <w:rFonts w:hint="eastAsia" w:asciiTheme="minorEastAsia" w:hAnsiTheme="minorEastAsia" w:eastAsiaTheme="minorEastAsia" w:cstheme="minorEastAsia"/>
                <w:bCs/>
                <w:color w:val="auto"/>
                <w:kern w:val="0"/>
                <w:sz w:val="21"/>
                <w:szCs w:val="21"/>
                <w:highlight w:val="none"/>
                <w:lang w:val="en-US" w:eastAsia="zh-CN"/>
              </w:rPr>
              <w:t>2、最大输出功率：</w:t>
            </w:r>
            <w:ins w:id="268" w:author="admin" w:date="2025-06-26T21:56:59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bCs/>
                <w:color w:val="auto"/>
                <w:kern w:val="0"/>
                <w:sz w:val="21"/>
                <w:szCs w:val="21"/>
                <w:highlight w:val="none"/>
                <w:lang w:val="en-US" w:eastAsia="zh-CN"/>
              </w:rPr>
              <w:t>25W；</w:t>
            </w:r>
          </w:p>
        </w:tc>
      </w:tr>
      <w:tr w14:paraId="73C0B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9" w:hRule="atLeast"/>
        </w:trPr>
        <w:tc>
          <w:tcPr>
            <w:tcW w:w="761" w:type="dxa"/>
            <w:vMerge w:val="continue"/>
            <w:shd w:val="clear" w:color="auto" w:fill="auto"/>
            <w:noWrap/>
            <w:vAlign w:val="center"/>
          </w:tcPr>
          <w:p w14:paraId="6838A43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1282" w:type="dxa"/>
            <w:vMerge w:val="continue"/>
            <w:shd w:val="clear" w:color="auto" w:fill="auto"/>
            <w:noWrap w:val="0"/>
            <w:vAlign w:val="center"/>
          </w:tcPr>
          <w:p w14:paraId="303F408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08A372A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r>
              <w:rPr>
                <w:rFonts w:hint="eastAsia" w:asciiTheme="minorEastAsia" w:hAnsiTheme="minorEastAsia" w:eastAsiaTheme="minorEastAsia" w:cstheme="minorEastAsia"/>
                <w:bCs/>
                <w:color w:val="auto"/>
                <w:kern w:val="0"/>
                <w:sz w:val="21"/>
                <w:szCs w:val="21"/>
                <w:highlight w:val="none"/>
                <w:lang w:val="en-US" w:eastAsia="zh-CN"/>
              </w:rPr>
              <w:t>3、接收灵敏度：模拟0.18μV(12dBSINAD)/0.16μV(典型值)(12dBSINAD)；数字0.18μV/BER5%；</w:t>
            </w:r>
          </w:p>
        </w:tc>
      </w:tr>
      <w:tr w14:paraId="79C92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9" w:hRule="atLeast"/>
        </w:trPr>
        <w:tc>
          <w:tcPr>
            <w:tcW w:w="761" w:type="dxa"/>
            <w:vMerge w:val="continue"/>
            <w:shd w:val="clear" w:color="auto" w:fill="auto"/>
            <w:noWrap/>
            <w:vAlign w:val="center"/>
          </w:tcPr>
          <w:p w14:paraId="38D6978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1282" w:type="dxa"/>
            <w:vMerge w:val="continue"/>
            <w:shd w:val="clear" w:color="auto" w:fill="auto"/>
            <w:noWrap w:val="0"/>
            <w:vAlign w:val="center"/>
          </w:tcPr>
          <w:p w14:paraId="7D552EF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7D483064">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r>
              <w:rPr>
                <w:rFonts w:hint="eastAsia" w:asciiTheme="minorEastAsia" w:hAnsiTheme="minorEastAsia" w:eastAsiaTheme="minorEastAsia" w:cstheme="minorEastAsia"/>
                <w:bCs/>
                <w:color w:val="auto"/>
                <w:kern w:val="0"/>
                <w:sz w:val="21"/>
                <w:szCs w:val="21"/>
                <w:highlight w:val="none"/>
                <w:lang w:val="en-US" w:eastAsia="zh-CN"/>
              </w:rPr>
              <w:t>4、▲标准配置：主机</w:t>
            </w:r>
            <w:ins w:id="269" w:author="admin" w:date="2025-06-26T21:57:05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bCs/>
                <w:color w:val="auto"/>
                <w:kern w:val="0"/>
                <w:sz w:val="21"/>
                <w:szCs w:val="21"/>
                <w:highlight w:val="none"/>
                <w:lang w:val="en-US" w:eastAsia="zh-CN"/>
              </w:rPr>
              <w:t>1部，公安一所定制加密卡</w:t>
            </w:r>
            <w:ins w:id="270" w:author="admin" w:date="2025-06-26T21:57:03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bCs/>
                <w:color w:val="auto"/>
                <w:kern w:val="0"/>
                <w:sz w:val="21"/>
                <w:szCs w:val="21"/>
                <w:highlight w:val="none"/>
                <w:lang w:val="en-US" w:eastAsia="zh-CN"/>
              </w:rPr>
              <w:t>1张、操作及显示面板</w:t>
            </w:r>
            <w:ins w:id="271" w:author="admin" w:date="2025-06-26T21:57:04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bCs/>
                <w:color w:val="auto"/>
                <w:kern w:val="0"/>
                <w:sz w:val="21"/>
                <w:szCs w:val="21"/>
                <w:highlight w:val="none"/>
                <w:lang w:val="en-US" w:eastAsia="zh-CN"/>
              </w:rPr>
              <w:t>1个，手唛</w:t>
            </w:r>
            <w:ins w:id="272" w:author="admin" w:date="2025-06-26T21:57:07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bCs/>
                <w:color w:val="auto"/>
                <w:kern w:val="0"/>
                <w:sz w:val="21"/>
                <w:szCs w:val="21"/>
                <w:highlight w:val="none"/>
                <w:lang w:val="en-US" w:eastAsia="zh-CN"/>
              </w:rPr>
              <w:t>1个，吸盘天线</w:t>
            </w:r>
            <w:ins w:id="273" w:author="admin" w:date="2025-06-26T21:57:08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bCs/>
                <w:color w:val="auto"/>
                <w:kern w:val="0"/>
                <w:sz w:val="21"/>
                <w:szCs w:val="21"/>
                <w:highlight w:val="none"/>
                <w:lang w:val="en-US" w:eastAsia="zh-CN"/>
              </w:rPr>
              <w:t>1根，馈线</w:t>
            </w:r>
            <w:ins w:id="274" w:author="admin" w:date="2025-06-26T21:57:08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bCs/>
                <w:color w:val="auto"/>
                <w:kern w:val="0"/>
                <w:sz w:val="21"/>
                <w:szCs w:val="21"/>
                <w:highlight w:val="none"/>
                <w:lang w:val="en-US" w:eastAsia="zh-CN"/>
              </w:rPr>
              <w:t>1条，安装辅材</w:t>
            </w:r>
            <w:ins w:id="275" w:author="admin" w:date="2025-06-26T21:57:10Z">
              <w:r>
                <w:rPr>
                  <w:rFonts w:hint="eastAsia" w:asciiTheme="minorEastAsia" w:hAnsiTheme="minorEastAsia" w:eastAsiaTheme="minorEastAsia" w:cstheme="minorEastAsia"/>
                  <w:i w:val="0"/>
                  <w:iCs w:val="0"/>
                  <w:color w:val="auto"/>
                  <w:kern w:val="0"/>
                  <w:sz w:val="21"/>
                  <w:szCs w:val="21"/>
                  <w:u w:val="none"/>
                  <w:lang w:val="en-US" w:eastAsia="zh-CN" w:bidi="ar"/>
                </w:rPr>
                <w:t>≥</w:t>
              </w:r>
            </w:ins>
            <w:r>
              <w:rPr>
                <w:rFonts w:hint="eastAsia" w:asciiTheme="minorEastAsia" w:hAnsiTheme="minorEastAsia" w:eastAsiaTheme="minorEastAsia" w:cstheme="minorEastAsia"/>
                <w:bCs/>
                <w:color w:val="auto"/>
                <w:kern w:val="0"/>
                <w:sz w:val="21"/>
                <w:szCs w:val="21"/>
                <w:highlight w:val="none"/>
                <w:lang w:val="en-US" w:eastAsia="zh-CN"/>
              </w:rPr>
              <w:t>1套。</w:t>
            </w:r>
          </w:p>
        </w:tc>
      </w:tr>
      <w:tr w14:paraId="579C4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9" w:hRule="atLeast"/>
        </w:trPr>
        <w:tc>
          <w:tcPr>
            <w:tcW w:w="761" w:type="dxa"/>
            <w:vMerge w:val="continue"/>
            <w:tcBorders>
              <w:bottom w:val="single" w:color="auto" w:sz="4" w:space="0"/>
            </w:tcBorders>
            <w:shd w:val="clear" w:color="auto" w:fill="auto"/>
            <w:noWrap/>
            <w:vAlign w:val="center"/>
          </w:tcPr>
          <w:p w14:paraId="7981A8D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1282" w:type="dxa"/>
            <w:vMerge w:val="continue"/>
            <w:tcBorders>
              <w:bottom w:val="single" w:color="auto" w:sz="4" w:space="0"/>
            </w:tcBorders>
            <w:shd w:val="clear" w:color="auto" w:fill="auto"/>
            <w:noWrap w:val="0"/>
            <w:vAlign w:val="center"/>
          </w:tcPr>
          <w:p w14:paraId="2B5A23B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p>
        </w:tc>
        <w:tc>
          <w:tcPr>
            <w:tcW w:w="6476" w:type="dxa"/>
            <w:tcBorders>
              <w:top w:val="single" w:color="auto" w:sz="4" w:space="0"/>
              <w:bottom w:val="single" w:color="auto" w:sz="4" w:space="0"/>
            </w:tcBorders>
            <w:shd w:val="clear" w:color="auto" w:fill="auto"/>
            <w:noWrap w:val="0"/>
            <w:vAlign w:val="center"/>
          </w:tcPr>
          <w:p w14:paraId="0113D370">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jc w:val="left"/>
              <w:rPr>
                <w:rFonts w:hint="eastAsia" w:asciiTheme="minorEastAsia" w:hAnsiTheme="minorEastAsia" w:eastAsiaTheme="minorEastAsia" w:cstheme="minorEastAsia"/>
                <w:b w:val="0"/>
                <w:bCs/>
                <w:i w:val="0"/>
                <w:iCs w:val="0"/>
                <w:color w:val="auto"/>
                <w:kern w:val="0"/>
                <w:sz w:val="21"/>
                <w:szCs w:val="21"/>
                <w:highlight w:val="none"/>
                <w:u w:val="none"/>
                <w:lang w:val="en-US" w:eastAsia="zh-CN" w:bidi="ar"/>
              </w:rPr>
            </w:pPr>
            <w:bookmarkStart w:id="146" w:name="_GoBack"/>
            <w:r>
              <w:rPr>
                <w:rFonts w:hint="eastAsia" w:asciiTheme="minorEastAsia" w:hAnsiTheme="minorEastAsia" w:eastAsiaTheme="minorEastAsia" w:cstheme="minorEastAsia"/>
                <w:b w:val="0"/>
                <w:bCs/>
                <w:i w:val="0"/>
                <w:iCs w:val="0"/>
                <w:color w:val="auto"/>
                <w:kern w:val="0"/>
                <w:sz w:val="21"/>
                <w:szCs w:val="21"/>
                <w:highlight w:val="yellow"/>
                <w:u w:val="none"/>
                <w:lang w:val="en-US" w:eastAsia="zh-CN" w:bidi="ar"/>
              </w:rPr>
              <w:t>5、★能与龙华分局现有设备实现无缝兼容</w:t>
            </w:r>
            <w:bookmarkEnd w:id="146"/>
          </w:p>
        </w:tc>
      </w:tr>
      <w:bookmarkEnd w:id="42"/>
    </w:tbl>
    <w:p w14:paraId="3C10AB34">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五、商务要求</w:t>
      </w:r>
    </w:p>
    <w:p w14:paraId="635C279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b/>
          <w:szCs w:val="21"/>
        </w:rPr>
        <w:t>说明：</w:t>
      </w:r>
      <w:r>
        <w:rPr>
          <w:rFonts w:hint="eastAsia" w:asciiTheme="minorEastAsia" w:hAnsiTheme="minorEastAsia" w:eastAsiaTheme="minorEastAsia" w:cstheme="minorEastAsia"/>
          <w:b/>
        </w:rPr>
        <w:t>1、评分时，如对一项招标商务要求（以划分框为准）中的内容存在两处（或以上）负偏离的，在评分时只作一项负偏离扣分。</w:t>
      </w:r>
    </w:p>
    <w:p w14:paraId="7E27E0D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2、带★号条款为不可偏离条款，不作为评分准则中的评分内容</w:t>
      </w:r>
      <w:r>
        <w:rPr>
          <w:rFonts w:hint="eastAsia" w:asciiTheme="minorEastAsia" w:hAnsiTheme="minorEastAsia" w:eastAsiaTheme="minorEastAsia" w:cstheme="minorEastAsia"/>
          <w:b/>
          <w:szCs w:val="21"/>
          <w:lang w:eastAsia="zh-CN"/>
        </w:rPr>
        <w:t>，</w:t>
      </w:r>
      <w:r>
        <w:rPr>
          <w:rFonts w:hint="eastAsia" w:asciiTheme="minorEastAsia" w:hAnsiTheme="minorEastAsia" w:eastAsiaTheme="minorEastAsia" w:cstheme="minorEastAsia"/>
          <w:b/>
          <w:szCs w:val="21"/>
        </w:rPr>
        <w:t>如未响应或出现负偏离的，将作投标无效处理；带“</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b/>
          <w:szCs w:val="21"/>
        </w:rPr>
        <w:t>”指标项为重要参数，负偏离时依相关评分准则内容作重点扣分处理。</w:t>
      </w:r>
    </w:p>
    <w:tbl>
      <w:tblPr>
        <w:tblStyle w:val="43"/>
        <w:tblW w:w="841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
        <w:gridCol w:w="1457"/>
        <w:gridCol w:w="6115"/>
      </w:tblGrid>
      <w:tr w14:paraId="7D38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0" w:type="dxa"/>
            <w:vAlign w:val="center"/>
          </w:tcPr>
          <w:p w14:paraId="15ECF1FD">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序号</w:t>
            </w:r>
          </w:p>
        </w:tc>
        <w:tc>
          <w:tcPr>
            <w:tcW w:w="1457" w:type="dxa"/>
            <w:vAlign w:val="center"/>
          </w:tcPr>
          <w:p w14:paraId="442450C8">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商务需求项</w:t>
            </w:r>
          </w:p>
        </w:tc>
        <w:tc>
          <w:tcPr>
            <w:tcW w:w="6115" w:type="dxa"/>
            <w:vAlign w:val="center"/>
          </w:tcPr>
          <w:p w14:paraId="01D733C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招标商务要求</w:t>
            </w:r>
          </w:p>
        </w:tc>
      </w:tr>
      <w:tr w14:paraId="55845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12" w:type="dxa"/>
            <w:gridSpan w:val="3"/>
          </w:tcPr>
          <w:p w14:paraId="21AB69A4">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（一）免费保修期内售后服务要求</w:t>
            </w:r>
          </w:p>
        </w:tc>
      </w:tr>
      <w:tr w14:paraId="536FE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40" w:type="dxa"/>
            <w:vAlign w:val="center"/>
          </w:tcPr>
          <w:p w14:paraId="48D947ED">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w:t>
            </w:r>
          </w:p>
        </w:tc>
        <w:tc>
          <w:tcPr>
            <w:tcW w:w="1457" w:type="dxa"/>
            <w:vAlign w:val="center"/>
          </w:tcPr>
          <w:p w14:paraId="190F74A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维修响应及故障解决时间</w:t>
            </w:r>
          </w:p>
        </w:tc>
        <w:tc>
          <w:tcPr>
            <w:tcW w:w="6115" w:type="dxa"/>
            <w:vAlign w:val="top"/>
          </w:tcPr>
          <w:p w14:paraId="772F8F4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sz w:val="21"/>
                <w:szCs w:val="21"/>
              </w:rPr>
              <w:t>提供全天7×24小时的技术支持服务，在</w:t>
            </w:r>
            <w:r>
              <w:rPr>
                <w:rFonts w:hint="eastAsia" w:asciiTheme="minorEastAsia" w:hAnsiTheme="minorEastAsia" w:eastAsiaTheme="minorEastAsia" w:cstheme="minorEastAsia"/>
                <w:sz w:val="21"/>
                <w:szCs w:val="21"/>
                <w:lang w:val="en-US" w:eastAsia="zh-CN"/>
              </w:rPr>
              <w:t>30</w:t>
            </w:r>
            <w:r>
              <w:rPr>
                <w:rFonts w:hint="eastAsia" w:asciiTheme="minorEastAsia" w:hAnsiTheme="minorEastAsia" w:eastAsiaTheme="minorEastAsia" w:cstheme="minorEastAsia"/>
                <w:sz w:val="21"/>
                <w:szCs w:val="21"/>
              </w:rPr>
              <w:t>分钟内做出响应；在接到采购人相关人员保障后安排技术</w:t>
            </w:r>
            <w:r>
              <w:rPr>
                <w:rFonts w:hint="eastAsia" w:asciiTheme="minorEastAsia" w:hAnsiTheme="minorEastAsia" w:eastAsiaTheme="minorEastAsia" w:cstheme="minorEastAsia"/>
                <w:sz w:val="21"/>
                <w:szCs w:val="21"/>
                <w:lang w:val="en-US" w:eastAsia="zh-CN"/>
              </w:rPr>
              <w:t>120</w:t>
            </w:r>
            <w:r>
              <w:rPr>
                <w:rFonts w:hint="eastAsia" w:asciiTheme="minorEastAsia" w:hAnsiTheme="minorEastAsia" w:eastAsiaTheme="minorEastAsia" w:cstheme="minorEastAsia"/>
                <w:sz w:val="21"/>
                <w:szCs w:val="21"/>
              </w:rPr>
              <w:t>分钟内到达故障现场提供不间断的服务直到故障排除；常规故障要求在8小时内排除故障；如需用备件更换故障设备的，要求在24小时内完成更换，保证系统能正常运转。</w:t>
            </w:r>
          </w:p>
        </w:tc>
      </w:tr>
      <w:tr w14:paraId="29DE7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40" w:type="dxa"/>
            <w:vMerge w:val="restart"/>
            <w:vAlign w:val="center"/>
          </w:tcPr>
          <w:p w14:paraId="2B852A77">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457" w:type="dxa"/>
            <w:vMerge w:val="restart"/>
            <w:vAlign w:val="center"/>
          </w:tcPr>
          <w:p w14:paraId="5EDF5CAB">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免费保修期</w:t>
            </w:r>
          </w:p>
        </w:tc>
        <w:tc>
          <w:tcPr>
            <w:tcW w:w="6115" w:type="dxa"/>
            <w:vAlign w:val="top"/>
          </w:tcPr>
          <w:p w14:paraId="7D349A6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Theme="minorEastAsia" w:hAnsiTheme="minorEastAsia" w:eastAsiaTheme="minorEastAsia" w:cstheme="minorEastAsia"/>
                <w:b/>
                <w:color w:val="auto"/>
                <w:sz w:val="21"/>
                <w:szCs w:val="21"/>
                <w:highlight w:val="yellow"/>
              </w:rPr>
            </w:pPr>
            <w:r>
              <w:rPr>
                <w:rFonts w:hint="eastAsia" w:asciiTheme="minorEastAsia" w:hAnsiTheme="minorEastAsia" w:eastAsiaTheme="minorEastAsia" w:cstheme="minorEastAsia"/>
                <w:bCs/>
                <w:color w:val="auto"/>
                <w:sz w:val="21"/>
                <w:szCs w:val="21"/>
                <w:highlight w:val="yellow"/>
              </w:rPr>
              <w:t>★1.货物免费保修期</w:t>
            </w:r>
            <w:r>
              <w:rPr>
                <w:rFonts w:hint="eastAsia" w:asciiTheme="minorEastAsia" w:hAnsiTheme="minorEastAsia" w:eastAsiaTheme="minorEastAsia" w:cstheme="minorEastAsia"/>
                <w:bCs/>
                <w:color w:val="auto"/>
                <w:sz w:val="21"/>
                <w:szCs w:val="21"/>
                <w:highlight w:val="yellow"/>
                <w:u w:val="single"/>
              </w:rPr>
              <w:t xml:space="preserve"> </w:t>
            </w:r>
            <w:r>
              <w:rPr>
                <w:rFonts w:hint="eastAsia" w:asciiTheme="minorEastAsia" w:hAnsiTheme="minorEastAsia" w:eastAsiaTheme="minorEastAsia" w:cstheme="minorEastAsia"/>
                <w:bCs/>
                <w:color w:val="auto"/>
                <w:sz w:val="21"/>
                <w:szCs w:val="21"/>
                <w:highlight w:val="yellow"/>
                <w:u w:val="single"/>
                <w:lang w:val="en-US" w:eastAsia="zh-CN"/>
              </w:rPr>
              <w:t>1</w:t>
            </w:r>
            <w:r>
              <w:rPr>
                <w:rFonts w:hint="eastAsia" w:asciiTheme="minorEastAsia" w:hAnsiTheme="minorEastAsia" w:eastAsiaTheme="minorEastAsia" w:cstheme="minorEastAsia"/>
                <w:bCs/>
                <w:color w:val="auto"/>
                <w:sz w:val="21"/>
                <w:szCs w:val="21"/>
                <w:highlight w:val="yellow"/>
                <w:u w:val="single"/>
              </w:rPr>
              <w:t xml:space="preserve"> </w:t>
            </w:r>
            <w:r>
              <w:rPr>
                <w:rFonts w:hint="eastAsia" w:asciiTheme="minorEastAsia" w:hAnsiTheme="minorEastAsia" w:eastAsiaTheme="minorEastAsia" w:cstheme="minorEastAsia"/>
                <w:bCs/>
                <w:color w:val="auto"/>
                <w:sz w:val="21"/>
                <w:szCs w:val="21"/>
                <w:highlight w:val="yellow"/>
              </w:rPr>
              <w:t>年，时间自最终验收合格并交付使用之日起计算。</w:t>
            </w:r>
          </w:p>
        </w:tc>
      </w:tr>
      <w:tr w14:paraId="3A1B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Merge w:val="continue"/>
            <w:vAlign w:val="center"/>
          </w:tcPr>
          <w:p w14:paraId="04787E22">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sz w:val="21"/>
                <w:szCs w:val="21"/>
              </w:rPr>
            </w:pPr>
          </w:p>
        </w:tc>
        <w:tc>
          <w:tcPr>
            <w:tcW w:w="1457" w:type="dxa"/>
            <w:vMerge w:val="continue"/>
            <w:vAlign w:val="center"/>
          </w:tcPr>
          <w:p w14:paraId="5E5D7F7B">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sz w:val="21"/>
                <w:szCs w:val="21"/>
              </w:rPr>
            </w:pPr>
          </w:p>
        </w:tc>
        <w:tc>
          <w:tcPr>
            <w:tcW w:w="6115" w:type="dxa"/>
            <w:vAlign w:val="center"/>
          </w:tcPr>
          <w:p w14:paraId="4D3C72D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Theme="minorEastAsia" w:hAnsiTheme="minorEastAsia" w:eastAsiaTheme="minorEastAsia" w:cstheme="minorEastAsia"/>
                <w:bCs/>
                <w:color w:val="auto"/>
                <w:sz w:val="21"/>
                <w:szCs w:val="21"/>
                <w:highlight w:val="yellow"/>
              </w:rPr>
            </w:pPr>
            <w:r>
              <w:rPr>
                <w:rFonts w:hint="eastAsia" w:asciiTheme="minorEastAsia" w:hAnsiTheme="minorEastAsia" w:eastAsiaTheme="minorEastAsia" w:cstheme="minorEastAsia"/>
                <w:bCs/>
                <w:color w:val="auto"/>
                <w:sz w:val="21"/>
                <w:szCs w:val="21"/>
                <w:highlight w:val="yellow"/>
              </w:rPr>
              <w:t>★2.免费保修期内，</w:t>
            </w:r>
            <w:r>
              <w:rPr>
                <w:rFonts w:hint="eastAsia" w:asciiTheme="minorEastAsia" w:hAnsiTheme="minorEastAsia" w:eastAsiaTheme="minorEastAsia" w:cstheme="minorEastAsia"/>
                <w:color w:val="auto"/>
                <w:sz w:val="21"/>
                <w:szCs w:val="21"/>
                <w:highlight w:val="yellow"/>
              </w:rPr>
              <w:t>所有服务及配件全部免费。</w:t>
            </w:r>
          </w:p>
        </w:tc>
      </w:tr>
      <w:tr w14:paraId="2DB4A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Align w:val="center"/>
          </w:tcPr>
          <w:p w14:paraId="3C230538">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sz w:val="21"/>
                <w:szCs w:val="21"/>
              </w:rPr>
              <w:t>3</w:t>
            </w:r>
          </w:p>
        </w:tc>
        <w:tc>
          <w:tcPr>
            <w:tcW w:w="1457" w:type="dxa"/>
            <w:vAlign w:val="center"/>
          </w:tcPr>
          <w:p w14:paraId="2EB8A95D">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sz w:val="21"/>
                <w:szCs w:val="21"/>
              </w:rPr>
              <w:t>技术文件</w:t>
            </w:r>
          </w:p>
        </w:tc>
        <w:tc>
          <w:tcPr>
            <w:tcW w:w="6115" w:type="dxa"/>
            <w:vAlign w:val="center"/>
          </w:tcPr>
          <w:p w14:paraId="3C53EC89">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供应商应提供全套、完整的书面技术资料，包括仪器说明书、操作手册、简单维修说明、图纸等。</w:t>
            </w:r>
          </w:p>
        </w:tc>
      </w:tr>
      <w:tr w14:paraId="490B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12" w:type="dxa"/>
            <w:gridSpan w:val="3"/>
            <w:vAlign w:val="center"/>
          </w:tcPr>
          <w:p w14:paraId="2FB70955">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（二）免费保修期外售后服务要求</w:t>
            </w:r>
          </w:p>
        </w:tc>
      </w:tr>
      <w:tr w14:paraId="2E5E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14:paraId="278FE3E8">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1</w:t>
            </w:r>
          </w:p>
        </w:tc>
        <w:tc>
          <w:tcPr>
            <w:tcW w:w="1457" w:type="dxa"/>
            <w:vAlign w:val="center"/>
          </w:tcPr>
          <w:p w14:paraId="3222568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color w:val="000000"/>
                <w:sz w:val="21"/>
                <w:szCs w:val="21"/>
              </w:rPr>
            </w:pPr>
            <w:r>
              <w:rPr>
                <w:rStyle w:val="47"/>
                <w:rFonts w:hint="eastAsia" w:asciiTheme="minorEastAsia" w:hAnsiTheme="minorEastAsia" w:eastAsiaTheme="minorEastAsia" w:cstheme="minorEastAsia"/>
                <w:b w:val="0"/>
                <w:bCs/>
                <w:color w:val="000000"/>
                <w:sz w:val="21"/>
                <w:szCs w:val="21"/>
              </w:rPr>
              <w:t>维修零配件、消耗品和延续保修合同的报价</w:t>
            </w:r>
          </w:p>
        </w:tc>
        <w:tc>
          <w:tcPr>
            <w:tcW w:w="6115" w:type="dxa"/>
            <w:vAlign w:val="center"/>
          </w:tcPr>
          <w:p w14:paraId="789D03DB">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color w:val="000000"/>
                <w:sz w:val="21"/>
                <w:szCs w:val="21"/>
              </w:rPr>
            </w:pPr>
            <w:r>
              <w:rPr>
                <w:rFonts w:hint="eastAsia" w:asciiTheme="minorEastAsia" w:hAnsiTheme="minorEastAsia" w:eastAsiaTheme="minorEastAsia" w:cstheme="minorEastAsia"/>
                <w:color w:val="000000"/>
                <w:sz w:val="21"/>
                <w:szCs w:val="21"/>
              </w:rPr>
              <w:t>1.1由设备制造商提供售后服务，</w:t>
            </w:r>
            <w:r>
              <w:rPr>
                <w:rFonts w:hint="eastAsia" w:asciiTheme="minorEastAsia" w:hAnsiTheme="minorEastAsia" w:eastAsiaTheme="minorEastAsia" w:cstheme="minorEastAsia"/>
                <w:color w:val="000000"/>
                <w:sz w:val="21"/>
                <w:szCs w:val="21"/>
                <w:u w:val="single"/>
                <w:lang w:val="en-US" w:eastAsia="zh-CN"/>
              </w:rPr>
              <w:t xml:space="preserve"> </w:t>
            </w:r>
            <w:r>
              <w:rPr>
                <w:rFonts w:hint="eastAsia" w:asciiTheme="minorEastAsia" w:hAnsiTheme="minorEastAsia" w:eastAsiaTheme="minorEastAsia" w:cstheme="minorEastAsia"/>
                <w:color w:val="000000"/>
                <w:sz w:val="21"/>
                <w:szCs w:val="21"/>
                <w:u w:val="single"/>
              </w:rPr>
              <w:t xml:space="preserve">1 </w:t>
            </w:r>
            <w:r>
              <w:rPr>
                <w:rFonts w:hint="eastAsia" w:asciiTheme="minorEastAsia" w:hAnsiTheme="minorEastAsia" w:eastAsiaTheme="minorEastAsia" w:cstheme="minorEastAsia"/>
                <w:color w:val="000000"/>
                <w:sz w:val="21"/>
                <w:szCs w:val="21"/>
              </w:rPr>
              <w:t>小时内响应，</w:t>
            </w:r>
            <w:r>
              <w:rPr>
                <w:rFonts w:hint="eastAsia" w:asciiTheme="minorEastAsia" w:hAnsiTheme="minorEastAsia" w:eastAsiaTheme="minorEastAsia" w:cstheme="minorEastAsia"/>
                <w:color w:val="000000"/>
                <w:sz w:val="21"/>
                <w:szCs w:val="21"/>
                <w:u w:val="single"/>
                <w:lang w:val="en-US" w:eastAsia="zh-CN"/>
              </w:rPr>
              <w:t xml:space="preserve"> </w:t>
            </w:r>
            <w:r>
              <w:rPr>
                <w:rFonts w:hint="eastAsia" w:asciiTheme="minorEastAsia" w:hAnsiTheme="minorEastAsia" w:eastAsiaTheme="minorEastAsia" w:cstheme="minorEastAsia"/>
                <w:color w:val="000000"/>
                <w:sz w:val="21"/>
                <w:szCs w:val="21"/>
                <w:u w:val="single"/>
              </w:rPr>
              <w:t>24</w:t>
            </w:r>
            <w:r>
              <w:rPr>
                <w:rFonts w:hint="eastAsia" w:asciiTheme="minorEastAsia" w:hAnsiTheme="minorEastAsia" w:eastAsiaTheme="minorEastAsia" w:cstheme="minorEastAsia"/>
                <w:color w:val="000000"/>
                <w:sz w:val="21"/>
                <w:szCs w:val="21"/>
                <w:u w:val="single"/>
                <w:lang w:val="en-US" w:eastAsia="zh-CN"/>
              </w:rPr>
              <w:t xml:space="preserve"> </w:t>
            </w:r>
            <w:r>
              <w:rPr>
                <w:rFonts w:hint="eastAsia" w:asciiTheme="minorEastAsia" w:hAnsiTheme="minorEastAsia" w:eastAsiaTheme="minorEastAsia" w:cstheme="minorEastAsia"/>
                <w:color w:val="000000"/>
                <w:sz w:val="21"/>
                <w:szCs w:val="21"/>
              </w:rPr>
              <w:t>小时维修到位，并在48小时内消除故障（不可抗力情况除外）。消耗品和零配件供应及时，特殊情况下可提供备用机。在境内有相对应的零配件保税库，于中标后出具证明文件。</w:t>
            </w:r>
          </w:p>
        </w:tc>
      </w:tr>
      <w:tr w14:paraId="0C0C2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12" w:type="dxa"/>
            <w:gridSpan w:val="3"/>
            <w:vAlign w:val="center"/>
          </w:tcPr>
          <w:p w14:paraId="68801A4C">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（三）其他商务要求</w:t>
            </w:r>
          </w:p>
        </w:tc>
      </w:tr>
      <w:tr w14:paraId="6E711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6439BDB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lang w:eastAsia="zh-CN"/>
              </w:rPr>
            </w:pPr>
            <w:r>
              <w:rPr>
                <w:rFonts w:hint="eastAsia" w:asciiTheme="minorEastAsia" w:hAnsiTheme="minorEastAsia" w:eastAsiaTheme="minorEastAsia" w:cstheme="minorEastAsia"/>
                <w:b w:val="0"/>
                <w:bCs/>
                <w:sz w:val="21"/>
                <w:szCs w:val="21"/>
                <w:lang w:eastAsia="zh-CN"/>
              </w:rPr>
              <w:t>1</w:t>
            </w:r>
          </w:p>
        </w:tc>
        <w:tc>
          <w:tcPr>
            <w:tcW w:w="1457" w:type="dxa"/>
            <w:vMerge w:val="restart"/>
            <w:vAlign w:val="center"/>
          </w:tcPr>
          <w:p w14:paraId="481108AC">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违约责任</w:t>
            </w:r>
          </w:p>
        </w:tc>
        <w:tc>
          <w:tcPr>
            <w:tcW w:w="6115" w:type="dxa"/>
            <w:vAlign w:val="top"/>
          </w:tcPr>
          <w:p w14:paraId="0B1027B6">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lang w:val="en-US" w:eastAsia="zh-CN"/>
              </w:rPr>
              <w:t>1</w:t>
            </w:r>
            <w:r>
              <w:rPr>
                <w:rFonts w:hint="eastAsia" w:asciiTheme="minorEastAsia" w:hAnsiTheme="minorEastAsia" w:eastAsiaTheme="minorEastAsia" w:cstheme="minorEastAsia"/>
                <w:color w:val="000000"/>
                <w:sz w:val="21"/>
                <w:szCs w:val="21"/>
              </w:rPr>
              <w:t>.1中标人不能交货的，需偿付不能交货部分货款的</w:t>
            </w:r>
            <w:r>
              <w:rPr>
                <w:rFonts w:hint="eastAsia" w:asciiTheme="minorEastAsia" w:hAnsiTheme="minorEastAsia" w:eastAsiaTheme="minorEastAsia" w:cstheme="minorEastAsia"/>
                <w:color w:val="000000"/>
                <w:sz w:val="21"/>
                <w:szCs w:val="21"/>
                <w:u w:val="single"/>
              </w:rPr>
              <w:t xml:space="preserve">  </w:t>
            </w:r>
            <w:r>
              <w:rPr>
                <w:rFonts w:hint="eastAsia" w:asciiTheme="minorEastAsia" w:hAnsiTheme="minorEastAsia" w:eastAsiaTheme="minorEastAsia" w:cstheme="minorEastAsia"/>
                <w:color w:val="000000"/>
                <w:sz w:val="21"/>
                <w:szCs w:val="21"/>
                <w:u w:val="single"/>
                <w:lang w:val="en-US" w:eastAsia="zh-CN"/>
              </w:rPr>
              <w:t>1.5</w:t>
            </w:r>
            <w:r>
              <w:rPr>
                <w:rFonts w:hint="eastAsia" w:asciiTheme="minorEastAsia" w:hAnsiTheme="minorEastAsia" w:eastAsiaTheme="minorEastAsia" w:cstheme="minorEastAsia"/>
                <w:color w:val="000000"/>
                <w:sz w:val="21"/>
                <w:szCs w:val="21"/>
                <w:u w:val="single"/>
              </w:rPr>
              <w:t xml:space="preserve">  </w:t>
            </w:r>
            <w:r>
              <w:rPr>
                <w:rFonts w:hint="eastAsia" w:asciiTheme="minorEastAsia" w:hAnsiTheme="minorEastAsia" w:eastAsiaTheme="minorEastAsia" w:cstheme="minorEastAsia"/>
                <w:color w:val="000000"/>
                <w:sz w:val="21"/>
                <w:szCs w:val="21"/>
              </w:rPr>
              <w:t>%的违约金并按主管部门相关规定处理。</w:t>
            </w:r>
          </w:p>
        </w:tc>
      </w:tr>
      <w:tr w14:paraId="353A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0C1562E5">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rPr>
            </w:pPr>
          </w:p>
        </w:tc>
        <w:tc>
          <w:tcPr>
            <w:tcW w:w="1457" w:type="dxa"/>
            <w:vMerge w:val="continue"/>
            <w:vAlign w:val="center"/>
          </w:tcPr>
          <w:p w14:paraId="217B346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rPr>
            </w:pPr>
          </w:p>
        </w:tc>
        <w:tc>
          <w:tcPr>
            <w:tcW w:w="6115" w:type="dxa"/>
            <w:vAlign w:val="top"/>
          </w:tcPr>
          <w:p w14:paraId="034E67C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lang w:val="en-US" w:eastAsia="zh-CN"/>
              </w:rPr>
              <w:t>1</w:t>
            </w:r>
            <w:r>
              <w:rPr>
                <w:rFonts w:hint="eastAsia" w:asciiTheme="minorEastAsia" w:hAnsiTheme="minorEastAsia" w:eastAsiaTheme="minorEastAsia" w:cstheme="minorEastAsia"/>
                <w:color w:val="000000"/>
                <w:sz w:val="21"/>
                <w:szCs w:val="21"/>
              </w:rPr>
              <w:t>.2中标人逾期交货的，应当承担继续履行、采取补救措施或者赔偿损失等违约责任</w:t>
            </w:r>
          </w:p>
        </w:tc>
      </w:tr>
      <w:tr w14:paraId="6C993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66C02EBC">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rPr>
            </w:pPr>
          </w:p>
        </w:tc>
        <w:tc>
          <w:tcPr>
            <w:tcW w:w="1457" w:type="dxa"/>
            <w:vMerge w:val="continue"/>
            <w:vAlign w:val="center"/>
          </w:tcPr>
          <w:p w14:paraId="3816DFE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rPr>
            </w:pPr>
          </w:p>
        </w:tc>
        <w:tc>
          <w:tcPr>
            <w:tcW w:w="6115" w:type="dxa"/>
            <w:vAlign w:val="top"/>
          </w:tcPr>
          <w:p w14:paraId="5BE367B3">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lang w:val="en-US" w:eastAsia="zh-CN"/>
              </w:rPr>
              <w:t>1</w:t>
            </w:r>
            <w:r>
              <w:rPr>
                <w:rFonts w:hint="eastAsia" w:asciiTheme="minorEastAsia" w:hAnsiTheme="minorEastAsia" w:eastAsiaTheme="minorEastAsia" w:cstheme="minorEastAsia"/>
                <w:color w:val="000000"/>
                <w:sz w:val="21"/>
                <w:szCs w:val="21"/>
              </w:rPr>
              <w:t>.3中标人所交付产品、工程或服务不符合其投标承诺的，或在投标阶段为了中标而盲目虚假承诺、低价恶性竞争，在履约阶段则通过偷工减料、以次充好而获取利润的，</w:t>
            </w:r>
            <w:r>
              <w:rPr>
                <w:rFonts w:hint="eastAsia" w:asciiTheme="minorEastAsia" w:hAnsiTheme="minorEastAsia" w:eastAsiaTheme="minorEastAsia" w:cstheme="minorEastAsia"/>
                <w:color w:val="000000"/>
                <w:sz w:val="21"/>
                <w:szCs w:val="21"/>
                <w:lang w:val="en-US" w:eastAsia="zh-CN"/>
              </w:rPr>
              <w:t>采购人</w:t>
            </w:r>
            <w:r>
              <w:rPr>
                <w:rFonts w:hint="eastAsia" w:asciiTheme="minorEastAsia" w:hAnsiTheme="minorEastAsia" w:eastAsiaTheme="minorEastAsia" w:cstheme="minorEastAsia"/>
                <w:color w:val="000000"/>
                <w:sz w:val="21"/>
                <w:szCs w:val="21"/>
              </w:rPr>
              <w:t>将根据标的的性质以及损失的大小，可以合理选择要求</w:t>
            </w:r>
            <w:r>
              <w:rPr>
                <w:rFonts w:hint="eastAsia" w:asciiTheme="minorEastAsia" w:hAnsiTheme="minorEastAsia" w:eastAsiaTheme="minorEastAsia" w:cstheme="minorEastAsia"/>
                <w:color w:val="000000"/>
                <w:sz w:val="21"/>
                <w:szCs w:val="21"/>
                <w:lang w:val="en-US" w:eastAsia="zh-CN"/>
              </w:rPr>
              <w:t>中标人</w:t>
            </w:r>
            <w:r>
              <w:rPr>
                <w:rFonts w:hint="eastAsia" w:asciiTheme="minorEastAsia" w:hAnsiTheme="minorEastAsia" w:eastAsiaTheme="minorEastAsia" w:cstheme="minorEastAsia"/>
                <w:color w:val="000000"/>
                <w:sz w:val="21"/>
                <w:szCs w:val="21"/>
              </w:rPr>
              <w:t>承担修理、更换、重作、退货、减少价款或者报酬等违约责任。</w:t>
            </w:r>
          </w:p>
        </w:tc>
      </w:tr>
      <w:tr w14:paraId="3E3AC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77D605F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lang w:eastAsia="zh-CN"/>
              </w:rPr>
            </w:pPr>
            <w:bookmarkStart w:id="43" w:name="_Hlk72260973"/>
            <w:r>
              <w:rPr>
                <w:rFonts w:hint="eastAsia" w:asciiTheme="minorEastAsia" w:hAnsiTheme="minorEastAsia" w:eastAsiaTheme="minorEastAsia" w:cstheme="minorEastAsia"/>
                <w:b w:val="0"/>
                <w:bCs/>
                <w:sz w:val="21"/>
                <w:szCs w:val="21"/>
                <w:lang w:val="en-US" w:eastAsia="zh-CN"/>
              </w:rPr>
              <w:t>2</w:t>
            </w:r>
          </w:p>
        </w:tc>
        <w:tc>
          <w:tcPr>
            <w:tcW w:w="1457" w:type="dxa"/>
            <w:vMerge w:val="restart"/>
            <w:vAlign w:val="center"/>
          </w:tcPr>
          <w:p w14:paraId="6529547E">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sz w:val="21"/>
                <w:szCs w:val="21"/>
              </w:rPr>
              <w:t>交货</w:t>
            </w:r>
            <w:r>
              <w:rPr>
                <w:rFonts w:hint="eastAsia" w:asciiTheme="minorEastAsia" w:hAnsiTheme="minorEastAsia" w:eastAsiaTheme="minorEastAsia" w:cstheme="minorEastAsia"/>
                <w:b w:val="0"/>
                <w:bCs/>
                <w:sz w:val="21"/>
                <w:szCs w:val="21"/>
                <w:lang w:val="en-US" w:eastAsia="zh-CN"/>
              </w:rPr>
              <w:t>及付款要求</w:t>
            </w:r>
          </w:p>
        </w:tc>
        <w:tc>
          <w:tcPr>
            <w:tcW w:w="6115" w:type="dxa"/>
            <w:vAlign w:val="center"/>
          </w:tcPr>
          <w:p w14:paraId="4B363363">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sz w:val="21"/>
                <w:szCs w:val="21"/>
                <w:highlight w:val="yellow"/>
              </w:rPr>
            </w:pPr>
            <w:r>
              <w:rPr>
                <w:rFonts w:hint="eastAsia" w:asciiTheme="minorEastAsia" w:hAnsiTheme="minorEastAsia" w:eastAsiaTheme="minorEastAsia" w:cstheme="minorEastAsia"/>
                <w:b w:val="0"/>
                <w:bCs w:val="0"/>
                <w:sz w:val="21"/>
                <w:szCs w:val="21"/>
                <w:highlight w:val="yellow"/>
              </w:rPr>
              <w:t>★</w:t>
            </w:r>
            <w:r>
              <w:rPr>
                <w:rFonts w:hint="eastAsia" w:asciiTheme="minorEastAsia" w:hAnsiTheme="minorEastAsia" w:eastAsiaTheme="minorEastAsia" w:cstheme="minorEastAsia"/>
                <w:b w:val="0"/>
                <w:bCs w:val="0"/>
                <w:sz w:val="21"/>
                <w:szCs w:val="21"/>
                <w:highlight w:val="yellow"/>
                <w:lang w:val="en-US" w:eastAsia="zh-CN"/>
              </w:rPr>
              <w:t>2</w:t>
            </w:r>
            <w:r>
              <w:rPr>
                <w:rFonts w:hint="eastAsia" w:asciiTheme="minorEastAsia" w:hAnsiTheme="minorEastAsia" w:eastAsiaTheme="minorEastAsia" w:cstheme="minorEastAsia"/>
                <w:b w:val="0"/>
                <w:bCs w:val="0"/>
                <w:sz w:val="21"/>
                <w:szCs w:val="21"/>
                <w:highlight w:val="yellow"/>
              </w:rPr>
              <w:t xml:space="preserve">.1交货期 </w:t>
            </w:r>
            <w:r>
              <w:rPr>
                <w:rFonts w:hint="eastAsia" w:asciiTheme="minorEastAsia" w:hAnsiTheme="minorEastAsia" w:eastAsiaTheme="minorEastAsia" w:cstheme="minorEastAsia"/>
                <w:b w:val="0"/>
                <w:bCs w:val="0"/>
                <w:sz w:val="21"/>
                <w:szCs w:val="21"/>
                <w:highlight w:val="yellow"/>
                <w:u w:val="single"/>
              </w:rPr>
              <w:t xml:space="preserve"> </w:t>
            </w:r>
            <w:r>
              <w:rPr>
                <w:rFonts w:hint="eastAsia" w:asciiTheme="minorEastAsia" w:hAnsiTheme="minorEastAsia" w:eastAsiaTheme="minorEastAsia" w:cstheme="minorEastAsia"/>
                <w:b w:val="0"/>
                <w:bCs w:val="0"/>
                <w:sz w:val="21"/>
                <w:szCs w:val="21"/>
                <w:highlight w:val="yellow"/>
                <w:u w:val="single"/>
                <w:lang w:val="en-US" w:eastAsia="zh-CN"/>
              </w:rPr>
              <w:t>30</w:t>
            </w:r>
            <w:r>
              <w:rPr>
                <w:rFonts w:hint="eastAsia" w:asciiTheme="minorEastAsia" w:hAnsiTheme="minorEastAsia" w:eastAsiaTheme="minorEastAsia" w:cstheme="minorEastAsia"/>
                <w:b w:val="0"/>
                <w:bCs w:val="0"/>
                <w:sz w:val="21"/>
                <w:szCs w:val="21"/>
                <w:highlight w:val="yellow"/>
                <w:u w:val="single"/>
              </w:rPr>
              <w:t xml:space="preserve"> </w:t>
            </w:r>
            <w:r>
              <w:rPr>
                <w:rFonts w:hint="eastAsia" w:asciiTheme="minorEastAsia" w:hAnsiTheme="minorEastAsia" w:eastAsiaTheme="minorEastAsia" w:cstheme="minorEastAsia"/>
                <w:b w:val="0"/>
                <w:bCs w:val="0"/>
                <w:sz w:val="21"/>
                <w:szCs w:val="21"/>
                <w:highlight w:val="yellow"/>
              </w:rPr>
              <w:t>天（日历日）</w:t>
            </w:r>
            <w:r>
              <w:rPr>
                <w:rFonts w:hint="eastAsia" w:asciiTheme="minorEastAsia" w:hAnsiTheme="minorEastAsia" w:eastAsiaTheme="minorEastAsia" w:cstheme="minorEastAsia"/>
                <w:b w:val="0"/>
                <w:bCs w:val="0"/>
                <w:sz w:val="21"/>
                <w:szCs w:val="21"/>
                <w:highlight w:val="yellow"/>
                <w:lang w:eastAsia="zh-CN"/>
              </w:rPr>
              <w:t>，交货地点为龙华文体中心、简上体育馆、北戴球场</w:t>
            </w:r>
            <w:r>
              <w:rPr>
                <w:rFonts w:hint="eastAsia" w:asciiTheme="minorEastAsia" w:hAnsiTheme="minorEastAsia" w:eastAsiaTheme="minorEastAsia" w:cstheme="minorEastAsia"/>
                <w:b w:val="0"/>
                <w:bCs w:val="0"/>
                <w:sz w:val="21"/>
                <w:szCs w:val="21"/>
                <w:highlight w:val="yellow"/>
              </w:rPr>
              <w:t>。</w:t>
            </w:r>
          </w:p>
          <w:p w14:paraId="3B36425E">
            <w:pPr>
              <w:pStyle w:val="18"/>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Theme="minorEastAsia" w:hAnsiTheme="minorEastAsia" w:eastAsiaTheme="minorEastAsia" w:cstheme="minorEastAsia"/>
                <w:b w:val="0"/>
                <w:bCs w:val="0"/>
                <w:sz w:val="21"/>
                <w:szCs w:val="21"/>
                <w:highlight w:val="yellow"/>
                <w:lang w:val="en-US" w:eastAsia="zh-CN"/>
              </w:rPr>
            </w:pPr>
            <w:r>
              <w:rPr>
                <w:rFonts w:hint="eastAsia" w:asciiTheme="minorEastAsia" w:hAnsiTheme="minorEastAsia" w:eastAsiaTheme="minorEastAsia" w:cstheme="minorEastAsia"/>
                <w:b w:val="0"/>
                <w:bCs w:val="0"/>
                <w:sz w:val="21"/>
                <w:szCs w:val="21"/>
                <w:highlight w:val="yellow"/>
              </w:rPr>
              <w:t>交货期说明：自开工之日起。</w:t>
            </w:r>
          </w:p>
        </w:tc>
      </w:tr>
      <w:tr w14:paraId="73FB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840" w:type="dxa"/>
            <w:vMerge w:val="continue"/>
            <w:vAlign w:val="center"/>
          </w:tcPr>
          <w:p w14:paraId="3D4DAF5B">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rPr>
            </w:pPr>
          </w:p>
        </w:tc>
        <w:tc>
          <w:tcPr>
            <w:tcW w:w="1457" w:type="dxa"/>
            <w:vMerge w:val="continue"/>
            <w:vAlign w:val="center"/>
          </w:tcPr>
          <w:p w14:paraId="193701C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rPr>
            </w:pPr>
          </w:p>
        </w:tc>
        <w:tc>
          <w:tcPr>
            <w:tcW w:w="6115" w:type="dxa"/>
            <w:vAlign w:val="center"/>
          </w:tcPr>
          <w:p w14:paraId="39F8334E">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val="0"/>
                <w:sz w:val="21"/>
                <w:szCs w:val="21"/>
                <w:highlight w:val="yellow"/>
              </w:rPr>
            </w:pPr>
            <w:r>
              <w:rPr>
                <w:rFonts w:hint="eastAsia" w:asciiTheme="minorEastAsia" w:hAnsiTheme="minorEastAsia" w:eastAsiaTheme="minorEastAsia" w:cstheme="minorEastAsia"/>
                <w:b w:val="0"/>
                <w:bCs w:val="0"/>
                <w:kern w:val="0"/>
                <w:sz w:val="21"/>
                <w:szCs w:val="21"/>
                <w:highlight w:val="yellow"/>
              </w:rPr>
              <w:t>★</w:t>
            </w:r>
            <w:r>
              <w:rPr>
                <w:rFonts w:hint="eastAsia" w:asciiTheme="minorEastAsia" w:hAnsiTheme="minorEastAsia" w:eastAsiaTheme="minorEastAsia" w:cstheme="minorEastAsia"/>
                <w:b w:val="0"/>
                <w:bCs w:val="0"/>
                <w:sz w:val="21"/>
                <w:szCs w:val="21"/>
                <w:highlight w:val="yellow"/>
                <w:lang w:val="en-US" w:eastAsia="zh-CN"/>
              </w:rPr>
              <w:t>2</w:t>
            </w:r>
            <w:r>
              <w:rPr>
                <w:rFonts w:hint="eastAsia" w:asciiTheme="minorEastAsia" w:hAnsiTheme="minorEastAsia" w:eastAsiaTheme="minorEastAsia" w:cstheme="minorEastAsia"/>
                <w:b w:val="0"/>
                <w:bCs w:val="0"/>
                <w:sz w:val="21"/>
                <w:szCs w:val="21"/>
                <w:highlight w:val="yellow"/>
              </w:rPr>
              <w:t>.2付款期限和方式：</w:t>
            </w:r>
          </w:p>
          <w:p w14:paraId="08F6194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kern w:val="0"/>
                <w:sz w:val="21"/>
                <w:szCs w:val="21"/>
                <w:highlight w:val="yellow"/>
              </w:rPr>
            </w:pPr>
            <w:r>
              <w:rPr>
                <w:rFonts w:hint="eastAsia" w:asciiTheme="minorEastAsia" w:hAnsiTheme="minorEastAsia" w:eastAsiaTheme="minorEastAsia" w:cstheme="minorEastAsia"/>
                <w:b w:val="0"/>
                <w:bCs w:val="0"/>
                <w:kern w:val="0"/>
                <w:sz w:val="21"/>
                <w:szCs w:val="21"/>
                <w:highlight w:val="yellow"/>
                <w:lang w:val="en-US" w:eastAsia="zh-CN"/>
              </w:rPr>
              <w:t>1</w:t>
            </w:r>
            <w:r>
              <w:rPr>
                <w:rFonts w:hint="eastAsia" w:asciiTheme="minorEastAsia" w:hAnsiTheme="minorEastAsia" w:eastAsiaTheme="minorEastAsia" w:cstheme="minorEastAsia"/>
                <w:b w:val="0"/>
                <w:bCs w:val="0"/>
                <w:kern w:val="0"/>
                <w:sz w:val="21"/>
                <w:szCs w:val="21"/>
                <w:highlight w:val="yellow"/>
              </w:rPr>
              <w:t>、所有设备到货并由甲乙双方检验签收,甲方在收到中标方当期款的发票后,向中标方支付合同总金额的</w:t>
            </w:r>
            <w:r>
              <w:rPr>
                <w:rFonts w:hint="eastAsia" w:asciiTheme="minorEastAsia" w:hAnsiTheme="minorEastAsia" w:eastAsiaTheme="minorEastAsia" w:cstheme="minorEastAsia"/>
                <w:b w:val="0"/>
                <w:bCs w:val="0"/>
                <w:kern w:val="0"/>
                <w:sz w:val="21"/>
                <w:szCs w:val="21"/>
                <w:highlight w:val="yellow"/>
                <w:lang w:val="en-US" w:eastAsia="zh-CN"/>
              </w:rPr>
              <w:t>65</w:t>
            </w:r>
            <w:r>
              <w:rPr>
                <w:rFonts w:hint="eastAsia" w:asciiTheme="minorEastAsia" w:hAnsiTheme="minorEastAsia" w:eastAsiaTheme="minorEastAsia" w:cstheme="minorEastAsia"/>
                <w:b w:val="0"/>
                <w:bCs w:val="0"/>
                <w:kern w:val="0"/>
                <w:sz w:val="21"/>
                <w:szCs w:val="21"/>
                <w:highlight w:val="yellow"/>
              </w:rPr>
              <w:t>%；</w:t>
            </w:r>
          </w:p>
          <w:p w14:paraId="107F2C3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kern w:val="0"/>
                <w:sz w:val="21"/>
                <w:szCs w:val="21"/>
                <w:highlight w:val="yellow"/>
              </w:rPr>
            </w:pPr>
            <w:r>
              <w:rPr>
                <w:rFonts w:hint="eastAsia" w:asciiTheme="minorEastAsia" w:hAnsiTheme="minorEastAsia" w:eastAsiaTheme="minorEastAsia" w:cstheme="minorEastAsia"/>
                <w:b w:val="0"/>
                <w:bCs w:val="0"/>
                <w:kern w:val="0"/>
                <w:sz w:val="21"/>
                <w:szCs w:val="21"/>
                <w:highlight w:val="yellow"/>
              </w:rPr>
              <w:t>3、项目竣工终验合格合格并提供全额发票后，采购人向中标人支付合同总价</w:t>
            </w:r>
            <w:r>
              <w:rPr>
                <w:rFonts w:hint="eastAsia" w:asciiTheme="minorEastAsia" w:hAnsiTheme="minorEastAsia" w:eastAsiaTheme="minorEastAsia" w:cstheme="minorEastAsia"/>
                <w:b w:val="0"/>
                <w:bCs w:val="0"/>
                <w:kern w:val="0"/>
                <w:sz w:val="21"/>
                <w:szCs w:val="21"/>
                <w:highlight w:val="yellow"/>
                <w:lang w:val="en-US" w:eastAsia="zh-CN"/>
              </w:rPr>
              <w:t>30</w:t>
            </w:r>
            <w:r>
              <w:rPr>
                <w:rFonts w:hint="eastAsia" w:asciiTheme="minorEastAsia" w:hAnsiTheme="minorEastAsia" w:eastAsiaTheme="minorEastAsia" w:cstheme="minorEastAsia"/>
                <w:b w:val="0"/>
                <w:bCs w:val="0"/>
                <w:kern w:val="0"/>
                <w:sz w:val="21"/>
                <w:szCs w:val="21"/>
                <w:highlight w:val="yellow"/>
              </w:rPr>
              <w:t>%的款项。</w:t>
            </w:r>
          </w:p>
          <w:p w14:paraId="6EFB95B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sz w:val="21"/>
                <w:szCs w:val="21"/>
                <w:highlight w:val="yellow"/>
              </w:rPr>
            </w:pPr>
            <w:r>
              <w:rPr>
                <w:rFonts w:hint="eastAsia" w:asciiTheme="minorEastAsia" w:hAnsiTheme="minorEastAsia" w:eastAsiaTheme="minorEastAsia" w:cstheme="minorEastAsia"/>
                <w:b w:val="0"/>
                <w:bCs w:val="0"/>
                <w:kern w:val="0"/>
                <w:sz w:val="21"/>
                <w:szCs w:val="21"/>
                <w:highlight w:val="yellow"/>
                <w:lang w:val="en-US" w:eastAsia="zh-CN"/>
              </w:rPr>
              <w:t>3</w:t>
            </w:r>
            <w:r>
              <w:rPr>
                <w:rFonts w:hint="eastAsia" w:asciiTheme="minorEastAsia" w:hAnsiTheme="minorEastAsia" w:eastAsiaTheme="minorEastAsia" w:cstheme="minorEastAsia"/>
                <w:b w:val="0"/>
                <w:bCs w:val="0"/>
                <w:kern w:val="0"/>
                <w:sz w:val="21"/>
                <w:szCs w:val="21"/>
                <w:highlight w:val="yellow"/>
              </w:rPr>
              <w:t>、项目使用后进入免费保修期，免费保修期</w:t>
            </w:r>
            <w:r>
              <w:rPr>
                <w:rFonts w:hint="eastAsia" w:asciiTheme="minorEastAsia" w:hAnsiTheme="minorEastAsia" w:eastAsiaTheme="minorEastAsia" w:cstheme="minorEastAsia"/>
                <w:b w:val="0"/>
                <w:bCs w:val="0"/>
                <w:kern w:val="0"/>
                <w:sz w:val="21"/>
                <w:szCs w:val="21"/>
                <w:highlight w:val="yellow"/>
                <w:lang w:val="en-US" w:eastAsia="zh-CN"/>
              </w:rPr>
              <w:t>1</w:t>
            </w:r>
            <w:r>
              <w:rPr>
                <w:rFonts w:hint="eastAsia" w:asciiTheme="minorEastAsia" w:hAnsiTheme="minorEastAsia" w:eastAsiaTheme="minorEastAsia" w:cstheme="minorEastAsia"/>
                <w:b w:val="0"/>
                <w:bCs w:val="0"/>
                <w:kern w:val="0"/>
                <w:sz w:val="21"/>
                <w:szCs w:val="21"/>
                <w:highlight w:val="yellow"/>
              </w:rPr>
              <w:t>年</w:t>
            </w:r>
            <w:r>
              <w:rPr>
                <w:rFonts w:hint="eastAsia" w:asciiTheme="minorEastAsia" w:hAnsiTheme="minorEastAsia" w:eastAsiaTheme="minorEastAsia" w:cstheme="minorEastAsia"/>
                <w:b w:val="0"/>
                <w:bCs w:val="0"/>
                <w:kern w:val="0"/>
                <w:sz w:val="21"/>
                <w:szCs w:val="21"/>
                <w:highlight w:val="yellow"/>
                <w:lang w:eastAsia="zh-CN"/>
              </w:rPr>
              <w:t>，</w:t>
            </w:r>
            <w:r>
              <w:rPr>
                <w:rFonts w:hint="eastAsia" w:asciiTheme="minorEastAsia" w:hAnsiTheme="minorEastAsia" w:eastAsiaTheme="minorEastAsia" w:cstheme="minorEastAsia"/>
                <w:b w:val="0"/>
                <w:bCs w:val="0"/>
                <w:kern w:val="0"/>
                <w:sz w:val="21"/>
                <w:szCs w:val="21"/>
                <w:highlight w:val="yellow"/>
              </w:rPr>
              <w:t>本项目免费保修期满后，甲方向中标方支付合同结算价款的余款，即总金额的5%；</w:t>
            </w:r>
          </w:p>
          <w:p w14:paraId="54A6E09C">
            <w:pPr>
              <w:pStyle w:val="18"/>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Theme="minorEastAsia" w:hAnsiTheme="minorEastAsia" w:eastAsiaTheme="minorEastAsia" w:cstheme="minorEastAsia"/>
                <w:b w:val="0"/>
                <w:bCs w:val="0"/>
                <w:sz w:val="21"/>
                <w:szCs w:val="21"/>
                <w:highlight w:val="yellow"/>
                <w:lang w:val="en-US" w:eastAsia="zh-CN"/>
              </w:rPr>
            </w:pPr>
            <w:r>
              <w:rPr>
                <w:rFonts w:hint="eastAsia" w:asciiTheme="minorEastAsia" w:hAnsiTheme="minorEastAsia" w:eastAsiaTheme="minorEastAsia" w:cstheme="minorEastAsia"/>
                <w:b w:val="0"/>
                <w:bCs w:val="0"/>
                <w:kern w:val="2"/>
                <w:sz w:val="21"/>
                <w:szCs w:val="21"/>
                <w:highlight w:val="yellow"/>
                <w:lang w:val="en-US" w:eastAsia="zh-CN" w:bidi="ar-SA"/>
              </w:rPr>
              <w:t>注：根据《深圳市落实采购人主体责任实施办法》第34条规定，对于满足合同约定支付条件的，</w:t>
            </w:r>
            <w:commentRangeStart w:id="18"/>
            <w:r>
              <w:rPr>
                <w:rFonts w:hint="eastAsia" w:asciiTheme="minorEastAsia" w:hAnsiTheme="minorEastAsia" w:eastAsiaTheme="minorEastAsia" w:cstheme="minorEastAsia"/>
                <w:b w:val="0"/>
                <w:bCs w:val="0"/>
                <w:kern w:val="2"/>
                <w:sz w:val="21"/>
                <w:szCs w:val="21"/>
                <w:highlight w:val="yellow"/>
                <w:lang w:val="en-US" w:eastAsia="zh-CN" w:bidi="ar-SA"/>
              </w:rPr>
              <w:t>采购人应当自收到发票后 15 日内将资金支付到合同约定的供应商账户</w:t>
            </w:r>
            <w:commentRangeEnd w:id="18"/>
            <w:r>
              <w:rPr>
                <w:rFonts w:hint="eastAsia" w:asciiTheme="minorEastAsia" w:hAnsiTheme="minorEastAsia" w:eastAsiaTheme="minorEastAsia" w:cstheme="minorEastAsia"/>
                <w:sz w:val="21"/>
                <w:szCs w:val="21"/>
              </w:rPr>
              <w:commentReference w:id="18"/>
            </w:r>
            <w:r>
              <w:rPr>
                <w:rFonts w:hint="eastAsia" w:asciiTheme="minorEastAsia" w:hAnsiTheme="minorEastAsia" w:eastAsiaTheme="minorEastAsia" w:cstheme="minorEastAsia"/>
                <w:b w:val="0"/>
                <w:bCs w:val="0"/>
                <w:kern w:val="2"/>
                <w:sz w:val="21"/>
                <w:szCs w:val="21"/>
                <w:highlight w:val="yellow"/>
                <w:lang w:val="en-US" w:eastAsia="zh-CN" w:bidi="ar-SA"/>
              </w:rPr>
              <w:t>，不得以机构变动、人员更替、政策调整等为由延迟付款，不得将采购文件和合同中未规定的义务作为向供应商付款的条件。</w:t>
            </w:r>
          </w:p>
        </w:tc>
      </w:tr>
      <w:tr w14:paraId="62DB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40" w:type="dxa"/>
            <w:vMerge w:val="restart"/>
            <w:vAlign w:val="center"/>
          </w:tcPr>
          <w:p w14:paraId="07D26FA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sz w:val="21"/>
                <w:szCs w:val="21"/>
                <w:lang w:val="en-US" w:eastAsia="zh-CN"/>
              </w:rPr>
              <w:t>3</w:t>
            </w:r>
          </w:p>
        </w:tc>
        <w:tc>
          <w:tcPr>
            <w:tcW w:w="1457" w:type="dxa"/>
            <w:vMerge w:val="restart"/>
            <w:vAlign w:val="center"/>
          </w:tcPr>
          <w:p w14:paraId="4879E0EC">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Style w:val="47"/>
                <w:rFonts w:hint="eastAsia" w:asciiTheme="minorEastAsia" w:hAnsiTheme="minorEastAsia" w:eastAsiaTheme="minorEastAsia" w:cstheme="minorEastAsia"/>
                <w:b w:val="0"/>
                <w:bCs/>
                <w:color w:val="000000"/>
                <w:sz w:val="21"/>
                <w:szCs w:val="21"/>
              </w:rPr>
            </w:pPr>
            <w:r>
              <w:rPr>
                <w:rFonts w:hint="eastAsia" w:asciiTheme="minorEastAsia" w:hAnsiTheme="minorEastAsia" w:eastAsiaTheme="minorEastAsia" w:cstheme="minorEastAsia"/>
                <w:b w:val="0"/>
                <w:bCs/>
                <w:color w:val="000000"/>
                <w:sz w:val="21"/>
                <w:szCs w:val="21"/>
              </w:rPr>
              <w:t>验收条件</w:t>
            </w:r>
          </w:p>
        </w:tc>
        <w:tc>
          <w:tcPr>
            <w:tcW w:w="6115" w:type="dxa"/>
            <w:shd w:val="clear" w:color="auto" w:fill="auto"/>
            <w:vAlign w:val="center"/>
          </w:tcPr>
          <w:p w14:paraId="5F3DCA4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bCs/>
                <w:kern w:val="2"/>
                <w:sz w:val="21"/>
                <w:szCs w:val="21"/>
                <w:lang w:val="en-US" w:eastAsia="zh-CN" w:bidi="ar-SA"/>
              </w:rPr>
            </w:pPr>
            <w:r>
              <w:rPr>
                <w:rFonts w:hint="eastAsia" w:asciiTheme="minorEastAsia" w:hAnsiTheme="minorEastAsia" w:eastAsiaTheme="minorEastAsia" w:cstheme="minorEastAsia"/>
                <w:bCs/>
                <w:sz w:val="21"/>
                <w:szCs w:val="21"/>
                <w:lang w:val="en-US" w:eastAsia="zh-CN"/>
              </w:rPr>
              <w:t>3</w:t>
            </w:r>
            <w:r>
              <w:rPr>
                <w:rFonts w:hint="eastAsia" w:asciiTheme="minorEastAsia" w:hAnsiTheme="minorEastAsia" w:eastAsiaTheme="minorEastAsia" w:cstheme="minorEastAsia"/>
                <w:bCs/>
                <w:sz w:val="21"/>
                <w:szCs w:val="21"/>
              </w:rPr>
              <w:t>.1投标人货物经过双方检验认可后，签署验收报告，产品保修期自验收合格之日起算</w:t>
            </w:r>
            <w:r>
              <w:rPr>
                <w:rFonts w:hint="eastAsia" w:asciiTheme="minorEastAsia" w:hAnsiTheme="minorEastAsia" w:eastAsiaTheme="minorEastAsia" w:cstheme="minorEastAsia"/>
                <w:bCs/>
                <w:sz w:val="21"/>
                <w:szCs w:val="21"/>
                <w:lang w:eastAsia="zh-CN"/>
              </w:rPr>
              <w:t>。</w:t>
            </w:r>
          </w:p>
        </w:tc>
      </w:tr>
      <w:tr w14:paraId="386A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jc w:val="center"/>
        </w:trPr>
        <w:tc>
          <w:tcPr>
            <w:tcW w:w="840" w:type="dxa"/>
            <w:vMerge w:val="continue"/>
            <w:vAlign w:val="center"/>
          </w:tcPr>
          <w:p w14:paraId="65E08179">
            <w:pPr>
              <w:pStyle w:val="18"/>
              <w:keepNext w:val="0"/>
              <w:keepLines w:val="0"/>
              <w:pageBreakBefore w:val="0"/>
              <w:kinsoku/>
              <w:wordWrap/>
              <w:overflowPunct/>
              <w:topLinePunct w:val="0"/>
              <w:autoSpaceDE/>
              <w:autoSpaceDN/>
              <w:bidi w:val="0"/>
              <w:adjustRightInd/>
              <w:snapToGrid/>
              <w:textAlignment w:val="auto"/>
            </w:pPr>
          </w:p>
        </w:tc>
        <w:tc>
          <w:tcPr>
            <w:tcW w:w="1457" w:type="dxa"/>
            <w:vMerge w:val="continue"/>
            <w:vAlign w:val="center"/>
          </w:tcPr>
          <w:p w14:paraId="370C4080">
            <w:pPr>
              <w:pStyle w:val="18"/>
              <w:keepNext w:val="0"/>
              <w:keepLines w:val="0"/>
              <w:pageBreakBefore w:val="0"/>
              <w:kinsoku/>
              <w:wordWrap/>
              <w:overflowPunct/>
              <w:topLinePunct w:val="0"/>
              <w:autoSpaceDE/>
              <w:autoSpaceDN/>
              <w:bidi w:val="0"/>
              <w:adjustRightInd/>
              <w:snapToGrid/>
              <w:textAlignment w:val="auto"/>
            </w:pPr>
          </w:p>
        </w:tc>
        <w:tc>
          <w:tcPr>
            <w:tcW w:w="6115" w:type="dxa"/>
            <w:shd w:val="clear" w:color="auto" w:fill="auto"/>
            <w:vAlign w:val="center"/>
          </w:tcPr>
          <w:p w14:paraId="4A22946F">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lang w:val="en-US" w:eastAsia="zh-CN"/>
              </w:rPr>
              <w:t>3.2</w:t>
            </w:r>
            <w:r>
              <w:rPr>
                <w:rFonts w:hint="eastAsia" w:asciiTheme="minorEastAsia" w:hAnsiTheme="minorEastAsia" w:eastAsiaTheme="minorEastAsia" w:cstheme="minorEastAsia"/>
                <w:bCs/>
                <w:sz w:val="21"/>
                <w:szCs w:val="21"/>
              </w:rPr>
              <w:t>当满足以下条件时，采购人才向中标人签发货物验收报告：</w:t>
            </w:r>
          </w:p>
          <w:p w14:paraId="0957247B">
            <w:pPr>
              <w:keepNext w:val="0"/>
              <w:keepLines w:val="0"/>
              <w:pageBreakBefore w:val="0"/>
              <w:tabs>
                <w:tab w:val="left" w:pos="1260"/>
              </w:tabs>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a、中标人已按照合同规定提供了全部产品及完整的技术资料。</w:t>
            </w:r>
          </w:p>
          <w:p w14:paraId="13D3629B">
            <w:pPr>
              <w:pStyle w:val="18"/>
              <w:keepNext w:val="0"/>
              <w:keepLines w:val="0"/>
              <w:pageBreakBefore w:val="0"/>
              <w:kinsoku/>
              <w:wordWrap/>
              <w:overflowPunct/>
              <w:topLinePunct w:val="0"/>
              <w:autoSpaceDE/>
              <w:autoSpaceDN/>
              <w:bidi w:val="0"/>
              <w:adjustRightInd/>
              <w:snapToGrid/>
              <w:textAlignment w:val="auto"/>
              <w:rPr>
                <w:rFonts w:hint="eastAsia" w:asciiTheme="minorEastAsia" w:hAnsiTheme="minorEastAsia" w:eastAsiaTheme="minorEastAsia" w:cstheme="minorEastAsia"/>
                <w:b w:val="0"/>
                <w:bCs/>
                <w:kern w:val="2"/>
                <w:sz w:val="21"/>
                <w:szCs w:val="21"/>
                <w:lang w:val="en-US" w:eastAsia="zh-CN" w:bidi="ar-SA"/>
              </w:rPr>
            </w:pPr>
            <w:r>
              <w:rPr>
                <w:rFonts w:hint="eastAsia" w:asciiTheme="minorEastAsia" w:hAnsiTheme="minorEastAsia" w:eastAsiaTheme="minorEastAsia" w:cstheme="minorEastAsia"/>
                <w:b w:val="0"/>
                <w:bCs/>
                <w:kern w:val="2"/>
                <w:sz w:val="21"/>
                <w:szCs w:val="21"/>
                <w:lang w:val="en-US" w:eastAsia="zh-CN" w:bidi="ar-SA"/>
              </w:rPr>
              <w:t>b、货物符合招标文件技术规格书的要求，性能满足要求。</w:t>
            </w:r>
          </w:p>
        </w:tc>
      </w:tr>
      <w:tr w14:paraId="73076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14:paraId="2A008C8A">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val="0"/>
                <w:bCs/>
                <w:sz w:val="21"/>
                <w:szCs w:val="21"/>
                <w:lang w:val="en-US" w:eastAsia="zh-CN"/>
              </w:rPr>
              <w:t>4</w:t>
            </w:r>
          </w:p>
        </w:tc>
        <w:tc>
          <w:tcPr>
            <w:tcW w:w="1457" w:type="dxa"/>
            <w:vAlign w:val="center"/>
          </w:tcPr>
          <w:p w14:paraId="04234EDC">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Style w:val="47"/>
                <w:rFonts w:hint="eastAsia" w:asciiTheme="minorEastAsia" w:hAnsiTheme="minorEastAsia" w:eastAsiaTheme="minorEastAsia" w:cstheme="minorEastAsia"/>
                <w:b w:val="0"/>
                <w:bCs/>
                <w:color w:val="000000"/>
                <w:sz w:val="21"/>
                <w:szCs w:val="21"/>
              </w:rPr>
            </w:pPr>
            <w:r>
              <w:rPr>
                <w:rFonts w:hint="eastAsia" w:asciiTheme="minorEastAsia" w:hAnsiTheme="minorEastAsia" w:eastAsiaTheme="minorEastAsia" w:cstheme="minorEastAsia"/>
                <w:b w:val="0"/>
                <w:bCs/>
                <w:color w:val="000000"/>
                <w:sz w:val="21"/>
                <w:szCs w:val="21"/>
              </w:rPr>
              <w:t>争议解决方法</w:t>
            </w:r>
          </w:p>
        </w:tc>
        <w:tc>
          <w:tcPr>
            <w:tcW w:w="6115" w:type="dxa"/>
            <w:shd w:val="clear" w:color="auto" w:fill="auto"/>
            <w:vAlign w:val="center"/>
          </w:tcPr>
          <w:p w14:paraId="56CCD38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lang w:val="en-US" w:eastAsia="zh-CN"/>
              </w:rPr>
              <w:t>4.1</w:t>
            </w:r>
            <w:r>
              <w:rPr>
                <w:rFonts w:hint="eastAsia" w:asciiTheme="minorEastAsia" w:hAnsiTheme="minorEastAsia" w:eastAsiaTheme="minorEastAsia" w:cstheme="minorEastAsia"/>
                <w:sz w:val="21"/>
                <w:szCs w:val="21"/>
              </w:rPr>
              <w:t>违约责任：如中标人未按照投标文件中承诺的时间交货或提供服务，中标人应承担延期交货和延期服务的违约责任，并赔偿采购人因此造成的实际经济损失。</w:t>
            </w:r>
          </w:p>
        </w:tc>
      </w:tr>
      <w:bookmarkEnd w:id="43"/>
      <w:tr w14:paraId="13FA1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14:paraId="08BFF947">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lang w:eastAsia="zh-CN"/>
              </w:rPr>
            </w:pPr>
            <w:r>
              <w:rPr>
                <w:rFonts w:hint="eastAsia" w:asciiTheme="minorEastAsia" w:hAnsiTheme="minorEastAsia" w:eastAsiaTheme="minorEastAsia" w:cstheme="minorEastAsia"/>
                <w:b w:val="0"/>
                <w:bCs/>
                <w:sz w:val="21"/>
                <w:szCs w:val="21"/>
                <w:lang w:val="en-US" w:eastAsia="zh-CN"/>
              </w:rPr>
              <w:t>5</w:t>
            </w:r>
          </w:p>
        </w:tc>
        <w:tc>
          <w:tcPr>
            <w:tcW w:w="1457" w:type="dxa"/>
            <w:vAlign w:val="center"/>
          </w:tcPr>
          <w:p w14:paraId="11C2C0F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color w:val="000000"/>
                <w:sz w:val="21"/>
                <w:szCs w:val="21"/>
              </w:rPr>
            </w:pPr>
            <w:r>
              <w:rPr>
                <w:rStyle w:val="47"/>
                <w:rFonts w:hint="eastAsia" w:asciiTheme="minorEastAsia" w:hAnsiTheme="minorEastAsia" w:eastAsiaTheme="minorEastAsia" w:cstheme="minorEastAsia"/>
                <w:b w:val="0"/>
                <w:bCs/>
                <w:color w:val="000000"/>
                <w:sz w:val="21"/>
                <w:szCs w:val="21"/>
              </w:rPr>
              <w:t>运输、安装条件</w:t>
            </w:r>
          </w:p>
        </w:tc>
        <w:tc>
          <w:tcPr>
            <w:tcW w:w="6115" w:type="dxa"/>
            <w:shd w:val="clear" w:color="auto" w:fill="auto"/>
            <w:vAlign w:val="center"/>
          </w:tcPr>
          <w:p w14:paraId="65862198">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Theme="minorEastAsia" w:hAnsiTheme="minorEastAsia" w:eastAsiaTheme="minorEastAsia" w:cstheme="minorEastAsia"/>
                <w:bCs/>
                <w:color w:val="000000"/>
                <w:kern w:val="2"/>
                <w:sz w:val="21"/>
                <w:szCs w:val="21"/>
                <w:lang w:val="en-US" w:eastAsia="zh-CN" w:bidi="ar-SA"/>
              </w:rPr>
            </w:pPr>
            <w:r>
              <w:rPr>
                <w:rFonts w:hint="eastAsia" w:asciiTheme="minorEastAsia" w:hAnsiTheme="minorEastAsia" w:eastAsiaTheme="minorEastAsia" w:cstheme="minorEastAsia"/>
                <w:color w:val="000000"/>
                <w:sz w:val="21"/>
                <w:szCs w:val="21"/>
                <w:lang w:val="en-US" w:eastAsia="zh-CN"/>
              </w:rPr>
              <w:t>5</w:t>
            </w:r>
            <w:r>
              <w:rPr>
                <w:rFonts w:hint="eastAsia" w:asciiTheme="minorEastAsia" w:hAnsiTheme="minorEastAsia" w:eastAsiaTheme="minorEastAsia" w:cstheme="minorEastAsia"/>
                <w:color w:val="000000"/>
                <w:sz w:val="21"/>
                <w:szCs w:val="21"/>
              </w:rPr>
              <w:t>.1 投标供应商须在签订合同之日起 3天内向采购人提供设备的运行、安装、使用环境要求。</w:t>
            </w:r>
          </w:p>
        </w:tc>
      </w:tr>
      <w:tr w14:paraId="34223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47010E3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lang w:eastAsia="zh-CN"/>
              </w:rPr>
            </w:pPr>
            <w:r>
              <w:rPr>
                <w:rFonts w:hint="eastAsia" w:asciiTheme="minorEastAsia" w:hAnsiTheme="minorEastAsia" w:eastAsiaTheme="minorEastAsia" w:cstheme="minorEastAsia"/>
                <w:b w:val="0"/>
                <w:bCs/>
                <w:sz w:val="21"/>
                <w:szCs w:val="21"/>
                <w:lang w:val="en-US" w:eastAsia="zh-CN"/>
              </w:rPr>
              <w:t>6</w:t>
            </w:r>
          </w:p>
        </w:tc>
        <w:tc>
          <w:tcPr>
            <w:tcW w:w="1457" w:type="dxa"/>
            <w:vMerge w:val="restart"/>
            <w:vAlign w:val="center"/>
          </w:tcPr>
          <w:p w14:paraId="1987C1AD">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培训</w:t>
            </w:r>
          </w:p>
        </w:tc>
        <w:tc>
          <w:tcPr>
            <w:tcW w:w="6115" w:type="dxa"/>
            <w:shd w:val="clear" w:color="auto" w:fill="auto"/>
            <w:vAlign w:val="top"/>
          </w:tcPr>
          <w:p w14:paraId="6DD1B00B">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sz w:val="21"/>
                <w:szCs w:val="21"/>
                <w:lang w:val="en-US" w:eastAsia="zh-CN"/>
              </w:rPr>
              <w:t>6</w:t>
            </w:r>
            <w:r>
              <w:rPr>
                <w:rFonts w:hint="eastAsia" w:asciiTheme="minorEastAsia" w:hAnsiTheme="minorEastAsia" w:eastAsiaTheme="minorEastAsia" w:cstheme="minorEastAsia"/>
                <w:color w:val="000000"/>
                <w:sz w:val="21"/>
                <w:szCs w:val="21"/>
              </w:rPr>
              <w:t>.1投标供应商应派专业技术人员免费对采购单位指定人员进行定期培训及指导，直至其完全掌握设备的基本故障处理技术。</w:t>
            </w:r>
          </w:p>
        </w:tc>
      </w:tr>
      <w:tr w14:paraId="30B2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78982704">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rPr>
            </w:pPr>
          </w:p>
        </w:tc>
        <w:tc>
          <w:tcPr>
            <w:tcW w:w="1457" w:type="dxa"/>
            <w:vMerge w:val="continue"/>
            <w:vAlign w:val="center"/>
          </w:tcPr>
          <w:p w14:paraId="2F0F9AA7">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sz w:val="21"/>
                <w:szCs w:val="21"/>
              </w:rPr>
            </w:pPr>
          </w:p>
        </w:tc>
        <w:tc>
          <w:tcPr>
            <w:tcW w:w="6115" w:type="dxa"/>
            <w:shd w:val="clear" w:color="auto" w:fill="auto"/>
            <w:vAlign w:val="top"/>
          </w:tcPr>
          <w:p w14:paraId="1AD735DF">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sz w:val="21"/>
                <w:szCs w:val="21"/>
                <w:lang w:val="en-US" w:eastAsia="zh-CN"/>
              </w:rPr>
              <w:t>6</w:t>
            </w:r>
            <w:r>
              <w:rPr>
                <w:rFonts w:hint="eastAsia" w:asciiTheme="minorEastAsia" w:hAnsiTheme="minorEastAsia" w:eastAsiaTheme="minorEastAsia" w:cstheme="minorEastAsia"/>
                <w:color w:val="000000"/>
                <w:sz w:val="21"/>
                <w:szCs w:val="21"/>
              </w:rPr>
              <w:t>.2 现场培训：投标供应商应提供现场技术培训，保证使用人员正常操作设备的各种功能。</w:t>
            </w:r>
          </w:p>
        </w:tc>
      </w:tr>
      <w:tr w14:paraId="1635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42BBD3E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lang w:eastAsia="zh-CN"/>
              </w:rPr>
            </w:pPr>
            <w:r>
              <w:rPr>
                <w:rFonts w:hint="eastAsia" w:asciiTheme="minorEastAsia" w:hAnsiTheme="minorEastAsia" w:eastAsiaTheme="minorEastAsia" w:cstheme="minorEastAsia"/>
                <w:b w:val="0"/>
                <w:bCs/>
                <w:sz w:val="21"/>
                <w:szCs w:val="21"/>
                <w:lang w:val="en-US" w:eastAsia="zh-CN"/>
              </w:rPr>
              <w:t>7</w:t>
            </w:r>
          </w:p>
        </w:tc>
        <w:tc>
          <w:tcPr>
            <w:tcW w:w="1457" w:type="dxa"/>
            <w:vMerge w:val="restart"/>
            <w:vAlign w:val="center"/>
          </w:tcPr>
          <w:p w14:paraId="32B44993">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知识产权</w:t>
            </w:r>
          </w:p>
        </w:tc>
        <w:tc>
          <w:tcPr>
            <w:tcW w:w="6115" w:type="dxa"/>
            <w:shd w:val="clear" w:color="auto" w:fill="auto"/>
            <w:vAlign w:val="top"/>
          </w:tcPr>
          <w:p w14:paraId="30C47D2A">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color w:val="000000"/>
                <w:sz w:val="21"/>
                <w:szCs w:val="21"/>
                <w:lang w:val="en-US" w:eastAsia="zh-CN"/>
              </w:rPr>
              <w:t>7</w:t>
            </w:r>
            <w:r>
              <w:rPr>
                <w:rFonts w:hint="eastAsia" w:asciiTheme="minorEastAsia" w:hAnsiTheme="minorEastAsia" w:eastAsiaTheme="minorEastAsia" w:cstheme="minorEastAsia"/>
                <w:color w:val="000000"/>
                <w:sz w:val="21"/>
                <w:szCs w:val="21"/>
              </w:rPr>
              <w:t>.1涉及采购标的的知识产权归属、处理的，</w:t>
            </w:r>
            <w:r>
              <w:rPr>
                <w:rFonts w:hint="eastAsia" w:asciiTheme="minorEastAsia" w:hAnsiTheme="minorEastAsia" w:eastAsiaTheme="minorEastAsia" w:cstheme="minorEastAsia"/>
                <w:color w:val="000000"/>
                <w:sz w:val="21"/>
                <w:szCs w:val="21"/>
                <w:lang w:val="en-US" w:eastAsia="zh-CN"/>
              </w:rPr>
              <w:t>应</w:t>
            </w:r>
            <w:r>
              <w:rPr>
                <w:rFonts w:hint="eastAsia" w:asciiTheme="minorEastAsia" w:hAnsiTheme="minorEastAsia" w:eastAsiaTheme="minorEastAsia" w:cstheme="minorEastAsia"/>
                <w:color w:val="000000"/>
                <w:sz w:val="21"/>
                <w:szCs w:val="21"/>
              </w:rPr>
              <w:t>约定知识产权的归属和处理方式。</w:t>
            </w:r>
          </w:p>
        </w:tc>
      </w:tr>
      <w:tr w14:paraId="3DDA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6EB09D70">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rPr>
            </w:pPr>
          </w:p>
        </w:tc>
        <w:tc>
          <w:tcPr>
            <w:tcW w:w="1457" w:type="dxa"/>
            <w:vMerge w:val="continue"/>
            <w:vAlign w:val="center"/>
          </w:tcPr>
          <w:p w14:paraId="08B07F3A">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sz w:val="21"/>
                <w:szCs w:val="21"/>
              </w:rPr>
            </w:pPr>
          </w:p>
        </w:tc>
        <w:tc>
          <w:tcPr>
            <w:tcW w:w="6115" w:type="dxa"/>
            <w:shd w:val="clear" w:color="auto" w:fill="auto"/>
            <w:vAlign w:val="top"/>
          </w:tcPr>
          <w:p w14:paraId="37573E0E">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sz w:val="21"/>
                <w:szCs w:val="21"/>
                <w:lang w:val="en-US" w:eastAsia="zh-CN"/>
              </w:rPr>
              <w:t>7</w:t>
            </w:r>
            <w:r>
              <w:rPr>
                <w:rFonts w:hint="eastAsia" w:asciiTheme="minorEastAsia" w:hAnsiTheme="minorEastAsia" w:eastAsiaTheme="minorEastAsia" w:cstheme="minorEastAsia"/>
                <w:color w:val="000000"/>
                <w:sz w:val="21"/>
                <w:szCs w:val="21"/>
              </w:rPr>
              <w:t>.2采购人购买产品后，有权对该产品与其他设备进行配套、整合或适当改进，而免受侵犯专利权的起诉。</w:t>
            </w:r>
          </w:p>
        </w:tc>
      </w:tr>
      <w:tr w14:paraId="2C1F3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14:paraId="0DD5F866">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lang w:eastAsia="zh-CN"/>
              </w:rPr>
            </w:pPr>
            <w:r>
              <w:rPr>
                <w:rFonts w:hint="eastAsia" w:asciiTheme="minorEastAsia" w:hAnsiTheme="minorEastAsia" w:eastAsiaTheme="minorEastAsia" w:cstheme="minorEastAsia"/>
                <w:b w:val="0"/>
                <w:bCs/>
                <w:sz w:val="21"/>
                <w:szCs w:val="21"/>
                <w:lang w:val="en-US" w:eastAsia="zh-CN"/>
              </w:rPr>
              <w:t>8</w:t>
            </w:r>
          </w:p>
        </w:tc>
        <w:tc>
          <w:tcPr>
            <w:tcW w:w="1457" w:type="dxa"/>
            <w:vAlign w:val="center"/>
          </w:tcPr>
          <w:p w14:paraId="2B6FBC16">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color w:val="000000"/>
                <w:sz w:val="21"/>
                <w:szCs w:val="21"/>
              </w:rPr>
              <w:t>其他</w:t>
            </w:r>
          </w:p>
        </w:tc>
        <w:tc>
          <w:tcPr>
            <w:tcW w:w="6115" w:type="dxa"/>
            <w:shd w:val="clear" w:color="auto" w:fill="auto"/>
            <w:vAlign w:val="top"/>
          </w:tcPr>
          <w:p w14:paraId="6238D0E2">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Theme="minorEastAsia" w:hAnsiTheme="minorEastAsia" w:eastAsiaTheme="minorEastAsia" w:cstheme="minorEastAsia"/>
                <w:color w:val="000000"/>
                <w:kern w:val="2"/>
                <w:sz w:val="21"/>
                <w:szCs w:val="21"/>
                <w:lang w:val="en-US" w:eastAsia="zh-CN" w:bidi="ar-SA"/>
              </w:rPr>
            </w:pPr>
            <w:r>
              <w:rPr>
                <w:rFonts w:hint="eastAsia" w:asciiTheme="minorEastAsia" w:hAnsiTheme="minorEastAsia" w:eastAsiaTheme="minorEastAsia" w:cstheme="minorEastAsia"/>
                <w:color w:val="000000"/>
                <w:sz w:val="21"/>
                <w:szCs w:val="21"/>
                <w:lang w:val="en-US" w:eastAsia="zh-CN"/>
              </w:rPr>
              <w:t>8</w:t>
            </w:r>
            <w:r>
              <w:rPr>
                <w:rFonts w:hint="eastAsia" w:asciiTheme="minorEastAsia" w:hAnsiTheme="minorEastAsia" w:eastAsiaTheme="minorEastAsia" w:cstheme="minorEastAsia"/>
                <w:color w:val="000000"/>
                <w:sz w:val="21"/>
                <w:szCs w:val="21"/>
              </w:rPr>
              <w:t>.1投标供应商应按其投标文件中的承诺，进行其他售后服务工作。</w:t>
            </w:r>
          </w:p>
        </w:tc>
      </w:tr>
    </w:tbl>
    <w:p w14:paraId="378A5E69">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六、其他重要条款</w:t>
      </w:r>
    </w:p>
    <w:p w14:paraId="6714944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6DEDEB68">
      <w:pPr>
        <w:pStyle w:val="7"/>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bCs/>
          <w:szCs w:val="21"/>
        </w:rPr>
        <w:t>2、投标人应充分了解项目的位置、情况、道路及任何其它足以影响投标报价的情况，任何因忽视或误解项目情况而导致的索赔或服务期限延长申请将不获批准。</w:t>
      </w:r>
    </w:p>
    <w:p w14:paraId="516CE23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14:paraId="779D26C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lang w:val="en-US" w:eastAsia="zh-CN"/>
        </w:rPr>
        <w:t>4</w:t>
      </w:r>
      <w:r>
        <w:rPr>
          <w:rFonts w:hint="eastAsia" w:asciiTheme="minorEastAsia" w:hAnsiTheme="minorEastAsia" w:eastAsiaTheme="minorEastAsia" w:cstheme="minorEastAsia"/>
          <w:bCs/>
          <w:szCs w:val="21"/>
        </w:rPr>
        <w:t>、除政府采购合同继续履行将损害国家利益和社会公共利益外，双方当事人不得擅自变更、中止或者终止合同。</w:t>
      </w:r>
    </w:p>
    <w:p w14:paraId="222FD3D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lang w:val="en-US" w:eastAsia="zh-CN"/>
        </w:rPr>
      </w:pPr>
      <w:r>
        <w:rPr>
          <w:rFonts w:hint="eastAsia" w:asciiTheme="minorEastAsia" w:hAnsiTheme="minorEastAsia" w:eastAsiaTheme="minorEastAsia" w:cstheme="minorEastAsia"/>
          <w:bCs/>
          <w:szCs w:val="21"/>
          <w:lang w:val="en-US" w:eastAsia="zh-CN"/>
        </w:rPr>
        <w:t>5</w:t>
      </w:r>
      <w:r>
        <w:rPr>
          <w:rFonts w:hint="eastAsia" w:asciiTheme="minorEastAsia" w:hAnsiTheme="minorEastAsia" w:eastAsiaTheme="minorEastAsia" w:cstheme="minor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asciiTheme="minorEastAsia" w:hAnsiTheme="minorEastAsia" w:eastAsiaTheme="minorEastAsia" w:cstheme="minorEastAsia"/>
          <w:bCs/>
          <w:szCs w:val="21"/>
          <w:lang w:val="en-US" w:eastAsia="zh-CN"/>
        </w:rPr>
        <w:t>。</w:t>
      </w:r>
    </w:p>
    <w:p w14:paraId="066BC0A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1F4863F0">
      <w:pPr>
        <w:pStyle w:val="18"/>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1615653F">
      <w:pPr>
        <w:pStyle w:val="36"/>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17BC16B8">
      <w:pPr>
        <w:pStyle w:val="18"/>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sectPr>
          <w:pgSz w:w="11907" w:h="16840"/>
          <w:pgMar w:top="1440" w:right="1797" w:bottom="1440" w:left="1797" w:header="851" w:footer="992" w:gutter="0"/>
          <w:cols w:space="425" w:num="1"/>
          <w:titlePg/>
          <w:docGrid w:linePitch="462" w:charSpace="0"/>
        </w:sectPr>
      </w:pPr>
    </w:p>
    <w:p w14:paraId="7B329837">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kern w:val="2"/>
        </w:rPr>
      </w:pPr>
      <w:r>
        <w:rPr>
          <w:rFonts w:hint="eastAsia" w:asciiTheme="minorEastAsia" w:hAnsiTheme="minorEastAsia" w:eastAsiaTheme="minorEastAsia" w:cstheme="minorEastAsia"/>
          <w:kern w:val="2"/>
        </w:rPr>
        <w:t>第四章  投标文件组成要求及格式</w:t>
      </w:r>
    </w:p>
    <w:p w14:paraId="51B094C1">
      <w:pPr>
        <w:pageBreakBefore w:val="0"/>
        <w:kinsoku/>
        <w:overflowPunct/>
        <w:topLinePunct w:val="0"/>
        <w:bidi w:val="0"/>
        <w:spacing w:beforeAutospacing="0" w:afterAutospacing="0" w:line="360" w:lineRule="auto"/>
        <w:ind w:left="0" w:leftChars="0" w:right="0" w:firstLine="0" w:firstLineChars="0"/>
        <w:rPr>
          <w:rStyle w:val="66"/>
          <w:rFonts w:hint="eastAsia" w:asciiTheme="minorEastAsia" w:hAnsiTheme="minorEastAsia" w:eastAsiaTheme="minorEastAsia" w:cstheme="minorEastAsia"/>
          <w:sz w:val="24"/>
        </w:rPr>
      </w:pPr>
      <w:r>
        <w:rPr>
          <w:rStyle w:val="66"/>
          <w:rFonts w:hint="eastAsia" w:asciiTheme="minorEastAsia" w:hAnsiTheme="minorEastAsia" w:eastAsiaTheme="minorEastAsia" w:cstheme="minorEastAsia"/>
          <w:sz w:val="24"/>
        </w:rPr>
        <w:t>特别提醒：</w:t>
      </w:r>
    </w:p>
    <w:p w14:paraId="658EACD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422008E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投标文件正文（信息公开部分）必须编制于“正文（公开部分）”部分，投标文件附件（非信息公开部分）必须编制于“附件（不公开部分）”部分，如下图所示。</w:t>
      </w:r>
    </w:p>
    <w:p w14:paraId="362DE7FE">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4"/>
        </w:rPr>
      </w:pPr>
      <w:r>
        <w:rPr>
          <w:rFonts w:hint="eastAsia" w:asciiTheme="minorEastAsia" w:hAnsiTheme="minorEastAsia" w:eastAsiaTheme="minorEastAsia" w:cstheme="minorEastAsia"/>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1"/>
                    <a:stretch>
                      <a:fillRect/>
                    </a:stretch>
                  </pic:blipFill>
                  <pic:spPr>
                    <a:xfrm>
                      <a:off x="0" y="0"/>
                      <a:ext cx="5162550" cy="4011295"/>
                    </a:xfrm>
                    <a:prstGeom prst="rect">
                      <a:avLst/>
                    </a:prstGeom>
                  </pic:spPr>
                </pic:pic>
              </a:graphicData>
            </a:graphic>
          </wp:inline>
        </w:drawing>
      </w:r>
    </w:p>
    <w:p w14:paraId="75E6307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44" w:name="_Hlk72257167"/>
      <w:r>
        <w:rPr>
          <w:rFonts w:hint="eastAsia" w:asciiTheme="minorEastAsia" w:hAnsiTheme="minorEastAsia" w:eastAsiaTheme="minorEastAsia" w:cstheme="minorEastAsia"/>
          <w:sz w:val="24"/>
        </w:rPr>
        <w:t>政府集中采购机构公布投标文件正文（信息公开部分）时为计算机截取信息自动公布，</w:t>
      </w:r>
      <w:r>
        <w:rPr>
          <w:rFonts w:hint="eastAsia" w:asciiTheme="minorEastAsia" w:hAnsiTheme="minorEastAsia" w:eastAsiaTheme="minorEastAsia" w:cstheme="minorEastAsia"/>
          <w:b/>
          <w:bCs/>
          <w:sz w:val="24"/>
        </w:rPr>
        <w:t>如投标人误将涉及个人隐私的信息放入投标文件正文，相关后果由投标人自负；</w:t>
      </w:r>
      <w:r>
        <w:rPr>
          <w:rFonts w:hint="eastAsia" w:asciiTheme="minorEastAsia" w:hAnsiTheme="minorEastAsia" w:eastAsiaTheme="minorEastAsia" w:cstheme="minorEastAsia"/>
          <w:sz w:val="24"/>
          <w:highlight w:val="yellow"/>
        </w:rPr>
        <w:t>如投标人将必须放于投标文件正文（信息公开部分）的内容放入投标文件附件（非信息公开部分），将作投标无效处理。</w:t>
      </w:r>
    </w:p>
    <w:bookmarkEnd w:id="44"/>
    <w:p w14:paraId="5F286F4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2370863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p>
    <w:p w14:paraId="2BCF1A3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p>
    <w:p w14:paraId="2B96FFE7">
      <w:pPr>
        <w:rPr>
          <w:rStyle w:val="66"/>
          <w:rFonts w:hint="eastAsia" w:asciiTheme="minorEastAsia" w:hAnsiTheme="minorEastAsia" w:eastAsiaTheme="minorEastAsia" w:cstheme="minorEastAsia"/>
          <w:sz w:val="28"/>
          <w:szCs w:val="28"/>
        </w:rPr>
      </w:pPr>
      <w:r>
        <w:rPr>
          <w:rStyle w:val="66"/>
          <w:rFonts w:hint="eastAsia" w:asciiTheme="minorEastAsia" w:hAnsiTheme="minorEastAsia" w:eastAsiaTheme="minorEastAsia" w:cstheme="minorEastAsia"/>
          <w:sz w:val="28"/>
          <w:szCs w:val="28"/>
        </w:rPr>
        <w:br w:type="page"/>
      </w:r>
    </w:p>
    <w:p w14:paraId="3E796A19">
      <w:pPr>
        <w:pageBreakBefore w:val="0"/>
        <w:kinsoku/>
        <w:overflowPunct/>
        <w:topLinePunct w:val="0"/>
        <w:bidi w:val="0"/>
        <w:spacing w:beforeAutospacing="0" w:afterAutospacing="0" w:line="360" w:lineRule="auto"/>
        <w:ind w:left="0" w:leftChars="0" w:right="0" w:firstLine="0" w:firstLineChars="0"/>
        <w:outlineLvl w:val="0"/>
        <w:rPr>
          <w:rStyle w:val="66"/>
          <w:rFonts w:hint="eastAsia" w:asciiTheme="minorEastAsia" w:hAnsiTheme="minorEastAsia" w:eastAsiaTheme="minorEastAsia" w:cstheme="minorEastAsia"/>
          <w:sz w:val="28"/>
          <w:szCs w:val="28"/>
        </w:rPr>
      </w:pPr>
      <w:r>
        <w:rPr>
          <w:rStyle w:val="66"/>
          <w:rFonts w:hint="eastAsia" w:asciiTheme="minorEastAsia" w:hAnsiTheme="minorEastAsia" w:eastAsiaTheme="minorEastAsia" w:cstheme="minorEastAsia"/>
          <w:sz w:val="28"/>
          <w:szCs w:val="28"/>
        </w:rPr>
        <w:t>投标文件组成：</w:t>
      </w:r>
    </w:p>
    <w:p w14:paraId="568E4E56">
      <w:pPr>
        <w:pageBreakBefore w:val="0"/>
        <w:kinsoku/>
        <w:overflowPunct/>
        <w:topLinePunct w:val="0"/>
        <w:bidi w:val="0"/>
        <w:spacing w:beforeAutospacing="0" w:afterAutospacing="0" w:line="360" w:lineRule="auto"/>
        <w:ind w:left="0" w:leftChars="0" w:right="0" w:firstLine="0" w:firstLineChars="0"/>
        <w:outlineLvl w:val="0"/>
        <w:rPr>
          <w:rFonts w:hint="eastAsia" w:asciiTheme="minorEastAsia" w:hAnsiTheme="minorEastAsia" w:eastAsiaTheme="minorEastAsia" w:cstheme="minorEastAsia"/>
          <w:sz w:val="24"/>
        </w:rPr>
      </w:pPr>
      <w:bookmarkStart w:id="45" w:name="_Hlk72257253"/>
      <w:r>
        <w:rPr>
          <w:rFonts w:hint="eastAsia" w:asciiTheme="minorEastAsia" w:hAnsiTheme="minorEastAsia" w:eastAsiaTheme="minorEastAsia" w:cstheme="minorEastAsia"/>
          <w:sz w:val="24"/>
        </w:rPr>
        <w:t>1.投标文件正文</w:t>
      </w:r>
      <w:r>
        <w:rPr>
          <w:rFonts w:hint="eastAsia" w:asciiTheme="minorEastAsia" w:hAnsiTheme="minorEastAsia" w:eastAsiaTheme="minorEastAsia" w:cstheme="minorEastAsia"/>
          <w:b/>
          <w:color w:val="FF0000"/>
          <w:sz w:val="24"/>
        </w:rPr>
        <w:t>（信息公开部分）</w:t>
      </w:r>
      <w:r>
        <w:rPr>
          <w:rFonts w:hint="eastAsia" w:asciiTheme="minorEastAsia" w:hAnsiTheme="minorEastAsia" w:eastAsiaTheme="minorEastAsia" w:cstheme="minorEastAsia"/>
          <w:sz w:val="24"/>
        </w:rPr>
        <w:t>，主要包括以下内容：</w:t>
      </w:r>
    </w:p>
    <w:p w14:paraId="529E54B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bookmarkStart w:id="46" w:name="_Hlk72070784"/>
      <w:r>
        <w:rPr>
          <w:rFonts w:hint="eastAsia" w:asciiTheme="minorEastAsia" w:hAnsiTheme="minorEastAsia" w:eastAsiaTheme="minorEastAsia" w:cstheme="minorEastAsia"/>
          <w:szCs w:val="21"/>
        </w:rPr>
        <w:t>投标函</w:t>
      </w:r>
      <w:bookmarkEnd w:id="46"/>
    </w:p>
    <w:p w14:paraId="72ADA74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w:t>
      </w:r>
      <w:bookmarkStart w:id="47" w:name="_Hlk72062521"/>
      <w:r>
        <w:rPr>
          <w:rFonts w:hint="eastAsia" w:asciiTheme="minorEastAsia" w:hAnsiTheme="minorEastAsia" w:eastAsiaTheme="minorEastAsia" w:cstheme="minorEastAsia"/>
          <w:szCs w:val="21"/>
        </w:rPr>
        <w:t>政府采购投标及履约承诺函</w:t>
      </w:r>
      <w:bookmarkEnd w:id="47"/>
    </w:p>
    <w:p w14:paraId="7E98DB9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（3）投标人情况及资格证明文件</w:t>
      </w:r>
    </w:p>
    <w:p w14:paraId="537DB9D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bookmarkStart w:id="48" w:name="_Hlk72257201"/>
      <w:r>
        <w:rPr>
          <w:rFonts w:hint="eastAsia" w:asciiTheme="minorEastAsia" w:hAnsiTheme="minorEastAsia" w:eastAsiaTheme="minorEastAsia" w:cstheme="minorEastAsia"/>
          <w:szCs w:val="21"/>
        </w:rPr>
        <w:t>（4）项目详细报价</w:t>
      </w:r>
    </w:p>
    <w:bookmarkEnd w:id="48"/>
    <w:p w14:paraId="1BD012E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p>
    <w:p w14:paraId="299F6354">
      <w:pPr>
        <w:pageBreakBefore w:val="0"/>
        <w:kinsoku/>
        <w:overflowPunct/>
        <w:topLinePunct w:val="0"/>
        <w:bidi w:val="0"/>
        <w:spacing w:beforeAutospacing="0" w:afterAutospacing="0" w:line="360" w:lineRule="auto"/>
        <w:ind w:left="0" w:leftChars="0" w:right="0" w:firstLine="0" w:firstLineChars="0"/>
        <w:outlineLvl w:val="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2.投标文件附件</w:t>
      </w:r>
      <w:r>
        <w:rPr>
          <w:rFonts w:hint="eastAsia" w:asciiTheme="minorEastAsia" w:hAnsiTheme="minorEastAsia" w:eastAsiaTheme="minorEastAsia" w:cstheme="minorEastAsia"/>
          <w:b/>
          <w:color w:val="FF0000"/>
          <w:sz w:val="24"/>
        </w:rPr>
        <w:t>（信息不公开部分）</w:t>
      </w:r>
      <w:r>
        <w:rPr>
          <w:rFonts w:hint="eastAsia" w:asciiTheme="minorEastAsia" w:hAnsiTheme="minorEastAsia" w:eastAsiaTheme="minorEastAsia" w:cstheme="minorEastAsia"/>
          <w:sz w:val="24"/>
        </w:rPr>
        <w:t>：主要包括以下内容：</w:t>
      </w:r>
    </w:p>
    <w:p w14:paraId="059862A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lang w:eastAsia="zh-CN"/>
        </w:rPr>
      </w:pPr>
      <w:commentRangeStart w:id="19"/>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1</w:t>
      </w:r>
      <w:r>
        <w:rPr>
          <w:rFonts w:hint="eastAsia" w:asciiTheme="minorEastAsia" w:hAnsiTheme="minorEastAsia" w:eastAsiaTheme="minorEastAsia" w:cstheme="minorEastAsia"/>
          <w:szCs w:val="21"/>
          <w:lang w:eastAsia="zh-CN"/>
        </w:rPr>
        <w:t>）供应商基本情况表</w:t>
      </w:r>
      <w:commentRangeEnd w:id="19"/>
      <w:r>
        <w:rPr>
          <w:rFonts w:hint="eastAsia" w:asciiTheme="minorEastAsia" w:hAnsiTheme="minorEastAsia" w:eastAsiaTheme="minorEastAsia" w:cstheme="minorEastAsia"/>
        </w:rPr>
        <w:commentReference w:id="19"/>
      </w:r>
    </w:p>
    <w:p w14:paraId="4BC53DD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2</w:t>
      </w:r>
      <w:r>
        <w:rPr>
          <w:rFonts w:hint="eastAsia" w:asciiTheme="minorEastAsia" w:hAnsiTheme="minorEastAsia" w:eastAsiaTheme="minorEastAsia" w:cstheme="minorEastAsia"/>
          <w:szCs w:val="21"/>
        </w:rPr>
        <w:t>）法定代表人（负责人）证明书</w:t>
      </w:r>
    </w:p>
    <w:p w14:paraId="028A54E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3</w:t>
      </w:r>
      <w:r>
        <w:rPr>
          <w:rFonts w:hint="eastAsia" w:asciiTheme="minorEastAsia" w:hAnsiTheme="minorEastAsia" w:eastAsiaTheme="minorEastAsia" w:cstheme="minorEastAsia"/>
          <w:szCs w:val="21"/>
        </w:rPr>
        <w:t>）投标文件签署授权委托书</w:t>
      </w:r>
    </w:p>
    <w:p w14:paraId="4F9DA01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4</w:t>
      </w:r>
      <w:r>
        <w:rPr>
          <w:rFonts w:hint="eastAsia" w:asciiTheme="minorEastAsia" w:hAnsiTheme="minorEastAsia" w:eastAsiaTheme="minorEastAsia" w:cstheme="minorEastAsia"/>
          <w:szCs w:val="21"/>
        </w:rPr>
        <w:t>）实质性条款响应情况表</w:t>
      </w:r>
    </w:p>
    <w:p w14:paraId="102EC37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5</w:t>
      </w:r>
      <w:r>
        <w:rPr>
          <w:rFonts w:hint="eastAsia" w:asciiTheme="minorEastAsia" w:hAnsiTheme="minorEastAsia" w:eastAsiaTheme="minorEastAsia" w:cstheme="minorEastAsia"/>
          <w:szCs w:val="21"/>
        </w:rPr>
        <w:t>）技术要求偏离表</w:t>
      </w:r>
    </w:p>
    <w:p w14:paraId="1B6446F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6</w:t>
      </w:r>
      <w:r>
        <w:rPr>
          <w:rFonts w:hint="eastAsia" w:asciiTheme="minorEastAsia" w:hAnsiTheme="minorEastAsia" w:eastAsiaTheme="minorEastAsia" w:cstheme="minorEastAsia"/>
          <w:szCs w:val="21"/>
        </w:rPr>
        <w:t>）商务要求偏离表</w:t>
      </w:r>
    </w:p>
    <w:p w14:paraId="3B349B6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7</w:t>
      </w:r>
      <w:r>
        <w:rPr>
          <w:rFonts w:hint="eastAsia" w:asciiTheme="minorEastAsia" w:hAnsiTheme="minorEastAsia" w:eastAsiaTheme="minorEastAsia" w:cstheme="minorEastAsia"/>
          <w:szCs w:val="21"/>
        </w:rPr>
        <w:t>）投标人认为需要加以说明的其他内容</w:t>
      </w:r>
    </w:p>
    <w:p w14:paraId="0C919DF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p>
    <w:bookmarkEnd w:id="45"/>
    <w:p w14:paraId="50CAF5F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3B57F81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bookmarkStart w:id="49" w:name="_Hlk72257771"/>
      <w:r>
        <w:rPr>
          <w:rFonts w:hint="eastAsia" w:asciiTheme="minorEastAsia" w:hAnsiTheme="minorEastAsia" w:eastAsiaTheme="minorEastAsia" w:cstheme="minorEastAsia"/>
          <w:b/>
          <w:szCs w:val="21"/>
        </w:rPr>
        <w:t>备注：</w:t>
      </w:r>
    </w:p>
    <w:p w14:paraId="32F10E1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highlight w:val="yellow"/>
        </w:rPr>
      </w:pPr>
      <w:bookmarkStart w:id="50" w:name="_Hlk72263559"/>
      <w:r>
        <w:rPr>
          <w:rFonts w:hint="eastAsia" w:asciiTheme="minorEastAsia" w:hAnsiTheme="minorEastAsia" w:eastAsiaTheme="minorEastAsia" w:cstheme="minorEastAsia"/>
          <w:b/>
          <w:szCs w:val="21"/>
          <w:highlight w:val="yellow"/>
        </w:rPr>
        <w:t>1.本项目为网上电子投标项目，投标文件不需法人或授权委托人另行签字，无需加盖单位公章，招标文件另有规定的除外。</w:t>
      </w:r>
    </w:p>
    <w:p w14:paraId="4F483E8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sz w:val="24"/>
        </w:rPr>
      </w:pPr>
      <w:r>
        <w:rPr>
          <w:rFonts w:hint="eastAsia" w:asciiTheme="minorEastAsia" w:hAnsiTheme="minorEastAsia" w:eastAsiaTheme="minorEastAsia" w:cstheme="minorEastAsia"/>
          <w:b/>
          <w:szCs w:val="21"/>
        </w:rPr>
        <w:t>2.关于填写“开标一览表”的说明：“开标一览表”中除“投标总价”外，其他信息不作评审依据。</w:t>
      </w:r>
      <w:bookmarkEnd w:id="49"/>
      <w:bookmarkEnd w:id="50"/>
    </w:p>
    <w:p w14:paraId="2209F72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sz w:val="24"/>
        </w:rPr>
      </w:pPr>
    </w:p>
    <w:p w14:paraId="5C76097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sz w:val="24"/>
        </w:rPr>
      </w:pPr>
    </w:p>
    <w:p w14:paraId="676DF0B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sz w:val="24"/>
        </w:rPr>
      </w:pPr>
    </w:p>
    <w:p w14:paraId="4F6FEAE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sz w:val="24"/>
        </w:rPr>
        <w:sectPr>
          <w:pgSz w:w="11907" w:h="16840"/>
          <w:pgMar w:top="1440" w:right="1797" w:bottom="1440" w:left="1797" w:header="851" w:footer="992" w:gutter="0"/>
          <w:cols w:space="425" w:num="1"/>
          <w:titlePg/>
          <w:docGrid w:linePitch="462" w:charSpace="0"/>
        </w:sectPr>
      </w:pPr>
    </w:p>
    <w:p w14:paraId="485751CD">
      <w:pPr>
        <w:pageBreakBefore w:val="0"/>
        <w:kinsoku/>
        <w:overflowPunct/>
        <w:topLinePunct w:val="0"/>
        <w:bidi w:val="0"/>
        <w:spacing w:beforeAutospacing="0" w:afterAutospacing="0" w:line="360" w:lineRule="auto"/>
        <w:ind w:left="0" w:leftChars="0" w:right="0" w:firstLine="0" w:firstLineChars="0"/>
        <w:outlineLvl w:val="1"/>
        <w:rPr>
          <w:rFonts w:hint="eastAsia" w:asciiTheme="minorEastAsia" w:hAnsiTheme="minorEastAsia" w:eastAsiaTheme="minorEastAsia" w:cstheme="minorEastAsia"/>
          <w:b/>
          <w:color w:val="FF0000"/>
          <w:sz w:val="28"/>
          <w:szCs w:val="28"/>
        </w:rPr>
      </w:pPr>
      <w:r>
        <w:rPr>
          <w:rFonts w:hint="eastAsia" w:asciiTheme="minorEastAsia" w:hAnsiTheme="minorEastAsia" w:eastAsiaTheme="minorEastAsia" w:cstheme="minorEastAsia"/>
          <w:b/>
          <w:color w:val="FF0000"/>
          <w:sz w:val="28"/>
          <w:szCs w:val="28"/>
        </w:rPr>
        <w:t>投标文件正文（信息公开部分）</w:t>
      </w:r>
    </w:p>
    <w:p w14:paraId="1F757373">
      <w:pPr>
        <w:pStyle w:val="3"/>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sz w:val="24"/>
        </w:rPr>
      </w:pPr>
      <w:r>
        <w:rPr>
          <w:rFonts w:hint="eastAsia" w:asciiTheme="minorEastAsia" w:hAnsiTheme="minorEastAsia" w:eastAsiaTheme="minorEastAsia" w:cstheme="minorEastAsia"/>
          <w:b w:val="0"/>
          <w:sz w:val="24"/>
        </w:rPr>
        <w:t>一、投标函</w:t>
      </w:r>
    </w:p>
    <w:p w14:paraId="13AD62D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bookmarkStart w:id="51" w:name="_Hlk72257506"/>
      <w:r>
        <w:rPr>
          <w:rFonts w:hint="eastAsia" w:asciiTheme="minorEastAsia" w:hAnsiTheme="minorEastAsia" w:eastAsiaTheme="minorEastAsia" w:cstheme="minorEastAsia"/>
          <w:szCs w:val="21"/>
        </w:rPr>
        <w:t>致：</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color w:val="FF0000"/>
          <w:szCs w:val="21"/>
          <w:u w:val="single"/>
        </w:rPr>
        <w:t>深圳公共资源交易中心</w:t>
      </w:r>
      <w:r>
        <w:rPr>
          <w:rFonts w:hint="eastAsia" w:asciiTheme="minorEastAsia" w:hAnsiTheme="minorEastAsia" w:eastAsiaTheme="minorEastAsia" w:cstheme="minorEastAsia"/>
          <w:szCs w:val="21"/>
          <w:u w:val="single"/>
        </w:rPr>
        <w:t xml:space="preserve">  </w:t>
      </w:r>
    </w:p>
    <w:p w14:paraId="312A127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bookmarkStart w:id="52" w:name="_Hlk73818812"/>
      <w:r>
        <w:rPr>
          <w:rFonts w:hint="eastAsia" w:asciiTheme="minorEastAsia" w:hAnsiTheme="minorEastAsia" w:eastAsiaTheme="minorEastAsia" w:cstheme="minorEastAsia"/>
          <w:szCs w:val="21"/>
        </w:rPr>
        <w:t>1、根据已收到贵单位的项目编号为</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rPr>
        <w:t>的</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lang w:eastAsia="zh-CN"/>
        </w:rPr>
        <w:t>（</w:t>
      </w:r>
      <w:r>
        <w:rPr>
          <w:rFonts w:hint="eastAsia" w:asciiTheme="minorEastAsia" w:hAnsiTheme="minorEastAsia" w:eastAsiaTheme="minorEastAsia" w:cstheme="minorEastAsia"/>
          <w:szCs w:val="21"/>
          <w:u w:val="thick"/>
        </w:rPr>
        <w:t>项目</w:t>
      </w:r>
      <w:r>
        <w:rPr>
          <w:rFonts w:hint="eastAsia" w:asciiTheme="minorEastAsia" w:hAnsiTheme="minorEastAsia" w:eastAsiaTheme="minorEastAsia" w:cstheme="minorEastAsia"/>
          <w:szCs w:val="21"/>
          <w:u w:val="thick"/>
          <w:lang w:val="en-US" w:eastAsia="zh-CN"/>
        </w:rPr>
        <w:t>名称</w:t>
      </w:r>
      <w:r>
        <w:rPr>
          <w:rFonts w:hint="eastAsia" w:asciiTheme="minorEastAsia" w:hAnsiTheme="minorEastAsia" w:eastAsiaTheme="minorEastAsia" w:cstheme="minorEastAsia"/>
          <w:szCs w:val="21"/>
          <w:u w:val="thick"/>
          <w:lang w:eastAsia="zh-CN"/>
        </w:rPr>
        <w:t>）</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rPr>
        <w:t>项目的招标文件，遵照《深圳经济特区政府采购条例》和《深圳网上政府采购管理暂行办法》等有关规定，我单位经研究上述招标文件的专用条款及通用条款后，</w:t>
      </w:r>
      <w:bookmarkStart w:id="53" w:name="_Hlk72263588"/>
      <w:r>
        <w:rPr>
          <w:rFonts w:hint="eastAsia" w:asciiTheme="minorEastAsia" w:hAnsiTheme="minorEastAsia" w:eastAsiaTheme="minorEastAsia" w:cstheme="minorEastAsia"/>
          <w:szCs w:val="21"/>
        </w:rPr>
        <w:t>愿意按照招标文件要求承包上述项目并修补其任何缺陷。</w:t>
      </w:r>
      <w:bookmarkEnd w:id="53"/>
    </w:p>
    <w:p w14:paraId="52BC8DD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w:t>
      </w:r>
      <w:bookmarkStart w:id="54" w:name="_Hlk73819847"/>
      <w:r>
        <w:rPr>
          <w:rFonts w:hint="eastAsia" w:asciiTheme="minorEastAsia" w:hAnsiTheme="minorEastAsia" w:eastAsiaTheme="minorEastAsia" w:cstheme="minorEastAsia"/>
          <w:szCs w:val="21"/>
        </w:rPr>
        <w:t>投标价格见投标书编制软件中《开标一览表》中填写的投标总价。</w:t>
      </w:r>
      <w:bookmarkEnd w:id="54"/>
    </w:p>
    <w:p w14:paraId="5DC7C5B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3、如果我单位中标，我单位将按照招标文件的要求足额提交履约担保。</w:t>
      </w:r>
    </w:p>
    <w:p w14:paraId="785F602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4、我单位同意所递交的投标文件在“对通用条款的补充内容”中明确的投标有效期内有效，在此期间内我单位的投标有可能中标，我方将受此约束。</w:t>
      </w:r>
    </w:p>
    <w:p w14:paraId="6D3EC5E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5、除非另外达成协议并生效，贵单位的中标通知书和本投标文件将构成合同的重要内容。</w:t>
      </w:r>
    </w:p>
    <w:p w14:paraId="274D6B8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6、我单位理解贵单位将不受必须接受所收到的最低报价或其它任何投标文件的约束。</w:t>
      </w:r>
      <w:bookmarkEnd w:id="52"/>
    </w:p>
    <w:p w14:paraId="4E108BC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7、如我单位提交样品，且未在规定时间内取回样品的，视同放弃取回，同意深圳公共资源交易中心对我单位提交的样品进行清理。</w:t>
      </w:r>
    </w:p>
    <w:p w14:paraId="44EA9EC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3FE84B7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投标人：</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rPr>
        <w:t xml:space="preserve">  </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 xml:space="preserve">  </w:t>
      </w:r>
    </w:p>
    <w:p w14:paraId="14758B3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rPr>
        <w:t>单位地址：</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none"/>
          <w:lang w:eastAsia="zh-CN"/>
        </w:rPr>
        <w:t>；</w:t>
      </w:r>
    </w:p>
    <w:p w14:paraId="1E37F77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rPr>
        <w:t>法定代表人（负责人）或其</w:t>
      </w:r>
      <w:r>
        <w:rPr>
          <w:rFonts w:hint="eastAsia" w:asciiTheme="minorEastAsia" w:hAnsiTheme="minorEastAsia" w:eastAsiaTheme="minorEastAsia" w:cstheme="minorEastAsia"/>
          <w:szCs w:val="21"/>
          <w:lang w:val="en-US" w:eastAsia="zh-CN"/>
        </w:rPr>
        <w:t>授权</w:t>
      </w:r>
      <w:r>
        <w:rPr>
          <w:rFonts w:hint="eastAsia" w:asciiTheme="minorEastAsia" w:hAnsiTheme="minorEastAsia" w:eastAsiaTheme="minorEastAsia" w:cstheme="minorEastAsia"/>
          <w:szCs w:val="21"/>
        </w:rPr>
        <w:t>委托代理人：</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none"/>
          <w:lang w:eastAsia="zh-CN"/>
        </w:rPr>
        <w:t>；</w:t>
      </w:r>
    </w:p>
    <w:p w14:paraId="7906A8A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rPr>
      </w:pPr>
      <w:r>
        <w:rPr>
          <w:rFonts w:hint="eastAsia" w:asciiTheme="minorEastAsia" w:hAnsiTheme="minorEastAsia" w:eastAsiaTheme="minorEastAsia" w:cstheme="minorEastAsia"/>
          <w:szCs w:val="21"/>
        </w:rPr>
        <w:t>电话</w:t>
      </w:r>
      <w:r>
        <w:rPr>
          <w:rFonts w:hint="eastAsia" w:asciiTheme="minorEastAsia" w:hAnsiTheme="minorEastAsia" w:eastAsiaTheme="minorEastAsia" w:cstheme="minorEastAsia"/>
          <w:szCs w:val="21"/>
          <w:u w:val="none"/>
        </w:rPr>
        <w:t>：</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u w:val="none"/>
        </w:rPr>
        <w:t xml:space="preserve">     </w:t>
      </w:r>
    </w:p>
    <w:p w14:paraId="463D28B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Cs w:val="21"/>
        </w:rPr>
        <w:t>日期：</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rPr>
        <w:t>年</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rPr>
        <w:t>月</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rPr>
        <w:t>日</w:t>
      </w:r>
      <w:r>
        <w:rPr>
          <w:rFonts w:hint="eastAsia" w:asciiTheme="minorEastAsia" w:hAnsiTheme="minorEastAsia" w:eastAsiaTheme="minorEastAsia" w:cstheme="minorEastAsia"/>
          <w:sz w:val="24"/>
        </w:rPr>
        <w:t xml:space="preserve">                                </w:t>
      </w:r>
    </w:p>
    <w:p w14:paraId="54EB182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2C24FDD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bookmarkEnd w:id="51"/>
    <w:p w14:paraId="334D17F8">
      <w:pPr>
        <w:pStyle w:val="3"/>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sz w:val="24"/>
        </w:rPr>
      </w:pPr>
      <w:r>
        <w:rPr>
          <w:rFonts w:hint="eastAsia" w:asciiTheme="minorEastAsia" w:hAnsiTheme="minorEastAsia" w:eastAsiaTheme="minorEastAsia" w:cstheme="minorEastAsia"/>
          <w:b w:val="0"/>
          <w:sz w:val="24"/>
        </w:rPr>
        <w:t>二、政府采购投标及履约承诺函</w:t>
      </w:r>
    </w:p>
    <w:p w14:paraId="7128EA1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szCs w:val="21"/>
        </w:rPr>
      </w:pPr>
      <w:bookmarkStart w:id="55" w:name="_Hlk72257530"/>
      <w:r>
        <w:rPr>
          <w:rFonts w:hint="eastAsia" w:asciiTheme="minorEastAsia" w:hAnsiTheme="minorEastAsia" w:eastAsiaTheme="minorEastAsia" w:cstheme="minorEastAsia"/>
          <w:color w:val="FF0000"/>
          <w:szCs w:val="21"/>
        </w:rPr>
        <w:t>致：</w:t>
      </w:r>
      <w:r>
        <w:rPr>
          <w:rFonts w:hint="eastAsia" w:asciiTheme="minorEastAsia" w:hAnsiTheme="minorEastAsia" w:eastAsiaTheme="minorEastAsia" w:cstheme="minorEastAsia"/>
          <w:color w:val="FF0000"/>
          <w:szCs w:val="21"/>
          <w:u w:val="single"/>
        </w:rPr>
        <w:t>深圳公共资源交易中心</w:t>
      </w:r>
    </w:p>
    <w:p w14:paraId="2A297CC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我单位承诺：</w:t>
      </w:r>
    </w:p>
    <w:p w14:paraId="0C5BA84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val="0"/>
          <w:bCs/>
          <w:szCs w:val="21"/>
        </w:rPr>
        <w:t>1.我单位参与本项目所投标（响应）的货物、工程或服务，不存在侵犯知识产权的情况。</w:t>
      </w:r>
    </w:p>
    <w:p w14:paraId="3663A4E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2.我单位参与本项目</w:t>
      </w:r>
      <w:r>
        <w:rPr>
          <w:rFonts w:hint="eastAsia" w:asciiTheme="minorEastAsia" w:hAnsiTheme="minorEastAsia" w:eastAsiaTheme="minorEastAsia" w:cstheme="minorEastAsia"/>
        </w:rPr>
        <w:t>政府采购活动时不存在被有关部门禁止参与政府采购活动且在有效期内的情况。</w:t>
      </w:r>
    </w:p>
    <w:p w14:paraId="51D470E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3.我单位具备《中华人民共和国政府采购法》第二十二条第一款规定的六项条件。</w:t>
      </w:r>
    </w:p>
    <w:p w14:paraId="1601B9F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Cs w:val="21"/>
        </w:rPr>
        <w:t>4.我单位</w:t>
      </w:r>
      <w:r>
        <w:rPr>
          <w:rFonts w:hint="eastAsia" w:asciiTheme="minorEastAsia" w:hAnsiTheme="minorEastAsia" w:eastAsiaTheme="minorEastAsia" w:cstheme="minorEastAsia"/>
        </w:rPr>
        <w:t>未被列入失信被执行人、重大税收违法案件当事人名单、政府采购严重违法失信行为记录名单。</w:t>
      </w:r>
      <w:r>
        <w:rPr>
          <w:rFonts w:hint="eastAsia" w:asciiTheme="minorEastAsia" w:hAnsiTheme="minorEastAsia" w:eastAsiaTheme="minorEastAsia" w:cstheme="minorEastAsia"/>
          <w:lang w:val="en-US" w:eastAsia="zh-CN"/>
        </w:rPr>
        <w:t xml:space="preserve"> </w:t>
      </w:r>
    </w:p>
    <w:p w14:paraId="55B6871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lang w:val="en-US" w:eastAsia="zh-CN"/>
        </w:rPr>
      </w:pPr>
      <w:r>
        <w:rPr>
          <w:rFonts w:hint="eastAsia" w:asciiTheme="minorEastAsia" w:hAnsiTheme="minorEastAsia" w:eastAsiaTheme="minorEastAsia" w:cstheme="minorEastAsia"/>
          <w:color w:val="FF0000"/>
          <w:lang w:val="en-US" w:eastAsia="zh-CN"/>
        </w:rPr>
        <w:t>5.我单位不存在《深圳市财政局政府采购供应商信用信息管理办法》（深财规〔2023〕3号）列明的严重违法失信行为。</w:t>
      </w:r>
    </w:p>
    <w:p w14:paraId="7BDC31F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6</w:t>
      </w:r>
      <w:r>
        <w:rPr>
          <w:rFonts w:hint="eastAsia" w:asciiTheme="minorEastAsia" w:hAnsiTheme="minorEastAsia" w:eastAsiaTheme="minorEastAsia" w:cstheme="minorEastAsia"/>
          <w:szCs w:val="21"/>
        </w:rPr>
        <w:t>.</w:t>
      </w:r>
      <w:bookmarkStart w:id="56" w:name="_Hlk72587269"/>
      <w:bookmarkStart w:id="57" w:name="_Hlk72587299"/>
      <w:r>
        <w:rPr>
          <w:rFonts w:hint="eastAsia" w:asciiTheme="minorEastAsia" w:hAnsiTheme="minorEastAsia" w:eastAsiaTheme="minorEastAsia" w:cstheme="minor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6"/>
      <w:r>
        <w:rPr>
          <w:rFonts w:hint="eastAsia" w:asciiTheme="minorEastAsia" w:hAnsiTheme="minorEastAsia" w:eastAsiaTheme="minorEastAsia" w:cstheme="minorEastAsia"/>
          <w:szCs w:val="21"/>
        </w:rPr>
        <w:t>。</w:t>
      </w:r>
    </w:p>
    <w:bookmarkEnd w:id="57"/>
    <w:p w14:paraId="644E0FA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7</w:t>
      </w:r>
      <w:r>
        <w:rPr>
          <w:rFonts w:hint="eastAsia" w:asciiTheme="minorEastAsia" w:hAnsiTheme="minorEastAsia" w:eastAsiaTheme="minorEastAsia" w:cstheme="minor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073C8A1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2AB78B6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8</w:t>
      </w:r>
      <w:r>
        <w:rPr>
          <w:rFonts w:hint="eastAsia" w:asciiTheme="minorEastAsia" w:hAnsiTheme="minorEastAsia" w:eastAsiaTheme="minorEastAsia" w:cstheme="minor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0A69676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9</w:t>
      </w:r>
      <w:r>
        <w:rPr>
          <w:rFonts w:hint="eastAsia" w:asciiTheme="minorEastAsia" w:hAnsiTheme="minorEastAsia" w:eastAsiaTheme="minorEastAsia" w:cstheme="minorEastAsia"/>
          <w:szCs w:val="21"/>
        </w:rPr>
        <w:t>.我单位承诺中标后项目不转包，未经采购人同意不进行分包。</w:t>
      </w:r>
    </w:p>
    <w:p w14:paraId="77EBCC6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lang w:val="en-US" w:eastAsia="zh-CN"/>
        </w:rPr>
        <w:t>10</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47B74F5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1</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.我单位保证，若所投货物涉及《财政部生态环境部关于印发节能产品政府采购品目清单的通知》（财库〔2019〕19号）列明的政府采购强制产品，则所投该产品符合节能产品的认证要求。</w:t>
      </w:r>
      <w:r>
        <w:rPr>
          <w:rFonts w:hint="eastAsia" w:asciiTheme="minorEastAsia" w:hAnsiTheme="minorEastAsia" w:eastAsiaTheme="minorEastAsia" w:cstheme="minorEastAsia"/>
          <w:lang w:val="en-US" w:eastAsia="zh-CN"/>
        </w:rPr>
        <w:t>若所投产品包括数据中心相关设备的，应满足</w:t>
      </w:r>
      <w:r>
        <w:rPr>
          <w:rFonts w:hint="eastAsia" w:asciiTheme="minorEastAsia" w:hAnsiTheme="minorEastAsia" w:eastAsiaTheme="minorEastAsia" w:cstheme="minorEastAsia"/>
        </w:rPr>
        <w:t>《财政部 生态环境部 工业和信息化部关于印发&lt;绿色数据中心政府采购需求标准（试行）&gt;的通知》</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财库〔2023〕7号）</w:t>
      </w:r>
      <w:r>
        <w:rPr>
          <w:rFonts w:hint="eastAsia" w:asciiTheme="minorEastAsia" w:hAnsiTheme="minorEastAsia" w:eastAsiaTheme="minorEastAsia" w:cstheme="minorEastAsia"/>
          <w:lang w:val="en-US" w:eastAsia="zh-CN"/>
        </w:rPr>
        <w:t>要求。若所投产品涉及国家强制性标准的，所投产品应符合国家强制性标准相关要求。</w:t>
      </w:r>
    </w:p>
    <w:p w14:paraId="43B70DA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kern w:val="0"/>
          <w:szCs w:val="21"/>
        </w:rPr>
        <w:t>1</w:t>
      </w:r>
      <w:r>
        <w:rPr>
          <w:rFonts w:hint="eastAsia" w:asciiTheme="minorEastAsia" w:hAnsiTheme="minorEastAsia" w:eastAsiaTheme="minorEastAsia" w:cstheme="minorEastAsia"/>
          <w:b w:val="0"/>
          <w:bCs/>
          <w:kern w:val="0"/>
          <w:szCs w:val="21"/>
          <w:lang w:val="en-US" w:eastAsia="zh-CN"/>
        </w:rPr>
        <w:t>2</w:t>
      </w:r>
      <w:r>
        <w:rPr>
          <w:rFonts w:hint="eastAsia" w:asciiTheme="minorEastAsia" w:hAnsiTheme="minorEastAsia" w:eastAsiaTheme="minorEastAsia" w:cstheme="minorEastAsia"/>
          <w:b w:val="0"/>
          <w:bCs/>
          <w:kern w:val="0"/>
          <w:szCs w:val="21"/>
        </w:rPr>
        <w:t>.</w:t>
      </w:r>
      <w:r>
        <w:rPr>
          <w:rFonts w:hint="eastAsia" w:asciiTheme="minorEastAsia" w:hAnsiTheme="minorEastAsia" w:eastAsiaTheme="minorEastAsia" w:cstheme="minorEastAsia"/>
          <w:b w:val="0"/>
          <w:bCs/>
        </w:rPr>
        <w:t>我单位已知悉并同意中标（成交）结果信息公示（公开）的内容。</w:t>
      </w:r>
    </w:p>
    <w:p w14:paraId="770712C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kern w:val="0"/>
          <w:szCs w:val="21"/>
          <w:lang w:eastAsia="zh-CN"/>
        </w:rPr>
      </w:pPr>
      <w:r>
        <w:rPr>
          <w:rFonts w:hint="eastAsia" w:asciiTheme="minorEastAsia" w:hAnsiTheme="minorEastAsia" w:eastAsiaTheme="minorEastAsia" w:cstheme="minorEastAsia"/>
          <w:b w:val="0"/>
          <w:bCs/>
        </w:rPr>
        <w:t>1</w:t>
      </w:r>
      <w:r>
        <w:rPr>
          <w:rFonts w:hint="eastAsia" w:asciiTheme="minorEastAsia" w:hAnsiTheme="minorEastAsia" w:eastAsiaTheme="minorEastAsia" w:cstheme="minorEastAsia"/>
          <w:b w:val="0"/>
          <w:bCs/>
          <w:lang w:val="en-US" w:eastAsia="zh-CN"/>
        </w:rPr>
        <w:t>3</w:t>
      </w:r>
      <w:r>
        <w:rPr>
          <w:rFonts w:hint="eastAsia" w:asciiTheme="minorEastAsia" w:hAnsiTheme="minorEastAsia" w:eastAsiaTheme="minorEastAsia" w:cstheme="minorEastAsia"/>
          <w:b w:val="0"/>
          <w:bCs/>
        </w:rPr>
        <w:t>.我单位保证，符合《中华人民共和国政府采购法实施条例》第十八条规定，与其他投标供应商不存在单位负责人为同一人或者存在直接控股</w:t>
      </w:r>
      <w:r>
        <w:rPr>
          <w:rFonts w:hint="eastAsia" w:asciiTheme="minorEastAsia" w:hAnsiTheme="minorEastAsia" w:eastAsiaTheme="minorEastAsia" w:cstheme="minorEastAsia"/>
          <w:b w:val="0"/>
          <w:bCs/>
          <w:color w:val="auto"/>
        </w:rPr>
        <w:t>、管理关系；</w:t>
      </w:r>
      <w:r>
        <w:rPr>
          <w:rFonts w:hint="eastAsia" w:asciiTheme="minorEastAsia" w:hAnsiTheme="minorEastAsia" w:eastAsiaTheme="minorEastAsia" w:cstheme="minorEastAsia"/>
          <w:b w:val="0"/>
          <w:bCs/>
          <w:color w:val="auto"/>
          <w:lang w:val="en-US" w:eastAsia="zh-CN"/>
        </w:rPr>
        <w:t>不存在为</w:t>
      </w:r>
      <w:r>
        <w:rPr>
          <w:rFonts w:hint="eastAsia" w:asciiTheme="minorEastAsia" w:hAnsiTheme="minorEastAsia" w:eastAsiaTheme="minorEastAsia" w:cstheme="minorEastAsia"/>
          <w:b w:val="0"/>
          <w:bCs/>
          <w:color w:val="auto"/>
        </w:rPr>
        <w:t>本次采购项目提供整体设计、规范编制或者项目管理、监理、检测等服务的情形。</w:t>
      </w:r>
      <w:r>
        <w:rPr>
          <w:rFonts w:hint="eastAsia" w:asciiTheme="minorEastAsia" w:hAnsiTheme="minorEastAsia" w:eastAsiaTheme="minorEastAsia" w:cstheme="minorEastAsia"/>
          <w:b w:val="0"/>
          <w:bCs/>
          <w:color w:val="auto"/>
          <w:lang w:val="en-US" w:eastAsia="zh-CN"/>
        </w:rPr>
        <w:t>若</w:t>
      </w:r>
      <w:r>
        <w:rPr>
          <w:rFonts w:hint="eastAsia" w:asciiTheme="minorEastAsia" w:hAnsiTheme="minorEastAsia" w:eastAsiaTheme="minorEastAsia" w:cstheme="minorEastAsia"/>
          <w:b w:val="0"/>
          <w:bCs/>
          <w:color w:val="auto"/>
        </w:rPr>
        <w:t>存在“不同供应商的董事、股东或其他高级管理人员为同一人的”情形的，</w:t>
      </w:r>
      <w:r>
        <w:rPr>
          <w:rFonts w:hint="eastAsia" w:asciiTheme="minorEastAsia" w:hAnsiTheme="minorEastAsia" w:eastAsiaTheme="minorEastAsia" w:cstheme="minorEastAsia"/>
          <w:b w:val="0"/>
          <w:bCs/>
          <w:color w:val="auto"/>
          <w:lang w:val="en-US" w:eastAsia="zh-CN"/>
        </w:rPr>
        <w:t>我单位保证</w:t>
      </w:r>
      <w:r>
        <w:rPr>
          <w:rFonts w:hint="eastAsia" w:asciiTheme="minorEastAsia" w:hAnsiTheme="minorEastAsia" w:eastAsiaTheme="minorEastAsia" w:cstheme="minorEastAsia"/>
          <w:b w:val="0"/>
          <w:bCs/>
          <w:color w:val="auto"/>
        </w:rPr>
        <w:t>不存在串通投标、恶意串通或者视为串通投标的情形</w:t>
      </w:r>
      <w:r>
        <w:rPr>
          <w:rFonts w:hint="eastAsia" w:asciiTheme="minorEastAsia" w:hAnsiTheme="minorEastAsia" w:eastAsiaTheme="minorEastAsia" w:cstheme="minorEastAsia"/>
          <w:b w:val="0"/>
          <w:bCs/>
          <w:color w:val="auto"/>
          <w:lang w:eastAsia="zh-CN"/>
        </w:rPr>
        <w:t>。</w:t>
      </w:r>
    </w:p>
    <w:p w14:paraId="3BED549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lang w:val="en-US"/>
        </w:rPr>
      </w:pPr>
      <w:r>
        <w:rPr>
          <w:rFonts w:hint="eastAsia" w:asciiTheme="minorEastAsia" w:hAnsiTheme="minorEastAsia" w:eastAsiaTheme="minorEastAsia" w:cstheme="minorEastAsia"/>
          <w:b/>
          <w:lang w:val="en-US" w:eastAsia="zh-CN"/>
        </w:rPr>
        <w:t>14.我单位清楚，如存在违反投标承诺行为情节严重的，将根据《深圳市财政局关于印发&lt;深圳市财政局政府采购供应商信用信息管理办法&gt;的通知》，依法被列入失信信息。</w:t>
      </w:r>
    </w:p>
    <w:p w14:paraId="5B1B9B9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0D12D33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以上承诺，如有违反，愿依照国家相关法律法规处理，并承担由此给采购人带来的损失。</w:t>
      </w:r>
    </w:p>
    <w:p w14:paraId="1AAA37D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                                    </w:t>
      </w:r>
    </w:p>
    <w:bookmarkEnd w:id="55"/>
    <w:p w14:paraId="630E9684">
      <w:pPr>
        <w:pageBreakBefore w:val="0"/>
        <w:kinsoku/>
        <w:overflowPunct/>
        <w:topLinePunct w:val="0"/>
        <w:bidi w:val="0"/>
        <w:spacing w:beforeAutospacing="0" w:afterAutospacing="0" w:line="360" w:lineRule="auto"/>
        <w:ind w:left="0" w:leftChars="0" w:right="0" w:firstLine="4410" w:firstLineChars="2100"/>
        <w:rPr>
          <w:rFonts w:hint="eastAsia" w:asciiTheme="minorEastAsia" w:hAnsiTheme="minorEastAsia" w:eastAsiaTheme="minorEastAsia" w:cstheme="minorEastAsia"/>
          <w:color w:val="FF0000"/>
          <w:u w:val="none"/>
          <w:lang w:eastAsia="zh-CN"/>
        </w:rPr>
      </w:pPr>
      <w:r>
        <w:rPr>
          <w:rFonts w:hint="eastAsia" w:asciiTheme="minorEastAsia" w:hAnsiTheme="minorEastAsia" w:eastAsiaTheme="minorEastAsia" w:cstheme="minorEastAsia"/>
          <w:color w:val="FF0000"/>
          <w:szCs w:val="21"/>
        </w:rPr>
        <w:t>投标人</w:t>
      </w:r>
      <w:r>
        <w:rPr>
          <w:rFonts w:hint="eastAsia" w:asciiTheme="minorEastAsia" w:hAnsiTheme="minorEastAsia" w:eastAsiaTheme="minorEastAsia" w:cstheme="minorEastAsia"/>
          <w:color w:val="FF0000"/>
          <w:szCs w:val="21"/>
          <w:u w:val="none"/>
        </w:rPr>
        <w:t>：</w:t>
      </w:r>
      <w:r>
        <w:rPr>
          <w:rFonts w:hint="eastAsia" w:asciiTheme="minorEastAsia" w:hAnsiTheme="minorEastAsia" w:eastAsiaTheme="minorEastAsia" w:cstheme="minorEastAsia"/>
          <w:color w:val="FF0000"/>
          <w:szCs w:val="21"/>
          <w:u w:val="thick"/>
        </w:rPr>
        <w:t xml:space="preserve">            </w:t>
      </w:r>
      <w:r>
        <w:rPr>
          <w:rFonts w:hint="eastAsia" w:asciiTheme="minorEastAsia" w:hAnsiTheme="minorEastAsia" w:eastAsiaTheme="minorEastAsia" w:cstheme="minorEastAsia"/>
          <w:color w:val="FF0000"/>
          <w:szCs w:val="21"/>
          <w:u w:val="thick"/>
          <w:lang w:val="en-US" w:eastAsia="zh-CN"/>
        </w:rPr>
        <w:t xml:space="preserve">             </w:t>
      </w:r>
      <w:r>
        <w:rPr>
          <w:rFonts w:hint="eastAsia" w:asciiTheme="minorEastAsia" w:hAnsiTheme="minorEastAsia" w:eastAsiaTheme="minorEastAsia" w:cstheme="minorEastAsia"/>
          <w:color w:val="FF0000"/>
          <w:szCs w:val="21"/>
          <w:u w:val="thick"/>
        </w:rPr>
        <w:t xml:space="preserve">  </w:t>
      </w:r>
      <w:r>
        <w:rPr>
          <w:rFonts w:hint="eastAsia" w:asciiTheme="minorEastAsia" w:hAnsiTheme="minorEastAsia" w:eastAsiaTheme="minorEastAsia" w:cstheme="minorEastAsia"/>
          <w:color w:val="FF0000"/>
          <w:szCs w:val="21"/>
          <w:u w:val="none"/>
          <w:lang w:val="en-US" w:eastAsia="zh-CN"/>
        </w:rPr>
        <w:t>.</w:t>
      </w:r>
    </w:p>
    <w:p w14:paraId="79A3740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 xml:space="preserve">                                          日期：</w:t>
      </w:r>
      <w:r>
        <w:rPr>
          <w:rFonts w:hint="eastAsia" w:asciiTheme="minorEastAsia" w:hAnsiTheme="minorEastAsia" w:eastAsiaTheme="minorEastAsia" w:cstheme="minorEastAsia"/>
          <w:color w:val="FF0000"/>
          <w:szCs w:val="21"/>
          <w:u w:val="thick"/>
        </w:rPr>
        <w:t xml:space="preserve"> </w:t>
      </w:r>
      <w:r>
        <w:rPr>
          <w:rFonts w:hint="eastAsia" w:asciiTheme="minorEastAsia" w:hAnsiTheme="minorEastAsia" w:eastAsiaTheme="minorEastAsia" w:cstheme="minorEastAsia"/>
          <w:color w:val="FF0000"/>
          <w:szCs w:val="21"/>
          <w:u w:val="thick"/>
          <w:lang w:val="en-US" w:eastAsia="zh-CN"/>
        </w:rPr>
        <w:t xml:space="preserve">    </w:t>
      </w:r>
      <w:r>
        <w:rPr>
          <w:rFonts w:hint="eastAsia" w:asciiTheme="minorEastAsia" w:hAnsiTheme="minorEastAsia" w:eastAsiaTheme="minorEastAsia" w:cstheme="minorEastAsia"/>
          <w:color w:val="FF0000"/>
          <w:szCs w:val="21"/>
          <w:u w:val="thick"/>
        </w:rPr>
        <w:t xml:space="preserve">   </w:t>
      </w:r>
      <w:r>
        <w:rPr>
          <w:rFonts w:hint="eastAsia" w:asciiTheme="minorEastAsia" w:hAnsiTheme="minorEastAsia" w:eastAsiaTheme="minorEastAsia" w:cstheme="minorEastAsia"/>
          <w:color w:val="FF0000"/>
          <w:szCs w:val="21"/>
        </w:rPr>
        <w:t>年</w:t>
      </w:r>
      <w:r>
        <w:rPr>
          <w:rFonts w:hint="eastAsia" w:asciiTheme="minorEastAsia" w:hAnsiTheme="minorEastAsia" w:eastAsiaTheme="minorEastAsia" w:cstheme="minorEastAsia"/>
          <w:color w:val="FF0000"/>
          <w:szCs w:val="21"/>
          <w:u w:val="thick"/>
        </w:rPr>
        <w:t xml:space="preserve">  </w:t>
      </w:r>
      <w:r>
        <w:rPr>
          <w:rFonts w:hint="eastAsia" w:asciiTheme="minorEastAsia" w:hAnsiTheme="minorEastAsia" w:eastAsiaTheme="minorEastAsia" w:cstheme="minorEastAsia"/>
          <w:color w:val="FF0000"/>
          <w:szCs w:val="21"/>
          <w:u w:val="thick"/>
          <w:lang w:val="en-US" w:eastAsia="zh-CN"/>
        </w:rPr>
        <w:t xml:space="preserve">    </w:t>
      </w:r>
      <w:r>
        <w:rPr>
          <w:rFonts w:hint="eastAsia" w:asciiTheme="minorEastAsia" w:hAnsiTheme="minorEastAsia" w:eastAsiaTheme="minorEastAsia" w:cstheme="minorEastAsia"/>
          <w:color w:val="FF0000"/>
          <w:szCs w:val="21"/>
          <w:u w:val="thick"/>
        </w:rPr>
        <w:t xml:space="preserve"> </w:t>
      </w:r>
      <w:r>
        <w:rPr>
          <w:rFonts w:hint="eastAsia" w:asciiTheme="minorEastAsia" w:hAnsiTheme="minorEastAsia" w:eastAsiaTheme="minorEastAsia" w:cstheme="minorEastAsia"/>
          <w:color w:val="FF0000"/>
          <w:szCs w:val="21"/>
        </w:rPr>
        <w:t>月</w:t>
      </w:r>
      <w:r>
        <w:rPr>
          <w:rFonts w:hint="eastAsia" w:asciiTheme="minorEastAsia" w:hAnsiTheme="minorEastAsia" w:eastAsiaTheme="minorEastAsia" w:cstheme="minorEastAsia"/>
          <w:color w:val="FF0000"/>
          <w:szCs w:val="21"/>
          <w:u w:val="thick"/>
        </w:rPr>
        <w:t xml:space="preserve"> </w:t>
      </w:r>
      <w:r>
        <w:rPr>
          <w:rFonts w:hint="eastAsia" w:asciiTheme="minorEastAsia" w:hAnsiTheme="minorEastAsia" w:eastAsiaTheme="minorEastAsia" w:cstheme="minorEastAsia"/>
          <w:color w:val="FF0000"/>
          <w:szCs w:val="21"/>
          <w:u w:val="thick"/>
          <w:lang w:val="en-US" w:eastAsia="zh-CN"/>
        </w:rPr>
        <w:t xml:space="preserve">    </w:t>
      </w:r>
      <w:r>
        <w:rPr>
          <w:rFonts w:hint="eastAsia" w:asciiTheme="minorEastAsia" w:hAnsiTheme="minorEastAsia" w:eastAsiaTheme="minorEastAsia" w:cstheme="minorEastAsia"/>
          <w:color w:val="FF0000"/>
          <w:szCs w:val="21"/>
          <w:u w:val="thick"/>
        </w:rPr>
        <w:t xml:space="preserve">  </w:t>
      </w:r>
      <w:r>
        <w:rPr>
          <w:rFonts w:hint="eastAsia" w:asciiTheme="minorEastAsia" w:hAnsiTheme="minorEastAsia" w:eastAsiaTheme="minorEastAsia" w:cstheme="minorEastAsia"/>
          <w:color w:val="FF0000"/>
          <w:szCs w:val="21"/>
        </w:rPr>
        <w:t>日</w:t>
      </w:r>
    </w:p>
    <w:p w14:paraId="4288B0B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7FE6D05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p>
    <w:p w14:paraId="1A63E91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4"/>
        </w:rPr>
      </w:pPr>
    </w:p>
    <w:p w14:paraId="7993067E">
      <w:pPr>
        <w:pStyle w:val="3"/>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t>三、投标人情况及资格证明文件</w:t>
      </w:r>
    </w:p>
    <w:p w14:paraId="556DA02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 w:val="24"/>
        </w:rPr>
      </w:pPr>
    </w:p>
    <w:p w14:paraId="14CA9CDB">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kern w:val="0"/>
          <w:sz w:val="24"/>
          <w:szCs w:val="32"/>
        </w:rPr>
      </w:pPr>
      <w:bookmarkStart w:id="58" w:name="_Hlk72257590"/>
      <w:r>
        <w:rPr>
          <w:rFonts w:hint="eastAsia" w:asciiTheme="minorEastAsia" w:hAnsiTheme="minorEastAsia" w:eastAsiaTheme="minorEastAsia" w:cstheme="minorEastAsia"/>
          <w:bCs/>
          <w:kern w:val="0"/>
          <w:sz w:val="24"/>
          <w:szCs w:val="32"/>
        </w:rPr>
        <w:t>（一）投标人资格证明文件</w:t>
      </w:r>
    </w:p>
    <w:p w14:paraId="4C5B70F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rPr>
      </w:pPr>
      <w:r>
        <w:rPr>
          <w:rFonts w:hint="eastAsia" w:asciiTheme="minorEastAsia" w:hAnsiTheme="minorEastAsia" w:eastAsiaTheme="minorEastAsia" w:cstheme="minorEastAsia"/>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asciiTheme="minorEastAsia" w:hAnsiTheme="minorEastAsia" w:eastAsiaTheme="minorEastAsia" w:cstheme="minorEastAsia"/>
          <w:b/>
          <w:bCs/>
          <w:color w:val="FF0000"/>
          <w:lang w:eastAsia="zh-CN"/>
        </w:rPr>
        <w:t>，</w:t>
      </w:r>
      <w:commentRangeStart w:id="20"/>
      <w:r>
        <w:rPr>
          <w:rFonts w:hint="eastAsia" w:asciiTheme="minorEastAsia" w:hAnsiTheme="minorEastAsia" w:eastAsiaTheme="minorEastAsia" w:cstheme="minorEastAsia"/>
          <w:b/>
          <w:bCs/>
          <w:color w:val="FF0000"/>
        </w:rPr>
        <w:t>其中要求提供《政府采购投标及履约承诺函》且已在“二、政府采购投标及履约承诺函”章节中提供了，此处可不重复提供</w:t>
      </w:r>
      <w:r>
        <w:rPr>
          <w:rFonts w:hint="eastAsia" w:asciiTheme="minorEastAsia" w:hAnsiTheme="minorEastAsia" w:eastAsiaTheme="minorEastAsia" w:cstheme="minorEastAsia"/>
          <w:b/>
          <w:bCs/>
          <w:color w:val="FF0000"/>
          <w:lang w:eastAsia="zh-CN"/>
        </w:rPr>
        <w:t>，《供应商基本情况表》为必填内容，须按照相应格式及节点在“信息不公开部分”提供</w:t>
      </w:r>
      <w:r>
        <w:rPr>
          <w:rFonts w:hint="eastAsia" w:asciiTheme="minorEastAsia" w:hAnsiTheme="minorEastAsia" w:eastAsiaTheme="minorEastAsia" w:cstheme="minorEastAsia"/>
          <w:b/>
          <w:bCs/>
          <w:color w:val="FF0000"/>
        </w:rPr>
        <w:t>。</w:t>
      </w:r>
      <w:commentRangeEnd w:id="20"/>
      <w:r>
        <w:rPr>
          <w:rFonts w:hint="eastAsia" w:asciiTheme="minorEastAsia" w:hAnsiTheme="minorEastAsia" w:eastAsiaTheme="minorEastAsia" w:cstheme="minorEastAsia"/>
        </w:rPr>
        <w:commentReference w:id="20"/>
      </w:r>
      <w:r>
        <w:rPr>
          <w:rFonts w:hint="eastAsia" w:asciiTheme="minorEastAsia" w:hAnsiTheme="minorEastAsia" w:eastAsiaTheme="minorEastAsia" w:cstheme="minorEastAsia"/>
          <w:b/>
          <w:bCs/>
          <w:color w:val="FF0000"/>
        </w:rPr>
        <w:t>）</w:t>
      </w:r>
    </w:p>
    <w:p w14:paraId="6060CFA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rPr>
      </w:pPr>
    </w:p>
    <w:p w14:paraId="1EDB4859">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kern w:val="0"/>
          <w:sz w:val="24"/>
          <w:szCs w:val="32"/>
        </w:rPr>
      </w:pPr>
      <w:bookmarkStart w:id="59" w:name="_Hlk72257908"/>
      <w:r>
        <w:rPr>
          <w:rFonts w:hint="eastAsia" w:asciiTheme="minorEastAsia" w:hAnsiTheme="minorEastAsia" w:eastAsiaTheme="minorEastAsia" w:cstheme="minorEastAsia"/>
          <w:bCs/>
          <w:kern w:val="0"/>
          <w:sz w:val="24"/>
          <w:szCs w:val="32"/>
          <w:lang w:eastAsia="zh-CN"/>
        </w:rPr>
        <w:t>（</w:t>
      </w:r>
      <w:r>
        <w:rPr>
          <w:rFonts w:hint="eastAsia" w:asciiTheme="minorEastAsia" w:hAnsiTheme="minorEastAsia" w:eastAsiaTheme="minorEastAsia" w:cstheme="minorEastAsia"/>
          <w:bCs/>
          <w:kern w:val="0"/>
          <w:sz w:val="24"/>
          <w:szCs w:val="32"/>
          <w:lang w:val="en-US" w:eastAsia="zh-CN"/>
        </w:rPr>
        <w:t>二</w:t>
      </w:r>
      <w:r>
        <w:rPr>
          <w:rFonts w:hint="eastAsia" w:asciiTheme="minorEastAsia" w:hAnsiTheme="minorEastAsia" w:eastAsiaTheme="minorEastAsia" w:cstheme="minorEastAsia"/>
          <w:bCs/>
          <w:kern w:val="0"/>
          <w:sz w:val="24"/>
          <w:szCs w:val="32"/>
          <w:lang w:eastAsia="zh-CN"/>
        </w:rPr>
        <w:t>）</w:t>
      </w:r>
      <w:r>
        <w:rPr>
          <w:rFonts w:hint="eastAsia" w:asciiTheme="minorEastAsia" w:hAnsiTheme="minorEastAsia" w:eastAsiaTheme="minorEastAsia" w:cstheme="minorEastAsia"/>
          <w:bCs/>
          <w:kern w:val="0"/>
          <w:sz w:val="24"/>
          <w:szCs w:val="32"/>
        </w:rPr>
        <w:t>中小企业声明函、残疾人福利性单位声明函及监狱企业声明函</w:t>
      </w:r>
    </w:p>
    <w:bookmarkEnd w:id="58"/>
    <w:p w14:paraId="1E45C460">
      <w:pPr>
        <w:pageBreakBefore w:val="0"/>
        <w:kinsoku/>
        <w:overflowPunct/>
        <w:topLinePunct w:val="0"/>
        <w:bidi w:val="0"/>
        <w:spacing w:beforeAutospacing="0" w:afterAutospacing="0" w:line="360" w:lineRule="auto"/>
        <w:ind w:left="0" w:leftChars="0" w:right="0" w:firstLine="0" w:firstLineChars="0"/>
        <w:jc w:val="left"/>
        <w:outlineLvl w:val="3"/>
        <w:rPr>
          <w:rFonts w:hint="eastAsia" w:asciiTheme="minorEastAsia" w:hAnsiTheme="minorEastAsia" w:eastAsiaTheme="minorEastAsia" w:cstheme="minorEastAsia"/>
          <w:bCs/>
          <w:kern w:val="0"/>
          <w:sz w:val="24"/>
          <w:szCs w:val="32"/>
        </w:rPr>
      </w:pPr>
    </w:p>
    <w:p w14:paraId="6F0C67D1">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填写指引：</w:t>
      </w:r>
    </w:p>
    <w:p w14:paraId="1C92B4C7">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bCs/>
          <w:color w:val="FF0000"/>
          <w:kern w:val="0"/>
          <w:szCs w:val="21"/>
        </w:rPr>
        <w:t>1、该部分内容由投标人根据自身实际情况填写，不符合要求的投标人可以不填写或直接删除相应的声明函。</w:t>
      </w:r>
      <w:r>
        <w:rPr>
          <w:rFonts w:hint="eastAsia" w:asciiTheme="minorEastAsia" w:hAnsiTheme="minorEastAsia" w:eastAsiaTheme="minorEastAsia" w:cstheme="minorEastAsia"/>
          <w:color w:val="FF0000"/>
          <w:szCs w:val="21"/>
        </w:rPr>
        <w:t>投标人提供的声明函不属实的，属于提供虚假资料谋取中标，依照《中华人民共和国政府采购法》等国家有关规定追究相应责任。</w:t>
      </w:r>
    </w:p>
    <w:p w14:paraId="7375F43D">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2、该部分内容填写需要参考的相关文件：</w:t>
      </w:r>
    </w:p>
    <w:p w14:paraId="6FDA22F1">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(1)财政部《政府采购促进中小企业发展管理办法》（财库〔2020〕46号）；</w:t>
      </w:r>
    </w:p>
    <w:p w14:paraId="191AF3C9">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(2)《工业和信息化部、国家统计局、国家发展和改革委员会、财政部关于印发中小企业划型标准规定的通知》（工信部联企业〔2011〕300号）</w:t>
      </w:r>
      <w:r>
        <w:rPr>
          <w:rFonts w:hint="eastAsia" w:asciiTheme="minorEastAsia" w:hAnsiTheme="minorEastAsia" w:eastAsiaTheme="minorEastAsia" w:cstheme="minorEastAsia"/>
          <w:color w:val="FF0000"/>
          <w:szCs w:val="21"/>
          <w:lang w:eastAsia="zh-CN"/>
        </w:rPr>
        <w:t>；</w:t>
      </w:r>
    </w:p>
    <w:p w14:paraId="70642BE4">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lang w:eastAsia="zh-CN"/>
        </w:rPr>
      </w:pPr>
      <w:r>
        <w:rPr>
          <w:rFonts w:hint="eastAsia" w:asciiTheme="minorEastAsia" w:hAnsiTheme="minorEastAsia" w:eastAsiaTheme="minorEastAsia" w:cstheme="minorEastAsia"/>
          <w:color w:val="FF0000"/>
          <w:szCs w:val="21"/>
        </w:rPr>
        <w:t>(3)《统计上大中小微型企业划分办法(2017)》（国统字〔2017〕213号）</w:t>
      </w:r>
      <w:r>
        <w:rPr>
          <w:rFonts w:hint="eastAsia" w:asciiTheme="minorEastAsia" w:hAnsiTheme="minorEastAsia" w:eastAsiaTheme="minorEastAsia" w:cstheme="minorEastAsia"/>
          <w:color w:val="FF0000"/>
          <w:szCs w:val="21"/>
          <w:lang w:eastAsia="zh-CN"/>
        </w:rPr>
        <w:t>；</w:t>
      </w:r>
    </w:p>
    <w:p w14:paraId="3832CCFB">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lang w:eastAsia="zh-CN"/>
        </w:rPr>
      </w:pPr>
      <w:r>
        <w:rPr>
          <w:rFonts w:hint="eastAsia" w:asciiTheme="minorEastAsia" w:hAnsiTheme="minorEastAsia" w:eastAsiaTheme="minorEastAsia" w:cstheme="minorEastAsia"/>
          <w:color w:val="FF0000"/>
          <w:szCs w:val="21"/>
        </w:rPr>
        <w:t>(4)《关于促进残疾人就业政府采购政策的通知》（财库〔2017〕141号）</w:t>
      </w:r>
      <w:r>
        <w:rPr>
          <w:rFonts w:hint="eastAsia" w:asciiTheme="minorEastAsia" w:hAnsiTheme="minorEastAsia" w:eastAsiaTheme="minorEastAsia" w:cstheme="minorEastAsia"/>
          <w:color w:val="FF0000"/>
          <w:szCs w:val="21"/>
          <w:lang w:eastAsia="zh-CN"/>
        </w:rPr>
        <w:t>；</w:t>
      </w:r>
    </w:p>
    <w:p w14:paraId="1B24F099">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color w:val="FF0000"/>
          <w:szCs w:val="21"/>
        </w:rPr>
        <w:t>(5)《关于政府采购支持监狱企业发展有关问题的通知》（财库〔2014〕68号）</w:t>
      </w:r>
    </w:p>
    <w:p w14:paraId="47D45577">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3、请依照提供的格式和内容填写声明函，不要随意变更格式；声明函不需要盖章或签字；</w:t>
      </w:r>
      <w:r>
        <w:rPr>
          <w:rFonts w:hint="eastAsia" w:asciiTheme="minorEastAsia" w:hAnsiTheme="minorEastAsia" w:eastAsiaTheme="minorEastAsia" w:cstheme="minorEastAsia"/>
          <w:color w:val="FF0000"/>
          <w:szCs w:val="21"/>
        </w:rPr>
        <w:t>满足多项优惠政策的投标人，不重复享受多项价格扣除政策。</w:t>
      </w:r>
    </w:p>
    <w:p w14:paraId="43F399E3">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4、声明函具体填写要求：</w:t>
      </w:r>
    </w:p>
    <w:p w14:paraId="0C69920E">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（1）声明是中小企业须填写《中小企业声明函》的以下内容：</w:t>
      </w:r>
    </w:p>
    <w:p w14:paraId="271E57CE">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第一处，在“单位名称”下划线处如实填写采购人名称（深圳公共资源交易中心不是本项目的采购人，而是组织实施机构）；</w:t>
      </w:r>
    </w:p>
    <w:p w14:paraId="31E57E46">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第二处，在“项目名称”下划线处如实填写采购</w:t>
      </w:r>
      <w:r>
        <w:rPr>
          <w:rFonts w:hint="eastAsia" w:asciiTheme="minorEastAsia" w:hAnsiTheme="minorEastAsia" w:eastAsiaTheme="minorEastAsia" w:cstheme="minorEastAsia"/>
          <w:bCs/>
          <w:color w:val="FF0000"/>
          <w:kern w:val="0"/>
          <w:szCs w:val="21"/>
          <w:lang w:val="en-US" w:eastAsia="zh-CN"/>
        </w:rPr>
        <w:t>文件中确定的</w:t>
      </w:r>
      <w:r>
        <w:rPr>
          <w:rFonts w:hint="eastAsia" w:asciiTheme="minorEastAsia" w:hAnsiTheme="minorEastAsia" w:eastAsiaTheme="minorEastAsia" w:cstheme="minorEastAsia"/>
          <w:bCs/>
          <w:color w:val="FF0000"/>
          <w:kern w:val="0"/>
          <w:szCs w:val="21"/>
        </w:rPr>
        <w:t>项目名称</w:t>
      </w:r>
      <w:r>
        <w:rPr>
          <w:rFonts w:hint="eastAsia" w:asciiTheme="minorEastAsia" w:hAnsiTheme="minorEastAsia" w:eastAsiaTheme="minorEastAsia" w:cstheme="minorEastAsia"/>
          <w:bCs/>
          <w:color w:val="FF0000"/>
          <w:kern w:val="0"/>
          <w:szCs w:val="21"/>
          <w:lang w:eastAsia="zh-CN"/>
        </w:rPr>
        <w:t>。</w:t>
      </w:r>
      <w:commentRangeStart w:id="21"/>
      <w:r>
        <w:rPr>
          <w:rFonts w:hint="eastAsia" w:asciiTheme="minorEastAsia" w:hAnsiTheme="minorEastAsia" w:eastAsiaTheme="minorEastAsia" w:cstheme="minor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hint="eastAsia" w:asciiTheme="minorEastAsia" w:hAnsiTheme="minorEastAsia" w:eastAsiaTheme="minorEastAsia" w:cstheme="minorEastAsia"/>
          <w:bCs/>
          <w:color w:val="FF0000"/>
          <w:kern w:val="0"/>
          <w:szCs w:val="21"/>
        </w:rPr>
        <w:t>；</w:t>
      </w:r>
      <w:commentRangeEnd w:id="21"/>
      <w:r>
        <w:rPr>
          <w:rFonts w:hint="eastAsia" w:asciiTheme="minorEastAsia" w:hAnsiTheme="minorEastAsia" w:eastAsiaTheme="minorEastAsia" w:cstheme="minorEastAsia"/>
        </w:rPr>
        <w:commentReference w:id="21"/>
      </w:r>
    </w:p>
    <w:p w14:paraId="5EEC7B73">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commentRangeStart w:id="22"/>
      <w:r>
        <w:rPr>
          <w:rFonts w:hint="eastAsia" w:asciiTheme="minorEastAsia" w:hAnsiTheme="minorEastAsia" w:eastAsiaTheme="minorEastAsia" w:cstheme="minorEastAsia"/>
          <w:bCs/>
          <w:color w:val="FF0000"/>
          <w:kern w:val="0"/>
          <w:szCs w:val="21"/>
        </w:rPr>
        <w:t>对于分包方式面向中小企业采购的项目</w:t>
      </w:r>
      <w:r>
        <w:rPr>
          <w:rFonts w:hint="eastAsia" w:asciiTheme="minorEastAsia" w:hAnsiTheme="minorEastAsia" w:eastAsiaTheme="minorEastAsia" w:cstheme="minorEastAsia"/>
          <w:bCs/>
          <w:color w:val="FF0000"/>
          <w:kern w:val="0"/>
          <w:szCs w:val="21"/>
          <w:lang w:eastAsia="zh-CN"/>
        </w:rPr>
        <w:t>，</w:t>
      </w:r>
      <w:r>
        <w:rPr>
          <w:rFonts w:hint="eastAsia" w:asciiTheme="minorEastAsia" w:hAnsiTheme="minorEastAsia" w:eastAsiaTheme="minorEastAsia" w:cstheme="minor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commentRangeEnd w:id="22"/>
      <w:r>
        <w:rPr>
          <w:rFonts w:hint="eastAsia" w:asciiTheme="minorEastAsia" w:hAnsiTheme="minorEastAsia" w:eastAsiaTheme="minorEastAsia" w:cstheme="minorEastAsia"/>
        </w:rPr>
        <w:commentReference w:id="22"/>
      </w:r>
    </w:p>
    <w:p w14:paraId="451F742B">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第四处，在“</w:t>
      </w:r>
      <w:r>
        <w:rPr>
          <w:rFonts w:hint="eastAsia" w:asciiTheme="minorEastAsia" w:hAnsiTheme="minorEastAsia" w:eastAsiaTheme="minorEastAsia" w:cstheme="minorEastAsia"/>
          <w:bCs/>
          <w:color w:val="FF0000"/>
          <w:kern w:val="0"/>
          <w:szCs w:val="21"/>
          <w:lang w:val="en-US" w:eastAsia="zh-CN"/>
        </w:rPr>
        <w:t>采购</w:t>
      </w:r>
      <w:r>
        <w:rPr>
          <w:rFonts w:hint="eastAsia" w:asciiTheme="minorEastAsia" w:hAnsiTheme="minorEastAsia" w:eastAsiaTheme="minorEastAsia" w:cstheme="minorEastAsia"/>
          <w:bCs/>
          <w:color w:val="FF0000"/>
          <w:kern w:val="0"/>
          <w:szCs w:val="21"/>
        </w:rPr>
        <w:t>文件中明确的所属行业”下划线处填写采购标的对应的中小企业划分标准所属行业</w:t>
      </w:r>
      <w:commentRangeStart w:id="23"/>
      <w:r>
        <w:rPr>
          <w:rFonts w:hint="eastAsia" w:asciiTheme="minorEastAsia" w:hAnsiTheme="minorEastAsia" w:eastAsiaTheme="minorEastAsia" w:cstheme="minorEastAsia"/>
          <w:bCs/>
          <w:color w:val="FF0000"/>
          <w:kern w:val="0"/>
          <w:szCs w:val="21"/>
        </w:rPr>
        <w:t>（所属行业以招标文件第一册第三章用户需求书“货物清单明细”的“</w:t>
      </w:r>
      <w:r>
        <w:rPr>
          <w:rFonts w:hint="eastAsia" w:asciiTheme="minorEastAsia" w:hAnsiTheme="minorEastAsia" w:eastAsiaTheme="minorEastAsia" w:cstheme="minorEastAsia"/>
          <w:bCs/>
          <w:color w:val="FF0000"/>
          <w:kern w:val="0"/>
          <w:szCs w:val="21"/>
          <w:lang w:val="en-US" w:eastAsia="zh-CN"/>
        </w:rPr>
        <w:t>标的所属行业</w:t>
      </w:r>
      <w:r>
        <w:rPr>
          <w:rFonts w:hint="eastAsia" w:asciiTheme="minorEastAsia" w:hAnsiTheme="minorEastAsia" w:eastAsiaTheme="minorEastAsia" w:cstheme="minorEastAsia"/>
          <w:bCs/>
          <w:color w:val="FF0000"/>
          <w:kern w:val="0"/>
          <w:szCs w:val="21"/>
        </w:rPr>
        <w:t>”一栏为准）</w:t>
      </w:r>
      <w:r>
        <w:rPr>
          <w:rFonts w:hint="eastAsia" w:asciiTheme="minorEastAsia" w:hAnsiTheme="minorEastAsia" w:eastAsiaTheme="minorEastAsia" w:cstheme="minorEastAsia"/>
          <w:bCs/>
          <w:color w:val="FF0000"/>
          <w:kern w:val="0"/>
          <w:szCs w:val="21"/>
          <w:lang w:eastAsia="zh-CN"/>
        </w:rPr>
        <w:t>，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14:paraId="7BD8FB1D">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lang w:eastAsia="zh-CN"/>
        </w:rPr>
      </w:pPr>
      <w:r>
        <w:rPr>
          <w:rFonts w:hint="eastAsia" w:asciiTheme="minorEastAsia" w:hAnsiTheme="minorEastAsia" w:eastAsiaTheme="minorEastAsia" w:cstheme="minorEastAsia"/>
          <w:bCs/>
          <w:color w:val="FF0000"/>
          <w:kern w:val="0"/>
          <w:szCs w:val="21"/>
        </w:rPr>
        <w:t>第五处，在“企业名称”下划线处如实填写</w:t>
      </w:r>
      <w:r>
        <w:rPr>
          <w:rFonts w:hint="eastAsia" w:asciiTheme="minorEastAsia" w:hAnsiTheme="minorEastAsia" w:eastAsiaTheme="minorEastAsia" w:cstheme="minorEastAsia"/>
          <w:b/>
          <w:bCs w:val="0"/>
          <w:color w:val="FF0000"/>
          <w:kern w:val="0"/>
          <w:szCs w:val="21"/>
          <w:lang w:val="en-US" w:eastAsia="zh-CN"/>
        </w:rPr>
        <w:t>货物</w:t>
      </w:r>
      <w:r>
        <w:rPr>
          <w:rFonts w:hint="eastAsia" w:asciiTheme="minorEastAsia" w:hAnsiTheme="minorEastAsia" w:eastAsiaTheme="minorEastAsia" w:cstheme="minorEastAsia"/>
          <w:b/>
          <w:bCs w:val="0"/>
          <w:color w:val="FF0000"/>
          <w:kern w:val="0"/>
          <w:szCs w:val="21"/>
        </w:rPr>
        <w:t>制造商名称</w:t>
      </w:r>
      <w:r>
        <w:rPr>
          <w:rFonts w:hint="eastAsia" w:asciiTheme="minorEastAsia" w:hAnsiTheme="minorEastAsia" w:eastAsiaTheme="minorEastAsia" w:cstheme="minorEastAsia"/>
          <w:b/>
          <w:bCs w:val="0"/>
          <w:color w:val="FF0000"/>
          <w:kern w:val="0"/>
          <w:szCs w:val="21"/>
          <w:lang w:eastAsia="zh-CN"/>
        </w:rPr>
        <w:t>。</w:t>
      </w:r>
      <w:r>
        <w:rPr>
          <w:rFonts w:hint="eastAsia" w:asciiTheme="minorEastAsia" w:hAnsiTheme="minorEastAsia" w:eastAsiaTheme="minorEastAsia" w:cstheme="minorEastAsia"/>
          <w:bCs/>
          <w:color w:val="FF0000"/>
          <w:kern w:val="0"/>
          <w:szCs w:val="21"/>
          <w:lang w:eastAsia="zh-CN"/>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14:paraId="6D85AA6D">
      <w:pPr>
        <w:pageBreakBefore w:val="0"/>
        <w:numPr>
          <w:ilvl w:val="0"/>
          <w:numId w:val="0"/>
        </w:numPr>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 w:val="21"/>
          <w:szCs w:val="21"/>
          <w:lang w:val="en-US" w:eastAsia="zh-CN" w:bidi="ar-SA"/>
        </w:rPr>
        <w:t>第六、</w:t>
      </w:r>
      <w:r>
        <w:rPr>
          <w:rFonts w:hint="eastAsia" w:asciiTheme="minorEastAsia" w:hAnsiTheme="minorEastAsia" w:eastAsiaTheme="minorEastAsia" w:cstheme="minorEastAsia"/>
          <w:bCs/>
          <w:color w:val="FF0000"/>
          <w:kern w:val="0"/>
          <w:szCs w:val="21"/>
          <w:lang w:val="en-US" w:eastAsia="zh-CN"/>
        </w:rPr>
        <w:t>七、八处，</w:t>
      </w:r>
      <w:r>
        <w:rPr>
          <w:rFonts w:hint="eastAsia" w:asciiTheme="minorEastAsia" w:hAnsiTheme="minorEastAsia" w:eastAsiaTheme="minorEastAsia" w:cstheme="minorEastAsia"/>
          <w:bCs/>
          <w:color w:val="FF0000"/>
          <w:kern w:val="0"/>
          <w:szCs w:val="21"/>
        </w:rPr>
        <w:t>在“从业人员”、“营业收入”、“资产总额”下划线处如实填写从业人员、营业收入、资产总额</w:t>
      </w:r>
      <w:r>
        <w:rPr>
          <w:rFonts w:hint="eastAsia" w:asciiTheme="minorEastAsia" w:hAnsiTheme="minorEastAsia" w:eastAsiaTheme="minorEastAsia" w:cstheme="minorEastAsia"/>
          <w:bCs/>
          <w:color w:val="FF0000"/>
          <w:kern w:val="0"/>
          <w:szCs w:val="21"/>
          <w:lang w:eastAsia="zh-CN"/>
        </w:rPr>
        <w:t>。从业人员、资产总额指标以上年度末数据为依据，营业收入指标以上年度累计数据为依据。无上年度数据的新成立企业可不填报。</w:t>
      </w:r>
    </w:p>
    <w:p w14:paraId="45673E68">
      <w:pPr>
        <w:pageBreakBefore w:val="0"/>
        <w:numPr>
          <w:ilvl w:val="0"/>
          <w:numId w:val="0"/>
        </w:numPr>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lang w:val="en-US" w:eastAsia="zh-CN"/>
        </w:rPr>
        <w:t>第九处，</w:t>
      </w:r>
      <w:r>
        <w:rPr>
          <w:rFonts w:hint="eastAsia" w:asciiTheme="minorEastAsia" w:hAnsiTheme="minorEastAsia" w:eastAsiaTheme="minorEastAsia" w:cstheme="minorEastAsia"/>
          <w:bCs/>
          <w:color w:val="FF0000"/>
          <w:kern w:val="0"/>
          <w:szCs w:val="21"/>
        </w:rPr>
        <w:t>在“中型企业、小型企业、微型企业”下划线处应依据企业上年度从业人员、营业收入、资产总额等指标</w:t>
      </w:r>
      <w:r>
        <w:rPr>
          <w:rFonts w:hint="eastAsia" w:asciiTheme="minorEastAsia" w:hAnsiTheme="minorEastAsia" w:eastAsiaTheme="minorEastAsia" w:cstheme="minorEastAsia"/>
          <w:bCs/>
          <w:color w:val="FF0000"/>
          <w:kern w:val="0"/>
          <w:szCs w:val="21"/>
          <w:lang w:eastAsia="zh-CN"/>
        </w:rPr>
        <w:t>，</w:t>
      </w:r>
      <w:r>
        <w:rPr>
          <w:rFonts w:hint="eastAsia" w:asciiTheme="minorEastAsia" w:hAnsiTheme="minorEastAsia" w:eastAsiaTheme="minorEastAsia" w:cstheme="minorEastAsia"/>
          <w:bCs/>
          <w:color w:val="FF0000"/>
          <w:kern w:val="0"/>
          <w:szCs w:val="21"/>
        </w:rPr>
        <w:t>按照《中小企业划型标准规定》（工信部联企业〔2011〕300号）、《金融业企业划型标准规定》（银发〔2015〕309号）</w:t>
      </w:r>
      <w:r>
        <w:rPr>
          <w:rFonts w:hint="eastAsia" w:asciiTheme="minorEastAsia" w:hAnsiTheme="minorEastAsia" w:eastAsiaTheme="minorEastAsia" w:cstheme="minorEastAsia"/>
          <w:bCs/>
          <w:color w:val="FF0000"/>
          <w:kern w:val="0"/>
          <w:szCs w:val="21"/>
          <w:lang w:eastAsia="zh-CN"/>
        </w:rPr>
        <w:t>，</w:t>
      </w:r>
      <w:r>
        <w:rPr>
          <w:rFonts w:hint="eastAsia" w:asciiTheme="minorEastAsia" w:hAnsiTheme="minorEastAsia" w:eastAsiaTheme="minorEastAsia" w:cstheme="minorEastAsia"/>
          <w:bCs/>
          <w:color w:val="FF0000"/>
          <w:kern w:val="0"/>
          <w:szCs w:val="21"/>
        </w:rPr>
        <w:t>判断《中小企业声明函》载明的货物制造商是否属于采购文件所属行业的中型企业/小型企业/微型企业。</w:t>
      </w:r>
    </w:p>
    <w:p w14:paraId="5BB1B701">
      <w:pPr>
        <w:pStyle w:val="486"/>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color w:val="FF0000"/>
          <w:kern w:val="0"/>
          <w:szCs w:val="21"/>
          <w:lang w:eastAsia="zh-CN"/>
        </w:rPr>
      </w:pPr>
      <w:r>
        <w:rPr>
          <w:rFonts w:hint="eastAsia" w:asciiTheme="minorEastAsia" w:hAnsiTheme="minorEastAsia" w:eastAsiaTheme="minorEastAsia" w:cstheme="minorEastAsia"/>
          <w:bCs/>
          <w:color w:val="FF0000"/>
          <w:kern w:val="0"/>
          <w:szCs w:val="21"/>
          <w:lang w:eastAsia="zh-CN"/>
        </w:rPr>
        <w:t>（</w:t>
      </w:r>
      <w:r>
        <w:rPr>
          <w:rFonts w:hint="eastAsia" w:asciiTheme="minorEastAsia" w:hAnsiTheme="minorEastAsia" w:eastAsiaTheme="minorEastAsia" w:cstheme="minorEastAsia"/>
          <w:bCs/>
          <w:color w:val="FF0000"/>
          <w:kern w:val="0"/>
          <w:szCs w:val="21"/>
          <w:lang w:val="en-US" w:eastAsia="zh-CN"/>
        </w:rPr>
        <w:t>2</w:t>
      </w:r>
      <w:r>
        <w:rPr>
          <w:rFonts w:hint="eastAsia" w:asciiTheme="minorEastAsia" w:hAnsiTheme="minorEastAsia" w:eastAsiaTheme="minorEastAsia" w:cstheme="minor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commentRangeEnd w:id="23"/>
      <w:r>
        <w:rPr>
          <w:rFonts w:hint="eastAsia" w:asciiTheme="minorEastAsia" w:hAnsiTheme="minorEastAsia" w:eastAsiaTheme="minorEastAsia" w:cstheme="minorEastAsia"/>
        </w:rPr>
        <w:commentReference w:id="23"/>
      </w:r>
    </w:p>
    <w:p w14:paraId="495CAB2B">
      <w:pPr>
        <w:pageBreakBefore w:val="0"/>
        <w:numPr>
          <w:ilvl w:val="0"/>
          <w:numId w:val="0"/>
        </w:numPr>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lang w:eastAsia="zh-CN"/>
        </w:rPr>
        <w:t>（</w:t>
      </w:r>
      <w:r>
        <w:rPr>
          <w:rFonts w:hint="eastAsia" w:asciiTheme="minorEastAsia" w:hAnsiTheme="minorEastAsia" w:eastAsiaTheme="minorEastAsia" w:cstheme="minorEastAsia"/>
          <w:bCs/>
          <w:color w:val="FF0000"/>
          <w:kern w:val="0"/>
          <w:szCs w:val="21"/>
          <w:lang w:val="en-US" w:eastAsia="zh-CN"/>
        </w:rPr>
        <w:t>3</w:t>
      </w:r>
      <w:r>
        <w:rPr>
          <w:rFonts w:hint="eastAsia" w:asciiTheme="minorEastAsia" w:hAnsiTheme="minorEastAsia" w:eastAsiaTheme="minorEastAsia" w:cstheme="minorEastAsia"/>
          <w:bCs/>
          <w:color w:val="FF0000"/>
          <w:kern w:val="0"/>
          <w:szCs w:val="21"/>
          <w:lang w:eastAsia="zh-CN"/>
        </w:rPr>
        <w:t>）</w:t>
      </w:r>
      <w:r>
        <w:rPr>
          <w:rFonts w:hint="eastAsia" w:asciiTheme="minorEastAsia" w:hAnsiTheme="minorEastAsia" w:eastAsiaTheme="minorEastAsia" w:cstheme="minorEastAsia"/>
          <w:bCs/>
          <w:color w:val="FF0000"/>
          <w:kern w:val="0"/>
          <w:szCs w:val="21"/>
        </w:rPr>
        <w:t>事业单位、社会组织等非企业主体不享受中小企业扶持政策，但事业单位、社会组织等非企业主体提供全部由中小企业制造的货物参加货物采购项目的除外。</w:t>
      </w:r>
    </w:p>
    <w:p w14:paraId="6FCFA091">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w:t>
      </w:r>
      <w:r>
        <w:rPr>
          <w:rFonts w:hint="eastAsia" w:asciiTheme="minorEastAsia" w:hAnsiTheme="minorEastAsia" w:eastAsiaTheme="minorEastAsia" w:cstheme="minorEastAsia"/>
          <w:bCs/>
          <w:color w:val="FF0000"/>
          <w:kern w:val="0"/>
          <w:szCs w:val="21"/>
          <w:lang w:val="en-US" w:eastAsia="zh-CN"/>
        </w:rPr>
        <w:t>4</w:t>
      </w:r>
      <w:r>
        <w:rPr>
          <w:rFonts w:hint="eastAsia" w:asciiTheme="minorEastAsia" w:hAnsiTheme="minorEastAsia" w:eastAsiaTheme="minorEastAsia" w:cstheme="minorEastAsia"/>
          <w:bCs/>
          <w:color w:val="FF0000"/>
          <w:kern w:val="0"/>
          <w:szCs w:val="21"/>
        </w:rPr>
        <w:t>）声明是残疾人福利性单位须填写《残疾人福利性单位声明函》的相关内容，具体参照以上《中小企业声明函》填写要求执行。</w:t>
      </w:r>
    </w:p>
    <w:p w14:paraId="62713F1B">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w:t>
      </w:r>
      <w:r>
        <w:rPr>
          <w:rFonts w:hint="eastAsia" w:asciiTheme="minorEastAsia" w:hAnsiTheme="minorEastAsia" w:eastAsiaTheme="minorEastAsia" w:cstheme="minorEastAsia"/>
          <w:bCs/>
          <w:color w:val="FF0000"/>
          <w:kern w:val="0"/>
          <w:szCs w:val="21"/>
          <w:lang w:val="en-US" w:eastAsia="zh-CN"/>
        </w:rPr>
        <w:t>5</w:t>
      </w:r>
      <w:r>
        <w:rPr>
          <w:rFonts w:hint="eastAsia" w:asciiTheme="minorEastAsia" w:hAnsiTheme="minorEastAsia" w:eastAsiaTheme="minorEastAsia" w:cstheme="minorEastAsia"/>
          <w:bCs/>
          <w:color w:val="FF0000"/>
          <w:kern w:val="0"/>
          <w:szCs w:val="21"/>
        </w:rPr>
        <w:t>）声明是监狱企业须填写《监狱企业声明函》的三项内容（填写位置的字体已加粗），具体参照以上《中小企业声明函》填写要求执行。</w:t>
      </w:r>
    </w:p>
    <w:p w14:paraId="4CCCC52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color w:val="FF0000"/>
          <w:kern w:val="0"/>
          <w:szCs w:val="21"/>
        </w:rPr>
      </w:pPr>
      <w:r>
        <w:rPr>
          <w:rFonts w:hint="eastAsia" w:asciiTheme="minorEastAsia" w:hAnsiTheme="minorEastAsia" w:eastAsiaTheme="minorEastAsia" w:cstheme="minor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3D0A5262">
      <w:pPr>
        <w:pStyle w:val="486"/>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val="en-US" w:eastAsia="zh-CN"/>
        </w:rPr>
      </w:pPr>
      <w:commentRangeStart w:id="24"/>
      <w:r>
        <w:rPr>
          <w:rFonts w:hint="eastAsia" w:asciiTheme="minorEastAsia" w:hAnsiTheme="minorEastAsia" w:eastAsiaTheme="minorEastAsia" w:cstheme="minorEastAsia"/>
          <w:bCs/>
          <w:color w:val="FF0000"/>
          <w:kern w:val="0"/>
          <w:szCs w:val="21"/>
          <w:lang w:val="en-US" w:eastAsia="zh-CN"/>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commentRangeEnd w:id="24"/>
      <w:r>
        <w:rPr>
          <w:rFonts w:hint="eastAsia" w:asciiTheme="minorEastAsia" w:hAnsiTheme="minorEastAsia" w:eastAsiaTheme="minorEastAsia" w:cstheme="minorEastAsia"/>
        </w:rPr>
        <w:commentReference w:id="24"/>
      </w:r>
    </w:p>
    <w:p w14:paraId="4FE73F7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4A3CA561">
      <w:pPr>
        <w:pageBreakBefore w:val="0"/>
        <w:numPr>
          <w:ilvl w:val="0"/>
          <w:numId w:val="7"/>
        </w:numPr>
        <w:kinsoku/>
        <w:overflowPunct/>
        <w:topLinePunct w:val="0"/>
        <w:bidi w:val="0"/>
        <w:spacing w:beforeAutospacing="0" w:afterAutospacing="0" w:line="360" w:lineRule="auto"/>
        <w:ind w:left="0" w:leftChars="0" w:right="0" w:firstLine="0" w:firstLineChars="0"/>
        <w:jc w:val="center"/>
        <w:outlineLvl w:val="3"/>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中小企业声明函（货物）</w:t>
      </w:r>
    </w:p>
    <w:p w14:paraId="108478BB">
      <w:pPr>
        <w:pStyle w:val="18"/>
        <w:pageBreakBefore w:val="0"/>
        <w:widowControl w:val="0"/>
        <w:numPr>
          <w:ilvl w:val="0"/>
          <w:numId w:val="0"/>
        </w:numPr>
        <w:kinsoku/>
        <w:overflowPunct/>
        <w:topLinePunct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rPr>
      </w:pPr>
    </w:p>
    <w:p w14:paraId="23DB409C">
      <w:pPr>
        <w:pStyle w:val="36"/>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rPr>
      </w:pPr>
      <w:bookmarkStart w:id="60" w:name="OLE_LINK5"/>
      <w:r>
        <w:rPr>
          <w:rFonts w:hint="eastAsia" w:asciiTheme="minorEastAsia" w:hAnsiTheme="minorEastAsia" w:eastAsiaTheme="minorEastAsia" w:cstheme="minorEastAsia"/>
          <w:sz w:val="21"/>
          <w:szCs w:val="21"/>
        </w:rPr>
        <w:t>本公司（联合体）郑重声明，根据《政府采购促进中小企业发展管理办法》（财库﹝2020﹞46号）的规定，本公司（联合体）参加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采购活动，提供的货物全部由符合政策要求的中小企业制造。相关企业（含联合体中的中小企业、签订分包意向协议的中小企业）的具体情况如下：</w:t>
      </w:r>
    </w:p>
    <w:p w14:paraId="6C78E606">
      <w:pPr>
        <w:pStyle w:val="36"/>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行业；制造商为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，要求制造商</w:t>
      </w:r>
      <w:r>
        <w:rPr>
          <w:rFonts w:hint="eastAsia" w:asciiTheme="minorEastAsia" w:hAnsiTheme="minorEastAsia" w:eastAsiaTheme="minorEastAsia" w:cstheme="minorEastAsia"/>
          <w:b/>
          <w:bCs/>
          <w:i/>
          <w:iCs/>
          <w:sz w:val="21"/>
          <w:szCs w:val="21"/>
          <w:u w:val="single"/>
          <w:lang w:val="en-US" w:eastAsia="zh-CN"/>
        </w:rPr>
        <w:t>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人，营业收入为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万元，资产总额为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i w:val="0"/>
          <w:iCs w:val="0"/>
          <w:sz w:val="21"/>
          <w:szCs w:val="21"/>
          <w:u w:val="none"/>
          <w:lang w:val="en-US" w:eastAsia="zh-CN"/>
        </w:rPr>
        <w:t>；</w:t>
      </w:r>
    </w:p>
    <w:p w14:paraId="1E0B921D">
      <w:pPr>
        <w:pStyle w:val="36"/>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行业；制造商为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，要求制造商</w:t>
      </w:r>
      <w:r>
        <w:rPr>
          <w:rFonts w:hint="eastAsia" w:asciiTheme="minorEastAsia" w:hAnsiTheme="minorEastAsia" w:eastAsiaTheme="minorEastAsia" w:cstheme="minorEastAsia"/>
          <w:b/>
          <w:bCs/>
          <w:i/>
          <w:iCs/>
          <w:sz w:val="21"/>
          <w:szCs w:val="21"/>
          <w:u w:val="single"/>
          <w:lang w:val="en-US" w:eastAsia="zh-CN"/>
        </w:rPr>
        <w:t>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人，营业收入为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万元，资产总额为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i w:val="0"/>
          <w:iCs w:val="0"/>
          <w:sz w:val="21"/>
          <w:szCs w:val="21"/>
          <w:u w:val="none"/>
          <w:lang w:val="en-US" w:eastAsia="zh-CN"/>
        </w:rPr>
        <w:t>；</w:t>
      </w:r>
    </w:p>
    <w:p w14:paraId="187ADA1E">
      <w:pPr>
        <w:pStyle w:val="36"/>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p w14:paraId="31EB70F2">
      <w:pPr>
        <w:pStyle w:val="36"/>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lang w:val="en-US" w:eastAsia="zh-CN"/>
        </w:rPr>
      </w:pPr>
    </w:p>
    <w:p w14:paraId="0D7B86E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以上企业，不属于大企业的分支机构，不存在控股股东为大企业的情形，也不存在与大企业的负责人为同一人的情形。</w:t>
      </w:r>
    </w:p>
    <w:p w14:paraId="372D98B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1"/>
          <w:szCs w:val="21"/>
          <w:lang w:val="en-US" w:eastAsia="zh-CN" w:bidi="ar-SA"/>
        </w:rPr>
      </w:pPr>
      <w:bookmarkStart w:id="61" w:name="_Hlk73562203"/>
      <w:r>
        <w:rPr>
          <w:rFonts w:hint="eastAsia" w:asciiTheme="minorEastAsia" w:hAnsiTheme="minorEastAsia" w:eastAsiaTheme="minorEastAsia" w:cstheme="minorEastAsia"/>
          <w:kern w:val="2"/>
          <w:sz w:val="21"/>
          <w:szCs w:val="21"/>
          <w:lang w:val="en-US" w:eastAsia="zh-CN" w:bidi="ar-SA"/>
        </w:rPr>
        <w:t>本投标人对上述声明内容的真实性负责。如有虚假，将依法承担相应责任。</w:t>
      </w:r>
    </w:p>
    <w:p w14:paraId="7A7B015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1"/>
    </w:p>
    <w:bookmarkEnd w:id="60"/>
    <w:p w14:paraId="480BECB8">
      <w:pPr>
        <w:pageBreakBefore w:val="0"/>
        <w:kinsoku/>
        <w:overflowPunct/>
        <w:topLinePunct w:val="0"/>
        <w:bidi w:val="0"/>
        <w:spacing w:beforeAutospacing="0" w:afterAutospacing="0" w:line="360" w:lineRule="auto"/>
        <w:ind w:left="0" w:leftChars="0" w:right="0" w:firstLine="0" w:firstLineChars="0"/>
        <w:outlineLvl w:val="3"/>
        <w:rPr>
          <w:rFonts w:hint="eastAsia" w:asciiTheme="minorEastAsia" w:hAnsiTheme="minorEastAsia" w:eastAsiaTheme="minorEastAsia" w:cstheme="minorEastAsia"/>
          <w:bCs/>
          <w:color w:val="FF0000"/>
          <w:kern w:val="0"/>
          <w:szCs w:val="21"/>
        </w:rPr>
      </w:pPr>
    </w:p>
    <w:p w14:paraId="3ADF683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075A20B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261F8E77">
      <w:pPr>
        <w:pageBreakBefore w:val="0"/>
        <w:kinsoku/>
        <w:overflowPunct/>
        <w:topLinePunct w:val="0"/>
        <w:bidi w:val="0"/>
        <w:spacing w:beforeAutospacing="0" w:afterAutospacing="0" w:line="360" w:lineRule="auto"/>
        <w:ind w:left="0" w:leftChars="0" w:right="0" w:firstLine="0" w:firstLineChars="0"/>
        <w:jc w:val="center"/>
        <w:outlineLvl w:val="3"/>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2、残疾人福利性单位声明函（货物类）</w:t>
      </w:r>
    </w:p>
    <w:p w14:paraId="3EFBBED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rPr>
      </w:pPr>
    </w:p>
    <w:p w14:paraId="156A362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1"/>
          <w:szCs w:val="21"/>
          <w:lang w:val="en-US" w:eastAsia="zh-CN" w:bidi="ar-SA"/>
        </w:rPr>
      </w:pPr>
      <w:bookmarkStart w:id="62" w:name="_Hlk73562331"/>
      <w:bookmarkStart w:id="63" w:name="_Hlk73562245"/>
      <w:r>
        <w:rPr>
          <w:rFonts w:hint="eastAsia" w:asciiTheme="minorEastAsia" w:hAnsiTheme="minorEastAsia" w:eastAsiaTheme="minorEastAsia" w:cstheme="minor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单位的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14:paraId="7AE5E65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本单位对上述声明的真实性负责。如有虚假，将依法承担相应责任。</w:t>
      </w:r>
    </w:p>
    <w:p w14:paraId="2F19C7F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2"/>
    </w:p>
    <w:bookmarkEnd w:id="63"/>
    <w:p w14:paraId="3DB8193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7E2FF3A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185258E9">
      <w:pPr>
        <w:pageBreakBefore w:val="0"/>
        <w:kinsoku/>
        <w:overflowPunct/>
        <w:topLinePunct w:val="0"/>
        <w:bidi w:val="0"/>
        <w:spacing w:beforeAutospacing="0" w:afterAutospacing="0" w:line="360" w:lineRule="auto"/>
        <w:ind w:left="0" w:leftChars="0" w:right="0" w:firstLine="0" w:firstLineChars="0"/>
        <w:jc w:val="center"/>
        <w:outlineLvl w:val="3"/>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3、监狱企业声明函【货物类，提供监狱企业货物的供应商如需享受优惠政策，还须另行提供省级以上监狱管理局、戒毒管理局（含新疆生产建设兵团）出具的监狱企业证明文件】</w:t>
      </w:r>
    </w:p>
    <w:p w14:paraId="0127D6D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本投标人郑重声明，根据《财政部司法部关于政府采购支持监狱企业发展有关问题的通知》（财库〔2014〕68号）的规定，本投标人参加</w:t>
      </w:r>
      <w:r>
        <w:rPr>
          <w:rFonts w:hint="eastAsia" w:asciiTheme="minorEastAsia" w:hAnsiTheme="minorEastAsia" w:eastAsiaTheme="minorEastAsia" w:cstheme="minorEastAsia"/>
          <w:b/>
          <w:bCs/>
          <w:i/>
          <w:iCs/>
          <w:sz w:val="21"/>
          <w:szCs w:val="21"/>
          <w:u w:val="single"/>
        </w:rPr>
        <w:t>（采购人名称）</w:t>
      </w:r>
      <w:r>
        <w:rPr>
          <w:rFonts w:hint="eastAsia" w:asciiTheme="minorEastAsia" w:hAnsiTheme="minorEastAsia" w:eastAsiaTheme="minorEastAsia" w:cstheme="minorEastAsia"/>
          <w:sz w:val="21"/>
          <w:szCs w:val="21"/>
        </w:rPr>
        <w:t>的</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sz w:val="21"/>
          <w:szCs w:val="21"/>
        </w:rPr>
        <w:t>采购活动，提供的货物全部由符合政策要求的监狱企业制造。相关监狱企业的具体情况如下：</w:t>
      </w:r>
    </w:p>
    <w:p w14:paraId="78D9D05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，制造商为</w:t>
      </w:r>
      <w:r>
        <w:rPr>
          <w:rFonts w:hint="eastAsia" w:asciiTheme="minorEastAsia" w:hAnsiTheme="minorEastAsia" w:eastAsiaTheme="minorEastAsia" w:cstheme="minorEastAsia"/>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sz w:val="21"/>
          <w:szCs w:val="21"/>
          <w:u w:val="single"/>
          <w:lang w:val="en-US" w:eastAsia="zh-CN"/>
        </w:rPr>
        <w:t xml:space="preserve">  </w:t>
      </w:r>
      <w:r>
        <w:rPr>
          <w:rFonts w:hint="eastAsia" w:asciiTheme="minorEastAsia" w:hAnsiTheme="minorEastAsia" w:eastAsiaTheme="minorEastAsia" w:cstheme="minorEastAsia"/>
          <w:b/>
          <w:bCs/>
          <w:sz w:val="21"/>
          <w:szCs w:val="21"/>
          <w:u w:val="single"/>
        </w:rPr>
        <w:t>监狱企业</w:t>
      </w:r>
      <w:r>
        <w:rPr>
          <w:rFonts w:hint="eastAsia" w:asciiTheme="minorEastAsia" w:hAnsiTheme="minorEastAsia" w:eastAsiaTheme="minorEastAsia" w:cstheme="minorEastAsia"/>
          <w:b/>
          <w:bCs/>
          <w:sz w:val="21"/>
          <w:szCs w:val="21"/>
          <w:u w:val="single"/>
          <w:lang w:val="en-US" w:eastAsia="zh-CN"/>
        </w:rPr>
        <w:t xml:space="preserve">  </w:t>
      </w:r>
      <w:r>
        <w:rPr>
          <w:rFonts w:hint="eastAsia" w:asciiTheme="minorEastAsia" w:hAnsiTheme="minorEastAsia" w:eastAsiaTheme="minorEastAsia" w:cstheme="minorEastAsia"/>
          <w:sz w:val="21"/>
          <w:szCs w:val="21"/>
        </w:rPr>
        <w:t>；</w:t>
      </w:r>
    </w:p>
    <w:p w14:paraId="4D173CA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，制造商为</w:t>
      </w:r>
      <w:r>
        <w:rPr>
          <w:rFonts w:hint="eastAsia" w:asciiTheme="minorEastAsia" w:hAnsiTheme="minorEastAsia" w:eastAsiaTheme="minorEastAsia" w:cstheme="minorEastAsia"/>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sz w:val="21"/>
          <w:szCs w:val="21"/>
          <w:u w:val="single"/>
          <w:lang w:val="en-US" w:eastAsia="zh-CN"/>
        </w:rPr>
        <w:t xml:space="preserve">  </w:t>
      </w:r>
      <w:r>
        <w:rPr>
          <w:rFonts w:hint="eastAsia" w:asciiTheme="minorEastAsia" w:hAnsiTheme="minorEastAsia" w:eastAsiaTheme="minorEastAsia" w:cstheme="minorEastAsia"/>
          <w:b/>
          <w:bCs/>
          <w:sz w:val="21"/>
          <w:szCs w:val="21"/>
          <w:u w:val="single"/>
        </w:rPr>
        <w:t>监狱企业</w:t>
      </w:r>
      <w:r>
        <w:rPr>
          <w:rFonts w:hint="eastAsia" w:asciiTheme="minorEastAsia" w:hAnsiTheme="minorEastAsia" w:eastAsiaTheme="minorEastAsia" w:cstheme="minorEastAsia"/>
          <w:b/>
          <w:bCs/>
          <w:sz w:val="21"/>
          <w:szCs w:val="21"/>
          <w:u w:val="single"/>
          <w:lang w:val="en-US" w:eastAsia="zh-CN"/>
        </w:rPr>
        <w:t xml:space="preserve">  </w:t>
      </w:r>
      <w:r>
        <w:rPr>
          <w:rFonts w:hint="eastAsia" w:asciiTheme="minorEastAsia" w:hAnsiTheme="minorEastAsia" w:eastAsiaTheme="minorEastAsia" w:cstheme="minorEastAsia"/>
          <w:sz w:val="21"/>
          <w:szCs w:val="21"/>
        </w:rPr>
        <w:t>。</w:t>
      </w:r>
    </w:p>
    <w:p w14:paraId="6A8F842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 </w:t>
      </w:r>
    </w:p>
    <w:p w14:paraId="1A182A1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本投标人对上述声明内容的真实性负责。如有虚假，将依法承担相应责任。</w:t>
      </w:r>
    </w:p>
    <w:p w14:paraId="718DC34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bCs/>
          <w:color w:val="FF0000"/>
          <w:sz w:val="21"/>
          <w:szCs w:val="21"/>
        </w:rPr>
      </w:pPr>
      <w:r>
        <w:rPr>
          <w:rFonts w:hint="eastAsia" w:asciiTheme="minorEastAsia" w:hAnsiTheme="minorEastAsia" w:eastAsiaTheme="minorEastAsia" w:cstheme="minorEastAsia"/>
          <w:sz w:val="21"/>
          <w:szCs w:val="21"/>
        </w:rPr>
        <w:t>附：省级以上监狱管理局、戒毒管理局（含新疆生产建设兵团）出具的监狱企业证明文件。</w:t>
      </w:r>
      <w:bookmarkEnd w:id="59"/>
    </w:p>
    <w:p w14:paraId="75F98D93">
      <w:pPr>
        <w:pStyle w:val="3"/>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sz w:val="24"/>
          <w:szCs w:val="24"/>
        </w:rPr>
      </w:pPr>
      <w:bookmarkStart w:id="64" w:name="_Hlk72259976"/>
      <w:r>
        <w:rPr>
          <w:rFonts w:hint="eastAsia" w:asciiTheme="minorEastAsia" w:hAnsiTheme="minorEastAsia" w:eastAsiaTheme="minorEastAsia" w:cstheme="minorEastAsia"/>
          <w:b w:val="0"/>
          <w:sz w:val="24"/>
          <w:szCs w:val="24"/>
        </w:rPr>
        <w:t>四、项目详细报价</w:t>
      </w:r>
    </w:p>
    <w:p w14:paraId="1ADC3A83">
      <w:pPr>
        <w:pageBreakBefore w:val="0"/>
        <w:tabs>
          <w:tab w:val="left" w:pos="720"/>
        </w:tabs>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（一）分项报价表</w:t>
      </w:r>
    </w:p>
    <w:tbl>
      <w:tblPr>
        <w:tblStyle w:val="4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14:paraId="2D907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484AE6D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序号</w:t>
            </w:r>
          </w:p>
        </w:tc>
        <w:tc>
          <w:tcPr>
            <w:tcW w:w="1485" w:type="dxa"/>
            <w:vAlign w:val="center"/>
          </w:tcPr>
          <w:p w14:paraId="2B0BF2E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szCs w:val="21"/>
              </w:rPr>
              <w:t>采购计划编号</w:t>
            </w:r>
          </w:p>
        </w:tc>
        <w:tc>
          <w:tcPr>
            <w:tcW w:w="1147" w:type="dxa"/>
            <w:vAlign w:val="center"/>
          </w:tcPr>
          <w:p w14:paraId="39B1492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货物名称</w:t>
            </w:r>
          </w:p>
        </w:tc>
        <w:tc>
          <w:tcPr>
            <w:tcW w:w="703" w:type="dxa"/>
            <w:vAlign w:val="center"/>
          </w:tcPr>
          <w:p w14:paraId="1493BA4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szCs w:val="21"/>
              </w:rPr>
              <w:t>品牌</w:t>
            </w:r>
          </w:p>
        </w:tc>
        <w:tc>
          <w:tcPr>
            <w:tcW w:w="703" w:type="dxa"/>
            <w:vAlign w:val="center"/>
          </w:tcPr>
          <w:p w14:paraId="363F305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szCs w:val="21"/>
              </w:rPr>
              <w:t>规格/型号</w:t>
            </w:r>
          </w:p>
        </w:tc>
        <w:tc>
          <w:tcPr>
            <w:tcW w:w="612" w:type="dxa"/>
            <w:vAlign w:val="center"/>
          </w:tcPr>
          <w:p w14:paraId="54AB76A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
                <w:color w:val="FF0000"/>
                <w:szCs w:val="21"/>
              </w:rPr>
              <w:t>原产地</w:t>
            </w:r>
          </w:p>
        </w:tc>
        <w:tc>
          <w:tcPr>
            <w:tcW w:w="726" w:type="dxa"/>
            <w:vAlign w:val="center"/>
          </w:tcPr>
          <w:p w14:paraId="6E2DBCC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szCs w:val="21"/>
              </w:rPr>
              <w:t>制造商名称</w:t>
            </w:r>
          </w:p>
        </w:tc>
        <w:tc>
          <w:tcPr>
            <w:tcW w:w="462" w:type="dxa"/>
            <w:vAlign w:val="center"/>
          </w:tcPr>
          <w:p w14:paraId="71FBC54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数量</w:t>
            </w:r>
          </w:p>
        </w:tc>
        <w:tc>
          <w:tcPr>
            <w:tcW w:w="427" w:type="dxa"/>
            <w:vAlign w:val="center"/>
          </w:tcPr>
          <w:p w14:paraId="26A2E5C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单位</w:t>
            </w:r>
          </w:p>
        </w:tc>
        <w:tc>
          <w:tcPr>
            <w:tcW w:w="571" w:type="dxa"/>
            <w:vAlign w:val="center"/>
          </w:tcPr>
          <w:p w14:paraId="6AFBECE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szCs w:val="21"/>
              </w:rPr>
              <w:t>单价(元)</w:t>
            </w:r>
          </w:p>
        </w:tc>
        <w:tc>
          <w:tcPr>
            <w:tcW w:w="563" w:type="dxa"/>
            <w:vAlign w:val="center"/>
          </w:tcPr>
          <w:p w14:paraId="6E0946D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szCs w:val="21"/>
              </w:rPr>
              <w:t>合价(元)</w:t>
            </w:r>
          </w:p>
        </w:tc>
        <w:tc>
          <w:tcPr>
            <w:tcW w:w="703" w:type="dxa"/>
            <w:vAlign w:val="center"/>
          </w:tcPr>
          <w:p w14:paraId="378CADC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预算金额（元）</w:t>
            </w:r>
          </w:p>
        </w:tc>
      </w:tr>
      <w:tr w14:paraId="446F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6A5F482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1</w:t>
            </w:r>
          </w:p>
        </w:tc>
        <w:tc>
          <w:tcPr>
            <w:tcW w:w="1485" w:type="dxa"/>
            <w:vMerge w:val="restart"/>
            <w:vAlign w:val="center"/>
          </w:tcPr>
          <w:p w14:paraId="0F34CC3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PLAN-2021***</w:t>
            </w:r>
          </w:p>
        </w:tc>
        <w:tc>
          <w:tcPr>
            <w:tcW w:w="1147" w:type="dxa"/>
            <w:vAlign w:val="center"/>
          </w:tcPr>
          <w:p w14:paraId="6E967B9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***（填写相关内容）</w:t>
            </w:r>
          </w:p>
        </w:tc>
        <w:tc>
          <w:tcPr>
            <w:tcW w:w="703" w:type="dxa"/>
            <w:vAlign w:val="center"/>
          </w:tcPr>
          <w:p w14:paraId="14D8D1F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03" w:type="dxa"/>
            <w:vAlign w:val="center"/>
          </w:tcPr>
          <w:p w14:paraId="39D2509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612" w:type="dxa"/>
            <w:vAlign w:val="center"/>
          </w:tcPr>
          <w:p w14:paraId="7A9C7DF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26" w:type="dxa"/>
            <w:vAlign w:val="center"/>
          </w:tcPr>
          <w:p w14:paraId="08B3E17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462" w:type="dxa"/>
            <w:vAlign w:val="center"/>
          </w:tcPr>
          <w:p w14:paraId="11043BE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427" w:type="dxa"/>
            <w:vAlign w:val="center"/>
          </w:tcPr>
          <w:p w14:paraId="7314125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571" w:type="dxa"/>
            <w:vAlign w:val="center"/>
          </w:tcPr>
          <w:p w14:paraId="05FD6C8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563" w:type="dxa"/>
            <w:vAlign w:val="center"/>
          </w:tcPr>
          <w:p w14:paraId="79EF763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03" w:type="dxa"/>
            <w:vMerge w:val="restart"/>
            <w:vAlign w:val="center"/>
          </w:tcPr>
          <w:p w14:paraId="6687476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Cs/>
                <w:szCs w:val="21"/>
              </w:rPr>
              <w:t>******</w:t>
            </w:r>
          </w:p>
        </w:tc>
      </w:tr>
      <w:tr w14:paraId="74F1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7CD5616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2</w:t>
            </w:r>
          </w:p>
        </w:tc>
        <w:tc>
          <w:tcPr>
            <w:tcW w:w="1485" w:type="dxa"/>
            <w:vMerge w:val="continue"/>
            <w:vAlign w:val="center"/>
          </w:tcPr>
          <w:p w14:paraId="7D3282F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1147" w:type="dxa"/>
            <w:vAlign w:val="center"/>
          </w:tcPr>
          <w:p w14:paraId="5108A6D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703" w:type="dxa"/>
            <w:vAlign w:val="center"/>
          </w:tcPr>
          <w:p w14:paraId="536BD32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03" w:type="dxa"/>
            <w:vAlign w:val="center"/>
          </w:tcPr>
          <w:p w14:paraId="59E5CB8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612" w:type="dxa"/>
            <w:vAlign w:val="center"/>
          </w:tcPr>
          <w:p w14:paraId="18C5B76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26" w:type="dxa"/>
            <w:vAlign w:val="center"/>
          </w:tcPr>
          <w:p w14:paraId="3ECEB89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462" w:type="dxa"/>
            <w:vAlign w:val="center"/>
          </w:tcPr>
          <w:p w14:paraId="543BBD1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427" w:type="dxa"/>
            <w:vAlign w:val="center"/>
          </w:tcPr>
          <w:p w14:paraId="612BF05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571" w:type="dxa"/>
            <w:vAlign w:val="center"/>
          </w:tcPr>
          <w:p w14:paraId="514DCF3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563" w:type="dxa"/>
            <w:vAlign w:val="center"/>
          </w:tcPr>
          <w:p w14:paraId="4FF0F33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03" w:type="dxa"/>
            <w:vMerge w:val="continue"/>
            <w:vAlign w:val="center"/>
          </w:tcPr>
          <w:p w14:paraId="70271A4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Cs w:val="21"/>
              </w:rPr>
            </w:pPr>
          </w:p>
        </w:tc>
      </w:tr>
      <w:tr w14:paraId="428B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6422C6A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3</w:t>
            </w:r>
          </w:p>
        </w:tc>
        <w:tc>
          <w:tcPr>
            <w:tcW w:w="1485" w:type="dxa"/>
            <w:vMerge w:val="continue"/>
            <w:vAlign w:val="center"/>
          </w:tcPr>
          <w:p w14:paraId="06CD9DA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1147" w:type="dxa"/>
            <w:vAlign w:val="center"/>
          </w:tcPr>
          <w:p w14:paraId="3768C49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703" w:type="dxa"/>
            <w:vAlign w:val="center"/>
          </w:tcPr>
          <w:p w14:paraId="0C80D76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03" w:type="dxa"/>
            <w:vAlign w:val="center"/>
          </w:tcPr>
          <w:p w14:paraId="1F05E41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612" w:type="dxa"/>
            <w:vAlign w:val="center"/>
          </w:tcPr>
          <w:p w14:paraId="2D8483E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26" w:type="dxa"/>
            <w:vAlign w:val="center"/>
          </w:tcPr>
          <w:p w14:paraId="71045EE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462" w:type="dxa"/>
            <w:vAlign w:val="center"/>
          </w:tcPr>
          <w:p w14:paraId="7E724FE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427" w:type="dxa"/>
            <w:vAlign w:val="center"/>
          </w:tcPr>
          <w:p w14:paraId="4430459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571" w:type="dxa"/>
            <w:vAlign w:val="center"/>
          </w:tcPr>
          <w:p w14:paraId="2499900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563" w:type="dxa"/>
            <w:vAlign w:val="center"/>
          </w:tcPr>
          <w:p w14:paraId="32FB1F4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03" w:type="dxa"/>
            <w:vMerge w:val="continue"/>
            <w:vAlign w:val="center"/>
          </w:tcPr>
          <w:p w14:paraId="64DE03B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Cs w:val="21"/>
              </w:rPr>
            </w:pPr>
          </w:p>
        </w:tc>
      </w:tr>
      <w:tr w14:paraId="6137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3293727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4</w:t>
            </w:r>
          </w:p>
        </w:tc>
        <w:tc>
          <w:tcPr>
            <w:tcW w:w="1485" w:type="dxa"/>
            <w:vMerge w:val="continue"/>
            <w:vAlign w:val="center"/>
          </w:tcPr>
          <w:p w14:paraId="0FA0661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1147" w:type="dxa"/>
            <w:vAlign w:val="center"/>
          </w:tcPr>
          <w:p w14:paraId="78EF332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703" w:type="dxa"/>
            <w:vAlign w:val="center"/>
          </w:tcPr>
          <w:p w14:paraId="7345273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03" w:type="dxa"/>
            <w:vAlign w:val="center"/>
          </w:tcPr>
          <w:p w14:paraId="5EB7C77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612" w:type="dxa"/>
            <w:vAlign w:val="center"/>
          </w:tcPr>
          <w:p w14:paraId="78BAEE6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26" w:type="dxa"/>
            <w:vAlign w:val="center"/>
          </w:tcPr>
          <w:p w14:paraId="22E5215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462" w:type="dxa"/>
            <w:vAlign w:val="center"/>
          </w:tcPr>
          <w:p w14:paraId="7A0CEF4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427" w:type="dxa"/>
            <w:vAlign w:val="center"/>
          </w:tcPr>
          <w:p w14:paraId="46A8734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571" w:type="dxa"/>
            <w:vAlign w:val="center"/>
          </w:tcPr>
          <w:p w14:paraId="7A5029F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563" w:type="dxa"/>
            <w:vAlign w:val="center"/>
          </w:tcPr>
          <w:p w14:paraId="2C3E057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03" w:type="dxa"/>
            <w:vMerge w:val="continue"/>
            <w:vAlign w:val="center"/>
          </w:tcPr>
          <w:p w14:paraId="367871C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Cs w:val="21"/>
              </w:rPr>
            </w:pPr>
          </w:p>
        </w:tc>
      </w:tr>
      <w:tr w14:paraId="214F5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65EC14E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5</w:t>
            </w:r>
          </w:p>
        </w:tc>
        <w:tc>
          <w:tcPr>
            <w:tcW w:w="1485" w:type="dxa"/>
            <w:vMerge w:val="continue"/>
            <w:vAlign w:val="center"/>
          </w:tcPr>
          <w:p w14:paraId="264B88A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1147" w:type="dxa"/>
            <w:vAlign w:val="center"/>
          </w:tcPr>
          <w:p w14:paraId="2B6D120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703" w:type="dxa"/>
            <w:vAlign w:val="center"/>
          </w:tcPr>
          <w:p w14:paraId="46F3B7B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03" w:type="dxa"/>
            <w:vAlign w:val="center"/>
          </w:tcPr>
          <w:p w14:paraId="7DC86C6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612" w:type="dxa"/>
            <w:vAlign w:val="center"/>
          </w:tcPr>
          <w:p w14:paraId="1EB88CC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26" w:type="dxa"/>
            <w:vAlign w:val="center"/>
          </w:tcPr>
          <w:p w14:paraId="173AA33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462" w:type="dxa"/>
            <w:vAlign w:val="center"/>
          </w:tcPr>
          <w:p w14:paraId="55CE8B7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427" w:type="dxa"/>
            <w:vAlign w:val="center"/>
          </w:tcPr>
          <w:p w14:paraId="6E69502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t>
            </w:r>
          </w:p>
        </w:tc>
        <w:tc>
          <w:tcPr>
            <w:tcW w:w="571" w:type="dxa"/>
            <w:vAlign w:val="center"/>
          </w:tcPr>
          <w:p w14:paraId="15FB915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563" w:type="dxa"/>
            <w:vAlign w:val="center"/>
          </w:tcPr>
          <w:p w14:paraId="7434CD9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p>
        </w:tc>
        <w:tc>
          <w:tcPr>
            <w:tcW w:w="703" w:type="dxa"/>
            <w:vMerge w:val="continue"/>
            <w:vAlign w:val="center"/>
          </w:tcPr>
          <w:p w14:paraId="2CBCD1B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FF0000"/>
                <w:szCs w:val="21"/>
              </w:rPr>
            </w:pPr>
          </w:p>
        </w:tc>
      </w:tr>
      <w:tr w14:paraId="3AC9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29" w:type="dxa"/>
            <w:gridSpan w:val="12"/>
            <w:vAlign w:val="center"/>
          </w:tcPr>
          <w:p w14:paraId="790618E5">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合计（即投标总价；币种：人民币；单位：元） 小写：            大写：</w:t>
            </w:r>
          </w:p>
        </w:tc>
      </w:tr>
    </w:tbl>
    <w:p w14:paraId="552589D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p>
    <w:p w14:paraId="5770AA6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注：1.本表可按同样格式扩展。</w:t>
      </w:r>
      <w:r>
        <w:rPr>
          <w:rFonts w:hint="eastAsia" w:asciiTheme="minorEastAsia" w:hAnsiTheme="minorEastAsia" w:eastAsiaTheme="minorEastAsia" w:cstheme="minorEastAsia"/>
        </w:rPr>
        <w:commentReference w:id="25"/>
      </w:r>
    </w:p>
    <w:p w14:paraId="3DD87ED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lang w:val="en-US" w:eastAsia="zh-CN"/>
        </w:rPr>
      </w:pPr>
      <w:r>
        <w:rPr>
          <w:rFonts w:hint="eastAsia" w:asciiTheme="minorEastAsia" w:hAnsiTheme="minorEastAsia" w:eastAsiaTheme="minorEastAsia" w:cstheme="minorEastAsia"/>
          <w:b/>
          <w:sz w:val="24"/>
        </w:rPr>
        <w:t>2.</w:t>
      </w:r>
      <w:r>
        <w:rPr>
          <w:rFonts w:hint="eastAsia" w:asciiTheme="minorEastAsia" w:hAnsiTheme="minorEastAsia" w:eastAsiaTheme="minorEastAsia" w:cstheme="minorEastAsia"/>
          <w:b/>
          <w:sz w:val="24"/>
          <w:lang w:eastAsia="zh-CN"/>
        </w:rPr>
        <w:t>“</w:t>
      </w:r>
      <w:r>
        <w:rPr>
          <w:rFonts w:hint="eastAsia" w:asciiTheme="minorEastAsia" w:hAnsiTheme="minorEastAsia" w:eastAsiaTheme="minorEastAsia" w:cstheme="minorEastAsia"/>
          <w:b/>
          <w:sz w:val="24"/>
          <w:lang w:val="en-US" w:eastAsia="zh-CN"/>
        </w:rPr>
        <w:t>品牌</w:t>
      </w:r>
      <w:r>
        <w:rPr>
          <w:rFonts w:hint="eastAsia" w:asciiTheme="minorEastAsia" w:hAnsiTheme="minorEastAsia" w:eastAsiaTheme="minorEastAsia" w:cstheme="minorEastAsia"/>
          <w:b/>
          <w:sz w:val="24"/>
          <w:lang w:eastAsia="zh-CN"/>
        </w:rPr>
        <w:t>”</w:t>
      </w:r>
      <w:r>
        <w:rPr>
          <w:rFonts w:hint="eastAsia" w:asciiTheme="minorEastAsia" w:hAnsiTheme="minorEastAsia" w:eastAsiaTheme="minorEastAsia" w:cstheme="minorEastAsia"/>
          <w:b/>
          <w:sz w:val="24"/>
          <w:lang w:val="en-US" w:eastAsia="zh-CN"/>
        </w:rPr>
        <w:t>可以与商标一致，也可以填写便于区分其他公司商品的制造商简称或者制造商认可的品牌名称</w:t>
      </w:r>
      <w:r>
        <w:rPr>
          <w:rFonts w:hint="eastAsia" w:asciiTheme="minorEastAsia" w:hAnsiTheme="minorEastAsia" w:eastAsiaTheme="minorEastAsia" w:cstheme="minorEastAsia"/>
          <w:b/>
          <w:sz w:val="24"/>
        </w:rPr>
        <w:t>。此类填写错误或缺漏的不利后果由供应商承担。经评审委员会认定，在使用综合评分法的项目中一项此类填写错误或缺漏将按照一项普通招标技术要求（一般参数/普通参数）负偏离扣分处理。</w:t>
      </w:r>
    </w:p>
    <w:p w14:paraId="0CB29B8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lang w:val="en-US" w:eastAsia="zh-CN"/>
        </w:rPr>
        <w:t>3.</w:t>
      </w:r>
      <w:r>
        <w:rPr>
          <w:rFonts w:hint="eastAsia" w:asciiTheme="minorEastAsia" w:hAnsiTheme="minorEastAsia" w:eastAsiaTheme="minorEastAsia" w:cstheme="minorEastAsia"/>
          <w:b/>
          <w:sz w:val="24"/>
        </w:rPr>
        <w:t>如所投货物属于定制类的非量产货物或无具体型号的货物，可以在“规格/型号”</w:t>
      </w:r>
      <w:r>
        <w:rPr>
          <w:rFonts w:hint="eastAsia" w:asciiTheme="minorEastAsia" w:hAnsiTheme="minorEastAsia" w:eastAsiaTheme="minorEastAsia" w:cstheme="minorEastAsia"/>
          <w:b/>
          <w:sz w:val="24"/>
          <w:lang w:val="en-US" w:eastAsia="zh-CN"/>
        </w:rPr>
        <w:t>栏目</w:t>
      </w:r>
      <w:r>
        <w:rPr>
          <w:rFonts w:hint="eastAsia" w:asciiTheme="minorEastAsia" w:hAnsiTheme="minorEastAsia" w:eastAsiaTheme="minorEastAsia" w:cstheme="minorEastAsia"/>
          <w:b/>
          <w:sz w:val="24"/>
        </w:rPr>
        <w:t>仅填写规格信息而不填型号信息（型号信息用“定制”描述即可）；</w:t>
      </w:r>
      <w:bookmarkStart w:id="65" w:name="_Hlk73646428"/>
      <w:r>
        <w:rPr>
          <w:rFonts w:hint="eastAsia" w:asciiTheme="minorEastAsia" w:hAnsiTheme="minorEastAsia" w:eastAsiaTheme="minorEastAsia" w:cstheme="minorEastAsia"/>
          <w:b/>
          <w:sz w:val="24"/>
        </w:rPr>
        <w:t>此类填写错误</w:t>
      </w:r>
      <w:r>
        <w:rPr>
          <w:rFonts w:hint="eastAsia" w:asciiTheme="minorEastAsia" w:hAnsiTheme="minorEastAsia" w:eastAsiaTheme="minorEastAsia" w:cstheme="minorEastAsia"/>
          <w:b/>
          <w:sz w:val="24"/>
          <w:lang w:val="en-US" w:eastAsia="zh-CN"/>
        </w:rPr>
        <w:t>或缺漏</w:t>
      </w:r>
      <w:r>
        <w:rPr>
          <w:rFonts w:hint="eastAsia" w:asciiTheme="minorEastAsia" w:hAnsiTheme="minorEastAsia" w:eastAsiaTheme="minorEastAsia" w:cstheme="minorEastAsia"/>
          <w:b/>
          <w:sz w:val="24"/>
        </w:rPr>
        <w:t>（所投货物为定制类的非量产货物但供应商却错误填报了型号）的不利后果由供应商承担</w:t>
      </w:r>
      <w:r>
        <w:rPr>
          <w:rFonts w:hint="eastAsia" w:asciiTheme="minorEastAsia" w:hAnsiTheme="minorEastAsia" w:eastAsiaTheme="minorEastAsia" w:cstheme="minorEastAsia"/>
          <w:b/>
          <w:sz w:val="24"/>
          <w:lang w:eastAsia="zh-CN"/>
        </w:rPr>
        <w:t>。</w:t>
      </w:r>
      <w:r>
        <w:rPr>
          <w:rFonts w:hint="eastAsia" w:asciiTheme="minorEastAsia" w:hAnsiTheme="minorEastAsia" w:eastAsiaTheme="minorEastAsia" w:cstheme="minorEastAsia"/>
          <w:b/>
          <w:sz w:val="24"/>
        </w:rPr>
        <w:t>经评审委员会认定，在使用综合评分法的项目中一项此类填写错误</w:t>
      </w:r>
      <w:r>
        <w:rPr>
          <w:rFonts w:hint="eastAsia" w:asciiTheme="minorEastAsia" w:hAnsiTheme="minorEastAsia" w:eastAsiaTheme="minorEastAsia" w:cstheme="minorEastAsia"/>
          <w:b/>
          <w:sz w:val="24"/>
          <w:lang w:val="en-US" w:eastAsia="zh-CN"/>
        </w:rPr>
        <w:t>或缺漏</w:t>
      </w:r>
      <w:r>
        <w:rPr>
          <w:rFonts w:hint="eastAsia" w:asciiTheme="minorEastAsia" w:hAnsiTheme="minorEastAsia" w:eastAsiaTheme="minorEastAsia" w:cstheme="minorEastAsia"/>
          <w:b/>
          <w:sz w:val="24"/>
        </w:rPr>
        <w:t>将按照一项</w:t>
      </w:r>
      <w:r>
        <w:rPr>
          <w:rFonts w:hint="eastAsia" w:asciiTheme="minorEastAsia" w:hAnsiTheme="minorEastAsia" w:eastAsiaTheme="minorEastAsia" w:cstheme="minorEastAsia"/>
          <w:b/>
          <w:sz w:val="24"/>
          <w:lang w:val="en-US" w:eastAsia="zh-CN"/>
        </w:rPr>
        <w:t>普通招标技术要求（一般参数/普通参数）</w:t>
      </w:r>
      <w:r>
        <w:rPr>
          <w:rFonts w:hint="eastAsia" w:asciiTheme="minorEastAsia" w:hAnsiTheme="minorEastAsia" w:eastAsiaTheme="minorEastAsia" w:cstheme="minorEastAsia"/>
          <w:b/>
          <w:sz w:val="24"/>
        </w:rPr>
        <w:t>负偏离扣分处理。</w:t>
      </w:r>
      <w:bookmarkEnd w:id="65"/>
    </w:p>
    <w:p w14:paraId="49AB601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3.“原产地”是指货物的实际生产加工地，非品牌所在地</w:t>
      </w:r>
    </w:p>
    <w:p w14:paraId="74B50CE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4.所投货物均应填写制造商名称</w:t>
      </w:r>
      <w:r>
        <w:rPr>
          <w:rFonts w:hint="eastAsia" w:asciiTheme="minorEastAsia" w:hAnsiTheme="minorEastAsia" w:eastAsiaTheme="minorEastAsia" w:cstheme="minorEastAsia"/>
          <w:b/>
          <w:sz w:val="24"/>
          <w:lang w:eastAsia="zh-CN"/>
        </w:rPr>
        <w:t>，</w:t>
      </w:r>
      <w:r>
        <w:rPr>
          <w:rFonts w:hint="eastAsia" w:asciiTheme="minorEastAsia" w:hAnsiTheme="minorEastAsia" w:eastAsiaTheme="minorEastAsia" w:cstheme="minorEastAsia"/>
          <w:b/>
          <w:sz w:val="24"/>
        </w:rPr>
        <w:t>“制造商”是指产品品牌厂商，产品代工制造的，应填写接受委托生产制造的制造商。</w:t>
      </w:r>
    </w:p>
    <w:p w14:paraId="49F932E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5.以上分项报价表的投标总价应当与开标一览表的投标总价一致。</w:t>
      </w:r>
    </w:p>
    <w:p w14:paraId="1DE9789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6.单价、合价和投标总价为包干价，即三者均应包含货物的价款、包装、运输、装卸、安装、调试、技术指导、培训、咨询、服务、保险、税费、检测、验收合格交付使用之前以及技术和售后服务等其他各项有关费用。</w:t>
      </w:r>
    </w:p>
    <w:p w14:paraId="7FB7B68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7.所有价格应按“招标文件”中规定的货币单位填写；投标总价应为以上各分项价格之和；投标总价和项目报价表中单个采购预算条目报价均不得超过对应的财政预算限额，否则将导致投标无效。</w:t>
      </w:r>
    </w:p>
    <w:p w14:paraId="397F6FB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sz w:val="24"/>
        </w:rPr>
      </w:pPr>
    </w:p>
    <w:p w14:paraId="78F452A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sz w:val="24"/>
        </w:rPr>
      </w:pPr>
    </w:p>
    <w:p w14:paraId="4E560D27">
      <w:pPr>
        <w:pageBreakBefore w:val="0"/>
        <w:tabs>
          <w:tab w:val="left" w:pos="720"/>
        </w:tabs>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（二）核心产品品牌</w:t>
      </w:r>
    </w:p>
    <w:p w14:paraId="26375F2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sz w:val="24"/>
        </w:rPr>
      </w:pPr>
    </w:p>
    <w:p w14:paraId="7BEEB9D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我单位所投核心产品的品牌为：</w:t>
      </w:r>
      <w:r>
        <w:rPr>
          <w:rFonts w:hint="eastAsia" w:asciiTheme="minorEastAsia" w:hAnsiTheme="minorEastAsia" w:eastAsiaTheme="minorEastAsia" w:cstheme="minorEastAsia"/>
          <w:b/>
          <w:sz w:val="24"/>
          <w:u w:val="single"/>
        </w:rPr>
        <w:t xml:space="preserve">               </w:t>
      </w:r>
      <w:r>
        <w:rPr>
          <w:rFonts w:hint="eastAsia" w:asciiTheme="minorEastAsia" w:hAnsiTheme="minorEastAsia" w:eastAsiaTheme="minorEastAsia" w:cstheme="minorEastAsia"/>
          <w:b/>
          <w:sz w:val="24"/>
        </w:rPr>
        <w:t>。</w:t>
      </w:r>
    </w:p>
    <w:p w14:paraId="7D27C70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sz w:val="24"/>
        </w:rPr>
      </w:pPr>
    </w:p>
    <w:p w14:paraId="276F4F3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备注：</w:t>
      </w:r>
      <w:r>
        <w:rPr>
          <w:rFonts w:hint="eastAsia" w:asciiTheme="minorEastAsia" w:hAnsiTheme="minorEastAsia" w:eastAsiaTheme="minorEastAsia" w:cstheme="minorEastAsia"/>
          <w:sz w:val="24"/>
          <w:lang w:val="en-US" w:eastAsia="zh-CN"/>
        </w:rPr>
        <w:t>单一产品采购项目，核心产品即为该单一产品。</w:t>
      </w:r>
    </w:p>
    <w:p w14:paraId="1FBAFAC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sz w:val="24"/>
        </w:rPr>
      </w:pPr>
    </w:p>
    <w:p w14:paraId="3965AB1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sz w:val="24"/>
        </w:rPr>
      </w:pPr>
    </w:p>
    <w:p w14:paraId="3D6EB95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p>
    <w:p w14:paraId="1DCC4E9B">
      <w:pPr>
        <w:pageBreakBefore w:val="0"/>
        <w:tabs>
          <w:tab w:val="left" w:pos="720"/>
        </w:tabs>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（三）可选配件报价清单（不包括在总报价内）</w:t>
      </w:r>
    </w:p>
    <w:p w14:paraId="7372974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注：格式可以参照《（一）分项报价表》表格，并提供相应的品牌/规格/型号、原产地、制造商信息（没有品牌、型号的，用“定制”描述即可）、单价等详细信息</w:t>
      </w:r>
    </w:p>
    <w:p w14:paraId="2818D63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 w:val="24"/>
        </w:rPr>
      </w:pPr>
    </w:p>
    <w:p w14:paraId="1251F64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 w:val="24"/>
        </w:rPr>
      </w:pPr>
    </w:p>
    <w:p w14:paraId="27BB1236">
      <w:pPr>
        <w:pageBreakBefore w:val="0"/>
        <w:tabs>
          <w:tab w:val="left" w:pos="720"/>
        </w:tabs>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（四）</w:t>
      </w:r>
      <w:bookmarkStart w:id="66" w:name="_Hlk72073235"/>
      <w:r>
        <w:rPr>
          <w:rFonts w:hint="eastAsia" w:asciiTheme="minorEastAsia" w:hAnsiTheme="minorEastAsia" w:eastAsiaTheme="minorEastAsia" w:cstheme="minorEastAsia"/>
          <w:b/>
          <w:sz w:val="24"/>
        </w:rPr>
        <w:t>投标人认为需要涉及的其他内容报价清单</w:t>
      </w:r>
      <w:bookmarkEnd w:id="66"/>
    </w:p>
    <w:p w14:paraId="1800C0B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sz w:val="24"/>
        </w:rPr>
      </w:pPr>
      <w:r>
        <w:rPr>
          <w:rFonts w:hint="eastAsia" w:asciiTheme="minorEastAsia" w:hAnsiTheme="minorEastAsia" w:eastAsiaTheme="minorEastAsia" w:cstheme="minorEastAsia"/>
          <w:b/>
          <w:color w:val="FF0000"/>
          <w:sz w:val="24"/>
        </w:rPr>
        <w:t>（信息公开部分的内容到此为止！以下为信息不公开部分。）</w:t>
      </w:r>
    </w:p>
    <w:bookmarkEnd w:id="64"/>
    <w:p w14:paraId="7F8E838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4AB359E0">
      <w:pPr>
        <w:pageBreakBefore w:val="0"/>
        <w:kinsoku/>
        <w:overflowPunct/>
        <w:topLinePunct w:val="0"/>
        <w:bidi w:val="0"/>
        <w:spacing w:beforeAutospacing="0" w:afterAutospacing="0" w:line="360" w:lineRule="auto"/>
        <w:ind w:left="0" w:leftChars="0" w:right="0" w:firstLine="0" w:firstLineChars="0"/>
        <w:outlineLvl w:val="1"/>
        <w:rPr>
          <w:rFonts w:hint="eastAsia" w:asciiTheme="minorEastAsia" w:hAnsiTheme="minorEastAsia" w:eastAsiaTheme="minorEastAsia" w:cstheme="minorEastAsia"/>
          <w:b/>
          <w:color w:val="FF0000"/>
          <w:sz w:val="28"/>
          <w:szCs w:val="28"/>
        </w:rPr>
      </w:pPr>
      <w:bookmarkStart w:id="67" w:name="_Hlk72260530"/>
      <w:r>
        <w:rPr>
          <w:rFonts w:hint="eastAsia" w:asciiTheme="minorEastAsia" w:hAnsiTheme="minorEastAsia" w:eastAsiaTheme="minorEastAsia" w:cstheme="minorEastAsia"/>
          <w:b/>
          <w:color w:val="FF0000"/>
          <w:sz w:val="28"/>
          <w:szCs w:val="28"/>
        </w:rPr>
        <w:t>投标文件附件（信息不公开部分）</w:t>
      </w:r>
    </w:p>
    <w:p w14:paraId="4D0DC49B">
      <w:pPr>
        <w:pageBreakBefore w:val="0"/>
        <w:widowControl w:val="0"/>
        <w:kinsoku/>
        <w:overflowPunct/>
        <w:topLinePunct w:val="0"/>
        <w:bidi w:val="0"/>
        <w:snapToGrid w:val="0"/>
        <w:spacing w:beforeAutospacing="0" w:afterAutospacing="0" w:line="360" w:lineRule="auto"/>
        <w:ind w:left="0" w:leftChars="0" w:right="0" w:firstLine="0" w:firstLineChars="0"/>
        <w:jc w:val="center"/>
        <w:outlineLvl w:val="0"/>
        <w:rPr>
          <w:rFonts w:hint="eastAsia" w:asciiTheme="minorEastAsia" w:hAnsiTheme="minorEastAsia" w:eastAsiaTheme="minorEastAsia" w:cstheme="minorEastAsia"/>
          <w:b w:val="0"/>
          <w:bCs/>
          <w:kern w:val="2"/>
          <w:sz w:val="24"/>
          <w:szCs w:val="32"/>
          <w:lang w:val="en-US" w:eastAsia="zh-CN" w:bidi="ar-SA"/>
        </w:rPr>
      </w:pPr>
      <w:commentRangeStart w:id="26"/>
      <w:r>
        <w:rPr>
          <w:rFonts w:hint="eastAsia" w:asciiTheme="minorEastAsia" w:hAnsiTheme="minorEastAsia" w:eastAsiaTheme="minorEastAsia" w:cstheme="minorEastAsia"/>
          <w:b w:val="0"/>
          <w:bCs/>
          <w:kern w:val="2"/>
          <w:sz w:val="24"/>
          <w:szCs w:val="32"/>
          <w:lang w:val="en-US" w:eastAsia="zh-CN" w:bidi="ar-SA"/>
        </w:rPr>
        <w:t>一、供应商基本情况表</w:t>
      </w:r>
      <w:commentRangeEnd w:id="26"/>
      <w:r>
        <w:rPr>
          <w:rFonts w:hint="eastAsia" w:asciiTheme="minorEastAsia" w:hAnsiTheme="minorEastAsia" w:eastAsiaTheme="minorEastAsia" w:cstheme="minorEastAsia"/>
        </w:rPr>
        <w:commentReference w:id="26"/>
      </w:r>
    </w:p>
    <w:tbl>
      <w:tblPr>
        <w:tblStyle w:val="4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645"/>
        <w:gridCol w:w="1530"/>
        <w:gridCol w:w="904"/>
        <w:gridCol w:w="752"/>
        <w:gridCol w:w="1146"/>
        <w:gridCol w:w="1429"/>
        <w:gridCol w:w="1420"/>
      </w:tblGrid>
      <w:tr w14:paraId="1652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pct"/>
            <w:gridSpan w:val="2"/>
            <w:noWrap w:val="0"/>
            <w:vAlign w:val="center"/>
          </w:tcPr>
          <w:p w14:paraId="399AC10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投标（响应）供应商</w:t>
            </w:r>
          </w:p>
        </w:tc>
        <w:tc>
          <w:tcPr>
            <w:tcW w:w="1427" w:type="pct"/>
            <w:gridSpan w:val="2"/>
            <w:noWrap w:val="0"/>
            <w:vAlign w:val="center"/>
          </w:tcPr>
          <w:p w14:paraId="12B88CA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1113" w:type="pct"/>
            <w:gridSpan w:val="2"/>
            <w:noWrap w:val="0"/>
            <w:vAlign w:val="center"/>
          </w:tcPr>
          <w:p w14:paraId="000A6E4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项目名称及编号</w:t>
            </w:r>
          </w:p>
        </w:tc>
        <w:tc>
          <w:tcPr>
            <w:tcW w:w="1669" w:type="pct"/>
            <w:gridSpan w:val="2"/>
            <w:noWrap w:val="0"/>
            <w:vAlign w:val="center"/>
          </w:tcPr>
          <w:p w14:paraId="21C2360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r>
      <w:tr w14:paraId="41EFB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7A3D52C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b/>
                <w:bCs/>
                <w:color w:val="auto"/>
                <w:sz w:val="21"/>
                <w:szCs w:val="21"/>
                <w:vertAlign w:val="baseline"/>
                <w:lang w:val="en-US" w:eastAsia="zh-CN"/>
              </w:rPr>
              <w:t>投标（响应）供应商相关人员情况</w:t>
            </w:r>
          </w:p>
        </w:tc>
      </w:tr>
      <w:tr w14:paraId="3DAF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223944F4">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序号</w:t>
            </w:r>
          </w:p>
        </w:tc>
        <w:tc>
          <w:tcPr>
            <w:tcW w:w="1275" w:type="pct"/>
            <w:gridSpan w:val="2"/>
            <w:tcBorders>
              <w:bottom w:val="single" w:color="auto" w:sz="4" w:space="0"/>
            </w:tcBorders>
            <w:noWrap w:val="0"/>
            <w:vAlign w:val="center"/>
          </w:tcPr>
          <w:p w14:paraId="3AF5366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职务</w:t>
            </w:r>
          </w:p>
        </w:tc>
        <w:tc>
          <w:tcPr>
            <w:tcW w:w="529" w:type="pct"/>
            <w:tcBorders>
              <w:bottom w:val="single" w:color="auto" w:sz="4" w:space="0"/>
            </w:tcBorders>
            <w:noWrap w:val="0"/>
            <w:vAlign w:val="center"/>
          </w:tcPr>
          <w:p w14:paraId="63A4119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姓名</w:t>
            </w:r>
          </w:p>
        </w:tc>
        <w:tc>
          <w:tcPr>
            <w:tcW w:w="1113" w:type="pct"/>
            <w:gridSpan w:val="2"/>
            <w:tcBorders>
              <w:bottom w:val="single" w:color="auto" w:sz="4" w:space="0"/>
            </w:tcBorders>
            <w:noWrap w:val="0"/>
            <w:vAlign w:val="center"/>
          </w:tcPr>
          <w:p w14:paraId="1E32801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身份证号码</w:t>
            </w:r>
          </w:p>
        </w:tc>
        <w:tc>
          <w:tcPr>
            <w:tcW w:w="838" w:type="pct"/>
            <w:tcBorders>
              <w:bottom w:val="single" w:color="auto" w:sz="4" w:space="0"/>
            </w:tcBorders>
            <w:noWrap w:val="0"/>
            <w:vAlign w:val="center"/>
          </w:tcPr>
          <w:p w14:paraId="4995E275">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劳动合同</w:t>
            </w:r>
          </w:p>
          <w:p w14:paraId="1A5D8E24">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关系单位</w:t>
            </w:r>
          </w:p>
        </w:tc>
        <w:tc>
          <w:tcPr>
            <w:tcW w:w="830" w:type="pct"/>
            <w:tcBorders>
              <w:bottom w:val="single" w:color="auto" w:sz="4" w:space="0"/>
            </w:tcBorders>
            <w:noWrap w:val="0"/>
            <w:vAlign w:val="center"/>
          </w:tcPr>
          <w:p w14:paraId="41C59BD5">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缴纳社会</w:t>
            </w:r>
          </w:p>
          <w:p w14:paraId="1DC3B09E">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保险单位</w:t>
            </w:r>
          </w:p>
        </w:tc>
      </w:tr>
      <w:tr w14:paraId="25A3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139046C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vertAlign w:val="baseline"/>
                <w:lang w:val="en-US" w:eastAsia="zh-CN"/>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0543D1E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lang w:eastAsia="zh-CN"/>
              </w:rPr>
            </w:pPr>
            <w:r>
              <w:rPr>
                <w:rFonts w:hint="eastAsia" w:asciiTheme="minorEastAsia" w:hAnsiTheme="minorEastAsia" w:eastAsiaTheme="minorEastAsia" w:cstheme="minorEastAsia"/>
                <w:color w:val="auto"/>
                <w:sz w:val="21"/>
                <w:szCs w:val="21"/>
                <w:highlight w:val="none"/>
              </w:rPr>
              <w:t>法定代表人</w:t>
            </w:r>
            <w:r>
              <w:rPr>
                <w:rFonts w:hint="eastAsia" w:asciiTheme="minorEastAsia" w:hAnsiTheme="minorEastAsia" w:eastAsiaTheme="minorEastAsia" w:cstheme="minorEastAsia"/>
                <w:color w:val="auto"/>
                <w:sz w:val="21"/>
                <w:szCs w:val="21"/>
                <w:highlight w:val="none"/>
                <w:lang w:val="en-US" w:eastAsia="zh-CN"/>
              </w:rPr>
              <w:t>/单位负责人/主要经营负责人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1939A18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62DF8EF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12C8B36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7F5301E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r>
      <w:tr w14:paraId="5FC8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537EB1E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1F86A1C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highlight w:val="none"/>
              </w:rPr>
              <w:t>项目投标授权代表人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4FB10C5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5B2215C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5ABC19B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3CA9237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r>
      <w:tr w14:paraId="7EE6F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tcBorders>
            <w:noWrap w:val="0"/>
            <w:vAlign w:val="center"/>
          </w:tcPr>
          <w:p w14:paraId="70D05E9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lang w:bidi="ar"/>
              </w:rPr>
              <w:t>3</w:t>
            </w:r>
          </w:p>
        </w:tc>
        <w:tc>
          <w:tcPr>
            <w:tcW w:w="1275" w:type="pct"/>
            <w:gridSpan w:val="2"/>
            <w:tcBorders>
              <w:top w:val="single" w:color="auto" w:sz="4" w:space="0"/>
            </w:tcBorders>
            <w:noWrap w:val="0"/>
            <w:vAlign w:val="center"/>
          </w:tcPr>
          <w:p w14:paraId="0AD5F98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highlight w:val="none"/>
              </w:rPr>
              <w:t>项目负责人</w:t>
            </w:r>
          </w:p>
        </w:tc>
        <w:tc>
          <w:tcPr>
            <w:tcW w:w="529" w:type="pct"/>
            <w:tcBorders>
              <w:top w:val="single" w:color="auto" w:sz="4" w:space="0"/>
            </w:tcBorders>
            <w:noWrap w:val="0"/>
            <w:vAlign w:val="center"/>
          </w:tcPr>
          <w:p w14:paraId="4D56F31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1113" w:type="pct"/>
            <w:gridSpan w:val="2"/>
            <w:tcBorders>
              <w:top w:val="single" w:color="auto" w:sz="4" w:space="0"/>
            </w:tcBorders>
            <w:noWrap w:val="0"/>
            <w:vAlign w:val="center"/>
          </w:tcPr>
          <w:p w14:paraId="2AB918A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8" w:type="pct"/>
            <w:tcBorders>
              <w:top w:val="single" w:color="auto" w:sz="4" w:space="0"/>
            </w:tcBorders>
            <w:noWrap w:val="0"/>
            <w:vAlign w:val="center"/>
          </w:tcPr>
          <w:p w14:paraId="2CD85F5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0" w:type="pct"/>
            <w:tcBorders>
              <w:top w:val="single" w:color="auto" w:sz="4" w:space="0"/>
            </w:tcBorders>
            <w:noWrap w:val="0"/>
            <w:vAlign w:val="center"/>
          </w:tcPr>
          <w:p w14:paraId="4B0069D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r>
      <w:tr w14:paraId="160E2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181CFC2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lang w:bidi="ar"/>
              </w:rPr>
              <w:t>4</w:t>
            </w:r>
          </w:p>
        </w:tc>
        <w:tc>
          <w:tcPr>
            <w:tcW w:w="1275" w:type="pct"/>
            <w:gridSpan w:val="2"/>
            <w:noWrap w:val="0"/>
            <w:vAlign w:val="center"/>
          </w:tcPr>
          <w:p w14:paraId="4E13246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highlight w:val="none"/>
              </w:rPr>
              <w:t>主要技术人员</w:t>
            </w:r>
          </w:p>
        </w:tc>
        <w:tc>
          <w:tcPr>
            <w:tcW w:w="529" w:type="pct"/>
            <w:noWrap w:val="0"/>
            <w:vAlign w:val="center"/>
          </w:tcPr>
          <w:p w14:paraId="6AFEA95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1113" w:type="pct"/>
            <w:gridSpan w:val="2"/>
            <w:noWrap w:val="0"/>
            <w:vAlign w:val="center"/>
          </w:tcPr>
          <w:p w14:paraId="52EC93B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8" w:type="pct"/>
            <w:noWrap w:val="0"/>
            <w:vAlign w:val="center"/>
          </w:tcPr>
          <w:p w14:paraId="3F66737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0" w:type="pct"/>
            <w:noWrap w:val="0"/>
            <w:vAlign w:val="center"/>
          </w:tcPr>
          <w:p w14:paraId="338772C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r>
      <w:tr w14:paraId="5EAD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70A44B6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color w:val="auto"/>
                <w:sz w:val="21"/>
                <w:szCs w:val="21"/>
                <w:lang w:bidi="ar"/>
              </w:rPr>
              <w:t>5</w:t>
            </w:r>
          </w:p>
        </w:tc>
        <w:tc>
          <w:tcPr>
            <w:tcW w:w="1275" w:type="pct"/>
            <w:gridSpan w:val="2"/>
            <w:noWrap w:val="0"/>
            <w:vAlign w:val="center"/>
          </w:tcPr>
          <w:p w14:paraId="48BF2C28">
            <w:pPr>
              <w:pageBreakBefore w:val="0"/>
              <w:widowControl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kern w:val="2"/>
                <w:sz w:val="21"/>
                <w:szCs w:val="21"/>
                <w:lang w:val="en-US" w:eastAsia="zh-CN" w:bidi="ar-SA"/>
              </w:rPr>
            </w:pPr>
            <w:r>
              <w:rPr>
                <w:rFonts w:hint="eastAsia" w:asciiTheme="minorEastAsia" w:hAnsiTheme="minorEastAsia" w:eastAsiaTheme="minorEastAsia" w:cstheme="minorEastAsia"/>
                <w:color w:val="auto"/>
                <w:kern w:val="2"/>
                <w:sz w:val="21"/>
                <w:szCs w:val="21"/>
                <w:highlight w:val="none"/>
                <w:lang w:val="en-US" w:eastAsia="zh-CN" w:bidi="ar-SA"/>
              </w:rPr>
              <w:t>投标文件编制人员</w:t>
            </w:r>
          </w:p>
        </w:tc>
        <w:tc>
          <w:tcPr>
            <w:tcW w:w="529" w:type="pct"/>
            <w:noWrap w:val="0"/>
            <w:vAlign w:val="center"/>
          </w:tcPr>
          <w:p w14:paraId="73A3274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1113" w:type="pct"/>
            <w:gridSpan w:val="2"/>
            <w:noWrap w:val="0"/>
            <w:vAlign w:val="center"/>
          </w:tcPr>
          <w:p w14:paraId="1FCE352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8" w:type="pct"/>
            <w:noWrap w:val="0"/>
            <w:vAlign w:val="center"/>
          </w:tcPr>
          <w:p w14:paraId="47C7FA4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c>
          <w:tcPr>
            <w:tcW w:w="830" w:type="pct"/>
            <w:noWrap w:val="0"/>
            <w:vAlign w:val="center"/>
          </w:tcPr>
          <w:p w14:paraId="435A6E0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rPr>
            </w:pPr>
          </w:p>
        </w:tc>
      </w:tr>
      <w:tr w14:paraId="1C6C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5408CC54">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 w:val="21"/>
                <w:szCs w:val="21"/>
                <w:vertAlign w:val="baseline"/>
                <w:lang w:val="en-US" w:eastAsia="zh-CN"/>
              </w:rPr>
            </w:pPr>
            <w:r>
              <w:rPr>
                <w:rFonts w:hint="eastAsia" w:asciiTheme="minorEastAsia" w:hAnsiTheme="minorEastAsia" w:eastAsiaTheme="minorEastAsia" w:cstheme="minorEastAsia"/>
                <w:b/>
                <w:bCs/>
                <w:color w:val="auto"/>
                <w:sz w:val="21"/>
                <w:szCs w:val="21"/>
                <w:highlight w:val="none"/>
                <w:vertAlign w:val="baseline"/>
                <w:lang w:val="en-US" w:eastAsia="zh-CN"/>
              </w:rPr>
              <w:t>说明：同一职务有多人担任（如主要技术人员），应分行填写。</w:t>
            </w:r>
          </w:p>
        </w:tc>
      </w:tr>
      <w:tr w14:paraId="5ABD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5000" w:type="pct"/>
            <w:gridSpan w:val="8"/>
            <w:noWrap w:val="0"/>
            <w:vAlign w:val="center"/>
          </w:tcPr>
          <w:p w14:paraId="395A016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auto"/>
                <w:sz w:val="21"/>
                <w:szCs w:val="21"/>
                <w:vertAlign w:val="baseline"/>
                <w:lang w:val="en-US" w:eastAsia="zh-CN"/>
              </w:rPr>
            </w:pPr>
            <w:r>
              <w:rPr>
                <w:rFonts w:hint="eastAsia" w:asciiTheme="minorEastAsia" w:hAnsiTheme="minorEastAsia" w:eastAsiaTheme="minorEastAsia" w:cstheme="minorEastAsia"/>
                <w:b/>
                <w:bCs/>
                <w:color w:val="auto"/>
                <w:sz w:val="21"/>
                <w:szCs w:val="21"/>
                <w:vertAlign w:val="baseline"/>
                <w:lang w:val="en-US" w:eastAsia="zh-CN"/>
              </w:rPr>
              <w:t>投标（响应）供应商关联关系情况</w:t>
            </w:r>
          </w:p>
        </w:tc>
      </w:tr>
      <w:tr w14:paraId="001AF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62D55EF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bidi="ar"/>
              </w:rPr>
            </w:pPr>
            <w:r>
              <w:rPr>
                <w:rFonts w:hint="eastAsia" w:asciiTheme="minorEastAsia" w:hAnsiTheme="minorEastAsia" w:eastAsiaTheme="minorEastAsia" w:cstheme="minorEastAsia"/>
                <w:color w:val="auto"/>
                <w:sz w:val="21"/>
                <w:szCs w:val="21"/>
                <w:vertAlign w:val="baseline"/>
                <w:lang w:val="en-US" w:eastAsia="zh-CN" w:bidi="ar"/>
              </w:rPr>
              <w:t>序号</w:t>
            </w:r>
          </w:p>
        </w:tc>
        <w:tc>
          <w:tcPr>
            <w:tcW w:w="1275" w:type="pct"/>
            <w:gridSpan w:val="2"/>
            <w:tcBorders>
              <w:bottom w:val="single" w:color="auto" w:sz="4" w:space="0"/>
            </w:tcBorders>
            <w:noWrap w:val="0"/>
            <w:vAlign w:val="center"/>
          </w:tcPr>
          <w:p w14:paraId="5B8DD3E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vertAlign w:val="baseline"/>
                <w:lang w:val="en-US" w:eastAsia="zh-CN"/>
              </w:rPr>
              <w:t>关联关系类型</w:t>
            </w:r>
          </w:p>
        </w:tc>
        <w:tc>
          <w:tcPr>
            <w:tcW w:w="971" w:type="pct"/>
            <w:gridSpan w:val="2"/>
            <w:tcBorders>
              <w:bottom w:val="single" w:color="auto" w:sz="4" w:space="0"/>
            </w:tcBorders>
            <w:noWrap w:val="0"/>
            <w:vAlign w:val="center"/>
          </w:tcPr>
          <w:p w14:paraId="303377F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vertAlign w:val="baseline"/>
                <w:lang w:val="en-US" w:eastAsia="zh-CN"/>
              </w:rPr>
            </w:pPr>
            <w:r>
              <w:rPr>
                <w:rFonts w:hint="eastAsia" w:asciiTheme="minorEastAsia" w:hAnsiTheme="minorEastAsia" w:eastAsiaTheme="minorEastAsia" w:cstheme="minorEastAsia"/>
                <w:color w:val="auto"/>
                <w:sz w:val="21"/>
                <w:szCs w:val="21"/>
                <w:highlight w:val="none"/>
                <w:vertAlign w:val="baseline"/>
                <w:lang w:val="en-US" w:eastAsia="zh-CN"/>
              </w:rPr>
              <w:t>关联主体名称</w:t>
            </w:r>
          </w:p>
        </w:tc>
        <w:tc>
          <w:tcPr>
            <w:tcW w:w="2340" w:type="pct"/>
            <w:gridSpan w:val="3"/>
            <w:tcBorders>
              <w:bottom w:val="single" w:color="auto" w:sz="4" w:space="0"/>
            </w:tcBorders>
            <w:noWrap w:val="0"/>
            <w:vAlign w:val="center"/>
          </w:tcPr>
          <w:p w14:paraId="1FE782A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vertAlign w:val="baseline"/>
                <w:lang w:val="en-US" w:eastAsia="zh-CN"/>
              </w:rPr>
            </w:pPr>
            <w:r>
              <w:rPr>
                <w:rFonts w:hint="eastAsia" w:asciiTheme="minorEastAsia" w:hAnsiTheme="minorEastAsia" w:eastAsiaTheme="minorEastAsia" w:cstheme="minorEastAsia"/>
                <w:color w:val="auto"/>
                <w:sz w:val="21"/>
                <w:szCs w:val="21"/>
                <w:highlight w:val="none"/>
                <w:vertAlign w:val="baseline"/>
                <w:lang w:val="en-US" w:eastAsia="zh-CN"/>
              </w:rPr>
              <w:t>备注</w:t>
            </w:r>
          </w:p>
        </w:tc>
      </w:tr>
      <w:tr w14:paraId="050FA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22DB20D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bidi="ar"/>
              </w:rPr>
            </w:pPr>
            <w:r>
              <w:rPr>
                <w:rFonts w:hint="eastAsia" w:asciiTheme="minorEastAsia" w:hAnsiTheme="minorEastAsia" w:eastAsiaTheme="minorEastAsia" w:cstheme="minorEastAsia"/>
                <w:color w:val="auto"/>
                <w:sz w:val="21"/>
                <w:szCs w:val="21"/>
                <w:vertAlign w:val="baseline"/>
                <w:lang w:val="en-US" w:eastAsia="zh-CN" w:bidi="ar"/>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68C011B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控股股东</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6EE6D45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713B4223">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 w:val="21"/>
                <w:szCs w:val="21"/>
                <w:highlight w:val="none"/>
                <w:vertAlign w:val="baseline"/>
                <w:lang w:val="en-US" w:eastAsia="zh-CN"/>
              </w:rPr>
            </w:pPr>
            <w:r>
              <w:rPr>
                <w:rFonts w:hint="eastAsia" w:asciiTheme="minorEastAsia" w:hAnsiTheme="minorEastAsia" w:eastAsiaTheme="minorEastAsia" w:cstheme="minor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14:paraId="1512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7EC67F6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vertAlign w:val="baseline"/>
                <w:lang w:val="en-US" w:eastAsia="zh-CN" w:bidi="ar"/>
              </w:rPr>
            </w:pPr>
            <w:r>
              <w:rPr>
                <w:rFonts w:hint="eastAsia" w:asciiTheme="minorEastAsia" w:hAnsiTheme="minorEastAsia" w:eastAsiaTheme="minorEastAsia" w:cstheme="minorEastAsia"/>
                <w:color w:val="auto"/>
                <w:sz w:val="21"/>
                <w:szCs w:val="21"/>
                <w:vertAlign w:val="baseline"/>
                <w:lang w:val="en-US" w:eastAsia="zh-CN" w:bidi="ar"/>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25C87F5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管理关系</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7AF881C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20191253">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 w:val="21"/>
                <w:szCs w:val="21"/>
                <w:highlight w:val="none"/>
                <w:vertAlign w:val="baseline"/>
                <w:lang w:val="en-US" w:eastAsia="zh-CN"/>
              </w:rPr>
            </w:pPr>
            <w:r>
              <w:rPr>
                <w:rFonts w:hint="eastAsia" w:asciiTheme="minorEastAsia" w:hAnsiTheme="minorEastAsia" w:eastAsiaTheme="minorEastAsia" w:cstheme="minorEastAsia"/>
                <w:color w:val="auto"/>
                <w:sz w:val="21"/>
                <w:szCs w:val="21"/>
                <w:highlight w:val="none"/>
                <w:vertAlign w:val="baseline"/>
                <w:lang w:val="en-US" w:eastAsia="zh-CN"/>
              </w:rPr>
              <w:t>指对投标（响应）供应商不具有出资持股关系，但对其存在管理关系的主体。</w:t>
            </w:r>
          </w:p>
        </w:tc>
      </w:tr>
      <w:tr w14:paraId="1AFB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5000" w:type="pct"/>
            <w:gridSpan w:val="8"/>
            <w:tcBorders>
              <w:top w:val="single" w:color="auto" w:sz="4" w:space="0"/>
              <w:left w:val="single" w:color="auto" w:sz="4" w:space="0"/>
              <w:bottom w:val="single" w:color="auto" w:sz="4" w:space="0"/>
              <w:right w:val="single" w:color="auto" w:sz="4" w:space="0"/>
            </w:tcBorders>
            <w:noWrap w:val="0"/>
            <w:vAlign w:val="center"/>
          </w:tcPr>
          <w:p w14:paraId="2194E140">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FF0000"/>
                <w:sz w:val="21"/>
                <w:szCs w:val="21"/>
                <w:highlight w:val="none"/>
                <w:vertAlign w:val="baseline"/>
                <w:lang w:val="en-US" w:eastAsia="zh-CN"/>
              </w:rPr>
            </w:pPr>
            <w:r>
              <w:rPr>
                <w:rFonts w:hint="eastAsia" w:asciiTheme="minorEastAsia" w:hAnsiTheme="minorEastAsia" w:eastAsiaTheme="minorEastAsia" w:cstheme="minorEastAsia"/>
                <w:b/>
                <w:bCs/>
                <w:color w:val="FF0000"/>
                <w:sz w:val="21"/>
                <w:szCs w:val="21"/>
                <w:highlight w:val="none"/>
                <w:vertAlign w:val="baseline"/>
                <w:lang w:val="en-US" w:eastAsia="zh-CN"/>
              </w:rPr>
              <w:t>说明：1.同一关联关系类型有多个主体的，应分行填写。</w:t>
            </w:r>
          </w:p>
          <w:p w14:paraId="783EBEC2">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 w:val="21"/>
                <w:szCs w:val="21"/>
                <w:highlight w:val="none"/>
                <w:vertAlign w:val="baseline"/>
                <w:lang w:val="en-US" w:eastAsia="zh-CN"/>
              </w:rPr>
            </w:pPr>
            <w:r>
              <w:rPr>
                <w:rFonts w:hint="eastAsia" w:asciiTheme="minorEastAsia" w:hAnsiTheme="minorEastAsia" w:eastAsiaTheme="minorEastAsia" w:cstheme="minorEastAsia"/>
                <w:b/>
                <w:bCs/>
                <w:color w:val="FF0000"/>
                <w:sz w:val="21"/>
                <w:szCs w:val="21"/>
                <w:highlight w:val="none"/>
                <w:vertAlign w:val="baseline"/>
                <w:lang w:val="en-US" w:eastAsia="zh-CN"/>
              </w:rPr>
              <w:t>2.《供应商基本情况表》为必填内容，若存在异常且不符合要求的供应商资格性审查将不予通过，作投标无效处理。</w:t>
            </w:r>
          </w:p>
        </w:tc>
      </w:tr>
    </w:tbl>
    <w:p w14:paraId="49CC976A">
      <w:pPr>
        <w:pStyle w:val="3"/>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sz w:val="24"/>
        </w:rPr>
      </w:pPr>
      <w:r>
        <w:rPr>
          <w:rFonts w:hint="eastAsia" w:asciiTheme="minorEastAsia" w:hAnsiTheme="minorEastAsia" w:eastAsiaTheme="minorEastAsia" w:cstheme="minorEastAsia"/>
          <w:b w:val="0"/>
          <w:sz w:val="24"/>
          <w:lang w:val="en-US" w:eastAsia="zh-CN"/>
        </w:rPr>
        <w:t>二</w:t>
      </w:r>
      <w:r>
        <w:rPr>
          <w:rFonts w:hint="eastAsia" w:asciiTheme="minorEastAsia" w:hAnsiTheme="minorEastAsia" w:eastAsiaTheme="minorEastAsia" w:cstheme="minorEastAsia"/>
          <w:b w:val="0"/>
          <w:sz w:val="24"/>
        </w:rPr>
        <w:t>、</w:t>
      </w:r>
      <w:bookmarkStart w:id="68" w:name="_Hlk72092499"/>
      <w:r>
        <w:rPr>
          <w:rFonts w:hint="eastAsia" w:asciiTheme="minorEastAsia" w:hAnsiTheme="minorEastAsia" w:eastAsiaTheme="minorEastAsia" w:cstheme="minorEastAsia"/>
          <w:b w:val="0"/>
          <w:sz w:val="24"/>
        </w:rPr>
        <w:t>法定代表人（负责人）证明书</w:t>
      </w:r>
      <w:bookmarkEnd w:id="68"/>
    </w:p>
    <w:p w14:paraId="401CC25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p>
    <w:p w14:paraId="6CB6F79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u w:val="none"/>
          <w:lang w:val="en-US" w:eastAsia="zh-CN"/>
        </w:rPr>
        <w:t>姓名</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rPr>
        <w:t>，现任我单位</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职务，为法定代表人（负责人），</w:t>
      </w:r>
      <w:r>
        <w:rPr>
          <w:rFonts w:hint="eastAsia" w:asciiTheme="minorEastAsia" w:hAnsiTheme="minorEastAsia" w:eastAsiaTheme="minorEastAsia" w:cstheme="minorEastAsia"/>
          <w:szCs w:val="21"/>
          <w:lang w:val="en-US" w:eastAsia="zh-CN"/>
        </w:rPr>
        <w:t>身份证件</w:t>
      </w:r>
      <w:r>
        <w:rPr>
          <w:rFonts w:hint="eastAsia" w:asciiTheme="minorEastAsia" w:hAnsiTheme="minorEastAsia" w:eastAsiaTheme="minorEastAsia" w:cstheme="minorEastAsia"/>
          <w:szCs w:val="21"/>
        </w:rPr>
        <w:t>号</w:t>
      </w:r>
      <w:r>
        <w:rPr>
          <w:rFonts w:hint="eastAsia" w:asciiTheme="minorEastAsia" w:hAnsiTheme="minorEastAsia" w:eastAsiaTheme="minorEastAsia" w:cstheme="minorEastAsia"/>
          <w:szCs w:val="21"/>
          <w:lang w:val="en-US" w:eastAsia="zh-CN"/>
        </w:rPr>
        <w:t>为</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rPr>
        <w:t>联系电话：</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lang w:val="en-US" w:eastAsia="zh-CN"/>
        </w:rPr>
        <w:t>。</w:t>
      </w:r>
    </w:p>
    <w:p w14:paraId="0A74856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特此证明。</w:t>
      </w:r>
    </w:p>
    <w:p w14:paraId="553BC94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说明：1、法定代表人为投标人（企业事业单位、国家机关、社会团体）的主要行政负责人。</w:t>
      </w:r>
    </w:p>
    <w:p w14:paraId="4268AA1D">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szCs w:val="21"/>
          <w:lang w:val="en-US" w:eastAsia="zh-CN"/>
        </w:rPr>
      </w:pPr>
      <w:r>
        <w:rPr>
          <w:rFonts w:hint="eastAsia" w:asciiTheme="minorEastAsia" w:hAnsiTheme="minorEastAsia" w:eastAsiaTheme="minorEastAsia" w:cstheme="minorEastAsia"/>
          <w:color w:val="auto"/>
          <w:szCs w:val="21"/>
          <w:lang w:eastAsia="zh-Hans"/>
        </w:rPr>
        <w:t>本证明书要供法定代表人（负责人）</w:t>
      </w:r>
      <w:r>
        <w:rPr>
          <w:rFonts w:hint="eastAsia" w:asciiTheme="minorEastAsia" w:hAnsiTheme="minorEastAsia" w:eastAsiaTheme="minorEastAsia" w:cstheme="minorEastAsia"/>
          <w:color w:val="auto"/>
          <w:szCs w:val="21"/>
          <w:lang w:val="en-US" w:eastAsia="zh-CN"/>
        </w:rPr>
        <w:t>相关身份证明文件：身份证扫描件（正反两面）；港澳台居民可提供来往通行证扫描件；非中国国籍管辖范围人员，可提供公安部门认可的身份证明材料扫描件。</w:t>
      </w:r>
    </w:p>
    <w:p w14:paraId="4AC7576B">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color w:val="auto"/>
          <w:szCs w:val="21"/>
          <w:lang w:eastAsia="zh-Hans"/>
        </w:rPr>
        <w:t>本项目投标授权代表为法定代表人（负责人）的，无需提供</w:t>
      </w:r>
      <w:r>
        <w:rPr>
          <w:rFonts w:hint="eastAsia" w:asciiTheme="minorEastAsia" w:hAnsiTheme="minorEastAsia" w:eastAsiaTheme="minorEastAsia" w:cstheme="minorEastAsia"/>
          <w:color w:val="auto"/>
          <w:szCs w:val="21"/>
        </w:rPr>
        <w:t>《投标文件签署授权委托书》</w:t>
      </w:r>
      <w:r>
        <w:rPr>
          <w:rFonts w:hint="eastAsia" w:asciiTheme="minorEastAsia" w:hAnsiTheme="minorEastAsia" w:eastAsiaTheme="minorEastAsia" w:cstheme="minorEastAsia"/>
          <w:color w:val="auto"/>
          <w:szCs w:val="21"/>
          <w:lang w:eastAsia="zh-Hans"/>
        </w:rPr>
        <w:t>。</w:t>
      </w:r>
    </w:p>
    <w:p w14:paraId="1506AB0B">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内容必须填写真实、清楚，涂改无效，不得转让、买卖。</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3A69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50732F5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证件扫描件正面</w:t>
            </w:r>
          </w:p>
          <w:p w14:paraId="26E8E9AF">
            <w:pPr>
              <w:pStyle w:val="18"/>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p>
          <w:p w14:paraId="50A79C82">
            <w:pPr>
              <w:pStyle w:val="36"/>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p>
        </w:tc>
        <w:tc>
          <w:tcPr>
            <w:tcW w:w="4265" w:type="dxa"/>
            <w:vAlign w:val="top"/>
          </w:tcPr>
          <w:p w14:paraId="3F1F2B3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证件扫描件反面</w:t>
            </w:r>
          </w:p>
          <w:p w14:paraId="62D10402">
            <w:pPr>
              <w:pStyle w:val="18"/>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p>
          <w:p w14:paraId="5337C8D4">
            <w:pPr>
              <w:pStyle w:val="36"/>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4"/>
                <w:vertAlign w:val="baseline"/>
                <w:lang w:val="en-US" w:eastAsia="zh-CN"/>
              </w:rPr>
            </w:pPr>
          </w:p>
        </w:tc>
      </w:tr>
    </w:tbl>
    <w:p w14:paraId="58365B5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szCs w:val="21"/>
          <w:u w:val="none"/>
        </w:rPr>
      </w:pPr>
      <w:r>
        <w:rPr>
          <w:rFonts w:hint="eastAsia" w:asciiTheme="minorEastAsia" w:hAnsiTheme="minorEastAsia" w:eastAsiaTheme="minorEastAsia" w:cstheme="minorEastAsia"/>
          <w:b/>
          <w:bCs/>
          <w:color w:val="FF0000"/>
          <w:szCs w:val="21"/>
          <w:u w:val="none"/>
        </w:rPr>
        <w:t>温馨提示：为避免出现《深圳经济特区政府采购条例实施细则》第七十五条第二项所列情形，请投标供应商核实你单位法定代表人、本项目投标授权代表人、项目负责人（如有）、主要技术人员（如有）等是否在贵公司缴纳社</w:t>
      </w:r>
      <w:commentRangeStart w:id="27"/>
      <w:r>
        <w:rPr>
          <w:rFonts w:hint="eastAsia" w:asciiTheme="minorEastAsia" w:hAnsiTheme="minorEastAsia" w:eastAsiaTheme="minorEastAsia" w:cstheme="minorEastAsia"/>
          <w:b/>
          <w:bCs/>
          <w:color w:val="FF0000"/>
          <w:szCs w:val="21"/>
          <w:u w:val="none"/>
        </w:rPr>
        <w:t>会保险。</w:t>
      </w:r>
      <w:commentRangeEnd w:id="27"/>
      <w:r>
        <w:rPr>
          <w:rFonts w:hint="eastAsia" w:asciiTheme="minorEastAsia" w:hAnsiTheme="minorEastAsia" w:eastAsiaTheme="minorEastAsia" w:cstheme="minorEastAsia"/>
        </w:rPr>
        <w:commentReference w:id="27"/>
      </w:r>
    </w:p>
    <w:p w14:paraId="1B74556F">
      <w:pPr>
        <w:pStyle w:val="3"/>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sz w:val="24"/>
        </w:rPr>
      </w:pPr>
    </w:p>
    <w:p w14:paraId="636C4EFF">
      <w:pPr>
        <w:pStyle w:val="3"/>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sz w:val="24"/>
        </w:rPr>
      </w:pPr>
      <w:r>
        <w:rPr>
          <w:rFonts w:hint="eastAsia" w:asciiTheme="minorEastAsia" w:hAnsiTheme="minorEastAsia" w:eastAsiaTheme="minorEastAsia" w:cstheme="minorEastAsia"/>
          <w:b w:val="0"/>
          <w:sz w:val="24"/>
          <w:lang w:val="en-US" w:eastAsia="zh-CN"/>
        </w:rPr>
        <w:t>三</w:t>
      </w:r>
      <w:r>
        <w:rPr>
          <w:rFonts w:hint="eastAsia" w:asciiTheme="minorEastAsia" w:hAnsiTheme="minorEastAsia" w:eastAsiaTheme="minorEastAsia" w:cstheme="minorEastAsia"/>
          <w:b w:val="0"/>
          <w:sz w:val="24"/>
        </w:rPr>
        <w:t>、投标文件签署授权委托书</w:t>
      </w:r>
    </w:p>
    <w:p w14:paraId="35AA2F8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本授权委托书声明：我</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（姓名）系</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（投标人名称）的法定代表人（负责人），现授权委托</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（姓名）为我单位签署本项目已递交的投标文件的法定代表人（负责人）的授权委托代理人，代理人全权代表我所签署的本项目已递交的投标文件内容我均承认。</w:t>
      </w:r>
    </w:p>
    <w:p w14:paraId="34C4FAB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代理人无转委托权，特此委托。</w:t>
      </w:r>
    </w:p>
    <w:p w14:paraId="0B55D47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70A84E1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rPr>
        <w:t>代理人</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none"/>
          <w:lang w:eastAsia="zh-CN"/>
        </w:rPr>
        <w:t>；</w:t>
      </w:r>
    </w:p>
    <w:p w14:paraId="6227706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rPr>
        <w:t>身份</w:t>
      </w:r>
      <w:r>
        <w:rPr>
          <w:rFonts w:hint="eastAsia" w:asciiTheme="minorEastAsia" w:hAnsiTheme="minorEastAsia" w:eastAsiaTheme="minorEastAsia" w:cstheme="minorEastAsia"/>
          <w:szCs w:val="21"/>
          <w:lang w:val="en-US" w:eastAsia="zh-CN"/>
        </w:rPr>
        <w:t>证件号</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rPr>
        <w:t>职务：</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none"/>
          <w:lang w:eastAsia="zh-CN"/>
        </w:rPr>
        <w:t>；</w:t>
      </w:r>
    </w:p>
    <w:p w14:paraId="7A4D27B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val="en-US" w:eastAsia="zh-CN"/>
        </w:rPr>
      </w:pPr>
      <w:r>
        <w:rPr>
          <w:rFonts w:hint="eastAsia" w:asciiTheme="minorEastAsia" w:hAnsiTheme="minorEastAsia" w:eastAsiaTheme="minorEastAsia" w:cstheme="minorEastAsia"/>
          <w:szCs w:val="21"/>
        </w:rPr>
        <w:t>联系电话：</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手机：</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u w:val="none"/>
          <w:lang w:val="en-US" w:eastAsia="zh-CN"/>
        </w:rPr>
        <w:t>电子邮箱：</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none"/>
          <w:lang w:eastAsia="zh-CN"/>
        </w:rPr>
        <w:t>；</w:t>
      </w:r>
    </w:p>
    <w:p w14:paraId="61A5E4A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rPr>
        <w:t>授权委托日期：</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年</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 xml:space="preserve">月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日</w:t>
      </w:r>
      <w:r>
        <w:rPr>
          <w:rFonts w:hint="eastAsia" w:asciiTheme="minorEastAsia" w:hAnsiTheme="minorEastAsia" w:eastAsiaTheme="minorEastAsia" w:cstheme="minorEastAsia"/>
          <w:szCs w:val="21"/>
          <w:lang w:eastAsia="zh-CN"/>
        </w:rPr>
        <w:t>。</w:t>
      </w:r>
    </w:p>
    <w:p w14:paraId="7D54D20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FF0000"/>
          <w:szCs w:val="21"/>
        </w:rPr>
      </w:pPr>
      <w:r>
        <w:rPr>
          <w:rFonts w:hint="eastAsia" w:asciiTheme="minorEastAsia" w:hAnsiTheme="minorEastAsia" w:eastAsiaTheme="minorEastAsia" w:cstheme="minorEastAsia"/>
          <w:b/>
          <w:color w:val="FF0000"/>
          <w:szCs w:val="21"/>
        </w:rPr>
        <w:t>附：请提供代理人身份证扫描件（正反两面）；港澳台居民可提供来往通行证扫描件；非中国国籍管辖范围人员，可提供公安部门认可的身份证明材料扫描件。</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41C1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76D4C01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证件扫描件正面</w:t>
            </w:r>
          </w:p>
          <w:p w14:paraId="0B6C3CF4">
            <w:pPr>
              <w:pStyle w:val="18"/>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p>
          <w:p w14:paraId="7087C057">
            <w:pPr>
              <w:pStyle w:val="36"/>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p>
        </w:tc>
        <w:tc>
          <w:tcPr>
            <w:tcW w:w="4265" w:type="dxa"/>
            <w:vAlign w:val="top"/>
          </w:tcPr>
          <w:p w14:paraId="13C93FC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证件扫描件反面</w:t>
            </w:r>
          </w:p>
          <w:p w14:paraId="185B2CB8">
            <w:pPr>
              <w:pStyle w:val="18"/>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p>
          <w:p w14:paraId="1811CD0F">
            <w:pPr>
              <w:pStyle w:val="36"/>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4"/>
                <w:vertAlign w:val="baseline"/>
                <w:lang w:val="en-US" w:eastAsia="zh-CN"/>
              </w:rPr>
            </w:pPr>
          </w:p>
        </w:tc>
      </w:tr>
    </w:tbl>
    <w:p w14:paraId="54FC2B4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szCs w:val="21"/>
          <w:u w:val="none"/>
        </w:rPr>
      </w:pPr>
      <w:r>
        <w:rPr>
          <w:rFonts w:hint="eastAsia" w:asciiTheme="minorEastAsia" w:hAnsiTheme="minorEastAsia" w:eastAsiaTheme="minorEastAsia" w:cstheme="minorEastAsia"/>
          <w:b/>
          <w:bCs/>
          <w:color w:val="FF0000"/>
          <w:szCs w:val="21"/>
          <w:u w:val="none"/>
        </w:rPr>
        <w:t>温馨提示：为避免出现《深圳经济特区政府采购条例实施细则》第七十五条第二项所列情形，请投标供应商核实你单位法定代表人、本项目投标授权代表人、项目负责人（如有）、主要技术人员（如有）等是否在贵公司缴纳社</w:t>
      </w:r>
      <w:commentRangeStart w:id="28"/>
      <w:r>
        <w:rPr>
          <w:rFonts w:hint="eastAsia" w:asciiTheme="minorEastAsia" w:hAnsiTheme="minorEastAsia" w:eastAsiaTheme="minorEastAsia" w:cstheme="minorEastAsia"/>
          <w:b/>
          <w:bCs/>
          <w:color w:val="FF0000"/>
          <w:szCs w:val="21"/>
          <w:u w:val="none"/>
        </w:rPr>
        <w:t>会保险。</w:t>
      </w:r>
      <w:commentRangeEnd w:id="28"/>
      <w:r>
        <w:rPr>
          <w:rFonts w:hint="eastAsia" w:asciiTheme="minorEastAsia" w:hAnsiTheme="minorEastAsia" w:eastAsiaTheme="minorEastAsia" w:cstheme="minorEastAsia"/>
        </w:rPr>
        <w:commentReference w:id="28"/>
      </w:r>
    </w:p>
    <w:p w14:paraId="0D5F6D56">
      <w:pPr>
        <w:pStyle w:val="3"/>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kern w:val="0"/>
          <w:sz w:val="24"/>
          <w:szCs w:val="24"/>
        </w:rPr>
      </w:pPr>
      <w:r>
        <w:rPr>
          <w:rFonts w:hint="eastAsia" w:asciiTheme="minorEastAsia" w:hAnsiTheme="minorEastAsia" w:eastAsiaTheme="minorEastAsia" w:cstheme="minorEastAsia"/>
          <w:b w:val="0"/>
          <w:kern w:val="0"/>
          <w:sz w:val="24"/>
          <w:szCs w:val="24"/>
          <w:lang w:val="en-US" w:eastAsia="zh-CN"/>
        </w:rPr>
        <w:t>四</w:t>
      </w:r>
      <w:r>
        <w:rPr>
          <w:rFonts w:hint="eastAsia" w:asciiTheme="minorEastAsia" w:hAnsiTheme="minorEastAsia" w:eastAsiaTheme="minorEastAsia" w:cstheme="minorEastAsia"/>
          <w:b w:val="0"/>
          <w:kern w:val="0"/>
          <w:sz w:val="24"/>
          <w:szCs w:val="24"/>
        </w:rPr>
        <w:t>、</w:t>
      </w:r>
      <w:bookmarkStart w:id="69" w:name="_Hlk72092634"/>
      <w:r>
        <w:rPr>
          <w:rFonts w:hint="eastAsia" w:asciiTheme="minorEastAsia" w:hAnsiTheme="minorEastAsia" w:eastAsiaTheme="minorEastAsia" w:cstheme="minorEastAsia"/>
          <w:b w:val="0"/>
          <w:kern w:val="0"/>
          <w:sz w:val="24"/>
          <w:szCs w:val="24"/>
        </w:rPr>
        <w:t>实质性条款响应情况表</w:t>
      </w:r>
      <w:bookmarkEnd w:id="69"/>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14:paraId="69005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52956B3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bookmarkStart w:id="70" w:name="_Hlk72092651"/>
            <w:r>
              <w:rPr>
                <w:rFonts w:hint="eastAsia" w:asciiTheme="minorEastAsia" w:hAnsiTheme="minorEastAsia" w:eastAsiaTheme="minorEastAsia" w:cstheme="minorEastAsia"/>
                <w:kern w:val="0"/>
                <w:szCs w:val="21"/>
              </w:rPr>
              <w:t>序号</w:t>
            </w:r>
          </w:p>
        </w:tc>
        <w:tc>
          <w:tcPr>
            <w:tcW w:w="2664" w:type="dxa"/>
            <w:vAlign w:val="center"/>
          </w:tcPr>
          <w:p w14:paraId="57D4CB7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实质性条款具体内容</w:t>
            </w:r>
          </w:p>
        </w:tc>
        <w:tc>
          <w:tcPr>
            <w:tcW w:w="1588" w:type="dxa"/>
            <w:vAlign w:val="center"/>
          </w:tcPr>
          <w:p w14:paraId="4C40D38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rPr>
              <w:t>投标响应</w:t>
            </w:r>
          </w:p>
        </w:tc>
        <w:tc>
          <w:tcPr>
            <w:tcW w:w="1842" w:type="dxa"/>
            <w:vAlign w:val="center"/>
          </w:tcPr>
          <w:p w14:paraId="623A85A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rPr>
              <w:t>偏离情况</w:t>
            </w:r>
          </w:p>
        </w:tc>
        <w:tc>
          <w:tcPr>
            <w:tcW w:w="1418" w:type="dxa"/>
            <w:vAlign w:val="center"/>
          </w:tcPr>
          <w:p w14:paraId="0D43572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rPr>
              <w:t>说明</w:t>
            </w:r>
          </w:p>
        </w:tc>
      </w:tr>
      <w:bookmarkEnd w:id="70"/>
      <w:tr w14:paraId="24B9B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4FE347C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1</w:t>
            </w:r>
          </w:p>
        </w:tc>
        <w:tc>
          <w:tcPr>
            <w:tcW w:w="2664" w:type="dxa"/>
            <w:vAlign w:val="center"/>
          </w:tcPr>
          <w:p w14:paraId="1DBA7CA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（填写相关内容）</w:t>
            </w:r>
          </w:p>
        </w:tc>
        <w:tc>
          <w:tcPr>
            <w:tcW w:w="1588" w:type="dxa"/>
          </w:tcPr>
          <w:p w14:paraId="3B43FBC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c>
          <w:tcPr>
            <w:tcW w:w="1842" w:type="dxa"/>
          </w:tcPr>
          <w:p w14:paraId="3895239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c>
          <w:tcPr>
            <w:tcW w:w="1418" w:type="dxa"/>
          </w:tcPr>
          <w:p w14:paraId="20FCA50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r>
      <w:tr w14:paraId="7C3BA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6AE9B1A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2</w:t>
            </w:r>
          </w:p>
        </w:tc>
        <w:tc>
          <w:tcPr>
            <w:tcW w:w="2664" w:type="dxa"/>
            <w:vAlign w:val="center"/>
          </w:tcPr>
          <w:p w14:paraId="08F04AD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（填写相关内容）</w:t>
            </w:r>
          </w:p>
        </w:tc>
        <w:tc>
          <w:tcPr>
            <w:tcW w:w="1588" w:type="dxa"/>
          </w:tcPr>
          <w:p w14:paraId="5C09E0E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c>
          <w:tcPr>
            <w:tcW w:w="1842" w:type="dxa"/>
          </w:tcPr>
          <w:p w14:paraId="16933D8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c>
          <w:tcPr>
            <w:tcW w:w="1418" w:type="dxa"/>
          </w:tcPr>
          <w:p w14:paraId="0446817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r>
      <w:tr w14:paraId="1BFA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33B89A2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w:t>
            </w:r>
          </w:p>
        </w:tc>
        <w:tc>
          <w:tcPr>
            <w:tcW w:w="2664" w:type="dxa"/>
            <w:vAlign w:val="center"/>
          </w:tcPr>
          <w:p w14:paraId="18DAF5B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w:t>
            </w:r>
          </w:p>
        </w:tc>
        <w:tc>
          <w:tcPr>
            <w:tcW w:w="1588" w:type="dxa"/>
          </w:tcPr>
          <w:p w14:paraId="5EC106E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c>
          <w:tcPr>
            <w:tcW w:w="1842" w:type="dxa"/>
          </w:tcPr>
          <w:p w14:paraId="5D8DD4F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c>
          <w:tcPr>
            <w:tcW w:w="1418" w:type="dxa"/>
          </w:tcPr>
          <w:p w14:paraId="645FF72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p>
        </w:tc>
      </w:tr>
    </w:tbl>
    <w:p w14:paraId="18EF2C0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szCs w:val="22"/>
        </w:rPr>
      </w:pPr>
    </w:p>
    <w:p w14:paraId="3A7119F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szCs w:val="22"/>
        </w:rPr>
      </w:pPr>
      <w:r>
        <w:rPr>
          <w:rFonts w:hint="eastAsia" w:asciiTheme="minorEastAsia" w:hAnsiTheme="minorEastAsia" w:eastAsiaTheme="minorEastAsia" w:cstheme="minorEastAsia"/>
          <w:b/>
          <w:sz w:val="24"/>
          <w:szCs w:val="22"/>
        </w:rPr>
        <w:t>注：1.上表所列各项均为不可负偏离条款。</w:t>
      </w:r>
    </w:p>
    <w:p w14:paraId="399A59B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szCs w:val="22"/>
        </w:rPr>
      </w:pPr>
      <w:r>
        <w:rPr>
          <w:rFonts w:hint="eastAsia" w:asciiTheme="minorEastAsia" w:hAnsiTheme="minorEastAsia" w:eastAsiaTheme="minorEastAsia" w:cstheme="minorEastAsia"/>
          <w:b/>
          <w:sz w:val="24"/>
          <w:szCs w:val="22"/>
        </w:rPr>
        <w:t>2.</w:t>
      </w:r>
      <w:r>
        <w:rPr>
          <w:rFonts w:hint="eastAsia"/>
          <w:b/>
          <w:sz w:val="24"/>
          <w:szCs w:val="22"/>
        </w:rPr>
        <w:t>“投标响应”一栏应当根据投标人自身情况响应，如完全满足实质性条款具体内容可填写“完全响应”，除招标文件另有注明外，不强制要求逐条列出响应。</w:t>
      </w:r>
    </w:p>
    <w:p w14:paraId="0075BA6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szCs w:val="22"/>
        </w:rPr>
      </w:pPr>
      <w:r>
        <w:rPr>
          <w:rFonts w:hint="eastAsia" w:asciiTheme="minorEastAsia" w:hAnsiTheme="minorEastAsia" w:eastAsiaTheme="minorEastAsia" w:cstheme="minorEastAsia"/>
          <w:b/>
          <w:sz w:val="24"/>
          <w:szCs w:val="22"/>
        </w:rPr>
        <w:t>3.“偏离情况”一栏应填写“正偏离”、“负偏离”或“无偏离”，</w:t>
      </w:r>
      <w:r>
        <w:rPr>
          <w:rFonts w:hint="eastAsia" w:asciiTheme="minorEastAsia" w:hAnsiTheme="minorEastAsia" w:eastAsiaTheme="minorEastAsia" w:cstheme="minorEastAsia"/>
          <w:b/>
          <w:sz w:val="24"/>
        </w:rPr>
        <w:t>“正偏离”表示“投标响应优于实质性条款具体内容要求”，“负偏离”表示“投标响应不满足实质性条款具体内容要求”，“无偏离”表示“投标响应与实质性条款具体内容要求一致”。</w:t>
      </w:r>
    </w:p>
    <w:p w14:paraId="1269569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t>4.评审委员会有权对投标响应情况作出判断（作出评审结论）。</w:t>
      </w:r>
    </w:p>
    <w:p w14:paraId="177485C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szCs w:val="22"/>
        </w:rPr>
      </w:pPr>
      <w:r>
        <w:rPr>
          <w:rFonts w:hint="eastAsia" w:asciiTheme="minorEastAsia" w:hAnsiTheme="minorEastAsia" w:eastAsiaTheme="minorEastAsia" w:cstheme="minorEastAsia"/>
          <w:b/>
          <w:sz w:val="24"/>
          <w:szCs w:val="22"/>
        </w:rPr>
        <w:t>5.实质性响应条款“投标响应情况”与投标文件其它内容冲突的，以实质性响应条款“投标响应情况”为准。</w:t>
      </w:r>
      <w:bookmarkEnd w:id="67"/>
    </w:p>
    <w:p w14:paraId="7C99EBE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szCs w:val="22"/>
        </w:rPr>
      </w:pPr>
      <w:r>
        <w:rPr>
          <w:rFonts w:hint="eastAsia" w:asciiTheme="minorEastAsia" w:hAnsiTheme="minorEastAsia" w:eastAsiaTheme="minorEastAsia" w:cstheme="minorEastAsia"/>
          <w:b/>
          <w:sz w:val="24"/>
          <w:szCs w:val="22"/>
        </w:rPr>
        <w:t>6.要求提供证明资料，在“说明”一栏中列明证明资料的位置,以便评审；未要求提供证明材料的，投标人可以不提供。</w:t>
      </w:r>
    </w:p>
    <w:p w14:paraId="05384D2A">
      <w:pPr>
        <w:pStyle w:val="3"/>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val="0"/>
          <w:sz w:val="24"/>
          <w:szCs w:val="24"/>
          <w:lang w:val="en-US" w:eastAsia="zh-CN"/>
        </w:rPr>
        <w:t>五</w:t>
      </w:r>
      <w:r>
        <w:rPr>
          <w:rFonts w:hint="eastAsia" w:asciiTheme="minorEastAsia" w:hAnsiTheme="minorEastAsia" w:eastAsiaTheme="minorEastAsia" w:cstheme="minorEastAsia"/>
          <w:b w:val="0"/>
          <w:sz w:val="24"/>
          <w:szCs w:val="24"/>
        </w:rPr>
        <w:t>、技术要求偏离表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14:paraId="4783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14:paraId="0082B25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sz w:val="24"/>
              </w:rPr>
              <w:t>序号</w:t>
            </w:r>
          </w:p>
        </w:tc>
        <w:tc>
          <w:tcPr>
            <w:tcW w:w="772" w:type="dxa"/>
            <w:vAlign w:val="center"/>
          </w:tcPr>
          <w:p w14:paraId="4DE2723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sz w:val="24"/>
              </w:rPr>
              <w:t>货物名称</w:t>
            </w:r>
          </w:p>
        </w:tc>
        <w:tc>
          <w:tcPr>
            <w:tcW w:w="5446" w:type="dxa"/>
            <w:vAlign w:val="center"/>
          </w:tcPr>
          <w:p w14:paraId="366F561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sz w:val="24"/>
              </w:rPr>
              <w:t>招标技术要求</w:t>
            </w:r>
          </w:p>
        </w:tc>
        <w:tc>
          <w:tcPr>
            <w:tcW w:w="972" w:type="dxa"/>
            <w:vAlign w:val="center"/>
          </w:tcPr>
          <w:p w14:paraId="3B103D5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sz w:val="24"/>
              </w:rPr>
              <w:t>投标技术响应</w:t>
            </w:r>
          </w:p>
        </w:tc>
        <w:tc>
          <w:tcPr>
            <w:tcW w:w="710" w:type="dxa"/>
            <w:vAlign w:val="center"/>
          </w:tcPr>
          <w:p w14:paraId="31C2697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sz w:val="24"/>
              </w:rPr>
              <w:t>偏离情况</w:t>
            </w:r>
          </w:p>
        </w:tc>
        <w:tc>
          <w:tcPr>
            <w:tcW w:w="390" w:type="dxa"/>
            <w:vAlign w:val="center"/>
          </w:tcPr>
          <w:p w14:paraId="6904EAC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sz w:val="24"/>
              </w:rPr>
              <w:t>说明</w:t>
            </w:r>
          </w:p>
        </w:tc>
      </w:tr>
      <w:tr w14:paraId="2EF8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14:paraId="4113310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1</w:t>
            </w:r>
          </w:p>
        </w:tc>
        <w:tc>
          <w:tcPr>
            <w:tcW w:w="772" w:type="dxa"/>
            <w:vMerge w:val="restart"/>
            <w:vAlign w:val="center"/>
          </w:tcPr>
          <w:p w14:paraId="7F5B2BD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***设备</w:t>
            </w:r>
          </w:p>
        </w:tc>
        <w:tc>
          <w:tcPr>
            <w:tcW w:w="5446" w:type="dxa"/>
          </w:tcPr>
          <w:p w14:paraId="4B00F53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rPr>
              <w:t>（填写相关内容）</w:t>
            </w:r>
          </w:p>
        </w:tc>
        <w:tc>
          <w:tcPr>
            <w:tcW w:w="972" w:type="dxa"/>
          </w:tcPr>
          <w:p w14:paraId="7340AD8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10" w:type="dxa"/>
          </w:tcPr>
          <w:p w14:paraId="17C135E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390" w:type="dxa"/>
          </w:tcPr>
          <w:p w14:paraId="61A1D84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r>
      <w:tr w14:paraId="185C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8E5872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72" w:type="dxa"/>
            <w:vMerge w:val="continue"/>
            <w:vAlign w:val="center"/>
          </w:tcPr>
          <w:p w14:paraId="1EC96BC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5446" w:type="dxa"/>
          </w:tcPr>
          <w:p w14:paraId="338906F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rPr>
              <w:t>（填写相关内容）</w:t>
            </w:r>
          </w:p>
        </w:tc>
        <w:tc>
          <w:tcPr>
            <w:tcW w:w="972" w:type="dxa"/>
          </w:tcPr>
          <w:p w14:paraId="6818CC0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10" w:type="dxa"/>
          </w:tcPr>
          <w:p w14:paraId="2E5B879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390" w:type="dxa"/>
          </w:tcPr>
          <w:p w14:paraId="7EF5081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r>
      <w:tr w14:paraId="3808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435CB68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72" w:type="dxa"/>
            <w:vMerge w:val="continue"/>
            <w:vAlign w:val="center"/>
          </w:tcPr>
          <w:p w14:paraId="11AE795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5446" w:type="dxa"/>
          </w:tcPr>
          <w:p w14:paraId="57BAE76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rPr>
              <w:t>（填写相关内容）</w:t>
            </w:r>
          </w:p>
        </w:tc>
        <w:tc>
          <w:tcPr>
            <w:tcW w:w="972" w:type="dxa"/>
          </w:tcPr>
          <w:p w14:paraId="383C5F8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10" w:type="dxa"/>
          </w:tcPr>
          <w:p w14:paraId="772FD28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390" w:type="dxa"/>
          </w:tcPr>
          <w:p w14:paraId="0F9418A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r>
      <w:tr w14:paraId="5C36B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FAA90D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72" w:type="dxa"/>
            <w:vMerge w:val="continue"/>
            <w:vAlign w:val="center"/>
          </w:tcPr>
          <w:p w14:paraId="0E9B278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5446" w:type="dxa"/>
          </w:tcPr>
          <w:p w14:paraId="2867FA4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rPr>
              <w:t>（填写相关内容）</w:t>
            </w:r>
          </w:p>
        </w:tc>
        <w:tc>
          <w:tcPr>
            <w:tcW w:w="972" w:type="dxa"/>
          </w:tcPr>
          <w:p w14:paraId="12FADE5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10" w:type="dxa"/>
          </w:tcPr>
          <w:p w14:paraId="24A7BC3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390" w:type="dxa"/>
          </w:tcPr>
          <w:p w14:paraId="2AE5345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r>
      <w:tr w14:paraId="7FF9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4F00F7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72" w:type="dxa"/>
            <w:vMerge w:val="continue"/>
            <w:vAlign w:val="center"/>
          </w:tcPr>
          <w:p w14:paraId="4090812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5446" w:type="dxa"/>
          </w:tcPr>
          <w:p w14:paraId="784A118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rPr>
              <w:t>（填写相关内容）</w:t>
            </w:r>
          </w:p>
        </w:tc>
        <w:tc>
          <w:tcPr>
            <w:tcW w:w="972" w:type="dxa"/>
          </w:tcPr>
          <w:p w14:paraId="098E77F6">
            <w:pPr>
              <w:pageBreakBefore w:val="0"/>
              <w:kinsoku/>
              <w:overflowPunct/>
              <w:topLinePunct w:val="0"/>
              <w:bidi w:val="0"/>
              <w:spacing w:beforeAutospacing="0" w:afterAutospacing="0" w:line="360" w:lineRule="auto"/>
              <w:ind w:left="0" w:leftChars="0" w:right="0" w:firstLine="0" w:firstLineChars="0"/>
              <w:rPr>
                <w:rStyle w:val="47"/>
                <w:rFonts w:hint="eastAsia" w:asciiTheme="minorEastAsia" w:hAnsiTheme="minorEastAsia" w:eastAsiaTheme="minorEastAsia" w:cstheme="minorEastAsia"/>
                <w:b w:val="0"/>
                <w:bCs w:val="0"/>
                <w:color w:val="000000" w:themeColor="text1"/>
                <w:szCs w:val="21"/>
                <w14:textFill>
                  <w14:solidFill>
                    <w14:schemeClr w14:val="tx1"/>
                  </w14:solidFill>
                </w14:textFill>
              </w:rPr>
            </w:pPr>
          </w:p>
        </w:tc>
        <w:tc>
          <w:tcPr>
            <w:tcW w:w="710" w:type="dxa"/>
          </w:tcPr>
          <w:p w14:paraId="3FF308C1">
            <w:pPr>
              <w:pageBreakBefore w:val="0"/>
              <w:kinsoku/>
              <w:overflowPunct/>
              <w:topLinePunct w:val="0"/>
              <w:bidi w:val="0"/>
              <w:spacing w:beforeAutospacing="0" w:afterAutospacing="0" w:line="360" w:lineRule="auto"/>
              <w:ind w:left="0" w:leftChars="0" w:right="0" w:firstLine="0" w:firstLineChars="0"/>
              <w:rPr>
                <w:rStyle w:val="47"/>
                <w:rFonts w:hint="eastAsia" w:asciiTheme="minorEastAsia" w:hAnsiTheme="minorEastAsia" w:eastAsiaTheme="minorEastAsia" w:cstheme="minorEastAsia"/>
                <w:b w:val="0"/>
                <w:bCs w:val="0"/>
                <w:color w:val="000000" w:themeColor="text1"/>
                <w:szCs w:val="21"/>
                <w14:textFill>
                  <w14:solidFill>
                    <w14:schemeClr w14:val="tx1"/>
                  </w14:solidFill>
                </w14:textFill>
              </w:rPr>
            </w:pPr>
          </w:p>
        </w:tc>
        <w:tc>
          <w:tcPr>
            <w:tcW w:w="390" w:type="dxa"/>
          </w:tcPr>
          <w:p w14:paraId="15049EBF">
            <w:pPr>
              <w:pageBreakBefore w:val="0"/>
              <w:kinsoku/>
              <w:overflowPunct/>
              <w:topLinePunct w:val="0"/>
              <w:bidi w:val="0"/>
              <w:spacing w:beforeAutospacing="0" w:afterAutospacing="0" w:line="360" w:lineRule="auto"/>
              <w:ind w:left="0" w:leftChars="0" w:right="0" w:firstLine="0" w:firstLineChars="0"/>
              <w:rPr>
                <w:rStyle w:val="47"/>
                <w:rFonts w:hint="eastAsia" w:asciiTheme="minorEastAsia" w:hAnsiTheme="minorEastAsia" w:eastAsiaTheme="minorEastAsia" w:cstheme="minorEastAsia"/>
                <w:b w:val="0"/>
                <w:bCs w:val="0"/>
                <w:color w:val="000000" w:themeColor="text1"/>
                <w:szCs w:val="21"/>
                <w14:textFill>
                  <w14:solidFill>
                    <w14:schemeClr w14:val="tx1"/>
                  </w14:solidFill>
                </w14:textFill>
              </w:rPr>
            </w:pPr>
          </w:p>
        </w:tc>
      </w:tr>
      <w:tr w14:paraId="08FE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51BB3DD">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72" w:type="dxa"/>
            <w:vMerge w:val="continue"/>
            <w:vAlign w:val="center"/>
          </w:tcPr>
          <w:p w14:paraId="56B8334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5446" w:type="dxa"/>
          </w:tcPr>
          <w:p w14:paraId="7D15D3F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972" w:type="dxa"/>
          </w:tcPr>
          <w:p w14:paraId="7D6137D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10" w:type="dxa"/>
          </w:tcPr>
          <w:p w14:paraId="0C19B2D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390" w:type="dxa"/>
          </w:tcPr>
          <w:p w14:paraId="24AF21E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r>
      <w:tr w14:paraId="7DD2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3D45CFC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72" w:type="dxa"/>
            <w:vMerge w:val="continue"/>
            <w:vAlign w:val="center"/>
          </w:tcPr>
          <w:p w14:paraId="2C0A976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5446" w:type="dxa"/>
          </w:tcPr>
          <w:p w14:paraId="6AA27C9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972" w:type="dxa"/>
          </w:tcPr>
          <w:p w14:paraId="70FD38E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szCs w:val="21"/>
              </w:rPr>
            </w:pPr>
          </w:p>
        </w:tc>
        <w:tc>
          <w:tcPr>
            <w:tcW w:w="710" w:type="dxa"/>
          </w:tcPr>
          <w:p w14:paraId="0497732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szCs w:val="21"/>
              </w:rPr>
            </w:pPr>
          </w:p>
        </w:tc>
        <w:tc>
          <w:tcPr>
            <w:tcW w:w="390" w:type="dxa"/>
          </w:tcPr>
          <w:p w14:paraId="5AE0210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szCs w:val="21"/>
              </w:rPr>
            </w:pPr>
          </w:p>
        </w:tc>
      </w:tr>
      <w:tr w14:paraId="5885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798B0CD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72" w:type="dxa"/>
            <w:vMerge w:val="continue"/>
            <w:vAlign w:val="center"/>
          </w:tcPr>
          <w:p w14:paraId="4D23C7C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5446" w:type="dxa"/>
          </w:tcPr>
          <w:p w14:paraId="56C46C7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972" w:type="dxa"/>
          </w:tcPr>
          <w:p w14:paraId="60806D6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10" w:type="dxa"/>
          </w:tcPr>
          <w:p w14:paraId="46F5141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390" w:type="dxa"/>
          </w:tcPr>
          <w:p w14:paraId="1D98E97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r>
      <w:tr w14:paraId="6A8CA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14:paraId="01DB665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2</w:t>
            </w:r>
          </w:p>
        </w:tc>
        <w:tc>
          <w:tcPr>
            <w:tcW w:w="772" w:type="dxa"/>
            <w:vMerge w:val="restart"/>
            <w:vAlign w:val="center"/>
          </w:tcPr>
          <w:p w14:paraId="09AB7AA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**设备</w:t>
            </w:r>
          </w:p>
        </w:tc>
        <w:tc>
          <w:tcPr>
            <w:tcW w:w="5446" w:type="dxa"/>
          </w:tcPr>
          <w:p w14:paraId="211AF43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00" w:themeColor="text1"/>
                <w:szCs w:val="21"/>
                <w14:textFill>
                  <w14:solidFill>
                    <w14:schemeClr w14:val="tx1"/>
                  </w14:solidFill>
                </w14:textFill>
              </w:rPr>
            </w:pPr>
            <w:r>
              <w:rPr>
                <w:rFonts w:hint="eastAsia" w:asciiTheme="minorEastAsia" w:hAnsiTheme="minorEastAsia" w:eastAsiaTheme="minorEastAsia" w:cstheme="minorEastAsia"/>
              </w:rPr>
              <w:t>（填写相关内容）</w:t>
            </w:r>
          </w:p>
        </w:tc>
        <w:tc>
          <w:tcPr>
            <w:tcW w:w="972" w:type="dxa"/>
          </w:tcPr>
          <w:p w14:paraId="1F97797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szCs w:val="21"/>
              </w:rPr>
            </w:pPr>
          </w:p>
        </w:tc>
        <w:tc>
          <w:tcPr>
            <w:tcW w:w="710" w:type="dxa"/>
          </w:tcPr>
          <w:p w14:paraId="5578904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szCs w:val="21"/>
              </w:rPr>
            </w:pPr>
          </w:p>
        </w:tc>
        <w:tc>
          <w:tcPr>
            <w:tcW w:w="390" w:type="dxa"/>
          </w:tcPr>
          <w:p w14:paraId="778F665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szCs w:val="21"/>
              </w:rPr>
            </w:pPr>
          </w:p>
        </w:tc>
      </w:tr>
      <w:tr w14:paraId="5B7F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14:paraId="366CF50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72" w:type="dxa"/>
            <w:vMerge w:val="continue"/>
          </w:tcPr>
          <w:p w14:paraId="078363A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5446" w:type="dxa"/>
          </w:tcPr>
          <w:p w14:paraId="3145DD7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rPr>
              <w:t>（填写相关内容）</w:t>
            </w:r>
          </w:p>
        </w:tc>
        <w:tc>
          <w:tcPr>
            <w:tcW w:w="972" w:type="dxa"/>
          </w:tcPr>
          <w:p w14:paraId="5553E9E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10" w:type="dxa"/>
          </w:tcPr>
          <w:p w14:paraId="175CCB9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390" w:type="dxa"/>
          </w:tcPr>
          <w:p w14:paraId="75E1682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r>
      <w:tr w14:paraId="314DE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14:paraId="2C087CF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72" w:type="dxa"/>
            <w:vMerge w:val="continue"/>
          </w:tcPr>
          <w:p w14:paraId="70E9000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5446" w:type="dxa"/>
          </w:tcPr>
          <w:p w14:paraId="1DC6E9D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rPr>
              <w:t>（填写相关内容）</w:t>
            </w:r>
          </w:p>
        </w:tc>
        <w:tc>
          <w:tcPr>
            <w:tcW w:w="972" w:type="dxa"/>
          </w:tcPr>
          <w:p w14:paraId="3728ED7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10" w:type="dxa"/>
          </w:tcPr>
          <w:p w14:paraId="7F126B0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390" w:type="dxa"/>
          </w:tcPr>
          <w:p w14:paraId="3636EFB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r>
      <w:tr w14:paraId="1967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14:paraId="43C1E80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72" w:type="dxa"/>
            <w:vMerge w:val="continue"/>
          </w:tcPr>
          <w:p w14:paraId="393FDE5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5446" w:type="dxa"/>
          </w:tcPr>
          <w:p w14:paraId="4E80CAF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000000" w:themeColor="text1"/>
                <w:szCs w:val="21"/>
                <w14:textFill>
                  <w14:solidFill>
                    <w14:schemeClr w14:val="tx1"/>
                  </w14:solidFill>
                </w14:textFill>
              </w:rPr>
            </w:pPr>
            <w:r>
              <w:rPr>
                <w:rFonts w:hint="eastAsia" w:asciiTheme="minorEastAsia" w:hAnsiTheme="minorEastAsia" w:eastAsiaTheme="minorEastAsia" w:cstheme="minorEastAsia"/>
                <w:color w:val="000000" w:themeColor="text1"/>
                <w:szCs w:val="21"/>
                <w14:textFill>
                  <w14:solidFill>
                    <w14:schemeClr w14:val="tx1"/>
                  </w14:solidFill>
                </w14:textFill>
              </w:rPr>
              <w:t>……</w:t>
            </w:r>
          </w:p>
        </w:tc>
        <w:tc>
          <w:tcPr>
            <w:tcW w:w="972" w:type="dxa"/>
          </w:tcPr>
          <w:p w14:paraId="076AE5C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710" w:type="dxa"/>
          </w:tcPr>
          <w:p w14:paraId="69C6695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c>
          <w:tcPr>
            <w:tcW w:w="390" w:type="dxa"/>
          </w:tcPr>
          <w:p w14:paraId="35FE234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000000" w:themeColor="text1"/>
                <w:szCs w:val="21"/>
                <w14:textFill>
                  <w14:solidFill>
                    <w14:schemeClr w14:val="tx1"/>
                  </w14:solidFill>
                </w14:textFill>
              </w:rPr>
            </w:pPr>
          </w:p>
        </w:tc>
      </w:tr>
    </w:tbl>
    <w:p w14:paraId="3157E29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p>
    <w:p w14:paraId="28F5F0C9">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 w:val="21"/>
          <w:szCs w:val="21"/>
        </w:rPr>
      </w:pPr>
      <w:bookmarkStart w:id="71" w:name="_Hlk72095977"/>
      <w:r>
        <w:rPr>
          <w:rFonts w:hint="eastAsia" w:asciiTheme="minorEastAsia" w:hAnsiTheme="minorEastAsia" w:eastAsiaTheme="minorEastAsia" w:cstheme="minorEastAsia"/>
          <w:sz w:val="21"/>
          <w:szCs w:val="21"/>
        </w:rPr>
        <w:t>证明资料【如有的话，提供的证明资料应统一编号（排序），格式自定】</w:t>
      </w:r>
      <w:bookmarkEnd w:id="71"/>
      <w:r>
        <w:rPr>
          <w:rFonts w:hint="eastAsia" w:asciiTheme="minorEastAsia" w:hAnsiTheme="minorEastAsia" w:eastAsiaTheme="minorEastAsia" w:cstheme="minorEastAsia"/>
          <w:sz w:val="21"/>
          <w:szCs w:val="21"/>
        </w:rPr>
        <w:t>：</w:t>
      </w:r>
    </w:p>
    <w:p w14:paraId="5363C6B7">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sz w:val="21"/>
          <w:szCs w:val="21"/>
        </w:rPr>
      </w:pPr>
    </w:p>
    <w:p w14:paraId="607FB4C4">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《技术要求偏离表》编制指引：</w:t>
      </w:r>
    </w:p>
    <w:p w14:paraId="5EAD391E">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1、技术要求偏离表的序号、货物名称、招标技术要求等栏目</w:t>
      </w:r>
      <w:bookmarkStart w:id="72" w:name="_Hlk72094407"/>
      <w:r>
        <w:rPr>
          <w:rFonts w:hint="eastAsia" w:asciiTheme="minorEastAsia" w:hAnsiTheme="minorEastAsia" w:eastAsiaTheme="minorEastAsia" w:cstheme="minorEastAsia"/>
          <w:b w:val="0"/>
          <w:bCs/>
          <w:sz w:val="21"/>
          <w:szCs w:val="21"/>
        </w:rPr>
        <w:t>对应“用户需求书”中的“技术要求”章节</w:t>
      </w:r>
      <w:bookmarkEnd w:id="72"/>
      <w:r>
        <w:rPr>
          <w:rFonts w:hint="eastAsia" w:asciiTheme="minorEastAsia" w:hAnsiTheme="minorEastAsia" w:eastAsiaTheme="minorEastAsia" w:cstheme="minorEastAsia"/>
          <w:b w:val="0"/>
          <w:bCs/>
          <w:sz w:val="21"/>
          <w:szCs w:val="21"/>
        </w:rPr>
        <w:t>相关内容。</w:t>
      </w:r>
    </w:p>
    <w:p w14:paraId="1DC54128">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outlineLvl w:val="1"/>
        <w:rPr>
          <w:rFonts w:hint="eastAsia" w:asciiTheme="minorEastAsia" w:hAnsiTheme="minorEastAsia" w:eastAsiaTheme="minorEastAsia" w:cstheme="minorEastAsia"/>
          <w:b w:val="0"/>
          <w:bCs/>
          <w:color w:val="FF0000"/>
          <w:kern w:val="2"/>
          <w:sz w:val="21"/>
          <w:szCs w:val="21"/>
          <w:lang w:val="en-US" w:eastAsia="zh-CN"/>
        </w:rPr>
      </w:pPr>
      <w:r>
        <w:rPr>
          <w:rFonts w:hint="eastAsia" w:asciiTheme="minorEastAsia" w:hAnsiTheme="minorEastAsia" w:eastAsiaTheme="minorEastAsia" w:cstheme="minorEastAsia"/>
          <w:b w:val="0"/>
          <w:bCs/>
          <w:sz w:val="21"/>
          <w:szCs w:val="21"/>
        </w:rPr>
        <w:t>2、“投标技术响应”一栏必须一一对照“招标技术要求”，详细填写投标人自身投标货物的具体参数，而不能不合理照搬照抄招标文件的技术要求，以体现具体响应情况。</w:t>
      </w:r>
      <w:r>
        <w:rPr>
          <w:rFonts w:hint="eastAsia" w:asciiTheme="minorEastAsia" w:hAnsiTheme="minorEastAsia" w:eastAsiaTheme="minorEastAsia" w:cstheme="minorEastAsia"/>
          <w:b w:val="0"/>
          <w:bCs/>
          <w:color w:val="FF0000"/>
          <w:kern w:val="2"/>
          <w:sz w:val="21"/>
          <w:szCs w:val="21"/>
          <w:u w:val="none"/>
          <w:lang w:val="en-US" w:eastAsia="zh-CN"/>
        </w:rPr>
        <w:t>“投标技术响应”必须与所投产品客观实际保持一致，响应不实且情节严重的，经查实，将依法记入供应商诚信档案或受到行政处罚。</w:t>
      </w:r>
    </w:p>
    <w:p w14:paraId="02A570A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color w:val="FF0000"/>
          <w:kern w:val="2"/>
          <w:sz w:val="21"/>
          <w:szCs w:val="21"/>
          <w:u w:val="none"/>
          <w:lang w:val="en-US" w:eastAsia="zh-CN" w:bidi="ar-SA"/>
        </w:rPr>
      </w:pPr>
      <w:r>
        <w:rPr>
          <w:rFonts w:hint="eastAsia" w:asciiTheme="minorEastAsia" w:hAnsiTheme="minorEastAsia" w:eastAsiaTheme="minorEastAsia" w:cstheme="minorEastAsia"/>
          <w:b w:val="0"/>
          <w:bCs/>
          <w:sz w:val="21"/>
          <w:szCs w:val="21"/>
        </w:rPr>
        <w:t>3、</w:t>
      </w:r>
      <w:bookmarkStart w:id="73" w:name="_Hlk72158270"/>
      <w:r>
        <w:rPr>
          <w:rFonts w:hint="eastAsia" w:asciiTheme="minorEastAsia" w:hAnsiTheme="minorEastAsia" w:eastAsiaTheme="minorEastAsia" w:cstheme="minorEastAsia"/>
          <w:b w:val="0"/>
          <w:bCs/>
          <w:sz w:val="21"/>
          <w:szCs w:val="21"/>
        </w:rPr>
        <w:t>“偏离情况”</w:t>
      </w:r>
      <w:bookmarkEnd w:id="73"/>
      <w:r>
        <w:rPr>
          <w:rFonts w:hint="eastAsia" w:asciiTheme="minorEastAsia" w:hAnsiTheme="minorEastAsia" w:eastAsiaTheme="minorEastAsia" w:cstheme="minorEastAsia"/>
          <w:b w:val="0"/>
          <w:bCs/>
          <w:sz w:val="21"/>
          <w:szCs w:val="21"/>
        </w:rPr>
        <w:t>一栏填写如实填写“正偏离”、“负偏离”或“无偏离”，其中：</w:t>
      </w:r>
      <w:bookmarkStart w:id="74" w:name="_Hlk72093866"/>
      <w:r>
        <w:rPr>
          <w:rFonts w:hint="eastAsia" w:asciiTheme="minorEastAsia" w:hAnsiTheme="minorEastAsia" w:eastAsiaTheme="minorEastAsia" w:cstheme="minorEastAsia"/>
          <w:b w:val="0"/>
          <w:bCs/>
          <w:sz w:val="21"/>
          <w:szCs w:val="21"/>
        </w:rPr>
        <w:t>“正偏离”表示“投标响应优于招标技术要求”，“负偏离”表示“投标响应不满足招标技术要求”，“无偏离”表示“投标响应与招标技术要求一致”</w:t>
      </w:r>
      <w:bookmarkEnd w:id="74"/>
      <w:r>
        <w:rPr>
          <w:rFonts w:hint="eastAsia" w:asciiTheme="minorEastAsia" w:hAnsiTheme="minorEastAsia" w:eastAsiaTheme="minorEastAsia" w:cstheme="minor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asciiTheme="minorEastAsia" w:hAnsiTheme="minorEastAsia" w:eastAsiaTheme="minorEastAsia" w:cstheme="minorEastAsia"/>
          <w:b w:val="0"/>
          <w:bCs/>
          <w:sz w:val="21"/>
          <w:szCs w:val="21"/>
          <w:lang w:val="en-US" w:eastAsia="zh-CN"/>
        </w:rPr>
        <w:t>负</w:t>
      </w:r>
      <w:r>
        <w:rPr>
          <w:rFonts w:hint="eastAsia" w:asciiTheme="minorEastAsia" w:hAnsiTheme="minorEastAsia" w:eastAsiaTheme="minorEastAsia" w:cstheme="minorEastAsia"/>
          <w:b w:val="0"/>
          <w:bCs/>
          <w:sz w:val="21"/>
          <w:szCs w:val="21"/>
        </w:rPr>
        <w:t>偏离条款，不作为评分准则中的评分内容</w:t>
      </w:r>
      <w:r>
        <w:rPr>
          <w:rFonts w:hint="eastAsia" w:asciiTheme="minorEastAsia" w:hAnsiTheme="minorEastAsia" w:eastAsiaTheme="minorEastAsia" w:cstheme="minorEastAsia"/>
          <w:b w:val="0"/>
          <w:bCs/>
          <w:sz w:val="21"/>
          <w:szCs w:val="21"/>
          <w:lang w:eastAsia="zh-CN"/>
        </w:rPr>
        <w:t>，</w:t>
      </w:r>
      <w:r>
        <w:rPr>
          <w:rFonts w:hint="eastAsia" w:asciiTheme="minorEastAsia" w:hAnsiTheme="minorEastAsia" w:eastAsiaTheme="minorEastAsia" w:cstheme="minorEastAsia"/>
          <w:b w:val="0"/>
          <w:bCs/>
          <w:sz w:val="21"/>
          <w:szCs w:val="21"/>
        </w:rPr>
        <w:t>如未响应或出现负偏离的，将</w:t>
      </w:r>
      <w:r>
        <w:rPr>
          <w:rFonts w:hint="eastAsia" w:asciiTheme="minorEastAsia" w:hAnsiTheme="minorEastAsia" w:eastAsiaTheme="minorEastAsia" w:cstheme="minorEastAsia"/>
          <w:b w:val="0"/>
          <w:bCs/>
          <w:sz w:val="21"/>
          <w:szCs w:val="21"/>
          <w:lang w:val="en-US" w:eastAsia="zh-CN"/>
        </w:rPr>
        <w:t>做</w:t>
      </w:r>
      <w:r>
        <w:rPr>
          <w:rFonts w:hint="eastAsia" w:asciiTheme="minorEastAsia" w:hAnsiTheme="minorEastAsia" w:eastAsiaTheme="minorEastAsia" w:cstheme="minorEastAsia"/>
          <w:b w:val="0"/>
          <w:bCs/>
          <w:sz w:val="21"/>
          <w:szCs w:val="21"/>
        </w:rPr>
        <w:t>投标无效处理</w:t>
      </w:r>
      <w:r>
        <w:rPr>
          <w:rFonts w:hint="eastAsia" w:asciiTheme="minorEastAsia" w:hAnsiTheme="minorEastAsia" w:eastAsiaTheme="minorEastAsia" w:cstheme="minorEastAsia"/>
          <w:b w:val="0"/>
          <w:bCs/>
          <w:sz w:val="21"/>
          <w:szCs w:val="21"/>
          <w:lang w:val="en-US" w:eastAsia="zh-CN"/>
        </w:rPr>
        <w:t>。</w:t>
      </w:r>
      <w:r>
        <w:rPr>
          <w:rFonts w:hint="eastAsia" w:asciiTheme="minorEastAsia" w:hAnsiTheme="minorEastAsia" w:eastAsiaTheme="minorEastAsia" w:cstheme="minor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14:paraId="534F87B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4、未要求提供证明资料的招标技术要求，可以不提供证明资料（如实响应即可）。</w:t>
      </w:r>
    </w:p>
    <w:p w14:paraId="0FFE31E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5、</w:t>
      </w:r>
      <w:bookmarkStart w:id="75" w:name="_Hlk72096106"/>
      <w:r>
        <w:rPr>
          <w:rFonts w:hint="eastAsia" w:asciiTheme="minorEastAsia" w:hAnsiTheme="minorEastAsia" w:eastAsiaTheme="minorEastAsia" w:cstheme="minorEastAsia"/>
          <w:b w:val="0"/>
          <w:bCs/>
          <w:sz w:val="21"/>
          <w:szCs w:val="21"/>
        </w:rPr>
        <w:t>证明资料条款响应要求</w:t>
      </w:r>
      <w:bookmarkEnd w:id="75"/>
      <w:r>
        <w:rPr>
          <w:rFonts w:hint="eastAsia" w:asciiTheme="minorEastAsia" w:hAnsiTheme="minorEastAsia" w:eastAsiaTheme="minorEastAsia" w:cstheme="minor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6" w:name="_Hlk73558782"/>
      <w:r>
        <w:rPr>
          <w:rFonts w:hint="eastAsia" w:asciiTheme="minorEastAsia" w:hAnsiTheme="minorEastAsia" w:eastAsiaTheme="minorEastAsia" w:cstheme="minor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7" w:name="_Hlk73558164"/>
      <w:r>
        <w:rPr>
          <w:rFonts w:hint="eastAsia" w:asciiTheme="minorEastAsia" w:hAnsiTheme="minorEastAsia" w:eastAsiaTheme="minorEastAsia" w:cstheme="minorEastAsia"/>
          <w:b w:val="0"/>
          <w:bCs/>
          <w:sz w:val="21"/>
          <w:szCs w:val="21"/>
        </w:rPr>
        <w:t>且投标人在“偏离情况”一栏响应为“正偏离”或“无偏离”的，经评审委员会认定，将判定为负偏离。</w:t>
      </w:r>
      <w:bookmarkEnd w:id="76"/>
      <w:bookmarkEnd w:id="77"/>
    </w:p>
    <w:p w14:paraId="01CA3FF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6、</w:t>
      </w:r>
      <w:bookmarkStart w:id="78" w:name="_Hlk72096137"/>
      <w:r>
        <w:rPr>
          <w:rFonts w:hint="eastAsia" w:asciiTheme="minorEastAsia" w:hAnsiTheme="minorEastAsia" w:eastAsiaTheme="minorEastAsia" w:cstheme="minorEastAsia"/>
          <w:b w:val="0"/>
          <w:bCs/>
          <w:sz w:val="21"/>
          <w:szCs w:val="21"/>
        </w:rPr>
        <w:t>表后“证明资料”部分内容的编制</w:t>
      </w:r>
      <w:bookmarkEnd w:id="78"/>
      <w:r>
        <w:rPr>
          <w:rFonts w:hint="eastAsia" w:asciiTheme="minorEastAsia" w:hAnsiTheme="minorEastAsia" w:eastAsiaTheme="minorEastAsia" w:cstheme="minorEastAsia"/>
          <w:b w:val="0"/>
          <w:bCs/>
          <w:sz w:val="21"/>
          <w:szCs w:val="21"/>
        </w:rPr>
        <w:t>：提供的所有证明资料应当统一编号（排序），且证明资料的编号（顺序）、数量和名称（形式）均应与“说明”一栏所填内容保持一致（一一对应），以便评审委员会查看。</w:t>
      </w:r>
      <w:bookmarkStart w:id="79" w:name="_Hlk73558180"/>
      <w:r>
        <w:rPr>
          <w:rFonts w:hint="eastAsia" w:asciiTheme="minorEastAsia" w:hAnsiTheme="minorEastAsia" w:eastAsiaTheme="minorEastAsia" w:cstheme="minorEastAsia"/>
          <w:b w:val="0"/>
          <w:bCs/>
          <w:sz w:val="21"/>
          <w:szCs w:val="21"/>
        </w:rPr>
        <w:t>未按照招标文件要求在表后放置证明材料的供应商将承担不利后果，经评审委员会认定，相关技术要求将判定为负偏离。</w:t>
      </w:r>
      <w:bookmarkEnd w:id="79"/>
    </w:p>
    <w:p w14:paraId="57188EB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7、</w:t>
      </w:r>
      <w:bookmarkStart w:id="80" w:name="_Hlk72096176"/>
      <w:r>
        <w:rPr>
          <w:rFonts w:hint="eastAsia" w:asciiTheme="minorEastAsia" w:hAnsiTheme="minorEastAsia" w:eastAsiaTheme="minorEastAsia" w:cstheme="minorEastAsia"/>
          <w:b w:val="0"/>
          <w:bCs/>
          <w:sz w:val="21"/>
          <w:szCs w:val="21"/>
        </w:rPr>
        <w:t>证明资料的形式及其它具体要求</w:t>
      </w:r>
      <w:bookmarkEnd w:id="80"/>
      <w:r>
        <w:rPr>
          <w:rFonts w:hint="eastAsia" w:asciiTheme="minorEastAsia" w:hAnsiTheme="minorEastAsia" w:eastAsiaTheme="minorEastAsia" w:cstheme="minorEastAsia"/>
          <w:b w:val="0"/>
          <w:bCs/>
          <w:sz w:val="21"/>
          <w:szCs w:val="21"/>
        </w:rPr>
        <w:t>：</w:t>
      </w:r>
    </w:p>
    <w:p w14:paraId="2D871EB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（1）除照片、图片（截图）及不需加盖公章的文字说明（技术说明）外，其它证明资料均要求为原件扫描件；</w:t>
      </w:r>
    </w:p>
    <w:p w14:paraId="07C8B9E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14:paraId="606EB77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546CE56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我国政府机构出具的产品检验和核准证件应为证件正面、背面和附件标注的全部具体内容；产品检验和核准证件的尺寸和清晰度应该能够在电脑上被阅读、识别和判断；</w:t>
      </w:r>
    </w:p>
    <w:p w14:paraId="48B2F97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00A1DD4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其它证明资料的形式要求参照以上要求执行；</w:t>
      </w:r>
    </w:p>
    <w:p w14:paraId="6D618A7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（4）证明资料均要求原件备查。</w:t>
      </w:r>
    </w:p>
    <w:p w14:paraId="15A95D4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8、其它注意事项：</w:t>
      </w:r>
    </w:p>
    <w:p w14:paraId="69B05ED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（1）评审委员会有权对投标人的响应情况作出判断（评审结论）；</w:t>
      </w:r>
    </w:p>
    <w:p w14:paraId="2B09520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（2）</w:t>
      </w:r>
      <w:bookmarkStart w:id="81" w:name="_Hlk72158213"/>
      <w:r>
        <w:rPr>
          <w:rFonts w:hint="eastAsia" w:asciiTheme="minorEastAsia" w:hAnsiTheme="minorEastAsia" w:eastAsiaTheme="minorEastAsia" w:cstheme="minor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81"/>
    </w:p>
    <w:p w14:paraId="3791EFDD">
      <w:pPr>
        <w:pStyle w:val="3"/>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val="0"/>
          <w:bCs w:val="0"/>
          <w:sz w:val="24"/>
          <w:szCs w:val="20"/>
          <w:lang w:val="en-US" w:eastAsia="zh-CN"/>
        </w:rPr>
        <w:t>六</w:t>
      </w:r>
      <w:r>
        <w:rPr>
          <w:rFonts w:hint="eastAsia" w:asciiTheme="minorEastAsia" w:hAnsiTheme="minorEastAsia" w:eastAsiaTheme="minorEastAsia" w:cstheme="minorEastAsia"/>
          <w:b w:val="0"/>
          <w:bCs w:val="0"/>
          <w:sz w:val="24"/>
          <w:szCs w:val="20"/>
        </w:rPr>
        <w:t>、商务要求偏离表</w:t>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4918"/>
        <w:gridCol w:w="973"/>
        <w:gridCol w:w="642"/>
        <w:gridCol w:w="540"/>
      </w:tblGrid>
      <w:tr w14:paraId="670E7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14:paraId="57137A6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sz w:val="24"/>
              </w:rPr>
              <w:t>序号</w:t>
            </w:r>
          </w:p>
        </w:tc>
        <w:tc>
          <w:tcPr>
            <w:tcW w:w="1408" w:type="dxa"/>
            <w:vAlign w:val="center"/>
          </w:tcPr>
          <w:p w14:paraId="612F223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rPr>
              <w:t>商务需求项</w:t>
            </w:r>
          </w:p>
        </w:tc>
        <w:tc>
          <w:tcPr>
            <w:tcW w:w="4918" w:type="dxa"/>
            <w:vAlign w:val="center"/>
          </w:tcPr>
          <w:p w14:paraId="29EC82C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sz w:val="24"/>
              </w:rPr>
              <w:t>招标商务要求</w:t>
            </w:r>
          </w:p>
        </w:tc>
        <w:tc>
          <w:tcPr>
            <w:tcW w:w="973" w:type="dxa"/>
            <w:vAlign w:val="center"/>
          </w:tcPr>
          <w:p w14:paraId="79AC098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sz w:val="24"/>
              </w:rPr>
              <w:t>投标商务响应</w:t>
            </w:r>
          </w:p>
        </w:tc>
        <w:tc>
          <w:tcPr>
            <w:tcW w:w="642" w:type="dxa"/>
            <w:vAlign w:val="center"/>
          </w:tcPr>
          <w:p w14:paraId="094D9A3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rPr>
              <w:t>偏离情况</w:t>
            </w:r>
          </w:p>
        </w:tc>
        <w:tc>
          <w:tcPr>
            <w:tcW w:w="540" w:type="dxa"/>
            <w:vAlign w:val="center"/>
          </w:tcPr>
          <w:p w14:paraId="3C7D8AD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sz w:val="24"/>
              </w:rPr>
              <w:t>说明</w:t>
            </w:r>
          </w:p>
        </w:tc>
      </w:tr>
      <w:tr w14:paraId="62618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14:paraId="7B1328C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b/>
              </w:rPr>
              <w:t>（一）免费保修期内售后服务要求</w:t>
            </w:r>
          </w:p>
        </w:tc>
      </w:tr>
      <w:tr w14:paraId="56FA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2DFB784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1</w:t>
            </w:r>
          </w:p>
        </w:tc>
        <w:tc>
          <w:tcPr>
            <w:tcW w:w="1408" w:type="dxa"/>
          </w:tcPr>
          <w:p w14:paraId="1EAB4D3A">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tc>
        <w:tc>
          <w:tcPr>
            <w:tcW w:w="4918" w:type="dxa"/>
          </w:tcPr>
          <w:p w14:paraId="4B1ECE6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Cs/>
                <w:szCs w:val="21"/>
              </w:rPr>
              <w:t>（填写相关内容）</w:t>
            </w:r>
          </w:p>
        </w:tc>
        <w:tc>
          <w:tcPr>
            <w:tcW w:w="973" w:type="dxa"/>
          </w:tcPr>
          <w:p w14:paraId="6E405B5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p>
        </w:tc>
        <w:tc>
          <w:tcPr>
            <w:tcW w:w="642" w:type="dxa"/>
          </w:tcPr>
          <w:p w14:paraId="3698DE8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p>
        </w:tc>
        <w:tc>
          <w:tcPr>
            <w:tcW w:w="540" w:type="dxa"/>
          </w:tcPr>
          <w:p w14:paraId="59DD3E0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p>
        </w:tc>
      </w:tr>
      <w:tr w14:paraId="2C75E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2A7DCA0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2</w:t>
            </w:r>
          </w:p>
        </w:tc>
        <w:tc>
          <w:tcPr>
            <w:tcW w:w="1408" w:type="dxa"/>
          </w:tcPr>
          <w:p w14:paraId="26D4459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tc>
        <w:tc>
          <w:tcPr>
            <w:tcW w:w="4918" w:type="dxa"/>
          </w:tcPr>
          <w:p w14:paraId="3450A58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rPr>
              <w:t>（填写相关内容）</w:t>
            </w:r>
          </w:p>
        </w:tc>
        <w:tc>
          <w:tcPr>
            <w:tcW w:w="973" w:type="dxa"/>
          </w:tcPr>
          <w:p w14:paraId="4E2EDB2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p>
        </w:tc>
        <w:tc>
          <w:tcPr>
            <w:tcW w:w="642" w:type="dxa"/>
          </w:tcPr>
          <w:p w14:paraId="4DC1A9E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p>
        </w:tc>
        <w:tc>
          <w:tcPr>
            <w:tcW w:w="540" w:type="dxa"/>
          </w:tcPr>
          <w:p w14:paraId="7270DC7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p>
        </w:tc>
      </w:tr>
      <w:tr w14:paraId="22DFE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14:paraId="0635F69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
              </w:rPr>
              <w:t>（二）免费保修期外售后服务要求</w:t>
            </w:r>
          </w:p>
        </w:tc>
      </w:tr>
      <w:tr w14:paraId="28C6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33A6AA4B">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rPr>
            </w:pPr>
            <w:r>
              <w:rPr>
                <w:rFonts w:hint="eastAsia" w:asciiTheme="minorEastAsia" w:hAnsiTheme="minorEastAsia" w:eastAsiaTheme="minorEastAsia" w:cstheme="minorEastAsia"/>
              </w:rPr>
              <w:t>1</w:t>
            </w:r>
          </w:p>
        </w:tc>
        <w:tc>
          <w:tcPr>
            <w:tcW w:w="1408" w:type="dxa"/>
          </w:tcPr>
          <w:p w14:paraId="4CCF4F08">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tc>
        <w:tc>
          <w:tcPr>
            <w:tcW w:w="4918" w:type="dxa"/>
          </w:tcPr>
          <w:p w14:paraId="1CEE5D5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（填写相关内容）</w:t>
            </w:r>
          </w:p>
        </w:tc>
        <w:tc>
          <w:tcPr>
            <w:tcW w:w="973" w:type="dxa"/>
          </w:tcPr>
          <w:p w14:paraId="4903C0F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p>
        </w:tc>
        <w:tc>
          <w:tcPr>
            <w:tcW w:w="642" w:type="dxa"/>
          </w:tcPr>
          <w:p w14:paraId="7A23C20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p>
        </w:tc>
        <w:tc>
          <w:tcPr>
            <w:tcW w:w="540" w:type="dxa"/>
          </w:tcPr>
          <w:p w14:paraId="541FE2D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p>
        </w:tc>
      </w:tr>
      <w:tr w14:paraId="5C58E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tcPr>
          <w:p w14:paraId="3BEC990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
              </w:rPr>
              <w:t>（三）其他商务要求</w:t>
            </w:r>
          </w:p>
        </w:tc>
      </w:tr>
      <w:tr w14:paraId="25F9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5DE58951">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408" w:type="dxa"/>
          </w:tcPr>
          <w:p w14:paraId="5590291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tc>
        <w:tc>
          <w:tcPr>
            <w:tcW w:w="4918" w:type="dxa"/>
          </w:tcPr>
          <w:p w14:paraId="4298911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（填写相关内容）</w:t>
            </w:r>
          </w:p>
        </w:tc>
        <w:tc>
          <w:tcPr>
            <w:tcW w:w="973" w:type="dxa"/>
          </w:tcPr>
          <w:p w14:paraId="38F7C06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p>
        </w:tc>
        <w:tc>
          <w:tcPr>
            <w:tcW w:w="642" w:type="dxa"/>
          </w:tcPr>
          <w:p w14:paraId="0D3B4C8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p>
        </w:tc>
        <w:tc>
          <w:tcPr>
            <w:tcW w:w="540" w:type="dxa"/>
          </w:tcPr>
          <w:p w14:paraId="39E344C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p>
        </w:tc>
      </w:tr>
    </w:tbl>
    <w:p w14:paraId="45D166F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《商务要求偏离表》编制指引：</w:t>
      </w:r>
    </w:p>
    <w:p w14:paraId="278FEA7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1、商务要求偏离表的序号、商务需求项、招标商务要求等栏目对应“用户需求书”中的“商务要求”章节相关内容。</w:t>
      </w:r>
    </w:p>
    <w:p w14:paraId="74DEBC0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2、“投标商务响应”一栏必须一一对照“招标商务要求”，详细填写自身响应情况，而不能不合理照搬照抄招标文件的商务要求，以体现具体响应情况。</w:t>
      </w:r>
    </w:p>
    <w:p w14:paraId="6EBCE4D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color w:val="FF0000"/>
          <w:sz w:val="21"/>
          <w:szCs w:val="21"/>
        </w:rPr>
      </w:pPr>
      <w:r>
        <w:rPr>
          <w:rFonts w:hint="eastAsia" w:asciiTheme="minorEastAsia" w:hAnsiTheme="minorEastAsia" w:eastAsiaTheme="minorEastAsia" w:cstheme="minorEastAsia"/>
          <w:b w:val="0"/>
          <w:bCs/>
          <w:sz w:val="21"/>
          <w:szCs w:val="21"/>
        </w:rPr>
        <w:t>3、“偏离情况”一栏填写如实填写“正偏离”、“负偏离”或“无偏离”，其中：“正偏离”表示“投标响应优于招标商务要求”，“负偏离”表示“投标响应不满足招标商务要求”，“无偏离”表示“投标响应与招标商务要求一致”。</w:t>
      </w:r>
    </w:p>
    <w:p w14:paraId="7DA6BCC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lang w:eastAsia="zh-CN"/>
        </w:rPr>
      </w:pPr>
      <w:r>
        <w:rPr>
          <w:rFonts w:hint="eastAsia" w:asciiTheme="minorEastAsia" w:hAnsiTheme="minorEastAsia" w:eastAsiaTheme="minorEastAsia" w:cstheme="minorEastAsia"/>
          <w:b w:val="0"/>
          <w:bCs/>
          <w:sz w:val="21"/>
          <w:szCs w:val="21"/>
        </w:rPr>
        <w:t>“投标商务响应”对比“招标商务要求”存在响应不全（包括未响应整项招标商务要求或者未响应一项招标商务要求的部分内容），均视为“负偏离”</w:t>
      </w:r>
      <w:r>
        <w:rPr>
          <w:rFonts w:hint="eastAsia" w:asciiTheme="minorEastAsia" w:hAnsiTheme="minorEastAsia" w:eastAsiaTheme="minorEastAsia" w:cstheme="minorEastAsia"/>
          <w:b w:val="0"/>
          <w:bCs/>
          <w:sz w:val="21"/>
          <w:szCs w:val="21"/>
          <w:lang w:eastAsia="zh-CN"/>
        </w:rPr>
        <w:t>。</w:t>
      </w:r>
    </w:p>
    <w:p w14:paraId="7C27388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sz w:val="21"/>
          <w:szCs w:val="21"/>
        </w:rPr>
      </w:pPr>
      <w:r>
        <w:rPr>
          <w:rFonts w:hint="eastAsia" w:asciiTheme="minorEastAsia" w:hAnsiTheme="minorEastAsia" w:eastAsiaTheme="minorEastAsia" w:cstheme="minorEastAsia"/>
          <w:b w:val="0"/>
          <w:bCs/>
          <w:sz w:val="21"/>
          <w:szCs w:val="21"/>
        </w:rPr>
        <w:t>4、带★号条款为不可偏离条款，如未响应或出现负偏离的，将作投标无效处理。</w:t>
      </w:r>
    </w:p>
    <w:p w14:paraId="22DEC60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82" w:name="_Hlk72260576"/>
    </w:p>
    <w:p w14:paraId="7FB8D0CA">
      <w:pPr>
        <w:pStyle w:val="3"/>
        <w:pageBreakBefore w:val="0"/>
        <w:kinsoku/>
        <w:overflowPunct/>
        <w:topLinePunct w:val="0"/>
        <w:bidi w:val="0"/>
        <w:spacing w:before="0" w:beforeAutospacing="0" w:after="0" w:afterAutospacing="0" w:line="360" w:lineRule="auto"/>
        <w:ind w:left="0" w:leftChars="0" w:right="0" w:firstLine="0" w:firstLineChars="0"/>
        <w:jc w:val="center"/>
        <w:rPr>
          <w:rFonts w:hint="eastAsia" w:asciiTheme="minorEastAsia" w:hAnsiTheme="minorEastAsia" w:eastAsiaTheme="minorEastAsia" w:cstheme="minorEastAsia"/>
          <w:b w:val="0"/>
          <w:bCs w:val="0"/>
          <w:sz w:val="24"/>
          <w:szCs w:val="20"/>
        </w:rPr>
      </w:pPr>
      <w:r>
        <w:rPr>
          <w:rFonts w:hint="eastAsia" w:asciiTheme="minorEastAsia" w:hAnsiTheme="minorEastAsia" w:eastAsiaTheme="minorEastAsia" w:cstheme="minorEastAsia"/>
          <w:b w:val="0"/>
          <w:bCs w:val="0"/>
          <w:sz w:val="24"/>
          <w:szCs w:val="20"/>
          <w:lang w:val="en-US" w:eastAsia="zh-CN"/>
        </w:rPr>
        <w:t>七</w:t>
      </w:r>
      <w:r>
        <w:rPr>
          <w:rFonts w:hint="eastAsia" w:asciiTheme="minorEastAsia" w:hAnsiTheme="minorEastAsia" w:eastAsiaTheme="minorEastAsia" w:cstheme="minorEastAsia"/>
          <w:b w:val="0"/>
          <w:bCs w:val="0"/>
          <w:sz w:val="24"/>
          <w:szCs w:val="20"/>
        </w:rPr>
        <w:t>、</w:t>
      </w:r>
      <w:bookmarkStart w:id="83" w:name="_Hlk72062872"/>
      <w:r>
        <w:rPr>
          <w:rFonts w:hint="eastAsia" w:asciiTheme="minorEastAsia" w:hAnsiTheme="minorEastAsia" w:eastAsiaTheme="minorEastAsia" w:cstheme="minorEastAsia"/>
          <w:b w:val="0"/>
          <w:bCs w:val="0"/>
          <w:sz w:val="24"/>
          <w:szCs w:val="20"/>
        </w:rPr>
        <w:t>投标人认为需要加以说明的其他内容</w:t>
      </w:r>
      <w:bookmarkEnd w:id="83"/>
    </w:p>
    <w:bookmarkEnd w:id="82"/>
    <w:p w14:paraId="0684996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4"/>
          <w:szCs w:val="20"/>
        </w:rPr>
      </w:pPr>
      <w:r>
        <w:rPr>
          <w:rFonts w:hint="eastAsia" w:asciiTheme="minorEastAsia" w:hAnsiTheme="minorEastAsia" w:eastAsiaTheme="minorEastAsia" w:cstheme="minorEastAsia"/>
          <w:kern w:val="0"/>
          <w:sz w:val="24"/>
          <w:szCs w:val="20"/>
        </w:rPr>
        <w:t>（一）</w:t>
      </w:r>
      <w:commentRangeStart w:id="29"/>
      <w:r>
        <w:rPr>
          <w:rFonts w:hint="eastAsia" w:asciiTheme="minorEastAsia" w:hAnsiTheme="minorEastAsia" w:eastAsiaTheme="minorEastAsia" w:cstheme="minorEastAsia"/>
          <w:kern w:val="0"/>
          <w:sz w:val="24"/>
          <w:szCs w:val="20"/>
          <w:highlight w:val="yellow"/>
        </w:rPr>
        <w:t>政府采购违法行为风险知悉确认书</w:t>
      </w:r>
      <w:commentRangeEnd w:id="29"/>
      <w:r>
        <w:rPr>
          <w:rFonts w:hint="eastAsia" w:asciiTheme="minorEastAsia" w:hAnsiTheme="minorEastAsia" w:eastAsiaTheme="minorEastAsia" w:cstheme="minorEastAsia"/>
        </w:rPr>
        <w:commentReference w:id="29"/>
      </w:r>
    </w:p>
    <w:p w14:paraId="045CE35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4"/>
          <w:szCs w:val="20"/>
        </w:rPr>
      </w:pPr>
    </w:p>
    <w:p w14:paraId="3A890FA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auto"/>
          <w:sz w:val="24"/>
          <w:lang w:val="en-US" w:eastAsia="zh-CN"/>
        </w:rPr>
      </w:pPr>
      <w:r>
        <w:rPr>
          <w:rFonts w:hint="eastAsia" w:asciiTheme="minorEastAsia" w:hAnsiTheme="minorEastAsia" w:eastAsiaTheme="minorEastAsia" w:cstheme="minorEastAsia"/>
          <w:b/>
          <w:bCs/>
          <w:color w:val="auto"/>
          <w:sz w:val="24"/>
          <w:lang w:eastAsia="zh-CN"/>
        </w:rPr>
        <w:t>我</w:t>
      </w:r>
      <w:r>
        <w:rPr>
          <w:rFonts w:hint="eastAsia" w:asciiTheme="minorEastAsia" w:hAnsiTheme="minorEastAsia" w:eastAsiaTheme="minorEastAsia" w:cstheme="minorEastAsia"/>
          <w:b/>
          <w:bCs/>
          <w:color w:val="auto"/>
          <w:sz w:val="24"/>
          <w:szCs w:val="24"/>
          <w:lang w:val="en-US" w:eastAsia="zh-CN"/>
        </w:rPr>
        <w:t>单位</w:t>
      </w:r>
      <w:r>
        <w:rPr>
          <w:rFonts w:hint="eastAsia" w:asciiTheme="minorEastAsia" w:hAnsiTheme="minorEastAsia" w:eastAsiaTheme="minorEastAsia" w:cstheme="minorEastAsia"/>
          <w:b/>
          <w:bCs/>
          <w:color w:val="auto"/>
          <w:sz w:val="24"/>
        </w:rPr>
        <w:t>在投标前已充分知悉以下情形为参与政府采购活动时的重大风险事项，并承诺已对下述风险提示事项重点排查，</w:t>
      </w:r>
      <w:r>
        <w:rPr>
          <w:rFonts w:hint="eastAsia" w:asciiTheme="minorEastAsia" w:hAnsiTheme="minorEastAsia" w:eastAsiaTheme="minorEastAsia" w:cstheme="minor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7811"/>
      </w:tblGrid>
      <w:tr w14:paraId="30DE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711" w:type="dxa"/>
            <w:noWrap w:val="0"/>
            <w:vAlign w:val="top"/>
          </w:tcPr>
          <w:p w14:paraId="09EBD61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序号</w:t>
            </w:r>
          </w:p>
        </w:tc>
        <w:tc>
          <w:tcPr>
            <w:tcW w:w="7811" w:type="dxa"/>
            <w:noWrap w:val="0"/>
            <w:vAlign w:val="top"/>
          </w:tcPr>
          <w:p w14:paraId="40770D3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供应商参与投标禁止情形</w:t>
            </w:r>
          </w:p>
        </w:tc>
      </w:tr>
      <w:tr w14:paraId="0BBD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679B189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1</w:t>
            </w:r>
          </w:p>
        </w:tc>
        <w:tc>
          <w:tcPr>
            <w:tcW w:w="7811" w:type="dxa"/>
            <w:noWrap w:val="0"/>
            <w:vAlign w:val="center"/>
          </w:tcPr>
          <w:p w14:paraId="0BBF5AB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与其他投标供应商的法定代表人、主要经营负责人、投标授权代表人、项目负责人、主要技术人员为</w:t>
            </w:r>
            <w:r>
              <w:rPr>
                <w:rFonts w:hint="eastAsia" w:asciiTheme="minorEastAsia" w:hAnsiTheme="minorEastAsia" w:eastAsiaTheme="minorEastAsia" w:cstheme="minorEastAsia"/>
                <w:b/>
                <w:bCs/>
                <w:color w:val="auto"/>
                <w:sz w:val="24"/>
                <w:szCs w:val="24"/>
                <w:highlight w:val="none"/>
                <w:lang w:val="en-US" w:eastAsia="zh-CN"/>
              </w:rPr>
              <w:t>同一人、属同一单位或者在同一单位缴纳社会保险</w:t>
            </w:r>
            <w:r>
              <w:rPr>
                <w:rFonts w:hint="eastAsia" w:asciiTheme="minorEastAsia" w:hAnsiTheme="minorEastAsia" w:eastAsiaTheme="minorEastAsia" w:cstheme="minorEastAsia"/>
                <w:color w:val="auto"/>
                <w:sz w:val="24"/>
                <w:szCs w:val="24"/>
                <w:highlight w:val="none"/>
                <w:lang w:val="en-US" w:eastAsia="zh-CN"/>
              </w:rPr>
              <w:t>。</w:t>
            </w:r>
          </w:p>
        </w:tc>
      </w:tr>
      <w:tr w14:paraId="0231E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0D0669D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2</w:t>
            </w:r>
          </w:p>
        </w:tc>
        <w:tc>
          <w:tcPr>
            <w:tcW w:w="7811" w:type="dxa"/>
            <w:noWrap w:val="0"/>
            <w:vAlign w:val="center"/>
          </w:tcPr>
          <w:p w14:paraId="605362D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参与本项目政府采购活动时，与其他投标供应商存在单位负责人为</w:t>
            </w:r>
            <w:r>
              <w:rPr>
                <w:rFonts w:hint="eastAsia" w:asciiTheme="minorEastAsia" w:hAnsiTheme="minorEastAsia" w:eastAsiaTheme="minorEastAsia" w:cstheme="minorEastAsia"/>
                <w:b/>
                <w:bCs/>
                <w:color w:val="auto"/>
                <w:sz w:val="24"/>
                <w:szCs w:val="24"/>
                <w:highlight w:val="none"/>
                <w:lang w:val="en-US" w:eastAsia="zh-CN"/>
              </w:rPr>
              <w:t>同一人或直接控股、管理关系</w:t>
            </w:r>
            <w:r>
              <w:rPr>
                <w:rFonts w:hint="eastAsia" w:asciiTheme="minorEastAsia" w:hAnsiTheme="minorEastAsia" w:eastAsiaTheme="minorEastAsia" w:cstheme="minorEastAsia"/>
                <w:color w:val="auto"/>
                <w:sz w:val="24"/>
                <w:szCs w:val="24"/>
                <w:highlight w:val="none"/>
                <w:lang w:val="en-US" w:eastAsia="zh-CN"/>
              </w:rPr>
              <w:t>。</w:t>
            </w:r>
          </w:p>
        </w:tc>
      </w:tr>
      <w:tr w14:paraId="559D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5270838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3</w:t>
            </w:r>
          </w:p>
        </w:tc>
        <w:tc>
          <w:tcPr>
            <w:tcW w:w="7811" w:type="dxa"/>
            <w:noWrap w:val="0"/>
            <w:vAlign w:val="center"/>
          </w:tcPr>
          <w:p w14:paraId="7C5313B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与其他投标供应商的投标文件或部分投标文件</w:t>
            </w:r>
            <w:r>
              <w:rPr>
                <w:rFonts w:hint="eastAsia" w:asciiTheme="minorEastAsia" w:hAnsiTheme="minorEastAsia" w:eastAsiaTheme="minorEastAsia" w:cstheme="minorEastAsia"/>
                <w:b/>
                <w:bCs/>
                <w:color w:val="auto"/>
                <w:sz w:val="24"/>
                <w:szCs w:val="24"/>
                <w:highlight w:val="none"/>
                <w:lang w:val="en-US" w:eastAsia="zh-CN"/>
              </w:rPr>
              <w:t>相互混装或存在非正常一致</w:t>
            </w:r>
            <w:r>
              <w:rPr>
                <w:rFonts w:hint="eastAsia" w:asciiTheme="minorEastAsia" w:hAnsiTheme="minorEastAsia" w:eastAsiaTheme="minorEastAsia" w:cstheme="minorEastAsia"/>
                <w:color w:val="auto"/>
                <w:sz w:val="24"/>
                <w:szCs w:val="24"/>
                <w:highlight w:val="none"/>
                <w:lang w:val="en-US" w:eastAsia="zh-CN"/>
              </w:rPr>
              <w:t>。</w:t>
            </w:r>
          </w:p>
        </w:tc>
      </w:tr>
      <w:tr w14:paraId="6043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0E92AC2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4</w:t>
            </w:r>
          </w:p>
        </w:tc>
        <w:tc>
          <w:tcPr>
            <w:tcW w:w="7811" w:type="dxa"/>
            <w:noWrap w:val="0"/>
            <w:vAlign w:val="center"/>
          </w:tcPr>
          <w:p w14:paraId="56D0051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auto"/>
                <w:kern w:val="2"/>
                <w:sz w:val="24"/>
                <w:szCs w:val="24"/>
                <w:highlight w:val="none"/>
                <w:lang w:val="en-US" w:eastAsia="zh-CN" w:bidi="ar-SA"/>
              </w:rPr>
            </w:pPr>
            <w:r>
              <w:rPr>
                <w:rFonts w:hint="eastAsia" w:asciiTheme="minorEastAsia" w:hAnsiTheme="minorEastAsia" w:eastAsiaTheme="minorEastAsia" w:cstheme="minorEastAsia"/>
                <w:color w:val="auto"/>
                <w:sz w:val="24"/>
                <w:szCs w:val="24"/>
                <w:highlight w:val="none"/>
                <w:lang w:val="en-US" w:eastAsia="zh-CN"/>
              </w:rPr>
              <w:t>与其他投标供应商的投标文件由</w:t>
            </w:r>
            <w:r>
              <w:rPr>
                <w:rFonts w:hint="eastAsia" w:asciiTheme="minorEastAsia" w:hAnsiTheme="minorEastAsia" w:eastAsiaTheme="minorEastAsia" w:cstheme="minorEastAsia"/>
                <w:b/>
                <w:bCs/>
                <w:color w:val="auto"/>
                <w:sz w:val="24"/>
                <w:szCs w:val="24"/>
                <w:highlight w:val="none"/>
                <w:lang w:val="en-US" w:eastAsia="zh-CN"/>
              </w:rPr>
              <w:t>同一单位或者同一人编制</w:t>
            </w:r>
            <w:r>
              <w:rPr>
                <w:rFonts w:hint="eastAsia" w:asciiTheme="minorEastAsia" w:hAnsiTheme="minorEastAsia" w:eastAsiaTheme="minorEastAsia" w:cstheme="minorEastAsia"/>
                <w:color w:val="auto"/>
                <w:sz w:val="24"/>
                <w:szCs w:val="24"/>
                <w:highlight w:val="none"/>
                <w:lang w:val="en-US" w:eastAsia="zh-CN"/>
              </w:rPr>
              <w:t>，或者使用</w:t>
            </w:r>
            <w:r>
              <w:rPr>
                <w:rFonts w:hint="eastAsia" w:asciiTheme="minorEastAsia" w:hAnsiTheme="minorEastAsia" w:eastAsiaTheme="minorEastAsia" w:cstheme="minorEastAsia"/>
                <w:b/>
                <w:bCs/>
                <w:color w:val="auto"/>
                <w:sz w:val="24"/>
                <w:szCs w:val="24"/>
                <w:highlight w:val="none"/>
                <w:lang w:val="en-US" w:eastAsia="zh-CN"/>
              </w:rPr>
              <w:t>同一设备编制</w:t>
            </w:r>
            <w:r>
              <w:rPr>
                <w:rFonts w:hint="eastAsia" w:asciiTheme="minorEastAsia" w:hAnsiTheme="minorEastAsia" w:eastAsiaTheme="minorEastAsia" w:cstheme="minorEastAsia"/>
                <w:color w:val="auto"/>
                <w:sz w:val="24"/>
                <w:szCs w:val="24"/>
                <w:highlight w:val="none"/>
                <w:lang w:val="en-US" w:eastAsia="zh-CN"/>
              </w:rPr>
              <w:t>（“文件制作机器码”“文件创建标识码”一致）。</w:t>
            </w:r>
          </w:p>
        </w:tc>
      </w:tr>
      <w:tr w14:paraId="13729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331398A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5</w:t>
            </w:r>
          </w:p>
        </w:tc>
        <w:tc>
          <w:tcPr>
            <w:tcW w:w="7811" w:type="dxa"/>
            <w:noWrap w:val="0"/>
            <w:vAlign w:val="center"/>
          </w:tcPr>
          <w:p w14:paraId="2DF84EB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提供</w:t>
            </w:r>
            <w:r>
              <w:rPr>
                <w:rFonts w:hint="eastAsia" w:asciiTheme="minorEastAsia" w:hAnsiTheme="minorEastAsia" w:eastAsiaTheme="minorEastAsia" w:cstheme="minorEastAsia"/>
                <w:b/>
                <w:bCs/>
                <w:color w:val="auto"/>
                <w:sz w:val="24"/>
                <w:szCs w:val="24"/>
                <w:highlight w:val="none"/>
                <w:lang w:val="en-US" w:eastAsia="zh-CN"/>
              </w:rPr>
              <w:t>未经出具机构核实</w:t>
            </w:r>
            <w:r>
              <w:rPr>
                <w:rFonts w:hint="eastAsia" w:asciiTheme="minorEastAsia" w:hAnsiTheme="minorEastAsia" w:eastAsiaTheme="minorEastAsia" w:cstheme="minorEastAsia"/>
                <w:color w:val="auto"/>
                <w:sz w:val="24"/>
                <w:szCs w:val="24"/>
                <w:highlight w:val="none"/>
                <w:lang w:val="en-US" w:eastAsia="zh-CN"/>
              </w:rPr>
              <w:t>的虚假的检验检测报告、业绩材料、社保缴纳证明、学历学位证书、职称认证证书等材料。</w:t>
            </w:r>
          </w:p>
        </w:tc>
      </w:tr>
      <w:tr w14:paraId="4E5D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141AAA4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6</w:t>
            </w:r>
          </w:p>
        </w:tc>
        <w:tc>
          <w:tcPr>
            <w:tcW w:w="7811" w:type="dxa"/>
            <w:noWrap w:val="0"/>
            <w:vAlign w:val="center"/>
          </w:tcPr>
          <w:p w14:paraId="6DD78CE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color w:val="auto"/>
                <w:kern w:val="2"/>
                <w:sz w:val="24"/>
                <w:szCs w:val="24"/>
                <w:highlight w:val="none"/>
                <w:lang w:val="en-US" w:eastAsia="zh-CN" w:bidi="ar-SA"/>
              </w:rPr>
            </w:pPr>
            <w:r>
              <w:rPr>
                <w:rFonts w:hint="eastAsia" w:asciiTheme="minorEastAsia" w:hAnsiTheme="minorEastAsia" w:eastAsiaTheme="minorEastAsia" w:cstheme="minorEastAsia"/>
                <w:color w:val="auto"/>
                <w:sz w:val="24"/>
                <w:szCs w:val="24"/>
                <w:highlight w:val="none"/>
                <w:lang w:val="en-US" w:eastAsia="zh-CN"/>
              </w:rPr>
              <w:t>擅自将投标密钥或电子营业执照出借他人使用或未妥善保管。</w:t>
            </w:r>
          </w:p>
        </w:tc>
      </w:tr>
    </w:tbl>
    <w:p w14:paraId="72E39BA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auto"/>
        </w:rPr>
      </w:pPr>
      <w:r>
        <w:rPr>
          <w:rFonts w:hint="eastAsia" w:asciiTheme="minorEastAsia" w:hAnsiTheme="minorEastAsia" w:eastAsiaTheme="minorEastAsia" w:cstheme="minorEastAsia"/>
          <w:b/>
          <w:color w:val="auto"/>
        </w:rPr>
        <w:t>一、</w:t>
      </w:r>
      <w:r>
        <w:rPr>
          <w:rFonts w:hint="eastAsia" w:asciiTheme="minorEastAsia" w:hAnsiTheme="minorEastAsia" w:eastAsiaTheme="minorEastAsia" w:cstheme="minorEastAsia"/>
          <w:b/>
          <w:color w:val="auto"/>
          <w:lang w:eastAsia="zh-CN"/>
        </w:rPr>
        <w:t>我</w:t>
      </w:r>
      <w:r>
        <w:rPr>
          <w:rFonts w:hint="eastAsia" w:asciiTheme="minorEastAsia" w:hAnsiTheme="minorEastAsia" w:eastAsiaTheme="minorEastAsia" w:cstheme="minorEastAsia"/>
          <w:b/>
          <w:color w:val="auto"/>
          <w:lang w:val="en-US" w:eastAsia="zh-CN"/>
        </w:rPr>
        <w:t>单位</w:t>
      </w:r>
      <w:r>
        <w:rPr>
          <w:rFonts w:hint="eastAsia" w:asciiTheme="minorEastAsia" w:hAnsiTheme="minorEastAsia" w:eastAsiaTheme="minorEastAsia" w:cstheme="minorEastAsia"/>
          <w:b/>
          <w:color w:val="auto"/>
        </w:rPr>
        <w:t>已充分知悉“隐瞒真实情况，提供虚假资料”的法定情形，包括但不限于：</w:t>
      </w:r>
    </w:p>
    <w:p w14:paraId="6300D00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（一）通过转让或者租借等方式从其他单位获取资格或者资质证书投标的</w:t>
      </w:r>
      <w:r>
        <w:rPr>
          <w:rFonts w:hint="eastAsia" w:asciiTheme="minorEastAsia" w:hAnsiTheme="minorEastAsia" w:eastAsiaTheme="minorEastAsia" w:cstheme="minorEastAsia"/>
          <w:color w:val="auto"/>
          <w:highlight w:val="none"/>
        </w:rPr>
        <w:t>。</w:t>
      </w:r>
    </w:p>
    <w:p w14:paraId="4D31C32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（二）由其他单位或者其他单位负责人在投标供应商编制的投标文件上加盖印章或者签字的。</w:t>
      </w:r>
    </w:p>
    <w:p w14:paraId="587A2EB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（三）项目负责人或者主要技术人员不是本单位人员的。</w:t>
      </w:r>
    </w:p>
    <w:p w14:paraId="37A537F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（四）投标保证金不是从投标供应商基本账户转出的。</w:t>
      </w:r>
    </w:p>
    <w:p w14:paraId="39AD32D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（五）其他隐瞒真实情况、提供虚假资料的行为。</w:t>
      </w:r>
    </w:p>
    <w:p w14:paraId="6B60D45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auto"/>
        </w:rPr>
      </w:pPr>
      <w:r>
        <w:rPr>
          <w:rFonts w:hint="eastAsia" w:asciiTheme="minorEastAsia" w:hAnsiTheme="minorEastAsia" w:eastAsiaTheme="minorEastAsia" w:cstheme="minorEastAsia"/>
          <w:b/>
          <w:color w:val="auto"/>
        </w:rPr>
        <w:t>二、</w:t>
      </w:r>
      <w:r>
        <w:rPr>
          <w:rFonts w:hint="eastAsia" w:asciiTheme="minorEastAsia" w:hAnsiTheme="minorEastAsia" w:eastAsiaTheme="minorEastAsia" w:cstheme="minorEastAsia"/>
          <w:b/>
          <w:color w:val="auto"/>
          <w:lang w:eastAsia="zh-CN"/>
        </w:rPr>
        <w:t>我</w:t>
      </w:r>
      <w:r>
        <w:rPr>
          <w:rFonts w:hint="eastAsia" w:asciiTheme="minorEastAsia" w:hAnsiTheme="minorEastAsia" w:eastAsiaTheme="minorEastAsia" w:cstheme="minorEastAsia"/>
          <w:b/>
          <w:color w:val="auto"/>
          <w:lang w:val="en-US" w:eastAsia="zh-CN"/>
        </w:rPr>
        <w:t>单位</w:t>
      </w:r>
      <w:r>
        <w:rPr>
          <w:rFonts w:hint="eastAsia" w:asciiTheme="minorEastAsia" w:hAnsiTheme="minorEastAsia" w:eastAsiaTheme="minorEastAsia" w:cstheme="minorEastAsia"/>
          <w:b/>
          <w:color w:val="auto"/>
        </w:rPr>
        <w:t>已充分知悉“与其他采购参加人串通投标”的法定情形，包括但不限于：</w:t>
      </w:r>
    </w:p>
    <w:p w14:paraId="3BB1AC2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（一）投标供应商之间相互约定给予未中标的供应商利益补偿。</w:t>
      </w:r>
    </w:p>
    <w:p w14:paraId="3AF0C21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（二）不同投标供应商的法定代表人、主要经营负责人、项目投标授权代表人、项目负责人、主要技术人员为同一人、属同一单位或者在同一单位缴纳社会保险。</w:t>
      </w:r>
    </w:p>
    <w:p w14:paraId="5233D4B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（三）不同投标供应商的投标文件由同一单位或者同一人编制，或者由同一人分阶段参与编制的。</w:t>
      </w:r>
    </w:p>
    <w:p w14:paraId="6B7C1FF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（四）不同投标供应商的投标文件或部分投标文件相互混装。</w:t>
      </w:r>
    </w:p>
    <w:p w14:paraId="1E119FB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（五）不同投标供应商的投标文件内容存在非正常一致。</w:t>
      </w:r>
    </w:p>
    <w:p w14:paraId="4FD6786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（六）由同一单位工作人员为两家以上（含两家）供应商进行同一项投标活动的。</w:t>
      </w:r>
    </w:p>
    <w:p w14:paraId="2AA643B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（七）不同投标人的投标报价呈规律性差异。</w:t>
      </w:r>
    </w:p>
    <w:p w14:paraId="3C77710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（八）不同投标人的投标保证金从同一单位或者个人的账户转出。</w:t>
      </w:r>
    </w:p>
    <w:p w14:paraId="32FDBDA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（九）主管部门依照法律、法规认定的其他情形。</w:t>
      </w:r>
    </w:p>
    <w:p w14:paraId="0A31A0B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auto"/>
        </w:rPr>
      </w:pPr>
      <w:r>
        <w:rPr>
          <w:rFonts w:hint="eastAsia" w:asciiTheme="minorEastAsia" w:hAnsiTheme="minorEastAsia" w:eastAsiaTheme="minorEastAsia" w:cstheme="minorEastAsia"/>
          <w:b/>
          <w:color w:val="auto"/>
        </w:rPr>
        <w:t>三、</w:t>
      </w:r>
      <w:r>
        <w:rPr>
          <w:rFonts w:hint="eastAsia" w:asciiTheme="minorEastAsia" w:hAnsiTheme="minorEastAsia" w:eastAsiaTheme="minorEastAsia" w:cstheme="minorEastAsia"/>
          <w:b/>
          <w:color w:val="auto"/>
          <w:lang w:eastAsia="zh-CN"/>
        </w:rPr>
        <w:t>我</w:t>
      </w:r>
      <w:r>
        <w:rPr>
          <w:rFonts w:hint="eastAsia" w:asciiTheme="minorEastAsia" w:hAnsiTheme="minorEastAsia" w:eastAsiaTheme="minorEastAsia" w:cstheme="minorEastAsia"/>
          <w:b/>
          <w:color w:val="auto"/>
          <w:lang w:val="en-US" w:eastAsia="zh-CN"/>
        </w:rPr>
        <w:t>单位</w:t>
      </w:r>
      <w:r>
        <w:rPr>
          <w:rFonts w:hint="eastAsia" w:asciiTheme="minorEastAsia" w:hAnsiTheme="minorEastAsia" w:eastAsiaTheme="minorEastAsia" w:cstheme="minorEastAsia"/>
          <w:b/>
          <w:color w:val="auto"/>
        </w:rPr>
        <w:t>已充分知悉下列情形</w:t>
      </w:r>
      <w:r>
        <w:rPr>
          <w:rFonts w:hint="eastAsia" w:asciiTheme="minorEastAsia" w:hAnsiTheme="minorEastAsia" w:eastAsiaTheme="minorEastAsia" w:cstheme="minorEastAsia"/>
          <w:b/>
          <w:color w:val="auto"/>
          <w:lang w:eastAsia="zh-CN"/>
        </w:rPr>
        <w:t>存在</w:t>
      </w:r>
      <w:r>
        <w:rPr>
          <w:rFonts w:hint="eastAsia" w:asciiTheme="minorEastAsia" w:hAnsiTheme="minorEastAsia" w:eastAsiaTheme="minorEastAsia" w:cstheme="minorEastAsia"/>
          <w:b/>
          <w:color w:val="auto"/>
        </w:rPr>
        <w:t>法律风险，在投标前已对相关风险事项进行排</w:t>
      </w:r>
      <w:r>
        <w:rPr>
          <w:rFonts w:hint="eastAsia" w:asciiTheme="minorEastAsia" w:hAnsiTheme="minorEastAsia" w:eastAsiaTheme="minorEastAsia" w:cstheme="minorEastAsia"/>
          <w:b/>
          <w:color w:val="auto"/>
          <w:highlight w:val="none"/>
        </w:rPr>
        <w:t>查。</w:t>
      </w:r>
    </w:p>
    <w:p w14:paraId="148D6C5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auto"/>
        </w:rPr>
      </w:pPr>
      <w:r>
        <w:rPr>
          <w:rFonts w:hint="eastAsia" w:asciiTheme="minorEastAsia" w:hAnsiTheme="minorEastAsia" w:eastAsiaTheme="minorEastAsia" w:cstheme="minorEastAsia"/>
          <w:color w:val="auto"/>
        </w:rPr>
        <w:t>（一）对于从其他主体获取的投标资料，</w:t>
      </w:r>
      <w:r>
        <w:rPr>
          <w:rFonts w:hint="eastAsia" w:asciiTheme="minorEastAsia" w:hAnsiTheme="minorEastAsia" w:eastAsiaTheme="minorEastAsia" w:cstheme="minorEastAsia"/>
          <w:color w:val="auto"/>
          <w:lang w:eastAsia="zh-CN"/>
        </w:rPr>
        <w:t>我</w:t>
      </w:r>
      <w:r>
        <w:rPr>
          <w:rFonts w:hint="eastAsia" w:asciiTheme="minorEastAsia" w:hAnsiTheme="minorEastAsia" w:eastAsiaTheme="minorEastAsia" w:cstheme="minorEastAsia"/>
          <w:color w:val="auto"/>
          <w:lang w:val="en-US" w:eastAsia="zh-CN"/>
        </w:rPr>
        <w:t>单位</w:t>
      </w:r>
      <w:r>
        <w:rPr>
          <w:rFonts w:hint="eastAsia" w:asciiTheme="minorEastAsia" w:hAnsiTheme="minorEastAsia" w:eastAsiaTheme="minorEastAsia" w:cstheme="minorEastAsia"/>
          <w:color w:val="auto"/>
        </w:rPr>
        <w:t>应审慎核查，确保</w:t>
      </w:r>
      <w:r>
        <w:rPr>
          <w:rFonts w:hint="eastAsia" w:asciiTheme="minorEastAsia" w:hAnsiTheme="minorEastAsia" w:eastAsiaTheme="minorEastAsia" w:cstheme="minorEastAsia"/>
          <w:color w:val="auto"/>
          <w:lang w:eastAsia="zh-CN"/>
        </w:rPr>
        <w:t>其</w:t>
      </w:r>
      <w:r>
        <w:rPr>
          <w:rFonts w:hint="eastAsia" w:asciiTheme="minorEastAsia" w:hAnsiTheme="minorEastAsia" w:eastAsiaTheme="minorEastAsia" w:cstheme="minorEastAsia"/>
          <w:color w:val="auto"/>
        </w:rPr>
        <w:t>真实性。</w:t>
      </w:r>
      <w:r>
        <w:rPr>
          <w:rFonts w:hint="eastAsia" w:asciiTheme="minorEastAsia" w:hAnsiTheme="minorEastAsia" w:eastAsiaTheme="minorEastAsia" w:cstheme="minorEastAsia"/>
          <w:b/>
          <w:color w:val="auto"/>
        </w:rPr>
        <w:t>如主管部门查实投标文件中存在虚假资料的，无论相关资料是否由第三方或本公司员工提供，均不影响主管部门对供应商存在“隐瞒真实情况，提供虚假资料”违法行为的认定。</w:t>
      </w:r>
    </w:p>
    <w:p w14:paraId="0A9912D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（二）对于涉及国家机关出具的公文、证件、证明材料等文件，一旦涉嫌虚假，经查实，主管部门将依法从严处理，并移送有关部门追究法律责任；涉嫌犯罪的，移送司法机关</w:t>
      </w:r>
      <w:r>
        <w:rPr>
          <w:rFonts w:hint="eastAsia" w:asciiTheme="minorEastAsia" w:hAnsiTheme="minorEastAsia" w:eastAsiaTheme="minorEastAsia" w:cstheme="minorEastAsia"/>
          <w:color w:val="auto"/>
          <w:lang w:eastAsia="zh-CN"/>
        </w:rPr>
        <w:t>处理</w:t>
      </w:r>
      <w:r>
        <w:rPr>
          <w:rFonts w:hint="eastAsia" w:asciiTheme="minorEastAsia" w:hAnsiTheme="minorEastAsia" w:eastAsiaTheme="minorEastAsia" w:cstheme="minorEastAsia"/>
          <w:color w:val="auto"/>
        </w:rPr>
        <w:t>。</w:t>
      </w:r>
    </w:p>
    <w:p w14:paraId="0139536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w:t>
      </w:r>
      <w:r>
        <w:rPr>
          <w:rFonts w:hint="eastAsia" w:asciiTheme="minorEastAsia" w:hAnsiTheme="minorEastAsia" w:eastAsiaTheme="minorEastAsia" w:cstheme="minorEastAsia"/>
          <w:color w:val="auto"/>
          <w:lang w:eastAsia="zh-CN"/>
        </w:rPr>
        <w:t>三</w:t>
      </w:r>
      <w:r>
        <w:rPr>
          <w:rFonts w:hint="eastAsia" w:asciiTheme="minorEastAsia" w:hAnsiTheme="minorEastAsia" w:eastAsiaTheme="minorEastAsia" w:cstheme="minorEastAsia"/>
          <w:color w:val="auto"/>
        </w:rPr>
        <w:t>）</w:t>
      </w:r>
      <w:r>
        <w:rPr>
          <w:rFonts w:hint="eastAsia" w:asciiTheme="minorEastAsia" w:hAnsiTheme="minorEastAsia" w:eastAsiaTheme="minorEastAsia" w:cstheme="minorEastAsia"/>
          <w:color w:val="auto"/>
          <w:lang w:eastAsia="zh-CN"/>
        </w:rPr>
        <w:t>我</w:t>
      </w:r>
      <w:r>
        <w:rPr>
          <w:rFonts w:hint="eastAsia" w:asciiTheme="minorEastAsia" w:hAnsiTheme="minorEastAsia" w:eastAsiaTheme="minorEastAsia" w:cstheme="minorEastAsia"/>
          <w:color w:val="auto"/>
          <w:lang w:val="en-US" w:eastAsia="zh-CN"/>
        </w:rPr>
        <w:t>单位</w:t>
      </w:r>
      <w:r>
        <w:rPr>
          <w:rFonts w:hint="eastAsia" w:asciiTheme="minorEastAsia" w:hAnsiTheme="minorEastAsia" w:eastAsiaTheme="minorEastAsia" w:cstheme="minorEastAsia"/>
          <w:color w:val="auto"/>
        </w:rPr>
        <w:t>对投标电子密钥</w:t>
      </w:r>
      <w:r>
        <w:rPr>
          <w:rFonts w:hint="eastAsia" w:asciiTheme="minorEastAsia" w:hAnsiTheme="minorEastAsia" w:eastAsiaTheme="minorEastAsia" w:cstheme="minorEastAsia"/>
          <w:color w:val="auto"/>
          <w:lang w:eastAsia="zh-CN"/>
        </w:rPr>
        <w:t>或</w:t>
      </w:r>
      <w:r>
        <w:rPr>
          <w:rFonts w:hint="eastAsia" w:asciiTheme="minorEastAsia" w:hAnsiTheme="minorEastAsia" w:eastAsiaTheme="minorEastAsia" w:cstheme="minorEastAsia"/>
          <w:color w:val="auto"/>
          <w:lang w:val="en-US" w:eastAsia="zh-CN"/>
        </w:rPr>
        <w:t>电子营业执照</w:t>
      </w:r>
      <w:r>
        <w:rPr>
          <w:rFonts w:hint="eastAsia" w:asciiTheme="minorEastAsia" w:hAnsiTheme="minorEastAsia" w:eastAsiaTheme="minorEastAsia" w:cstheme="minorEastAsia"/>
          <w:color w:val="auto"/>
        </w:rPr>
        <w:t>负有妥善保管、及时变更和续期等主体责任</w:t>
      </w:r>
      <w:r>
        <w:rPr>
          <w:rFonts w:hint="eastAsia" w:asciiTheme="minorEastAsia" w:hAnsiTheme="minorEastAsia" w:eastAsiaTheme="minorEastAsia" w:cstheme="minorEastAsia"/>
          <w:color w:val="auto"/>
          <w:lang w:eastAsia="zh-CN"/>
        </w:rPr>
        <w:t>；</w:t>
      </w:r>
      <w:r>
        <w:rPr>
          <w:rFonts w:hint="eastAsia" w:asciiTheme="minorEastAsia" w:hAnsiTheme="minorEastAsia" w:eastAsiaTheme="minorEastAsia" w:cstheme="minorEastAsia"/>
          <w:color w:val="auto"/>
        </w:rPr>
        <w:t>使用电子密钥</w:t>
      </w:r>
      <w:r>
        <w:rPr>
          <w:rFonts w:hint="eastAsia" w:asciiTheme="minorEastAsia" w:hAnsiTheme="minorEastAsia" w:eastAsiaTheme="minorEastAsia" w:cstheme="minorEastAsia"/>
          <w:color w:val="auto"/>
          <w:lang w:eastAsia="zh-CN"/>
        </w:rPr>
        <w:t>或</w:t>
      </w:r>
      <w:r>
        <w:rPr>
          <w:rFonts w:hint="eastAsia" w:asciiTheme="minorEastAsia" w:hAnsiTheme="minorEastAsia" w:eastAsiaTheme="minorEastAsia" w:cstheme="minorEastAsia"/>
          <w:color w:val="auto"/>
          <w:lang w:val="en-US" w:eastAsia="zh-CN"/>
        </w:rPr>
        <w:t>电子营业执照</w:t>
      </w:r>
      <w:r>
        <w:rPr>
          <w:rFonts w:hint="eastAsia" w:asciiTheme="minorEastAsia" w:hAnsiTheme="minorEastAsia" w:eastAsiaTheme="minorEastAsia" w:cstheme="minorEastAsia"/>
          <w:color w:val="auto"/>
        </w:rPr>
        <w:t>在深圳政府采购网站进行的活动，均具有法律效力，须承担相应的法律后果。</w:t>
      </w:r>
      <w:r>
        <w:rPr>
          <w:rFonts w:hint="eastAsia" w:asciiTheme="minorEastAsia" w:hAnsiTheme="minorEastAsia" w:eastAsiaTheme="minorEastAsia" w:cstheme="minorEastAsia"/>
          <w:color w:val="auto"/>
          <w:lang w:eastAsia="zh-CN"/>
        </w:rPr>
        <w:t>若</w:t>
      </w:r>
      <w:r>
        <w:rPr>
          <w:rFonts w:hint="eastAsia" w:asciiTheme="minorEastAsia" w:hAnsiTheme="minorEastAsia" w:eastAsiaTheme="minorEastAsia" w:cstheme="minorEastAsia"/>
          <w:b/>
          <w:bCs/>
          <w:color w:val="auto"/>
        </w:rPr>
        <w:t>擅自将投标密钥</w:t>
      </w:r>
      <w:r>
        <w:rPr>
          <w:rFonts w:hint="eastAsia" w:asciiTheme="minorEastAsia" w:hAnsiTheme="minorEastAsia" w:eastAsiaTheme="minorEastAsia" w:cstheme="minorEastAsia"/>
          <w:b/>
          <w:bCs/>
          <w:color w:val="auto"/>
          <w:lang w:eastAsia="zh-CN"/>
        </w:rPr>
        <w:t>或</w:t>
      </w:r>
      <w:r>
        <w:rPr>
          <w:rFonts w:hint="eastAsia" w:asciiTheme="minorEastAsia" w:hAnsiTheme="minorEastAsia" w:eastAsiaTheme="minorEastAsia" w:cstheme="minorEastAsia"/>
          <w:b/>
          <w:bCs/>
          <w:color w:val="auto"/>
          <w:lang w:val="en-US" w:eastAsia="zh-CN"/>
        </w:rPr>
        <w:t>电子营业执照</w:t>
      </w:r>
      <w:r>
        <w:rPr>
          <w:rFonts w:hint="eastAsia" w:asciiTheme="minorEastAsia" w:hAnsiTheme="minorEastAsia" w:eastAsiaTheme="minorEastAsia" w:cstheme="minorEastAsia"/>
          <w:b/>
          <w:bCs/>
          <w:color w:val="auto"/>
        </w:rPr>
        <w:t>出借他人使用所造成的法律后果，由</w:t>
      </w:r>
      <w:r>
        <w:rPr>
          <w:rFonts w:hint="eastAsia" w:asciiTheme="minorEastAsia" w:hAnsiTheme="minorEastAsia" w:eastAsiaTheme="minorEastAsia" w:cstheme="minorEastAsia"/>
          <w:b/>
          <w:bCs/>
          <w:color w:val="auto"/>
          <w:lang w:eastAsia="zh-CN"/>
        </w:rPr>
        <w:t>我</w:t>
      </w:r>
      <w:r>
        <w:rPr>
          <w:rFonts w:hint="eastAsia" w:asciiTheme="minorEastAsia" w:hAnsiTheme="minorEastAsia" w:eastAsiaTheme="minorEastAsia" w:cstheme="minorEastAsia"/>
          <w:b/>
          <w:bCs/>
          <w:color w:val="auto"/>
          <w:lang w:val="en-US" w:eastAsia="zh-CN"/>
        </w:rPr>
        <w:t>单位</w:t>
      </w:r>
      <w:r>
        <w:rPr>
          <w:rFonts w:hint="eastAsia" w:asciiTheme="minorEastAsia" w:hAnsiTheme="minorEastAsia" w:eastAsiaTheme="minorEastAsia" w:cstheme="minorEastAsia"/>
          <w:b/>
          <w:bCs/>
          <w:color w:val="auto"/>
        </w:rPr>
        <w:t>自行承担</w:t>
      </w:r>
      <w:r>
        <w:rPr>
          <w:rFonts w:hint="eastAsia" w:asciiTheme="minorEastAsia" w:hAnsiTheme="minorEastAsia" w:eastAsiaTheme="minorEastAsia" w:cstheme="minorEastAsia"/>
          <w:color w:val="auto"/>
        </w:rPr>
        <w:t>。</w:t>
      </w:r>
    </w:p>
    <w:p w14:paraId="37C09C7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color w:val="auto"/>
        </w:rPr>
      </w:pPr>
      <w:r>
        <w:rPr>
          <w:rFonts w:hint="eastAsia" w:asciiTheme="minorEastAsia" w:hAnsiTheme="minorEastAsia" w:eastAsiaTheme="minorEastAsia" w:cstheme="minorEastAsia"/>
          <w:b/>
          <w:color w:val="auto"/>
        </w:rPr>
        <w:t>四、</w:t>
      </w:r>
      <w:r>
        <w:rPr>
          <w:rFonts w:hint="eastAsia" w:asciiTheme="minorEastAsia" w:hAnsiTheme="minorEastAsia" w:eastAsiaTheme="minorEastAsia" w:cstheme="minorEastAsia"/>
          <w:b/>
          <w:color w:val="auto"/>
          <w:lang w:eastAsia="zh-CN"/>
        </w:rPr>
        <w:t>我</w:t>
      </w:r>
      <w:r>
        <w:rPr>
          <w:rFonts w:hint="eastAsia" w:asciiTheme="minorEastAsia" w:hAnsiTheme="minorEastAsia" w:eastAsiaTheme="minorEastAsia" w:cstheme="minorEastAsia"/>
          <w:b/>
          <w:color w:val="auto"/>
          <w:lang w:val="en-US" w:eastAsia="zh-CN"/>
        </w:rPr>
        <w:t>单位</w:t>
      </w:r>
      <w:r>
        <w:rPr>
          <w:rFonts w:hint="eastAsia" w:asciiTheme="minorEastAsia" w:hAnsiTheme="minorEastAsia" w:eastAsiaTheme="minorEastAsia" w:cstheme="minorEastAsia"/>
          <w:b/>
          <w:color w:val="auto"/>
        </w:rPr>
        <w:t>已充分知悉政府采购违法、违规行为的法律</w:t>
      </w:r>
      <w:r>
        <w:rPr>
          <w:rFonts w:hint="eastAsia" w:asciiTheme="minorEastAsia" w:hAnsiTheme="minorEastAsia" w:eastAsiaTheme="minorEastAsia" w:cstheme="minorEastAsia"/>
          <w:b/>
          <w:color w:val="auto"/>
          <w:highlight w:val="none"/>
        </w:rPr>
        <w:t>后果。</w:t>
      </w:r>
    </w:p>
    <w:p w14:paraId="7F84A09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rPr>
        <w:t>经查实，若</w:t>
      </w:r>
      <w:r>
        <w:rPr>
          <w:rFonts w:hint="eastAsia" w:asciiTheme="minorEastAsia" w:hAnsiTheme="minorEastAsia" w:eastAsiaTheme="minorEastAsia" w:cstheme="minorEastAsia"/>
          <w:color w:val="auto"/>
          <w:lang w:eastAsia="zh-CN"/>
        </w:rPr>
        <w:t>我</w:t>
      </w:r>
      <w:r>
        <w:rPr>
          <w:rFonts w:hint="eastAsia" w:asciiTheme="minorEastAsia" w:hAnsiTheme="minorEastAsia" w:eastAsiaTheme="minorEastAsia" w:cstheme="minorEastAsia"/>
          <w:color w:val="auto"/>
          <w:lang w:val="en-US" w:eastAsia="zh-CN"/>
        </w:rPr>
        <w:t>单位</w:t>
      </w:r>
      <w:r>
        <w:rPr>
          <w:rFonts w:hint="eastAsia" w:asciiTheme="minorEastAsia" w:hAnsiTheme="minorEastAsia" w:eastAsiaTheme="minorEastAsia" w:cstheme="minor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asciiTheme="minorEastAsia" w:hAnsiTheme="minorEastAsia" w:eastAsiaTheme="minorEastAsia" w:cstheme="minorEastAsia"/>
          <w:color w:val="auto"/>
          <w:highlight w:val="none"/>
        </w:rPr>
        <w:t>分之二十以上千分之三十以下罚款，由市场监管部门依法吊销营业执照。</w:t>
      </w:r>
    </w:p>
    <w:p w14:paraId="614A01C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highlight w:val="yellow"/>
        </w:rPr>
      </w:pPr>
      <w:r>
        <w:rPr>
          <w:rFonts w:hint="eastAsia" w:asciiTheme="minorEastAsia" w:hAnsiTheme="minorEastAsia" w:eastAsiaTheme="minorEastAsia" w:cstheme="minorEastAsia"/>
          <w:color w:val="auto"/>
          <w:highlight w:val="yellow"/>
        </w:rPr>
        <w:t>以下文字请投标供应商抄写并确认：“</w:t>
      </w:r>
      <w:r>
        <w:rPr>
          <w:rFonts w:hint="eastAsia" w:asciiTheme="minorEastAsia" w:hAnsiTheme="minorEastAsia" w:eastAsiaTheme="minorEastAsia" w:cstheme="minorEastAsia"/>
          <w:color w:val="auto"/>
          <w:highlight w:val="yellow"/>
          <w:lang w:eastAsia="zh-CN"/>
        </w:rPr>
        <w:t>我</w:t>
      </w:r>
      <w:r>
        <w:rPr>
          <w:rFonts w:hint="eastAsia" w:asciiTheme="minorEastAsia" w:hAnsiTheme="minorEastAsia" w:eastAsiaTheme="minorEastAsia" w:cstheme="minorEastAsia"/>
          <w:color w:val="auto"/>
          <w:highlight w:val="yellow"/>
          <w:lang w:val="en-US" w:eastAsia="zh-CN"/>
        </w:rPr>
        <w:t>单位</w:t>
      </w:r>
      <w:r>
        <w:rPr>
          <w:rFonts w:hint="eastAsia" w:asciiTheme="minorEastAsia" w:hAnsiTheme="minorEastAsia" w:eastAsiaTheme="minorEastAsia" w:cstheme="minorEastAsia"/>
          <w:color w:val="auto"/>
          <w:highlight w:val="yellow"/>
        </w:rPr>
        <w:t>已仔细阅读《政府采购违法行为风险知悉确认书》，充分知悉违法行为的法律后果，并承诺将严谨、诚信、依法依规参与政府采购活动”。</w:t>
      </w:r>
    </w:p>
    <w:tbl>
      <w:tblPr>
        <w:tblStyle w:val="483"/>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73BA75D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noWrap w:val="0"/>
            <w:vAlign w:val="top"/>
          </w:tcPr>
          <w:p w14:paraId="275E7049">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spacing w:val="-4"/>
                <w:kern w:val="0"/>
                <w:szCs w:val="21"/>
                <w:highlight w:val="none"/>
              </w:rPr>
            </w:pPr>
          </w:p>
        </w:tc>
      </w:tr>
      <w:tr w14:paraId="3014B83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1811E560">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spacing w:val="-4"/>
                <w:kern w:val="0"/>
                <w:szCs w:val="21"/>
              </w:rPr>
            </w:pPr>
          </w:p>
        </w:tc>
      </w:tr>
      <w:tr w14:paraId="27E2114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6217D50D">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spacing w:val="-4"/>
                <w:kern w:val="0"/>
                <w:szCs w:val="21"/>
              </w:rPr>
            </w:pPr>
          </w:p>
        </w:tc>
      </w:tr>
      <w:tr w14:paraId="0431359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noWrap w:val="0"/>
            <w:vAlign w:val="top"/>
          </w:tcPr>
          <w:p w14:paraId="72733351">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spacing w:val="-4"/>
                <w:kern w:val="0"/>
                <w:szCs w:val="21"/>
              </w:rPr>
            </w:pPr>
          </w:p>
        </w:tc>
      </w:tr>
    </w:tbl>
    <w:p w14:paraId="013E3C0B">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color w:val="auto"/>
          <w:spacing w:val="-4"/>
          <w:kern w:val="0"/>
          <w:szCs w:val="21"/>
        </w:rPr>
      </w:pPr>
    </w:p>
    <w:p w14:paraId="0818253C">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color w:val="auto"/>
          <w:spacing w:val="-4"/>
          <w:kern w:val="0"/>
          <w:szCs w:val="21"/>
          <w:u w:val="single"/>
        </w:rPr>
      </w:pPr>
      <w:r>
        <w:rPr>
          <w:rFonts w:hint="eastAsia" w:asciiTheme="minorEastAsia" w:hAnsiTheme="minorEastAsia" w:eastAsiaTheme="minorEastAsia" w:cstheme="minorEastAsia"/>
          <w:color w:val="auto"/>
          <w:spacing w:val="-4"/>
          <w:kern w:val="0"/>
          <w:szCs w:val="21"/>
          <w:lang w:eastAsia="zh-CN"/>
        </w:rPr>
        <w:t>单位</w:t>
      </w:r>
      <w:r>
        <w:rPr>
          <w:rFonts w:hint="eastAsia" w:asciiTheme="minorEastAsia" w:hAnsiTheme="minorEastAsia" w:eastAsiaTheme="minorEastAsia" w:cstheme="minorEastAsia"/>
          <w:color w:val="auto"/>
          <w:spacing w:val="-4"/>
          <w:kern w:val="0"/>
          <w:szCs w:val="21"/>
        </w:rPr>
        <w:t>负责人签名：</w:t>
      </w:r>
      <w:r>
        <w:rPr>
          <w:rFonts w:hint="eastAsia" w:asciiTheme="minorEastAsia" w:hAnsiTheme="minorEastAsia" w:eastAsiaTheme="minorEastAsia" w:cstheme="minorEastAsia"/>
          <w:color w:val="auto"/>
          <w:spacing w:val="-4"/>
          <w:kern w:val="0"/>
          <w:szCs w:val="21"/>
          <w:u w:val="single"/>
        </w:rPr>
        <w:t xml:space="preserve">              </w:t>
      </w:r>
    </w:p>
    <w:p w14:paraId="7C01ED11">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color w:val="auto"/>
          <w:spacing w:val="-4"/>
          <w:kern w:val="0"/>
          <w:szCs w:val="21"/>
          <w:u w:val="single"/>
        </w:rPr>
      </w:pPr>
      <w:r>
        <w:rPr>
          <w:rFonts w:hint="eastAsia" w:asciiTheme="minorEastAsia" w:hAnsiTheme="minorEastAsia" w:eastAsiaTheme="minorEastAsia" w:cstheme="minorEastAsia"/>
          <w:color w:val="auto"/>
          <w:spacing w:val="-4"/>
          <w:kern w:val="0"/>
          <w:szCs w:val="21"/>
          <w:lang w:val="en-US" w:eastAsia="zh-CN"/>
        </w:rPr>
        <w:t xml:space="preserve">                                 </w:t>
      </w:r>
      <w:r>
        <w:rPr>
          <w:rFonts w:hint="eastAsia" w:asciiTheme="minorEastAsia" w:hAnsiTheme="minorEastAsia" w:eastAsiaTheme="minorEastAsia" w:cstheme="minorEastAsia"/>
          <w:color w:val="auto"/>
          <w:spacing w:val="-4"/>
          <w:kern w:val="0"/>
          <w:szCs w:val="21"/>
          <w:lang w:eastAsia="zh-CN"/>
        </w:rPr>
        <w:t>（加盖</w:t>
      </w:r>
      <w:r>
        <w:rPr>
          <w:rFonts w:hint="eastAsia" w:asciiTheme="minorEastAsia" w:hAnsiTheme="minorEastAsia" w:eastAsiaTheme="minorEastAsia" w:cstheme="minorEastAsia"/>
          <w:color w:val="auto"/>
          <w:spacing w:val="-4"/>
          <w:kern w:val="0"/>
          <w:szCs w:val="21"/>
        </w:rPr>
        <w:t>公章</w:t>
      </w:r>
      <w:r>
        <w:rPr>
          <w:rFonts w:hint="eastAsia" w:asciiTheme="minorEastAsia" w:hAnsiTheme="minorEastAsia" w:eastAsiaTheme="minorEastAsia" w:cstheme="minorEastAsia"/>
          <w:color w:val="auto"/>
          <w:spacing w:val="-4"/>
          <w:kern w:val="0"/>
          <w:szCs w:val="21"/>
          <w:lang w:eastAsia="zh-CN"/>
        </w:rPr>
        <w:t>）</w:t>
      </w:r>
    </w:p>
    <w:p w14:paraId="5B73DE98">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color w:val="auto"/>
          <w:spacing w:val="-4"/>
          <w:kern w:val="0"/>
          <w:szCs w:val="21"/>
          <w:u w:val="single"/>
        </w:rPr>
      </w:pPr>
      <w:r>
        <w:rPr>
          <w:rFonts w:hint="eastAsia" w:asciiTheme="minorEastAsia" w:hAnsiTheme="minorEastAsia" w:eastAsiaTheme="minorEastAsia" w:cstheme="minorEastAsia"/>
          <w:color w:val="auto"/>
          <w:spacing w:val="-4"/>
          <w:kern w:val="0"/>
          <w:szCs w:val="21"/>
        </w:rPr>
        <w:t xml:space="preserve">     日期：</w:t>
      </w:r>
      <w:r>
        <w:rPr>
          <w:rFonts w:hint="eastAsia" w:asciiTheme="minorEastAsia" w:hAnsiTheme="minorEastAsia" w:eastAsiaTheme="minorEastAsia" w:cstheme="minorEastAsia"/>
          <w:color w:val="auto"/>
          <w:spacing w:val="-4"/>
          <w:kern w:val="0"/>
          <w:szCs w:val="21"/>
          <w:u w:val="single"/>
        </w:rPr>
        <w:t xml:space="preserve">              </w:t>
      </w:r>
    </w:p>
    <w:p w14:paraId="3A8C5299">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auto"/>
          <w:spacing w:val="-4"/>
          <w:kern w:val="0"/>
          <w:szCs w:val="21"/>
        </w:rPr>
      </w:pPr>
    </w:p>
    <w:p w14:paraId="7359BD9D">
      <w:pPr>
        <w:keepNext w:val="0"/>
        <w:keepLines w:val="0"/>
        <w:pageBreakBefore w:val="0"/>
        <w:widowControl/>
        <w:suppressLineNumbers w:val="0"/>
        <w:kinsoku/>
        <w:wordWrap/>
        <w:overflowPunct/>
        <w:topLinePunct w:val="0"/>
        <w:autoSpaceDE w:val="0"/>
        <w:autoSpaceDN w:val="0"/>
        <w:bidi w:val="0"/>
        <w:adjustRightInd/>
        <w:snapToGrid/>
        <w:spacing w:beforeAutospacing="0" w:afterAutospacing="0" w:line="360" w:lineRule="auto"/>
        <w:ind w:left="0" w:leftChars="0" w:right="0" w:firstLine="0" w:firstLineChars="0"/>
        <w:jc w:val="left"/>
        <w:textAlignment w:val="auto"/>
        <w:rPr>
          <w:rFonts w:hint="eastAsia" w:asciiTheme="minorEastAsia" w:hAnsiTheme="minorEastAsia" w:eastAsiaTheme="minorEastAsia" w:cstheme="minorEastAsia"/>
          <w:b/>
          <w:bCs/>
          <w:color w:val="auto"/>
          <w:spacing w:val="-4"/>
          <w:kern w:val="0"/>
          <w:szCs w:val="21"/>
          <w:highlight w:val="none"/>
        </w:rPr>
      </w:pPr>
      <w:r>
        <w:rPr>
          <w:rFonts w:hint="eastAsia" w:asciiTheme="minorEastAsia" w:hAnsiTheme="minorEastAsia" w:eastAsiaTheme="minorEastAsia" w:cstheme="minorEastAsia"/>
          <w:b/>
          <w:bCs/>
          <w:color w:val="auto"/>
          <w:spacing w:val="-4"/>
          <w:kern w:val="0"/>
          <w:szCs w:val="21"/>
        </w:rPr>
        <w:t>注：</w:t>
      </w:r>
      <w:r>
        <w:rPr>
          <w:rFonts w:hint="eastAsia" w:asciiTheme="minorEastAsia" w:hAnsiTheme="minorEastAsia" w:eastAsiaTheme="minorEastAsia" w:cstheme="minorEastAsia"/>
          <w:b/>
          <w:bCs/>
          <w:color w:val="auto"/>
          <w:spacing w:val="-4"/>
          <w:kern w:val="0"/>
          <w:szCs w:val="21"/>
          <w:lang w:val="en-US" w:eastAsia="zh-CN"/>
        </w:rPr>
        <w:t>1.</w:t>
      </w:r>
      <w:r>
        <w:rPr>
          <w:rFonts w:hint="eastAsia" w:asciiTheme="minorEastAsia" w:hAnsiTheme="minorEastAsia" w:eastAsiaTheme="minorEastAsia" w:cstheme="minorEastAsia"/>
          <w:b/>
          <w:bCs/>
          <w:color w:val="auto"/>
          <w:spacing w:val="-4"/>
          <w:kern w:val="0"/>
          <w:szCs w:val="21"/>
          <w:lang w:eastAsia="zh-CN"/>
        </w:rPr>
        <w:t>《</w:t>
      </w:r>
      <w:r>
        <w:rPr>
          <w:rFonts w:hint="eastAsia" w:asciiTheme="minorEastAsia" w:hAnsiTheme="minorEastAsia" w:eastAsiaTheme="minorEastAsia" w:cstheme="minorEastAsia"/>
          <w:b/>
          <w:bCs/>
          <w:color w:val="auto"/>
          <w:spacing w:val="-4"/>
          <w:kern w:val="0"/>
          <w:szCs w:val="21"/>
          <w:lang w:val="en-US" w:eastAsia="zh-CN"/>
        </w:rPr>
        <w:t>政府采购违法行为风险知悉确认书</w:t>
      </w:r>
      <w:r>
        <w:rPr>
          <w:rFonts w:hint="eastAsia" w:asciiTheme="minorEastAsia" w:hAnsiTheme="minorEastAsia" w:eastAsiaTheme="minorEastAsia" w:cstheme="minorEastAsia"/>
          <w:b/>
          <w:bCs/>
          <w:color w:val="auto"/>
          <w:spacing w:val="-4"/>
          <w:kern w:val="0"/>
          <w:szCs w:val="21"/>
          <w:lang w:eastAsia="zh-CN"/>
        </w:rPr>
        <w:t>》需由</w:t>
      </w:r>
      <w:r>
        <w:rPr>
          <w:rFonts w:hint="eastAsia" w:asciiTheme="minorEastAsia" w:hAnsiTheme="minorEastAsia" w:eastAsiaTheme="minorEastAsia" w:cstheme="minorEastAsia"/>
          <w:b/>
          <w:bCs/>
          <w:color w:val="auto"/>
          <w:spacing w:val="-4"/>
          <w:kern w:val="0"/>
          <w:szCs w:val="21"/>
          <w:highlight w:val="none"/>
        </w:rPr>
        <w:t>投标供应商负责人签字并加盖单位公章后，扫描上传至投标文件一并提交。</w:t>
      </w:r>
    </w:p>
    <w:p w14:paraId="4DE540D8">
      <w:pPr>
        <w:pStyle w:val="486"/>
        <w:keepNext w:val="0"/>
        <w:keepLines w:val="0"/>
        <w:pageBreakBefore w:val="0"/>
        <w:kinsoku/>
        <w:wordWrap/>
        <w:overflowPunct/>
        <w:topLinePunct w:val="0"/>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bCs/>
          <w:color w:val="auto"/>
          <w:lang w:val="en-US" w:eastAsia="zh-CN"/>
        </w:rPr>
      </w:pPr>
      <w:r>
        <w:rPr>
          <w:rFonts w:hint="eastAsia" w:asciiTheme="minorEastAsia" w:hAnsiTheme="minorEastAsia" w:eastAsiaTheme="minorEastAsia" w:cstheme="minorEastAsia"/>
          <w:b/>
          <w:bCs/>
          <w:color w:val="auto"/>
          <w:lang w:val="en-US" w:eastAsia="zh-CN"/>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14:paraId="511615A3">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FF0000"/>
          <w:spacing w:val="-4"/>
          <w:kern w:val="0"/>
          <w:szCs w:val="21"/>
        </w:rPr>
      </w:pPr>
    </w:p>
    <w:p w14:paraId="5453269E">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4"/>
        </w:rPr>
      </w:pPr>
    </w:p>
    <w:p w14:paraId="10FF8263">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4"/>
        </w:rPr>
      </w:pPr>
    </w:p>
    <w:p w14:paraId="494E4589">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Theme="minorEastAsia" w:hAnsiTheme="minorEastAsia" w:eastAsiaTheme="minorEastAsia" w:cstheme="minorEastAsia"/>
          <w:kern w:val="0"/>
          <w:sz w:val="24"/>
        </w:rPr>
      </w:pPr>
    </w:p>
    <w:p w14:paraId="58840AD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val="0"/>
          <w:bCs w:val="0"/>
          <w:sz w:val="24"/>
          <w:szCs w:val="20"/>
          <w:lang w:val="en-US" w:eastAsia="zh-CN"/>
        </w:rPr>
      </w:pPr>
      <w:r>
        <w:rPr>
          <w:rFonts w:hint="eastAsia" w:asciiTheme="minorEastAsia" w:hAnsiTheme="minorEastAsia" w:eastAsiaTheme="minorEastAsia" w:cstheme="minorEastAsia"/>
          <w:b w:val="0"/>
          <w:bCs w:val="0"/>
          <w:sz w:val="24"/>
          <w:szCs w:val="20"/>
          <w:lang w:val="en-US" w:eastAsia="zh-CN"/>
        </w:rPr>
        <w:t>（二）订单融资情况</w:t>
      </w:r>
    </w:p>
    <w:p w14:paraId="33620E1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1</w:t>
      </w:r>
      <w:r>
        <w:rPr>
          <w:rFonts w:hint="eastAsia" w:asciiTheme="minorEastAsia" w:hAnsiTheme="minorEastAsia" w:eastAsiaTheme="minorEastAsia" w:cstheme="minorEastAsia"/>
          <w:b/>
          <w:bCs/>
          <w:lang w:eastAsia="zh-CN"/>
        </w:rPr>
        <w:t>、</w:t>
      </w:r>
      <w:r>
        <w:rPr>
          <w:rFonts w:hint="eastAsia" w:asciiTheme="minorEastAsia" w:hAnsiTheme="minorEastAsia" w:eastAsiaTheme="minorEastAsia" w:cstheme="minorEastAsia"/>
          <w:b/>
          <w:bCs/>
        </w:rPr>
        <w:t>关于政府采购订单融资政策</w:t>
      </w:r>
    </w:p>
    <w:p w14:paraId="21C2F348">
      <w:pPr>
        <w:pStyle w:val="1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val="0"/>
          <w:bCs/>
          <w:kern w:val="2"/>
          <w:sz w:val="21"/>
          <w:szCs w:val="21"/>
          <w:lang w:val="en-US" w:eastAsia="zh-CN" w:bidi="ar-SA"/>
        </w:rPr>
      </w:pPr>
      <w:r>
        <w:rPr>
          <w:rFonts w:hint="eastAsia" w:asciiTheme="minorEastAsia" w:hAnsiTheme="minorEastAsia" w:eastAsiaTheme="minorEastAsia" w:cstheme="minor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0064CC0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2</w:t>
      </w:r>
      <w:r>
        <w:rPr>
          <w:rFonts w:hint="eastAsia" w:asciiTheme="minorEastAsia" w:hAnsiTheme="minorEastAsia" w:eastAsiaTheme="minorEastAsia" w:cstheme="minorEastAsia"/>
          <w:b/>
          <w:bCs/>
          <w:lang w:eastAsia="zh-CN"/>
        </w:rPr>
        <w:t>、</w:t>
      </w:r>
      <w:r>
        <w:rPr>
          <w:rFonts w:hint="eastAsia" w:asciiTheme="minorEastAsia" w:hAnsiTheme="minorEastAsia" w:eastAsiaTheme="minorEastAsia" w:cstheme="minorEastAsia"/>
          <w:b/>
          <w:bCs/>
          <w:lang w:val="en-US" w:eastAsia="zh-CN"/>
        </w:rPr>
        <w:t>供应商账户信息</w:t>
      </w:r>
    </w:p>
    <w:p w14:paraId="04E9FD3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投标人</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单位全称</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 xml:space="preserve">  </w:t>
      </w:r>
    </w:p>
    <w:p w14:paraId="08C23D0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lang w:val="en-US" w:eastAsia="zh-CN"/>
        </w:rPr>
        <w:t>投标人</w:t>
      </w:r>
      <w:r>
        <w:rPr>
          <w:rFonts w:hint="eastAsia" w:asciiTheme="minorEastAsia" w:hAnsiTheme="minorEastAsia" w:eastAsiaTheme="minorEastAsia" w:cstheme="minorEastAsia"/>
          <w:szCs w:val="21"/>
        </w:rPr>
        <w:t>单位地址：</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none"/>
          <w:lang w:eastAsia="zh-CN"/>
        </w:rPr>
        <w:t>；</w:t>
      </w:r>
    </w:p>
    <w:p w14:paraId="2F1A53E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rPr>
        <w:t>法定代表人（负责人）或其</w:t>
      </w:r>
      <w:r>
        <w:rPr>
          <w:rFonts w:hint="eastAsia" w:asciiTheme="minorEastAsia" w:hAnsiTheme="minorEastAsia" w:eastAsiaTheme="minorEastAsia" w:cstheme="minorEastAsia"/>
          <w:szCs w:val="21"/>
          <w:lang w:val="en-US" w:eastAsia="zh-CN"/>
        </w:rPr>
        <w:t>授权</w:t>
      </w:r>
      <w:r>
        <w:rPr>
          <w:rFonts w:hint="eastAsia" w:asciiTheme="minorEastAsia" w:hAnsiTheme="minorEastAsia" w:eastAsiaTheme="minorEastAsia" w:cstheme="minorEastAsia"/>
          <w:szCs w:val="21"/>
        </w:rPr>
        <w:t>委托代理人：</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none"/>
          <w:lang w:eastAsia="zh-CN"/>
        </w:rPr>
        <w:t>；</w:t>
      </w:r>
    </w:p>
    <w:p w14:paraId="0F4B74B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thick"/>
        </w:rPr>
      </w:pPr>
      <w:r>
        <w:rPr>
          <w:rFonts w:hint="eastAsia" w:asciiTheme="minorEastAsia" w:hAnsiTheme="minorEastAsia" w:eastAsiaTheme="minorEastAsia" w:cstheme="minorEastAsia"/>
          <w:szCs w:val="21"/>
          <w:lang w:val="en-US" w:eastAsia="zh-CN"/>
        </w:rPr>
        <w:t>联系</w:t>
      </w:r>
      <w:r>
        <w:rPr>
          <w:rFonts w:hint="eastAsia" w:asciiTheme="minorEastAsia" w:hAnsiTheme="minorEastAsia" w:eastAsiaTheme="minorEastAsia" w:cstheme="minorEastAsia"/>
          <w:szCs w:val="21"/>
        </w:rPr>
        <w:t>电话</w:t>
      </w:r>
      <w:r>
        <w:rPr>
          <w:rFonts w:hint="eastAsia" w:asciiTheme="minorEastAsia" w:hAnsiTheme="minorEastAsia" w:eastAsiaTheme="minorEastAsia" w:cstheme="minorEastAsia"/>
          <w:szCs w:val="21"/>
          <w:u w:val="none"/>
        </w:rPr>
        <w:t>：</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p>
    <w:p w14:paraId="5651C49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lang w:val="en-US" w:eastAsia="zh-CN"/>
        </w:rPr>
        <w:t>开户银行名称：</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none"/>
          <w:lang w:eastAsia="zh-CN"/>
        </w:rPr>
        <w:t>；</w:t>
      </w:r>
    </w:p>
    <w:p w14:paraId="58B9BB7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thick"/>
          <w:lang w:eastAsia="zh-CN"/>
        </w:rPr>
      </w:pPr>
      <w:r>
        <w:rPr>
          <w:rFonts w:hint="eastAsia" w:asciiTheme="minorEastAsia" w:hAnsiTheme="minorEastAsia" w:eastAsiaTheme="minorEastAsia" w:cstheme="minorEastAsia"/>
          <w:szCs w:val="21"/>
          <w:u w:val="none"/>
          <w:lang w:val="en-US" w:eastAsia="zh-CN"/>
        </w:rPr>
        <w:t>开户银行账号：</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none"/>
          <w:lang w:eastAsia="zh-CN"/>
        </w:rPr>
        <w:t>；</w:t>
      </w:r>
    </w:p>
    <w:p w14:paraId="24198E9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eastAsia="zh-CN"/>
        </w:rPr>
      </w:pPr>
      <w:r>
        <w:rPr>
          <w:rFonts w:hint="eastAsia" w:asciiTheme="minorEastAsia" w:hAnsiTheme="minorEastAsia" w:eastAsiaTheme="minorEastAsia" w:cstheme="minorEastAsia"/>
          <w:szCs w:val="21"/>
          <w:u w:val="none"/>
          <w:lang w:val="en-US" w:eastAsia="zh-CN"/>
        </w:rPr>
        <w:t>开户银行地址：</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thick"/>
        </w:rPr>
        <w:t xml:space="preserve">      </w:t>
      </w:r>
      <w:r>
        <w:rPr>
          <w:rFonts w:hint="eastAsia" w:asciiTheme="minorEastAsia" w:hAnsiTheme="minorEastAsia" w:eastAsiaTheme="minorEastAsia" w:cstheme="minorEastAsia"/>
          <w:szCs w:val="21"/>
          <w:u w:val="thick"/>
          <w:lang w:val="en-US" w:eastAsia="zh-CN"/>
        </w:rPr>
        <w:t xml:space="preserve">                                    </w:t>
      </w:r>
      <w:r>
        <w:rPr>
          <w:rFonts w:hint="eastAsia" w:asciiTheme="minorEastAsia" w:hAnsiTheme="minorEastAsia" w:eastAsiaTheme="minorEastAsia" w:cstheme="minorEastAsia"/>
          <w:szCs w:val="21"/>
          <w:u w:val="none"/>
          <w:lang w:eastAsia="zh-CN"/>
        </w:rPr>
        <w:t>。</w:t>
      </w:r>
    </w:p>
    <w:p w14:paraId="0D99587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rPr>
      </w:pPr>
      <w:r>
        <w:rPr>
          <w:rFonts w:hint="eastAsia" w:asciiTheme="minorEastAsia" w:hAnsiTheme="minorEastAsia" w:eastAsiaTheme="minorEastAsia" w:cstheme="minorEastAsia"/>
          <w:szCs w:val="21"/>
          <w:u w:val="none"/>
        </w:rPr>
        <w:t xml:space="preserve"> </w:t>
      </w:r>
      <w:r>
        <w:rPr>
          <w:rFonts w:hint="eastAsia" w:asciiTheme="minorEastAsia" w:hAnsiTheme="minorEastAsia" w:eastAsiaTheme="minorEastAsia" w:cstheme="minorEastAsia"/>
          <w:b/>
          <w:bCs/>
          <w:color w:val="FF0000"/>
          <w:spacing w:val="-4"/>
          <w:kern w:val="0"/>
          <w:szCs w:val="21"/>
          <w:lang w:val="en-US" w:eastAsia="zh-CN"/>
        </w:rPr>
        <w:t>注：本项填写内容作为订单融资开展的参考信息，</w:t>
      </w:r>
      <w:r>
        <w:rPr>
          <w:rFonts w:hint="eastAsia" w:asciiTheme="minorEastAsia" w:hAnsiTheme="minorEastAsia" w:eastAsiaTheme="minorEastAsia" w:cstheme="minorEastAsia"/>
          <w:b/>
          <w:bCs/>
          <w:color w:val="FF0000"/>
          <w:spacing w:val="-4"/>
          <w:kern w:val="0"/>
          <w:szCs w:val="21"/>
        </w:rPr>
        <w:t>不作为供应商资格性审查及符合性审查条件。</w:t>
      </w:r>
    </w:p>
    <w:p w14:paraId="2B5E44AA">
      <w:pPr>
        <w:pageBreakBefore w:val="0"/>
        <w:widowControl/>
        <w:tabs>
          <w:tab w:val="left" w:pos="8200"/>
        </w:tabs>
        <w:kinsoku/>
        <w:wordWrap/>
        <w:overflowPunct/>
        <w:topLinePunct w:val="0"/>
        <w:autoSpaceDE w:val="0"/>
        <w:autoSpaceDN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b/>
          <w:bCs/>
          <w:color w:val="FF0000"/>
          <w:spacing w:val="-4"/>
          <w:kern w:val="0"/>
          <w:szCs w:val="21"/>
          <w:lang w:val="en-US" w:eastAsia="zh-CN"/>
        </w:rPr>
      </w:pPr>
    </w:p>
    <w:p w14:paraId="30530CC3">
      <w:pPr>
        <w:pageBreakBefore w:val="0"/>
        <w:widowControl/>
        <w:kinsoku/>
        <w:overflowPunct/>
        <w:topLinePunct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kern w:val="0"/>
          <w:sz w:val="24"/>
          <w:szCs w:val="20"/>
        </w:rPr>
      </w:pPr>
      <w:r>
        <w:rPr>
          <w:rFonts w:hint="eastAsia" w:asciiTheme="minorEastAsia" w:hAnsiTheme="minorEastAsia" w:eastAsiaTheme="minorEastAsia" w:cstheme="minorEastAsia"/>
          <w:kern w:val="0"/>
          <w:sz w:val="24"/>
          <w:szCs w:val="20"/>
        </w:rPr>
        <w:t>（</w:t>
      </w:r>
      <w:r>
        <w:rPr>
          <w:rFonts w:hint="eastAsia" w:asciiTheme="minorEastAsia" w:hAnsiTheme="minorEastAsia" w:eastAsiaTheme="minorEastAsia" w:cstheme="minorEastAsia"/>
          <w:kern w:val="0"/>
          <w:sz w:val="24"/>
          <w:szCs w:val="20"/>
          <w:lang w:val="en-US" w:eastAsia="zh-CN"/>
        </w:rPr>
        <w:t>三</w:t>
      </w:r>
      <w:r>
        <w:rPr>
          <w:rFonts w:hint="eastAsia" w:asciiTheme="minorEastAsia" w:hAnsiTheme="minorEastAsia" w:eastAsiaTheme="minorEastAsia" w:cstheme="minorEastAsia"/>
          <w:kern w:val="0"/>
          <w:sz w:val="24"/>
          <w:szCs w:val="20"/>
        </w:rPr>
        <w:t>）投标人认为需要加以说明的其他内容（格式自定）</w:t>
      </w:r>
    </w:p>
    <w:p w14:paraId="08F9DD68">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4"/>
          <w:szCs w:val="20"/>
        </w:rPr>
      </w:pPr>
    </w:p>
    <w:p w14:paraId="60EA0AF3">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sz w:val="32"/>
          <w:szCs w:val="32"/>
        </w:rPr>
      </w:pPr>
    </w:p>
    <w:p w14:paraId="3056C2C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4D74A8B2">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kern w:val="0"/>
          <w:sz w:val="24"/>
        </w:rPr>
      </w:pPr>
    </w:p>
    <w:p w14:paraId="2E31E486">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kern w:val="0"/>
          <w:sz w:val="24"/>
        </w:rPr>
      </w:pPr>
    </w:p>
    <w:p w14:paraId="432CF030">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kern w:val="0"/>
          <w:sz w:val="24"/>
        </w:rPr>
      </w:pPr>
    </w:p>
    <w:p w14:paraId="6E55C569">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kern w:val="0"/>
          <w:sz w:val="24"/>
        </w:rPr>
      </w:pPr>
    </w:p>
    <w:p w14:paraId="1C30772E">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kern w:val="0"/>
          <w:sz w:val="24"/>
        </w:rPr>
      </w:pPr>
    </w:p>
    <w:p w14:paraId="4082D01F">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kern w:val="0"/>
          <w:sz w:val="24"/>
        </w:rPr>
      </w:pPr>
    </w:p>
    <w:p w14:paraId="59088AF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kern w:val="0"/>
          <w:sz w:val="24"/>
        </w:rPr>
      </w:pPr>
    </w:p>
    <w:p w14:paraId="1C8548A4">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kern w:val="0"/>
          <w:sz w:val="24"/>
        </w:rPr>
      </w:pPr>
    </w:p>
    <w:p w14:paraId="605EE407">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kern w:val="0"/>
          <w:sz w:val="24"/>
        </w:rPr>
        <w:sectPr>
          <w:pgSz w:w="11907" w:h="16840"/>
          <w:pgMar w:top="1440" w:right="1797" w:bottom="1440" w:left="1797" w:header="851" w:footer="992" w:gutter="0"/>
          <w:cols w:space="425" w:num="1"/>
          <w:titlePg/>
          <w:docGrid w:linePitch="462" w:charSpace="0"/>
        </w:sectPr>
      </w:pPr>
    </w:p>
    <w:p w14:paraId="32136CF6">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第五章  合同条款及格式</w:t>
      </w:r>
    </w:p>
    <w:p w14:paraId="5F79CE5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0A5048A4">
      <w:pPr>
        <w:pageBreakBefore w:val="0"/>
        <w:kinsoku/>
        <w:overflowPunct/>
        <w:topLinePunct w:val="0"/>
        <w:bidi w:val="0"/>
        <w:spacing w:beforeAutospacing="0" w:afterAutospacing="0" w:line="360" w:lineRule="auto"/>
        <w:ind w:left="0" w:leftChars="0" w:right="0" w:firstLine="0" w:firstLineChars="0"/>
        <w:jc w:val="center"/>
        <w:outlineLvl w:val="0"/>
        <w:rPr>
          <w:rFonts w:hint="eastAsia" w:asciiTheme="minorEastAsia" w:hAnsiTheme="minorEastAsia" w:eastAsiaTheme="minorEastAsia" w:cstheme="minorEastAsia"/>
        </w:rPr>
      </w:pPr>
      <w:bookmarkStart w:id="84" w:name="_Toc3995"/>
      <w:r>
        <w:rPr>
          <w:rFonts w:hint="eastAsia" w:asciiTheme="minorEastAsia" w:hAnsiTheme="minorEastAsia" w:eastAsiaTheme="minorEastAsia" w:cstheme="minorEastAsia"/>
          <w:b/>
          <w:sz w:val="24"/>
        </w:rPr>
        <w:t>（仅供参考，具体以项目需求及采购结果为准）</w:t>
      </w:r>
    </w:p>
    <w:p w14:paraId="1757B0E5">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pacing w:val="-20"/>
          <w:kern w:val="44"/>
          <w:sz w:val="48"/>
          <w:szCs w:val="48"/>
          <w:lang w:val="en-US" w:eastAsia="zh-CN" w:bidi="ar-SA"/>
        </w:rPr>
      </w:pPr>
    </w:p>
    <w:p w14:paraId="4C0A7754">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pacing w:val="-20"/>
          <w:kern w:val="44"/>
          <w:sz w:val="48"/>
          <w:szCs w:val="48"/>
          <w:lang w:val="en-US" w:eastAsia="zh-CN" w:bidi="ar-SA"/>
        </w:rPr>
      </w:pPr>
    </w:p>
    <w:p w14:paraId="4F6F24C9">
      <w:pPr>
        <w:pStyle w:val="18"/>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val="en-US" w:eastAsia="zh-CN"/>
        </w:rPr>
      </w:pPr>
    </w:p>
    <w:p w14:paraId="60BD0C09">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pacing w:val="-20"/>
          <w:kern w:val="44"/>
          <w:sz w:val="48"/>
          <w:szCs w:val="48"/>
          <w:lang w:val="en-US" w:eastAsia="zh-CN" w:bidi="ar-SA"/>
        </w:rPr>
      </w:pPr>
      <w:r>
        <w:rPr>
          <w:rFonts w:hint="eastAsia" w:asciiTheme="minorEastAsia" w:hAnsiTheme="minorEastAsia" w:eastAsiaTheme="minorEastAsia" w:cstheme="minorEastAsia"/>
          <w:b/>
          <w:bCs/>
          <w:spacing w:val="-20"/>
          <w:kern w:val="44"/>
          <w:sz w:val="48"/>
          <w:szCs w:val="48"/>
          <w:lang w:val="en-US" w:eastAsia="zh-CN" w:bidi="ar-SA"/>
        </w:rPr>
        <w:t>政府采购货物买卖合同</w:t>
      </w:r>
    </w:p>
    <w:p w14:paraId="1C58799D">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pacing w:val="-20"/>
          <w:kern w:val="44"/>
          <w:sz w:val="48"/>
          <w:szCs w:val="48"/>
          <w:lang w:val="en-US" w:eastAsia="zh-CN" w:bidi="ar-SA"/>
        </w:rPr>
      </w:pPr>
      <w:r>
        <w:rPr>
          <w:rFonts w:hint="eastAsia" w:asciiTheme="minorEastAsia" w:hAnsiTheme="minorEastAsia" w:eastAsiaTheme="minorEastAsia" w:cstheme="minorEastAsia"/>
          <w:b/>
          <w:bCs/>
          <w:spacing w:val="-20"/>
          <w:kern w:val="44"/>
          <w:sz w:val="48"/>
          <w:szCs w:val="48"/>
          <w:lang w:val="en-US" w:eastAsia="zh-CN" w:bidi="ar-SA"/>
        </w:rPr>
        <w:t>（试行）</w:t>
      </w:r>
    </w:p>
    <w:p w14:paraId="3D158E2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pacing w:val="-20"/>
          <w:kern w:val="44"/>
          <w:sz w:val="40"/>
          <w:szCs w:val="40"/>
        </w:rPr>
      </w:pPr>
    </w:p>
    <w:p w14:paraId="2C55499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pacing w:val="-20"/>
          <w:kern w:val="44"/>
          <w:sz w:val="40"/>
          <w:szCs w:val="40"/>
        </w:rPr>
      </w:pPr>
    </w:p>
    <w:p w14:paraId="5984474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pacing w:val="-20"/>
          <w:kern w:val="44"/>
          <w:sz w:val="40"/>
          <w:szCs w:val="40"/>
        </w:rPr>
      </w:pPr>
    </w:p>
    <w:p w14:paraId="6811671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kern w:val="0"/>
          <w:sz w:val="32"/>
          <w:szCs w:val="32"/>
        </w:rPr>
        <w:t>项目名称：</w:t>
      </w:r>
      <w:r>
        <w:rPr>
          <w:rFonts w:hint="eastAsia" w:asciiTheme="minorEastAsia" w:hAnsiTheme="minorEastAsia" w:eastAsiaTheme="minorEastAsia" w:cstheme="minorEastAsia"/>
          <w:sz w:val="32"/>
          <w:szCs w:val="32"/>
          <w:u w:val="single"/>
        </w:rPr>
        <w:t xml:space="preserve">                             </w:t>
      </w:r>
    </w:p>
    <w:p w14:paraId="28EB6BF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32"/>
          <w:szCs w:val="32"/>
          <w:u w:val="single"/>
        </w:rPr>
      </w:pPr>
      <w:r>
        <w:rPr>
          <w:rFonts w:hint="eastAsia" w:asciiTheme="minorEastAsia" w:hAnsiTheme="minorEastAsia" w:eastAsiaTheme="minorEastAsia" w:cstheme="minorEastAsia"/>
          <w:sz w:val="32"/>
          <w:szCs w:val="32"/>
        </w:rPr>
        <w:t>合同编号：</w:t>
      </w:r>
      <w:r>
        <w:rPr>
          <w:rFonts w:hint="eastAsia" w:asciiTheme="minorEastAsia" w:hAnsiTheme="minorEastAsia" w:eastAsiaTheme="minorEastAsia" w:cstheme="minorEastAsia"/>
          <w:sz w:val="32"/>
          <w:szCs w:val="32"/>
          <w:u w:val="single"/>
        </w:rPr>
        <w:t xml:space="preserve">                             </w:t>
      </w:r>
    </w:p>
    <w:p w14:paraId="4A1D087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甲    方：</w:t>
      </w:r>
      <w:r>
        <w:rPr>
          <w:rFonts w:hint="eastAsia" w:asciiTheme="minorEastAsia" w:hAnsiTheme="minorEastAsia" w:eastAsiaTheme="minorEastAsia" w:cstheme="minorEastAsia"/>
          <w:sz w:val="32"/>
          <w:szCs w:val="32"/>
          <w:u w:val="single"/>
        </w:rPr>
        <w:t xml:space="preserve">                             </w:t>
      </w:r>
    </w:p>
    <w:p w14:paraId="2906E6A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32"/>
          <w:szCs w:val="32"/>
          <w:u w:val="single"/>
        </w:rPr>
      </w:pPr>
      <w:r>
        <w:rPr>
          <w:rFonts w:hint="eastAsia" w:asciiTheme="minorEastAsia" w:hAnsiTheme="minorEastAsia" w:eastAsiaTheme="minorEastAsia" w:cstheme="minorEastAsia"/>
          <w:sz w:val="32"/>
          <w:szCs w:val="32"/>
        </w:rPr>
        <w:t>乙    方：</w:t>
      </w:r>
      <w:r>
        <w:rPr>
          <w:rFonts w:hint="eastAsia" w:asciiTheme="minorEastAsia" w:hAnsiTheme="minorEastAsia" w:eastAsiaTheme="minorEastAsia" w:cstheme="minorEastAsia"/>
          <w:sz w:val="32"/>
          <w:szCs w:val="32"/>
          <w:u w:val="single"/>
        </w:rPr>
        <w:t xml:space="preserve">                             </w:t>
      </w:r>
    </w:p>
    <w:p w14:paraId="21E502C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签订时间：</w:t>
      </w:r>
      <w:r>
        <w:rPr>
          <w:rFonts w:hint="eastAsia" w:asciiTheme="minorEastAsia" w:hAnsiTheme="minorEastAsia" w:eastAsiaTheme="minorEastAsia" w:cstheme="minorEastAsia"/>
          <w:sz w:val="32"/>
          <w:szCs w:val="32"/>
          <w:u w:val="single"/>
        </w:rPr>
        <w:t xml:space="preserve">                             </w:t>
      </w:r>
    </w:p>
    <w:p w14:paraId="013462B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1C86184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rPr>
        <w:br w:type="page"/>
      </w:r>
    </w:p>
    <w:p w14:paraId="6CAE9A1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44"/>
          <w:szCs w:val="44"/>
        </w:rPr>
      </w:pPr>
    </w:p>
    <w:p w14:paraId="0A446CE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44"/>
          <w:szCs w:val="44"/>
        </w:rPr>
      </w:pPr>
    </w:p>
    <w:p w14:paraId="4636C805">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44"/>
          <w:szCs w:val="44"/>
          <w:lang w:eastAsia="zh-CN"/>
        </w:rPr>
      </w:pPr>
      <w:r>
        <w:rPr>
          <w:rFonts w:hint="eastAsia" w:asciiTheme="minorEastAsia" w:hAnsiTheme="minorEastAsia" w:eastAsiaTheme="minorEastAsia" w:cstheme="minorEastAsia"/>
          <w:sz w:val="44"/>
          <w:szCs w:val="44"/>
          <w:lang w:eastAsia="zh-CN"/>
        </w:rPr>
        <w:t>使</w:t>
      </w:r>
      <w:r>
        <w:rPr>
          <w:rFonts w:hint="eastAsia" w:asciiTheme="minorEastAsia" w:hAnsiTheme="minorEastAsia" w:eastAsiaTheme="minorEastAsia" w:cstheme="minorEastAsia"/>
          <w:sz w:val="44"/>
          <w:szCs w:val="44"/>
          <w:lang w:val="en-US" w:eastAsia="zh-CN"/>
        </w:rPr>
        <w:t xml:space="preserve"> </w:t>
      </w:r>
      <w:r>
        <w:rPr>
          <w:rFonts w:hint="eastAsia" w:asciiTheme="minorEastAsia" w:hAnsiTheme="minorEastAsia" w:eastAsiaTheme="minorEastAsia" w:cstheme="minorEastAsia"/>
          <w:sz w:val="44"/>
          <w:szCs w:val="44"/>
          <w:lang w:eastAsia="zh-CN"/>
        </w:rPr>
        <w:t>用</w:t>
      </w:r>
      <w:r>
        <w:rPr>
          <w:rFonts w:hint="eastAsia" w:asciiTheme="minorEastAsia" w:hAnsiTheme="minorEastAsia" w:eastAsiaTheme="minorEastAsia" w:cstheme="minorEastAsia"/>
          <w:sz w:val="44"/>
          <w:szCs w:val="44"/>
          <w:lang w:val="en-US" w:eastAsia="zh-CN"/>
        </w:rPr>
        <w:t xml:space="preserve"> </w:t>
      </w:r>
      <w:r>
        <w:rPr>
          <w:rFonts w:hint="eastAsia" w:asciiTheme="minorEastAsia" w:hAnsiTheme="minorEastAsia" w:eastAsiaTheme="minorEastAsia" w:cstheme="minorEastAsia"/>
          <w:sz w:val="44"/>
          <w:szCs w:val="44"/>
          <w:lang w:eastAsia="zh-CN"/>
        </w:rPr>
        <w:t>说</w:t>
      </w:r>
      <w:r>
        <w:rPr>
          <w:rFonts w:hint="eastAsia" w:asciiTheme="minorEastAsia" w:hAnsiTheme="minorEastAsia" w:eastAsiaTheme="minorEastAsia" w:cstheme="minorEastAsia"/>
          <w:sz w:val="44"/>
          <w:szCs w:val="44"/>
          <w:lang w:val="en-US" w:eastAsia="zh-CN"/>
        </w:rPr>
        <w:t xml:space="preserve"> </w:t>
      </w:r>
      <w:r>
        <w:rPr>
          <w:rFonts w:hint="eastAsia" w:asciiTheme="minorEastAsia" w:hAnsiTheme="minorEastAsia" w:eastAsiaTheme="minorEastAsia" w:cstheme="minorEastAsia"/>
          <w:sz w:val="44"/>
          <w:szCs w:val="44"/>
          <w:lang w:eastAsia="zh-CN"/>
        </w:rPr>
        <w:t>明</w:t>
      </w:r>
    </w:p>
    <w:p w14:paraId="3ADF1DB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32"/>
          <w:szCs w:val="32"/>
          <w:lang w:val="en-US" w:eastAsia="zh-CN"/>
        </w:rPr>
      </w:pPr>
    </w:p>
    <w:p w14:paraId="7CB159E3">
      <w:pPr>
        <w:pageBreakBefore w:val="0"/>
        <w:numPr>
          <w:ilvl w:val="0"/>
          <w:numId w:val="0"/>
        </w:numPr>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1.本合同标准文本适用于购买现成货物的采购项目，不包括需要供应商定制开发、创新研发的货物采购项目。</w:t>
      </w:r>
    </w:p>
    <w:p w14:paraId="65D7FE68">
      <w:pPr>
        <w:pageBreakBefore w:val="0"/>
        <w:numPr>
          <w:ilvl w:val="0"/>
          <w:numId w:val="0"/>
        </w:numPr>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44"/>
          <w:szCs w:val="44"/>
          <w:lang w:val="en-US" w:eastAsia="zh-CN"/>
        </w:rPr>
      </w:pPr>
      <w:r>
        <w:rPr>
          <w:rFonts w:hint="eastAsia" w:asciiTheme="minorEastAsia" w:hAnsiTheme="minorEastAsia" w:eastAsiaTheme="minorEastAsia" w:cstheme="minorEastAsia"/>
          <w:sz w:val="32"/>
          <w:szCs w:val="32"/>
          <w:lang w:val="en-US" w:eastAsia="zh-CN"/>
        </w:rPr>
        <w:t>2.本合同标准文本为政府采购货物买卖合同编制提供参考，可以结合采购项目具体情况，对文本作必要的调整修订后使用。</w:t>
      </w:r>
    </w:p>
    <w:p w14:paraId="25196A7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3.本合同标准文本各条款中，如涉及填写多家供应商、制造商，多种采购标的、分包主要内容等信息的，可根据采购项目具体情况添加信息项。</w:t>
      </w:r>
    </w:p>
    <w:p w14:paraId="326370F8">
      <w:pPr>
        <w:pageBreakBefore w:val="0"/>
        <w:kinsoku/>
        <w:overflowPunct/>
        <w:topLinePunct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sz w:val="44"/>
          <w:szCs w:val="44"/>
        </w:rPr>
        <w:sectPr>
          <w:headerReference r:id="rId8"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bookmarkEnd w:id="84"/>
    <w:p w14:paraId="10120640">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b/>
          <w:bCs/>
          <w:kern w:val="2"/>
          <w:sz w:val="28"/>
          <w:szCs w:val="28"/>
          <w:lang w:val="en-US" w:eastAsia="zh-CN" w:bidi="ar-SA"/>
        </w:rPr>
      </w:pPr>
      <w:bookmarkStart w:id="85" w:name="_Toc22209"/>
    </w:p>
    <w:p w14:paraId="2D0519C5">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b w:val="0"/>
          <w:bCs w:val="0"/>
          <w:kern w:val="2"/>
          <w:sz w:val="28"/>
          <w:szCs w:val="28"/>
          <w:lang w:val="en-US" w:eastAsia="zh-CN" w:bidi="ar-SA"/>
        </w:rPr>
      </w:pPr>
      <w:r>
        <w:rPr>
          <w:rFonts w:hint="eastAsia" w:asciiTheme="minorEastAsia" w:hAnsiTheme="minorEastAsia" w:eastAsiaTheme="minorEastAsia" w:cstheme="minorEastAsia"/>
          <w:b w:val="0"/>
          <w:bCs w:val="0"/>
          <w:kern w:val="2"/>
          <w:sz w:val="28"/>
          <w:szCs w:val="28"/>
          <w:lang w:val="en-US" w:eastAsia="zh-CN" w:bidi="ar-SA"/>
        </w:rPr>
        <w:t>第一节 政府采购合同协议书</w:t>
      </w:r>
      <w:bookmarkEnd w:id="85"/>
    </w:p>
    <w:p w14:paraId="6397FE88">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b w:val="0"/>
          <w:bCs w:val="0"/>
          <w:kern w:val="2"/>
          <w:sz w:val="28"/>
          <w:szCs w:val="28"/>
          <w:lang w:val="en-US" w:eastAsia="zh-CN" w:bidi="ar-SA"/>
        </w:rPr>
      </w:pPr>
    </w:p>
    <w:p w14:paraId="7ADD073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甲方（全称）：</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（采购人</w:t>
      </w:r>
      <w:r>
        <w:rPr>
          <w:rFonts w:hint="eastAsia" w:asciiTheme="minorEastAsia" w:hAnsiTheme="minorEastAsia" w:eastAsiaTheme="minorEastAsia" w:cstheme="minorEastAsia"/>
          <w:szCs w:val="21"/>
          <w:lang w:eastAsia="zh-CN"/>
        </w:rPr>
        <w:t>、受采购人委托签订合同的单位</w:t>
      </w:r>
      <w:r>
        <w:rPr>
          <w:rFonts w:hint="eastAsia" w:asciiTheme="minorEastAsia" w:hAnsiTheme="minorEastAsia" w:eastAsiaTheme="minorEastAsia" w:cstheme="minorEastAsia"/>
          <w:szCs w:val="21"/>
        </w:rPr>
        <w:t>或采购</w:t>
      </w:r>
      <w:r>
        <w:rPr>
          <w:rFonts w:hint="eastAsia" w:asciiTheme="minorEastAsia" w:hAnsiTheme="minorEastAsia" w:eastAsiaTheme="minorEastAsia" w:cstheme="minorEastAsia"/>
          <w:szCs w:val="21"/>
          <w:lang w:val="en-US" w:eastAsia="zh-CN"/>
        </w:rPr>
        <w:tab/>
      </w:r>
      <w:r>
        <w:rPr>
          <w:rFonts w:hint="eastAsia" w:asciiTheme="minorEastAsia" w:hAnsiTheme="minorEastAsia" w:eastAsiaTheme="minorEastAsia" w:cstheme="minorEastAsia"/>
          <w:szCs w:val="21"/>
          <w:lang w:val="en-US" w:eastAsia="zh-CN"/>
        </w:rPr>
        <w:t xml:space="preserve">                                   </w:t>
      </w:r>
      <w:r>
        <w:rPr>
          <w:rFonts w:hint="eastAsia" w:asciiTheme="minorEastAsia" w:hAnsiTheme="minorEastAsia" w:eastAsiaTheme="minorEastAsia" w:cstheme="minorEastAsia"/>
          <w:szCs w:val="21"/>
        </w:rPr>
        <w:t>文件约定的合同甲方）</w:t>
      </w:r>
    </w:p>
    <w:p w14:paraId="5B2DCA3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乙方</w:t>
      </w:r>
      <w:r>
        <w:rPr>
          <w:rFonts w:hint="eastAsia" w:asciiTheme="minorEastAsia" w:hAnsiTheme="minorEastAsia" w:eastAsiaTheme="minorEastAsia" w:cstheme="minorEastAsia"/>
          <w:szCs w:val="21"/>
          <w:lang w:val="en-US" w:eastAsia="zh-CN"/>
        </w:rPr>
        <w:t>1</w:t>
      </w:r>
      <w:r>
        <w:rPr>
          <w:rFonts w:hint="eastAsia" w:asciiTheme="minorEastAsia" w:hAnsiTheme="minorEastAsia" w:eastAsiaTheme="minorEastAsia" w:cstheme="minorEastAsia"/>
          <w:szCs w:val="21"/>
        </w:rPr>
        <w:t>（全称）：</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（供应商）</w:t>
      </w:r>
    </w:p>
    <w:p w14:paraId="7D837DF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乙方2（全称）：</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（联合体成员供应商或其他合同主体）（如有）</w:t>
      </w:r>
    </w:p>
    <w:p w14:paraId="09E9B79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lang w:eastAsia="zh-CN"/>
        </w:rPr>
        <w:t>乙方</w:t>
      </w:r>
      <w:r>
        <w:rPr>
          <w:rFonts w:hint="eastAsia" w:asciiTheme="minorEastAsia" w:hAnsiTheme="minorEastAsia" w:eastAsiaTheme="minorEastAsia" w:cstheme="minorEastAsia"/>
          <w:szCs w:val="21"/>
          <w:lang w:val="en-US" w:eastAsia="zh-CN"/>
        </w:rPr>
        <w:t>3</w:t>
      </w:r>
      <w:r>
        <w:rPr>
          <w:rFonts w:hint="eastAsia" w:asciiTheme="minorEastAsia" w:hAnsiTheme="minorEastAsia" w:eastAsiaTheme="minorEastAsia" w:cstheme="minorEastAsia"/>
          <w:lang w:val="en-US" w:eastAsia="zh-CN"/>
        </w:rPr>
        <w:t>（全称）</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（联合体成员供应商或其他合同主体）（如有）</w:t>
      </w:r>
    </w:p>
    <w:p w14:paraId="0F8B82F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val="en-US" w:eastAsia="zh-CN"/>
        </w:rPr>
      </w:pPr>
    </w:p>
    <w:p w14:paraId="46A8E3EC">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依据《中华人民共和国民法典》《中华人民共和国政府采购法》《深圳经济特区政府采购条例》等有关的法律法规，以及</w:t>
      </w:r>
      <w:r>
        <w:rPr>
          <w:rFonts w:hint="eastAsia" w:asciiTheme="minorEastAsia" w:hAnsiTheme="minorEastAsia" w:eastAsiaTheme="minorEastAsia" w:cstheme="minorEastAsia"/>
          <w:i w:val="0"/>
          <w:iCs w:val="0"/>
          <w:kern w:val="2"/>
          <w:sz w:val="21"/>
          <w:szCs w:val="21"/>
          <w:u w:val="none"/>
          <w:lang w:val="en-US" w:eastAsia="zh-CN" w:bidi="ar-SA"/>
        </w:rPr>
        <w:t>本采购项目</w:t>
      </w:r>
      <w:r>
        <w:rPr>
          <w:rFonts w:hint="eastAsia" w:asciiTheme="minorEastAsia" w:hAnsiTheme="minorEastAsia" w:eastAsiaTheme="minorEastAsia" w:cstheme="minorEastAsia"/>
          <w:kern w:val="2"/>
          <w:sz w:val="21"/>
          <w:szCs w:val="21"/>
          <w:lang w:val="en-US" w:eastAsia="zh-CN" w:bidi="ar-SA"/>
        </w:rPr>
        <w:t xml:space="preserve">的招标文件等采购文件、乙方的《投标（响应）文件》及《中标（成交）通知书》，甲乙双方同意签订本合同。具体情况及要求如下：     </w:t>
      </w:r>
    </w:p>
    <w:p w14:paraId="6E59734D">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项目信息</w:t>
      </w:r>
    </w:p>
    <w:p w14:paraId="7C57C6E4">
      <w:pPr>
        <w:pageBreakBefore w:val="0"/>
        <w:widowControl w:val="0"/>
        <w:numPr>
          <w:ilvl w:val="0"/>
          <w:numId w:val="10"/>
        </w:numPr>
        <w:kinsoku/>
        <w:overflowPunct/>
        <w:topLinePunct w:val="0"/>
        <w:bidi w:val="0"/>
        <w:adjustRightInd w:val="0"/>
        <w:snapToGri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kern w:val="2"/>
          <w:sz w:val="21"/>
          <w:szCs w:val="21"/>
          <w:u w:val="single"/>
          <w:lang w:val="en-US" w:eastAsia="zh-CN" w:bidi="ar-SA"/>
        </w:rPr>
      </w:pPr>
      <w:r>
        <w:rPr>
          <w:rFonts w:hint="eastAsia" w:asciiTheme="minorEastAsia" w:hAnsiTheme="minorEastAsia" w:eastAsiaTheme="minorEastAsia" w:cstheme="minorEastAsia"/>
          <w:kern w:val="2"/>
          <w:sz w:val="21"/>
          <w:szCs w:val="21"/>
          <w:lang w:val="en-US" w:eastAsia="zh-CN" w:bidi="ar-SA"/>
        </w:rPr>
        <w:t>采购项目名称：</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p>
    <w:p w14:paraId="4BC5E738">
      <w:pPr>
        <w:pageBreakBefore w:val="0"/>
        <w:widowControl w:val="0"/>
        <w:numPr>
          <w:ilvl w:val="-1"/>
          <w:numId w:val="0"/>
        </w:numPr>
        <w:tabs>
          <w:tab w:val="left" w:pos="999"/>
        </w:tabs>
        <w:kinsoku/>
        <w:overflowPunct/>
        <w:topLinePunct w:val="0"/>
        <w:bidi w:val="0"/>
        <w:adjustRightInd w:val="0"/>
        <w:snapToGri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kern w:val="2"/>
          <w:sz w:val="21"/>
          <w:szCs w:val="21"/>
          <w:u w:val="none"/>
          <w:lang w:val="en-US" w:eastAsia="zh-CN" w:bidi="ar-SA"/>
        </w:rPr>
      </w:pPr>
      <w:r>
        <w:rPr>
          <w:rFonts w:hint="eastAsia" w:asciiTheme="minorEastAsia" w:hAnsiTheme="minorEastAsia" w:eastAsiaTheme="minorEastAsia" w:cstheme="minorEastAsia"/>
          <w:kern w:val="2"/>
          <w:sz w:val="21"/>
          <w:szCs w:val="21"/>
          <w:u w:val="none"/>
          <w:lang w:val="en-US" w:eastAsia="zh-CN" w:bidi="ar-SA"/>
        </w:rPr>
        <w:t>采购项目编号：</w:t>
      </w:r>
      <w:r>
        <w:rPr>
          <w:rFonts w:hint="eastAsia" w:asciiTheme="minorEastAsia" w:hAnsiTheme="minorEastAsia" w:eastAsiaTheme="minorEastAsia" w:cstheme="minorEastAsia"/>
          <w:kern w:val="2"/>
          <w:sz w:val="21"/>
          <w:szCs w:val="21"/>
          <w:u w:val="single"/>
          <w:lang w:val="en-US" w:eastAsia="zh-CN" w:bidi="ar-SA"/>
        </w:rPr>
        <w:t xml:space="preserve">                                          </w:t>
      </w:r>
    </w:p>
    <w:p w14:paraId="10E85A2B">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（2）采购计划编号：</w:t>
      </w:r>
      <w:r>
        <w:rPr>
          <w:rFonts w:hint="eastAsia" w:asciiTheme="minorEastAsia" w:hAnsiTheme="minorEastAsia" w:eastAsiaTheme="minorEastAsia" w:cstheme="minorEastAsia"/>
          <w:kern w:val="2"/>
          <w:sz w:val="21"/>
          <w:szCs w:val="21"/>
          <w:u w:val="single"/>
          <w:lang w:val="en-US" w:eastAsia="zh-CN" w:bidi="ar-SA"/>
        </w:rPr>
        <w:t xml:space="preserve">                                          </w:t>
      </w:r>
      <w:r>
        <w:rPr>
          <w:rFonts w:hint="eastAsia" w:asciiTheme="minorEastAsia" w:hAnsiTheme="minorEastAsia" w:eastAsiaTheme="minorEastAsia" w:cstheme="minorEastAsia"/>
          <w:kern w:val="2"/>
          <w:sz w:val="21"/>
          <w:szCs w:val="21"/>
          <w:lang w:val="en-US" w:eastAsia="zh-CN" w:bidi="ar-SA"/>
        </w:rPr>
        <w:t xml:space="preserve"> </w:t>
      </w:r>
    </w:p>
    <w:p w14:paraId="4A0AC4C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（3）项目内容：</w:t>
      </w:r>
    </w:p>
    <w:p w14:paraId="5399724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eastAsia="zh-CN"/>
        </w:rPr>
        <w:t>采购标的及数量</w:t>
      </w:r>
      <w:r>
        <w:rPr>
          <w:rFonts w:hint="eastAsia" w:asciiTheme="minorEastAsia" w:hAnsiTheme="minorEastAsia" w:eastAsiaTheme="minorEastAsia" w:cstheme="minorEastAsia"/>
          <w:szCs w:val="21"/>
          <w:lang w:val="en-US" w:eastAsia="zh-CN"/>
        </w:rPr>
        <w:t>（台/套</w:t>
      </w:r>
      <w:r>
        <w:rPr>
          <w:rFonts w:hint="eastAsia" w:asciiTheme="minorEastAsia" w:hAnsiTheme="minorEastAsia" w:eastAsiaTheme="minorEastAsia" w:cstheme="minorEastAsia"/>
          <w:szCs w:val="21"/>
          <w:lang w:val="en" w:eastAsia="zh-CN"/>
        </w:rPr>
        <w:t>/个/架/组等</w:t>
      </w:r>
      <w:r>
        <w:rPr>
          <w:rFonts w:hint="eastAsia" w:asciiTheme="minorEastAsia" w:hAnsiTheme="minorEastAsia" w:eastAsiaTheme="minorEastAsia" w:cstheme="minorEastAsia"/>
          <w:szCs w:val="21"/>
          <w:lang w:val="en-US" w:eastAsia="zh-CN"/>
        </w:rPr>
        <w:t>）</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none"/>
          <w:lang w:val="en-US" w:eastAsia="zh-CN"/>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lang w:val="en-US" w:eastAsia="zh-CN"/>
        </w:rPr>
        <w:t xml:space="preserve"> </w:t>
      </w:r>
    </w:p>
    <w:p w14:paraId="098F31C7">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lang w:val="en" w:eastAsia="zh-CN"/>
        </w:rPr>
      </w:pPr>
      <w:r>
        <w:rPr>
          <w:rFonts w:hint="eastAsia" w:asciiTheme="minorEastAsia" w:hAnsiTheme="minorEastAsia" w:eastAsiaTheme="minorEastAsia" w:cstheme="minorEastAsia"/>
          <w:szCs w:val="21"/>
          <w:lang w:val="en-US" w:eastAsia="zh-CN"/>
        </w:rPr>
        <w:t>品牌：</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lang w:val="en" w:eastAsia="zh-CN"/>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lang w:val="en" w:eastAsia="zh-CN"/>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none"/>
          <w:lang w:val="en" w:eastAsia="zh-CN"/>
        </w:rPr>
        <w:t xml:space="preserve">     </w:t>
      </w:r>
      <w:r>
        <w:rPr>
          <w:rFonts w:hint="eastAsia" w:asciiTheme="minorEastAsia" w:hAnsiTheme="minorEastAsia" w:eastAsiaTheme="minorEastAsia" w:cstheme="minorEastAsia"/>
          <w:szCs w:val="21"/>
          <w:lang w:val="en-US" w:eastAsia="zh-CN"/>
        </w:rPr>
        <w:t>规格型号：</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lang w:val="en" w:eastAsia="zh-CN"/>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lang w:val="en" w:eastAsia="zh-CN"/>
        </w:rPr>
        <w:t xml:space="preserve">   </w:t>
      </w:r>
    </w:p>
    <w:p w14:paraId="1544943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highlight w:val="none"/>
          <w:u w:val="single"/>
        </w:rPr>
      </w:pPr>
      <w:r>
        <w:rPr>
          <w:rFonts w:hint="eastAsia" w:asciiTheme="minorEastAsia" w:hAnsiTheme="minorEastAsia" w:eastAsiaTheme="minorEastAsia" w:cstheme="minorEastAsia"/>
          <w:szCs w:val="21"/>
          <w:highlight w:val="none"/>
          <w:u w:val="none"/>
          <w:lang w:val="en-US" w:eastAsia="zh-CN"/>
        </w:rPr>
        <w:t>采购标的的技术要求、商务要求具体见附件。</w:t>
      </w:r>
    </w:p>
    <w:p w14:paraId="07D3E534">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①涉及信息类产品，请填写该产品关键部件的品牌、型号：</w:t>
      </w:r>
    </w:p>
    <w:p w14:paraId="2823429C">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u w:val="single"/>
          <w:lang w:val="en-US" w:eastAsia="zh-CN"/>
        </w:rPr>
      </w:pPr>
      <w:r>
        <w:rPr>
          <w:rFonts w:hint="eastAsia" w:asciiTheme="minorEastAsia" w:hAnsiTheme="minorEastAsia" w:eastAsiaTheme="minorEastAsia" w:cstheme="minorEastAsia"/>
          <w:szCs w:val="21"/>
          <w:lang w:val="en-US" w:eastAsia="zh-CN"/>
        </w:rPr>
        <w:t>标的名称：</w:t>
      </w:r>
      <w:r>
        <w:rPr>
          <w:rFonts w:hint="eastAsia" w:asciiTheme="minorEastAsia" w:hAnsiTheme="minorEastAsia" w:eastAsiaTheme="minorEastAsia" w:cstheme="minorEastAsia"/>
          <w:kern w:val="0"/>
          <w:szCs w:val="21"/>
          <w:u w:val="single"/>
          <w:lang w:val="en-US" w:eastAsia="zh-CN"/>
        </w:rPr>
        <w:t xml:space="preserve">      </w:t>
      </w:r>
      <w:r>
        <w:rPr>
          <w:rFonts w:hint="eastAsia" w:asciiTheme="minorEastAsia" w:hAnsiTheme="minorEastAsia" w:eastAsiaTheme="minorEastAsia" w:cstheme="minorEastAsia"/>
          <w:kern w:val="0"/>
          <w:szCs w:val="21"/>
          <w:u w:val="single"/>
          <w:lang w:val="en" w:eastAsia="zh-CN"/>
        </w:rPr>
        <w:t xml:space="preserve">               </w:t>
      </w:r>
      <w:r>
        <w:rPr>
          <w:rFonts w:hint="eastAsia" w:asciiTheme="minorEastAsia" w:hAnsiTheme="minorEastAsia" w:eastAsiaTheme="minorEastAsia" w:cstheme="minorEastAsia"/>
          <w:kern w:val="0"/>
          <w:szCs w:val="21"/>
          <w:u w:val="single"/>
          <w:lang w:val="en-US" w:eastAsia="zh-CN"/>
        </w:rPr>
        <w:t xml:space="preserve">    </w:t>
      </w:r>
    </w:p>
    <w:p w14:paraId="7F8A0C03">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关键部件：</w:t>
      </w:r>
      <w:r>
        <w:rPr>
          <w:rFonts w:hint="eastAsia" w:asciiTheme="minorEastAsia" w:hAnsiTheme="minorEastAsia" w:eastAsiaTheme="minorEastAsia" w:cstheme="minorEastAsia"/>
          <w:kern w:val="0"/>
          <w:szCs w:val="21"/>
          <w:u w:val="single"/>
          <w:lang w:val="en-US" w:eastAsia="zh-CN"/>
        </w:rPr>
        <w:t xml:space="preserve">          </w:t>
      </w:r>
      <w:r>
        <w:rPr>
          <w:rFonts w:hint="eastAsia" w:asciiTheme="minorEastAsia" w:hAnsiTheme="minorEastAsia" w:eastAsiaTheme="minorEastAsia" w:cstheme="minorEastAsia"/>
          <w:kern w:val="0"/>
          <w:szCs w:val="21"/>
          <w:u w:val="none"/>
          <w:lang w:val="en-US" w:eastAsia="zh-CN"/>
        </w:rPr>
        <w:t xml:space="preserve"> </w:t>
      </w:r>
      <w:r>
        <w:rPr>
          <w:rFonts w:hint="eastAsia" w:asciiTheme="minorEastAsia" w:hAnsiTheme="minorEastAsia" w:eastAsiaTheme="minorEastAsia" w:cstheme="minorEastAsia"/>
          <w:szCs w:val="21"/>
          <w:lang w:val="en-US" w:eastAsia="zh-CN"/>
        </w:rPr>
        <w:t>品牌：</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none"/>
          <w:lang w:val="en-US" w:eastAsia="zh-CN"/>
        </w:rPr>
        <w:t xml:space="preserve"> </w:t>
      </w:r>
      <w:r>
        <w:rPr>
          <w:rFonts w:hint="eastAsia" w:asciiTheme="minorEastAsia" w:hAnsiTheme="minorEastAsia" w:eastAsiaTheme="minorEastAsia" w:cstheme="minorEastAsia"/>
          <w:szCs w:val="21"/>
          <w:lang w:val="en-US" w:eastAsia="zh-CN"/>
        </w:rPr>
        <w:t>型号：</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lang w:val="en-US" w:eastAsia="zh-CN"/>
        </w:rPr>
        <w:t xml:space="preserve"> </w:t>
      </w:r>
    </w:p>
    <w:p w14:paraId="5D096731">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关键部件</w:t>
      </w:r>
      <w:r>
        <w:rPr>
          <w:rFonts w:hint="eastAsia" w:asciiTheme="minorEastAsia" w:hAnsiTheme="minorEastAsia" w:eastAsiaTheme="minorEastAsia" w:cstheme="minorEastAsia"/>
          <w:sz w:val="21"/>
          <w:szCs w:val="21"/>
          <w:lang w:val="en-US" w:eastAsia="zh-CN" w:bidi="ar-SA"/>
        </w:rPr>
        <w:t>：</w:t>
      </w:r>
      <w:r>
        <w:rPr>
          <w:rFonts w:hint="eastAsia" w:asciiTheme="minorEastAsia" w:hAnsiTheme="minorEastAsia" w:eastAsiaTheme="minorEastAsia" w:cstheme="minorEastAsia"/>
          <w:sz w:val="21"/>
          <w:szCs w:val="21"/>
          <w:u w:val="single"/>
          <w:lang w:val="en-US" w:eastAsia="zh-CN" w:bidi="ar-SA"/>
        </w:rPr>
        <w:t xml:space="preserve">          </w:t>
      </w:r>
      <w:r>
        <w:rPr>
          <w:rFonts w:hint="eastAsia" w:asciiTheme="minorEastAsia" w:hAnsiTheme="minorEastAsia" w:eastAsiaTheme="minorEastAsia" w:cstheme="minorEastAsia"/>
          <w:sz w:val="21"/>
          <w:szCs w:val="21"/>
          <w:u w:val="none"/>
          <w:lang w:val="en-US" w:eastAsia="zh-CN" w:bidi="ar-SA"/>
        </w:rPr>
        <w:t xml:space="preserve"> </w:t>
      </w:r>
      <w:r>
        <w:rPr>
          <w:rFonts w:hint="eastAsia" w:asciiTheme="minorEastAsia" w:hAnsiTheme="minorEastAsia" w:eastAsiaTheme="minorEastAsia" w:cstheme="minorEastAsia"/>
          <w:sz w:val="21"/>
          <w:szCs w:val="21"/>
          <w:lang w:val="en-US" w:eastAsia="zh-CN" w:bidi="ar-SA"/>
        </w:rPr>
        <w:t>品牌：</w:t>
      </w:r>
      <w:r>
        <w:rPr>
          <w:rFonts w:hint="eastAsia" w:asciiTheme="minorEastAsia" w:hAnsiTheme="minorEastAsia" w:eastAsiaTheme="minorEastAsia" w:cstheme="minorEastAsia"/>
          <w:sz w:val="21"/>
          <w:szCs w:val="21"/>
          <w:u w:val="single"/>
          <w:lang w:val="en-US" w:eastAsia="zh-CN" w:bidi="ar-SA"/>
        </w:rPr>
        <w:t xml:space="preserve">        </w:t>
      </w:r>
      <w:r>
        <w:rPr>
          <w:rFonts w:hint="eastAsia" w:asciiTheme="minorEastAsia" w:hAnsiTheme="minorEastAsia" w:eastAsiaTheme="minorEastAsia" w:cstheme="minorEastAsia"/>
          <w:sz w:val="21"/>
          <w:szCs w:val="21"/>
          <w:u w:val="none"/>
          <w:lang w:val="en-US" w:eastAsia="zh-CN" w:bidi="ar-SA"/>
        </w:rPr>
        <w:t xml:space="preserve"> </w:t>
      </w:r>
      <w:r>
        <w:rPr>
          <w:rFonts w:hint="eastAsia" w:asciiTheme="minorEastAsia" w:hAnsiTheme="minorEastAsia" w:eastAsiaTheme="minorEastAsia" w:cstheme="minorEastAsia"/>
          <w:sz w:val="21"/>
          <w:szCs w:val="21"/>
          <w:lang w:val="en-US" w:eastAsia="zh-CN" w:bidi="ar-SA"/>
        </w:rPr>
        <w:t>型号：</w:t>
      </w:r>
      <w:r>
        <w:rPr>
          <w:rFonts w:hint="eastAsia" w:asciiTheme="minorEastAsia" w:hAnsiTheme="minorEastAsia" w:eastAsiaTheme="minorEastAsia" w:cstheme="minorEastAsia"/>
          <w:sz w:val="21"/>
          <w:szCs w:val="21"/>
          <w:u w:val="single"/>
          <w:lang w:val="en-US" w:eastAsia="zh-CN" w:bidi="ar-SA"/>
        </w:rPr>
        <w:t xml:space="preserve">       </w:t>
      </w:r>
      <w:r>
        <w:rPr>
          <w:rFonts w:hint="eastAsia" w:asciiTheme="minorEastAsia" w:hAnsiTheme="minorEastAsia" w:eastAsiaTheme="minorEastAsia" w:cstheme="minorEastAsia"/>
          <w:sz w:val="21"/>
          <w:szCs w:val="21"/>
          <w:lang w:val="en-US" w:eastAsia="zh-CN" w:bidi="ar-SA"/>
        </w:rPr>
        <w:t xml:space="preserve"> </w:t>
      </w:r>
    </w:p>
    <w:p w14:paraId="461AB5E8">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关键部件：</w:t>
      </w:r>
      <w:r>
        <w:rPr>
          <w:rFonts w:hint="eastAsia" w:asciiTheme="minorEastAsia" w:hAnsiTheme="minorEastAsia" w:eastAsiaTheme="minorEastAsia" w:cstheme="minorEastAsia"/>
          <w:sz w:val="21"/>
          <w:szCs w:val="21"/>
          <w:u w:val="single"/>
          <w:lang w:val="en-US" w:eastAsia="zh-CN" w:bidi="ar-SA"/>
        </w:rPr>
        <w:t xml:space="preserve">          </w:t>
      </w:r>
      <w:r>
        <w:rPr>
          <w:rFonts w:hint="eastAsia" w:asciiTheme="minorEastAsia" w:hAnsiTheme="minorEastAsia" w:eastAsiaTheme="minorEastAsia" w:cstheme="minorEastAsia"/>
          <w:sz w:val="21"/>
          <w:szCs w:val="21"/>
          <w:u w:val="none"/>
          <w:lang w:val="en-US" w:eastAsia="zh-CN" w:bidi="ar-SA"/>
        </w:rPr>
        <w:t xml:space="preserve"> </w:t>
      </w:r>
      <w:r>
        <w:rPr>
          <w:rFonts w:hint="eastAsia" w:asciiTheme="minorEastAsia" w:hAnsiTheme="minorEastAsia" w:eastAsiaTheme="minorEastAsia" w:cstheme="minorEastAsia"/>
          <w:sz w:val="21"/>
          <w:szCs w:val="21"/>
          <w:lang w:val="en-US" w:eastAsia="zh-CN" w:bidi="ar-SA"/>
        </w:rPr>
        <w:t>品牌：</w:t>
      </w:r>
      <w:r>
        <w:rPr>
          <w:rFonts w:hint="eastAsia" w:asciiTheme="minorEastAsia" w:hAnsiTheme="minorEastAsia" w:eastAsiaTheme="minorEastAsia" w:cstheme="minorEastAsia"/>
          <w:sz w:val="21"/>
          <w:szCs w:val="21"/>
          <w:u w:val="single"/>
          <w:lang w:val="en-US" w:eastAsia="zh-CN" w:bidi="ar-SA"/>
        </w:rPr>
        <w:t xml:space="preserve">        </w:t>
      </w:r>
      <w:r>
        <w:rPr>
          <w:rFonts w:hint="eastAsia" w:asciiTheme="minorEastAsia" w:hAnsiTheme="minorEastAsia" w:eastAsiaTheme="minorEastAsia" w:cstheme="minorEastAsia"/>
          <w:sz w:val="21"/>
          <w:szCs w:val="21"/>
          <w:u w:val="none"/>
          <w:lang w:val="en-US" w:eastAsia="zh-CN" w:bidi="ar-SA"/>
        </w:rPr>
        <w:t xml:space="preserve"> </w:t>
      </w:r>
      <w:r>
        <w:rPr>
          <w:rFonts w:hint="eastAsia" w:asciiTheme="minorEastAsia" w:hAnsiTheme="minorEastAsia" w:eastAsiaTheme="minorEastAsia" w:cstheme="minorEastAsia"/>
          <w:sz w:val="21"/>
          <w:szCs w:val="21"/>
          <w:lang w:val="en-US" w:eastAsia="zh-CN" w:bidi="ar-SA"/>
        </w:rPr>
        <w:t>型号：</w:t>
      </w:r>
      <w:r>
        <w:rPr>
          <w:rFonts w:hint="eastAsia" w:asciiTheme="minorEastAsia" w:hAnsiTheme="minorEastAsia" w:eastAsiaTheme="minorEastAsia" w:cstheme="minorEastAsia"/>
          <w:sz w:val="21"/>
          <w:szCs w:val="21"/>
          <w:u w:val="single"/>
          <w:lang w:val="en-US" w:eastAsia="zh-CN" w:bidi="ar-SA"/>
        </w:rPr>
        <w:t xml:space="preserve">       </w:t>
      </w:r>
    </w:p>
    <w:p w14:paraId="010A8EDB">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（注：关键部件是指财政部会同有关部门发布的政府采购需求标准规定的需要通过国家有关部门指定的测评机构开展的安全可靠测评的软硬件，如CPU芯片、操作系统、数据库等。）</w:t>
      </w:r>
    </w:p>
    <w:p w14:paraId="393DA85C">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 xml:space="preserve"> ②涉及车辆采购，请填写是否属于新能源汽车：</w:t>
      </w:r>
    </w:p>
    <w:p w14:paraId="27F2BD16">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val="0"/>
          <w:sz w:val="21"/>
          <w:szCs w:val="21"/>
          <w:lang w:val="en-US" w:eastAsia="zh-CN" w:bidi="ar-SA"/>
        </w:rPr>
      </w:pPr>
      <w:r>
        <w:rPr>
          <w:rFonts w:hint="eastAsia" w:asciiTheme="minorEastAsia" w:hAnsiTheme="minorEastAsia" w:eastAsiaTheme="minorEastAsia" w:cstheme="minorEastAsia"/>
          <w:iCs w:val="0"/>
          <w:sz w:val="21"/>
          <w:szCs w:val="21"/>
          <w:lang w:val="en-US" w:eastAsia="zh-CN" w:bidi="ar-SA"/>
        </w:rPr>
        <w:sym w:font="Wingdings" w:char="00A8"/>
      </w:r>
      <w:r>
        <w:rPr>
          <w:rFonts w:hint="eastAsia" w:asciiTheme="minorEastAsia" w:hAnsiTheme="minorEastAsia" w:eastAsiaTheme="minorEastAsia" w:cstheme="minorEastAsia"/>
          <w:iCs w:val="0"/>
          <w:sz w:val="21"/>
          <w:szCs w:val="21"/>
          <w:lang w:val="en-US" w:eastAsia="zh-CN" w:bidi="ar-SA"/>
        </w:rPr>
        <w:t>是，《政府采购品目分类目录》底级品目名称</w:t>
      </w:r>
      <w:r>
        <w:rPr>
          <w:rFonts w:hint="eastAsia" w:asciiTheme="minorEastAsia" w:hAnsiTheme="minorEastAsia" w:eastAsiaTheme="minorEastAsia" w:cstheme="minorEastAsia"/>
          <w:sz w:val="21"/>
          <w:szCs w:val="21"/>
          <w:lang w:val="en-US" w:eastAsia="zh-CN" w:bidi="ar-SA"/>
        </w:rPr>
        <w:t>：</w:t>
      </w:r>
      <w:r>
        <w:rPr>
          <w:rFonts w:hint="eastAsia" w:asciiTheme="minorEastAsia" w:hAnsiTheme="minorEastAsia" w:eastAsiaTheme="minorEastAsia" w:cstheme="minorEastAsia"/>
          <w:sz w:val="21"/>
          <w:szCs w:val="21"/>
          <w:u w:val="single"/>
          <w:lang w:val="en-US" w:eastAsia="zh-CN" w:bidi="ar-SA"/>
        </w:rPr>
        <w:t xml:space="preserve">     </w:t>
      </w:r>
      <w:r>
        <w:rPr>
          <w:rFonts w:hint="eastAsia" w:asciiTheme="minorEastAsia" w:hAnsiTheme="minorEastAsia" w:eastAsiaTheme="minorEastAsia" w:cstheme="minorEastAsia"/>
          <w:sz w:val="21"/>
          <w:szCs w:val="21"/>
          <w:lang w:val="en-US" w:eastAsia="zh-CN" w:bidi="ar-SA"/>
        </w:rPr>
        <w:t xml:space="preserve"> 数量：</w:t>
      </w:r>
      <w:r>
        <w:rPr>
          <w:rFonts w:hint="eastAsia" w:asciiTheme="minorEastAsia" w:hAnsiTheme="minorEastAsia" w:eastAsiaTheme="minorEastAsia" w:cstheme="minorEastAsia"/>
          <w:sz w:val="21"/>
          <w:szCs w:val="21"/>
          <w:u w:val="single"/>
          <w:lang w:val="en-US" w:eastAsia="zh-CN" w:bidi="ar-SA"/>
        </w:rPr>
        <w:t xml:space="preserve">    </w:t>
      </w:r>
      <w:r>
        <w:rPr>
          <w:rFonts w:hint="eastAsia" w:asciiTheme="minorEastAsia" w:hAnsiTheme="minorEastAsia" w:eastAsiaTheme="minorEastAsia" w:cstheme="minorEastAsia"/>
          <w:sz w:val="21"/>
          <w:szCs w:val="21"/>
          <w:lang w:val="en-US" w:eastAsia="zh-CN" w:bidi="ar-SA"/>
        </w:rPr>
        <w:t xml:space="preserve"> 金额：</w:t>
      </w:r>
      <w:r>
        <w:rPr>
          <w:rFonts w:hint="eastAsia" w:asciiTheme="minorEastAsia" w:hAnsiTheme="minorEastAsia" w:eastAsiaTheme="minorEastAsia" w:cstheme="minorEastAsia"/>
          <w:sz w:val="21"/>
          <w:szCs w:val="21"/>
          <w:u w:val="single"/>
          <w:lang w:val="en-US" w:eastAsia="zh-CN" w:bidi="ar-SA"/>
        </w:rPr>
        <w:t xml:space="preserve">     </w:t>
      </w:r>
      <w:r>
        <w:rPr>
          <w:rFonts w:hint="eastAsia" w:asciiTheme="minorEastAsia" w:hAnsiTheme="minorEastAsia" w:eastAsiaTheme="minorEastAsia" w:cstheme="minorEastAsia"/>
          <w:iCs w:val="0"/>
          <w:sz w:val="21"/>
          <w:szCs w:val="21"/>
          <w:lang w:val="en-US" w:eastAsia="zh-CN" w:bidi="ar-SA"/>
        </w:rPr>
        <w:t xml:space="preserve"> </w:t>
      </w:r>
    </w:p>
    <w:p w14:paraId="2424606F">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val="0"/>
          <w:sz w:val="21"/>
          <w:szCs w:val="21"/>
          <w:lang w:val="en-US" w:eastAsia="zh-CN" w:bidi="ar-SA"/>
        </w:rPr>
      </w:pPr>
      <w:r>
        <w:rPr>
          <w:rFonts w:hint="eastAsia" w:asciiTheme="minorEastAsia" w:hAnsiTheme="minorEastAsia" w:eastAsiaTheme="minorEastAsia" w:cstheme="minorEastAsia"/>
          <w:iCs w:val="0"/>
          <w:sz w:val="21"/>
          <w:szCs w:val="21"/>
          <w:lang w:val="en-US" w:eastAsia="zh-CN" w:bidi="ar-SA"/>
        </w:rPr>
        <w:sym w:font="Wingdings" w:char="00A8"/>
      </w:r>
      <w:r>
        <w:rPr>
          <w:rFonts w:hint="eastAsia" w:asciiTheme="minorEastAsia" w:hAnsiTheme="minorEastAsia" w:eastAsiaTheme="minorEastAsia" w:cstheme="minorEastAsia"/>
          <w:iCs w:val="0"/>
          <w:sz w:val="21"/>
          <w:szCs w:val="21"/>
          <w:lang w:val="en-US" w:eastAsia="zh-CN" w:bidi="ar-SA"/>
        </w:rPr>
        <w:t>否</w:t>
      </w:r>
    </w:p>
    <w:p w14:paraId="6FEF1C9E">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val="0"/>
          <w:sz w:val="21"/>
          <w:szCs w:val="21"/>
          <w:lang w:val="en-US" w:eastAsia="zh-CN" w:bidi="ar-SA"/>
        </w:rPr>
      </w:pPr>
      <w:r>
        <w:rPr>
          <w:rFonts w:hint="eastAsia" w:asciiTheme="minorEastAsia" w:hAnsiTheme="minorEastAsia" w:eastAsiaTheme="minorEastAsia" w:cstheme="minorEastAsia"/>
          <w:iCs w:val="0"/>
          <w:sz w:val="21"/>
          <w:szCs w:val="21"/>
          <w:lang w:val="en-US" w:eastAsia="zh-CN" w:bidi="ar-SA"/>
        </w:rPr>
        <w:t>（</w:t>
      </w:r>
      <w:r>
        <w:rPr>
          <w:rFonts w:hint="eastAsia" w:asciiTheme="minorEastAsia" w:hAnsiTheme="minorEastAsia" w:eastAsiaTheme="minorEastAsia" w:cstheme="minorEastAsia"/>
          <w:iCs w:val="0"/>
          <w:sz w:val="21"/>
          <w:szCs w:val="21"/>
          <w:lang w:val="en" w:eastAsia="zh-CN" w:bidi="ar-SA"/>
        </w:rPr>
        <w:t>4</w:t>
      </w:r>
      <w:r>
        <w:rPr>
          <w:rFonts w:hint="eastAsia" w:asciiTheme="minorEastAsia" w:hAnsiTheme="minorEastAsia" w:eastAsiaTheme="minorEastAsia" w:cstheme="minorEastAsia"/>
          <w:iCs w:val="0"/>
          <w:sz w:val="21"/>
          <w:szCs w:val="21"/>
          <w:lang w:val="en-US" w:eastAsia="zh-CN" w:bidi="ar-SA"/>
        </w:rPr>
        <w:t>）政府采购组织形式：</w:t>
      </w:r>
      <w:r>
        <w:rPr>
          <w:rFonts w:hint="eastAsia" w:asciiTheme="minorEastAsia" w:hAnsiTheme="minorEastAsia" w:eastAsiaTheme="minorEastAsia" w:cstheme="minorEastAsia"/>
          <w:iCs w:val="0"/>
          <w:sz w:val="21"/>
          <w:szCs w:val="21"/>
          <w:lang w:val="en-US" w:eastAsia="zh-CN" w:bidi="ar-SA"/>
        </w:rPr>
        <w:sym w:font="Wingdings" w:char="00A8"/>
      </w:r>
      <w:r>
        <w:rPr>
          <w:rFonts w:hint="eastAsia" w:asciiTheme="minorEastAsia" w:hAnsiTheme="minorEastAsia" w:eastAsiaTheme="minorEastAsia" w:cstheme="minorEastAsia"/>
          <w:iCs w:val="0"/>
          <w:sz w:val="21"/>
          <w:szCs w:val="21"/>
          <w:lang w:val="en-US" w:eastAsia="zh-CN" w:bidi="ar-SA"/>
        </w:rPr>
        <w:t xml:space="preserve">集中采购    </w:t>
      </w:r>
      <w:r>
        <w:rPr>
          <w:rFonts w:hint="eastAsia" w:asciiTheme="minorEastAsia" w:hAnsiTheme="minorEastAsia" w:eastAsiaTheme="minorEastAsia" w:cstheme="minorEastAsia"/>
          <w:iCs w:val="0"/>
          <w:sz w:val="21"/>
          <w:szCs w:val="21"/>
          <w:lang w:val="en-US" w:eastAsia="zh-CN" w:bidi="ar-SA"/>
        </w:rPr>
        <w:sym w:font="Wingdings" w:char="00A8"/>
      </w:r>
      <w:r>
        <w:rPr>
          <w:rFonts w:hint="eastAsia" w:asciiTheme="minorEastAsia" w:hAnsiTheme="minorEastAsia" w:eastAsiaTheme="minorEastAsia" w:cstheme="minorEastAsia"/>
          <w:iCs w:val="0"/>
          <w:sz w:val="21"/>
          <w:szCs w:val="21"/>
          <w:lang w:val="en-US" w:eastAsia="zh-CN" w:bidi="ar-SA"/>
        </w:rPr>
        <w:t>自行采购</w:t>
      </w:r>
    </w:p>
    <w:p w14:paraId="42A3731B">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val="0"/>
          <w:sz w:val="21"/>
          <w:szCs w:val="21"/>
          <w:u w:val="single"/>
          <w:lang w:val="en-US" w:eastAsia="zh-CN" w:bidi="ar-SA"/>
        </w:rPr>
      </w:pPr>
      <w:r>
        <w:rPr>
          <w:rFonts w:hint="eastAsia" w:asciiTheme="minorEastAsia" w:hAnsiTheme="minorEastAsia" w:eastAsiaTheme="minorEastAsia" w:cstheme="minorEastAsia"/>
          <w:iCs w:val="0"/>
          <w:sz w:val="21"/>
          <w:szCs w:val="21"/>
          <w:lang w:val="en-US" w:eastAsia="zh-CN" w:bidi="ar-SA"/>
        </w:rPr>
        <w:t>（</w:t>
      </w:r>
      <w:r>
        <w:rPr>
          <w:rFonts w:hint="eastAsia" w:asciiTheme="minorEastAsia" w:hAnsiTheme="minorEastAsia" w:eastAsiaTheme="minorEastAsia" w:cstheme="minorEastAsia"/>
          <w:iCs w:val="0"/>
          <w:sz w:val="21"/>
          <w:szCs w:val="21"/>
          <w:lang w:val="en" w:eastAsia="zh-CN" w:bidi="ar-SA"/>
        </w:rPr>
        <w:t>5</w:t>
      </w:r>
      <w:r>
        <w:rPr>
          <w:rFonts w:hint="eastAsia" w:asciiTheme="minorEastAsia" w:hAnsiTheme="minorEastAsia" w:eastAsiaTheme="minorEastAsia" w:cstheme="minorEastAsia"/>
          <w:iCs w:val="0"/>
          <w:sz w:val="21"/>
          <w:szCs w:val="21"/>
          <w:lang w:val="en-US" w:eastAsia="zh-CN" w:bidi="ar-SA"/>
        </w:rPr>
        <w:t>）政府采购方式：</w:t>
      </w:r>
      <w:r>
        <w:rPr>
          <w:rFonts w:hint="eastAsia" w:asciiTheme="minorEastAsia" w:hAnsiTheme="minorEastAsia" w:eastAsiaTheme="minorEastAsia" w:cstheme="minorEastAsia"/>
          <w:iCs w:val="0"/>
          <w:sz w:val="21"/>
          <w:szCs w:val="21"/>
          <w:lang w:val="en-US" w:eastAsia="zh-CN" w:bidi="ar-SA"/>
        </w:rPr>
        <w:sym w:font="Wingdings" w:char="00A8"/>
      </w:r>
      <w:r>
        <w:rPr>
          <w:rFonts w:hint="eastAsia" w:asciiTheme="minorEastAsia" w:hAnsiTheme="minorEastAsia" w:eastAsiaTheme="minorEastAsia" w:cstheme="minorEastAsia"/>
          <w:iCs w:val="0"/>
          <w:sz w:val="21"/>
          <w:szCs w:val="21"/>
          <w:lang w:val="en-US" w:eastAsia="zh-CN" w:bidi="ar-SA"/>
        </w:rPr>
        <w:t xml:space="preserve">公开招标  </w:t>
      </w:r>
      <w:r>
        <w:rPr>
          <w:rFonts w:hint="eastAsia" w:asciiTheme="minorEastAsia" w:hAnsiTheme="minorEastAsia" w:eastAsiaTheme="minorEastAsia" w:cstheme="minorEastAsia"/>
          <w:iCs w:val="0"/>
          <w:sz w:val="21"/>
          <w:szCs w:val="21"/>
          <w:lang w:val="en-US" w:eastAsia="zh-CN" w:bidi="ar-SA"/>
        </w:rPr>
        <w:sym w:font="Wingdings" w:char="00A8"/>
      </w:r>
      <w:r>
        <w:rPr>
          <w:rFonts w:hint="eastAsia" w:asciiTheme="minorEastAsia" w:hAnsiTheme="minorEastAsia" w:eastAsiaTheme="minorEastAsia" w:cstheme="minorEastAsia"/>
          <w:iCs w:val="0"/>
          <w:sz w:val="21"/>
          <w:szCs w:val="21"/>
          <w:lang w:val="en-US" w:eastAsia="zh-CN" w:bidi="ar-SA"/>
        </w:rPr>
        <w:t>竞争性谈判</w:t>
      </w:r>
      <w:r>
        <w:rPr>
          <w:rFonts w:hint="eastAsia" w:asciiTheme="minorEastAsia" w:hAnsiTheme="minorEastAsia" w:eastAsiaTheme="minorEastAsia" w:cstheme="minorEastAsia"/>
          <w:sz w:val="22"/>
          <w:szCs w:val="21"/>
          <w:u w:val="none"/>
          <w:lang w:val="en-US" w:eastAsia="zh-CN" w:bidi="ar-SA"/>
        </w:rPr>
        <w:t xml:space="preserve">  </w:t>
      </w:r>
      <w:r>
        <w:rPr>
          <w:rFonts w:hint="eastAsia" w:asciiTheme="minorEastAsia" w:hAnsiTheme="minorEastAsia" w:eastAsiaTheme="minorEastAsia" w:cstheme="minorEastAsia"/>
          <w:iCs w:val="0"/>
          <w:sz w:val="21"/>
          <w:szCs w:val="21"/>
          <w:lang w:val="en-US" w:eastAsia="zh-CN" w:bidi="ar-SA"/>
        </w:rPr>
        <w:sym w:font="Wingdings" w:char="00A8"/>
      </w:r>
      <w:r>
        <w:rPr>
          <w:rFonts w:hint="eastAsia" w:asciiTheme="minorEastAsia" w:hAnsiTheme="minorEastAsia" w:eastAsiaTheme="minorEastAsia" w:cstheme="minorEastAsia"/>
          <w:iCs w:val="0"/>
          <w:sz w:val="21"/>
          <w:szCs w:val="21"/>
          <w:lang w:val="en-US" w:eastAsia="zh-CN" w:bidi="ar-SA"/>
        </w:rPr>
        <w:t xml:space="preserve">单一来源  </w:t>
      </w:r>
      <w:r>
        <w:rPr>
          <w:rFonts w:hint="eastAsia" w:asciiTheme="minorEastAsia" w:hAnsiTheme="minorEastAsia" w:eastAsiaTheme="minorEastAsia" w:cstheme="minorEastAsia"/>
          <w:iCs w:val="0"/>
          <w:sz w:val="21"/>
          <w:szCs w:val="21"/>
          <w:lang w:val="en-US" w:eastAsia="zh-CN" w:bidi="ar-SA"/>
        </w:rPr>
        <w:sym w:font="Wingdings" w:char="00A8"/>
      </w:r>
      <w:r>
        <w:rPr>
          <w:rFonts w:hint="eastAsia" w:asciiTheme="minorEastAsia" w:hAnsiTheme="minorEastAsia" w:eastAsiaTheme="minorEastAsia" w:cstheme="minorEastAsia"/>
          <w:iCs w:val="0"/>
          <w:sz w:val="21"/>
          <w:szCs w:val="21"/>
          <w:lang w:val="en-US" w:eastAsia="zh-CN" w:bidi="ar-SA"/>
        </w:rPr>
        <w:t xml:space="preserve">竞价  </w:t>
      </w:r>
      <w:r>
        <w:rPr>
          <w:rFonts w:hint="eastAsia" w:asciiTheme="minorEastAsia" w:hAnsiTheme="minorEastAsia" w:eastAsiaTheme="minorEastAsia" w:cstheme="minorEastAsia"/>
          <w:iCs w:val="0"/>
          <w:sz w:val="21"/>
          <w:szCs w:val="21"/>
          <w:lang w:val="en-US" w:eastAsia="zh-CN" w:bidi="ar-SA"/>
        </w:rPr>
        <w:sym w:font="Wingdings" w:char="00A8"/>
      </w:r>
      <w:r>
        <w:rPr>
          <w:rFonts w:hint="eastAsia" w:asciiTheme="minorEastAsia" w:hAnsiTheme="minorEastAsia" w:eastAsiaTheme="minorEastAsia" w:cstheme="minorEastAsia"/>
          <w:iCs w:val="0"/>
          <w:sz w:val="21"/>
          <w:szCs w:val="21"/>
          <w:lang w:val="en-US" w:eastAsia="zh-CN" w:bidi="ar-SA"/>
        </w:rPr>
        <w:t xml:space="preserve">框架协议 </w:t>
      </w:r>
      <w:r>
        <w:rPr>
          <w:rFonts w:hint="eastAsia" w:asciiTheme="minorEastAsia" w:hAnsiTheme="minorEastAsia" w:eastAsiaTheme="minorEastAsia" w:cstheme="minorEastAsia"/>
          <w:iCs w:val="0"/>
          <w:sz w:val="21"/>
          <w:szCs w:val="21"/>
          <w:lang w:val="en-US" w:eastAsia="zh-CN" w:bidi="ar-SA"/>
        </w:rPr>
        <w:sym w:font="Wingdings" w:char="00A8"/>
      </w:r>
      <w:r>
        <w:rPr>
          <w:rFonts w:hint="eastAsia" w:asciiTheme="minorEastAsia" w:hAnsiTheme="minorEastAsia" w:eastAsiaTheme="minorEastAsia" w:cstheme="minorEastAsia"/>
          <w:iCs w:val="0"/>
          <w:sz w:val="21"/>
          <w:szCs w:val="21"/>
          <w:lang w:val="en-US" w:eastAsia="zh-CN" w:bidi="ar-SA"/>
        </w:rPr>
        <w:t>其他：</w:t>
      </w:r>
      <w:r>
        <w:rPr>
          <w:rFonts w:hint="eastAsia" w:asciiTheme="minorEastAsia" w:hAnsiTheme="minorEastAsia" w:eastAsiaTheme="minorEastAsia" w:cstheme="minorEastAsia"/>
          <w:iCs w:val="0"/>
          <w:sz w:val="21"/>
          <w:szCs w:val="21"/>
          <w:u w:val="single"/>
          <w:lang w:val="en-US" w:eastAsia="zh-CN" w:bidi="ar-SA"/>
        </w:rPr>
        <w:t xml:space="preserve">          </w:t>
      </w:r>
    </w:p>
    <w:p w14:paraId="2A62E0A5">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val="0"/>
          <w:sz w:val="21"/>
          <w:szCs w:val="21"/>
          <w:u w:val="none"/>
          <w:lang w:val="en-US" w:eastAsia="zh-CN" w:bidi="ar-SA"/>
        </w:rPr>
      </w:pPr>
      <w:r>
        <w:rPr>
          <w:rFonts w:hint="eastAsia" w:asciiTheme="minorEastAsia" w:hAnsiTheme="minorEastAsia" w:eastAsiaTheme="minorEastAsia" w:cstheme="minorEastAsia"/>
          <w:iCs w:val="0"/>
          <w:sz w:val="21"/>
          <w:szCs w:val="21"/>
          <w:u w:val="none"/>
          <w:lang w:val="en-US" w:eastAsia="zh-CN" w:bidi="ar-SA"/>
        </w:rPr>
        <w:t>（注：在框架协议采购的第二阶段，可选择使用该合同文本）</w:t>
      </w:r>
    </w:p>
    <w:p w14:paraId="423C9687">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w w:val="100"/>
          <w:kern w:val="2"/>
          <w:sz w:val="21"/>
          <w:szCs w:val="21"/>
          <w:lang w:val="en-US" w:eastAsia="zh-CN" w:bidi="ar-SA"/>
        </w:rPr>
      </w:pPr>
      <w:r>
        <w:rPr>
          <w:rFonts w:hint="eastAsia" w:asciiTheme="minorEastAsia" w:hAnsiTheme="minorEastAsia" w:eastAsiaTheme="minorEastAsia" w:cstheme="minorEastAsia"/>
          <w:sz w:val="22"/>
          <w:szCs w:val="21"/>
          <w:lang w:val="en-US" w:eastAsia="zh-CN" w:bidi="ar-SA"/>
        </w:rPr>
        <w:t>（</w:t>
      </w:r>
      <w:r>
        <w:rPr>
          <w:rFonts w:hint="eastAsia" w:asciiTheme="minorEastAsia" w:hAnsiTheme="minorEastAsia" w:eastAsiaTheme="minorEastAsia" w:cstheme="minorEastAsia"/>
          <w:sz w:val="22"/>
          <w:szCs w:val="21"/>
          <w:lang w:val="en" w:eastAsia="zh-CN" w:bidi="ar-SA"/>
        </w:rPr>
        <w:t>6</w:t>
      </w:r>
      <w:r>
        <w:rPr>
          <w:rFonts w:hint="eastAsia" w:asciiTheme="minorEastAsia" w:hAnsiTheme="minorEastAsia" w:eastAsiaTheme="minorEastAsia" w:cstheme="minorEastAsia"/>
          <w:sz w:val="22"/>
          <w:szCs w:val="21"/>
          <w:lang w:val="en-US" w:eastAsia="zh-CN" w:bidi="ar-SA"/>
        </w:rPr>
        <w:t>）</w:t>
      </w:r>
      <w:r>
        <w:rPr>
          <w:rFonts w:hint="eastAsia" w:asciiTheme="minorEastAsia" w:hAnsiTheme="minorEastAsia" w:eastAsiaTheme="minorEastAsia" w:cstheme="minorEastAsia"/>
          <w:w w:val="100"/>
          <w:kern w:val="2"/>
          <w:sz w:val="21"/>
          <w:szCs w:val="21"/>
          <w:lang w:val="en-US" w:eastAsia="zh-CN" w:bidi="ar-SA"/>
        </w:rPr>
        <w:t>中标（成交）采购标的制造商是否为中小企业：</w:t>
      </w:r>
      <w:r>
        <w:rPr>
          <w:rFonts w:hint="eastAsia" w:asciiTheme="minorEastAsia" w:hAnsiTheme="minorEastAsia" w:eastAsiaTheme="minorEastAsia" w:cstheme="minorEastAsia"/>
          <w:w w:val="100"/>
          <w:kern w:val="2"/>
          <w:sz w:val="21"/>
          <w:szCs w:val="21"/>
          <w:lang w:val="en-US" w:eastAsia="zh-CN" w:bidi="ar-SA"/>
        </w:rPr>
        <w:sym w:font="Wingdings" w:char="00A8"/>
      </w:r>
      <w:r>
        <w:rPr>
          <w:rFonts w:hint="eastAsia" w:asciiTheme="minorEastAsia" w:hAnsiTheme="minorEastAsia" w:eastAsiaTheme="minorEastAsia" w:cstheme="minorEastAsia"/>
          <w:w w:val="100"/>
          <w:kern w:val="2"/>
          <w:sz w:val="21"/>
          <w:szCs w:val="21"/>
          <w:lang w:val="en-US" w:eastAsia="zh-CN" w:bidi="ar-SA"/>
        </w:rPr>
        <w:t xml:space="preserve">是      </w:t>
      </w:r>
      <w:r>
        <w:rPr>
          <w:rFonts w:hint="eastAsia" w:asciiTheme="minorEastAsia" w:hAnsiTheme="minorEastAsia" w:eastAsiaTheme="minorEastAsia" w:cstheme="minorEastAsia"/>
          <w:w w:val="100"/>
          <w:kern w:val="2"/>
          <w:sz w:val="21"/>
          <w:szCs w:val="21"/>
          <w:lang w:val="en-US" w:eastAsia="zh-CN" w:bidi="ar-SA"/>
        </w:rPr>
        <w:sym w:font="Wingdings" w:char="00A8"/>
      </w:r>
      <w:r>
        <w:rPr>
          <w:rFonts w:hint="eastAsia" w:asciiTheme="minorEastAsia" w:hAnsiTheme="minorEastAsia" w:eastAsiaTheme="minorEastAsia" w:cstheme="minorEastAsia"/>
          <w:w w:val="100"/>
          <w:kern w:val="2"/>
          <w:sz w:val="21"/>
          <w:szCs w:val="21"/>
          <w:lang w:val="en-US" w:eastAsia="zh-CN" w:bidi="ar-SA"/>
        </w:rPr>
        <w:t>否</w:t>
      </w:r>
    </w:p>
    <w:p w14:paraId="768DE269">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szCs w:val="21"/>
        </w:rPr>
      </w:pPr>
      <w:r>
        <w:rPr>
          <w:rFonts w:hint="eastAsia" w:asciiTheme="minorEastAsia" w:hAnsiTheme="minorEastAsia" w:eastAsiaTheme="minorEastAsia" w:cstheme="minorEastAsia"/>
          <w:w w:val="100"/>
          <w:szCs w:val="21"/>
          <w:lang w:val="en-US" w:eastAsia="zh-CN"/>
        </w:rPr>
        <w:t>本合同</w:t>
      </w:r>
      <w:r>
        <w:rPr>
          <w:rFonts w:hint="eastAsia" w:asciiTheme="minorEastAsia" w:hAnsiTheme="minorEastAsia" w:eastAsiaTheme="minorEastAsia" w:cstheme="minorEastAsia"/>
          <w:w w:val="100"/>
          <w:szCs w:val="21"/>
        </w:rPr>
        <w:t>是否</w:t>
      </w:r>
      <w:r>
        <w:rPr>
          <w:rFonts w:hint="eastAsia" w:asciiTheme="minorEastAsia" w:hAnsiTheme="minorEastAsia" w:eastAsiaTheme="minorEastAsia" w:cstheme="minorEastAsia"/>
          <w:w w:val="100"/>
          <w:szCs w:val="21"/>
          <w:lang w:eastAsia="zh-CN"/>
        </w:rPr>
        <w:t>为专门面向</w:t>
      </w:r>
      <w:r>
        <w:rPr>
          <w:rFonts w:hint="eastAsia" w:asciiTheme="minorEastAsia" w:hAnsiTheme="minorEastAsia" w:eastAsiaTheme="minorEastAsia" w:cstheme="minorEastAsia"/>
          <w:w w:val="100"/>
          <w:szCs w:val="21"/>
        </w:rPr>
        <w:t>中小企业</w:t>
      </w:r>
      <w:r>
        <w:rPr>
          <w:rFonts w:hint="eastAsia" w:asciiTheme="minorEastAsia" w:hAnsiTheme="minorEastAsia" w:eastAsiaTheme="minorEastAsia" w:cstheme="minorEastAsia"/>
          <w:w w:val="100"/>
          <w:szCs w:val="21"/>
          <w:lang w:eastAsia="zh-CN"/>
        </w:rPr>
        <w:t>的采</w:t>
      </w:r>
      <w:r>
        <w:rPr>
          <w:rFonts w:hint="eastAsia" w:asciiTheme="minorEastAsia" w:hAnsiTheme="minorEastAsia" w:eastAsiaTheme="minorEastAsia" w:cstheme="minorEastAsia"/>
          <w:w w:val="100"/>
          <w:szCs w:val="21"/>
          <w:shd w:val="clear"/>
          <w:lang w:eastAsia="zh-CN"/>
        </w:rPr>
        <w:t>购</w:t>
      </w:r>
      <w:r>
        <w:rPr>
          <w:rFonts w:hint="eastAsia" w:asciiTheme="minorEastAsia" w:hAnsiTheme="minorEastAsia" w:eastAsiaTheme="minorEastAsia" w:cstheme="minorEastAsia"/>
          <w:w w:val="100"/>
          <w:szCs w:val="21"/>
          <w:shd w:val="clear"/>
        </w:rPr>
        <w:t>合同</w:t>
      </w:r>
      <w:r>
        <w:rPr>
          <w:rFonts w:hint="eastAsia" w:asciiTheme="minorEastAsia" w:hAnsiTheme="minorEastAsia" w:eastAsiaTheme="minorEastAsia" w:cstheme="minorEastAsia"/>
          <w:w w:val="100"/>
          <w:szCs w:val="21"/>
          <w:shd w:val="clear"/>
          <w:lang w:eastAsia="zh-CN"/>
        </w:rPr>
        <w:t>（中小企业预留合同）</w:t>
      </w:r>
      <w:r>
        <w:rPr>
          <w:rFonts w:hint="eastAsia" w:asciiTheme="minorEastAsia" w:hAnsiTheme="minorEastAsia" w:eastAsiaTheme="minorEastAsia" w:cstheme="minorEastAsia"/>
          <w:szCs w:val="21"/>
          <w:shd w:val="clear"/>
        </w:rPr>
        <w:t>：</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 xml:space="preserve">是 </w:t>
      </w:r>
      <w:r>
        <w:rPr>
          <w:rFonts w:hint="eastAsia" w:asciiTheme="minorEastAsia" w:hAnsiTheme="minorEastAsia" w:eastAsiaTheme="minorEastAsia" w:cstheme="minorEastAsia"/>
          <w:iCs/>
          <w:szCs w:val="21"/>
          <w:lang w:val="en-US" w:eastAsia="zh-CN"/>
        </w:rPr>
        <w:t xml:space="preserve">  </w:t>
      </w:r>
      <w:r>
        <w:rPr>
          <w:rFonts w:hint="eastAsia" w:asciiTheme="minorEastAsia" w:hAnsiTheme="minorEastAsia" w:eastAsiaTheme="minorEastAsia" w:cstheme="minorEastAsia"/>
          <w:iCs/>
          <w:szCs w:val="21"/>
        </w:rPr>
        <w:t xml:space="preserve">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否</w:t>
      </w:r>
    </w:p>
    <w:p w14:paraId="4533C02E">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szCs w:val="21"/>
        </w:rPr>
      </w:pPr>
      <w:r>
        <w:rPr>
          <w:rFonts w:hint="eastAsia" w:asciiTheme="minorEastAsia" w:hAnsiTheme="minorEastAsia" w:eastAsiaTheme="minorEastAsia" w:cstheme="minorEastAsia"/>
          <w:lang w:val="en-US" w:eastAsia="zh-CN"/>
        </w:rPr>
        <w:t>若本项目不专门面向中小企业采购，是否给予小微企业评审优惠：</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 xml:space="preserve">是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否</w:t>
      </w:r>
    </w:p>
    <w:p w14:paraId="09970BEB">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szCs w:val="21"/>
        </w:rPr>
      </w:pPr>
      <w:r>
        <w:rPr>
          <w:rFonts w:hint="eastAsia" w:asciiTheme="minorEastAsia" w:hAnsiTheme="minorEastAsia" w:eastAsiaTheme="minorEastAsia" w:cstheme="minorEastAsia"/>
          <w:lang w:val="en-US" w:eastAsia="zh-CN"/>
        </w:rPr>
        <w:t>中标（成交）采购标的制造商是否为残疾人福利性单位：</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 xml:space="preserve">是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否</w:t>
      </w:r>
    </w:p>
    <w:p w14:paraId="52BB95C1">
      <w:pPr>
        <w:pageBreakBefore w:val="0"/>
        <w:numPr>
          <w:ilvl w:val="0"/>
          <w:numId w:val="0"/>
        </w:numPr>
        <w:kinsoku/>
        <w:overflowPunct/>
        <w:topLinePunct w:val="0"/>
        <w:bidi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中标（成交）采购标的制造商是否为监狱企业：</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 xml:space="preserve">是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否</w:t>
      </w:r>
    </w:p>
    <w:p w14:paraId="1E71DCA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 w:eastAsia="zh-CN"/>
        </w:rPr>
        <w:t>7</w:t>
      </w:r>
      <w:r>
        <w:rPr>
          <w:rFonts w:hint="eastAsia" w:asciiTheme="minorEastAsia" w:hAnsiTheme="minorEastAsia" w:eastAsiaTheme="minorEastAsia" w:cstheme="minorEastAsia"/>
          <w:szCs w:val="21"/>
        </w:rPr>
        <w:t>）合同是否分包：</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 xml:space="preserve">是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否</w:t>
      </w:r>
    </w:p>
    <w:p w14:paraId="061BA9B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single"/>
        </w:rPr>
      </w:pPr>
      <w:r>
        <w:rPr>
          <w:rFonts w:hint="eastAsia" w:asciiTheme="minorEastAsia" w:hAnsiTheme="minorEastAsia" w:eastAsiaTheme="minorEastAsia" w:cstheme="minorEastAsia"/>
          <w:szCs w:val="21"/>
          <w:lang w:val="en-US" w:eastAsia="zh-CN"/>
        </w:rPr>
        <w:t xml:space="preserve"> </w:t>
      </w:r>
      <w:r>
        <w:rPr>
          <w:rFonts w:hint="eastAsia" w:asciiTheme="minorEastAsia" w:hAnsiTheme="minorEastAsia" w:eastAsiaTheme="minorEastAsia" w:cstheme="minorEastAsia"/>
          <w:szCs w:val="21"/>
        </w:rPr>
        <w:t>分包主要内容：</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p>
    <w:p w14:paraId="2025FED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u w:val="none"/>
          <w:lang w:val="en-US" w:eastAsia="zh-CN"/>
        </w:rPr>
        <w:t xml:space="preserve"> </w:t>
      </w:r>
      <w:r>
        <w:rPr>
          <w:rFonts w:hint="eastAsia" w:asciiTheme="minorEastAsia" w:hAnsiTheme="minorEastAsia" w:eastAsiaTheme="minorEastAsia" w:cstheme="minorEastAsia"/>
          <w:szCs w:val="21"/>
        </w:rPr>
        <w:t>分包</w:t>
      </w:r>
      <w:r>
        <w:rPr>
          <w:rFonts w:hint="eastAsia" w:asciiTheme="minorEastAsia" w:hAnsiTheme="minorEastAsia" w:eastAsiaTheme="minorEastAsia" w:cstheme="minorEastAsia"/>
          <w:szCs w:val="21"/>
          <w:highlight w:val="none"/>
        </w:rPr>
        <w:t>供应商</w:t>
      </w:r>
      <w:r>
        <w:rPr>
          <w:rFonts w:hint="eastAsia" w:asciiTheme="minorEastAsia" w:hAnsiTheme="minorEastAsia" w:eastAsiaTheme="minorEastAsia" w:cstheme="minorEastAsia"/>
          <w:szCs w:val="21"/>
          <w:highlight w:val="none"/>
          <w:lang w:eastAsia="zh-CN"/>
        </w:rPr>
        <w:t>/制造商</w:t>
      </w:r>
      <w:r>
        <w:rPr>
          <w:rFonts w:hint="eastAsia" w:asciiTheme="minorEastAsia" w:hAnsiTheme="minorEastAsia" w:eastAsiaTheme="minorEastAsia" w:cstheme="minorEastAsia"/>
          <w:szCs w:val="21"/>
          <w:highlight w:val="none"/>
        </w:rPr>
        <w:t>名称</w:t>
      </w:r>
      <w:r>
        <w:rPr>
          <w:rFonts w:hint="eastAsia" w:asciiTheme="minorEastAsia" w:hAnsiTheme="minorEastAsia" w:eastAsiaTheme="minorEastAsia" w:cstheme="minorEastAsia"/>
          <w:szCs w:val="21"/>
          <w:highlight w:val="none"/>
          <w:lang w:eastAsia="zh-CN"/>
        </w:rPr>
        <w:t>（如供应商和制造商不同，请分别填写）</w:t>
      </w:r>
      <w:r>
        <w:rPr>
          <w:rFonts w:hint="eastAsia" w:asciiTheme="minorEastAsia" w:hAnsiTheme="minorEastAsia" w:eastAsiaTheme="minorEastAsia" w:cstheme="minorEastAsia"/>
          <w:szCs w:val="21"/>
          <w:highlight w:val="none"/>
        </w:rPr>
        <w:t>：</w:t>
      </w:r>
    </w:p>
    <w:p w14:paraId="04FA927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highlight w:val="none"/>
          <w:u w:val="single"/>
        </w:rPr>
      </w:pPr>
      <w:r>
        <w:rPr>
          <w:rFonts w:hint="eastAsia" w:asciiTheme="minorEastAsia" w:hAnsiTheme="minorEastAsia" w:eastAsiaTheme="minorEastAsia" w:cstheme="minorEastAsia"/>
          <w:szCs w:val="21"/>
          <w:highlight w:val="none"/>
          <w:u w:val="none"/>
        </w:rPr>
        <w:t xml:space="preserve"> </w:t>
      </w:r>
      <w:r>
        <w:rPr>
          <w:rFonts w:hint="eastAsia" w:asciiTheme="minorEastAsia" w:hAnsiTheme="minorEastAsia" w:eastAsiaTheme="minorEastAsia" w:cstheme="minorEastAsia"/>
          <w:szCs w:val="21"/>
          <w:highlight w:val="none"/>
          <w:u w:val="single"/>
          <w:lang w:val="en-US" w:eastAsia="zh-CN"/>
        </w:rPr>
        <w:t xml:space="preserve">  </w:t>
      </w:r>
      <w:r>
        <w:rPr>
          <w:rFonts w:hint="eastAsia" w:asciiTheme="minorEastAsia" w:hAnsiTheme="minorEastAsia" w:eastAsiaTheme="minorEastAsia" w:cstheme="minorEastAsia"/>
          <w:szCs w:val="21"/>
          <w:highlight w:val="none"/>
          <w:u w:val="single"/>
        </w:rPr>
        <w:t xml:space="preserve">                                 </w:t>
      </w:r>
      <w:r>
        <w:rPr>
          <w:rFonts w:hint="eastAsia" w:asciiTheme="minorEastAsia" w:hAnsiTheme="minorEastAsia" w:eastAsiaTheme="minorEastAsia" w:cstheme="minorEastAsia"/>
          <w:szCs w:val="21"/>
          <w:highlight w:val="none"/>
          <w:u w:val="single"/>
          <w:lang w:val="en-US" w:eastAsia="zh-CN"/>
        </w:rPr>
        <w:t xml:space="preserve">                       </w:t>
      </w:r>
    </w:p>
    <w:p w14:paraId="39EC6BE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highlight w:val="none"/>
          <w:lang w:val="en-US" w:eastAsia="zh-CN"/>
        </w:rPr>
        <w:t xml:space="preserve"> </w:t>
      </w:r>
      <w:r>
        <w:rPr>
          <w:rFonts w:hint="eastAsia" w:asciiTheme="minorEastAsia" w:hAnsiTheme="minorEastAsia" w:eastAsiaTheme="minorEastAsia" w:cstheme="minorEastAsia"/>
          <w:szCs w:val="21"/>
          <w:highlight w:val="none"/>
        </w:rPr>
        <w:t>分包供应商</w:t>
      </w:r>
      <w:r>
        <w:rPr>
          <w:rFonts w:hint="eastAsia" w:asciiTheme="minorEastAsia" w:hAnsiTheme="minorEastAsia" w:eastAsiaTheme="minorEastAsia" w:cstheme="minorEastAsia"/>
          <w:szCs w:val="21"/>
          <w:highlight w:val="none"/>
          <w:lang w:val="en-US" w:eastAsia="zh-CN"/>
        </w:rPr>
        <w:t>/</w:t>
      </w:r>
      <w:r>
        <w:rPr>
          <w:rFonts w:hint="eastAsia" w:asciiTheme="minorEastAsia" w:hAnsiTheme="minorEastAsia" w:eastAsiaTheme="minorEastAsia" w:cstheme="minorEastAsia"/>
          <w:szCs w:val="21"/>
          <w:highlight w:val="none"/>
          <w:lang w:eastAsia="zh-CN"/>
        </w:rPr>
        <w:t>制造商</w:t>
      </w:r>
      <w:r>
        <w:rPr>
          <w:rFonts w:hint="eastAsia" w:asciiTheme="minorEastAsia" w:hAnsiTheme="minorEastAsia" w:eastAsiaTheme="minorEastAsia" w:cstheme="minorEastAsia"/>
          <w:szCs w:val="21"/>
        </w:rPr>
        <w:t>类型</w:t>
      </w:r>
      <w:r>
        <w:rPr>
          <w:rFonts w:hint="eastAsia" w:asciiTheme="minorEastAsia" w:hAnsiTheme="minorEastAsia" w:eastAsiaTheme="minorEastAsia" w:cstheme="minorEastAsia"/>
          <w:szCs w:val="21"/>
          <w:highlight w:val="none"/>
          <w:lang w:eastAsia="zh-CN"/>
        </w:rPr>
        <w:t>（如果供应商和制造商不同，只填写制造商类型）</w:t>
      </w:r>
      <w:r>
        <w:rPr>
          <w:rFonts w:hint="eastAsia" w:asciiTheme="minorEastAsia" w:hAnsiTheme="minorEastAsia" w:eastAsiaTheme="minorEastAsia" w:cstheme="minorEastAsia"/>
          <w:szCs w:val="21"/>
        </w:rPr>
        <w:t>：</w:t>
      </w:r>
    </w:p>
    <w:p w14:paraId="00AE5FC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szCs w:val="21"/>
          <w:lang w:val="en-US" w:eastAsia="zh-CN"/>
        </w:rPr>
      </w:pPr>
      <w:r>
        <w:rPr>
          <w:rFonts w:hint="eastAsia" w:asciiTheme="minorEastAsia" w:hAnsiTheme="minorEastAsia" w:eastAsiaTheme="minorEastAsia" w:cstheme="minorEastAsia"/>
          <w:iCs/>
          <w:szCs w:val="21"/>
          <w:lang w:val="en-US" w:eastAsia="zh-CN"/>
        </w:rPr>
        <w:t xml:space="preserve">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 xml:space="preserve">大型企业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 xml:space="preserve">中型企业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小微型企业</w:t>
      </w:r>
      <w:r>
        <w:rPr>
          <w:rFonts w:hint="eastAsia" w:asciiTheme="minorEastAsia" w:hAnsiTheme="minorEastAsia" w:eastAsiaTheme="minorEastAsia" w:cstheme="minorEastAsia"/>
          <w:iCs/>
          <w:szCs w:val="21"/>
          <w:lang w:val="en-US" w:eastAsia="zh-CN"/>
        </w:rPr>
        <w:t xml:space="preserve">  </w:t>
      </w:r>
    </w:p>
    <w:p w14:paraId="0ACE049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u w:val="none"/>
          <w:lang w:val="en-US" w:eastAsia="zh-CN"/>
        </w:rPr>
      </w:pPr>
      <w:r>
        <w:rPr>
          <w:rFonts w:hint="eastAsia" w:asciiTheme="minorEastAsia" w:hAnsiTheme="minorEastAsia" w:eastAsiaTheme="minorEastAsia" w:cstheme="minorEastAsia"/>
          <w:iCs/>
          <w:szCs w:val="21"/>
          <w:lang w:val="en-US" w:eastAsia="zh-CN"/>
        </w:rPr>
        <w:t xml:space="preserve">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lang w:eastAsia="zh-CN"/>
        </w:rPr>
        <w:t>残疾人福利性单位</w:t>
      </w:r>
      <w:r>
        <w:rPr>
          <w:rFonts w:hint="eastAsia" w:asciiTheme="minorEastAsia" w:hAnsiTheme="minorEastAsia" w:eastAsiaTheme="minorEastAsia" w:cstheme="minorEastAsia"/>
          <w:iCs/>
          <w:szCs w:val="21"/>
          <w:lang w:val="en-US" w:eastAsia="zh-CN"/>
        </w:rPr>
        <w:t xml:space="preserve">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lang w:eastAsia="zh-CN"/>
        </w:rPr>
        <w:t>监狱</w:t>
      </w:r>
      <w:r>
        <w:rPr>
          <w:rFonts w:hint="eastAsia" w:asciiTheme="minorEastAsia" w:hAnsiTheme="minorEastAsia" w:eastAsiaTheme="minorEastAsia" w:cstheme="minorEastAsia"/>
          <w:iCs/>
          <w:szCs w:val="21"/>
        </w:rPr>
        <w:t>企业</w:t>
      </w:r>
      <w:r>
        <w:rPr>
          <w:rFonts w:hint="eastAsia" w:asciiTheme="minorEastAsia" w:hAnsiTheme="minorEastAsia" w:eastAsiaTheme="minorEastAsia" w:cstheme="minorEastAsia"/>
          <w:iCs/>
          <w:szCs w:val="21"/>
          <w:lang w:val="en-US" w:eastAsia="zh-CN"/>
        </w:rPr>
        <w:t xml:space="preserve">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lang w:eastAsia="zh-CN"/>
        </w:rPr>
        <w:t>其他</w:t>
      </w:r>
    </w:p>
    <w:p w14:paraId="41A76F57">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szCs w:val="21"/>
          <w:highlight w:val="none"/>
        </w:rPr>
      </w:pPr>
      <w:r>
        <w:rPr>
          <w:rFonts w:hint="eastAsia" w:asciiTheme="minorEastAsia" w:hAnsiTheme="minorEastAsia" w:eastAsiaTheme="minorEastAsia" w:cstheme="minorEastAsia"/>
          <w:szCs w:val="21"/>
          <w:highlight w:val="none"/>
          <w:u w:val="none"/>
          <w:lang w:val="en-US" w:eastAsia="zh-CN"/>
        </w:rPr>
        <w:t>（</w:t>
      </w:r>
      <w:r>
        <w:rPr>
          <w:rFonts w:hint="eastAsia" w:asciiTheme="minorEastAsia" w:hAnsiTheme="minorEastAsia" w:eastAsiaTheme="minorEastAsia" w:cstheme="minorEastAsia"/>
          <w:szCs w:val="21"/>
          <w:highlight w:val="none"/>
          <w:u w:val="none"/>
          <w:lang w:val="en" w:eastAsia="zh-CN"/>
        </w:rPr>
        <w:t>8</w:t>
      </w:r>
      <w:r>
        <w:rPr>
          <w:rFonts w:hint="eastAsia" w:asciiTheme="minorEastAsia" w:hAnsiTheme="minorEastAsia" w:eastAsiaTheme="minorEastAsia" w:cstheme="minorEastAsia"/>
          <w:szCs w:val="21"/>
          <w:highlight w:val="none"/>
          <w:u w:val="none"/>
          <w:lang w:val="en-US" w:eastAsia="zh-CN"/>
        </w:rPr>
        <w:t>）中标（成交）供应商是否为外商投资企业：</w:t>
      </w:r>
      <w:r>
        <w:rPr>
          <w:rFonts w:hint="eastAsia" w:asciiTheme="minorEastAsia" w:hAnsiTheme="minorEastAsia" w:eastAsiaTheme="minorEastAsia" w:cstheme="minorEastAsia"/>
          <w:iCs/>
          <w:szCs w:val="21"/>
          <w:highlight w:val="none"/>
        </w:rPr>
        <w:sym w:font="Wingdings" w:char="00A8"/>
      </w:r>
      <w:r>
        <w:rPr>
          <w:rFonts w:hint="eastAsia" w:asciiTheme="minorEastAsia" w:hAnsiTheme="minorEastAsia" w:eastAsiaTheme="minorEastAsia" w:cstheme="minorEastAsia"/>
          <w:iCs/>
          <w:szCs w:val="21"/>
          <w:highlight w:val="none"/>
        </w:rPr>
        <w:t xml:space="preserve">是       </w:t>
      </w:r>
      <w:r>
        <w:rPr>
          <w:rFonts w:hint="eastAsia" w:asciiTheme="minorEastAsia" w:hAnsiTheme="minorEastAsia" w:eastAsiaTheme="minorEastAsia" w:cstheme="minorEastAsia"/>
          <w:iCs/>
          <w:szCs w:val="21"/>
          <w:highlight w:val="none"/>
        </w:rPr>
        <w:sym w:font="Wingdings" w:char="00A8"/>
      </w:r>
      <w:r>
        <w:rPr>
          <w:rFonts w:hint="eastAsia" w:asciiTheme="minorEastAsia" w:hAnsiTheme="minorEastAsia" w:eastAsiaTheme="minorEastAsia" w:cstheme="minorEastAsia"/>
          <w:iCs/>
          <w:szCs w:val="21"/>
          <w:highlight w:val="none"/>
        </w:rPr>
        <w:t>否</w:t>
      </w:r>
    </w:p>
    <w:p w14:paraId="6E02FDB8">
      <w:pPr>
        <w:pageBreakBefore w:val="0"/>
        <w:tabs>
          <w:tab w:val="left" w:pos="1340"/>
        </w:tabs>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u w:val="single"/>
          <w:lang w:val="en-US" w:eastAsia="zh-CN" w:bidi="ar-SA"/>
        </w:rPr>
      </w:pPr>
      <w:r>
        <w:rPr>
          <w:rFonts w:hint="eastAsia" w:asciiTheme="minorEastAsia" w:hAnsiTheme="minorEastAsia" w:eastAsiaTheme="minorEastAsia" w:cstheme="minorEastAsia"/>
          <w:sz w:val="21"/>
          <w:szCs w:val="21"/>
          <w:highlight w:val="none"/>
          <w:u w:val="none"/>
          <w:lang w:val="en-US" w:eastAsia="zh-CN" w:bidi="ar-SA"/>
        </w:rPr>
        <w:t>外商投资企业类型：</w:t>
      </w:r>
      <w:r>
        <w:rPr>
          <w:rFonts w:hint="eastAsia" w:asciiTheme="minorEastAsia" w:hAnsiTheme="minorEastAsia" w:eastAsiaTheme="minorEastAsia" w:cstheme="minorEastAsia"/>
          <w:iCs/>
          <w:sz w:val="21"/>
          <w:szCs w:val="21"/>
          <w:highlight w:val="none"/>
          <w:lang w:val="en-US" w:eastAsia="zh-CN" w:bidi="ar-SA"/>
        </w:rPr>
        <w:sym w:font="Wingdings" w:char="00A8"/>
      </w:r>
      <w:r>
        <w:rPr>
          <w:rFonts w:hint="eastAsia" w:asciiTheme="minorEastAsia" w:hAnsiTheme="minorEastAsia" w:eastAsiaTheme="minorEastAsia" w:cstheme="minorEastAsia"/>
          <w:sz w:val="21"/>
          <w:szCs w:val="21"/>
          <w:highlight w:val="none"/>
          <w:u w:val="none"/>
          <w:lang w:val="en-US" w:eastAsia="zh-CN" w:bidi="ar-SA"/>
        </w:rPr>
        <w:t xml:space="preserve">全部由外国投资者投资  </w:t>
      </w:r>
      <w:r>
        <w:rPr>
          <w:rFonts w:hint="eastAsia" w:asciiTheme="minorEastAsia" w:hAnsiTheme="minorEastAsia" w:eastAsiaTheme="minorEastAsia" w:cstheme="minorEastAsia"/>
          <w:iCs/>
          <w:sz w:val="21"/>
          <w:szCs w:val="21"/>
          <w:highlight w:val="none"/>
          <w:lang w:val="en-US" w:eastAsia="zh-CN" w:bidi="ar-SA"/>
        </w:rPr>
        <w:sym w:font="Wingdings" w:char="00A8"/>
      </w:r>
      <w:r>
        <w:rPr>
          <w:rFonts w:hint="eastAsia" w:asciiTheme="minorEastAsia" w:hAnsiTheme="minorEastAsia" w:eastAsiaTheme="minorEastAsia" w:cstheme="minorEastAsia"/>
          <w:iCs/>
          <w:sz w:val="21"/>
          <w:szCs w:val="21"/>
          <w:highlight w:val="none"/>
          <w:lang w:val="en-US" w:eastAsia="zh-CN" w:bidi="ar-SA"/>
        </w:rPr>
        <w:t>部分由外国投资者投资</w:t>
      </w:r>
    </w:p>
    <w:p w14:paraId="397C7761">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u w:val="none"/>
          <w:lang w:val="en-US" w:eastAsia="zh-CN"/>
        </w:rPr>
      </w:pPr>
      <w:r>
        <w:rPr>
          <w:rFonts w:hint="eastAsia" w:asciiTheme="minorEastAsia" w:hAnsiTheme="minorEastAsia" w:eastAsiaTheme="minorEastAsia" w:cstheme="minorEastAsia"/>
          <w:b w:val="0"/>
          <w:bCs w:val="0"/>
          <w:sz w:val="21"/>
          <w:szCs w:val="21"/>
          <w:u w:val="none"/>
          <w:lang w:val="en-US" w:eastAsia="zh-CN"/>
        </w:rPr>
        <w:t>（</w:t>
      </w:r>
      <w:r>
        <w:rPr>
          <w:rFonts w:hint="eastAsia" w:asciiTheme="minorEastAsia" w:hAnsiTheme="minorEastAsia" w:eastAsiaTheme="minorEastAsia" w:cstheme="minorEastAsia"/>
          <w:b w:val="0"/>
          <w:bCs w:val="0"/>
          <w:sz w:val="21"/>
          <w:szCs w:val="21"/>
          <w:u w:val="none"/>
          <w:lang w:val="en" w:eastAsia="zh-CN"/>
        </w:rPr>
        <w:t>9</w:t>
      </w:r>
      <w:r>
        <w:rPr>
          <w:rFonts w:hint="eastAsia" w:asciiTheme="minorEastAsia" w:hAnsiTheme="minorEastAsia" w:eastAsiaTheme="minorEastAsia" w:cstheme="minorEastAsia"/>
          <w:b w:val="0"/>
          <w:bCs w:val="0"/>
          <w:sz w:val="21"/>
          <w:szCs w:val="21"/>
          <w:u w:val="none"/>
          <w:lang w:val="en-US" w:eastAsia="zh-CN"/>
        </w:rPr>
        <w:t>）是否涉及进口产品：</w:t>
      </w:r>
    </w:p>
    <w:p w14:paraId="3A782536">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single"/>
          <w:lang w:val="en-US" w:eastAsia="zh-CN"/>
        </w:rPr>
      </w:pPr>
      <w:r>
        <w:rPr>
          <w:rFonts w:hint="eastAsia" w:asciiTheme="minorEastAsia" w:hAnsiTheme="minorEastAsia" w:eastAsiaTheme="minorEastAsia" w:cstheme="minorEastAsia"/>
          <w:iCs w:val="0"/>
          <w:szCs w:val="21"/>
          <w:lang w:val="en-US" w:eastAsia="zh-CN"/>
        </w:rPr>
        <w:t xml:space="preserve"> </w:t>
      </w:r>
      <w:r>
        <w:rPr>
          <w:rFonts w:hint="eastAsia" w:asciiTheme="minorEastAsia" w:hAnsiTheme="minorEastAsia" w:eastAsiaTheme="minorEastAsia" w:cstheme="minorEastAsia"/>
          <w:iCs w:val="0"/>
          <w:szCs w:val="21"/>
        </w:rPr>
        <w:sym w:font="Wingdings" w:char="00A8"/>
      </w:r>
      <w:r>
        <w:rPr>
          <w:rFonts w:hint="eastAsia" w:asciiTheme="minorEastAsia" w:hAnsiTheme="minorEastAsia" w:eastAsiaTheme="minorEastAsia" w:cstheme="minorEastAsia"/>
          <w:iCs w:val="0"/>
          <w:szCs w:val="21"/>
        </w:rPr>
        <w:t>是</w:t>
      </w:r>
      <w:r>
        <w:rPr>
          <w:rFonts w:hint="eastAsia" w:asciiTheme="minorEastAsia" w:hAnsiTheme="minorEastAsia" w:eastAsiaTheme="minorEastAsia" w:cstheme="minorEastAsia"/>
          <w:iCs w:val="0"/>
          <w:szCs w:val="21"/>
          <w:lang w:eastAsia="zh-CN"/>
        </w:rPr>
        <w:t>，《政府采购品目分类目录》底级品目名称</w:t>
      </w:r>
      <w:r>
        <w:rPr>
          <w:rFonts w:hint="eastAsia" w:asciiTheme="minorEastAsia" w:hAnsiTheme="minorEastAsia" w:eastAsiaTheme="minorEastAsia" w:cstheme="minorEastAsia"/>
          <w:szCs w:val="21"/>
          <w:lang w:val="en-US" w:eastAsia="zh-CN"/>
        </w:rPr>
        <w:t>：</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lang w:val="en-US" w:eastAsia="zh-CN"/>
        </w:rPr>
        <w:t xml:space="preserve"> 金额：</w:t>
      </w:r>
      <w:r>
        <w:rPr>
          <w:rFonts w:hint="eastAsia" w:asciiTheme="minorEastAsia" w:hAnsiTheme="minorEastAsia" w:eastAsiaTheme="minorEastAsia" w:cstheme="minorEastAsia"/>
          <w:szCs w:val="21"/>
          <w:u w:val="single"/>
          <w:lang w:val="en-US" w:eastAsia="zh-CN"/>
        </w:rPr>
        <w:t xml:space="preserve">        </w:t>
      </w:r>
    </w:p>
    <w:p w14:paraId="368DD26A">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val="0"/>
          <w:szCs w:val="21"/>
        </w:rPr>
      </w:pPr>
      <w:r>
        <w:rPr>
          <w:rFonts w:hint="eastAsia" w:asciiTheme="minorEastAsia" w:hAnsiTheme="minorEastAsia" w:eastAsiaTheme="minorEastAsia" w:cstheme="minorEastAsia"/>
          <w:szCs w:val="21"/>
          <w:lang w:val="en-US" w:eastAsia="zh-CN"/>
        </w:rPr>
        <w:t>国别：</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lang w:val="en-US" w:eastAsia="zh-CN"/>
        </w:rPr>
        <w:t xml:space="preserve"> 品牌：</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none"/>
          <w:lang w:val="en-US" w:eastAsia="zh-CN"/>
        </w:rPr>
        <w:t xml:space="preserve"> 规格型号：</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iCs w:val="0"/>
          <w:szCs w:val="21"/>
        </w:rPr>
        <w:t xml:space="preserve">      </w:t>
      </w:r>
    </w:p>
    <w:p w14:paraId="76C4DAE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none"/>
          <w:lang w:val="en-US" w:eastAsia="zh-CN"/>
        </w:rPr>
      </w:pPr>
      <w:r>
        <w:rPr>
          <w:rFonts w:hint="eastAsia" w:asciiTheme="minorEastAsia" w:hAnsiTheme="minorEastAsia" w:eastAsiaTheme="minorEastAsia" w:cstheme="minorEastAsia"/>
          <w:iCs w:val="0"/>
          <w:szCs w:val="21"/>
          <w:lang w:val="en-US" w:eastAsia="zh-CN"/>
        </w:rPr>
        <w:t xml:space="preserve"> </w:t>
      </w:r>
      <w:r>
        <w:rPr>
          <w:rFonts w:hint="eastAsia" w:asciiTheme="minorEastAsia" w:hAnsiTheme="minorEastAsia" w:eastAsiaTheme="minorEastAsia" w:cstheme="minorEastAsia"/>
          <w:iCs w:val="0"/>
          <w:szCs w:val="21"/>
        </w:rPr>
        <w:sym w:font="Wingdings" w:char="00A8"/>
      </w:r>
      <w:r>
        <w:rPr>
          <w:rFonts w:hint="eastAsia" w:asciiTheme="minorEastAsia" w:hAnsiTheme="minorEastAsia" w:eastAsiaTheme="minorEastAsia" w:cstheme="minorEastAsia"/>
          <w:iCs w:val="0"/>
          <w:szCs w:val="21"/>
          <w:lang w:eastAsia="zh-CN"/>
        </w:rPr>
        <w:t>否</w:t>
      </w:r>
    </w:p>
    <w:p w14:paraId="2D6C4231">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u w:val="none"/>
          <w:lang w:val="en-US" w:eastAsia="zh-CN"/>
        </w:rPr>
      </w:pPr>
      <w:r>
        <w:rPr>
          <w:rFonts w:hint="eastAsia" w:asciiTheme="minorEastAsia" w:hAnsiTheme="minorEastAsia" w:eastAsiaTheme="minorEastAsia" w:cstheme="minorEastAsia"/>
          <w:b w:val="0"/>
          <w:bCs w:val="0"/>
          <w:sz w:val="21"/>
          <w:szCs w:val="21"/>
          <w:u w:val="none"/>
          <w:lang w:val="en-US" w:eastAsia="zh-CN"/>
        </w:rPr>
        <w:t>（1</w:t>
      </w:r>
      <w:r>
        <w:rPr>
          <w:rFonts w:hint="eastAsia" w:asciiTheme="minorEastAsia" w:hAnsiTheme="minorEastAsia" w:eastAsiaTheme="minorEastAsia" w:cstheme="minorEastAsia"/>
          <w:b w:val="0"/>
          <w:bCs w:val="0"/>
          <w:sz w:val="21"/>
          <w:szCs w:val="21"/>
          <w:u w:val="none"/>
          <w:lang w:val="en" w:eastAsia="zh-CN"/>
        </w:rPr>
        <w:t>0</w:t>
      </w:r>
      <w:r>
        <w:rPr>
          <w:rFonts w:hint="eastAsia" w:asciiTheme="minorEastAsia" w:hAnsiTheme="minorEastAsia" w:eastAsiaTheme="minorEastAsia" w:cstheme="minorEastAsia"/>
          <w:b w:val="0"/>
          <w:bCs w:val="0"/>
          <w:sz w:val="21"/>
          <w:szCs w:val="21"/>
          <w:u w:val="none"/>
          <w:lang w:val="en-US" w:eastAsia="zh-CN"/>
        </w:rPr>
        <w:t>）是否涉及节能产品：</w:t>
      </w:r>
    </w:p>
    <w:p w14:paraId="5086D125">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szCs w:val="21"/>
          <w:lang w:val="en-US" w:eastAsia="zh-CN"/>
        </w:rPr>
      </w:pPr>
      <w:r>
        <w:rPr>
          <w:rFonts w:hint="eastAsia" w:asciiTheme="minorEastAsia" w:hAnsiTheme="minorEastAsia" w:eastAsiaTheme="minorEastAsia" w:cstheme="minorEastAsia"/>
          <w:iCs w:val="0"/>
          <w:szCs w:val="21"/>
        </w:rPr>
        <w:sym w:font="Wingdings" w:char="00A8"/>
      </w:r>
      <w:r>
        <w:rPr>
          <w:rFonts w:hint="eastAsia" w:asciiTheme="minorEastAsia" w:hAnsiTheme="minorEastAsia" w:eastAsiaTheme="minorEastAsia" w:cstheme="minorEastAsia"/>
          <w:iCs w:val="0"/>
          <w:szCs w:val="21"/>
        </w:rPr>
        <w:t>是</w:t>
      </w:r>
      <w:r>
        <w:rPr>
          <w:rFonts w:hint="eastAsia" w:asciiTheme="minorEastAsia" w:hAnsiTheme="minorEastAsia" w:eastAsiaTheme="minorEastAsia" w:cstheme="minorEastAsia"/>
          <w:iCs w:val="0"/>
          <w:szCs w:val="21"/>
          <w:lang w:eastAsia="zh-CN"/>
        </w:rPr>
        <w:t>，《节能产品政府采购品目清单》的底级品目名称：</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iCs/>
          <w:szCs w:val="21"/>
          <w:lang w:val="en-US" w:eastAsia="zh-CN"/>
        </w:rPr>
        <w:t xml:space="preserve">     </w:t>
      </w:r>
    </w:p>
    <w:p w14:paraId="279D8261">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szCs w:val="21"/>
          <w:lang w:val="en-US" w:eastAsia="zh-CN"/>
        </w:rPr>
      </w:pP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lang w:eastAsia="zh-CN"/>
        </w:rPr>
        <w:t>强制采购</w:t>
      </w:r>
      <w:r>
        <w:rPr>
          <w:rFonts w:hint="eastAsia" w:asciiTheme="minorEastAsia" w:hAnsiTheme="minorEastAsia" w:eastAsiaTheme="minorEastAsia" w:cstheme="minorEastAsia"/>
          <w:iCs/>
          <w:szCs w:val="21"/>
          <w:lang w:val="en-US" w:eastAsia="zh-CN"/>
        </w:rPr>
        <w:t xml:space="preserve">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lang w:eastAsia="zh-CN"/>
        </w:rPr>
        <w:t>优先采购</w:t>
      </w:r>
      <w:r>
        <w:rPr>
          <w:rFonts w:hint="eastAsia" w:asciiTheme="minorEastAsia" w:hAnsiTheme="minorEastAsia" w:eastAsiaTheme="minorEastAsia" w:cstheme="minorEastAsia"/>
          <w:iCs/>
          <w:szCs w:val="21"/>
          <w:lang w:val="en-US" w:eastAsia="zh-CN"/>
        </w:rPr>
        <w:t xml:space="preserve">    </w:t>
      </w:r>
    </w:p>
    <w:p w14:paraId="53A8D12D">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val="0"/>
          <w:szCs w:val="21"/>
        </w:rPr>
      </w:pPr>
      <w:r>
        <w:rPr>
          <w:rFonts w:hint="eastAsia" w:asciiTheme="minorEastAsia" w:hAnsiTheme="minorEastAsia" w:eastAsiaTheme="minorEastAsia" w:cstheme="minorEastAsia"/>
          <w:iCs w:val="0"/>
          <w:szCs w:val="21"/>
        </w:rPr>
        <w:sym w:font="Wingdings" w:char="00A8"/>
      </w:r>
      <w:r>
        <w:rPr>
          <w:rFonts w:hint="eastAsia" w:asciiTheme="minorEastAsia" w:hAnsiTheme="minorEastAsia" w:eastAsiaTheme="minorEastAsia" w:cstheme="minorEastAsia"/>
          <w:iCs w:val="0"/>
          <w:szCs w:val="21"/>
        </w:rPr>
        <w:t>否</w:t>
      </w:r>
    </w:p>
    <w:p w14:paraId="2C5DF324">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u w:val="none"/>
          <w:lang w:val="en-US" w:eastAsia="zh-CN"/>
        </w:rPr>
      </w:pPr>
      <w:r>
        <w:rPr>
          <w:rFonts w:hint="eastAsia" w:asciiTheme="minorEastAsia" w:hAnsiTheme="minorEastAsia" w:eastAsiaTheme="minorEastAsia" w:cstheme="minorEastAsia"/>
          <w:b w:val="0"/>
          <w:bCs w:val="0"/>
          <w:sz w:val="21"/>
          <w:szCs w:val="21"/>
          <w:u w:val="none"/>
          <w:lang w:val="en-US" w:eastAsia="zh-CN"/>
        </w:rPr>
        <w:t>是否涉及环境标志产品：</w:t>
      </w:r>
    </w:p>
    <w:p w14:paraId="3D514DCA">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val="0"/>
          <w:szCs w:val="21"/>
          <w:lang w:eastAsia="zh-CN"/>
        </w:rPr>
      </w:pPr>
      <w:r>
        <w:rPr>
          <w:rFonts w:hint="eastAsia" w:asciiTheme="minorEastAsia" w:hAnsiTheme="minorEastAsia" w:eastAsiaTheme="minorEastAsia" w:cstheme="minorEastAsia"/>
          <w:iCs w:val="0"/>
          <w:szCs w:val="21"/>
        </w:rPr>
        <w:sym w:font="Wingdings" w:char="00A8"/>
      </w:r>
      <w:r>
        <w:rPr>
          <w:rFonts w:hint="eastAsia" w:asciiTheme="minorEastAsia" w:hAnsiTheme="minorEastAsia" w:eastAsiaTheme="minorEastAsia" w:cstheme="minorEastAsia"/>
          <w:iCs w:val="0"/>
          <w:szCs w:val="21"/>
        </w:rPr>
        <w:t>是</w:t>
      </w:r>
      <w:r>
        <w:rPr>
          <w:rFonts w:hint="eastAsia" w:asciiTheme="minorEastAsia" w:hAnsiTheme="minorEastAsia" w:eastAsiaTheme="minorEastAsia" w:cstheme="minorEastAsia"/>
          <w:iCs w:val="0"/>
          <w:szCs w:val="21"/>
          <w:lang w:eastAsia="zh-CN"/>
        </w:rPr>
        <w:t>，《环境标志产品政府采购品目清单》的底级品目名称：</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iCs/>
          <w:szCs w:val="21"/>
          <w:lang w:val="en-US" w:eastAsia="zh-CN"/>
        </w:rPr>
        <w:t xml:space="preserve"> </w:t>
      </w:r>
    </w:p>
    <w:p w14:paraId="39044DCA">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szCs w:val="21"/>
          <w:lang w:val="en-US" w:eastAsia="zh-CN"/>
        </w:rPr>
      </w:pP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lang w:eastAsia="zh-CN"/>
        </w:rPr>
        <w:t>强制采购</w:t>
      </w:r>
      <w:r>
        <w:rPr>
          <w:rFonts w:hint="eastAsia" w:asciiTheme="minorEastAsia" w:hAnsiTheme="minorEastAsia" w:eastAsiaTheme="minorEastAsia" w:cstheme="minorEastAsia"/>
          <w:iCs/>
          <w:szCs w:val="21"/>
          <w:lang w:val="en-US" w:eastAsia="zh-CN"/>
        </w:rPr>
        <w:t xml:space="preserve">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lang w:eastAsia="zh-CN"/>
        </w:rPr>
        <w:t>优先采购</w:t>
      </w:r>
      <w:r>
        <w:rPr>
          <w:rFonts w:hint="eastAsia" w:asciiTheme="minorEastAsia" w:hAnsiTheme="minorEastAsia" w:eastAsiaTheme="minorEastAsia" w:cstheme="minorEastAsia"/>
          <w:iCs/>
          <w:szCs w:val="21"/>
          <w:lang w:val="en-US" w:eastAsia="zh-CN"/>
        </w:rPr>
        <w:t xml:space="preserve">    </w:t>
      </w:r>
    </w:p>
    <w:p w14:paraId="77658590">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u w:val="none"/>
          <w:lang w:val="en-US" w:eastAsia="zh-CN"/>
        </w:rPr>
      </w:pPr>
      <w:r>
        <w:rPr>
          <w:rFonts w:hint="eastAsia" w:asciiTheme="minorEastAsia" w:hAnsiTheme="minorEastAsia" w:eastAsiaTheme="minorEastAsia" w:cstheme="minorEastAsia"/>
          <w:iCs w:val="0"/>
          <w:szCs w:val="21"/>
        </w:rPr>
        <w:sym w:font="Wingdings" w:char="00A8"/>
      </w:r>
      <w:r>
        <w:rPr>
          <w:rFonts w:hint="eastAsia" w:asciiTheme="minorEastAsia" w:hAnsiTheme="minorEastAsia" w:eastAsiaTheme="minorEastAsia" w:cstheme="minorEastAsia"/>
          <w:iCs w:val="0"/>
          <w:szCs w:val="21"/>
        </w:rPr>
        <w:t>否</w:t>
      </w:r>
    </w:p>
    <w:p w14:paraId="2DDF9B43">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val="0"/>
          <w:kern w:val="2"/>
          <w:sz w:val="21"/>
          <w:szCs w:val="21"/>
          <w:u w:val="none"/>
          <w:lang w:val="en-US" w:eastAsia="zh-CN" w:bidi="ar-SA"/>
        </w:rPr>
      </w:pPr>
      <w:r>
        <w:rPr>
          <w:rFonts w:hint="eastAsia" w:asciiTheme="minorEastAsia" w:hAnsiTheme="minorEastAsia" w:eastAsiaTheme="minorEastAsia" w:cstheme="minorEastAsia"/>
          <w:b w:val="0"/>
          <w:bCs w:val="0"/>
          <w:kern w:val="2"/>
          <w:sz w:val="21"/>
          <w:szCs w:val="21"/>
          <w:u w:val="none"/>
          <w:lang w:val="en-US" w:eastAsia="zh-CN" w:bidi="ar-SA"/>
        </w:rPr>
        <w:t>是否涉及绿色产品：</w:t>
      </w:r>
      <w:r>
        <w:rPr>
          <w:rFonts w:hint="eastAsia" w:asciiTheme="minorEastAsia" w:hAnsiTheme="minorEastAsia" w:eastAsiaTheme="minorEastAsia" w:cstheme="minorEastAsia"/>
          <w:iCs w:val="0"/>
          <w:kern w:val="2"/>
          <w:sz w:val="21"/>
          <w:szCs w:val="21"/>
          <w:u w:val="none"/>
          <w:lang w:val="en-US" w:eastAsia="zh-CN" w:bidi="ar-SA"/>
        </w:rPr>
        <w:t xml:space="preserve"> </w:t>
      </w:r>
    </w:p>
    <w:p w14:paraId="4E405C89">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Theme="minorEastAsia" w:hAnsiTheme="minorEastAsia" w:eastAsiaTheme="minorEastAsia" w:cstheme="minorEastAsia"/>
          <w:sz w:val="22"/>
          <w:szCs w:val="21"/>
          <w:u w:val="single"/>
          <w:lang w:val="en-US" w:eastAsia="zh-CN" w:bidi="ar-SA"/>
        </w:rPr>
      </w:pPr>
      <w:r>
        <w:rPr>
          <w:rFonts w:hint="eastAsia" w:asciiTheme="minorEastAsia" w:hAnsiTheme="minorEastAsia" w:eastAsiaTheme="minorEastAsia" w:cstheme="minorEastAsia"/>
          <w:iCs w:val="0"/>
          <w:kern w:val="2"/>
          <w:sz w:val="21"/>
          <w:szCs w:val="21"/>
          <w:u w:val="none"/>
          <w:lang w:val="en-US" w:eastAsia="zh-CN" w:bidi="ar-SA"/>
        </w:rPr>
        <w:sym w:font="Wingdings" w:char="00A8"/>
      </w:r>
      <w:r>
        <w:rPr>
          <w:rFonts w:hint="eastAsia" w:asciiTheme="minorEastAsia" w:hAnsiTheme="minorEastAsia" w:eastAsiaTheme="minorEastAsia" w:cstheme="minorEastAsia"/>
          <w:iCs w:val="0"/>
          <w:kern w:val="2"/>
          <w:sz w:val="21"/>
          <w:szCs w:val="21"/>
          <w:u w:val="none"/>
          <w:lang w:val="en-US" w:eastAsia="zh-CN" w:bidi="ar-SA"/>
        </w:rPr>
        <w:t>是，绿色产品政府采购相关政策确定的底级品目名称：</w:t>
      </w:r>
      <w:r>
        <w:rPr>
          <w:rFonts w:hint="eastAsia" w:asciiTheme="minorEastAsia" w:hAnsiTheme="minorEastAsia" w:eastAsiaTheme="minorEastAsia" w:cstheme="minorEastAsia"/>
          <w:sz w:val="22"/>
          <w:szCs w:val="21"/>
          <w:u w:val="single"/>
          <w:lang w:val="en-US" w:eastAsia="zh-CN" w:bidi="ar-SA"/>
        </w:rPr>
        <w:t xml:space="preserve">         </w:t>
      </w:r>
    </w:p>
    <w:p w14:paraId="6FC5AFB7">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szCs w:val="21"/>
          <w:lang w:val="en-US" w:eastAsia="zh-CN"/>
        </w:rPr>
      </w:pP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lang w:eastAsia="zh-CN"/>
        </w:rPr>
        <w:t>强制采购</w:t>
      </w:r>
      <w:r>
        <w:rPr>
          <w:rFonts w:hint="eastAsia" w:asciiTheme="minorEastAsia" w:hAnsiTheme="minorEastAsia" w:eastAsiaTheme="minorEastAsia" w:cstheme="minorEastAsia"/>
          <w:iCs/>
          <w:szCs w:val="21"/>
          <w:lang w:val="en-US" w:eastAsia="zh-CN"/>
        </w:rPr>
        <w:t xml:space="preserve">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lang w:eastAsia="zh-CN"/>
        </w:rPr>
        <w:t>优先采购</w:t>
      </w:r>
      <w:r>
        <w:rPr>
          <w:rFonts w:hint="eastAsia" w:asciiTheme="minorEastAsia" w:hAnsiTheme="minorEastAsia" w:eastAsiaTheme="minorEastAsia" w:cstheme="minorEastAsia"/>
          <w:iCs/>
          <w:szCs w:val="21"/>
          <w:lang w:val="en-US" w:eastAsia="zh-CN"/>
        </w:rPr>
        <w:t xml:space="preserve">    </w:t>
      </w:r>
    </w:p>
    <w:p w14:paraId="1E15DE5B">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sz w:val="21"/>
          <w:szCs w:val="21"/>
          <w:u w:val="none"/>
          <w:lang w:val="en-US" w:eastAsia="zh-CN" w:bidi="ar-SA"/>
        </w:rPr>
      </w:pPr>
      <w:r>
        <w:rPr>
          <w:rFonts w:hint="eastAsia" w:asciiTheme="minorEastAsia" w:hAnsiTheme="minorEastAsia" w:eastAsiaTheme="minorEastAsia" w:cstheme="minorEastAsia"/>
          <w:iCs w:val="0"/>
          <w:kern w:val="2"/>
          <w:sz w:val="21"/>
          <w:szCs w:val="21"/>
          <w:u w:val="none"/>
          <w:lang w:val="en-US" w:eastAsia="zh-CN" w:bidi="ar-SA"/>
        </w:rPr>
        <w:sym w:font="Wingdings" w:char="00A8"/>
      </w:r>
      <w:r>
        <w:rPr>
          <w:rFonts w:hint="eastAsia" w:asciiTheme="minorEastAsia" w:hAnsiTheme="minorEastAsia" w:eastAsiaTheme="minorEastAsia" w:cstheme="minorEastAsia"/>
          <w:iCs w:val="0"/>
          <w:kern w:val="2"/>
          <w:sz w:val="21"/>
          <w:szCs w:val="21"/>
          <w:u w:val="none"/>
          <w:lang w:val="en-US" w:eastAsia="zh-CN" w:bidi="ar-SA"/>
        </w:rPr>
        <w:t>否</w:t>
      </w:r>
    </w:p>
    <w:p w14:paraId="1BB40629">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（1</w:t>
      </w:r>
      <w:r>
        <w:rPr>
          <w:rFonts w:hint="eastAsia" w:asciiTheme="minorEastAsia" w:hAnsiTheme="minorEastAsia" w:eastAsiaTheme="minorEastAsia" w:cstheme="minorEastAsia"/>
          <w:szCs w:val="21"/>
          <w:lang w:val="en" w:eastAsia="zh-CN"/>
        </w:rPr>
        <w:t>1</w:t>
      </w:r>
      <w:r>
        <w:rPr>
          <w:rFonts w:hint="eastAsia" w:asciiTheme="minorEastAsia" w:hAnsiTheme="minorEastAsia" w:eastAsiaTheme="minorEastAsia" w:cstheme="minorEastAsia"/>
          <w:szCs w:val="21"/>
          <w:lang w:val="en-US" w:eastAsia="zh-CN"/>
        </w:rPr>
        <w:t>）涉及商品包装和快递包装的，是否参考</w:t>
      </w:r>
      <w:r>
        <w:rPr>
          <w:rFonts w:hint="eastAsia" w:asciiTheme="minorEastAsia" w:hAnsiTheme="minorEastAsia" w:eastAsiaTheme="minorEastAsia" w:cstheme="minorEastAsia"/>
          <w:szCs w:val="21"/>
        </w:rPr>
        <w:t>《商品包装政府采购需求标准（试行）》、《快递包装政府采购需求标准（试行）》</w:t>
      </w:r>
      <w:r>
        <w:rPr>
          <w:rFonts w:hint="eastAsia" w:asciiTheme="minorEastAsia" w:hAnsiTheme="minorEastAsia" w:eastAsiaTheme="minorEastAsia" w:cstheme="minorEastAsia"/>
          <w:szCs w:val="21"/>
          <w:lang w:eastAsia="zh-CN"/>
        </w:rPr>
        <w:t>明确产品及相关快递服务的具体包装要求：</w:t>
      </w:r>
    </w:p>
    <w:p w14:paraId="1CAD4F27">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iCs w:val="0"/>
          <w:szCs w:val="21"/>
          <w:lang w:val="en-US" w:eastAsia="zh-CN"/>
        </w:rPr>
      </w:pPr>
      <w:r>
        <w:rPr>
          <w:rFonts w:hint="eastAsia" w:asciiTheme="minorEastAsia" w:hAnsiTheme="minorEastAsia" w:eastAsiaTheme="minorEastAsia" w:cstheme="minorEastAsia"/>
          <w:iCs w:val="0"/>
          <w:szCs w:val="21"/>
        </w:rPr>
        <w:sym w:font="Wingdings" w:char="00A8"/>
      </w:r>
      <w:r>
        <w:rPr>
          <w:rFonts w:hint="eastAsia" w:asciiTheme="minorEastAsia" w:hAnsiTheme="minorEastAsia" w:eastAsiaTheme="minorEastAsia" w:cstheme="minorEastAsia"/>
          <w:iCs w:val="0"/>
          <w:szCs w:val="21"/>
        </w:rPr>
        <w:t xml:space="preserve">是       </w:t>
      </w:r>
      <w:r>
        <w:rPr>
          <w:rFonts w:hint="eastAsia" w:asciiTheme="minorEastAsia" w:hAnsiTheme="minorEastAsia" w:eastAsiaTheme="minorEastAsia" w:cstheme="minorEastAsia"/>
          <w:iCs w:val="0"/>
          <w:szCs w:val="21"/>
        </w:rPr>
        <w:sym w:font="Wingdings" w:char="00A8"/>
      </w:r>
      <w:r>
        <w:rPr>
          <w:rFonts w:hint="eastAsia" w:asciiTheme="minorEastAsia" w:hAnsiTheme="minorEastAsia" w:eastAsiaTheme="minorEastAsia" w:cstheme="minorEastAsia"/>
          <w:iCs w:val="0"/>
          <w:szCs w:val="21"/>
        </w:rPr>
        <w:t>否</w:t>
      </w:r>
      <w:r>
        <w:rPr>
          <w:rFonts w:hint="eastAsia" w:asciiTheme="minorEastAsia" w:hAnsiTheme="minorEastAsia" w:eastAsiaTheme="minorEastAsia" w:cstheme="minorEastAsia"/>
          <w:iCs w:val="0"/>
          <w:szCs w:val="21"/>
          <w:lang w:val="en-US" w:eastAsia="zh-CN"/>
        </w:rPr>
        <w:t xml:space="preserve">      </w:t>
      </w:r>
      <w:r>
        <w:rPr>
          <w:rFonts w:hint="eastAsia" w:asciiTheme="minorEastAsia" w:hAnsiTheme="minorEastAsia" w:eastAsiaTheme="minorEastAsia" w:cstheme="minorEastAsia"/>
          <w:iCs w:val="0"/>
          <w:szCs w:val="21"/>
        </w:rPr>
        <w:sym w:font="Wingdings" w:char="00A8"/>
      </w:r>
      <w:r>
        <w:rPr>
          <w:rFonts w:hint="eastAsia" w:asciiTheme="minorEastAsia" w:hAnsiTheme="minorEastAsia" w:eastAsiaTheme="minorEastAsia" w:cstheme="minorEastAsia"/>
          <w:iCs w:val="0"/>
          <w:szCs w:val="21"/>
          <w:lang w:eastAsia="zh-CN"/>
        </w:rPr>
        <w:t>不涉及</w:t>
      </w:r>
    </w:p>
    <w:p w14:paraId="5D580A70">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highlight w:val="none"/>
        </w:rPr>
      </w:pPr>
      <w:r>
        <w:rPr>
          <w:rFonts w:hint="eastAsia" w:asciiTheme="minorEastAsia" w:hAnsiTheme="minorEastAsia" w:eastAsiaTheme="minorEastAsia" w:cstheme="minorEastAsia"/>
          <w:b/>
          <w:szCs w:val="21"/>
          <w:highlight w:val="none"/>
        </w:rPr>
        <w:t>合同金额</w:t>
      </w:r>
    </w:p>
    <w:p w14:paraId="606DCD0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（1）合同金额小写：</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p>
    <w:p w14:paraId="2CED60B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single"/>
        </w:rPr>
      </w:pPr>
      <w:r>
        <w:rPr>
          <w:rFonts w:hint="eastAsia" w:asciiTheme="minorEastAsia" w:hAnsiTheme="minorEastAsia" w:eastAsiaTheme="minorEastAsia" w:cstheme="minorEastAsia"/>
          <w:szCs w:val="21"/>
          <w:lang w:val="en-US" w:eastAsia="zh-CN"/>
        </w:rPr>
        <w:t xml:space="preserve">             </w:t>
      </w:r>
      <w:r>
        <w:rPr>
          <w:rFonts w:hint="eastAsia" w:asciiTheme="minorEastAsia" w:hAnsiTheme="minorEastAsia" w:eastAsiaTheme="minorEastAsia" w:cstheme="minorEastAsia"/>
          <w:szCs w:val="21"/>
        </w:rPr>
        <w:t>大写：</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p>
    <w:p w14:paraId="570BA74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分包金额</w:t>
      </w:r>
      <w:r>
        <w:rPr>
          <w:rFonts w:hint="eastAsia" w:asciiTheme="minorEastAsia" w:hAnsiTheme="minorEastAsia" w:eastAsiaTheme="minorEastAsia" w:cstheme="minorEastAsia"/>
          <w:szCs w:val="21"/>
          <w:lang w:eastAsia="zh-CN"/>
        </w:rPr>
        <w:t>（如有）</w:t>
      </w:r>
      <w:r>
        <w:rPr>
          <w:rFonts w:hint="eastAsia" w:asciiTheme="minorEastAsia" w:hAnsiTheme="minorEastAsia" w:eastAsiaTheme="minorEastAsia" w:cstheme="minorEastAsia"/>
          <w:szCs w:val="21"/>
        </w:rPr>
        <w:t>小写：</w:t>
      </w:r>
      <w:r>
        <w:rPr>
          <w:rFonts w:hint="eastAsia" w:asciiTheme="minorEastAsia" w:hAnsiTheme="minorEastAsia" w:eastAsiaTheme="minorEastAsia" w:cstheme="minorEastAsia"/>
          <w:szCs w:val="21"/>
          <w:u w:val="single"/>
        </w:rPr>
        <w:t xml:space="preserve">                   </w:t>
      </w:r>
    </w:p>
    <w:p w14:paraId="5273072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single"/>
        </w:rPr>
      </w:pPr>
      <w:r>
        <w:rPr>
          <w:rFonts w:hint="eastAsia" w:asciiTheme="minorEastAsia" w:hAnsiTheme="minorEastAsia" w:eastAsiaTheme="minorEastAsia" w:cstheme="minorEastAsia"/>
          <w:szCs w:val="21"/>
          <w:lang w:val="en-US" w:eastAsia="zh-CN"/>
        </w:rPr>
        <w:t xml:space="preserve">                </w:t>
      </w:r>
      <w:r>
        <w:rPr>
          <w:rFonts w:hint="eastAsia" w:asciiTheme="minorEastAsia" w:hAnsiTheme="minorEastAsia" w:eastAsiaTheme="minorEastAsia" w:cstheme="minorEastAsia"/>
          <w:szCs w:val="21"/>
        </w:rPr>
        <w:t>大写：</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p>
    <w:p w14:paraId="1678558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（注：固定单价合同应填写单价和最高限价）</w:t>
      </w:r>
    </w:p>
    <w:p w14:paraId="0E04EA7B">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2</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合同定价方式</w:t>
      </w:r>
      <w:r>
        <w:rPr>
          <w:rFonts w:hint="eastAsia" w:asciiTheme="minorEastAsia" w:hAnsiTheme="minorEastAsia" w:eastAsiaTheme="minorEastAsia" w:cstheme="minorEastAsia"/>
          <w:szCs w:val="21"/>
          <w:lang w:eastAsia="zh-CN"/>
        </w:rPr>
        <w:t>（采用组合定价方式的，可以勾选多项）</w:t>
      </w:r>
      <w:r>
        <w:rPr>
          <w:rFonts w:hint="eastAsia" w:asciiTheme="minorEastAsia" w:hAnsiTheme="minorEastAsia" w:eastAsiaTheme="minorEastAsia" w:cstheme="minorEastAsia"/>
          <w:szCs w:val="21"/>
        </w:rPr>
        <w:t>：</w:t>
      </w:r>
    </w:p>
    <w:p w14:paraId="51F64F9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iCs/>
          <w:szCs w:val="21"/>
          <w:lang w:val="en-US" w:eastAsia="zh-CN"/>
        </w:rPr>
        <w:t xml:space="preserve">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 xml:space="preserve">固定总价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固定单价</w:t>
      </w:r>
      <w:r>
        <w:rPr>
          <w:rFonts w:hint="eastAsia" w:asciiTheme="minorEastAsia" w:hAnsiTheme="minorEastAsia" w:eastAsiaTheme="minorEastAsia" w:cstheme="minorEastAsia"/>
          <w:iCs/>
          <w:szCs w:val="21"/>
          <w:lang w:val="en-US" w:eastAsia="zh-CN"/>
        </w:rPr>
        <w:t xml:space="preserve">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lang w:eastAsia="zh-CN"/>
        </w:rPr>
        <w:t>固定费率</w:t>
      </w:r>
      <w:r>
        <w:rPr>
          <w:rFonts w:hint="eastAsia" w:asciiTheme="minorEastAsia" w:hAnsiTheme="minorEastAsia" w:eastAsiaTheme="minorEastAsia" w:cstheme="minorEastAsia"/>
          <w:iCs/>
          <w:szCs w:val="21"/>
        </w:rPr>
        <w:t xml:space="preserve">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 xml:space="preserve">成本补偿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rPr>
        <w:t>绩效激励</w:t>
      </w:r>
      <w:r>
        <w:rPr>
          <w:rFonts w:hint="eastAsia" w:asciiTheme="minorEastAsia" w:hAnsiTheme="minorEastAsia" w:eastAsiaTheme="minorEastAsia" w:cstheme="minorEastAsia"/>
          <w:iCs/>
          <w:szCs w:val="21"/>
          <w:lang w:val="en-US" w:eastAsia="zh-CN"/>
        </w:rPr>
        <w:t xml:space="preserve"> </w:t>
      </w:r>
      <w:r>
        <w:rPr>
          <w:rFonts w:hint="eastAsia" w:asciiTheme="minorEastAsia" w:hAnsiTheme="minorEastAsia" w:eastAsiaTheme="minorEastAsia" w:cstheme="minorEastAsia"/>
          <w:iCs/>
          <w:szCs w:val="21"/>
        </w:rPr>
        <w:sym w:font="Wingdings" w:char="00A8"/>
      </w:r>
      <w:r>
        <w:rPr>
          <w:rFonts w:hint="eastAsia" w:asciiTheme="minorEastAsia" w:hAnsiTheme="minorEastAsia" w:eastAsiaTheme="minorEastAsia" w:cstheme="minorEastAsia"/>
          <w:iCs/>
          <w:szCs w:val="21"/>
          <w:lang w:eastAsia="zh-CN"/>
        </w:rPr>
        <w:t>其他</w:t>
      </w:r>
      <w:r>
        <w:rPr>
          <w:rFonts w:hint="eastAsia" w:asciiTheme="minorEastAsia" w:hAnsiTheme="minorEastAsia" w:eastAsiaTheme="minorEastAsia" w:cstheme="minorEastAsia"/>
          <w:szCs w:val="21"/>
          <w:u w:val="single"/>
        </w:rPr>
        <w:t xml:space="preserve">       </w:t>
      </w:r>
    </w:p>
    <w:p w14:paraId="031E2F50">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（3）付款方式（按项目实际勾选填写）：</w:t>
      </w:r>
    </w:p>
    <w:p w14:paraId="17E97A3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single"/>
        </w:rPr>
      </w:pPr>
      <w:r>
        <w:rPr>
          <w:rFonts w:hint="eastAsia" w:asciiTheme="minorEastAsia" w:hAnsiTheme="minorEastAsia" w:eastAsiaTheme="minorEastAsia" w:cstheme="minorEastAsia"/>
          <w:szCs w:val="21"/>
        </w:rPr>
        <w:sym w:font="Wingdings" w:char="00A8"/>
      </w:r>
      <w:r>
        <w:rPr>
          <w:rFonts w:hint="eastAsia" w:asciiTheme="minorEastAsia" w:hAnsiTheme="minorEastAsia" w:eastAsiaTheme="minorEastAsia" w:cstheme="minorEastAsia"/>
          <w:szCs w:val="21"/>
        </w:rPr>
        <w:t>全额付款：</w:t>
      </w:r>
      <w:r>
        <w:rPr>
          <w:rFonts w:hint="eastAsia" w:asciiTheme="minorEastAsia" w:hAnsiTheme="minorEastAsia" w:eastAsiaTheme="minorEastAsia" w:cstheme="minorEastAsia"/>
          <w:szCs w:val="21"/>
          <w:u w:val="single"/>
        </w:rPr>
        <w:t xml:space="preserve">     （应</w:t>
      </w:r>
      <w:r>
        <w:rPr>
          <w:rFonts w:hint="eastAsia" w:asciiTheme="minorEastAsia" w:hAnsiTheme="minorEastAsia" w:eastAsiaTheme="minorEastAsia" w:cstheme="minorEastAsia"/>
          <w:szCs w:val="21"/>
          <w:u w:val="single"/>
          <w:lang w:eastAsia="zh-CN"/>
        </w:rPr>
        <w:t>明确</w:t>
      </w:r>
      <w:r>
        <w:rPr>
          <w:rFonts w:hint="eastAsia" w:asciiTheme="minorEastAsia" w:hAnsiTheme="minorEastAsia" w:eastAsiaTheme="minorEastAsia" w:cstheme="minorEastAsia"/>
          <w:szCs w:val="21"/>
          <w:u w:val="single"/>
        </w:rPr>
        <w:t>一次性支付合同款项</w:t>
      </w:r>
      <w:r>
        <w:rPr>
          <w:rFonts w:hint="eastAsia" w:asciiTheme="minorEastAsia" w:hAnsiTheme="minorEastAsia" w:eastAsiaTheme="minorEastAsia" w:cstheme="minorEastAsia"/>
          <w:szCs w:val="21"/>
          <w:u w:val="single"/>
          <w:lang w:eastAsia="zh-CN"/>
        </w:rPr>
        <w:t>的条件</w:t>
      </w:r>
      <w:r>
        <w:rPr>
          <w:rFonts w:hint="eastAsia" w:asciiTheme="minorEastAsia" w:hAnsiTheme="minorEastAsia" w:eastAsiaTheme="minorEastAsia" w:cstheme="minorEastAsia"/>
          <w:szCs w:val="21"/>
          <w:u w:val="single"/>
        </w:rPr>
        <w:t xml:space="preserve">）                    </w:t>
      </w:r>
    </w:p>
    <w:p w14:paraId="1FD6F2DF">
      <w:pPr>
        <w:pageBreakBefore w:val="0"/>
        <w:kinsoku/>
        <w:overflowPunct/>
        <w:topLinePunct w:val="0"/>
        <w:bidi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sym w:font="Wingdings" w:char="00A8"/>
      </w:r>
      <w:r>
        <w:rPr>
          <w:rFonts w:hint="eastAsia" w:asciiTheme="minorEastAsia" w:hAnsiTheme="minorEastAsia" w:eastAsiaTheme="minorEastAsia" w:cstheme="minorEastAsia"/>
          <w:szCs w:val="21"/>
        </w:rPr>
        <w:t>分期付款：</w:t>
      </w:r>
      <w:r>
        <w:rPr>
          <w:rFonts w:hint="eastAsia" w:asciiTheme="minorEastAsia" w:hAnsiTheme="minorEastAsia" w:eastAsiaTheme="minorEastAsia" w:cstheme="minorEastAsia"/>
          <w:szCs w:val="21"/>
          <w:u w:val="single"/>
        </w:rPr>
        <w:t xml:space="preserve">  （应明确分期支付合同款项的各期比例和支付条件</w:t>
      </w:r>
      <w:r>
        <w:rPr>
          <w:rFonts w:hint="eastAsia" w:asciiTheme="minorEastAsia" w:hAnsiTheme="minorEastAsia" w:eastAsiaTheme="minorEastAsia" w:cstheme="minorEastAsia"/>
          <w:szCs w:val="21"/>
          <w:u w:val="single"/>
          <w:lang w:eastAsia="zh-CN"/>
        </w:rPr>
        <w:t>，各期支付条件应与分期履约验收情况挂钩</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none"/>
          <w:lang w:eastAsia="zh-CN"/>
        </w:rPr>
        <w:t>，</w:t>
      </w:r>
      <w:r>
        <w:rPr>
          <w:rFonts w:hint="eastAsia" w:asciiTheme="minorEastAsia" w:hAnsiTheme="minorEastAsia" w:eastAsiaTheme="minorEastAsia" w:cstheme="minorEastAsia"/>
          <w:szCs w:val="21"/>
          <w:lang w:eastAsia="zh-CN"/>
        </w:rPr>
        <w:t>其中涉及预付款的</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u w:val="single"/>
        </w:rPr>
        <w:t xml:space="preserve"> （应明确预付款的支付比例和支付条件） </w:t>
      </w:r>
    </w:p>
    <w:p w14:paraId="5918B92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single"/>
        </w:rPr>
      </w:pPr>
      <w:r>
        <w:rPr>
          <w:rFonts w:hint="eastAsia" w:asciiTheme="minorEastAsia" w:hAnsiTheme="minorEastAsia" w:eastAsiaTheme="minorEastAsia" w:cstheme="minorEastAsia"/>
          <w:szCs w:val="21"/>
        </w:rPr>
        <w:sym w:font="Wingdings" w:char="00A8"/>
      </w:r>
      <w:r>
        <w:rPr>
          <w:rFonts w:hint="eastAsia" w:asciiTheme="minorEastAsia" w:hAnsiTheme="minorEastAsia" w:eastAsiaTheme="minorEastAsia" w:cstheme="minorEastAsia"/>
          <w:szCs w:val="21"/>
        </w:rPr>
        <w:t>成本补偿：</w:t>
      </w:r>
      <w:r>
        <w:rPr>
          <w:rFonts w:hint="eastAsia" w:asciiTheme="minorEastAsia" w:hAnsiTheme="minorEastAsia" w:eastAsiaTheme="minorEastAsia" w:cstheme="minorEastAsia"/>
          <w:szCs w:val="21"/>
          <w:u w:val="single"/>
        </w:rPr>
        <w:t xml:space="preserve">      （应明确按照成本补偿方式的支付方式和支付条件）   </w:t>
      </w:r>
    </w:p>
    <w:p w14:paraId="5128BD1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sym w:font="Wingdings" w:char="00A8"/>
      </w:r>
      <w:r>
        <w:rPr>
          <w:rFonts w:hint="eastAsia" w:asciiTheme="minorEastAsia" w:hAnsiTheme="minorEastAsia" w:eastAsiaTheme="minorEastAsia" w:cstheme="minorEastAsia"/>
          <w:szCs w:val="21"/>
        </w:rPr>
        <w:t>绩效激励：</w:t>
      </w:r>
      <w:r>
        <w:rPr>
          <w:rFonts w:hint="eastAsia" w:asciiTheme="minorEastAsia" w:hAnsiTheme="minorEastAsia" w:eastAsiaTheme="minorEastAsia" w:cstheme="minorEastAsia"/>
          <w:szCs w:val="21"/>
          <w:u w:val="single"/>
        </w:rPr>
        <w:t xml:space="preserve">      （应明确按照绩效激励方式的支付方式和支付条件）   </w:t>
      </w:r>
    </w:p>
    <w:p w14:paraId="351ED428">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
          <w:bCs w:val="0"/>
          <w:szCs w:val="21"/>
          <w:u w:val="single"/>
        </w:rPr>
      </w:pPr>
      <w:r>
        <w:rPr>
          <w:rFonts w:hint="eastAsia" w:asciiTheme="minorEastAsia" w:hAnsiTheme="minorEastAsia" w:eastAsiaTheme="minorEastAsia" w:cstheme="minorEastAsia"/>
          <w:b/>
          <w:bCs w:val="0"/>
          <w:szCs w:val="21"/>
        </w:rPr>
        <w:t>合同履行</w:t>
      </w:r>
    </w:p>
    <w:p w14:paraId="22E687C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（1）起始日期：</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年</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月</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日，完成日期：</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年</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月</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日。</w:t>
      </w:r>
    </w:p>
    <w:p w14:paraId="54DFC9C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single"/>
        </w:rPr>
      </w:pPr>
      <w:r>
        <w:rPr>
          <w:rFonts w:hint="eastAsia" w:asciiTheme="minorEastAsia" w:hAnsiTheme="minorEastAsia" w:eastAsiaTheme="minorEastAsia" w:cstheme="minorEastAsia"/>
          <w:szCs w:val="21"/>
        </w:rPr>
        <w:t>（2）</w:t>
      </w:r>
      <w:r>
        <w:rPr>
          <w:rFonts w:hint="eastAsia" w:asciiTheme="minorEastAsia" w:hAnsiTheme="minorEastAsia" w:eastAsiaTheme="minorEastAsia" w:cstheme="minorEastAsia"/>
          <w:szCs w:val="21"/>
          <w:lang w:eastAsia="zh-CN"/>
        </w:rPr>
        <w:t>履约</w:t>
      </w:r>
      <w:r>
        <w:rPr>
          <w:rFonts w:hint="eastAsia" w:asciiTheme="minorEastAsia" w:hAnsiTheme="minorEastAsia" w:eastAsiaTheme="minorEastAsia" w:cstheme="minorEastAsia"/>
          <w:szCs w:val="21"/>
        </w:rPr>
        <w:t>地点</w:t>
      </w:r>
      <w:r>
        <w:rPr>
          <w:rFonts w:hint="eastAsia" w:asciiTheme="minorEastAsia" w:hAnsiTheme="minorEastAsia" w:eastAsiaTheme="minorEastAsia" w:cstheme="minorEastAsia"/>
          <w:b w:val="0"/>
          <w:bCs/>
          <w:szCs w:val="21"/>
        </w:rPr>
        <w:t>：</w:t>
      </w:r>
      <w:r>
        <w:rPr>
          <w:rFonts w:hint="eastAsia" w:asciiTheme="minorEastAsia" w:hAnsiTheme="minorEastAsia" w:eastAsiaTheme="minorEastAsia" w:cstheme="minorEastAsia"/>
          <w:szCs w:val="21"/>
          <w:u w:val="single"/>
        </w:rPr>
        <w:t xml:space="preserve">                             </w:t>
      </w:r>
    </w:p>
    <w:p w14:paraId="45A717D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bCs/>
          <w:szCs w:val="21"/>
        </w:rPr>
        <w:t>（3）履约担保：</w:t>
      </w:r>
      <w:r>
        <w:rPr>
          <w:rFonts w:hint="eastAsia" w:asciiTheme="minorEastAsia" w:hAnsiTheme="minorEastAsia" w:eastAsiaTheme="minorEastAsia" w:cstheme="minorEastAsia"/>
          <w:sz w:val="21"/>
          <w:lang w:val="en-US" w:eastAsia="zh-CN"/>
        </w:rPr>
        <w:t>是否收取履约保证金：</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sz w:val="21"/>
          <w:szCs w:val="21"/>
          <w:lang w:eastAsia="zh-CN"/>
        </w:rPr>
        <w:t>是</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sz w:val="21"/>
          <w:szCs w:val="21"/>
          <w:lang w:eastAsia="zh-CN"/>
        </w:rPr>
        <w:t>否</w:t>
      </w:r>
    </w:p>
    <w:p w14:paraId="505E1C89">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收取履约保证金形式：</w:t>
      </w:r>
      <w:r>
        <w:rPr>
          <w:rFonts w:hint="eastAsia" w:asciiTheme="minorEastAsia" w:hAnsiTheme="minorEastAsia" w:eastAsiaTheme="minorEastAsia" w:cstheme="minorEastAsia"/>
          <w:bCs/>
          <w:sz w:val="21"/>
          <w:szCs w:val="21"/>
          <w:u w:val="single"/>
          <w:lang w:val="en-US" w:eastAsia="zh-CN" w:bidi="ar-SA"/>
        </w:rPr>
        <w:t xml:space="preserve">                            </w:t>
      </w:r>
    </w:p>
    <w:p w14:paraId="4B9A05AC">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收取履约保证金金额：</w:t>
      </w:r>
      <w:r>
        <w:rPr>
          <w:rFonts w:hint="eastAsia" w:asciiTheme="minorEastAsia" w:hAnsiTheme="minorEastAsia" w:eastAsiaTheme="minorEastAsia" w:cstheme="minorEastAsia"/>
          <w:bCs/>
          <w:sz w:val="21"/>
          <w:szCs w:val="21"/>
          <w:u w:val="single"/>
          <w:lang w:val="en-US" w:eastAsia="zh-CN" w:bidi="ar-SA"/>
        </w:rPr>
        <w:t xml:space="preserve">                            </w:t>
      </w:r>
    </w:p>
    <w:p w14:paraId="2E756071">
      <w:pPr>
        <w:pageBreakBefore w:val="0"/>
        <w:kinsoku/>
        <w:overflowPunct/>
        <w:topLinePunct w:val="0"/>
        <w:bidi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 w:val="21"/>
          <w:lang w:val="en-US" w:eastAsia="zh-CN"/>
        </w:rPr>
      </w:pPr>
      <w:r>
        <w:rPr>
          <w:rFonts w:hint="eastAsia" w:asciiTheme="minorEastAsia" w:hAnsiTheme="minorEastAsia" w:eastAsiaTheme="minorEastAsia" w:cstheme="minorEastAsia"/>
          <w:bCs/>
          <w:szCs w:val="21"/>
          <w:u w:val="none"/>
          <w:lang w:val="en-US" w:eastAsia="zh-CN"/>
        </w:rPr>
        <w:t>履约担保期限</w:t>
      </w:r>
      <w:r>
        <w:rPr>
          <w:rFonts w:hint="eastAsia" w:asciiTheme="minorEastAsia" w:hAnsiTheme="minorEastAsia" w:eastAsiaTheme="minorEastAsia" w:cstheme="minorEastAsia"/>
          <w:bCs/>
          <w:szCs w:val="21"/>
          <w:u w:val="none"/>
          <w:lang w:eastAsia="zh-CN"/>
        </w:rPr>
        <w:t>：</w:t>
      </w:r>
      <w:r>
        <w:rPr>
          <w:rFonts w:hint="eastAsia" w:asciiTheme="minorEastAsia" w:hAnsiTheme="minorEastAsia" w:eastAsiaTheme="minorEastAsia" w:cstheme="minorEastAsia"/>
          <w:bCs/>
          <w:sz w:val="21"/>
          <w:szCs w:val="21"/>
          <w:u w:val="single"/>
        </w:rPr>
        <w:t xml:space="preserve">      </w:t>
      </w:r>
      <w:r>
        <w:rPr>
          <w:rFonts w:hint="eastAsia" w:asciiTheme="minorEastAsia" w:hAnsiTheme="minorEastAsia" w:eastAsiaTheme="minorEastAsia" w:cstheme="minorEastAsia"/>
          <w:bCs/>
          <w:sz w:val="21"/>
          <w:szCs w:val="21"/>
          <w:u w:val="single"/>
          <w:lang w:val="en-US" w:eastAsia="zh-CN"/>
        </w:rPr>
        <w:t xml:space="preserve">                     </w:t>
      </w:r>
      <w:r>
        <w:rPr>
          <w:rFonts w:hint="eastAsia" w:asciiTheme="minorEastAsia" w:hAnsiTheme="minorEastAsia" w:eastAsiaTheme="minorEastAsia" w:cstheme="minorEastAsia"/>
          <w:bCs/>
          <w:sz w:val="21"/>
          <w:szCs w:val="21"/>
          <w:u w:val="single"/>
        </w:rPr>
        <w:t xml:space="preserve">       </w:t>
      </w:r>
    </w:p>
    <w:p w14:paraId="2017213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（4）分期履行要求：</w:t>
      </w:r>
      <w:r>
        <w:rPr>
          <w:rFonts w:hint="eastAsia" w:asciiTheme="minorEastAsia" w:hAnsiTheme="minorEastAsia" w:eastAsiaTheme="minorEastAsia" w:cstheme="minorEastAsia"/>
          <w:bCs/>
          <w:szCs w:val="21"/>
          <w:u w:val="single"/>
        </w:rPr>
        <w:t xml:space="preserve">                                                   </w:t>
      </w:r>
      <w:r>
        <w:rPr>
          <w:rFonts w:hint="eastAsia" w:asciiTheme="minorEastAsia" w:hAnsiTheme="minorEastAsia" w:eastAsiaTheme="minorEastAsia" w:cstheme="minorEastAsia"/>
          <w:bCs/>
          <w:szCs w:val="21"/>
          <w:u w:val="single"/>
          <w:lang w:val="en-US" w:eastAsia="zh-CN"/>
        </w:rPr>
        <w:t xml:space="preserve">    </w:t>
      </w:r>
      <w:r>
        <w:rPr>
          <w:rFonts w:hint="eastAsia" w:asciiTheme="minorEastAsia" w:hAnsiTheme="minorEastAsia" w:eastAsiaTheme="minorEastAsia" w:cstheme="minorEastAsia"/>
          <w:bCs/>
          <w:szCs w:val="21"/>
          <w:u w:val="single"/>
        </w:rPr>
        <w:t xml:space="preserve"> </w:t>
      </w:r>
    </w:p>
    <w:p w14:paraId="5C60C36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u w:val="single"/>
        </w:rPr>
      </w:pPr>
      <w:r>
        <w:rPr>
          <w:rFonts w:hint="eastAsia" w:asciiTheme="minorEastAsia" w:hAnsiTheme="minorEastAsia" w:eastAsiaTheme="minorEastAsia" w:cstheme="minorEastAsia"/>
          <w:bCs/>
          <w:szCs w:val="21"/>
        </w:rPr>
        <w:t>（5）</w:t>
      </w:r>
      <w:r>
        <w:rPr>
          <w:rFonts w:hint="eastAsia" w:asciiTheme="minorEastAsia" w:hAnsiTheme="minorEastAsia" w:eastAsiaTheme="minorEastAsia" w:cstheme="minorEastAsia"/>
          <w:bCs/>
          <w:szCs w:val="21"/>
          <w:lang w:eastAsia="zh-CN"/>
        </w:rPr>
        <w:t>风险处置措施和替代方案</w:t>
      </w:r>
      <w:r>
        <w:rPr>
          <w:rFonts w:hint="eastAsia" w:asciiTheme="minorEastAsia" w:hAnsiTheme="minorEastAsia" w:eastAsiaTheme="minorEastAsia" w:cstheme="minorEastAsia"/>
          <w:bCs/>
          <w:szCs w:val="21"/>
        </w:rPr>
        <w:t>：</w:t>
      </w:r>
      <w:r>
        <w:rPr>
          <w:rFonts w:hint="eastAsia" w:asciiTheme="minorEastAsia" w:hAnsiTheme="minorEastAsia" w:eastAsiaTheme="minorEastAsia" w:cstheme="minorEastAsia"/>
          <w:color w:val="0000FF"/>
          <w:szCs w:val="21"/>
          <w:u w:val="single"/>
        </w:rPr>
        <w:t xml:space="preserve"> </w:t>
      </w:r>
      <w:r>
        <w:rPr>
          <w:rFonts w:hint="eastAsia" w:asciiTheme="minorEastAsia" w:hAnsiTheme="minorEastAsia" w:eastAsiaTheme="minorEastAsia" w:cstheme="minorEastAsia"/>
          <w:color w:val="000000"/>
          <w:szCs w:val="21"/>
          <w:u w:val="single"/>
        </w:rPr>
        <w:t xml:space="preserve">              </w:t>
      </w:r>
      <w:r>
        <w:rPr>
          <w:rFonts w:hint="eastAsia" w:asciiTheme="minorEastAsia" w:hAnsiTheme="minorEastAsia" w:eastAsiaTheme="minorEastAsia" w:cstheme="minorEastAsia"/>
          <w:szCs w:val="21"/>
          <w:u w:val="single"/>
        </w:rPr>
        <w:t xml:space="preserve">                                                </w:t>
      </w:r>
    </w:p>
    <w:p w14:paraId="55324695">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合同验收</w:t>
      </w:r>
    </w:p>
    <w:p w14:paraId="34736570">
      <w:pPr>
        <w:pageBreakBefore w:val="0"/>
        <w:numPr>
          <w:ilvl w:val="0"/>
          <w:numId w:val="11"/>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验收组织方式：</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 xml:space="preserve">自行组织 </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委托第三方组织</w:t>
      </w:r>
    </w:p>
    <w:p w14:paraId="0A2954DF">
      <w:pPr>
        <w:pageBreakBefore w:val="0"/>
        <w:numPr>
          <w:ilvl w:val="0"/>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验收主体：</w:t>
      </w:r>
      <w:r>
        <w:rPr>
          <w:rFonts w:hint="eastAsia" w:asciiTheme="minorEastAsia" w:hAnsiTheme="minorEastAsia" w:eastAsiaTheme="minorEastAsia" w:cstheme="minorEastAsia"/>
          <w:bCs/>
          <w:szCs w:val="21"/>
          <w:u w:val="single"/>
        </w:rPr>
        <w:t xml:space="preserve">                  </w:t>
      </w:r>
    </w:p>
    <w:p w14:paraId="3571E73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是否邀请本项目的其他供应商</w:t>
      </w:r>
      <w:r>
        <w:rPr>
          <w:rFonts w:hint="eastAsia" w:asciiTheme="minorEastAsia" w:hAnsiTheme="minorEastAsia" w:eastAsiaTheme="minorEastAsia" w:cstheme="minorEastAsia"/>
          <w:bCs/>
          <w:szCs w:val="21"/>
          <w:lang w:eastAsia="zh-CN"/>
        </w:rPr>
        <w:t>参加验收</w:t>
      </w:r>
      <w:r>
        <w:rPr>
          <w:rFonts w:hint="eastAsia" w:asciiTheme="minorEastAsia" w:hAnsiTheme="minorEastAsia" w:eastAsiaTheme="minorEastAsia" w:cstheme="minorEastAsia"/>
          <w:bCs/>
          <w:szCs w:val="21"/>
        </w:rPr>
        <w:t>：</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 xml:space="preserve">是  </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否</w:t>
      </w:r>
    </w:p>
    <w:p w14:paraId="06E09F0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是否邀请专家</w:t>
      </w:r>
      <w:r>
        <w:rPr>
          <w:rFonts w:hint="eastAsia" w:asciiTheme="minorEastAsia" w:hAnsiTheme="minorEastAsia" w:eastAsiaTheme="minorEastAsia" w:cstheme="minorEastAsia"/>
          <w:bCs/>
          <w:szCs w:val="21"/>
          <w:lang w:eastAsia="zh-CN"/>
        </w:rPr>
        <w:t>参加验收</w:t>
      </w:r>
      <w:r>
        <w:rPr>
          <w:rFonts w:hint="eastAsia" w:asciiTheme="minorEastAsia" w:hAnsiTheme="minorEastAsia" w:eastAsiaTheme="minorEastAsia" w:cstheme="minorEastAsia"/>
          <w:bCs/>
          <w:szCs w:val="21"/>
        </w:rPr>
        <w:t>：</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 xml:space="preserve">是  </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否</w:t>
      </w:r>
    </w:p>
    <w:p w14:paraId="50C7E5A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是否邀请服务对象</w:t>
      </w:r>
      <w:r>
        <w:rPr>
          <w:rFonts w:hint="eastAsia" w:asciiTheme="minorEastAsia" w:hAnsiTheme="minorEastAsia" w:eastAsiaTheme="minorEastAsia" w:cstheme="minorEastAsia"/>
          <w:bCs/>
          <w:szCs w:val="21"/>
          <w:lang w:eastAsia="zh-CN"/>
        </w:rPr>
        <w:t>参加验收</w:t>
      </w:r>
      <w:r>
        <w:rPr>
          <w:rFonts w:hint="eastAsia" w:asciiTheme="minorEastAsia" w:hAnsiTheme="minorEastAsia" w:eastAsiaTheme="minorEastAsia" w:cstheme="minorEastAsia"/>
          <w:bCs/>
          <w:szCs w:val="21"/>
        </w:rPr>
        <w:t>：</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 xml:space="preserve">是  </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否</w:t>
      </w:r>
    </w:p>
    <w:p w14:paraId="131FECA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是否邀请第三方检测机构</w:t>
      </w:r>
      <w:r>
        <w:rPr>
          <w:rFonts w:hint="eastAsia" w:asciiTheme="minorEastAsia" w:hAnsiTheme="minorEastAsia" w:eastAsiaTheme="minorEastAsia" w:cstheme="minorEastAsia"/>
          <w:bCs/>
          <w:szCs w:val="21"/>
          <w:lang w:eastAsia="zh-CN"/>
        </w:rPr>
        <w:t>参加验收</w:t>
      </w:r>
      <w:r>
        <w:rPr>
          <w:rFonts w:hint="eastAsia" w:asciiTheme="minorEastAsia" w:hAnsiTheme="minorEastAsia" w:eastAsiaTheme="minorEastAsia" w:cstheme="minorEastAsia"/>
          <w:bCs/>
          <w:szCs w:val="21"/>
        </w:rPr>
        <w:t>：</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 xml:space="preserve">是  </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否</w:t>
      </w:r>
    </w:p>
    <w:p w14:paraId="26AF3EB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lang w:eastAsia="zh-CN"/>
        </w:rPr>
        <w:t>是否进行抽查检测：</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是</w:t>
      </w:r>
      <w:r>
        <w:rPr>
          <w:rFonts w:hint="eastAsia" w:asciiTheme="minorEastAsia" w:hAnsiTheme="minorEastAsia" w:eastAsiaTheme="minorEastAsia" w:cstheme="minorEastAsia"/>
          <w:bCs/>
          <w:szCs w:val="21"/>
          <w:lang w:eastAsia="zh-CN"/>
        </w:rPr>
        <w:t>，抽查比例：</w:t>
      </w:r>
      <w:r>
        <w:rPr>
          <w:rFonts w:hint="eastAsia" w:asciiTheme="minorEastAsia" w:hAnsiTheme="minorEastAsia" w:eastAsiaTheme="minorEastAsia" w:cstheme="minorEastAsia"/>
          <w:bCs/>
          <w:szCs w:val="21"/>
          <w:u w:val="single"/>
        </w:rPr>
        <w:t xml:space="preserve">   </w:t>
      </w:r>
      <w:r>
        <w:rPr>
          <w:rFonts w:hint="eastAsia" w:asciiTheme="minorEastAsia" w:hAnsiTheme="minorEastAsia" w:eastAsiaTheme="minorEastAsia" w:cstheme="minorEastAsia"/>
          <w:bCs/>
          <w:szCs w:val="21"/>
          <w:u w:val="single"/>
          <w:lang w:val="en-US" w:eastAsia="zh-CN"/>
        </w:rPr>
        <w:t xml:space="preserve">     </w:t>
      </w:r>
      <w:r>
        <w:rPr>
          <w:rFonts w:hint="eastAsia" w:asciiTheme="minorEastAsia" w:hAnsiTheme="minorEastAsia" w:eastAsiaTheme="minorEastAsia" w:cstheme="minorEastAsia"/>
          <w:bCs/>
          <w:szCs w:val="21"/>
        </w:rPr>
        <w:t xml:space="preserve"> </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否</w:t>
      </w:r>
    </w:p>
    <w:p w14:paraId="1244DE2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u w:val="single"/>
          <w:lang w:eastAsia="zh-CN"/>
        </w:rPr>
      </w:pPr>
      <w:r>
        <w:rPr>
          <w:rFonts w:hint="eastAsia" w:asciiTheme="minorEastAsia" w:hAnsiTheme="minorEastAsia" w:eastAsiaTheme="minorEastAsia" w:cstheme="minorEastAsia"/>
          <w:bCs/>
          <w:szCs w:val="21"/>
          <w:lang w:val="en-US" w:eastAsia="zh-CN"/>
        </w:rPr>
        <w:t>是否存在破坏性检测：</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是</w:t>
      </w:r>
      <w:r>
        <w:rPr>
          <w:rFonts w:hint="eastAsia" w:asciiTheme="minorEastAsia" w:hAnsiTheme="minorEastAsia" w:eastAsiaTheme="minorEastAsia" w:cstheme="minorEastAsia"/>
          <w:bCs/>
          <w:szCs w:val="21"/>
          <w:lang w:eastAsia="zh-CN"/>
        </w:rPr>
        <w:t>，</w:t>
      </w:r>
      <w:r>
        <w:rPr>
          <w:rFonts w:hint="eastAsia" w:asciiTheme="minorEastAsia" w:hAnsiTheme="minorEastAsia" w:eastAsiaTheme="minorEastAsia" w:cstheme="minorEastAsia"/>
          <w:bCs/>
          <w:szCs w:val="21"/>
          <w:u w:val="single"/>
          <w:lang w:eastAsia="zh-CN"/>
        </w:rPr>
        <w:t>（应明确对被破坏的检测产品的处理方式）</w:t>
      </w:r>
    </w:p>
    <w:p w14:paraId="699251FD">
      <w:pPr>
        <w:pageBreakBefore w:val="0"/>
        <w:kinsoku/>
        <w:overflowPunct/>
        <w:topLinePunct w:val="0"/>
        <w:bidi w:val="0"/>
        <w:adjustRightInd w:val="0"/>
        <w:snapToGrid w:val="0"/>
        <w:spacing w:beforeAutospacing="0" w:afterAutospacing="0" w:line="360" w:lineRule="auto"/>
        <w:ind w:left="0" w:leftChars="0" w:right="0" w:firstLine="2100" w:firstLineChars="1000"/>
        <w:rPr>
          <w:rFonts w:hint="eastAsia" w:asciiTheme="minorEastAsia" w:hAnsiTheme="minorEastAsia" w:eastAsiaTheme="minorEastAsia" w:cstheme="minorEastAsia"/>
          <w:bCs/>
          <w:szCs w:val="21"/>
          <w:lang w:eastAsia="zh-CN"/>
        </w:rPr>
      </w:pP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否</w:t>
      </w:r>
    </w:p>
    <w:p w14:paraId="6713E59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u w:val="single"/>
        </w:rPr>
      </w:pPr>
      <w:r>
        <w:rPr>
          <w:rFonts w:hint="eastAsia" w:asciiTheme="minorEastAsia" w:hAnsiTheme="minorEastAsia" w:eastAsiaTheme="minorEastAsia" w:cstheme="minorEastAsia"/>
          <w:bCs/>
          <w:szCs w:val="21"/>
        </w:rPr>
        <w:t>验收组织的其他事项：</w:t>
      </w:r>
      <w:r>
        <w:rPr>
          <w:rFonts w:hint="eastAsia" w:asciiTheme="minorEastAsia" w:hAnsiTheme="minorEastAsia" w:eastAsiaTheme="minorEastAsia" w:cstheme="minorEastAsia"/>
          <w:bCs/>
          <w:szCs w:val="21"/>
          <w:u w:val="single"/>
        </w:rPr>
        <w:t xml:space="preserve">                </w:t>
      </w:r>
    </w:p>
    <w:p w14:paraId="125D8A5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u w:val="single"/>
        </w:rPr>
      </w:pPr>
      <w:r>
        <w:rPr>
          <w:rFonts w:hint="eastAsia" w:asciiTheme="minorEastAsia" w:hAnsiTheme="minorEastAsia" w:eastAsiaTheme="minorEastAsia" w:cstheme="minorEastAsia"/>
          <w:bCs/>
          <w:szCs w:val="21"/>
        </w:rPr>
        <w:t>（2）履约验收时间：</w:t>
      </w:r>
      <w:r>
        <w:rPr>
          <w:rFonts w:hint="eastAsia" w:asciiTheme="minorEastAsia" w:hAnsiTheme="minorEastAsia" w:eastAsiaTheme="minorEastAsia" w:cstheme="minorEastAsia"/>
          <w:bCs/>
          <w:szCs w:val="21"/>
          <w:u w:val="single"/>
        </w:rPr>
        <w:t>（计划于何时验收/供应商提出验收申请之日起   日内组织验收）</w:t>
      </w:r>
      <w:r>
        <w:rPr>
          <w:rFonts w:hint="eastAsia" w:asciiTheme="minorEastAsia" w:hAnsiTheme="minorEastAsia" w:eastAsiaTheme="minorEastAsia" w:cstheme="minorEastAsia"/>
          <w:bCs/>
          <w:szCs w:val="21"/>
          <w:u w:val="single"/>
          <w:lang w:val="en-US" w:eastAsia="zh-CN"/>
        </w:rPr>
        <w:t xml:space="preserve"> </w:t>
      </w:r>
    </w:p>
    <w:p w14:paraId="65F8CD8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（3）履约验收方式：</w:t>
      </w: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 xml:space="preserve">一次性验收         </w:t>
      </w:r>
    </w:p>
    <w:p w14:paraId="1053EA52">
      <w:pPr>
        <w:pageBreakBefore w:val="0"/>
        <w:kinsoku/>
        <w:overflowPunct/>
        <w:topLinePunct w:val="0"/>
        <w:bidi w:val="0"/>
        <w:adjustRightInd w:val="0"/>
        <w:snapToGrid w:val="0"/>
        <w:spacing w:beforeAutospacing="0" w:afterAutospacing="0" w:line="360" w:lineRule="auto"/>
        <w:ind w:left="0" w:leftChars="0" w:right="0" w:firstLine="2100" w:firstLineChars="1000"/>
        <w:rPr>
          <w:rFonts w:hint="eastAsia" w:asciiTheme="minorEastAsia" w:hAnsiTheme="minorEastAsia" w:eastAsiaTheme="minorEastAsia" w:cstheme="minorEastAsia"/>
          <w:bCs/>
          <w:szCs w:val="21"/>
          <w:lang w:val="en-US" w:eastAsia="zh-CN"/>
        </w:rPr>
      </w:pPr>
      <w:r>
        <w:rPr>
          <w:rFonts w:hint="eastAsia" w:asciiTheme="minorEastAsia" w:hAnsiTheme="minorEastAsia" w:eastAsiaTheme="minorEastAsia" w:cstheme="minorEastAsia"/>
          <w:sz w:val="21"/>
          <w:szCs w:val="21"/>
        </w:rPr>
        <w:sym w:font="Wingdings" w:char="00A8"/>
      </w:r>
      <w:r>
        <w:rPr>
          <w:rFonts w:hint="eastAsia" w:asciiTheme="minorEastAsia" w:hAnsiTheme="minorEastAsia" w:eastAsiaTheme="minorEastAsia" w:cstheme="minorEastAsia"/>
          <w:bCs/>
          <w:szCs w:val="21"/>
        </w:rPr>
        <w:t>分期/分项验收</w:t>
      </w:r>
      <w:r>
        <w:rPr>
          <w:rFonts w:hint="eastAsia" w:asciiTheme="minorEastAsia" w:hAnsiTheme="minorEastAsia" w:eastAsiaTheme="minorEastAsia" w:cstheme="minorEastAsia"/>
          <w:bCs/>
          <w:szCs w:val="21"/>
          <w:lang w:eastAsia="zh-CN"/>
        </w:rPr>
        <w:t>：</w:t>
      </w:r>
      <w:r>
        <w:rPr>
          <w:rFonts w:hint="eastAsia" w:asciiTheme="minorEastAsia" w:hAnsiTheme="minorEastAsia" w:eastAsiaTheme="minorEastAsia" w:cstheme="minorEastAsia"/>
          <w:bCs/>
          <w:szCs w:val="21"/>
          <w:u w:val="single"/>
        </w:rPr>
        <w:t xml:space="preserve"> </w:t>
      </w:r>
      <w:r>
        <w:rPr>
          <w:rFonts w:hint="eastAsia" w:asciiTheme="minorEastAsia" w:hAnsiTheme="minorEastAsia" w:eastAsiaTheme="minorEastAsia" w:cstheme="minorEastAsia"/>
          <w:bCs/>
          <w:szCs w:val="21"/>
          <w:u w:val="single"/>
          <w:lang w:eastAsia="zh-CN"/>
        </w:rPr>
        <w:t>（应明确分期</w:t>
      </w:r>
      <w:r>
        <w:rPr>
          <w:rFonts w:hint="eastAsia" w:asciiTheme="minorEastAsia" w:hAnsiTheme="minorEastAsia" w:eastAsiaTheme="minorEastAsia" w:cstheme="minorEastAsia"/>
          <w:bCs/>
          <w:szCs w:val="21"/>
          <w:u w:val="single"/>
          <w:lang w:val="en" w:eastAsia="zh-CN"/>
        </w:rPr>
        <w:t>/分项验收的工作安排</w:t>
      </w:r>
      <w:r>
        <w:rPr>
          <w:rFonts w:hint="eastAsia" w:asciiTheme="minorEastAsia" w:hAnsiTheme="minorEastAsia" w:eastAsiaTheme="minorEastAsia" w:cstheme="minorEastAsia"/>
          <w:bCs/>
          <w:szCs w:val="21"/>
          <w:u w:val="single"/>
          <w:lang w:eastAsia="zh-CN"/>
        </w:rPr>
        <w:t>）</w:t>
      </w:r>
      <w:r>
        <w:rPr>
          <w:rFonts w:hint="eastAsia" w:asciiTheme="minorEastAsia" w:hAnsiTheme="minorEastAsia" w:eastAsiaTheme="minorEastAsia" w:cstheme="minorEastAsia"/>
          <w:bCs/>
          <w:szCs w:val="21"/>
          <w:u w:val="single"/>
        </w:rPr>
        <w:t xml:space="preserve"> </w:t>
      </w:r>
      <w:r>
        <w:rPr>
          <w:rFonts w:hint="eastAsia" w:asciiTheme="minorEastAsia" w:hAnsiTheme="minorEastAsia" w:eastAsiaTheme="minorEastAsia" w:cstheme="minorEastAsia"/>
          <w:bCs/>
          <w:szCs w:val="21"/>
          <w:u w:val="single"/>
          <w:lang w:val="en-US" w:eastAsia="zh-CN"/>
        </w:rPr>
        <w:t xml:space="preserve"> </w:t>
      </w:r>
    </w:p>
    <w:p w14:paraId="16AFFD3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（4）履约验收程序：</w:t>
      </w:r>
      <w:r>
        <w:rPr>
          <w:rFonts w:hint="eastAsia" w:asciiTheme="minorEastAsia" w:hAnsiTheme="minorEastAsia" w:eastAsiaTheme="minorEastAsia" w:cstheme="minorEastAsia"/>
          <w:bCs/>
          <w:szCs w:val="21"/>
          <w:u w:val="single"/>
        </w:rPr>
        <w:t xml:space="preserve">                                         </w:t>
      </w:r>
    </w:p>
    <w:p w14:paraId="63D93DA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u w:val="single"/>
        </w:rPr>
      </w:pPr>
      <w:r>
        <w:rPr>
          <w:rFonts w:hint="eastAsia" w:asciiTheme="minorEastAsia" w:hAnsiTheme="minorEastAsia" w:eastAsiaTheme="minorEastAsia" w:cstheme="minorEastAsia"/>
          <w:bCs/>
          <w:szCs w:val="21"/>
        </w:rPr>
        <w:t>（5）履约验收的内容：</w:t>
      </w:r>
      <w:r>
        <w:rPr>
          <w:rFonts w:hint="eastAsia" w:asciiTheme="minorEastAsia" w:hAnsiTheme="minorEastAsia" w:eastAsiaTheme="minorEastAsia" w:cstheme="minorEastAsia"/>
          <w:bCs/>
          <w:szCs w:val="21"/>
          <w:u w:val="single"/>
        </w:rPr>
        <w:t xml:space="preserve"> </w:t>
      </w:r>
      <w:r>
        <w:rPr>
          <w:rFonts w:hint="eastAsia" w:asciiTheme="minorEastAsia" w:hAnsiTheme="minorEastAsia" w:eastAsiaTheme="minorEastAsia" w:cstheme="minorEastAsia"/>
          <w:bCs/>
          <w:szCs w:val="21"/>
          <w:u w:val="single"/>
          <w:lang w:eastAsia="zh-CN"/>
        </w:rPr>
        <w:t>（应当包括每一项技术和商务要求的履约情况，特别是落实政府采购扶持中小企业，支持绿色发展和乡村振兴等政策情况）</w:t>
      </w:r>
      <w:r>
        <w:rPr>
          <w:rFonts w:hint="eastAsia" w:asciiTheme="minorEastAsia" w:hAnsiTheme="minorEastAsia" w:eastAsiaTheme="minorEastAsia" w:cstheme="minorEastAsia"/>
          <w:bCs/>
          <w:szCs w:val="21"/>
          <w:u w:val="single"/>
        </w:rPr>
        <w:t xml:space="preserve">                                      </w:t>
      </w:r>
    </w:p>
    <w:p w14:paraId="28EADF9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u w:val="single"/>
        </w:rPr>
      </w:pPr>
      <w:r>
        <w:rPr>
          <w:rFonts w:hint="eastAsia" w:asciiTheme="minorEastAsia" w:hAnsiTheme="minorEastAsia" w:eastAsiaTheme="minorEastAsia" w:cstheme="minorEastAsia"/>
          <w:bCs/>
          <w:szCs w:val="21"/>
        </w:rPr>
        <w:t>（6）履约验收标准：</w:t>
      </w:r>
      <w:r>
        <w:rPr>
          <w:rFonts w:hint="eastAsia" w:asciiTheme="minorEastAsia" w:hAnsiTheme="minorEastAsia" w:eastAsiaTheme="minorEastAsia" w:cstheme="minorEastAsia"/>
          <w:bCs/>
          <w:szCs w:val="21"/>
          <w:u w:val="single"/>
        </w:rPr>
        <w:t xml:space="preserve">                                         </w:t>
      </w:r>
    </w:p>
    <w:p w14:paraId="27AECA69">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bCs/>
          <w:sz w:val="21"/>
          <w:szCs w:val="21"/>
          <w:u w:val="none"/>
          <w:lang w:val="en-US" w:eastAsia="zh-CN" w:bidi="ar-SA"/>
        </w:rPr>
        <w:t>（7）是否以采购活动中供应商提供的样品作为参考：</w:t>
      </w:r>
      <w:r>
        <w:rPr>
          <w:rFonts w:hint="eastAsia" w:asciiTheme="minorEastAsia" w:hAnsiTheme="minorEastAsia" w:eastAsiaTheme="minorEastAsia" w:cstheme="minorEastAsia"/>
          <w:sz w:val="21"/>
          <w:szCs w:val="21"/>
          <w:lang w:val="en-US" w:eastAsia="zh-CN" w:bidi="ar-SA"/>
        </w:rPr>
        <w:sym w:font="Wingdings" w:char="00A8"/>
      </w:r>
      <w:r>
        <w:rPr>
          <w:rFonts w:hint="eastAsia" w:asciiTheme="minorEastAsia" w:hAnsiTheme="minorEastAsia" w:eastAsiaTheme="minorEastAsia" w:cstheme="minorEastAsia"/>
          <w:bCs/>
          <w:sz w:val="21"/>
          <w:szCs w:val="21"/>
          <w:lang w:val="en-US" w:eastAsia="zh-CN" w:bidi="ar-SA"/>
        </w:rPr>
        <w:t xml:space="preserve">是  </w:t>
      </w:r>
      <w:r>
        <w:rPr>
          <w:rFonts w:hint="eastAsia" w:asciiTheme="minorEastAsia" w:hAnsiTheme="minorEastAsia" w:eastAsiaTheme="minorEastAsia" w:cstheme="minorEastAsia"/>
          <w:sz w:val="21"/>
          <w:szCs w:val="21"/>
          <w:lang w:val="en-US" w:eastAsia="zh-CN" w:bidi="ar-SA"/>
        </w:rPr>
        <w:sym w:font="Wingdings" w:char="00A8"/>
      </w:r>
      <w:r>
        <w:rPr>
          <w:rFonts w:hint="eastAsia" w:asciiTheme="minorEastAsia" w:hAnsiTheme="minorEastAsia" w:eastAsiaTheme="minorEastAsia" w:cstheme="minorEastAsia"/>
          <w:bCs/>
          <w:sz w:val="21"/>
          <w:szCs w:val="21"/>
          <w:lang w:val="en-US" w:eastAsia="zh-CN" w:bidi="ar-SA"/>
        </w:rPr>
        <w:t>否</w:t>
      </w:r>
    </w:p>
    <w:p w14:paraId="4CDD22F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u w:val="single"/>
        </w:rPr>
      </w:pPr>
      <w:r>
        <w:rPr>
          <w:rFonts w:hint="eastAsia" w:asciiTheme="minorEastAsia" w:hAnsiTheme="minorEastAsia" w:eastAsiaTheme="minorEastAsia" w:cstheme="minorEastAsia"/>
          <w:bCs/>
          <w:szCs w:val="21"/>
        </w:rPr>
        <w:t>（8）履约验收其他事项：</w:t>
      </w:r>
      <w:r>
        <w:rPr>
          <w:rFonts w:hint="eastAsia" w:asciiTheme="minorEastAsia" w:hAnsiTheme="minorEastAsia" w:eastAsiaTheme="minorEastAsia" w:cstheme="minorEastAsia"/>
          <w:bCs/>
          <w:szCs w:val="21"/>
          <w:u w:val="single"/>
        </w:rPr>
        <w:t xml:space="preserve">      </w:t>
      </w:r>
      <w:r>
        <w:rPr>
          <w:rFonts w:hint="eastAsia" w:asciiTheme="minorEastAsia" w:hAnsiTheme="minorEastAsia" w:eastAsiaTheme="minorEastAsia" w:cstheme="minorEastAsia"/>
          <w:bCs/>
          <w:i w:val="0"/>
          <w:iCs w:val="0"/>
          <w:szCs w:val="21"/>
          <w:u w:val="single"/>
        </w:rPr>
        <w:t>（产权过户登记等）</w:t>
      </w:r>
      <w:r>
        <w:rPr>
          <w:rFonts w:hint="eastAsia" w:asciiTheme="minorEastAsia" w:hAnsiTheme="minorEastAsia" w:eastAsiaTheme="minorEastAsia" w:cstheme="minorEastAsia"/>
          <w:bCs/>
          <w:szCs w:val="21"/>
          <w:u w:val="single"/>
        </w:rPr>
        <w:t xml:space="preserve">          </w:t>
      </w:r>
    </w:p>
    <w:p w14:paraId="7E308121">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组成合同的文件</w:t>
      </w:r>
    </w:p>
    <w:p w14:paraId="3270C7E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本协议书与下列文件一起构成合同文件，如下述文件之间有任何抵触、矛盾或歧义，应按以下顺序解释：</w:t>
      </w:r>
    </w:p>
    <w:p w14:paraId="5B4CAC3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szCs w:val="21"/>
          <w:lang w:eastAsia="zh-CN"/>
        </w:rPr>
      </w:pPr>
      <w:r>
        <w:rPr>
          <w:rFonts w:hint="eastAsia" w:asciiTheme="minorEastAsia" w:hAnsiTheme="minorEastAsia" w:eastAsiaTheme="minorEastAsia" w:cstheme="minorEastAsia"/>
          <w:color w:val="auto"/>
          <w:szCs w:val="21"/>
        </w:rPr>
        <w:t>（1）</w:t>
      </w:r>
      <w:r>
        <w:rPr>
          <w:rFonts w:hint="eastAsia" w:asciiTheme="minorEastAsia" w:hAnsiTheme="minorEastAsia" w:eastAsiaTheme="minorEastAsia" w:cstheme="minorEastAsia"/>
          <w:color w:val="auto"/>
          <w:szCs w:val="21"/>
          <w:lang w:eastAsia="zh-CN"/>
        </w:rPr>
        <w:t>政府采购</w:t>
      </w:r>
      <w:r>
        <w:rPr>
          <w:rFonts w:hint="eastAsia" w:asciiTheme="minorEastAsia" w:hAnsiTheme="minorEastAsia" w:eastAsiaTheme="minorEastAsia" w:cstheme="minorEastAsia"/>
          <w:color w:val="auto"/>
          <w:szCs w:val="21"/>
        </w:rPr>
        <w:t>合同协议书及其变更、补充</w:t>
      </w:r>
      <w:r>
        <w:rPr>
          <w:rFonts w:hint="eastAsia" w:asciiTheme="minorEastAsia" w:hAnsiTheme="minorEastAsia" w:eastAsiaTheme="minorEastAsia" w:cstheme="minorEastAsia"/>
          <w:color w:val="auto"/>
          <w:szCs w:val="21"/>
          <w:lang w:eastAsia="zh-CN"/>
        </w:rPr>
        <w:t>协议</w:t>
      </w:r>
    </w:p>
    <w:p w14:paraId="7BFDB9A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2</w:t>
      </w:r>
      <w:r>
        <w:rPr>
          <w:rFonts w:hint="eastAsia" w:asciiTheme="minorEastAsia" w:hAnsiTheme="minorEastAsia" w:eastAsiaTheme="minorEastAsia" w:cstheme="minorEastAsia"/>
          <w:szCs w:val="21"/>
        </w:rPr>
        <w:t>）政府采购合同专用条款</w:t>
      </w:r>
    </w:p>
    <w:p w14:paraId="0135916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3</w:t>
      </w:r>
      <w:r>
        <w:rPr>
          <w:rFonts w:hint="eastAsia" w:asciiTheme="minorEastAsia" w:hAnsiTheme="minorEastAsia" w:eastAsiaTheme="minorEastAsia" w:cstheme="minorEastAsia"/>
          <w:szCs w:val="21"/>
        </w:rPr>
        <w:t>）政府采购合同通用条款</w:t>
      </w:r>
    </w:p>
    <w:p w14:paraId="4CD2CFF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szCs w:val="21"/>
        </w:rPr>
      </w:pPr>
      <w:r>
        <w:rPr>
          <w:rFonts w:hint="eastAsia" w:asciiTheme="minorEastAsia" w:hAnsiTheme="minorEastAsia" w:eastAsiaTheme="minorEastAsia" w:cstheme="minorEastAsia"/>
          <w:color w:val="auto"/>
          <w:szCs w:val="21"/>
        </w:rPr>
        <w:t>（</w:t>
      </w:r>
      <w:r>
        <w:rPr>
          <w:rFonts w:hint="eastAsia" w:asciiTheme="minorEastAsia" w:hAnsiTheme="minorEastAsia" w:eastAsiaTheme="minorEastAsia" w:cstheme="minorEastAsia"/>
          <w:color w:val="auto"/>
          <w:szCs w:val="21"/>
          <w:lang w:val="en-US" w:eastAsia="zh-CN"/>
        </w:rPr>
        <w:t>4</w:t>
      </w:r>
      <w:r>
        <w:rPr>
          <w:rFonts w:hint="eastAsia" w:asciiTheme="minorEastAsia" w:hAnsiTheme="minorEastAsia" w:eastAsiaTheme="minorEastAsia" w:cstheme="minorEastAsia"/>
          <w:color w:val="auto"/>
          <w:szCs w:val="21"/>
        </w:rPr>
        <w:t>）中标</w:t>
      </w:r>
      <w:r>
        <w:rPr>
          <w:rFonts w:hint="eastAsia" w:asciiTheme="minorEastAsia" w:hAnsiTheme="minorEastAsia" w:eastAsiaTheme="minorEastAsia" w:cstheme="minorEastAsia"/>
          <w:color w:val="auto"/>
          <w:szCs w:val="21"/>
          <w:lang w:eastAsia="zh-CN"/>
        </w:rPr>
        <w:t>（成交）</w:t>
      </w:r>
      <w:r>
        <w:rPr>
          <w:rFonts w:hint="eastAsia" w:asciiTheme="minorEastAsia" w:hAnsiTheme="minorEastAsia" w:eastAsiaTheme="minorEastAsia" w:cstheme="minorEastAsia"/>
          <w:color w:val="auto"/>
          <w:szCs w:val="21"/>
        </w:rPr>
        <w:t>通知书</w:t>
      </w:r>
    </w:p>
    <w:p w14:paraId="4CB2C26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5</w:t>
      </w:r>
      <w:r>
        <w:rPr>
          <w:rFonts w:hint="eastAsia" w:asciiTheme="minorEastAsia" w:hAnsiTheme="minorEastAsia" w:eastAsiaTheme="minorEastAsia" w:cstheme="minorEastAsia"/>
          <w:szCs w:val="21"/>
        </w:rPr>
        <w:t>）投标（响应）文件</w:t>
      </w:r>
    </w:p>
    <w:p w14:paraId="79FE0AA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（6）采购文件</w:t>
      </w:r>
    </w:p>
    <w:p w14:paraId="7A226CF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（7）有关技术文件，图纸</w:t>
      </w:r>
    </w:p>
    <w:p w14:paraId="64311F45">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bidi="ar-SA"/>
        </w:rPr>
        <w:t>（8）</w:t>
      </w:r>
      <w:r>
        <w:rPr>
          <w:rFonts w:hint="eastAsia" w:asciiTheme="minorEastAsia" w:hAnsiTheme="minorEastAsia" w:eastAsiaTheme="minorEastAsia" w:cstheme="minorEastAsia"/>
          <w:bCs w:val="0"/>
          <w:color w:val="000000"/>
          <w:kern w:val="2"/>
          <w:sz w:val="21"/>
          <w:szCs w:val="21"/>
          <w:highlight w:val="none"/>
          <w:lang w:val="en-US" w:eastAsia="zh-CN" w:bidi="ar-SA"/>
        </w:rPr>
        <w:t>国家法律、行政法规和规章制度规定或合同约定的作为合同组成部分的其他文件</w:t>
      </w:r>
    </w:p>
    <w:p w14:paraId="2676AAB1">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合同生效</w:t>
      </w:r>
    </w:p>
    <w:p w14:paraId="4FBC52D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本合同自</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生效。</w:t>
      </w:r>
    </w:p>
    <w:p w14:paraId="3F5043E9">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合同份数</w:t>
      </w:r>
    </w:p>
    <w:p w14:paraId="17017AB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本合同一式</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份，</w:t>
      </w:r>
      <w:r>
        <w:rPr>
          <w:rFonts w:hint="eastAsia" w:asciiTheme="minorEastAsia" w:hAnsiTheme="minorEastAsia" w:eastAsiaTheme="minorEastAsia" w:cstheme="minorEastAsia"/>
          <w:szCs w:val="21"/>
          <w:lang w:eastAsia="zh-CN"/>
        </w:rPr>
        <w:t>甲方</w:t>
      </w:r>
      <w:r>
        <w:rPr>
          <w:rFonts w:hint="eastAsia" w:asciiTheme="minorEastAsia" w:hAnsiTheme="minorEastAsia" w:eastAsiaTheme="minorEastAsia" w:cstheme="minorEastAsia"/>
          <w:szCs w:val="21"/>
        </w:rPr>
        <w:t>执</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份，</w:t>
      </w:r>
      <w:r>
        <w:rPr>
          <w:rFonts w:hint="eastAsia" w:asciiTheme="minorEastAsia" w:hAnsiTheme="minorEastAsia" w:eastAsiaTheme="minorEastAsia" w:cstheme="minorEastAsia"/>
          <w:szCs w:val="21"/>
          <w:lang w:eastAsia="zh-CN"/>
        </w:rPr>
        <w:t>乙方</w:t>
      </w:r>
      <w:r>
        <w:rPr>
          <w:rFonts w:hint="eastAsia" w:asciiTheme="minorEastAsia" w:hAnsiTheme="minorEastAsia" w:eastAsiaTheme="minorEastAsia" w:cstheme="minorEastAsia"/>
          <w:szCs w:val="21"/>
        </w:rPr>
        <w:t>执</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u w:val="single"/>
          <w:lang w:val="en-US" w:eastAsia="zh-CN"/>
        </w:rPr>
        <w:t xml:space="preserve"> </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份，均具有同等法律效力。</w:t>
      </w:r>
    </w:p>
    <w:p w14:paraId="6817F87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合同订立时间：</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年</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月</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日</w:t>
      </w:r>
    </w:p>
    <w:p w14:paraId="7FB7377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合同订立地点：</w:t>
      </w:r>
      <w:r>
        <w:rPr>
          <w:rFonts w:hint="eastAsia" w:asciiTheme="minorEastAsia" w:hAnsiTheme="minorEastAsia" w:eastAsiaTheme="minorEastAsia" w:cstheme="minorEastAsia"/>
          <w:szCs w:val="21"/>
          <w:u w:val="single"/>
        </w:rPr>
        <w:t xml:space="preserve">                           </w:t>
      </w:r>
    </w:p>
    <w:p w14:paraId="053C1F9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附件：具体标</w:t>
      </w:r>
      <w:r>
        <w:rPr>
          <w:rFonts w:hint="eastAsia" w:asciiTheme="minorEastAsia" w:hAnsiTheme="minorEastAsia" w:eastAsiaTheme="minorEastAsia" w:cstheme="minorEastAsia"/>
          <w:szCs w:val="21"/>
          <w:lang w:eastAsia="zh-CN"/>
        </w:rPr>
        <w:t>的及其</w:t>
      </w:r>
      <w:r>
        <w:rPr>
          <w:rFonts w:hint="eastAsia" w:asciiTheme="minorEastAsia" w:hAnsiTheme="minorEastAsia" w:eastAsiaTheme="minorEastAsia" w:cstheme="minorEastAsia"/>
          <w:szCs w:val="21"/>
          <w:highlight w:val="none"/>
          <w:u w:val="none"/>
          <w:lang w:val="en-US" w:eastAsia="zh-CN"/>
        </w:rPr>
        <w:t>技术要求和商务要求</w:t>
      </w:r>
      <w:r>
        <w:rPr>
          <w:rFonts w:hint="eastAsia" w:asciiTheme="minorEastAsia" w:hAnsiTheme="minorEastAsia" w:eastAsiaTheme="minorEastAsia" w:cstheme="minorEastAsia"/>
          <w:szCs w:val="21"/>
        </w:rPr>
        <w:t>、联合协议、分包</w:t>
      </w:r>
      <w:r>
        <w:rPr>
          <w:rFonts w:hint="eastAsia" w:asciiTheme="minorEastAsia" w:hAnsiTheme="minorEastAsia" w:eastAsiaTheme="minorEastAsia" w:cstheme="minorEastAsia"/>
          <w:szCs w:val="21"/>
          <w:lang w:eastAsia="zh-CN"/>
        </w:rPr>
        <w:t>意向</w:t>
      </w:r>
      <w:r>
        <w:rPr>
          <w:rFonts w:hint="eastAsia" w:asciiTheme="minorEastAsia" w:hAnsiTheme="minorEastAsia" w:eastAsiaTheme="minorEastAsia" w:cstheme="minorEastAsia"/>
          <w:szCs w:val="21"/>
        </w:rPr>
        <w:t>协议等。</w:t>
      </w:r>
    </w:p>
    <w:p w14:paraId="4163CC4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60F92B79">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kern w:val="2"/>
          <w:sz w:val="21"/>
          <w:szCs w:val="21"/>
          <w:lang w:val="en-US" w:eastAsia="zh-CN" w:bidi="ar-SA"/>
        </w:rPr>
      </w:pPr>
    </w:p>
    <w:tbl>
      <w:tblPr>
        <w:tblStyle w:val="43"/>
        <w:tblW w:w="8398"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8" w:type="dxa"/>
          <w:bottom w:w="0" w:type="dxa"/>
          <w:right w:w="108" w:type="dxa"/>
        </w:tblCellMar>
      </w:tblPr>
      <w:tblGrid>
        <w:gridCol w:w="1891"/>
        <w:gridCol w:w="2412"/>
        <w:gridCol w:w="1979"/>
        <w:gridCol w:w="2116"/>
      </w:tblGrid>
      <w:tr w14:paraId="15F8A2A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trPr>
        <w:tc>
          <w:tcPr>
            <w:tcW w:w="4303" w:type="dxa"/>
            <w:gridSpan w:val="2"/>
            <w:tcBorders>
              <w:bottom w:val="single" w:color="auto" w:sz="2" w:space="0"/>
              <w:right w:val="single" w:color="auto" w:sz="2" w:space="0"/>
            </w:tcBorders>
            <w:vAlign w:val="center"/>
          </w:tcPr>
          <w:p w14:paraId="3D16F08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甲方（采购人</w:t>
            </w:r>
            <w:r>
              <w:rPr>
                <w:rFonts w:hint="eastAsia" w:asciiTheme="minorEastAsia" w:hAnsiTheme="minorEastAsia" w:eastAsiaTheme="minorEastAsia" w:cstheme="minorEastAsia"/>
                <w:szCs w:val="21"/>
                <w:lang w:eastAsia="zh-CN"/>
              </w:rPr>
              <w:t>、受采购人委托签订合同的单位</w:t>
            </w:r>
            <w:r>
              <w:rPr>
                <w:rFonts w:hint="eastAsia" w:asciiTheme="minorEastAsia" w:hAnsiTheme="minorEastAsia" w:eastAsiaTheme="minorEastAsia" w:cstheme="minorEastAsia"/>
                <w:szCs w:val="21"/>
              </w:rPr>
              <w:t>或采购文件约定的合同甲方）</w:t>
            </w:r>
          </w:p>
        </w:tc>
        <w:tc>
          <w:tcPr>
            <w:tcW w:w="4095" w:type="dxa"/>
            <w:gridSpan w:val="2"/>
            <w:tcBorders>
              <w:left w:val="single" w:color="auto" w:sz="2" w:space="0"/>
              <w:bottom w:val="single" w:color="auto" w:sz="2" w:space="0"/>
            </w:tcBorders>
            <w:vAlign w:val="center"/>
          </w:tcPr>
          <w:p w14:paraId="4AF6964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乙方（供应商）</w:t>
            </w:r>
          </w:p>
        </w:tc>
      </w:tr>
      <w:tr w14:paraId="5B6AFA1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trPr>
        <w:tc>
          <w:tcPr>
            <w:tcW w:w="1891" w:type="dxa"/>
            <w:tcBorders>
              <w:top w:val="single" w:color="auto" w:sz="2" w:space="0"/>
              <w:bottom w:val="single" w:color="auto" w:sz="2" w:space="0"/>
              <w:right w:val="single" w:color="auto" w:sz="2" w:space="0"/>
            </w:tcBorders>
            <w:vAlign w:val="center"/>
          </w:tcPr>
          <w:p w14:paraId="0F9CF65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单位名称（公章</w:t>
            </w:r>
            <w:r>
              <w:rPr>
                <w:rFonts w:hint="eastAsia" w:asciiTheme="minorEastAsia" w:hAnsiTheme="minorEastAsia" w:eastAsiaTheme="minorEastAsia" w:cstheme="minorEastAsia"/>
                <w:szCs w:val="21"/>
                <w:lang w:eastAsia="zh-CN"/>
              </w:rPr>
              <w:t>或合同章</w:t>
            </w:r>
            <w:r>
              <w:rPr>
                <w:rFonts w:hint="eastAsia" w:asciiTheme="minorEastAsia" w:hAnsiTheme="minorEastAsia" w:eastAsiaTheme="minorEastAsia" w:cstheme="minorEastAsia"/>
                <w:szCs w:val="21"/>
              </w:rPr>
              <w:t>）</w:t>
            </w:r>
          </w:p>
        </w:tc>
        <w:tc>
          <w:tcPr>
            <w:tcW w:w="2412" w:type="dxa"/>
            <w:tcBorders>
              <w:top w:val="single" w:color="auto" w:sz="2" w:space="0"/>
              <w:left w:val="single" w:color="auto" w:sz="2" w:space="0"/>
              <w:bottom w:val="single" w:color="auto" w:sz="2" w:space="0"/>
              <w:right w:val="single" w:color="auto" w:sz="2" w:space="0"/>
            </w:tcBorders>
            <w:vAlign w:val="center"/>
          </w:tcPr>
          <w:p w14:paraId="39FA5E7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B0C4DA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单位名称（公章</w:t>
            </w:r>
            <w:r>
              <w:rPr>
                <w:rFonts w:hint="eastAsia" w:asciiTheme="minorEastAsia" w:hAnsiTheme="minorEastAsia" w:eastAsiaTheme="minorEastAsia" w:cstheme="minorEastAsia"/>
                <w:szCs w:val="21"/>
                <w:lang w:eastAsia="zh-CN"/>
              </w:rPr>
              <w:t>或合同章</w:t>
            </w:r>
            <w:r>
              <w:rPr>
                <w:rFonts w:hint="eastAsia" w:asciiTheme="minorEastAsia" w:hAnsiTheme="minorEastAsia" w:eastAsiaTheme="minorEastAsia" w:cstheme="minorEastAsia"/>
                <w:szCs w:val="21"/>
              </w:rPr>
              <w:t>）</w:t>
            </w:r>
          </w:p>
        </w:tc>
        <w:tc>
          <w:tcPr>
            <w:tcW w:w="2116" w:type="dxa"/>
            <w:tcBorders>
              <w:top w:val="single" w:color="auto" w:sz="2" w:space="0"/>
              <w:left w:val="single" w:color="auto" w:sz="2" w:space="0"/>
              <w:bottom w:val="single" w:color="auto" w:sz="2" w:space="0"/>
            </w:tcBorders>
            <w:vAlign w:val="center"/>
          </w:tcPr>
          <w:p w14:paraId="6F604D7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pacing w:val="20"/>
                <w:szCs w:val="21"/>
              </w:rPr>
            </w:pPr>
          </w:p>
        </w:tc>
      </w:tr>
      <w:tr w14:paraId="170C6A4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trPr>
        <w:tc>
          <w:tcPr>
            <w:tcW w:w="1891" w:type="dxa"/>
            <w:vMerge w:val="restart"/>
            <w:tcBorders>
              <w:top w:val="single" w:color="auto" w:sz="2" w:space="0"/>
              <w:right w:val="single" w:color="auto" w:sz="2" w:space="0"/>
            </w:tcBorders>
            <w:vAlign w:val="center"/>
          </w:tcPr>
          <w:p w14:paraId="19B63DB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法定代表人</w:t>
            </w:r>
          </w:p>
          <w:p w14:paraId="4323C0B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或其委托代理人（签章）</w:t>
            </w:r>
          </w:p>
        </w:tc>
        <w:tc>
          <w:tcPr>
            <w:tcW w:w="2412" w:type="dxa"/>
            <w:vMerge w:val="restart"/>
            <w:tcBorders>
              <w:top w:val="single" w:color="auto" w:sz="2" w:space="0"/>
              <w:left w:val="single" w:color="auto" w:sz="2" w:space="0"/>
              <w:right w:val="single" w:color="auto" w:sz="2" w:space="0"/>
            </w:tcBorders>
            <w:vAlign w:val="center"/>
          </w:tcPr>
          <w:p w14:paraId="63B9379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979" w:type="dxa"/>
            <w:tcBorders>
              <w:top w:val="single" w:color="auto" w:sz="2" w:space="0"/>
              <w:left w:val="single" w:color="auto" w:sz="2" w:space="0"/>
              <w:right w:val="single" w:color="auto" w:sz="2" w:space="0"/>
            </w:tcBorders>
            <w:vAlign w:val="center"/>
          </w:tcPr>
          <w:p w14:paraId="6114C6E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法定代表人</w:t>
            </w:r>
          </w:p>
          <w:p w14:paraId="73A7B92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或其委托代理人（签章）</w:t>
            </w:r>
          </w:p>
        </w:tc>
        <w:tc>
          <w:tcPr>
            <w:tcW w:w="2116" w:type="dxa"/>
            <w:tcBorders>
              <w:top w:val="single" w:color="auto" w:sz="2" w:space="0"/>
              <w:left w:val="single" w:color="auto" w:sz="2" w:space="0"/>
              <w:bottom w:val="single" w:color="auto" w:sz="2" w:space="0"/>
            </w:tcBorders>
            <w:vAlign w:val="center"/>
          </w:tcPr>
          <w:p w14:paraId="172887C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r>
      <w:tr w14:paraId="213EA35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vMerge w:val="continue"/>
            <w:tcBorders>
              <w:bottom w:val="single" w:color="auto" w:sz="2" w:space="0"/>
              <w:right w:val="single" w:color="auto" w:sz="2" w:space="0"/>
            </w:tcBorders>
            <w:vAlign w:val="center"/>
          </w:tcPr>
          <w:p w14:paraId="003EDF6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2412" w:type="dxa"/>
            <w:vMerge w:val="continue"/>
            <w:tcBorders>
              <w:left w:val="single" w:color="auto" w:sz="2" w:space="0"/>
              <w:bottom w:val="single" w:color="auto" w:sz="2" w:space="0"/>
              <w:right w:val="single" w:color="auto" w:sz="2" w:space="0"/>
            </w:tcBorders>
            <w:vAlign w:val="center"/>
          </w:tcPr>
          <w:p w14:paraId="5A47D5B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60FFDBC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拥有者性别</w:t>
            </w:r>
          </w:p>
        </w:tc>
        <w:tc>
          <w:tcPr>
            <w:tcW w:w="2116" w:type="dxa"/>
            <w:tcBorders>
              <w:top w:val="single" w:color="auto" w:sz="2" w:space="0"/>
              <w:left w:val="single" w:color="auto" w:sz="2" w:space="0"/>
              <w:bottom w:val="single" w:color="auto" w:sz="2" w:space="0"/>
            </w:tcBorders>
            <w:vAlign w:val="center"/>
          </w:tcPr>
          <w:p w14:paraId="0E6244C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pacing w:val="20"/>
                <w:szCs w:val="21"/>
              </w:rPr>
            </w:pPr>
          </w:p>
        </w:tc>
      </w:tr>
      <w:tr w14:paraId="5E7201F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30E0787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住</w:t>
            </w:r>
            <w:r>
              <w:rPr>
                <w:rFonts w:hint="eastAsia" w:asciiTheme="minorEastAsia" w:hAnsiTheme="minorEastAsia" w:eastAsiaTheme="minorEastAsia" w:cstheme="minorEastAsia"/>
                <w:szCs w:val="21"/>
                <w:lang w:val="en-US" w:eastAsia="zh-CN"/>
              </w:rPr>
              <w:t xml:space="preserve">  </w:t>
            </w:r>
            <w:r>
              <w:rPr>
                <w:rFonts w:hint="eastAsia" w:asciiTheme="minorEastAsia" w:hAnsiTheme="minorEastAsia" w:eastAsiaTheme="minorEastAsia" w:cstheme="minorEastAsia"/>
                <w:szCs w:val="21"/>
                <w:lang w:eastAsia="zh-CN"/>
              </w:rPr>
              <w:t>所</w:t>
            </w:r>
          </w:p>
        </w:tc>
        <w:tc>
          <w:tcPr>
            <w:tcW w:w="2412" w:type="dxa"/>
            <w:tcBorders>
              <w:top w:val="single" w:color="auto" w:sz="2" w:space="0"/>
              <w:left w:val="single" w:color="auto" w:sz="2" w:space="0"/>
              <w:bottom w:val="single" w:color="auto" w:sz="2" w:space="0"/>
              <w:right w:val="single" w:color="auto" w:sz="2" w:space="0"/>
            </w:tcBorders>
            <w:vAlign w:val="center"/>
          </w:tcPr>
          <w:p w14:paraId="1EFB428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FF437D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住</w:t>
            </w:r>
            <w:r>
              <w:rPr>
                <w:rFonts w:hint="eastAsia" w:asciiTheme="minorEastAsia" w:hAnsiTheme="minorEastAsia" w:eastAsiaTheme="minorEastAsia" w:cstheme="minorEastAsia"/>
                <w:szCs w:val="21"/>
                <w:lang w:val="en-US" w:eastAsia="zh-CN"/>
              </w:rPr>
              <w:t xml:space="preserve">  </w:t>
            </w:r>
            <w:r>
              <w:rPr>
                <w:rFonts w:hint="eastAsia" w:asciiTheme="minorEastAsia" w:hAnsiTheme="minorEastAsia" w:eastAsiaTheme="minorEastAsia" w:cstheme="minorEastAsia"/>
                <w:szCs w:val="21"/>
                <w:lang w:eastAsia="zh-CN"/>
              </w:rPr>
              <w:t>所</w:t>
            </w:r>
          </w:p>
        </w:tc>
        <w:tc>
          <w:tcPr>
            <w:tcW w:w="2116" w:type="dxa"/>
            <w:tcBorders>
              <w:top w:val="single" w:color="auto" w:sz="2" w:space="0"/>
              <w:left w:val="single" w:color="auto" w:sz="2" w:space="0"/>
              <w:bottom w:val="single" w:color="auto" w:sz="2" w:space="0"/>
            </w:tcBorders>
            <w:vAlign w:val="center"/>
          </w:tcPr>
          <w:p w14:paraId="4A41F02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pacing w:val="20"/>
                <w:szCs w:val="21"/>
              </w:rPr>
            </w:pPr>
          </w:p>
        </w:tc>
      </w:tr>
      <w:tr w14:paraId="528250C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404F354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联 系 人</w:t>
            </w:r>
          </w:p>
        </w:tc>
        <w:tc>
          <w:tcPr>
            <w:tcW w:w="2412" w:type="dxa"/>
            <w:tcBorders>
              <w:top w:val="single" w:color="auto" w:sz="2" w:space="0"/>
              <w:left w:val="single" w:color="auto" w:sz="2" w:space="0"/>
              <w:bottom w:val="single" w:color="auto" w:sz="2" w:space="0"/>
              <w:right w:val="single" w:color="auto" w:sz="2" w:space="0"/>
            </w:tcBorders>
            <w:vAlign w:val="center"/>
          </w:tcPr>
          <w:p w14:paraId="7F82B8A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38FD1A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联 系 人</w:t>
            </w:r>
          </w:p>
        </w:tc>
        <w:tc>
          <w:tcPr>
            <w:tcW w:w="2116" w:type="dxa"/>
            <w:tcBorders>
              <w:top w:val="single" w:color="auto" w:sz="2" w:space="0"/>
              <w:left w:val="single" w:color="auto" w:sz="2" w:space="0"/>
              <w:bottom w:val="single" w:color="auto" w:sz="2" w:space="0"/>
            </w:tcBorders>
            <w:vAlign w:val="center"/>
          </w:tcPr>
          <w:p w14:paraId="53B677F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pacing w:val="20"/>
                <w:szCs w:val="21"/>
              </w:rPr>
            </w:pPr>
          </w:p>
        </w:tc>
      </w:tr>
      <w:tr w14:paraId="19C45D0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4105C3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联系电话</w:t>
            </w:r>
          </w:p>
        </w:tc>
        <w:tc>
          <w:tcPr>
            <w:tcW w:w="2412" w:type="dxa"/>
            <w:tcBorders>
              <w:top w:val="single" w:color="auto" w:sz="2" w:space="0"/>
              <w:left w:val="single" w:color="auto" w:sz="2" w:space="0"/>
              <w:bottom w:val="single" w:color="auto" w:sz="2" w:space="0"/>
              <w:right w:val="single" w:color="auto" w:sz="2" w:space="0"/>
            </w:tcBorders>
            <w:vAlign w:val="center"/>
          </w:tcPr>
          <w:p w14:paraId="7017962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4AA3312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联系电话</w:t>
            </w:r>
          </w:p>
        </w:tc>
        <w:tc>
          <w:tcPr>
            <w:tcW w:w="2116" w:type="dxa"/>
            <w:tcBorders>
              <w:top w:val="single" w:color="auto" w:sz="2" w:space="0"/>
              <w:left w:val="single" w:color="auto" w:sz="2" w:space="0"/>
              <w:bottom w:val="single" w:color="auto" w:sz="2" w:space="0"/>
            </w:tcBorders>
            <w:vAlign w:val="center"/>
          </w:tcPr>
          <w:p w14:paraId="3199520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pacing w:val="20"/>
                <w:szCs w:val="21"/>
              </w:rPr>
            </w:pPr>
          </w:p>
        </w:tc>
      </w:tr>
      <w:tr w14:paraId="7DAC9C1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99674A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通信地址</w:t>
            </w:r>
          </w:p>
        </w:tc>
        <w:tc>
          <w:tcPr>
            <w:tcW w:w="2412" w:type="dxa"/>
            <w:tcBorders>
              <w:top w:val="single" w:color="auto" w:sz="2" w:space="0"/>
              <w:left w:val="single" w:color="auto" w:sz="2" w:space="0"/>
              <w:bottom w:val="single" w:color="auto" w:sz="2" w:space="0"/>
              <w:right w:val="single" w:color="auto" w:sz="2" w:space="0"/>
            </w:tcBorders>
            <w:vAlign w:val="center"/>
          </w:tcPr>
          <w:p w14:paraId="18834EF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7C17EC2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eastAsia="zh-CN"/>
              </w:rPr>
              <w:t>通信地址</w:t>
            </w:r>
          </w:p>
        </w:tc>
        <w:tc>
          <w:tcPr>
            <w:tcW w:w="2116" w:type="dxa"/>
            <w:tcBorders>
              <w:top w:val="single" w:color="auto" w:sz="2" w:space="0"/>
              <w:left w:val="single" w:color="auto" w:sz="2" w:space="0"/>
              <w:bottom w:val="single" w:color="auto" w:sz="2" w:space="0"/>
            </w:tcBorders>
            <w:vAlign w:val="center"/>
          </w:tcPr>
          <w:p w14:paraId="0C7E966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pacing w:val="20"/>
                <w:szCs w:val="21"/>
              </w:rPr>
            </w:pPr>
          </w:p>
        </w:tc>
      </w:tr>
      <w:tr w14:paraId="3AB006B2">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5752952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邮政编码</w:t>
            </w:r>
          </w:p>
        </w:tc>
        <w:tc>
          <w:tcPr>
            <w:tcW w:w="2412" w:type="dxa"/>
            <w:tcBorders>
              <w:top w:val="single" w:color="auto" w:sz="2" w:space="0"/>
              <w:left w:val="single" w:color="auto" w:sz="2" w:space="0"/>
              <w:bottom w:val="single" w:color="auto" w:sz="2" w:space="0"/>
              <w:right w:val="single" w:color="auto" w:sz="2" w:space="0"/>
            </w:tcBorders>
            <w:vAlign w:val="center"/>
          </w:tcPr>
          <w:p w14:paraId="589AADB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076F6A4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邮政编码</w:t>
            </w:r>
          </w:p>
        </w:tc>
        <w:tc>
          <w:tcPr>
            <w:tcW w:w="2116" w:type="dxa"/>
            <w:tcBorders>
              <w:top w:val="single" w:color="auto" w:sz="2" w:space="0"/>
              <w:left w:val="single" w:color="auto" w:sz="2" w:space="0"/>
              <w:bottom w:val="single" w:color="auto" w:sz="2" w:space="0"/>
            </w:tcBorders>
            <w:vAlign w:val="center"/>
          </w:tcPr>
          <w:p w14:paraId="128D837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pacing w:val="20"/>
                <w:szCs w:val="21"/>
              </w:rPr>
            </w:pPr>
          </w:p>
        </w:tc>
      </w:tr>
      <w:tr w14:paraId="0E521D12">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6555C1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电子邮箱</w:t>
            </w:r>
          </w:p>
        </w:tc>
        <w:tc>
          <w:tcPr>
            <w:tcW w:w="2412" w:type="dxa"/>
            <w:tcBorders>
              <w:top w:val="single" w:color="auto" w:sz="2" w:space="0"/>
              <w:left w:val="single" w:color="auto" w:sz="2" w:space="0"/>
              <w:bottom w:val="single" w:color="auto" w:sz="2" w:space="0"/>
              <w:right w:val="single" w:color="auto" w:sz="2" w:space="0"/>
            </w:tcBorders>
            <w:vAlign w:val="center"/>
          </w:tcPr>
          <w:p w14:paraId="5C89A1D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641D491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电子邮箱</w:t>
            </w:r>
          </w:p>
        </w:tc>
        <w:tc>
          <w:tcPr>
            <w:tcW w:w="2116" w:type="dxa"/>
            <w:tcBorders>
              <w:top w:val="single" w:color="auto" w:sz="2" w:space="0"/>
              <w:left w:val="single" w:color="auto" w:sz="2" w:space="0"/>
              <w:bottom w:val="single" w:color="auto" w:sz="2" w:space="0"/>
            </w:tcBorders>
            <w:vAlign w:val="center"/>
          </w:tcPr>
          <w:p w14:paraId="6EA6577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pacing w:val="20"/>
                <w:szCs w:val="21"/>
              </w:rPr>
            </w:pPr>
          </w:p>
        </w:tc>
      </w:tr>
      <w:tr w14:paraId="76DB5F42">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FD9F81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统一社会信用代码</w:t>
            </w:r>
          </w:p>
        </w:tc>
        <w:tc>
          <w:tcPr>
            <w:tcW w:w="2412" w:type="dxa"/>
            <w:tcBorders>
              <w:top w:val="single" w:color="auto" w:sz="2" w:space="0"/>
              <w:left w:val="single" w:color="auto" w:sz="2" w:space="0"/>
              <w:bottom w:val="single" w:color="auto" w:sz="2" w:space="0"/>
              <w:right w:val="single" w:color="auto" w:sz="2" w:space="0"/>
            </w:tcBorders>
            <w:vAlign w:val="center"/>
          </w:tcPr>
          <w:p w14:paraId="1324F03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AEEBC8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统一社会信用代码</w:t>
            </w:r>
          </w:p>
        </w:tc>
        <w:tc>
          <w:tcPr>
            <w:tcW w:w="2116" w:type="dxa"/>
            <w:tcBorders>
              <w:top w:val="single" w:color="auto" w:sz="2" w:space="0"/>
              <w:left w:val="single" w:color="auto" w:sz="2" w:space="0"/>
              <w:bottom w:val="single" w:color="auto" w:sz="2" w:space="0"/>
            </w:tcBorders>
            <w:vAlign w:val="center"/>
          </w:tcPr>
          <w:p w14:paraId="0A70EFB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pacing w:val="20"/>
                <w:szCs w:val="21"/>
              </w:rPr>
            </w:pPr>
          </w:p>
        </w:tc>
      </w:tr>
      <w:tr w14:paraId="00D3F6C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884AA5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564D874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02E68C4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开户名称</w:t>
            </w:r>
          </w:p>
        </w:tc>
        <w:tc>
          <w:tcPr>
            <w:tcW w:w="2116" w:type="dxa"/>
            <w:tcBorders>
              <w:top w:val="single" w:color="auto" w:sz="2" w:space="0"/>
              <w:left w:val="single" w:color="auto" w:sz="2" w:space="0"/>
              <w:bottom w:val="single" w:color="auto" w:sz="2" w:space="0"/>
            </w:tcBorders>
            <w:vAlign w:val="center"/>
          </w:tcPr>
          <w:p w14:paraId="7EEB54F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pacing w:val="20"/>
                <w:szCs w:val="21"/>
              </w:rPr>
            </w:pPr>
          </w:p>
        </w:tc>
      </w:tr>
      <w:tr w14:paraId="4398882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CD4618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123C681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A44C1F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开户银行</w:t>
            </w:r>
          </w:p>
        </w:tc>
        <w:tc>
          <w:tcPr>
            <w:tcW w:w="2116" w:type="dxa"/>
            <w:tcBorders>
              <w:top w:val="single" w:color="auto" w:sz="2" w:space="0"/>
              <w:left w:val="single" w:color="auto" w:sz="2" w:space="0"/>
              <w:bottom w:val="single" w:color="auto" w:sz="2" w:space="0"/>
            </w:tcBorders>
            <w:vAlign w:val="center"/>
          </w:tcPr>
          <w:p w14:paraId="1C6E883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pacing w:val="20"/>
                <w:szCs w:val="21"/>
              </w:rPr>
            </w:pPr>
          </w:p>
        </w:tc>
      </w:tr>
      <w:tr w14:paraId="7787339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D7CE8C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22366D0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D893B9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银行账号</w:t>
            </w:r>
          </w:p>
        </w:tc>
        <w:tc>
          <w:tcPr>
            <w:tcW w:w="2116" w:type="dxa"/>
            <w:tcBorders>
              <w:top w:val="single" w:color="auto" w:sz="2" w:space="0"/>
              <w:left w:val="single" w:color="auto" w:sz="2" w:space="0"/>
              <w:bottom w:val="single" w:color="auto" w:sz="2" w:space="0"/>
            </w:tcBorders>
            <w:vAlign w:val="center"/>
          </w:tcPr>
          <w:p w14:paraId="73E7651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pacing w:val="20"/>
                <w:szCs w:val="21"/>
              </w:rPr>
            </w:pPr>
          </w:p>
        </w:tc>
      </w:tr>
      <w:tr w14:paraId="4226FDB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trPr>
        <w:tc>
          <w:tcPr>
            <w:tcW w:w="8398" w:type="dxa"/>
            <w:gridSpan w:val="4"/>
            <w:tcBorders>
              <w:top w:val="single" w:color="auto" w:sz="2" w:space="0"/>
            </w:tcBorders>
            <w:vAlign w:val="center"/>
          </w:tcPr>
          <w:p w14:paraId="364C9D33">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pacing w:val="20"/>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注：涉及联合体或其他合同主体的信息应按上表格式加列。</w:t>
            </w:r>
          </w:p>
        </w:tc>
      </w:tr>
    </w:tbl>
    <w:p w14:paraId="5737B347">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b/>
          <w:bCs/>
          <w:kern w:val="2"/>
          <w:sz w:val="28"/>
          <w:szCs w:val="28"/>
          <w:lang w:val="en-US" w:eastAsia="zh-CN" w:bidi="ar-SA"/>
        </w:rPr>
      </w:pPr>
      <w:r>
        <w:rPr>
          <w:rFonts w:hint="eastAsia" w:asciiTheme="minorEastAsia" w:hAnsiTheme="minorEastAsia" w:eastAsiaTheme="minorEastAsia" w:cstheme="minorEastAsia"/>
          <w:b/>
          <w:bCs/>
          <w:kern w:val="2"/>
          <w:sz w:val="21"/>
          <w:szCs w:val="21"/>
          <w:u w:val="single"/>
          <w:lang w:val="en-US" w:eastAsia="zh-CN" w:bidi="ar-SA"/>
        </w:rPr>
        <w:br w:type="page"/>
      </w:r>
      <w:bookmarkStart w:id="86" w:name="_Toc27624"/>
      <w:r>
        <w:rPr>
          <w:rFonts w:hint="eastAsia" w:asciiTheme="minorEastAsia" w:hAnsiTheme="minorEastAsia" w:eastAsiaTheme="minorEastAsia" w:cstheme="minorEastAsia"/>
          <w:b w:val="0"/>
          <w:bCs w:val="0"/>
          <w:kern w:val="2"/>
          <w:sz w:val="28"/>
          <w:szCs w:val="28"/>
          <w:lang w:val="en-US" w:eastAsia="zh-CN" w:bidi="ar-SA"/>
        </w:rPr>
        <w:t>第二节 政府采购合同通用条款</w:t>
      </w:r>
      <w:bookmarkEnd w:id="86"/>
    </w:p>
    <w:p w14:paraId="570A89C3">
      <w:pPr>
        <w:pageBreakBefore w:val="0"/>
        <w:tabs>
          <w:tab w:val="left" w:pos="8820"/>
          <w:tab w:val="left" w:pos="9345"/>
          <w:tab w:val="left" w:pos="976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sz w:val="24"/>
        </w:rPr>
        <w:t>1.</w:t>
      </w:r>
      <w:r>
        <w:rPr>
          <w:rFonts w:hint="eastAsia" w:asciiTheme="minorEastAsia" w:hAnsiTheme="minorEastAsia" w:eastAsiaTheme="minorEastAsia" w:cstheme="minorEastAsia"/>
          <w:b/>
          <w:sz w:val="24"/>
          <w:lang w:val="en-US" w:eastAsia="zh-CN"/>
        </w:rPr>
        <w:t xml:space="preserve"> </w:t>
      </w:r>
      <w:r>
        <w:rPr>
          <w:rFonts w:hint="eastAsia" w:asciiTheme="minorEastAsia" w:hAnsiTheme="minorEastAsia" w:eastAsiaTheme="minorEastAsia" w:cstheme="minorEastAsia"/>
          <w:b/>
          <w:bCs/>
          <w:sz w:val="24"/>
        </w:rPr>
        <w:t>定义</w:t>
      </w:r>
    </w:p>
    <w:p w14:paraId="4178FBF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rPr>
        <w:t>1.1合同当事人</w:t>
      </w:r>
    </w:p>
    <w:p w14:paraId="764ACF3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（1）采购人（以下称甲方）是指使用财政性资金，通过政府采购方式向供应商购买货物</w:t>
      </w:r>
      <w:r>
        <w:rPr>
          <w:rFonts w:hint="eastAsia" w:asciiTheme="minorEastAsia" w:hAnsiTheme="minorEastAsia" w:eastAsiaTheme="minorEastAsia" w:cstheme="minorEastAsia"/>
          <w:color w:val="auto"/>
          <w:szCs w:val="21"/>
          <w:highlight w:val="none"/>
          <w:lang w:val="en-US" w:eastAsia="zh-CN"/>
        </w:rPr>
        <w:t>及其相关服务的</w:t>
      </w:r>
      <w:r>
        <w:rPr>
          <w:rFonts w:hint="eastAsia" w:asciiTheme="minorEastAsia" w:hAnsiTheme="minorEastAsia" w:eastAsiaTheme="minorEastAsia" w:cstheme="minorEastAsia"/>
          <w:color w:val="auto"/>
          <w:szCs w:val="21"/>
          <w:highlight w:val="none"/>
        </w:rPr>
        <w:t>国家机关、事业单位、团体组织。</w:t>
      </w:r>
    </w:p>
    <w:p w14:paraId="7609FB3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（2）供应商（以下称</w:t>
      </w:r>
      <w:r>
        <w:rPr>
          <w:rFonts w:hint="eastAsia" w:asciiTheme="minorEastAsia" w:hAnsiTheme="minorEastAsia" w:eastAsiaTheme="minorEastAsia" w:cstheme="minorEastAsia"/>
          <w:color w:val="auto"/>
          <w:szCs w:val="21"/>
          <w:highlight w:val="none"/>
          <w:lang w:eastAsia="zh-CN"/>
        </w:rPr>
        <w:t>乙</w:t>
      </w:r>
      <w:r>
        <w:rPr>
          <w:rFonts w:hint="eastAsia" w:asciiTheme="minorEastAsia" w:hAnsiTheme="minorEastAsia" w:eastAsiaTheme="minorEastAsia" w:cstheme="minorEastAsia"/>
          <w:color w:val="auto"/>
          <w:szCs w:val="21"/>
          <w:highlight w:val="none"/>
        </w:rPr>
        <w:t>方）是指参加政府采购活动并且中标（成交），向采购人提供</w:t>
      </w:r>
      <w:r>
        <w:rPr>
          <w:rFonts w:hint="eastAsia" w:asciiTheme="minorEastAsia" w:hAnsiTheme="minorEastAsia" w:eastAsiaTheme="minorEastAsia" w:cstheme="minorEastAsia"/>
          <w:color w:val="auto"/>
          <w:szCs w:val="21"/>
          <w:highlight w:val="none"/>
          <w:lang w:val="en-US" w:eastAsia="zh-CN"/>
        </w:rPr>
        <w:t>合同约定的货物及其相关服务的法人、非法人组织或者自然人</w:t>
      </w:r>
      <w:r>
        <w:rPr>
          <w:rFonts w:hint="eastAsia" w:asciiTheme="minorEastAsia" w:hAnsiTheme="minorEastAsia" w:eastAsiaTheme="minorEastAsia" w:cstheme="minorEastAsia"/>
          <w:color w:val="auto"/>
          <w:szCs w:val="21"/>
          <w:highlight w:val="none"/>
        </w:rPr>
        <w:t>。</w:t>
      </w:r>
    </w:p>
    <w:p w14:paraId="01885F0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（3）其他合同主体是指除采购人和供应商以外，</w:t>
      </w:r>
      <w:r>
        <w:rPr>
          <w:rFonts w:hint="eastAsia" w:asciiTheme="minorEastAsia" w:hAnsiTheme="minorEastAsia" w:eastAsiaTheme="minorEastAsia" w:cstheme="minorEastAsia"/>
          <w:bCs/>
          <w:color w:val="000000"/>
          <w:szCs w:val="21"/>
        </w:rPr>
        <w:t>依法参与合同缔结或履行，享有权利、承担义务的合同当事人</w:t>
      </w:r>
      <w:r>
        <w:rPr>
          <w:rFonts w:hint="eastAsia" w:asciiTheme="minorEastAsia" w:hAnsiTheme="minorEastAsia" w:eastAsiaTheme="minorEastAsia" w:cstheme="minorEastAsia"/>
          <w:color w:val="auto"/>
          <w:szCs w:val="21"/>
          <w:highlight w:val="none"/>
        </w:rPr>
        <w:t>。</w:t>
      </w:r>
    </w:p>
    <w:p w14:paraId="52A75E12">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1.2本合同下列术语应解释为：</w:t>
      </w:r>
    </w:p>
    <w:p w14:paraId="195D0A9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（1）“合同”系指</w:t>
      </w:r>
      <w:r>
        <w:rPr>
          <w:rFonts w:hint="eastAsia" w:asciiTheme="minorEastAsia" w:hAnsiTheme="minorEastAsia" w:eastAsiaTheme="minorEastAsia" w:cstheme="minorEastAsia"/>
          <w:bCs/>
          <w:color w:val="000000"/>
          <w:szCs w:val="21"/>
        </w:rPr>
        <w:t>合同当事人意思表示达成一致的任何协议，包括签署的</w:t>
      </w:r>
      <w:r>
        <w:rPr>
          <w:rFonts w:hint="eastAsia" w:asciiTheme="minorEastAsia" w:hAnsiTheme="minorEastAsia" w:eastAsiaTheme="minorEastAsia" w:cstheme="minorEastAsia"/>
          <w:color w:val="auto"/>
          <w:szCs w:val="21"/>
          <w:lang w:eastAsia="zh-CN"/>
        </w:rPr>
        <w:t>政府采购</w:t>
      </w:r>
      <w:r>
        <w:rPr>
          <w:rFonts w:hint="eastAsia" w:asciiTheme="minorEastAsia" w:hAnsiTheme="minorEastAsia" w:eastAsiaTheme="minorEastAsia" w:cstheme="minorEastAsia"/>
          <w:color w:val="auto"/>
          <w:szCs w:val="21"/>
        </w:rPr>
        <w:t>合同协议书及其变更、补充</w:t>
      </w:r>
      <w:r>
        <w:rPr>
          <w:rFonts w:hint="eastAsia" w:asciiTheme="minorEastAsia" w:hAnsiTheme="minorEastAsia" w:eastAsiaTheme="minorEastAsia" w:cstheme="minorEastAsia"/>
          <w:color w:val="auto"/>
          <w:szCs w:val="21"/>
          <w:lang w:eastAsia="zh-CN"/>
        </w:rPr>
        <w:t>协议，</w:t>
      </w:r>
      <w:r>
        <w:rPr>
          <w:rFonts w:hint="eastAsia" w:asciiTheme="minorEastAsia" w:hAnsiTheme="minorEastAsia" w:eastAsiaTheme="minorEastAsia" w:cstheme="minorEastAsia"/>
          <w:szCs w:val="21"/>
        </w:rPr>
        <w:t>政府采购合同专用条款</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政府采购合同通用条款</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color w:val="auto"/>
          <w:szCs w:val="21"/>
        </w:rPr>
        <w:t>中标</w:t>
      </w:r>
      <w:r>
        <w:rPr>
          <w:rFonts w:hint="eastAsia" w:asciiTheme="minorEastAsia" w:hAnsiTheme="minorEastAsia" w:eastAsiaTheme="minorEastAsia" w:cstheme="minorEastAsia"/>
          <w:color w:val="auto"/>
          <w:szCs w:val="21"/>
          <w:lang w:eastAsia="zh-CN"/>
        </w:rPr>
        <w:t>（成交）</w:t>
      </w:r>
      <w:r>
        <w:rPr>
          <w:rFonts w:hint="eastAsia" w:asciiTheme="minorEastAsia" w:hAnsiTheme="minorEastAsia" w:eastAsiaTheme="minorEastAsia" w:cstheme="minorEastAsia"/>
          <w:color w:val="auto"/>
          <w:szCs w:val="21"/>
        </w:rPr>
        <w:t>通知书</w:t>
      </w:r>
      <w:r>
        <w:rPr>
          <w:rFonts w:hint="eastAsia" w:asciiTheme="minorEastAsia" w:hAnsiTheme="minorEastAsia" w:eastAsiaTheme="minorEastAsia" w:cstheme="minorEastAsia"/>
          <w:color w:val="auto"/>
          <w:szCs w:val="21"/>
          <w:lang w:eastAsia="zh-CN"/>
        </w:rPr>
        <w:t>，</w:t>
      </w:r>
      <w:r>
        <w:rPr>
          <w:rFonts w:hint="eastAsia" w:asciiTheme="minorEastAsia" w:hAnsiTheme="minorEastAsia" w:eastAsiaTheme="minorEastAsia" w:cstheme="minorEastAsia"/>
          <w:szCs w:val="21"/>
        </w:rPr>
        <w:t>投标（响应）文件</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采购文件</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有关技术文件</w:t>
      </w:r>
      <w:r>
        <w:rPr>
          <w:rFonts w:hint="eastAsia" w:asciiTheme="minorEastAsia" w:hAnsiTheme="minorEastAsia" w:eastAsiaTheme="minorEastAsia" w:cstheme="minorEastAsia"/>
          <w:szCs w:val="21"/>
          <w:lang w:eastAsia="zh-CN"/>
        </w:rPr>
        <w:t>和</w:t>
      </w:r>
      <w:r>
        <w:rPr>
          <w:rFonts w:hint="eastAsia" w:asciiTheme="minorEastAsia" w:hAnsiTheme="minorEastAsia" w:eastAsiaTheme="minorEastAsia" w:cstheme="minorEastAsia"/>
          <w:szCs w:val="21"/>
        </w:rPr>
        <w:t>图纸</w:t>
      </w:r>
      <w:r>
        <w:rPr>
          <w:rFonts w:hint="eastAsia" w:asciiTheme="minorEastAsia" w:hAnsiTheme="minorEastAsia" w:eastAsiaTheme="minorEastAsia" w:cstheme="minorEastAsia"/>
          <w:szCs w:val="21"/>
          <w:lang w:eastAsia="zh-CN"/>
        </w:rPr>
        <w:t>，以及</w:t>
      </w:r>
      <w:r>
        <w:rPr>
          <w:rFonts w:hint="eastAsia" w:asciiTheme="minorEastAsia" w:hAnsiTheme="minorEastAsia" w:eastAsiaTheme="minorEastAsia" w:cstheme="minorEastAsia"/>
          <w:bCs w:val="0"/>
          <w:color w:val="000000"/>
          <w:kern w:val="2"/>
          <w:sz w:val="21"/>
          <w:szCs w:val="21"/>
          <w:highlight w:val="none"/>
          <w:lang w:eastAsia="zh-CN"/>
        </w:rPr>
        <w:t>国家法律、行政法规和规章制度规定或合同约定的作为合同组成部分的其他文件</w:t>
      </w:r>
      <w:r>
        <w:rPr>
          <w:rFonts w:hint="eastAsia" w:asciiTheme="minorEastAsia" w:hAnsiTheme="minorEastAsia" w:eastAsiaTheme="minorEastAsia" w:cstheme="minorEastAsia"/>
          <w:color w:val="auto"/>
          <w:szCs w:val="21"/>
          <w:highlight w:val="none"/>
        </w:rPr>
        <w:t>。</w:t>
      </w:r>
    </w:p>
    <w:p w14:paraId="6593412C">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r>
        <w:rPr>
          <w:rFonts w:hint="eastAsia" w:asciiTheme="minorEastAsia" w:hAnsiTheme="minorEastAsia" w:eastAsiaTheme="minorEastAsia" w:cstheme="minorEastAsia"/>
          <w:color w:val="auto"/>
          <w:szCs w:val="21"/>
          <w:highlight w:val="none"/>
          <w:lang w:val="en-US" w:eastAsia="zh-CN"/>
        </w:rPr>
        <w:t>2</w:t>
      </w:r>
      <w:r>
        <w:rPr>
          <w:rFonts w:hint="eastAsia" w:asciiTheme="minorEastAsia" w:hAnsiTheme="minorEastAsia" w:eastAsiaTheme="minorEastAsia" w:cstheme="minorEastAsia"/>
          <w:color w:val="auto"/>
          <w:szCs w:val="21"/>
          <w:highlight w:val="none"/>
        </w:rPr>
        <w:t>）“合同价</w:t>
      </w:r>
      <w:r>
        <w:rPr>
          <w:rFonts w:hint="eastAsia" w:asciiTheme="minorEastAsia" w:hAnsiTheme="minorEastAsia" w:eastAsiaTheme="minorEastAsia" w:cstheme="minorEastAsia"/>
          <w:color w:val="auto"/>
          <w:szCs w:val="21"/>
          <w:highlight w:val="none"/>
          <w:lang w:val="en-US" w:eastAsia="zh-CN"/>
        </w:rPr>
        <w:t>款</w:t>
      </w:r>
      <w:r>
        <w:rPr>
          <w:rFonts w:hint="eastAsia" w:asciiTheme="minorEastAsia" w:hAnsiTheme="minorEastAsia" w:eastAsiaTheme="minorEastAsia" w:cstheme="minorEastAsia"/>
          <w:color w:val="auto"/>
          <w:szCs w:val="21"/>
          <w:highlight w:val="none"/>
        </w:rPr>
        <w:t>”系指根据本合同规定乙方在全面履行合同义务后甲方应支付给乙方的价款。</w:t>
      </w:r>
    </w:p>
    <w:p w14:paraId="5EE59330">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lang w:eastAsia="zh-CN"/>
        </w:rPr>
      </w:pPr>
      <w:r>
        <w:rPr>
          <w:rFonts w:hint="eastAsia" w:asciiTheme="minorEastAsia" w:hAnsiTheme="minorEastAsia" w:eastAsiaTheme="minorEastAsia" w:cstheme="minorEastAsia"/>
          <w:color w:val="auto"/>
          <w:szCs w:val="21"/>
          <w:highlight w:val="none"/>
        </w:rPr>
        <w:t>（</w:t>
      </w:r>
      <w:r>
        <w:rPr>
          <w:rFonts w:hint="eastAsia" w:asciiTheme="minorEastAsia" w:hAnsiTheme="minorEastAsia" w:eastAsiaTheme="minorEastAsia" w:cstheme="minorEastAsia"/>
          <w:color w:val="auto"/>
          <w:szCs w:val="21"/>
          <w:highlight w:val="none"/>
          <w:lang w:val="en-US" w:eastAsia="zh-CN"/>
        </w:rPr>
        <w:t>3</w:t>
      </w:r>
      <w:r>
        <w:rPr>
          <w:rFonts w:hint="eastAsia" w:asciiTheme="minorEastAsia" w:hAnsiTheme="minorEastAsia" w:eastAsiaTheme="minorEastAsia" w:cstheme="minorEastAsia"/>
          <w:color w:val="auto"/>
          <w:szCs w:val="21"/>
          <w:highlight w:val="none"/>
        </w:rPr>
        <w:t>）“货物”系指乙方根据本合同规定须向甲方提供的各种形态和种类的物品，包括原材料、设备、产品（</w:t>
      </w:r>
      <w:r>
        <w:rPr>
          <w:rFonts w:hint="eastAsia" w:asciiTheme="minorEastAsia" w:hAnsiTheme="minorEastAsia" w:eastAsiaTheme="minorEastAsia" w:cstheme="minorEastAsia"/>
          <w:color w:val="000000"/>
          <w:szCs w:val="21"/>
          <w:highlight w:val="none"/>
        </w:rPr>
        <w:t>包括软件）及相关的其备品备件、工具、手册及</w:t>
      </w:r>
      <w:r>
        <w:rPr>
          <w:rFonts w:hint="eastAsia" w:asciiTheme="minorEastAsia" w:hAnsiTheme="minorEastAsia" w:eastAsiaTheme="minorEastAsia" w:cstheme="minorEastAsia"/>
          <w:color w:val="000000"/>
          <w:szCs w:val="21"/>
          <w:highlight w:val="none"/>
          <w:lang w:val="en"/>
        </w:rPr>
        <w:t>其他</w:t>
      </w:r>
      <w:r>
        <w:rPr>
          <w:rFonts w:hint="eastAsia" w:asciiTheme="minorEastAsia" w:hAnsiTheme="minorEastAsia" w:eastAsiaTheme="minorEastAsia" w:cstheme="minorEastAsia"/>
          <w:color w:val="000000"/>
          <w:szCs w:val="21"/>
          <w:highlight w:val="none"/>
        </w:rPr>
        <w:t>技术资料和材料</w:t>
      </w:r>
      <w:r>
        <w:rPr>
          <w:rFonts w:hint="eastAsia" w:asciiTheme="minorEastAsia" w:hAnsiTheme="minorEastAsia" w:eastAsiaTheme="minorEastAsia" w:cstheme="minorEastAsia"/>
          <w:color w:val="000000"/>
          <w:szCs w:val="21"/>
          <w:highlight w:val="none"/>
          <w:lang w:eastAsia="zh-CN"/>
        </w:rPr>
        <w:t>等</w:t>
      </w:r>
      <w:r>
        <w:rPr>
          <w:rFonts w:hint="eastAsia" w:asciiTheme="minorEastAsia" w:hAnsiTheme="minorEastAsia" w:eastAsiaTheme="minorEastAsia" w:cstheme="minorEastAsia"/>
          <w:color w:val="000000"/>
          <w:szCs w:val="21"/>
          <w:highlight w:val="none"/>
        </w:rPr>
        <w:t>。</w:t>
      </w:r>
    </w:p>
    <w:p w14:paraId="2586AD2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yellow"/>
          <w:lang w:eastAsia="zh-CN"/>
        </w:rPr>
      </w:pPr>
      <w:r>
        <w:rPr>
          <w:rFonts w:hint="eastAsia" w:asciiTheme="minorEastAsia" w:hAnsiTheme="minorEastAsia" w:eastAsiaTheme="minorEastAsia" w:cstheme="minorEastAsia"/>
          <w:color w:val="000000"/>
          <w:szCs w:val="21"/>
          <w:highlight w:val="none"/>
        </w:rPr>
        <w:t>（</w:t>
      </w:r>
      <w:r>
        <w:rPr>
          <w:rFonts w:hint="eastAsia" w:asciiTheme="minorEastAsia" w:hAnsiTheme="minorEastAsia" w:eastAsiaTheme="minorEastAsia" w:cstheme="minorEastAsia"/>
          <w:color w:val="000000"/>
          <w:szCs w:val="21"/>
          <w:highlight w:val="none"/>
          <w:lang w:val="en-US" w:eastAsia="zh-CN"/>
        </w:rPr>
        <w:t>4</w:t>
      </w:r>
      <w:r>
        <w:rPr>
          <w:rFonts w:hint="eastAsia" w:asciiTheme="minorEastAsia" w:hAnsiTheme="minorEastAsia" w:eastAsiaTheme="minorEastAsia" w:cstheme="minorEastAsia"/>
          <w:color w:val="000000"/>
          <w:szCs w:val="21"/>
          <w:highlight w:val="none"/>
        </w:rPr>
        <w:t>）“</w:t>
      </w:r>
      <w:r>
        <w:rPr>
          <w:rFonts w:hint="eastAsia" w:asciiTheme="minorEastAsia" w:hAnsiTheme="minorEastAsia" w:eastAsiaTheme="minorEastAsia" w:cstheme="minorEastAsia"/>
          <w:color w:val="auto"/>
          <w:szCs w:val="21"/>
          <w:highlight w:val="none"/>
          <w:lang w:val="en-US" w:eastAsia="zh-CN"/>
        </w:rPr>
        <w:t>相关</w:t>
      </w:r>
      <w:r>
        <w:rPr>
          <w:rFonts w:hint="eastAsia" w:asciiTheme="minorEastAsia" w:hAnsiTheme="minorEastAsia" w:eastAsiaTheme="minorEastAsia" w:cstheme="minorEastAsia"/>
          <w:color w:val="000000"/>
          <w:szCs w:val="21"/>
          <w:highlight w:val="none"/>
        </w:rPr>
        <w:t>服务”系指根据合同规定，乙方应提供的</w:t>
      </w:r>
      <w:r>
        <w:rPr>
          <w:rFonts w:hint="eastAsia" w:asciiTheme="minorEastAsia" w:hAnsiTheme="minorEastAsia" w:eastAsiaTheme="minorEastAsia" w:cstheme="minorEastAsia"/>
          <w:color w:val="000000"/>
          <w:szCs w:val="21"/>
          <w:highlight w:val="none"/>
          <w:lang w:val="en-US" w:eastAsia="zh-CN"/>
        </w:rPr>
        <w:t>与货物有关的</w:t>
      </w:r>
      <w:r>
        <w:rPr>
          <w:rFonts w:hint="eastAsia" w:asciiTheme="minorEastAsia" w:hAnsiTheme="minorEastAsia" w:eastAsiaTheme="minorEastAsia" w:cstheme="minorEastAsia"/>
          <w:color w:val="000000"/>
          <w:szCs w:val="21"/>
          <w:highlight w:val="none"/>
        </w:rPr>
        <w:t>技术、管理和</w:t>
      </w:r>
      <w:r>
        <w:rPr>
          <w:rFonts w:hint="eastAsia" w:asciiTheme="minorEastAsia" w:hAnsiTheme="minorEastAsia" w:eastAsiaTheme="minorEastAsia" w:cstheme="minorEastAsia"/>
          <w:color w:val="000000"/>
          <w:szCs w:val="21"/>
          <w:highlight w:val="none"/>
          <w:lang w:val="en"/>
        </w:rPr>
        <w:t>其他</w:t>
      </w:r>
      <w:r>
        <w:rPr>
          <w:rFonts w:hint="eastAsia" w:asciiTheme="minorEastAsia" w:hAnsiTheme="minorEastAsia" w:eastAsiaTheme="minorEastAsia" w:cstheme="minorEastAsia"/>
          <w:color w:val="000000"/>
          <w:szCs w:val="21"/>
          <w:highlight w:val="none"/>
        </w:rPr>
        <w:t>服务，包括但不限于：管理和质量保证、运输、保险、检验、现场准备、安装、集成、调试、培训、维修、</w:t>
      </w:r>
      <w:r>
        <w:rPr>
          <w:rFonts w:hint="eastAsia" w:asciiTheme="minorEastAsia" w:hAnsiTheme="minorEastAsia" w:eastAsiaTheme="minorEastAsia" w:cstheme="minorEastAsia"/>
          <w:color w:val="000000"/>
          <w:szCs w:val="21"/>
          <w:highlight w:val="none"/>
          <w:lang w:eastAsia="zh-CN"/>
        </w:rPr>
        <w:t>废弃处置、</w:t>
      </w:r>
      <w:r>
        <w:rPr>
          <w:rFonts w:hint="eastAsia" w:asciiTheme="minorEastAsia" w:hAnsiTheme="minorEastAsia" w:eastAsiaTheme="minorEastAsia" w:cstheme="minorEastAsia"/>
          <w:color w:val="000000"/>
          <w:szCs w:val="21"/>
          <w:highlight w:val="none"/>
        </w:rPr>
        <w:t>技术支持等以及合同中规定乙方应承担的</w:t>
      </w:r>
      <w:r>
        <w:rPr>
          <w:rFonts w:hint="eastAsia" w:asciiTheme="minorEastAsia" w:hAnsiTheme="minorEastAsia" w:eastAsiaTheme="minorEastAsia" w:cstheme="minorEastAsia"/>
          <w:color w:val="000000"/>
          <w:szCs w:val="21"/>
          <w:highlight w:val="none"/>
          <w:lang w:val="en"/>
        </w:rPr>
        <w:t>其他</w:t>
      </w:r>
      <w:r>
        <w:rPr>
          <w:rFonts w:hint="eastAsia" w:asciiTheme="minorEastAsia" w:hAnsiTheme="minorEastAsia" w:eastAsiaTheme="minorEastAsia" w:cstheme="minorEastAsia"/>
          <w:color w:val="000000"/>
          <w:szCs w:val="21"/>
          <w:highlight w:val="none"/>
        </w:rPr>
        <w:t>义务。</w:t>
      </w:r>
    </w:p>
    <w:p w14:paraId="5CA5540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yellow"/>
          <w:lang w:eastAsia="zh-CN"/>
        </w:rPr>
      </w:pPr>
      <w:r>
        <w:rPr>
          <w:rFonts w:hint="eastAsia" w:asciiTheme="minorEastAsia" w:hAnsiTheme="minorEastAsia" w:eastAsiaTheme="minorEastAsia" w:cstheme="minorEastAsia"/>
          <w:color w:val="000000"/>
          <w:szCs w:val="21"/>
          <w:highlight w:val="none"/>
        </w:rPr>
        <w:t>（</w:t>
      </w:r>
      <w:r>
        <w:rPr>
          <w:rFonts w:hint="eastAsia" w:asciiTheme="minorEastAsia" w:hAnsiTheme="minorEastAsia" w:eastAsiaTheme="minorEastAsia" w:cstheme="minorEastAsia"/>
          <w:color w:val="000000"/>
          <w:szCs w:val="21"/>
          <w:highlight w:val="none"/>
          <w:lang w:val="en-US" w:eastAsia="zh-CN"/>
        </w:rPr>
        <w:t>5</w:t>
      </w:r>
      <w:r>
        <w:rPr>
          <w:rFonts w:hint="eastAsia" w:asciiTheme="minorEastAsia" w:hAnsiTheme="minorEastAsia" w:eastAsiaTheme="minorEastAsia" w:cstheme="minorEastAsia"/>
          <w:color w:val="000000"/>
          <w:szCs w:val="21"/>
          <w:highlight w:val="none"/>
        </w:rPr>
        <w:t>）“分包”系指中标</w:t>
      </w:r>
      <w:r>
        <w:rPr>
          <w:rFonts w:hint="eastAsia" w:asciiTheme="minorEastAsia" w:hAnsiTheme="minorEastAsia" w:eastAsiaTheme="minorEastAsia" w:cstheme="minorEastAsia"/>
          <w:color w:val="000000"/>
          <w:szCs w:val="21"/>
          <w:highlight w:val="none"/>
          <w:lang w:eastAsia="zh-CN"/>
        </w:rPr>
        <w:t>（</w:t>
      </w:r>
      <w:r>
        <w:rPr>
          <w:rFonts w:hint="eastAsia" w:asciiTheme="minorEastAsia" w:hAnsiTheme="minorEastAsia" w:eastAsiaTheme="minorEastAsia" w:cstheme="minorEastAsia"/>
          <w:color w:val="000000"/>
          <w:szCs w:val="21"/>
          <w:highlight w:val="none"/>
        </w:rPr>
        <w:t>成交</w:t>
      </w:r>
      <w:r>
        <w:rPr>
          <w:rFonts w:hint="eastAsia" w:asciiTheme="minorEastAsia" w:hAnsiTheme="minorEastAsia" w:eastAsiaTheme="minorEastAsia" w:cstheme="minorEastAsia"/>
          <w:color w:val="000000"/>
          <w:szCs w:val="21"/>
          <w:highlight w:val="none"/>
          <w:lang w:eastAsia="zh-CN"/>
        </w:rPr>
        <w:t>）</w:t>
      </w:r>
      <w:r>
        <w:rPr>
          <w:rFonts w:hint="eastAsia" w:asciiTheme="minorEastAsia" w:hAnsiTheme="minorEastAsia" w:eastAsiaTheme="minorEastAsia" w:cstheme="minorEastAsia"/>
          <w:color w:val="000000"/>
          <w:szCs w:val="21"/>
          <w:highlight w:val="none"/>
        </w:rPr>
        <w:t>供应商按采购文件、投标（响应）文件的规定，根据分包意向协议，将中标</w:t>
      </w:r>
      <w:r>
        <w:rPr>
          <w:rFonts w:hint="eastAsia" w:asciiTheme="minorEastAsia" w:hAnsiTheme="minorEastAsia" w:eastAsiaTheme="minorEastAsia" w:cstheme="minorEastAsia"/>
          <w:color w:val="000000"/>
          <w:szCs w:val="21"/>
          <w:highlight w:val="none"/>
          <w:lang w:eastAsia="zh-CN"/>
        </w:rPr>
        <w:t>（</w:t>
      </w:r>
      <w:r>
        <w:rPr>
          <w:rFonts w:hint="eastAsia" w:asciiTheme="minorEastAsia" w:hAnsiTheme="minorEastAsia" w:eastAsiaTheme="minorEastAsia" w:cstheme="minorEastAsia"/>
          <w:color w:val="000000"/>
          <w:szCs w:val="21"/>
          <w:highlight w:val="none"/>
        </w:rPr>
        <w:t>成交</w:t>
      </w:r>
      <w:r>
        <w:rPr>
          <w:rFonts w:hint="eastAsia" w:asciiTheme="minorEastAsia" w:hAnsiTheme="minorEastAsia" w:eastAsiaTheme="minorEastAsia" w:cstheme="minorEastAsia"/>
          <w:color w:val="000000"/>
          <w:szCs w:val="21"/>
          <w:highlight w:val="none"/>
          <w:lang w:eastAsia="zh-CN"/>
        </w:rPr>
        <w:t>）</w:t>
      </w:r>
      <w:r>
        <w:rPr>
          <w:rFonts w:hint="eastAsia" w:asciiTheme="minorEastAsia" w:hAnsiTheme="minorEastAsia" w:eastAsiaTheme="minorEastAsia" w:cstheme="minorEastAsia"/>
          <w:color w:val="000000"/>
          <w:szCs w:val="21"/>
          <w:highlight w:val="none"/>
        </w:rPr>
        <w:t>项目中的部分履约内容，分给具有相应资质条件的供应商履行合同的行为。</w:t>
      </w:r>
    </w:p>
    <w:p w14:paraId="6434F9B7">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rPr>
        <w:t>（</w:t>
      </w:r>
      <w:r>
        <w:rPr>
          <w:rFonts w:hint="eastAsia" w:asciiTheme="minorEastAsia" w:hAnsiTheme="minorEastAsia" w:eastAsiaTheme="minorEastAsia" w:cstheme="minorEastAsia"/>
          <w:color w:val="000000"/>
          <w:szCs w:val="21"/>
          <w:highlight w:val="none"/>
          <w:lang w:val="en-US" w:eastAsia="zh-CN"/>
        </w:rPr>
        <w:t>6</w:t>
      </w:r>
      <w:r>
        <w:rPr>
          <w:rFonts w:hint="eastAsia" w:asciiTheme="minorEastAsia" w:hAnsiTheme="minorEastAsia" w:eastAsiaTheme="minorEastAsia" w:cstheme="minorEastAsia"/>
          <w:color w:val="000000"/>
          <w:szCs w:val="21"/>
          <w:highlight w:val="none"/>
        </w:rPr>
        <w:t>）</w:t>
      </w:r>
      <w:r>
        <w:rPr>
          <w:rFonts w:hint="eastAsia" w:asciiTheme="minorEastAsia" w:hAnsiTheme="minorEastAsia" w:eastAsiaTheme="minorEastAsia" w:cstheme="minorEastAsia"/>
          <w:szCs w:val="21"/>
        </w:rPr>
        <w:t>“联合体”系指</w:t>
      </w:r>
      <w:r>
        <w:rPr>
          <w:rFonts w:hint="eastAsia" w:asciiTheme="minorEastAsia" w:hAnsiTheme="minorEastAsia" w:eastAsiaTheme="minorEastAsia" w:cstheme="minorEastAsia"/>
          <w:szCs w:val="21"/>
          <w:lang w:eastAsia="zh-CN"/>
        </w:rPr>
        <w:t>由</w:t>
      </w:r>
      <w:r>
        <w:rPr>
          <w:rFonts w:hint="eastAsia" w:asciiTheme="minorEastAsia" w:hAnsiTheme="minorEastAsia" w:eastAsiaTheme="minorEastAsia" w:cstheme="minorEastAsia"/>
          <w:szCs w:val="21"/>
        </w:rPr>
        <w:t>两个以上的自然人、法人或者</w:t>
      </w:r>
      <w:r>
        <w:rPr>
          <w:rFonts w:hint="eastAsia" w:asciiTheme="minorEastAsia" w:hAnsiTheme="minorEastAsia" w:eastAsiaTheme="minorEastAsia" w:cstheme="minorEastAsia"/>
          <w:szCs w:val="21"/>
          <w:lang w:val="en-US" w:eastAsia="zh-CN"/>
        </w:rPr>
        <w:t>非法人</w:t>
      </w:r>
      <w:r>
        <w:rPr>
          <w:rFonts w:hint="eastAsia" w:asciiTheme="minorEastAsia" w:hAnsiTheme="minorEastAsia" w:eastAsiaTheme="minorEastAsia" w:cstheme="minorEastAsia"/>
          <w:szCs w:val="21"/>
        </w:rPr>
        <w:t>组织组成，</w:t>
      </w:r>
      <w:r>
        <w:rPr>
          <w:rFonts w:hint="eastAsia" w:asciiTheme="minorEastAsia" w:hAnsiTheme="minorEastAsia" w:eastAsiaTheme="minorEastAsia" w:cstheme="minorEastAsia"/>
          <w:szCs w:val="21"/>
          <w:lang w:eastAsia="zh-CN"/>
        </w:rPr>
        <w:t>以一个供应商的身份共同参加政府采购的主体</w:t>
      </w:r>
      <w:r>
        <w:rPr>
          <w:rFonts w:hint="eastAsia" w:asciiTheme="minorEastAsia" w:hAnsiTheme="minorEastAsia" w:eastAsiaTheme="minorEastAsia" w:cstheme="minorEastAsia"/>
          <w:color w:val="000000"/>
          <w:szCs w:val="21"/>
          <w:highlight w:val="none"/>
          <w:lang w:eastAsia="zh-CN"/>
        </w:rPr>
        <w:t>。</w:t>
      </w:r>
      <w:r>
        <w:rPr>
          <w:rFonts w:hint="eastAsia" w:asciiTheme="minorEastAsia" w:hAnsiTheme="minorEastAsia" w:eastAsiaTheme="minorEastAsia" w:cstheme="minorEastAsia"/>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hint="eastAsia" w:asciiTheme="minorEastAsia" w:hAnsiTheme="minorEastAsia" w:eastAsiaTheme="minorEastAsia" w:cstheme="minorEastAsia"/>
          <w:color w:val="000000"/>
          <w:szCs w:val="21"/>
          <w:highlight w:val="none"/>
          <w:lang w:eastAsia="zh-CN"/>
        </w:rPr>
        <w:t>甲方</w:t>
      </w:r>
      <w:r>
        <w:rPr>
          <w:rFonts w:hint="eastAsia" w:asciiTheme="minorEastAsia" w:hAnsiTheme="minorEastAsia" w:eastAsiaTheme="minorEastAsia" w:cstheme="minorEastAsia"/>
          <w:color w:val="000000"/>
          <w:szCs w:val="21"/>
          <w:highlight w:val="none"/>
        </w:rPr>
        <w:t>承担连带责任。联合体具体要求见【</w:t>
      </w:r>
      <w:r>
        <w:rPr>
          <w:rFonts w:hint="eastAsia" w:asciiTheme="minorEastAsia" w:hAnsiTheme="minorEastAsia" w:eastAsiaTheme="minorEastAsia" w:cstheme="minorEastAsia"/>
          <w:b/>
          <w:bCs/>
          <w:color w:val="000000"/>
          <w:szCs w:val="21"/>
          <w:highlight w:val="none"/>
        </w:rPr>
        <w:t>政府采购合同专用条款</w:t>
      </w:r>
      <w:r>
        <w:rPr>
          <w:rFonts w:hint="eastAsia" w:asciiTheme="minorEastAsia" w:hAnsiTheme="minorEastAsia" w:eastAsiaTheme="minorEastAsia" w:cstheme="minorEastAsia"/>
          <w:color w:val="000000"/>
          <w:szCs w:val="21"/>
          <w:highlight w:val="none"/>
        </w:rPr>
        <w:t>】。</w:t>
      </w:r>
    </w:p>
    <w:p w14:paraId="3D1D4542">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rPr>
        <w:t>（</w:t>
      </w:r>
      <w:r>
        <w:rPr>
          <w:rFonts w:hint="eastAsia" w:asciiTheme="minorEastAsia" w:hAnsiTheme="minorEastAsia" w:eastAsiaTheme="minorEastAsia" w:cstheme="minorEastAsia"/>
          <w:color w:val="000000"/>
          <w:szCs w:val="21"/>
          <w:highlight w:val="none"/>
          <w:lang w:val="en-US" w:eastAsia="zh-CN"/>
        </w:rPr>
        <w:t>7</w:t>
      </w:r>
      <w:r>
        <w:rPr>
          <w:rFonts w:hint="eastAsia" w:asciiTheme="minorEastAsia" w:hAnsiTheme="minorEastAsia" w:eastAsiaTheme="minorEastAsia" w:cstheme="minorEastAsia"/>
          <w:color w:val="000000"/>
          <w:szCs w:val="21"/>
          <w:highlight w:val="none"/>
        </w:rPr>
        <w:t>）其他术语解释，见【</w:t>
      </w:r>
      <w:r>
        <w:rPr>
          <w:rFonts w:hint="eastAsia" w:asciiTheme="minorEastAsia" w:hAnsiTheme="minorEastAsia" w:eastAsiaTheme="minorEastAsia" w:cstheme="minorEastAsia"/>
          <w:b/>
          <w:bCs/>
          <w:color w:val="000000"/>
          <w:szCs w:val="21"/>
          <w:highlight w:val="none"/>
        </w:rPr>
        <w:t>政府采购合同专用条款</w:t>
      </w:r>
      <w:r>
        <w:rPr>
          <w:rFonts w:hint="eastAsia" w:asciiTheme="minorEastAsia" w:hAnsiTheme="minorEastAsia" w:eastAsiaTheme="minorEastAsia" w:cstheme="minorEastAsia"/>
          <w:color w:val="000000"/>
          <w:szCs w:val="21"/>
          <w:highlight w:val="none"/>
        </w:rPr>
        <w:t>】。</w:t>
      </w:r>
    </w:p>
    <w:p w14:paraId="3DB923D3">
      <w:pPr>
        <w:pageBreakBefore w:val="0"/>
        <w:numPr>
          <w:ilvl w:val="0"/>
          <w:numId w:val="12"/>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000000"/>
          <w:sz w:val="24"/>
          <w:highlight w:val="none"/>
        </w:rPr>
      </w:pPr>
      <w:r>
        <w:rPr>
          <w:rFonts w:hint="eastAsia" w:asciiTheme="minorEastAsia" w:hAnsiTheme="minorEastAsia" w:eastAsiaTheme="minorEastAsia" w:cstheme="minorEastAsia"/>
          <w:b/>
          <w:color w:val="000000"/>
          <w:sz w:val="24"/>
          <w:highlight w:val="none"/>
        </w:rPr>
        <w:t>合同标的及金额</w:t>
      </w:r>
    </w:p>
    <w:p w14:paraId="6EF6528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i/>
          <w:iCs/>
          <w:color w:val="000000"/>
          <w:szCs w:val="21"/>
          <w:highlight w:val="none"/>
        </w:rPr>
      </w:pPr>
      <w:r>
        <w:rPr>
          <w:rFonts w:hint="eastAsia" w:asciiTheme="minorEastAsia" w:hAnsiTheme="minorEastAsia" w:eastAsiaTheme="minorEastAsia" w:cstheme="minorEastAsia"/>
          <w:color w:val="000000"/>
          <w:szCs w:val="21"/>
          <w:highlight w:val="none"/>
          <w:lang w:eastAsia="zh-CN"/>
        </w:rPr>
        <w:t>2</w:t>
      </w:r>
      <w:r>
        <w:rPr>
          <w:rFonts w:hint="eastAsia" w:asciiTheme="minorEastAsia" w:hAnsiTheme="minorEastAsia" w:eastAsiaTheme="minorEastAsia" w:cstheme="minorEastAsia"/>
          <w:color w:val="000000"/>
          <w:szCs w:val="21"/>
          <w:highlight w:val="none"/>
        </w:rPr>
        <w:t>.1 合同标的及金额应与中标（成交）结果一致。乙方为履行本合同而发生的所有费用均应包含在合同</w:t>
      </w:r>
      <w:r>
        <w:rPr>
          <w:rFonts w:hint="eastAsia" w:asciiTheme="minorEastAsia" w:hAnsiTheme="minorEastAsia" w:eastAsiaTheme="minorEastAsia" w:cstheme="minorEastAsia"/>
          <w:color w:val="000000"/>
          <w:szCs w:val="21"/>
          <w:highlight w:val="none"/>
          <w:lang w:eastAsia="zh-CN"/>
        </w:rPr>
        <w:t>价款</w:t>
      </w:r>
      <w:r>
        <w:rPr>
          <w:rFonts w:hint="eastAsia" w:asciiTheme="minorEastAsia" w:hAnsiTheme="minorEastAsia" w:eastAsiaTheme="minorEastAsia" w:cstheme="minorEastAsia"/>
          <w:color w:val="000000"/>
          <w:szCs w:val="21"/>
          <w:highlight w:val="none"/>
        </w:rPr>
        <w:t>中，甲方不再另行支付</w:t>
      </w:r>
      <w:r>
        <w:rPr>
          <w:rFonts w:hint="eastAsia" w:asciiTheme="minorEastAsia" w:hAnsiTheme="minorEastAsia" w:eastAsiaTheme="minorEastAsia" w:cstheme="minorEastAsia"/>
          <w:color w:val="000000"/>
          <w:szCs w:val="21"/>
          <w:highlight w:val="none"/>
          <w:lang w:val="en"/>
        </w:rPr>
        <w:t>其他</w:t>
      </w:r>
      <w:r>
        <w:rPr>
          <w:rFonts w:hint="eastAsia" w:asciiTheme="minorEastAsia" w:hAnsiTheme="minorEastAsia" w:eastAsiaTheme="minorEastAsia" w:cstheme="minorEastAsia"/>
          <w:color w:val="000000"/>
          <w:szCs w:val="21"/>
          <w:highlight w:val="none"/>
        </w:rPr>
        <w:t>任何费用。</w:t>
      </w:r>
    </w:p>
    <w:p w14:paraId="60C14B6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color w:val="000000"/>
          <w:sz w:val="24"/>
          <w:highlight w:val="none"/>
        </w:rPr>
      </w:pPr>
      <w:r>
        <w:rPr>
          <w:rFonts w:hint="eastAsia" w:asciiTheme="minorEastAsia" w:hAnsiTheme="minorEastAsia" w:eastAsiaTheme="minorEastAsia" w:cstheme="minorEastAsia"/>
          <w:b/>
          <w:color w:val="000000"/>
          <w:sz w:val="24"/>
          <w:highlight w:val="none"/>
          <w:lang w:eastAsia="zh-CN"/>
        </w:rPr>
        <w:t>3</w:t>
      </w:r>
      <w:r>
        <w:rPr>
          <w:rFonts w:hint="eastAsia" w:asciiTheme="minorEastAsia" w:hAnsiTheme="minorEastAsia" w:eastAsiaTheme="minorEastAsia" w:cstheme="minorEastAsia"/>
          <w:b/>
          <w:color w:val="000000"/>
          <w:sz w:val="24"/>
          <w:highlight w:val="none"/>
          <w:lang w:val="en-US" w:eastAsia="zh-CN"/>
        </w:rPr>
        <w:t xml:space="preserve">. </w:t>
      </w:r>
      <w:r>
        <w:rPr>
          <w:rFonts w:hint="eastAsia" w:asciiTheme="minorEastAsia" w:hAnsiTheme="minorEastAsia" w:eastAsiaTheme="minorEastAsia" w:cstheme="minorEastAsia"/>
          <w:b/>
          <w:color w:val="000000"/>
          <w:sz w:val="24"/>
          <w:highlight w:val="none"/>
        </w:rPr>
        <w:t>履行合同的时间、地点和方式</w:t>
      </w:r>
    </w:p>
    <w:p w14:paraId="7F9DE37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3</w:t>
      </w:r>
      <w:r>
        <w:rPr>
          <w:rFonts w:hint="eastAsia" w:asciiTheme="minorEastAsia" w:hAnsiTheme="minorEastAsia" w:eastAsiaTheme="minorEastAsia" w:cstheme="minorEastAsia"/>
          <w:color w:val="000000"/>
          <w:szCs w:val="21"/>
          <w:highlight w:val="none"/>
        </w:rPr>
        <w:t xml:space="preserve">.1 </w:t>
      </w:r>
      <w:r>
        <w:rPr>
          <w:rFonts w:hint="eastAsia" w:asciiTheme="minorEastAsia" w:hAnsiTheme="minorEastAsia" w:eastAsiaTheme="minorEastAsia" w:cstheme="minorEastAsia"/>
          <w:szCs w:val="21"/>
        </w:rPr>
        <w:t>乙方应当在约定的时间、地点</w:t>
      </w:r>
      <w:r>
        <w:rPr>
          <w:rFonts w:hint="eastAsia" w:asciiTheme="minorEastAsia" w:hAnsiTheme="minorEastAsia" w:eastAsiaTheme="minorEastAsia" w:cstheme="minorEastAsia"/>
          <w:szCs w:val="21"/>
          <w:lang w:eastAsia="zh-CN"/>
        </w:rPr>
        <w:t>，按照约定</w:t>
      </w:r>
      <w:r>
        <w:rPr>
          <w:rFonts w:hint="eastAsia" w:asciiTheme="minorEastAsia" w:hAnsiTheme="minorEastAsia" w:eastAsiaTheme="minorEastAsia" w:cstheme="minorEastAsia"/>
          <w:szCs w:val="21"/>
        </w:rPr>
        <w:t>方式履行合同。</w:t>
      </w:r>
    </w:p>
    <w:p w14:paraId="53175C2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000000"/>
          <w:sz w:val="24"/>
          <w:highlight w:val="none"/>
        </w:rPr>
      </w:pPr>
      <w:r>
        <w:rPr>
          <w:rFonts w:hint="eastAsia" w:asciiTheme="minorEastAsia" w:hAnsiTheme="minorEastAsia" w:eastAsiaTheme="minorEastAsia" w:cstheme="minorEastAsia"/>
          <w:b/>
          <w:bCs/>
          <w:color w:val="000000"/>
          <w:sz w:val="24"/>
          <w:highlight w:val="none"/>
          <w:lang w:eastAsia="zh-CN"/>
        </w:rPr>
        <w:t>4</w:t>
      </w:r>
      <w:r>
        <w:rPr>
          <w:rFonts w:hint="eastAsia" w:asciiTheme="minorEastAsia" w:hAnsiTheme="minorEastAsia" w:eastAsiaTheme="minorEastAsia" w:cstheme="minorEastAsia"/>
          <w:b/>
          <w:bCs/>
          <w:color w:val="000000"/>
          <w:sz w:val="24"/>
          <w:highlight w:val="none"/>
          <w:lang w:val="en-US" w:eastAsia="zh-CN"/>
        </w:rPr>
        <w:t xml:space="preserve">. </w:t>
      </w:r>
      <w:r>
        <w:rPr>
          <w:rFonts w:hint="eastAsia" w:asciiTheme="minorEastAsia" w:hAnsiTheme="minorEastAsia" w:eastAsiaTheme="minorEastAsia" w:cstheme="minorEastAsia"/>
          <w:b/>
          <w:bCs/>
          <w:color w:val="000000"/>
          <w:sz w:val="24"/>
          <w:highlight w:val="none"/>
        </w:rPr>
        <w:t>甲方的权利和义务</w:t>
      </w:r>
    </w:p>
    <w:p w14:paraId="79B3FFE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4</w:t>
      </w:r>
      <w:r>
        <w:rPr>
          <w:rFonts w:hint="eastAsia" w:asciiTheme="minorEastAsia" w:hAnsiTheme="minorEastAsia" w:eastAsiaTheme="minorEastAsia" w:cstheme="minorEastAsia"/>
          <w:color w:val="000000"/>
          <w:szCs w:val="21"/>
          <w:highlight w:val="none"/>
        </w:rPr>
        <w:t>.1 签署合同后，甲方</w:t>
      </w:r>
      <w:r>
        <w:rPr>
          <w:rFonts w:hint="eastAsia" w:asciiTheme="minorEastAsia" w:hAnsiTheme="minorEastAsia" w:eastAsiaTheme="minorEastAsia" w:cstheme="minorEastAsia"/>
          <w:color w:val="000000"/>
          <w:szCs w:val="21"/>
          <w:highlight w:val="none"/>
          <w:lang w:eastAsia="zh-CN"/>
        </w:rPr>
        <w:t>应</w:t>
      </w:r>
      <w:r>
        <w:rPr>
          <w:rFonts w:hint="eastAsia" w:asciiTheme="minorEastAsia" w:hAnsiTheme="minorEastAsia" w:eastAsiaTheme="minorEastAsia" w:cstheme="minorEastAsia"/>
          <w:color w:val="000000"/>
          <w:szCs w:val="21"/>
          <w:highlight w:val="none"/>
        </w:rPr>
        <w:t>确定</w:t>
      </w:r>
      <w:r>
        <w:rPr>
          <w:rFonts w:hint="eastAsia" w:asciiTheme="minorEastAsia" w:hAnsiTheme="minorEastAsia" w:eastAsiaTheme="minorEastAsia" w:cstheme="minorEastAsia"/>
          <w:color w:val="000000"/>
          <w:szCs w:val="21"/>
          <w:highlight w:val="none"/>
          <w:lang w:val="en-US" w:eastAsia="zh-CN"/>
        </w:rPr>
        <w:t>项目负责人（或项目联系人）</w:t>
      </w:r>
      <w:r>
        <w:rPr>
          <w:rFonts w:hint="eastAsia" w:asciiTheme="minorEastAsia" w:hAnsiTheme="minorEastAsia" w:eastAsiaTheme="minorEastAsia" w:cstheme="minorEastAsia"/>
          <w:color w:val="000000"/>
          <w:szCs w:val="21"/>
          <w:highlight w:val="none"/>
        </w:rPr>
        <w:t>，负责与本合同有关的事务。甲方有权对乙方的履约行为进行检查，并及时确认乙方提交的事项。甲方应当配合乙方完成相关项目实施工作。</w:t>
      </w:r>
    </w:p>
    <w:p w14:paraId="79F8F82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4</w:t>
      </w:r>
      <w:r>
        <w:rPr>
          <w:rFonts w:hint="eastAsia" w:asciiTheme="minorEastAsia" w:hAnsiTheme="minorEastAsia" w:eastAsiaTheme="minorEastAsia" w:cstheme="minorEastAsia"/>
          <w:color w:val="000000"/>
          <w:szCs w:val="21"/>
          <w:highlight w:val="none"/>
        </w:rPr>
        <w:t>.2 甲方有权要求乙方按时提交各阶段有关安排计划，并有权定期核对乙方提供货物数量、规格、质量等内容。甲方有权督促乙方工作并要求乙方更换不符合要求的货物。</w:t>
      </w:r>
    </w:p>
    <w:p w14:paraId="779E094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4</w:t>
      </w:r>
      <w:r>
        <w:rPr>
          <w:rFonts w:hint="eastAsia" w:asciiTheme="minorEastAsia" w:hAnsiTheme="minorEastAsia" w:eastAsiaTheme="minorEastAsia" w:cstheme="minorEastAsia"/>
          <w:color w:val="000000"/>
          <w:szCs w:val="21"/>
          <w:highlight w:val="none"/>
        </w:rPr>
        <w:t>.3 甲方有权要求乙方对缺陷部分予以修复，并按合同约定享有货物保修及其他合同约定的权利。</w:t>
      </w:r>
    </w:p>
    <w:p w14:paraId="689E70F0">
      <w:pPr>
        <w:pageBreakBefore w:val="0"/>
        <w:kinsoku/>
        <w:overflowPunct/>
        <w:topLinePunct w:val="0"/>
        <w:bidi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color w:val="000000"/>
          <w:szCs w:val="21"/>
          <w:highlight w:val="none"/>
          <w:lang w:val="en-US" w:eastAsia="zh-CN"/>
        </w:rPr>
        <w:t>4.4 甲方应当按照合同约定及时对交付的货物进行验收，</w:t>
      </w:r>
      <w:r>
        <w:rPr>
          <w:rFonts w:hint="eastAsia" w:asciiTheme="minorEastAsia" w:hAnsiTheme="minorEastAsia" w:eastAsiaTheme="minorEastAsia" w:cstheme="minorEastAsia"/>
          <w:b w:val="0"/>
          <w:bCs w:val="0"/>
          <w:szCs w:val="21"/>
          <w:highlight w:val="none"/>
          <w:lang w:eastAsia="zh-CN"/>
        </w:rPr>
        <w:t>未</w:t>
      </w:r>
      <w:r>
        <w:rPr>
          <w:rFonts w:hint="eastAsia" w:asciiTheme="minorEastAsia" w:hAnsiTheme="minorEastAsia" w:eastAsiaTheme="minorEastAsia" w:cstheme="minorEastAsia"/>
          <w:color w:val="000000"/>
          <w:szCs w:val="21"/>
          <w:highlight w:val="none"/>
          <w:lang w:val="en-US" w:eastAsia="zh-CN"/>
        </w:rPr>
        <w:t>在</w:t>
      </w:r>
      <w:r>
        <w:rPr>
          <w:rFonts w:hint="eastAsia" w:asciiTheme="minorEastAsia" w:hAnsiTheme="minorEastAsia" w:eastAsiaTheme="minorEastAsia" w:cstheme="minorEastAsia"/>
          <w:b/>
          <w:bCs/>
          <w:szCs w:val="21"/>
          <w:highlight w:val="none"/>
        </w:rPr>
        <w:t>【政府采购合同专用条款】</w:t>
      </w:r>
      <w:r>
        <w:rPr>
          <w:rFonts w:hint="eastAsia" w:asciiTheme="minorEastAsia" w:hAnsiTheme="minorEastAsia" w:eastAsiaTheme="minorEastAsia" w:cstheme="minorEastAsia"/>
          <w:b w:val="0"/>
          <w:bCs w:val="0"/>
          <w:szCs w:val="21"/>
          <w:highlight w:val="none"/>
          <w:lang w:eastAsia="zh-CN"/>
        </w:rPr>
        <w:t>约定的期限内对乙方履约提出任何异议或者向乙方作出任何说明的，</w:t>
      </w:r>
      <w:r>
        <w:rPr>
          <w:rFonts w:hint="eastAsia" w:asciiTheme="minorEastAsia" w:hAnsiTheme="minorEastAsia" w:eastAsiaTheme="minorEastAsia" w:cstheme="minorEastAsia"/>
          <w:color w:val="000000"/>
          <w:szCs w:val="21"/>
          <w:highlight w:val="none"/>
          <w:lang w:val="en-US" w:eastAsia="zh-CN"/>
        </w:rPr>
        <w:t>视为验收通过。</w:t>
      </w:r>
    </w:p>
    <w:p w14:paraId="7CAC13F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4</w:t>
      </w:r>
      <w:r>
        <w:rPr>
          <w:rFonts w:hint="eastAsia" w:asciiTheme="minorEastAsia" w:hAnsiTheme="minorEastAsia" w:eastAsiaTheme="minorEastAsia" w:cstheme="minorEastAsia"/>
          <w:color w:val="000000"/>
          <w:szCs w:val="21"/>
          <w:highlight w:val="none"/>
        </w:rPr>
        <w:t>.</w:t>
      </w:r>
      <w:r>
        <w:rPr>
          <w:rFonts w:hint="eastAsia" w:asciiTheme="minorEastAsia" w:hAnsiTheme="minorEastAsia" w:eastAsiaTheme="minorEastAsia" w:cstheme="minorEastAsia"/>
          <w:color w:val="000000"/>
          <w:szCs w:val="21"/>
          <w:highlight w:val="none"/>
          <w:lang w:val="en-US" w:eastAsia="zh-CN"/>
        </w:rPr>
        <w:t>5</w:t>
      </w:r>
      <w:r>
        <w:rPr>
          <w:rFonts w:hint="eastAsia" w:asciiTheme="minorEastAsia" w:hAnsiTheme="minorEastAsia" w:eastAsiaTheme="minorEastAsia" w:cstheme="minorEastAsia"/>
          <w:color w:val="000000"/>
          <w:szCs w:val="21"/>
          <w:highlight w:val="none"/>
        </w:rPr>
        <w:t xml:space="preserve"> 甲方应当根据合同约定</w:t>
      </w:r>
      <w:r>
        <w:rPr>
          <w:rFonts w:hint="eastAsia" w:asciiTheme="minorEastAsia" w:hAnsiTheme="minorEastAsia" w:eastAsiaTheme="minorEastAsia" w:cstheme="minorEastAsia"/>
          <w:color w:val="000000"/>
          <w:szCs w:val="21"/>
          <w:highlight w:val="none"/>
          <w:lang w:eastAsia="zh-CN"/>
        </w:rPr>
        <w:t>及</w:t>
      </w:r>
      <w:r>
        <w:rPr>
          <w:rFonts w:hint="eastAsia" w:asciiTheme="minorEastAsia" w:hAnsiTheme="minorEastAsia" w:eastAsiaTheme="minorEastAsia" w:cstheme="minorEastAsia"/>
          <w:color w:val="000000"/>
          <w:szCs w:val="21"/>
          <w:highlight w:val="none"/>
        </w:rPr>
        <w:t>时向乙方支付</w:t>
      </w:r>
      <w:r>
        <w:rPr>
          <w:rFonts w:hint="eastAsia" w:asciiTheme="minorEastAsia" w:hAnsiTheme="minorEastAsia" w:eastAsiaTheme="minorEastAsia" w:cstheme="minorEastAsia"/>
          <w:color w:val="000000"/>
          <w:szCs w:val="21"/>
          <w:highlight w:val="none"/>
          <w:lang w:eastAsia="zh-CN"/>
        </w:rPr>
        <w:t>合同价款，不得以内部人员变更、履行内部付款流程等为由，拒绝或迟延支付。</w:t>
      </w:r>
    </w:p>
    <w:p w14:paraId="4C6E7BE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4</w:t>
      </w:r>
      <w:r>
        <w:rPr>
          <w:rFonts w:hint="eastAsia" w:asciiTheme="minorEastAsia" w:hAnsiTheme="minorEastAsia" w:eastAsiaTheme="minorEastAsia" w:cstheme="minorEastAsia"/>
          <w:color w:val="000000"/>
          <w:szCs w:val="21"/>
          <w:highlight w:val="none"/>
        </w:rPr>
        <w:t>.</w:t>
      </w:r>
      <w:r>
        <w:rPr>
          <w:rFonts w:hint="eastAsia" w:asciiTheme="minorEastAsia" w:hAnsiTheme="minorEastAsia" w:eastAsiaTheme="minorEastAsia" w:cstheme="minorEastAsia"/>
          <w:color w:val="000000"/>
          <w:szCs w:val="21"/>
          <w:highlight w:val="none"/>
          <w:lang w:val="en-US" w:eastAsia="zh-CN"/>
        </w:rPr>
        <w:t>6</w:t>
      </w:r>
      <w:r>
        <w:rPr>
          <w:rFonts w:hint="eastAsia" w:asciiTheme="minorEastAsia" w:hAnsiTheme="minorEastAsia" w:eastAsiaTheme="minorEastAsia" w:cstheme="minorEastAsia"/>
          <w:color w:val="000000"/>
          <w:szCs w:val="21"/>
          <w:highlight w:val="none"/>
        </w:rPr>
        <w:t xml:space="preserve"> 国家法律法规规定</w:t>
      </w:r>
      <w:r>
        <w:rPr>
          <w:rFonts w:hint="eastAsia" w:asciiTheme="minorEastAsia" w:hAnsiTheme="minorEastAsia" w:eastAsiaTheme="minorEastAsia" w:cstheme="minorEastAsia"/>
          <w:color w:val="000000"/>
          <w:szCs w:val="21"/>
          <w:highlight w:val="none"/>
          <w:lang w:eastAsia="zh-CN"/>
        </w:rPr>
        <w:t>及</w:t>
      </w:r>
      <w:r>
        <w:rPr>
          <w:rFonts w:hint="eastAsia" w:asciiTheme="minorEastAsia" w:hAnsiTheme="minorEastAsia" w:eastAsiaTheme="minorEastAsia" w:cstheme="minorEastAsia"/>
          <w:b/>
          <w:bCs/>
          <w:szCs w:val="21"/>
          <w:highlight w:val="none"/>
        </w:rPr>
        <w:t>【政府采购合同专用条款】</w:t>
      </w:r>
      <w:r>
        <w:rPr>
          <w:rFonts w:hint="eastAsia" w:asciiTheme="minorEastAsia" w:hAnsiTheme="minorEastAsia" w:eastAsiaTheme="minorEastAsia" w:cstheme="minorEastAsia"/>
          <w:color w:val="000000"/>
          <w:szCs w:val="21"/>
          <w:highlight w:val="none"/>
          <w:lang w:eastAsia="zh-CN"/>
        </w:rPr>
        <w:t>约定应</w:t>
      </w:r>
      <w:r>
        <w:rPr>
          <w:rFonts w:hint="eastAsia" w:asciiTheme="minorEastAsia" w:hAnsiTheme="minorEastAsia" w:eastAsiaTheme="minorEastAsia" w:cstheme="minorEastAsia"/>
          <w:color w:val="000000"/>
          <w:szCs w:val="21"/>
          <w:highlight w:val="none"/>
        </w:rPr>
        <w:t>由甲方承担的其他义务和责任。</w:t>
      </w:r>
    </w:p>
    <w:p w14:paraId="0633CA1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000000"/>
          <w:sz w:val="24"/>
          <w:highlight w:val="none"/>
        </w:rPr>
      </w:pPr>
      <w:r>
        <w:rPr>
          <w:rFonts w:hint="eastAsia" w:asciiTheme="minorEastAsia" w:hAnsiTheme="minorEastAsia" w:eastAsiaTheme="minorEastAsia" w:cstheme="minorEastAsia"/>
          <w:b/>
          <w:bCs/>
          <w:color w:val="000000"/>
          <w:sz w:val="24"/>
          <w:highlight w:val="none"/>
          <w:lang w:eastAsia="zh-CN"/>
        </w:rPr>
        <w:t>5</w:t>
      </w:r>
      <w:r>
        <w:rPr>
          <w:rFonts w:hint="eastAsia" w:asciiTheme="minorEastAsia" w:hAnsiTheme="minorEastAsia" w:eastAsiaTheme="minorEastAsia" w:cstheme="minorEastAsia"/>
          <w:b/>
          <w:bCs/>
          <w:color w:val="000000"/>
          <w:sz w:val="24"/>
          <w:highlight w:val="none"/>
          <w:lang w:val="en-US" w:eastAsia="zh-CN"/>
        </w:rPr>
        <w:t xml:space="preserve">. </w:t>
      </w:r>
      <w:r>
        <w:rPr>
          <w:rFonts w:hint="eastAsia" w:asciiTheme="minorEastAsia" w:hAnsiTheme="minorEastAsia" w:eastAsiaTheme="minorEastAsia" w:cstheme="minorEastAsia"/>
          <w:b/>
          <w:bCs/>
          <w:color w:val="000000"/>
          <w:sz w:val="24"/>
          <w:highlight w:val="none"/>
        </w:rPr>
        <w:t>乙方的权利和义务</w:t>
      </w:r>
    </w:p>
    <w:p w14:paraId="1C7C082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5</w:t>
      </w:r>
      <w:r>
        <w:rPr>
          <w:rFonts w:hint="eastAsia" w:asciiTheme="minorEastAsia" w:hAnsiTheme="minorEastAsia" w:eastAsiaTheme="minorEastAsia" w:cstheme="minorEastAsia"/>
          <w:color w:val="000000"/>
          <w:szCs w:val="21"/>
          <w:highlight w:val="none"/>
        </w:rPr>
        <w:t>.1 签署合同后，乙方</w:t>
      </w:r>
      <w:r>
        <w:rPr>
          <w:rFonts w:hint="eastAsia" w:asciiTheme="minorEastAsia" w:hAnsiTheme="minorEastAsia" w:eastAsiaTheme="minorEastAsia" w:cstheme="minorEastAsia"/>
          <w:color w:val="000000"/>
          <w:szCs w:val="21"/>
          <w:highlight w:val="none"/>
          <w:lang w:eastAsia="zh-CN"/>
        </w:rPr>
        <w:t>应</w:t>
      </w:r>
      <w:r>
        <w:rPr>
          <w:rFonts w:hint="eastAsia" w:asciiTheme="minorEastAsia" w:hAnsiTheme="minorEastAsia" w:eastAsiaTheme="minorEastAsia" w:cstheme="minorEastAsia"/>
          <w:color w:val="000000"/>
          <w:szCs w:val="21"/>
          <w:highlight w:val="none"/>
        </w:rPr>
        <w:t>确定</w:t>
      </w:r>
      <w:r>
        <w:rPr>
          <w:rFonts w:hint="eastAsia" w:asciiTheme="minorEastAsia" w:hAnsiTheme="minorEastAsia" w:eastAsiaTheme="minorEastAsia" w:cstheme="minorEastAsia"/>
          <w:color w:val="000000"/>
          <w:szCs w:val="21"/>
          <w:highlight w:val="none"/>
          <w:lang w:val="en-US" w:eastAsia="zh-CN"/>
        </w:rPr>
        <w:t>项目负责人（或项目联系人）</w:t>
      </w:r>
      <w:r>
        <w:rPr>
          <w:rFonts w:hint="eastAsia" w:asciiTheme="minorEastAsia" w:hAnsiTheme="minorEastAsia" w:eastAsiaTheme="minorEastAsia" w:cstheme="minorEastAsia"/>
          <w:color w:val="000000"/>
          <w:szCs w:val="21"/>
          <w:highlight w:val="none"/>
        </w:rPr>
        <w:t>，负责与本合同有关的事务。</w:t>
      </w:r>
    </w:p>
    <w:p w14:paraId="6E9E69C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5</w:t>
      </w:r>
      <w:r>
        <w:rPr>
          <w:rFonts w:hint="eastAsia" w:asciiTheme="minorEastAsia" w:hAnsiTheme="minorEastAsia" w:eastAsiaTheme="minorEastAsia" w:cstheme="minorEastAsia"/>
          <w:color w:val="000000"/>
          <w:szCs w:val="21"/>
          <w:highlight w:val="none"/>
        </w:rPr>
        <w:t>.2 乙方应按照合同要求履约，充分合理安排，确保提供的货物</w:t>
      </w:r>
      <w:r>
        <w:rPr>
          <w:rFonts w:hint="eastAsia" w:asciiTheme="minorEastAsia" w:hAnsiTheme="minorEastAsia" w:eastAsiaTheme="minorEastAsia" w:cstheme="minorEastAsia"/>
          <w:color w:val="000000"/>
          <w:szCs w:val="21"/>
          <w:highlight w:val="none"/>
          <w:lang w:eastAsia="zh-CN"/>
        </w:rPr>
        <w:t>及相关</w:t>
      </w:r>
      <w:r>
        <w:rPr>
          <w:rFonts w:hint="eastAsia" w:asciiTheme="minorEastAsia" w:hAnsiTheme="minorEastAsia" w:eastAsiaTheme="minorEastAsia" w:cstheme="minorEastAsia"/>
          <w:color w:val="000000"/>
          <w:szCs w:val="21"/>
          <w:highlight w:val="none"/>
        </w:rPr>
        <w:t>服务符合合同</w:t>
      </w:r>
      <w:r>
        <w:rPr>
          <w:rFonts w:hint="eastAsia" w:asciiTheme="minorEastAsia" w:hAnsiTheme="minorEastAsia" w:eastAsiaTheme="minorEastAsia" w:cstheme="minorEastAsia"/>
          <w:color w:val="000000"/>
          <w:szCs w:val="21"/>
          <w:highlight w:val="none"/>
          <w:lang w:eastAsia="zh-CN"/>
        </w:rPr>
        <w:t>有关</w:t>
      </w:r>
      <w:r>
        <w:rPr>
          <w:rFonts w:hint="eastAsia" w:asciiTheme="minorEastAsia" w:hAnsiTheme="minorEastAsia" w:eastAsiaTheme="minorEastAsia" w:cstheme="minorEastAsia"/>
          <w:color w:val="000000"/>
          <w:szCs w:val="21"/>
          <w:highlight w:val="none"/>
        </w:rPr>
        <w:t>要求。接受项目行业管理部门及政府有关部门的指导，配合甲方的履约检查</w:t>
      </w:r>
      <w:r>
        <w:rPr>
          <w:rFonts w:hint="eastAsia" w:asciiTheme="minorEastAsia" w:hAnsiTheme="minorEastAsia" w:eastAsiaTheme="minorEastAsia" w:cstheme="minorEastAsia"/>
          <w:color w:val="000000"/>
          <w:szCs w:val="21"/>
          <w:highlight w:val="none"/>
          <w:lang w:eastAsia="zh-CN"/>
        </w:rPr>
        <w:t>及验收</w:t>
      </w:r>
      <w:r>
        <w:rPr>
          <w:rFonts w:hint="eastAsia" w:asciiTheme="minorEastAsia" w:hAnsiTheme="minorEastAsia" w:eastAsiaTheme="minorEastAsia" w:cstheme="minorEastAsia"/>
          <w:color w:val="000000"/>
          <w:szCs w:val="21"/>
          <w:highlight w:val="none"/>
        </w:rPr>
        <w:t>，并负责项目实施过程中的所有协调工作。</w:t>
      </w:r>
    </w:p>
    <w:p w14:paraId="5984BA8C">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color w:val="000000"/>
          <w:kern w:val="2"/>
          <w:sz w:val="21"/>
          <w:szCs w:val="21"/>
          <w:highlight w:val="none"/>
          <w:lang w:val="en-US" w:eastAsia="zh-CN" w:bidi="ar-SA"/>
        </w:rPr>
      </w:pPr>
      <w:r>
        <w:rPr>
          <w:rFonts w:hint="eastAsia" w:asciiTheme="minorEastAsia" w:hAnsiTheme="minorEastAsia" w:eastAsiaTheme="minorEastAsia" w:cstheme="minorEastAsia"/>
          <w:color w:val="000000"/>
          <w:kern w:val="2"/>
          <w:sz w:val="21"/>
          <w:szCs w:val="21"/>
          <w:highlight w:val="none"/>
          <w:lang w:val="en-US" w:eastAsia="zh-CN" w:bidi="ar-SA"/>
        </w:rPr>
        <w:t>5.3乙方有权根据合同约定向甲方收取合同价款。</w:t>
      </w:r>
    </w:p>
    <w:p w14:paraId="5B68433A">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color w:val="000000"/>
          <w:kern w:val="2"/>
          <w:sz w:val="21"/>
          <w:szCs w:val="21"/>
          <w:highlight w:val="none"/>
          <w:lang w:val="en-US" w:eastAsia="zh-CN" w:bidi="ar-SA"/>
        </w:rPr>
      </w:pPr>
      <w:r>
        <w:rPr>
          <w:rFonts w:hint="eastAsia" w:asciiTheme="minorEastAsia" w:hAnsiTheme="minorEastAsia" w:eastAsiaTheme="minorEastAsia" w:cstheme="minorEastAsia"/>
          <w:color w:val="000000"/>
          <w:kern w:val="2"/>
          <w:sz w:val="21"/>
          <w:szCs w:val="21"/>
          <w:highlight w:val="none"/>
          <w:lang w:val="en-US" w:eastAsia="zh-CN" w:bidi="ar-SA"/>
        </w:rPr>
        <w:t>5.4国家法律法规规定及</w:t>
      </w:r>
      <w:r>
        <w:rPr>
          <w:rFonts w:hint="eastAsia" w:asciiTheme="minorEastAsia" w:hAnsiTheme="minorEastAsia" w:eastAsiaTheme="minorEastAsia" w:cstheme="minorEastAsia"/>
          <w:b/>
          <w:bCs/>
          <w:kern w:val="2"/>
          <w:sz w:val="21"/>
          <w:szCs w:val="21"/>
          <w:highlight w:val="none"/>
          <w:lang w:val="en-US" w:eastAsia="zh-CN" w:bidi="ar-SA"/>
        </w:rPr>
        <w:t>【政府采购合同专用条款】</w:t>
      </w:r>
      <w:r>
        <w:rPr>
          <w:rFonts w:hint="eastAsia" w:asciiTheme="minorEastAsia" w:hAnsiTheme="minorEastAsia" w:eastAsiaTheme="minorEastAsia" w:cstheme="minorEastAsia"/>
          <w:b w:val="0"/>
          <w:bCs w:val="0"/>
          <w:kern w:val="2"/>
          <w:sz w:val="21"/>
          <w:szCs w:val="21"/>
          <w:highlight w:val="none"/>
          <w:lang w:val="en-US" w:eastAsia="zh-CN" w:bidi="ar-SA"/>
        </w:rPr>
        <w:t>约定应</w:t>
      </w:r>
      <w:r>
        <w:rPr>
          <w:rFonts w:hint="eastAsia" w:asciiTheme="minorEastAsia" w:hAnsiTheme="minorEastAsia" w:eastAsiaTheme="minorEastAsia" w:cstheme="minorEastAsia"/>
          <w:color w:val="000000"/>
          <w:kern w:val="2"/>
          <w:sz w:val="21"/>
          <w:szCs w:val="21"/>
          <w:highlight w:val="none"/>
          <w:lang w:val="en-US" w:eastAsia="zh-CN" w:bidi="ar-SA"/>
        </w:rPr>
        <w:t>由乙方承担的其他义务和责任。</w:t>
      </w:r>
    </w:p>
    <w:p w14:paraId="18A9ED58">
      <w:pPr>
        <w:pageBreakBefore w:val="0"/>
        <w:numPr>
          <w:ilvl w:val="0"/>
          <w:numId w:val="13"/>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000000"/>
          <w:sz w:val="24"/>
          <w:highlight w:val="none"/>
        </w:rPr>
      </w:pPr>
      <w:r>
        <w:rPr>
          <w:rFonts w:hint="eastAsia" w:asciiTheme="minorEastAsia" w:hAnsiTheme="minorEastAsia" w:eastAsiaTheme="minorEastAsia" w:cstheme="minorEastAsia"/>
          <w:b/>
          <w:bCs/>
          <w:color w:val="000000"/>
          <w:sz w:val="24"/>
          <w:highlight w:val="none"/>
        </w:rPr>
        <w:t>合同履</w:t>
      </w:r>
      <w:r>
        <w:rPr>
          <w:rFonts w:hint="eastAsia" w:asciiTheme="minorEastAsia" w:hAnsiTheme="minorEastAsia" w:eastAsiaTheme="minorEastAsia" w:cstheme="minorEastAsia"/>
          <w:b/>
          <w:bCs/>
          <w:color w:val="000000"/>
          <w:sz w:val="24"/>
          <w:highlight w:val="none"/>
          <w:lang w:val="en-US" w:eastAsia="zh-CN"/>
        </w:rPr>
        <w:t>行</w:t>
      </w:r>
    </w:p>
    <w:p w14:paraId="20EE03CF">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6</w:t>
      </w:r>
      <w:r>
        <w:rPr>
          <w:rFonts w:hint="eastAsia" w:asciiTheme="minorEastAsia" w:hAnsiTheme="minorEastAsia" w:eastAsiaTheme="minorEastAsia" w:cstheme="minorEastAsia"/>
          <w:color w:val="000000"/>
          <w:szCs w:val="21"/>
          <w:highlight w:val="none"/>
        </w:rPr>
        <w:t>.1 甲乙双方应当按照</w:t>
      </w:r>
      <w:r>
        <w:rPr>
          <w:rFonts w:hint="eastAsia" w:asciiTheme="minorEastAsia" w:hAnsiTheme="minorEastAsia" w:eastAsiaTheme="minorEastAsia" w:cstheme="minorEastAsia"/>
          <w:b/>
          <w:bCs/>
          <w:szCs w:val="21"/>
          <w:highlight w:val="none"/>
        </w:rPr>
        <w:t>【政府采购合同专用条款】</w:t>
      </w:r>
      <w:r>
        <w:rPr>
          <w:rFonts w:hint="eastAsia" w:asciiTheme="minorEastAsia" w:hAnsiTheme="minorEastAsia" w:eastAsiaTheme="minorEastAsia" w:cstheme="minorEastAsia"/>
          <w:color w:val="000000"/>
          <w:szCs w:val="21"/>
          <w:highlight w:val="none"/>
        </w:rPr>
        <w:t>约定顺序履行合同义务；如果没有先后顺序的，应当同时履行。</w:t>
      </w:r>
    </w:p>
    <w:p w14:paraId="7354212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color w:val="000000"/>
          <w:szCs w:val="21"/>
          <w:highlight w:val="none"/>
          <w:lang w:eastAsia="zh-CN"/>
        </w:rPr>
        <w:t>6</w:t>
      </w:r>
      <w:r>
        <w:rPr>
          <w:rFonts w:hint="eastAsia" w:asciiTheme="minorEastAsia" w:hAnsiTheme="minorEastAsia" w:eastAsiaTheme="minorEastAsia" w:cstheme="minorEastAsia"/>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14:paraId="384EC95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000000"/>
          <w:sz w:val="24"/>
          <w:highlight w:val="none"/>
        </w:rPr>
      </w:pPr>
      <w:r>
        <w:rPr>
          <w:rFonts w:hint="eastAsia" w:asciiTheme="minorEastAsia" w:hAnsiTheme="minorEastAsia" w:eastAsiaTheme="minorEastAsia" w:cstheme="minorEastAsia"/>
          <w:b/>
          <w:bCs/>
          <w:color w:val="000000"/>
          <w:sz w:val="24"/>
          <w:highlight w:val="none"/>
          <w:lang w:eastAsia="zh-CN"/>
        </w:rPr>
        <w:t>7</w:t>
      </w:r>
      <w:r>
        <w:rPr>
          <w:rFonts w:hint="eastAsia" w:asciiTheme="minorEastAsia" w:hAnsiTheme="minorEastAsia" w:eastAsiaTheme="minorEastAsia" w:cstheme="minorEastAsia"/>
          <w:b/>
          <w:bCs/>
          <w:color w:val="000000"/>
          <w:sz w:val="24"/>
          <w:highlight w:val="none"/>
          <w:lang w:val="en-US" w:eastAsia="zh-CN"/>
        </w:rPr>
        <w:t xml:space="preserve">. </w:t>
      </w:r>
      <w:r>
        <w:rPr>
          <w:rFonts w:hint="eastAsia" w:asciiTheme="minorEastAsia" w:hAnsiTheme="minorEastAsia" w:eastAsiaTheme="minorEastAsia" w:cstheme="minorEastAsia"/>
          <w:b/>
          <w:bCs/>
          <w:color w:val="000000"/>
          <w:sz w:val="24"/>
          <w:highlight w:val="none"/>
        </w:rPr>
        <w:t>货物包装、运输</w:t>
      </w:r>
      <w:r>
        <w:rPr>
          <w:rFonts w:hint="eastAsia" w:asciiTheme="minorEastAsia" w:hAnsiTheme="minorEastAsia" w:eastAsiaTheme="minorEastAsia" w:cstheme="minorEastAsia"/>
          <w:b/>
          <w:bCs/>
          <w:color w:val="000000"/>
          <w:sz w:val="24"/>
          <w:highlight w:val="none"/>
          <w:lang w:eastAsia="zh-CN"/>
        </w:rPr>
        <w:t>、</w:t>
      </w:r>
      <w:r>
        <w:rPr>
          <w:rFonts w:hint="eastAsia" w:asciiTheme="minorEastAsia" w:hAnsiTheme="minorEastAsia" w:eastAsiaTheme="minorEastAsia" w:cstheme="minorEastAsia"/>
          <w:b/>
          <w:bCs/>
          <w:color w:val="000000"/>
          <w:sz w:val="24"/>
          <w:highlight w:val="none"/>
        </w:rPr>
        <w:t>保险</w:t>
      </w:r>
      <w:r>
        <w:rPr>
          <w:rFonts w:hint="eastAsia" w:asciiTheme="minorEastAsia" w:hAnsiTheme="minorEastAsia" w:eastAsiaTheme="minorEastAsia" w:cstheme="minorEastAsia"/>
          <w:b/>
          <w:bCs/>
          <w:color w:val="000000"/>
          <w:sz w:val="24"/>
          <w:highlight w:val="none"/>
          <w:lang w:eastAsia="zh-CN"/>
        </w:rPr>
        <w:t>和交付</w:t>
      </w:r>
      <w:r>
        <w:rPr>
          <w:rFonts w:hint="eastAsia" w:asciiTheme="minorEastAsia" w:hAnsiTheme="minorEastAsia" w:eastAsiaTheme="minorEastAsia" w:cstheme="minorEastAsia"/>
          <w:b/>
          <w:bCs/>
          <w:color w:val="000000"/>
          <w:sz w:val="24"/>
          <w:highlight w:val="none"/>
        </w:rPr>
        <w:t>要求</w:t>
      </w:r>
    </w:p>
    <w:p w14:paraId="4AD1747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7</w:t>
      </w:r>
      <w:r>
        <w:rPr>
          <w:rFonts w:hint="eastAsia" w:asciiTheme="minorEastAsia" w:hAnsiTheme="minorEastAsia" w:eastAsiaTheme="minorEastAsia" w:cstheme="minorEastAsia"/>
          <w:color w:val="000000"/>
          <w:szCs w:val="21"/>
          <w:highlight w:val="none"/>
        </w:rPr>
        <w:t>.1 本合同</w:t>
      </w:r>
      <w:r>
        <w:rPr>
          <w:rFonts w:hint="eastAsia" w:asciiTheme="minorEastAsia" w:hAnsiTheme="minorEastAsia" w:eastAsiaTheme="minorEastAsia" w:cstheme="minorEastAsia"/>
          <w:bCs/>
          <w:color w:val="000000"/>
          <w:szCs w:val="21"/>
          <w:highlight w:val="none"/>
        </w:rPr>
        <w:t>涉及商品包装</w:t>
      </w:r>
      <w:r>
        <w:rPr>
          <w:rFonts w:hint="eastAsia" w:asciiTheme="minorEastAsia" w:hAnsiTheme="minorEastAsia" w:eastAsiaTheme="minorEastAsia" w:cstheme="minorEastAsia"/>
          <w:bCs/>
          <w:color w:val="000000"/>
          <w:szCs w:val="21"/>
          <w:highlight w:val="none"/>
          <w:lang w:eastAsia="zh-CN"/>
        </w:rPr>
        <w:t>、</w:t>
      </w:r>
      <w:r>
        <w:rPr>
          <w:rFonts w:hint="eastAsia" w:asciiTheme="minorEastAsia" w:hAnsiTheme="minorEastAsia" w:eastAsiaTheme="minorEastAsia" w:cstheme="minorEastAsia"/>
          <w:bCs/>
          <w:color w:val="000000"/>
          <w:szCs w:val="21"/>
          <w:highlight w:val="none"/>
        </w:rPr>
        <w:t>快递包装的，</w:t>
      </w:r>
      <w:r>
        <w:rPr>
          <w:rFonts w:hint="eastAsia" w:asciiTheme="minorEastAsia" w:hAnsiTheme="minorEastAsia" w:eastAsiaTheme="minorEastAsia" w:cstheme="minorEastAsia"/>
          <w:color w:val="000000"/>
          <w:szCs w:val="21"/>
          <w:highlight w:val="none"/>
        </w:rPr>
        <w:t>除</w:t>
      </w:r>
      <w:r>
        <w:rPr>
          <w:rFonts w:hint="eastAsia" w:asciiTheme="minorEastAsia" w:hAnsiTheme="minorEastAsia" w:eastAsiaTheme="minorEastAsia" w:cstheme="minorEastAsia"/>
          <w:b/>
          <w:color w:val="000000"/>
          <w:szCs w:val="21"/>
          <w:highlight w:val="none"/>
        </w:rPr>
        <w:t>【政府采购合同专用条款】</w:t>
      </w:r>
      <w:r>
        <w:rPr>
          <w:rFonts w:hint="eastAsia" w:asciiTheme="minorEastAsia" w:hAnsiTheme="minorEastAsia" w:eastAsiaTheme="minorEastAsia" w:cstheme="minorEastAsia"/>
          <w:bCs/>
          <w:color w:val="000000"/>
          <w:szCs w:val="21"/>
          <w:highlight w:val="none"/>
        </w:rPr>
        <w:t>另有</w:t>
      </w:r>
      <w:r>
        <w:rPr>
          <w:rFonts w:hint="eastAsia" w:asciiTheme="minorEastAsia" w:hAnsiTheme="minorEastAsia" w:eastAsiaTheme="minorEastAsia" w:cstheme="minorEastAsia"/>
          <w:bCs/>
          <w:color w:val="000000"/>
          <w:szCs w:val="21"/>
          <w:highlight w:val="none"/>
          <w:lang w:eastAsia="zh-CN"/>
        </w:rPr>
        <w:t>约</w:t>
      </w:r>
      <w:r>
        <w:rPr>
          <w:rFonts w:hint="eastAsia" w:asciiTheme="minorEastAsia" w:hAnsiTheme="minorEastAsia" w:eastAsiaTheme="minorEastAsia" w:cstheme="minorEastAsia"/>
          <w:bCs/>
          <w:color w:val="000000"/>
          <w:szCs w:val="21"/>
          <w:highlight w:val="none"/>
        </w:rPr>
        <w:t>定</w:t>
      </w:r>
      <w:r>
        <w:rPr>
          <w:rFonts w:hint="eastAsia" w:asciiTheme="minorEastAsia" w:hAnsiTheme="minorEastAsia" w:eastAsiaTheme="minorEastAsia" w:cstheme="minorEastAsia"/>
          <w:bCs/>
          <w:color w:val="000000"/>
          <w:szCs w:val="21"/>
          <w:highlight w:val="none"/>
          <w:lang w:eastAsia="zh-CN"/>
        </w:rPr>
        <w:t>外</w:t>
      </w:r>
      <w:r>
        <w:rPr>
          <w:rFonts w:hint="eastAsia" w:asciiTheme="minorEastAsia" w:hAnsiTheme="minorEastAsia" w:eastAsiaTheme="minorEastAsia" w:cstheme="minorEastAsia"/>
          <w:bCs/>
          <w:color w:val="000000"/>
          <w:szCs w:val="21"/>
          <w:highlight w:val="none"/>
        </w:rPr>
        <w:t>，</w:t>
      </w:r>
      <w:r>
        <w:rPr>
          <w:rFonts w:hint="eastAsia" w:asciiTheme="minorEastAsia" w:hAnsiTheme="minorEastAsia" w:eastAsiaTheme="minorEastAsia" w:cstheme="minorEastAsia"/>
          <w:color w:val="000000"/>
          <w:szCs w:val="21"/>
          <w:highlight w:val="none"/>
        </w:rPr>
        <w:t>包装应适应远距离运输、防潮、防震、防锈和防野蛮装卸等要求，确保货物安全无损地运抵</w:t>
      </w:r>
      <w:r>
        <w:rPr>
          <w:rFonts w:hint="eastAsia" w:asciiTheme="minorEastAsia" w:hAnsiTheme="minorEastAsia" w:eastAsiaTheme="minorEastAsia" w:cstheme="minorEastAsia"/>
          <w:b/>
          <w:color w:val="000000"/>
          <w:szCs w:val="21"/>
          <w:highlight w:val="none"/>
        </w:rPr>
        <w:t>【政府采购合同专用条款】</w:t>
      </w:r>
      <w:r>
        <w:rPr>
          <w:rFonts w:hint="eastAsia" w:asciiTheme="minorEastAsia" w:hAnsiTheme="minorEastAsia" w:eastAsiaTheme="minorEastAsia" w:cstheme="minorEastAsia"/>
          <w:b w:val="0"/>
          <w:bCs/>
          <w:color w:val="000000"/>
          <w:szCs w:val="21"/>
          <w:highlight w:val="none"/>
          <w:lang w:eastAsia="zh-CN"/>
        </w:rPr>
        <w:t>约定的</w:t>
      </w:r>
      <w:r>
        <w:rPr>
          <w:rFonts w:hint="eastAsia" w:asciiTheme="minorEastAsia" w:hAnsiTheme="minorEastAsia" w:eastAsiaTheme="minorEastAsia" w:cstheme="minorEastAsia"/>
          <w:color w:val="000000"/>
          <w:szCs w:val="21"/>
          <w:highlight w:val="none"/>
        </w:rPr>
        <w:t>指定现场。</w:t>
      </w:r>
    </w:p>
    <w:p w14:paraId="4E2D353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7</w:t>
      </w:r>
      <w:r>
        <w:rPr>
          <w:rFonts w:hint="eastAsia" w:asciiTheme="minorEastAsia" w:hAnsiTheme="minorEastAsia" w:eastAsiaTheme="minorEastAsia" w:cstheme="minorEastAsia"/>
          <w:color w:val="000000"/>
          <w:szCs w:val="21"/>
          <w:highlight w:val="none"/>
        </w:rPr>
        <w:t>.2 除</w:t>
      </w:r>
      <w:r>
        <w:rPr>
          <w:rFonts w:hint="eastAsia" w:asciiTheme="minorEastAsia" w:hAnsiTheme="minorEastAsia" w:eastAsiaTheme="minorEastAsia" w:cstheme="minorEastAsia"/>
          <w:b/>
          <w:color w:val="000000"/>
          <w:szCs w:val="21"/>
          <w:highlight w:val="none"/>
        </w:rPr>
        <w:t>【政府采购合同专用条款】</w:t>
      </w:r>
      <w:r>
        <w:rPr>
          <w:rFonts w:hint="eastAsia" w:asciiTheme="minorEastAsia" w:hAnsiTheme="minorEastAsia" w:eastAsiaTheme="minorEastAsia" w:cstheme="minorEastAsia"/>
          <w:bCs/>
          <w:color w:val="000000"/>
          <w:szCs w:val="21"/>
          <w:highlight w:val="none"/>
        </w:rPr>
        <w:t>另有</w:t>
      </w:r>
      <w:r>
        <w:rPr>
          <w:rFonts w:hint="eastAsia" w:asciiTheme="minorEastAsia" w:hAnsiTheme="minorEastAsia" w:eastAsiaTheme="minorEastAsia" w:cstheme="minorEastAsia"/>
          <w:bCs/>
          <w:color w:val="000000"/>
          <w:szCs w:val="21"/>
          <w:highlight w:val="none"/>
          <w:lang w:eastAsia="zh-CN"/>
        </w:rPr>
        <w:t>约</w:t>
      </w:r>
      <w:r>
        <w:rPr>
          <w:rFonts w:hint="eastAsia" w:asciiTheme="minorEastAsia" w:hAnsiTheme="minorEastAsia" w:eastAsiaTheme="minorEastAsia" w:cstheme="minorEastAsia"/>
          <w:bCs/>
          <w:color w:val="000000"/>
          <w:szCs w:val="21"/>
          <w:highlight w:val="none"/>
        </w:rPr>
        <w:t>定</w:t>
      </w:r>
      <w:r>
        <w:rPr>
          <w:rFonts w:hint="eastAsia" w:asciiTheme="minorEastAsia" w:hAnsiTheme="minorEastAsia" w:eastAsiaTheme="minorEastAsia" w:cstheme="minorEastAsia"/>
          <w:bCs/>
          <w:color w:val="000000"/>
          <w:szCs w:val="21"/>
          <w:highlight w:val="none"/>
          <w:lang w:eastAsia="zh-CN"/>
        </w:rPr>
        <w:t>外</w:t>
      </w:r>
      <w:r>
        <w:rPr>
          <w:rFonts w:hint="eastAsia" w:asciiTheme="minorEastAsia" w:hAnsiTheme="minorEastAsia" w:eastAsiaTheme="minorEastAsia" w:cstheme="minorEastAsia"/>
          <w:bCs/>
          <w:color w:val="000000"/>
          <w:szCs w:val="21"/>
          <w:highlight w:val="none"/>
        </w:rPr>
        <w:t>，</w:t>
      </w:r>
      <w:r>
        <w:rPr>
          <w:rFonts w:hint="eastAsia" w:asciiTheme="minorEastAsia" w:hAnsiTheme="minorEastAsia" w:eastAsiaTheme="minorEastAsia" w:cstheme="minorEastAsia"/>
          <w:color w:val="000000"/>
          <w:szCs w:val="21"/>
          <w:highlight w:val="none"/>
        </w:rPr>
        <w:t>乙方负责办理将货物运抵本合同规定的交货地点</w:t>
      </w:r>
      <w:r>
        <w:rPr>
          <w:rFonts w:hint="eastAsia" w:asciiTheme="minorEastAsia" w:hAnsiTheme="minorEastAsia" w:eastAsiaTheme="minorEastAsia" w:cstheme="minorEastAsia"/>
          <w:color w:val="000000"/>
          <w:szCs w:val="21"/>
          <w:highlight w:val="none"/>
          <w:lang w:eastAsia="zh-CN"/>
        </w:rPr>
        <w:t>，并装卸、交付至甲方</w:t>
      </w:r>
      <w:r>
        <w:rPr>
          <w:rFonts w:hint="eastAsia" w:asciiTheme="minorEastAsia" w:hAnsiTheme="minorEastAsia" w:eastAsiaTheme="minorEastAsia" w:cstheme="minorEastAsia"/>
          <w:color w:val="000000"/>
          <w:szCs w:val="21"/>
          <w:highlight w:val="none"/>
        </w:rPr>
        <w:t>的一切运输事项，相关费用应</w:t>
      </w:r>
      <w:r>
        <w:rPr>
          <w:rFonts w:hint="eastAsia" w:asciiTheme="minorEastAsia" w:hAnsiTheme="minorEastAsia" w:eastAsiaTheme="minorEastAsia" w:cstheme="minorEastAsia"/>
          <w:color w:val="000000"/>
          <w:szCs w:val="21"/>
          <w:highlight w:val="none"/>
          <w:lang w:eastAsia="zh-CN"/>
        </w:rPr>
        <w:t>包含</w:t>
      </w:r>
      <w:r>
        <w:rPr>
          <w:rFonts w:hint="eastAsia" w:asciiTheme="minorEastAsia" w:hAnsiTheme="minorEastAsia" w:eastAsiaTheme="minorEastAsia" w:cstheme="minorEastAsia"/>
          <w:color w:val="000000"/>
          <w:szCs w:val="21"/>
          <w:highlight w:val="none"/>
        </w:rPr>
        <w:t>在合同</w:t>
      </w:r>
      <w:r>
        <w:rPr>
          <w:rFonts w:hint="eastAsia" w:asciiTheme="minorEastAsia" w:hAnsiTheme="minorEastAsia" w:eastAsiaTheme="minorEastAsia" w:cstheme="minorEastAsia"/>
          <w:color w:val="000000"/>
          <w:szCs w:val="21"/>
          <w:highlight w:val="none"/>
          <w:lang w:eastAsia="zh-CN"/>
        </w:rPr>
        <w:t>价款</w:t>
      </w:r>
      <w:r>
        <w:rPr>
          <w:rFonts w:hint="eastAsia" w:asciiTheme="minorEastAsia" w:hAnsiTheme="minorEastAsia" w:eastAsiaTheme="minorEastAsia" w:cstheme="minorEastAsia"/>
          <w:color w:val="000000"/>
          <w:szCs w:val="21"/>
          <w:highlight w:val="none"/>
        </w:rPr>
        <w:t>中。</w:t>
      </w:r>
    </w:p>
    <w:p w14:paraId="6966E68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7</w:t>
      </w:r>
      <w:r>
        <w:rPr>
          <w:rFonts w:hint="eastAsia" w:asciiTheme="minorEastAsia" w:hAnsiTheme="minorEastAsia" w:eastAsiaTheme="minorEastAsia" w:cstheme="minorEastAsia"/>
          <w:color w:val="000000"/>
          <w:szCs w:val="21"/>
          <w:highlight w:val="none"/>
        </w:rPr>
        <w:t>.3 货物保险要求按</w:t>
      </w:r>
      <w:r>
        <w:rPr>
          <w:rFonts w:hint="eastAsia" w:asciiTheme="minorEastAsia" w:hAnsiTheme="minorEastAsia" w:eastAsiaTheme="minorEastAsia" w:cstheme="minorEastAsia"/>
          <w:b/>
          <w:color w:val="000000"/>
          <w:szCs w:val="21"/>
          <w:highlight w:val="none"/>
        </w:rPr>
        <w:t>【政府采购合同专用条款】</w:t>
      </w:r>
      <w:r>
        <w:rPr>
          <w:rFonts w:hint="eastAsia" w:asciiTheme="minorEastAsia" w:hAnsiTheme="minorEastAsia" w:eastAsiaTheme="minorEastAsia" w:cstheme="minorEastAsia"/>
          <w:bCs/>
          <w:color w:val="000000"/>
          <w:szCs w:val="21"/>
          <w:highlight w:val="none"/>
        </w:rPr>
        <w:t>规定执行</w:t>
      </w:r>
      <w:r>
        <w:rPr>
          <w:rFonts w:hint="eastAsia" w:asciiTheme="minorEastAsia" w:hAnsiTheme="minorEastAsia" w:eastAsiaTheme="minorEastAsia" w:cstheme="minorEastAsia"/>
          <w:color w:val="000000"/>
          <w:szCs w:val="21"/>
          <w:highlight w:val="none"/>
        </w:rPr>
        <w:t>。</w:t>
      </w:r>
    </w:p>
    <w:p w14:paraId="4221CA9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7</w:t>
      </w:r>
      <w:r>
        <w:rPr>
          <w:rFonts w:hint="eastAsia" w:asciiTheme="minorEastAsia" w:hAnsiTheme="minorEastAsia" w:eastAsiaTheme="minorEastAsia" w:cstheme="minorEastAsia"/>
          <w:color w:val="000000"/>
          <w:szCs w:val="21"/>
          <w:highlight w:val="none"/>
        </w:rPr>
        <w:t xml:space="preserve">.4 </w:t>
      </w:r>
      <w:r>
        <w:rPr>
          <w:rFonts w:hint="eastAsia" w:asciiTheme="minorEastAsia" w:hAnsiTheme="minorEastAsia" w:eastAsiaTheme="minorEastAsia" w:cstheme="minorEastAsia"/>
          <w:color w:val="000000"/>
          <w:szCs w:val="21"/>
          <w:highlight w:val="none"/>
          <w:lang w:val="en-US" w:eastAsia="zh-CN"/>
        </w:rPr>
        <w:t>除采购活动</w:t>
      </w:r>
      <w:r>
        <w:rPr>
          <w:rFonts w:hint="eastAsia" w:asciiTheme="minorEastAsia" w:hAnsiTheme="minorEastAsia" w:eastAsiaTheme="minorEastAsia" w:cstheme="minorEastAsia"/>
          <w:color w:val="000000"/>
          <w:szCs w:val="21"/>
          <w:highlight w:val="none"/>
        </w:rPr>
        <w:t>对商品包装</w:t>
      </w:r>
      <w:r>
        <w:rPr>
          <w:rFonts w:hint="eastAsia" w:asciiTheme="minorEastAsia" w:hAnsiTheme="minorEastAsia" w:eastAsiaTheme="minorEastAsia" w:cstheme="minorEastAsia"/>
          <w:color w:val="000000"/>
          <w:szCs w:val="21"/>
          <w:highlight w:val="none"/>
          <w:lang w:eastAsia="zh-CN"/>
        </w:rPr>
        <w:t>、</w:t>
      </w:r>
      <w:r>
        <w:rPr>
          <w:rFonts w:hint="eastAsia" w:asciiTheme="minorEastAsia" w:hAnsiTheme="minorEastAsia" w:eastAsiaTheme="minorEastAsia" w:cstheme="minorEastAsia"/>
          <w:color w:val="000000"/>
          <w:szCs w:val="21"/>
          <w:highlight w:val="none"/>
        </w:rPr>
        <w:t>快递包装</w:t>
      </w:r>
      <w:r>
        <w:rPr>
          <w:rFonts w:hint="eastAsia" w:asciiTheme="minorEastAsia" w:hAnsiTheme="minorEastAsia" w:eastAsiaTheme="minorEastAsia" w:cstheme="minorEastAsia"/>
          <w:color w:val="000000"/>
          <w:szCs w:val="21"/>
          <w:highlight w:val="none"/>
          <w:lang w:val="en-US" w:eastAsia="zh-CN"/>
        </w:rPr>
        <w:t>达成具体约定外</w:t>
      </w:r>
      <w:r>
        <w:rPr>
          <w:rFonts w:hint="eastAsia" w:asciiTheme="minorEastAsia" w:hAnsiTheme="minorEastAsia" w:eastAsiaTheme="minorEastAsia" w:cstheme="minorEastAsia"/>
          <w:color w:val="000000"/>
          <w:szCs w:val="21"/>
          <w:highlight w:val="none"/>
        </w:rPr>
        <w:t>，乙方提供产品及相关快递服务</w:t>
      </w:r>
      <w:r>
        <w:rPr>
          <w:rFonts w:hint="eastAsia" w:asciiTheme="minorEastAsia" w:hAnsiTheme="minorEastAsia" w:eastAsiaTheme="minorEastAsia" w:cstheme="minorEastAsia"/>
          <w:color w:val="000000"/>
          <w:szCs w:val="21"/>
          <w:highlight w:val="none"/>
          <w:lang w:val="en-US" w:eastAsia="zh-CN"/>
        </w:rPr>
        <w:t>涉及到</w:t>
      </w:r>
      <w:r>
        <w:rPr>
          <w:rFonts w:hint="eastAsia" w:asciiTheme="minorEastAsia" w:hAnsiTheme="minorEastAsia" w:eastAsiaTheme="minorEastAsia" w:cstheme="minorEastAsia"/>
          <w:color w:val="000000"/>
          <w:szCs w:val="21"/>
          <w:highlight w:val="none"/>
        </w:rPr>
        <w:t>具体包装要求</w:t>
      </w:r>
      <w:r>
        <w:rPr>
          <w:rFonts w:hint="eastAsia" w:asciiTheme="minorEastAsia" w:hAnsiTheme="minorEastAsia" w:eastAsiaTheme="minorEastAsia" w:cstheme="minorEastAsia"/>
          <w:color w:val="000000"/>
          <w:szCs w:val="21"/>
          <w:highlight w:val="none"/>
          <w:lang w:val="en-US" w:eastAsia="zh-CN"/>
        </w:rPr>
        <w:t>的，</w:t>
      </w:r>
      <w:r>
        <w:rPr>
          <w:rFonts w:hint="eastAsia" w:asciiTheme="minorEastAsia" w:hAnsiTheme="minorEastAsia" w:eastAsiaTheme="minorEastAsia" w:cstheme="minorEastAsia"/>
          <w:color w:val="000000"/>
          <w:szCs w:val="21"/>
          <w:highlight w:val="none"/>
        </w:rPr>
        <w:t>应</w:t>
      </w:r>
      <w:r>
        <w:rPr>
          <w:rFonts w:hint="eastAsia" w:asciiTheme="minorEastAsia" w:hAnsiTheme="minorEastAsia" w:eastAsiaTheme="minorEastAsia" w:cstheme="minorEastAsia"/>
          <w:color w:val="000000"/>
          <w:szCs w:val="21"/>
          <w:highlight w:val="none"/>
          <w:lang w:val="en-US" w:eastAsia="zh-CN"/>
        </w:rPr>
        <w:t>不低于</w:t>
      </w:r>
      <w:r>
        <w:rPr>
          <w:rFonts w:hint="eastAsia" w:asciiTheme="minorEastAsia" w:hAnsiTheme="minorEastAsia" w:eastAsiaTheme="minorEastAsia" w:cstheme="minorEastAsia"/>
          <w:color w:val="000000"/>
          <w:szCs w:val="21"/>
          <w:highlight w:val="none"/>
        </w:rPr>
        <w:t>《商品包装政府采购需求标准（试行）</w:t>
      </w:r>
      <w:r>
        <w:rPr>
          <w:rFonts w:hint="eastAsia" w:asciiTheme="minorEastAsia" w:hAnsiTheme="minorEastAsia" w:eastAsiaTheme="minorEastAsia" w:cstheme="minorEastAsia"/>
          <w:color w:val="000000"/>
          <w:szCs w:val="21"/>
          <w:highlight w:val="none"/>
          <w:lang w:eastAsia="zh-CN"/>
        </w:rPr>
        <w:t>》《</w:t>
      </w:r>
      <w:r>
        <w:rPr>
          <w:rFonts w:hint="eastAsia" w:asciiTheme="minorEastAsia" w:hAnsiTheme="minorEastAsia" w:eastAsiaTheme="minorEastAsia" w:cstheme="minorEastAsia"/>
          <w:color w:val="000000"/>
          <w:szCs w:val="21"/>
          <w:highlight w:val="none"/>
        </w:rPr>
        <w:t>快递包装政府采购需求标准（试行）》</w:t>
      </w:r>
      <w:r>
        <w:rPr>
          <w:rFonts w:hint="eastAsia" w:asciiTheme="minorEastAsia" w:hAnsiTheme="minorEastAsia" w:eastAsiaTheme="minorEastAsia" w:cstheme="minorEastAsia"/>
          <w:color w:val="000000"/>
          <w:szCs w:val="21"/>
          <w:highlight w:val="none"/>
          <w:lang w:val="en-US" w:eastAsia="zh-CN"/>
        </w:rPr>
        <w:t>标准</w:t>
      </w:r>
      <w:r>
        <w:rPr>
          <w:rFonts w:hint="eastAsia" w:asciiTheme="minorEastAsia" w:hAnsiTheme="minorEastAsia" w:eastAsiaTheme="minorEastAsia" w:cstheme="minorEastAsia"/>
          <w:color w:val="000000"/>
          <w:szCs w:val="21"/>
          <w:highlight w:val="none"/>
        </w:rPr>
        <w:t>，并作为履约验收的内容，必要时甲方可以要求乙方在履约验收环节出具检测报告。</w:t>
      </w:r>
    </w:p>
    <w:p w14:paraId="7E0FA6D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val="en-US" w:eastAsia="zh-CN"/>
        </w:rPr>
        <w:t xml:space="preserve">7.5 </w:t>
      </w:r>
      <w:r>
        <w:rPr>
          <w:rFonts w:hint="eastAsia" w:asciiTheme="minorEastAsia" w:hAnsiTheme="minorEastAsia" w:eastAsiaTheme="minorEastAsia" w:cstheme="minorEastAsia"/>
          <w:color w:val="000000"/>
          <w:szCs w:val="21"/>
        </w:rPr>
        <w:t>乙方在运输到达之前</w:t>
      </w:r>
      <w:r>
        <w:rPr>
          <w:rFonts w:hint="eastAsia" w:asciiTheme="minorEastAsia" w:hAnsiTheme="minorEastAsia" w:eastAsiaTheme="minorEastAsia" w:cstheme="minorEastAsia"/>
          <w:color w:val="000000"/>
          <w:szCs w:val="21"/>
          <w:lang w:eastAsia="zh-CN"/>
        </w:rPr>
        <w:t>应</w:t>
      </w:r>
      <w:r>
        <w:rPr>
          <w:rFonts w:hint="eastAsia" w:asciiTheme="minorEastAsia" w:hAnsiTheme="minorEastAsia" w:eastAsiaTheme="minorEastAsia" w:cstheme="minorEastAsia"/>
          <w:color w:val="000000"/>
          <w:szCs w:val="21"/>
        </w:rPr>
        <w:t>提前通知</w:t>
      </w:r>
      <w:r>
        <w:rPr>
          <w:rFonts w:hint="eastAsia" w:asciiTheme="minorEastAsia" w:hAnsiTheme="minorEastAsia" w:eastAsiaTheme="minorEastAsia" w:cstheme="minorEastAsia"/>
          <w:color w:val="000000"/>
          <w:szCs w:val="21"/>
          <w:lang w:eastAsia="zh-CN"/>
        </w:rPr>
        <w:t>甲方</w:t>
      </w:r>
      <w:r>
        <w:rPr>
          <w:rFonts w:hint="eastAsia" w:asciiTheme="minorEastAsia" w:hAnsiTheme="minorEastAsia" w:eastAsiaTheme="minorEastAsia" w:cstheme="minorEastAsia"/>
          <w:color w:val="000000"/>
          <w:szCs w:val="21"/>
        </w:rPr>
        <w:t>，并提示货物运输装卸的注意事项</w:t>
      </w:r>
      <w:r>
        <w:rPr>
          <w:rFonts w:hint="eastAsia" w:asciiTheme="minorEastAsia" w:hAnsiTheme="minorEastAsia" w:eastAsiaTheme="minorEastAsia" w:cstheme="minorEastAsia"/>
          <w:color w:val="000000"/>
          <w:szCs w:val="21"/>
          <w:lang w:eastAsia="zh-CN"/>
        </w:rPr>
        <w:t>，甲方配合乙方做好货物的接收工作。</w:t>
      </w:r>
    </w:p>
    <w:p w14:paraId="585C580B">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14:paraId="0ABF129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color w:val="auto"/>
          <w:sz w:val="24"/>
          <w:highlight w:val="none"/>
        </w:rPr>
      </w:pPr>
      <w:r>
        <w:rPr>
          <w:rFonts w:hint="eastAsia" w:asciiTheme="minorEastAsia" w:hAnsiTheme="minorEastAsia" w:eastAsiaTheme="minorEastAsia" w:cstheme="minorEastAsia"/>
          <w:b/>
          <w:color w:val="000000"/>
          <w:sz w:val="24"/>
          <w:highlight w:val="none"/>
          <w:lang w:eastAsia="zh-CN"/>
        </w:rPr>
        <w:t>8</w:t>
      </w:r>
      <w:r>
        <w:rPr>
          <w:rFonts w:hint="eastAsia" w:asciiTheme="minorEastAsia" w:hAnsiTheme="minorEastAsia" w:eastAsiaTheme="minorEastAsia" w:cstheme="minorEastAsia"/>
          <w:b/>
          <w:color w:val="000000"/>
          <w:sz w:val="24"/>
          <w:highlight w:val="none"/>
          <w:lang w:val="en-US" w:eastAsia="zh-CN"/>
        </w:rPr>
        <w:t xml:space="preserve">. </w:t>
      </w:r>
      <w:r>
        <w:rPr>
          <w:rFonts w:hint="eastAsia" w:asciiTheme="minorEastAsia" w:hAnsiTheme="minorEastAsia" w:eastAsiaTheme="minorEastAsia" w:cstheme="minorEastAsia"/>
          <w:b/>
          <w:color w:val="auto"/>
          <w:sz w:val="24"/>
          <w:highlight w:val="none"/>
        </w:rPr>
        <w:t>质量标准和保证</w:t>
      </w:r>
    </w:p>
    <w:p w14:paraId="772B1F8D">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color w:val="auto"/>
          <w:kern w:val="2"/>
          <w:sz w:val="21"/>
          <w:szCs w:val="21"/>
          <w:highlight w:val="none"/>
          <w:lang w:val="en-US" w:eastAsia="zh-CN" w:bidi="ar-SA"/>
        </w:rPr>
      </w:pPr>
      <w:r>
        <w:rPr>
          <w:rFonts w:hint="eastAsia" w:asciiTheme="minorEastAsia" w:hAnsiTheme="minorEastAsia" w:eastAsiaTheme="minorEastAsia" w:cstheme="minorEastAsia"/>
          <w:color w:val="auto"/>
          <w:kern w:val="2"/>
          <w:sz w:val="21"/>
          <w:szCs w:val="21"/>
          <w:highlight w:val="none"/>
          <w:lang w:val="en-US" w:eastAsia="zh-CN" w:bidi="ar-SA"/>
        </w:rPr>
        <w:t>8.1 质量标准</w:t>
      </w:r>
    </w:p>
    <w:p w14:paraId="09DC7EC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（1）本合同下</w:t>
      </w:r>
      <w:r>
        <w:rPr>
          <w:rFonts w:hint="eastAsia" w:asciiTheme="minorEastAsia" w:hAnsiTheme="minorEastAsia" w:eastAsiaTheme="minorEastAsia" w:cstheme="minorEastAsia"/>
          <w:color w:val="auto"/>
          <w:szCs w:val="21"/>
          <w:highlight w:val="none"/>
          <w:lang w:eastAsia="zh-CN"/>
        </w:rPr>
        <w:t>提供</w:t>
      </w:r>
      <w:r>
        <w:rPr>
          <w:rFonts w:hint="eastAsia" w:asciiTheme="minorEastAsia" w:hAnsiTheme="minorEastAsia" w:eastAsiaTheme="minorEastAsia" w:cstheme="minorEastAsia"/>
          <w:color w:val="auto"/>
          <w:szCs w:val="21"/>
          <w:highlight w:val="none"/>
        </w:rPr>
        <w:t>的货物应符合</w:t>
      </w:r>
      <w:r>
        <w:rPr>
          <w:rFonts w:hint="eastAsia" w:asciiTheme="minorEastAsia" w:hAnsiTheme="minorEastAsia" w:eastAsiaTheme="minorEastAsia" w:cstheme="minorEastAsia"/>
          <w:color w:val="auto"/>
          <w:szCs w:val="21"/>
          <w:highlight w:val="none"/>
          <w:lang w:eastAsia="zh-CN"/>
        </w:rPr>
        <w:t>合同</w:t>
      </w:r>
      <w:r>
        <w:rPr>
          <w:rFonts w:hint="eastAsia" w:asciiTheme="minorEastAsia" w:hAnsiTheme="minorEastAsia" w:eastAsiaTheme="minorEastAsia" w:cstheme="minorEastAsia"/>
          <w:color w:val="000000"/>
          <w:szCs w:val="21"/>
          <w:lang w:eastAsia="zh-CN"/>
        </w:rPr>
        <w:t>约</w:t>
      </w:r>
      <w:r>
        <w:rPr>
          <w:rFonts w:hint="eastAsia" w:asciiTheme="minorEastAsia" w:hAnsiTheme="minorEastAsia" w:eastAsiaTheme="minorEastAsia" w:cstheme="minorEastAsia"/>
          <w:color w:val="000000"/>
          <w:szCs w:val="21"/>
        </w:rPr>
        <w:t>定的</w:t>
      </w:r>
      <w:r>
        <w:rPr>
          <w:rFonts w:hint="eastAsia" w:asciiTheme="minorEastAsia" w:hAnsiTheme="minorEastAsia" w:eastAsiaTheme="minorEastAsia" w:cstheme="minorEastAsia"/>
          <w:szCs w:val="21"/>
        </w:rPr>
        <w:t>品牌、规格型号、技术性能、配置、质量、数量等要求。</w:t>
      </w:r>
      <w:r>
        <w:rPr>
          <w:rFonts w:hint="eastAsia" w:asciiTheme="minorEastAsia" w:hAnsiTheme="minorEastAsia" w:eastAsiaTheme="minorEastAsia" w:cstheme="minorEastAsia"/>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Theme="minorEastAsia" w:hAnsiTheme="minorEastAsia" w:eastAsiaTheme="minorEastAsia" w:cstheme="minorEastAsia"/>
          <w:color w:val="auto"/>
          <w:szCs w:val="21"/>
          <w:highlight w:val="none"/>
          <w:lang w:eastAsia="zh-CN"/>
        </w:rPr>
        <w:t>。</w:t>
      </w:r>
    </w:p>
    <w:p w14:paraId="52D3B564">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kern w:val="2"/>
          <w:sz w:val="21"/>
          <w:szCs w:val="21"/>
          <w:highlight w:val="none"/>
          <w:lang w:val="en-US" w:eastAsia="zh-CN" w:bidi="ar-SA"/>
        </w:rPr>
        <w:t>（2）采用中华人民共和国法定计量单位。</w:t>
      </w:r>
    </w:p>
    <w:p w14:paraId="7B70ECB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（3）乙方所</w:t>
      </w:r>
      <w:r>
        <w:rPr>
          <w:rFonts w:hint="eastAsia" w:asciiTheme="minorEastAsia" w:hAnsiTheme="minorEastAsia" w:eastAsiaTheme="minorEastAsia" w:cstheme="minorEastAsia"/>
          <w:color w:val="auto"/>
          <w:szCs w:val="21"/>
          <w:highlight w:val="none"/>
          <w:lang w:eastAsia="zh-CN"/>
        </w:rPr>
        <w:t>提供</w:t>
      </w:r>
      <w:r>
        <w:rPr>
          <w:rFonts w:hint="eastAsia" w:asciiTheme="minorEastAsia" w:hAnsiTheme="minorEastAsia" w:eastAsiaTheme="minorEastAsia" w:cstheme="minorEastAsia"/>
          <w:color w:val="auto"/>
          <w:szCs w:val="21"/>
          <w:highlight w:val="none"/>
        </w:rPr>
        <w:t>的货物应符合国家有关安全、环保、卫生</w:t>
      </w:r>
      <w:r>
        <w:rPr>
          <w:rFonts w:hint="eastAsia" w:asciiTheme="minorEastAsia" w:hAnsiTheme="minorEastAsia" w:eastAsiaTheme="minorEastAsia" w:cstheme="minorEastAsia"/>
          <w:color w:val="auto"/>
          <w:szCs w:val="21"/>
          <w:highlight w:val="none"/>
          <w:lang w:eastAsia="zh-CN"/>
        </w:rPr>
        <w:t>的</w:t>
      </w:r>
      <w:r>
        <w:rPr>
          <w:rFonts w:hint="eastAsia" w:asciiTheme="minorEastAsia" w:hAnsiTheme="minorEastAsia" w:eastAsiaTheme="minorEastAsia" w:cstheme="minorEastAsia"/>
          <w:color w:val="auto"/>
          <w:szCs w:val="21"/>
          <w:highlight w:val="none"/>
        </w:rPr>
        <w:t>规定。</w:t>
      </w:r>
    </w:p>
    <w:p w14:paraId="01E513B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（4）乙方应向甲方提交所</w:t>
      </w:r>
      <w:r>
        <w:rPr>
          <w:rFonts w:hint="eastAsia" w:asciiTheme="minorEastAsia" w:hAnsiTheme="minorEastAsia" w:eastAsiaTheme="minorEastAsia" w:cstheme="minorEastAsia"/>
          <w:color w:val="auto"/>
          <w:szCs w:val="21"/>
          <w:highlight w:val="none"/>
          <w:lang w:eastAsia="zh-CN"/>
        </w:rPr>
        <w:t>提供</w:t>
      </w:r>
      <w:r>
        <w:rPr>
          <w:rFonts w:hint="eastAsia" w:asciiTheme="minorEastAsia" w:hAnsiTheme="minorEastAsia" w:eastAsiaTheme="minorEastAsia" w:cstheme="minorEastAsia"/>
          <w:color w:val="auto"/>
          <w:szCs w:val="21"/>
          <w:highlight w:val="none"/>
        </w:rPr>
        <w:t>货物的技术文件，包括相应的中文技术文件，如：产品目录、图纸、操作手册、使用说明、维护手册或服务指南</w:t>
      </w:r>
      <w:r>
        <w:rPr>
          <w:rFonts w:hint="eastAsia" w:asciiTheme="minorEastAsia" w:hAnsiTheme="minorEastAsia" w:eastAsiaTheme="minorEastAsia" w:cstheme="minorEastAsia"/>
          <w:color w:val="auto"/>
          <w:szCs w:val="21"/>
          <w:highlight w:val="none"/>
          <w:lang w:eastAsia="zh-CN"/>
        </w:rPr>
        <w:t>等</w:t>
      </w:r>
      <w:r>
        <w:rPr>
          <w:rFonts w:hint="eastAsia" w:asciiTheme="minorEastAsia" w:hAnsiTheme="minorEastAsia" w:eastAsiaTheme="minorEastAsia" w:cstheme="minorEastAsia"/>
          <w:color w:val="auto"/>
          <w:szCs w:val="21"/>
          <w:highlight w:val="none"/>
        </w:rPr>
        <w:t>。</w:t>
      </w:r>
      <w:r>
        <w:rPr>
          <w:rFonts w:hint="eastAsia" w:asciiTheme="minorEastAsia" w:hAnsiTheme="minorEastAsia" w:eastAsiaTheme="minorEastAsia" w:cstheme="minorEastAsia"/>
          <w:color w:val="auto"/>
          <w:szCs w:val="21"/>
          <w:highlight w:val="none"/>
          <w:lang w:eastAsia="zh-CN"/>
        </w:rPr>
        <w:t>上述</w:t>
      </w:r>
      <w:r>
        <w:rPr>
          <w:rFonts w:hint="eastAsia" w:asciiTheme="minorEastAsia" w:hAnsiTheme="minorEastAsia" w:eastAsiaTheme="minorEastAsia" w:cstheme="minorEastAsia"/>
          <w:color w:val="auto"/>
          <w:szCs w:val="21"/>
          <w:highlight w:val="none"/>
        </w:rPr>
        <w:t>文件应包装好随货物一同发运。</w:t>
      </w:r>
    </w:p>
    <w:p w14:paraId="79277B3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eastAsia="zh-CN"/>
        </w:rPr>
        <w:t>8</w:t>
      </w:r>
      <w:r>
        <w:rPr>
          <w:rFonts w:hint="eastAsia" w:asciiTheme="minorEastAsia" w:hAnsiTheme="minorEastAsia" w:eastAsiaTheme="minorEastAsia" w:cstheme="minorEastAsia"/>
          <w:color w:val="auto"/>
          <w:szCs w:val="21"/>
          <w:highlight w:val="none"/>
        </w:rPr>
        <w:t>.2 保证</w:t>
      </w:r>
    </w:p>
    <w:p w14:paraId="2C4DB61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（1）乙方应保证</w:t>
      </w:r>
      <w:r>
        <w:rPr>
          <w:rFonts w:hint="eastAsia" w:asciiTheme="minorEastAsia" w:hAnsiTheme="minorEastAsia" w:eastAsiaTheme="minorEastAsia" w:cstheme="minorEastAsia"/>
          <w:color w:val="auto"/>
          <w:szCs w:val="21"/>
          <w:highlight w:val="none"/>
          <w:lang w:eastAsia="zh-CN"/>
        </w:rPr>
        <w:t>提供的货物</w:t>
      </w:r>
      <w:r>
        <w:rPr>
          <w:rFonts w:hint="eastAsia" w:asciiTheme="minorEastAsia" w:hAnsiTheme="minorEastAsia" w:eastAsiaTheme="minorEastAsia" w:cstheme="minorEastAsia"/>
          <w:color w:val="auto"/>
          <w:szCs w:val="21"/>
          <w:highlight w:val="none"/>
        </w:rPr>
        <w:t>完全符合合同规定的质量、规格和性能要求。乙方应保证货物在正确安装、正常使用和保养条件下，</w:t>
      </w:r>
      <w:r>
        <w:rPr>
          <w:rFonts w:hint="eastAsia" w:asciiTheme="minorEastAsia" w:hAnsiTheme="minorEastAsia" w:eastAsiaTheme="minorEastAsia" w:cstheme="minorEastAsia"/>
          <w:szCs w:val="21"/>
        </w:rPr>
        <w:t>在其使用寿命期内具</w:t>
      </w:r>
      <w:r>
        <w:rPr>
          <w:rFonts w:hint="eastAsia" w:asciiTheme="minorEastAsia" w:hAnsiTheme="minorEastAsia" w:eastAsiaTheme="minorEastAsia" w:cstheme="minorEastAsia"/>
          <w:szCs w:val="21"/>
          <w:lang w:eastAsia="zh-CN"/>
        </w:rPr>
        <w:t>备合同约定</w:t>
      </w:r>
      <w:r>
        <w:rPr>
          <w:rFonts w:hint="eastAsia" w:asciiTheme="minorEastAsia" w:hAnsiTheme="minorEastAsia" w:eastAsiaTheme="minorEastAsia" w:cstheme="minorEastAsia"/>
          <w:szCs w:val="21"/>
        </w:rPr>
        <w:t>的性能</w:t>
      </w:r>
      <w:r>
        <w:rPr>
          <w:rFonts w:hint="eastAsia" w:asciiTheme="minorEastAsia" w:hAnsiTheme="minorEastAsia" w:eastAsiaTheme="minorEastAsia" w:cstheme="minorEastAsia"/>
          <w:color w:val="auto"/>
          <w:szCs w:val="21"/>
          <w:highlight w:val="none"/>
        </w:rPr>
        <w:t>。</w:t>
      </w:r>
      <w:r>
        <w:rPr>
          <w:rFonts w:hint="eastAsia" w:asciiTheme="minorEastAsia" w:hAnsiTheme="minorEastAsia" w:eastAsiaTheme="minorEastAsia" w:cstheme="minorEastAsia"/>
          <w:color w:val="auto"/>
          <w:szCs w:val="21"/>
          <w:highlight w:val="none"/>
          <w:lang w:eastAsia="zh-CN"/>
        </w:rPr>
        <w:t>存在</w:t>
      </w:r>
      <w:r>
        <w:rPr>
          <w:rFonts w:hint="eastAsia" w:asciiTheme="minorEastAsia" w:hAnsiTheme="minorEastAsia" w:eastAsiaTheme="minorEastAsia" w:cstheme="minorEastAsia"/>
          <w:color w:val="auto"/>
          <w:szCs w:val="21"/>
          <w:highlight w:val="none"/>
        </w:rPr>
        <w:t>质量保证期的，货物最终交付验收</w:t>
      </w:r>
      <w:r>
        <w:rPr>
          <w:rFonts w:hint="eastAsia" w:asciiTheme="minorEastAsia" w:hAnsiTheme="minorEastAsia" w:eastAsiaTheme="minorEastAsia" w:cstheme="minorEastAsia"/>
          <w:color w:val="auto"/>
          <w:szCs w:val="21"/>
          <w:highlight w:val="none"/>
          <w:lang w:eastAsia="zh-CN"/>
        </w:rPr>
        <w:t>合格</w:t>
      </w:r>
      <w:r>
        <w:rPr>
          <w:rFonts w:hint="eastAsia" w:asciiTheme="minorEastAsia" w:hAnsiTheme="minorEastAsia" w:eastAsiaTheme="minorEastAsia" w:cstheme="minorEastAsia"/>
          <w:color w:val="auto"/>
          <w:szCs w:val="21"/>
          <w:highlight w:val="none"/>
        </w:rPr>
        <w:t>后</w:t>
      </w:r>
      <w:r>
        <w:rPr>
          <w:rFonts w:hint="eastAsia" w:asciiTheme="minorEastAsia" w:hAnsiTheme="minorEastAsia" w:eastAsiaTheme="minorEastAsia" w:cstheme="minorEastAsia"/>
          <w:color w:val="auto"/>
          <w:szCs w:val="21"/>
          <w:highlight w:val="none"/>
          <w:lang w:eastAsia="zh-CN"/>
        </w:rPr>
        <w:t>在</w:t>
      </w:r>
      <w:r>
        <w:rPr>
          <w:rFonts w:hint="eastAsia" w:asciiTheme="minorEastAsia" w:hAnsiTheme="minorEastAsia" w:eastAsiaTheme="minorEastAsia" w:cstheme="minorEastAsia"/>
          <w:b/>
          <w:color w:val="auto"/>
          <w:szCs w:val="21"/>
          <w:highlight w:val="none"/>
        </w:rPr>
        <w:t>【政府采购合同专用条款】</w:t>
      </w:r>
      <w:r>
        <w:rPr>
          <w:rFonts w:hint="eastAsia" w:asciiTheme="minorEastAsia" w:hAnsiTheme="minorEastAsia" w:eastAsiaTheme="minorEastAsia" w:cstheme="minorEastAsia"/>
          <w:color w:val="auto"/>
          <w:szCs w:val="21"/>
          <w:highlight w:val="none"/>
        </w:rPr>
        <w:t>规定或乙方</w:t>
      </w:r>
      <w:r>
        <w:rPr>
          <w:rFonts w:hint="eastAsia" w:asciiTheme="minorEastAsia" w:hAnsiTheme="minorEastAsia" w:eastAsiaTheme="minorEastAsia" w:cstheme="minorEastAsia"/>
          <w:color w:val="auto"/>
          <w:szCs w:val="21"/>
          <w:highlight w:val="none"/>
          <w:lang w:eastAsia="zh-CN"/>
        </w:rPr>
        <w:t>书面</w:t>
      </w:r>
      <w:r>
        <w:rPr>
          <w:rFonts w:hint="eastAsia" w:asciiTheme="minorEastAsia" w:hAnsiTheme="minorEastAsia" w:eastAsiaTheme="minorEastAsia" w:cstheme="minorEastAsia"/>
          <w:color w:val="auto"/>
          <w:szCs w:val="21"/>
          <w:highlight w:val="none"/>
        </w:rPr>
        <w:t>承诺（两者以较长的为准）的质量保证期内，本保证保持有效。</w:t>
      </w:r>
    </w:p>
    <w:p w14:paraId="62BC3EF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（2）在质量保证期内所发现的缺陷，甲方应尽快以书面形式通知乙方。</w:t>
      </w:r>
    </w:p>
    <w:p w14:paraId="7E16F08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（3）乙方收到通知后</w:t>
      </w:r>
      <w:r>
        <w:rPr>
          <w:rFonts w:hint="eastAsia" w:asciiTheme="minorEastAsia" w:hAnsiTheme="minorEastAsia" w:eastAsiaTheme="minorEastAsia" w:cstheme="minorEastAsia"/>
          <w:color w:val="auto"/>
          <w:szCs w:val="21"/>
          <w:highlight w:val="none"/>
          <w:lang w:eastAsia="zh-CN"/>
        </w:rPr>
        <w:t>，</w:t>
      </w:r>
      <w:r>
        <w:rPr>
          <w:rFonts w:hint="eastAsia" w:asciiTheme="minorEastAsia" w:hAnsiTheme="minorEastAsia" w:eastAsiaTheme="minorEastAsia" w:cstheme="minorEastAsia"/>
          <w:color w:val="auto"/>
          <w:szCs w:val="21"/>
          <w:highlight w:val="none"/>
        </w:rPr>
        <w:t>应在</w:t>
      </w:r>
      <w:r>
        <w:rPr>
          <w:rFonts w:hint="eastAsia" w:asciiTheme="minorEastAsia" w:hAnsiTheme="minorEastAsia" w:eastAsiaTheme="minorEastAsia" w:cstheme="minorEastAsia"/>
          <w:b/>
          <w:color w:val="auto"/>
          <w:szCs w:val="21"/>
          <w:highlight w:val="none"/>
        </w:rPr>
        <w:t>【政府采购合同专用条款】</w:t>
      </w:r>
      <w:r>
        <w:rPr>
          <w:rFonts w:hint="eastAsia" w:asciiTheme="minorEastAsia" w:hAnsiTheme="minorEastAsia" w:eastAsiaTheme="minorEastAsia" w:cstheme="minorEastAsia"/>
          <w:color w:val="auto"/>
          <w:szCs w:val="21"/>
          <w:highlight w:val="none"/>
        </w:rPr>
        <w:t>规定的响应时间内以合理的速度免费维修或更换有缺陷的货物或部件。</w:t>
      </w:r>
    </w:p>
    <w:p w14:paraId="392723D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Theme="minorEastAsia" w:hAnsiTheme="minorEastAsia" w:eastAsiaTheme="minorEastAsia" w:cstheme="minorEastAsia"/>
          <w:color w:val="000000"/>
          <w:szCs w:val="21"/>
          <w:highlight w:val="none"/>
          <w:lang w:val="en-US" w:eastAsia="zh-CN"/>
        </w:rPr>
        <w:t>5</w:t>
      </w:r>
      <w:r>
        <w:rPr>
          <w:rFonts w:hint="eastAsia" w:asciiTheme="minorEastAsia" w:hAnsiTheme="minorEastAsia" w:eastAsiaTheme="minorEastAsia" w:cstheme="minorEastAsia"/>
          <w:color w:val="auto"/>
          <w:szCs w:val="21"/>
          <w:highlight w:val="none"/>
        </w:rPr>
        <w:t>.1条规定以书面形式</w:t>
      </w:r>
      <w:r>
        <w:rPr>
          <w:rFonts w:hint="eastAsia" w:asciiTheme="minorEastAsia" w:hAnsiTheme="minorEastAsia" w:eastAsiaTheme="minorEastAsia" w:cstheme="minorEastAsia"/>
          <w:color w:val="000000"/>
          <w:szCs w:val="21"/>
          <w:highlight w:val="none"/>
          <w:lang w:eastAsia="zh-CN"/>
        </w:rPr>
        <w:t>追究</w:t>
      </w:r>
      <w:r>
        <w:rPr>
          <w:rFonts w:hint="eastAsia" w:asciiTheme="minorEastAsia" w:hAnsiTheme="minorEastAsia" w:eastAsiaTheme="minorEastAsia" w:cstheme="minorEastAsia"/>
          <w:color w:val="auto"/>
          <w:szCs w:val="21"/>
          <w:highlight w:val="none"/>
        </w:rPr>
        <w:t>乙方</w:t>
      </w:r>
      <w:r>
        <w:rPr>
          <w:rFonts w:hint="eastAsia" w:asciiTheme="minorEastAsia" w:hAnsiTheme="minorEastAsia" w:eastAsiaTheme="minorEastAsia" w:cstheme="minorEastAsia"/>
          <w:color w:val="000000"/>
          <w:szCs w:val="21"/>
          <w:highlight w:val="none"/>
          <w:lang w:eastAsia="zh-CN"/>
        </w:rPr>
        <w:t>的违约责任</w:t>
      </w:r>
      <w:r>
        <w:rPr>
          <w:rFonts w:hint="eastAsia" w:asciiTheme="minorEastAsia" w:hAnsiTheme="minorEastAsia" w:eastAsiaTheme="minorEastAsia" w:cstheme="minorEastAsia"/>
          <w:color w:val="auto"/>
          <w:szCs w:val="21"/>
          <w:highlight w:val="none"/>
        </w:rPr>
        <w:t>。</w:t>
      </w:r>
    </w:p>
    <w:p w14:paraId="7FE83BD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szCs w:val="21"/>
          <w:highlight w:val="none"/>
        </w:rPr>
        <w:t>（5）乙方在约定的时间内未能弥补缺陷，甲方可采取必要的补救措施，但其风险和费用将由乙方承担，甲方根据合同</w:t>
      </w:r>
      <w:r>
        <w:rPr>
          <w:rFonts w:hint="eastAsia" w:asciiTheme="minorEastAsia" w:hAnsiTheme="minorEastAsia" w:eastAsiaTheme="minorEastAsia" w:cstheme="minorEastAsia"/>
          <w:color w:val="auto"/>
          <w:szCs w:val="21"/>
          <w:highlight w:val="none"/>
          <w:lang w:eastAsia="zh-CN"/>
        </w:rPr>
        <w:t>约定</w:t>
      </w:r>
      <w:r>
        <w:rPr>
          <w:rFonts w:hint="eastAsia" w:asciiTheme="minorEastAsia" w:hAnsiTheme="minorEastAsia" w:eastAsiaTheme="minorEastAsia" w:cstheme="minorEastAsia"/>
          <w:color w:val="auto"/>
          <w:szCs w:val="21"/>
          <w:highlight w:val="none"/>
        </w:rPr>
        <w:t>对乙方行使的其他权利不受影响。</w:t>
      </w:r>
    </w:p>
    <w:p w14:paraId="3FF344A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auto"/>
          <w:sz w:val="24"/>
          <w:highlight w:val="none"/>
        </w:rPr>
      </w:pPr>
      <w:r>
        <w:rPr>
          <w:rFonts w:hint="eastAsia" w:asciiTheme="minorEastAsia" w:hAnsiTheme="minorEastAsia" w:eastAsiaTheme="minorEastAsia" w:cstheme="minorEastAsia"/>
          <w:b/>
          <w:bCs/>
          <w:color w:val="000000"/>
          <w:sz w:val="24"/>
          <w:highlight w:val="none"/>
          <w:lang w:eastAsia="zh-CN"/>
        </w:rPr>
        <w:t>9</w:t>
      </w:r>
      <w:r>
        <w:rPr>
          <w:rFonts w:hint="eastAsia" w:asciiTheme="minorEastAsia" w:hAnsiTheme="minorEastAsia" w:eastAsiaTheme="minorEastAsia" w:cstheme="minorEastAsia"/>
          <w:b/>
          <w:bCs/>
          <w:color w:val="auto"/>
          <w:sz w:val="24"/>
          <w:highlight w:val="none"/>
        </w:rPr>
        <w:t>.</w:t>
      </w:r>
      <w:r>
        <w:rPr>
          <w:rFonts w:hint="eastAsia" w:asciiTheme="minorEastAsia" w:hAnsiTheme="minorEastAsia" w:eastAsiaTheme="minorEastAsia" w:cstheme="minorEastAsia"/>
          <w:b/>
          <w:bCs/>
          <w:color w:val="000000"/>
          <w:sz w:val="24"/>
          <w:highlight w:val="none"/>
          <w:lang w:val="en-US" w:eastAsia="zh-CN"/>
        </w:rPr>
        <w:t xml:space="preserve"> </w:t>
      </w:r>
      <w:r>
        <w:rPr>
          <w:rFonts w:hint="eastAsia" w:asciiTheme="minorEastAsia" w:hAnsiTheme="minorEastAsia" w:eastAsiaTheme="minorEastAsia" w:cstheme="minorEastAsia"/>
          <w:b/>
          <w:bCs/>
          <w:color w:val="auto"/>
          <w:sz w:val="24"/>
          <w:highlight w:val="none"/>
        </w:rPr>
        <w:t>权利瑕疵担保</w:t>
      </w:r>
    </w:p>
    <w:p w14:paraId="4257BB9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9</w:t>
      </w:r>
      <w:r>
        <w:rPr>
          <w:rFonts w:hint="eastAsia" w:asciiTheme="minorEastAsia" w:hAnsiTheme="minorEastAsia" w:eastAsiaTheme="minorEastAsia" w:cstheme="minorEastAsia"/>
          <w:color w:val="000000"/>
          <w:szCs w:val="21"/>
          <w:highlight w:val="none"/>
        </w:rPr>
        <w:t>.1 乙方保证对其出售的货物享有合法的权利。</w:t>
      </w:r>
    </w:p>
    <w:p w14:paraId="4D767EE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9</w:t>
      </w:r>
      <w:r>
        <w:rPr>
          <w:rFonts w:hint="eastAsia" w:asciiTheme="minorEastAsia" w:hAnsiTheme="minorEastAsia" w:eastAsiaTheme="minorEastAsia" w:cstheme="minorEastAsia"/>
          <w:color w:val="000000"/>
          <w:szCs w:val="21"/>
          <w:highlight w:val="none"/>
        </w:rPr>
        <w:t xml:space="preserve">.2 </w:t>
      </w:r>
      <w:r>
        <w:rPr>
          <w:rFonts w:hint="eastAsia" w:asciiTheme="minorEastAsia" w:hAnsiTheme="minorEastAsia" w:eastAsiaTheme="minorEastAsia" w:cstheme="minorEastAsia"/>
          <w:szCs w:val="15"/>
        </w:rPr>
        <w:t>乙方保证在交付的货物上不存在抵押权等担保物权。</w:t>
      </w:r>
    </w:p>
    <w:p w14:paraId="2E51C82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000000"/>
          <w:szCs w:val="21"/>
          <w:highlight w:val="none"/>
        </w:rPr>
      </w:pPr>
      <w:r>
        <w:rPr>
          <w:rFonts w:hint="eastAsia" w:asciiTheme="minorEastAsia" w:hAnsiTheme="minorEastAsia" w:eastAsiaTheme="minorEastAsia" w:cstheme="minorEastAsia"/>
          <w:color w:val="000000"/>
          <w:szCs w:val="21"/>
          <w:highlight w:val="none"/>
          <w:lang w:eastAsia="zh-CN"/>
        </w:rPr>
        <w:t>9</w:t>
      </w:r>
      <w:r>
        <w:rPr>
          <w:rFonts w:hint="eastAsia" w:asciiTheme="minorEastAsia" w:hAnsiTheme="minorEastAsia" w:eastAsiaTheme="minorEastAsia" w:cstheme="minorEastAsia"/>
          <w:color w:val="000000"/>
          <w:szCs w:val="21"/>
          <w:highlight w:val="none"/>
        </w:rPr>
        <w:t>.3 如甲方使用</w:t>
      </w:r>
      <w:r>
        <w:rPr>
          <w:rFonts w:hint="eastAsia" w:asciiTheme="minorEastAsia" w:hAnsiTheme="minorEastAsia" w:eastAsiaTheme="minorEastAsia" w:cstheme="minorEastAsia"/>
          <w:color w:val="000000"/>
          <w:szCs w:val="21"/>
          <w:highlight w:val="none"/>
          <w:lang w:val="en-US" w:eastAsia="zh-CN"/>
        </w:rPr>
        <w:t>上述</w:t>
      </w:r>
      <w:r>
        <w:rPr>
          <w:rFonts w:hint="eastAsia" w:asciiTheme="minorEastAsia" w:hAnsiTheme="minorEastAsia" w:eastAsiaTheme="minorEastAsia" w:cstheme="minorEastAsia"/>
          <w:color w:val="000000"/>
          <w:szCs w:val="21"/>
          <w:highlight w:val="none"/>
        </w:rPr>
        <w:t>货物构成</w:t>
      </w:r>
      <w:r>
        <w:rPr>
          <w:rFonts w:hint="eastAsia" w:asciiTheme="minorEastAsia" w:hAnsiTheme="minorEastAsia" w:eastAsiaTheme="minorEastAsia" w:cstheme="minorEastAsia"/>
          <w:color w:val="000000"/>
          <w:szCs w:val="21"/>
          <w:highlight w:val="none"/>
          <w:lang w:val="en-US" w:eastAsia="zh-CN"/>
        </w:rPr>
        <w:t>对第三人</w:t>
      </w:r>
      <w:r>
        <w:rPr>
          <w:rFonts w:hint="eastAsia" w:asciiTheme="minorEastAsia" w:hAnsiTheme="minorEastAsia" w:eastAsiaTheme="minorEastAsia" w:cstheme="minorEastAsia"/>
          <w:color w:val="000000"/>
          <w:szCs w:val="21"/>
          <w:highlight w:val="none"/>
        </w:rPr>
        <w:t>侵权的，则由乙方承担全部责任。</w:t>
      </w:r>
    </w:p>
    <w:p w14:paraId="51CD15A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000000"/>
          <w:sz w:val="24"/>
          <w:highlight w:val="none"/>
        </w:rPr>
      </w:pPr>
      <w:r>
        <w:rPr>
          <w:rFonts w:hint="eastAsia" w:asciiTheme="minorEastAsia" w:hAnsiTheme="minorEastAsia" w:eastAsiaTheme="minorEastAsia" w:cstheme="minorEastAsia"/>
          <w:b/>
          <w:bCs/>
          <w:color w:val="000000"/>
          <w:sz w:val="24"/>
          <w:highlight w:val="none"/>
        </w:rPr>
        <w:t>1</w:t>
      </w:r>
      <w:r>
        <w:rPr>
          <w:rFonts w:hint="eastAsia" w:asciiTheme="minorEastAsia" w:hAnsiTheme="minorEastAsia" w:eastAsiaTheme="minorEastAsia" w:cstheme="minorEastAsia"/>
          <w:b/>
          <w:bCs/>
          <w:color w:val="000000"/>
          <w:sz w:val="24"/>
          <w:highlight w:val="none"/>
          <w:lang w:eastAsia="zh-CN"/>
        </w:rPr>
        <w:t>0</w:t>
      </w:r>
      <w:r>
        <w:rPr>
          <w:rFonts w:hint="eastAsia" w:asciiTheme="minorEastAsia" w:hAnsiTheme="minorEastAsia" w:eastAsiaTheme="minorEastAsia" w:cstheme="minorEastAsia"/>
          <w:b/>
          <w:bCs/>
          <w:color w:val="000000"/>
          <w:sz w:val="24"/>
          <w:highlight w:val="none"/>
        </w:rPr>
        <w:t>.</w:t>
      </w:r>
      <w:r>
        <w:rPr>
          <w:rFonts w:hint="eastAsia" w:asciiTheme="minorEastAsia" w:hAnsiTheme="minorEastAsia" w:eastAsiaTheme="minorEastAsia" w:cstheme="minorEastAsia"/>
          <w:b/>
          <w:bCs/>
          <w:color w:val="000000"/>
          <w:sz w:val="24"/>
          <w:highlight w:val="none"/>
          <w:lang w:val="en-US" w:eastAsia="zh-CN"/>
        </w:rPr>
        <w:t xml:space="preserve"> </w:t>
      </w:r>
      <w:r>
        <w:rPr>
          <w:rFonts w:hint="eastAsia" w:asciiTheme="minorEastAsia" w:hAnsiTheme="minorEastAsia" w:eastAsiaTheme="minorEastAsia" w:cstheme="minorEastAsia"/>
          <w:b/>
          <w:bCs/>
          <w:color w:val="000000"/>
          <w:sz w:val="24"/>
          <w:highlight w:val="none"/>
        </w:rPr>
        <w:t>知识产权保护</w:t>
      </w:r>
    </w:p>
    <w:p w14:paraId="4F5B236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000000"/>
          <w:szCs w:val="21"/>
          <w:highlight w:val="none"/>
        </w:rPr>
        <w:t>1</w:t>
      </w:r>
      <w:r>
        <w:rPr>
          <w:rFonts w:hint="eastAsia" w:asciiTheme="minorEastAsia" w:hAnsiTheme="minorEastAsia" w:eastAsiaTheme="minorEastAsia" w:cstheme="minorEastAsia"/>
          <w:color w:val="000000"/>
          <w:szCs w:val="21"/>
          <w:highlight w:val="none"/>
          <w:lang w:eastAsia="zh-CN"/>
        </w:rPr>
        <w:t>0</w:t>
      </w:r>
      <w:r>
        <w:rPr>
          <w:rFonts w:hint="eastAsia" w:asciiTheme="minorEastAsia" w:hAnsiTheme="minorEastAsia" w:eastAsiaTheme="minorEastAsia" w:cstheme="minorEastAsia"/>
          <w:color w:val="000000"/>
          <w:szCs w:val="21"/>
          <w:highlight w:val="none"/>
        </w:rPr>
        <w:t>.1 乙方对其所销售的货物应当享有知识产权或经权利人合法授权，保证没有侵犯任</w:t>
      </w:r>
      <w:r>
        <w:rPr>
          <w:rFonts w:hint="eastAsia" w:asciiTheme="minorEastAsia" w:hAnsiTheme="minorEastAsia" w:eastAsiaTheme="minorEastAsia" w:cstheme="minorEastAsia"/>
          <w:color w:val="auto"/>
          <w:szCs w:val="21"/>
          <w:highlight w:val="none"/>
        </w:rPr>
        <w:t>何第三人的知识产权等权利。</w:t>
      </w:r>
      <w:bookmarkStart w:id="87" w:name="_Hlk163047038"/>
      <w:r>
        <w:rPr>
          <w:rFonts w:hint="eastAsia" w:asciiTheme="minorEastAsia" w:hAnsiTheme="minorEastAsia" w:eastAsiaTheme="minorEastAsia" w:cstheme="minorEastAsia"/>
          <w:szCs w:val="15"/>
        </w:rPr>
        <w:t>因违反前述约定对第三人构成侵权的，应当由乙方向第三人承担法律责任；甲方依法向第三人赔偿后，有权向乙方追偿。甲方有其他损失的，乙方应当赔偿</w:t>
      </w:r>
      <w:bookmarkEnd w:id="87"/>
      <w:r>
        <w:rPr>
          <w:rFonts w:hint="eastAsia" w:asciiTheme="minorEastAsia" w:hAnsiTheme="minorEastAsia" w:eastAsiaTheme="minorEastAsia" w:cstheme="minorEastAsia"/>
          <w:color w:val="auto"/>
          <w:szCs w:val="21"/>
          <w:highlight w:val="none"/>
        </w:rPr>
        <w:t>。</w:t>
      </w:r>
    </w:p>
    <w:p w14:paraId="4680632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auto"/>
          <w:sz w:val="24"/>
          <w:highlight w:val="none"/>
        </w:rPr>
      </w:pPr>
      <w:r>
        <w:rPr>
          <w:rFonts w:hint="eastAsia" w:asciiTheme="minorEastAsia" w:hAnsiTheme="minorEastAsia" w:eastAsiaTheme="minorEastAsia" w:cstheme="minorEastAsia"/>
          <w:b/>
          <w:bCs/>
          <w:color w:val="auto"/>
          <w:sz w:val="24"/>
          <w:highlight w:val="none"/>
        </w:rPr>
        <w:t>1</w:t>
      </w:r>
      <w:r>
        <w:rPr>
          <w:rFonts w:hint="eastAsia" w:asciiTheme="minorEastAsia" w:hAnsiTheme="minorEastAsia" w:eastAsiaTheme="minorEastAsia" w:cstheme="minorEastAsia"/>
          <w:b/>
          <w:bCs/>
          <w:color w:val="auto"/>
          <w:sz w:val="24"/>
          <w:highlight w:val="none"/>
          <w:lang w:eastAsia="zh-CN"/>
        </w:rPr>
        <w:t>1</w:t>
      </w:r>
      <w:r>
        <w:rPr>
          <w:rFonts w:hint="eastAsia" w:asciiTheme="minorEastAsia" w:hAnsiTheme="minorEastAsia" w:eastAsiaTheme="minorEastAsia" w:cstheme="minorEastAsia"/>
          <w:b/>
          <w:bCs/>
          <w:color w:val="auto"/>
          <w:sz w:val="24"/>
          <w:highlight w:val="none"/>
        </w:rPr>
        <w:t>.</w:t>
      </w:r>
      <w:r>
        <w:rPr>
          <w:rFonts w:hint="eastAsia" w:asciiTheme="minorEastAsia" w:hAnsiTheme="minorEastAsia" w:eastAsiaTheme="minorEastAsia" w:cstheme="minorEastAsia"/>
          <w:b/>
          <w:bCs/>
          <w:color w:val="auto"/>
          <w:sz w:val="24"/>
          <w:highlight w:val="none"/>
          <w:lang w:val="en-US" w:eastAsia="zh-CN"/>
        </w:rPr>
        <w:t xml:space="preserve"> </w:t>
      </w:r>
      <w:r>
        <w:rPr>
          <w:rFonts w:hint="eastAsia" w:asciiTheme="minorEastAsia" w:hAnsiTheme="minorEastAsia" w:eastAsiaTheme="minorEastAsia" w:cstheme="minorEastAsia"/>
          <w:b/>
          <w:bCs/>
          <w:color w:val="auto"/>
          <w:sz w:val="24"/>
          <w:highlight w:val="none"/>
        </w:rPr>
        <w:t>保密义务</w:t>
      </w:r>
    </w:p>
    <w:p w14:paraId="151CA3D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15"/>
        </w:rPr>
      </w:pPr>
      <w:r>
        <w:rPr>
          <w:rFonts w:hint="eastAsia" w:asciiTheme="minorEastAsia" w:hAnsiTheme="minorEastAsia" w:eastAsiaTheme="minorEastAsia" w:cstheme="minorEastAsia"/>
          <w:szCs w:val="15"/>
          <w:lang w:val="en-US" w:eastAsia="zh-CN"/>
        </w:rPr>
        <w:t xml:space="preserve">11.1 </w:t>
      </w:r>
      <w:r>
        <w:rPr>
          <w:rFonts w:hint="eastAsia" w:asciiTheme="minorEastAsia" w:hAnsiTheme="minorEastAsia" w:eastAsiaTheme="minorEastAsia" w:cstheme="minorEastAsia"/>
          <w:szCs w:val="15"/>
        </w:rPr>
        <w:t>甲、乙双方</w:t>
      </w:r>
      <w:r>
        <w:rPr>
          <w:rFonts w:hint="eastAsia" w:asciiTheme="minorEastAsia" w:hAnsiTheme="minorEastAsia" w:eastAsiaTheme="minorEastAsia" w:cstheme="minorEastAsia"/>
          <w:szCs w:val="15"/>
          <w:lang w:eastAsia="zh-CN"/>
        </w:rPr>
        <w:t>对</w:t>
      </w:r>
      <w:r>
        <w:rPr>
          <w:rFonts w:hint="eastAsia" w:asciiTheme="minorEastAsia" w:hAnsiTheme="minorEastAsia" w:eastAsiaTheme="minorEastAsia" w:cstheme="minorEastAsia"/>
          <w:szCs w:val="15"/>
        </w:rPr>
        <w:t>采购和合同履行过程中所获悉的</w:t>
      </w:r>
      <w:r>
        <w:rPr>
          <w:rFonts w:hint="eastAsia" w:asciiTheme="minorEastAsia" w:hAnsiTheme="minorEastAsia" w:eastAsiaTheme="minorEastAsia" w:cstheme="minorEastAsia"/>
          <w:szCs w:val="15"/>
          <w:lang w:eastAsia="zh-CN"/>
        </w:rPr>
        <w:t>国家秘密、工作秘密、</w:t>
      </w:r>
      <w:r>
        <w:rPr>
          <w:rFonts w:hint="eastAsia" w:asciiTheme="minorEastAsia" w:hAnsiTheme="minorEastAsia" w:eastAsiaTheme="minorEastAsia" w:cstheme="minorEastAsia"/>
          <w:szCs w:val="15"/>
        </w:rPr>
        <w:t>商业秘密或者其他应当保密的信息，均有保密义务</w:t>
      </w:r>
      <w:r>
        <w:rPr>
          <w:rFonts w:hint="eastAsia" w:asciiTheme="minorEastAsia" w:hAnsiTheme="minorEastAsia" w:eastAsiaTheme="minorEastAsia" w:cstheme="minorEastAsia"/>
          <w:szCs w:val="15"/>
          <w:lang w:eastAsia="zh-CN"/>
        </w:rPr>
        <w:t>且不受合同有效期所限，直至该信息成为公开信息</w:t>
      </w:r>
      <w:r>
        <w:rPr>
          <w:rFonts w:hint="eastAsia" w:asciiTheme="minorEastAsia" w:hAnsiTheme="minorEastAsia" w:eastAsiaTheme="minorEastAsia" w:cstheme="minorEastAsia"/>
          <w:szCs w:val="15"/>
        </w:rPr>
        <w:t>。泄露、不正当地使用</w:t>
      </w:r>
      <w:r>
        <w:rPr>
          <w:rFonts w:hint="eastAsia" w:asciiTheme="minorEastAsia" w:hAnsiTheme="minorEastAsia" w:eastAsiaTheme="minorEastAsia" w:cstheme="minorEastAsia"/>
          <w:szCs w:val="15"/>
          <w:lang w:eastAsia="zh-CN"/>
        </w:rPr>
        <w:t>国家秘密、工作秘密、</w:t>
      </w:r>
      <w:r>
        <w:rPr>
          <w:rFonts w:hint="eastAsia" w:asciiTheme="minorEastAsia" w:hAnsiTheme="minorEastAsia" w:eastAsiaTheme="minorEastAsia" w:cstheme="minorEastAsia"/>
          <w:szCs w:val="15"/>
        </w:rPr>
        <w:t>商业秘密或者</w:t>
      </w:r>
      <w:r>
        <w:rPr>
          <w:rFonts w:hint="eastAsia" w:asciiTheme="minorEastAsia" w:hAnsiTheme="minorEastAsia" w:eastAsiaTheme="minorEastAsia" w:cstheme="minorEastAsia"/>
          <w:szCs w:val="15"/>
          <w:lang w:eastAsia="zh-CN"/>
        </w:rPr>
        <w:t>其他应当保密的</w:t>
      </w:r>
      <w:r>
        <w:rPr>
          <w:rFonts w:hint="eastAsia" w:asciiTheme="minorEastAsia" w:hAnsiTheme="minorEastAsia" w:eastAsiaTheme="minorEastAsia" w:cstheme="minorEastAsia"/>
          <w:szCs w:val="15"/>
        </w:rPr>
        <w:t>信息，应当承担</w:t>
      </w:r>
      <w:r>
        <w:rPr>
          <w:rFonts w:hint="eastAsia" w:asciiTheme="minorEastAsia" w:hAnsiTheme="minorEastAsia" w:eastAsiaTheme="minorEastAsia" w:cstheme="minorEastAsia"/>
          <w:szCs w:val="15"/>
          <w:lang w:eastAsia="zh-CN"/>
        </w:rPr>
        <w:t>相应</w:t>
      </w:r>
      <w:r>
        <w:rPr>
          <w:rFonts w:hint="eastAsia" w:asciiTheme="minorEastAsia" w:hAnsiTheme="minorEastAsia" w:eastAsiaTheme="minorEastAsia" w:cstheme="minorEastAsia"/>
          <w:szCs w:val="15"/>
        </w:rPr>
        <w:t>责任。其他应当保密的信息由双方在</w:t>
      </w:r>
      <w:r>
        <w:rPr>
          <w:rFonts w:hint="eastAsia" w:asciiTheme="minorEastAsia" w:hAnsiTheme="minorEastAsia" w:eastAsiaTheme="minorEastAsia" w:cstheme="minorEastAsia"/>
          <w:b/>
          <w:bCs/>
          <w:szCs w:val="15"/>
        </w:rPr>
        <w:t>【政府采购合同专用条款】</w:t>
      </w:r>
      <w:r>
        <w:rPr>
          <w:rFonts w:hint="eastAsia" w:asciiTheme="minorEastAsia" w:hAnsiTheme="minorEastAsia" w:eastAsiaTheme="minorEastAsia" w:cstheme="minorEastAsia"/>
          <w:szCs w:val="15"/>
        </w:rPr>
        <w:t>中约定。</w:t>
      </w:r>
    </w:p>
    <w:p w14:paraId="473CEB0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auto"/>
          <w:sz w:val="24"/>
          <w:highlight w:val="none"/>
        </w:rPr>
      </w:pPr>
      <w:r>
        <w:rPr>
          <w:rFonts w:hint="eastAsia" w:asciiTheme="minorEastAsia" w:hAnsiTheme="minorEastAsia" w:eastAsiaTheme="minorEastAsia" w:cstheme="minorEastAsia"/>
          <w:b/>
          <w:bCs/>
          <w:color w:val="auto"/>
          <w:sz w:val="24"/>
          <w:highlight w:val="none"/>
        </w:rPr>
        <w:t>1</w:t>
      </w:r>
      <w:r>
        <w:rPr>
          <w:rFonts w:hint="eastAsia" w:asciiTheme="minorEastAsia" w:hAnsiTheme="minorEastAsia" w:eastAsiaTheme="minorEastAsia" w:cstheme="minorEastAsia"/>
          <w:b/>
          <w:bCs/>
          <w:color w:val="auto"/>
          <w:sz w:val="24"/>
          <w:highlight w:val="none"/>
          <w:lang w:eastAsia="zh-CN"/>
        </w:rPr>
        <w:t>2</w:t>
      </w:r>
      <w:r>
        <w:rPr>
          <w:rFonts w:hint="eastAsia" w:asciiTheme="minorEastAsia" w:hAnsiTheme="minorEastAsia" w:eastAsiaTheme="minorEastAsia" w:cstheme="minorEastAsia"/>
          <w:b/>
          <w:bCs/>
          <w:color w:val="auto"/>
          <w:sz w:val="24"/>
          <w:highlight w:val="none"/>
        </w:rPr>
        <w:t>.</w:t>
      </w:r>
      <w:r>
        <w:rPr>
          <w:rFonts w:hint="eastAsia" w:asciiTheme="minorEastAsia" w:hAnsiTheme="minorEastAsia" w:eastAsiaTheme="minorEastAsia" w:cstheme="minorEastAsia"/>
          <w:b/>
          <w:bCs/>
          <w:color w:val="auto"/>
          <w:sz w:val="24"/>
          <w:highlight w:val="none"/>
          <w:lang w:val="en-US" w:eastAsia="zh-CN"/>
        </w:rPr>
        <w:t xml:space="preserve"> </w:t>
      </w:r>
      <w:r>
        <w:rPr>
          <w:rFonts w:hint="eastAsia" w:asciiTheme="minorEastAsia" w:hAnsiTheme="minorEastAsia" w:eastAsiaTheme="minorEastAsia" w:cstheme="minorEastAsia"/>
          <w:b/>
          <w:bCs/>
          <w:color w:val="auto"/>
          <w:sz w:val="24"/>
          <w:highlight w:val="none"/>
        </w:rPr>
        <w:t>合同价款支付</w:t>
      </w:r>
    </w:p>
    <w:p w14:paraId="2E7448F9">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lang w:eastAsia="zh-CN"/>
        </w:rPr>
      </w:pPr>
      <w:r>
        <w:rPr>
          <w:rFonts w:hint="eastAsia" w:asciiTheme="minorEastAsia" w:hAnsiTheme="minorEastAsia" w:eastAsiaTheme="minorEastAsia" w:cstheme="minorEastAsia"/>
          <w:color w:val="auto"/>
          <w:szCs w:val="21"/>
          <w:highlight w:val="none"/>
        </w:rPr>
        <w:t>1</w:t>
      </w:r>
      <w:r>
        <w:rPr>
          <w:rFonts w:hint="eastAsia" w:asciiTheme="minorEastAsia" w:hAnsiTheme="minorEastAsia" w:eastAsiaTheme="minorEastAsia" w:cstheme="minorEastAsia"/>
          <w:color w:val="auto"/>
          <w:szCs w:val="21"/>
          <w:highlight w:val="none"/>
          <w:lang w:eastAsia="zh-CN"/>
        </w:rPr>
        <w:t>2</w:t>
      </w:r>
      <w:r>
        <w:rPr>
          <w:rFonts w:hint="eastAsia" w:asciiTheme="minorEastAsia" w:hAnsiTheme="minorEastAsia" w:eastAsiaTheme="minorEastAsia" w:cstheme="minorEastAsia"/>
          <w:color w:val="auto"/>
          <w:szCs w:val="21"/>
          <w:highlight w:val="none"/>
        </w:rPr>
        <w:t xml:space="preserve">.1 </w:t>
      </w:r>
      <w:r>
        <w:rPr>
          <w:rFonts w:hint="eastAsia" w:asciiTheme="minorEastAsia" w:hAnsiTheme="minorEastAsia" w:eastAsiaTheme="minorEastAsia" w:cstheme="minorEastAsia"/>
          <w:color w:val="auto"/>
          <w:szCs w:val="21"/>
          <w:highlight w:val="none"/>
          <w:lang w:eastAsia="zh-CN"/>
        </w:rPr>
        <w:t>合同价款支付</w:t>
      </w:r>
      <w:r>
        <w:rPr>
          <w:rFonts w:hint="eastAsia" w:asciiTheme="minorEastAsia" w:hAnsiTheme="minorEastAsia" w:eastAsiaTheme="minorEastAsia" w:cstheme="minorEastAsia"/>
          <w:color w:val="auto"/>
          <w:szCs w:val="21"/>
          <w:highlight w:val="none"/>
        </w:rPr>
        <w:t>按照国库集中支付</w:t>
      </w:r>
      <w:r>
        <w:rPr>
          <w:rFonts w:hint="eastAsia" w:asciiTheme="minorEastAsia" w:hAnsiTheme="minorEastAsia" w:eastAsiaTheme="minorEastAsia" w:cstheme="minorEastAsia"/>
          <w:color w:val="auto"/>
          <w:szCs w:val="21"/>
          <w:highlight w:val="none"/>
          <w:lang w:eastAsia="zh-CN"/>
        </w:rPr>
        <w:t>制度及财政管理相关</w:t>
      </w:r>
      <w:r>
        <w:rPr>
          <w:rFonts w:hint="eastAsia" w:asciiTheme="minorEastAsia" w:hAnsiTheme="minorEastAsia" w:eastAsiaTheme="minorEastAsia" w:cstheme="minorEastAsia"/>
          <w:color w:val="auto"/>
          <w:szCs w:val="21"/>
          <w:highlight w:val="none"/>
        </w:rPr>
        <w:t>规定执行。</w:t>
      </w:r>
    </w:p>
    <w:p w14:paraId="19BAE301">
      <w:pPr>
        <w:keepNext/>
        <w:keepLines/>
        <w:pageBreakBefore w:val="0"/>
        <w:widowControl w:val="0"/>
        <w:kinsoku/>
        <w:overflowPunct/>
        <w:topLinePunct w:val="0"/>
        <w:bidi w:val="0"/>
        <w:spacing w:beforeAutospacing="0" w:afterAutospacing="0" w:line="360" w:lineRule="auto"/>
        <w:ind w:left="0" w:leftChars="0" w:right="0" w:firstLine="0" w:firstLineChars="0"/>
        <w:jc w:val="both"/>
        <w:outlineLvl w:val="1"/>
        <w:rPr>
          <w:rFonts w:hint="eastAsia" w:asciiTheme="minorEastAsia" w:hAnsiTheme="minorEastAsia" w:eastAsiaTheme="minorEastAsia" w:cstheme="minorEastAsia"/>
          <w:b/>
          <w:bCs/>
          <w:color w:val="auto"/>
          <w:kern w:val="2"/>
          <w:sz w:val="24"/>
          <w:szCs w:val="32"/>
          <w:highlight w:val="none"/>
          <w:lang w:val="en-US" w:eastAsia="zh-CN" w:bidi="ar-SA"/>
        </w:rPr>
      </w:pPr>
      <w:r>
        <w:rPr>
          <w:rFonts w:hint="eastAsia" w:asciiTheme="minorEastAsia" w:hAnsiTheme="minorEastAsia" w:eastAsiaTheme="minorEastAsia" w:cstheme="minorEastAsia"/>
          <w:b w:val="0"/>
          <w:bCs w:val="0"/>
          <w:color w:val="auto"/>
          <w:kern w:val="2"/>
          <w:sz w:val="21"/>
          <w:szCs w:val="21"/>
          <w:highlight w:val="none"/>
          <w:lang w:val="en-US" w:eastAsia="zh-CN" w:bidi="ar-SA"/>
        </w:rPr>
        <w:t>12.2 对于满足合同约定支付条件的，甲方</w:t>
      </w:r>
      <w:r>
        <w:rPr>
          <w:rFonts w:hint="eastAsia" w:asciiTheme="minorEastAsia" w:hAnsiTheme="minorEastAsia" w:eastAsiaTheme="minorEastAsia" w:cstheme="minorEastAsia"/>
          <w:b w:val="0"/>
          <w:bCs w:val="0"/>
          <w:i w:val="0"/>
          <w:iCs w:val="0"/>
          <w:caps w:val="0"/>
          <w:color w:val="auto"/>
          <w:spacing w:val="0"/>
          <w:kern w:val="2"/>
          <w:sz w:val="21"/>
          <w:szCs w:val="21"/>
          <w:highlight w:val="none"/>
          <w:shd w:val="clear"/>
          <w:vertAlign w:val="baseline"/>
          <w:lang w:val="en-US" w:eastAsia="zh-CN" w:bidi="ar-SA"/>
        </w:rPr>
        <w:t>原则上应当自收到发票后10个工作日内</w:t>
      </w:r>
      <w:r>
        <w:rPr>
          <w:rFonts w:hint="eastAsia" w:asciiTheme="minorEastAsia" w:hAnsiTheme="minorEastAsia" w:eastAsiaTheme="minorEastAsia" w:cstheme="minorEastAsia"/>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hint="eastAsia" w:asciiTheme="minorEastAsia" w:hAnsiTheme="minorEastAsia" w:eastAsiaTheme="minorEastAsia" w:cstheme="minorEastAsia"/>
          <w:b/>
          <w:bCs/>
          <w:color w:val="auto"/>
          <w:kern w:val="2"/>
          <w:sz w:val="21"/>
          <w:szCs w:val="21"/>
          <w:highlight w:val="none"/>
          <w:lang w:val="en-US" w:eastAsia="zh-CN" w:bidi="ar-SA"/>
        </w:rPr>
        <w:t>政府采购合同专用条款</w:t>
      </w:r>
      <w:r>
        <w:rPr>
          <w:rFonts w:hint="eastAsia" w:asciiTheme="minorEastAsia" w:hAnsiTheme="minorEastAsia" w:eastAsiaTheme="minorEastAsia" w:cstheme="minorEastAsia"/>
          <w:b w:val="0"/>
          <w:bCs w:val="0"/>
          <w:color w:val="auto"/>
          <w:kern w:val="2"/>
          <w:sz w:val="21"/>
          <w:szCs w:val="21"/>
          <w:highlight w:val="none"/>
          <w:lang w:val="en-US" w:eastAsia="zh-CN" w:bidi="ar-SA"/>
        </w:rPr>
        <w:t>】中约定。</w:t>
      </w:r>
    </w:p>
    <w:p w14:paraId="2904C847">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b/>
          <w:bCs/>
          <w:color w:val="auto"/>
          <w:kern w:val="2"/>
          <w:sz w:val="24"/>
          <w:szCs w:val="24"/>
          <w:highlight w:val="none"/>
          <w:lang w:val="en-US" w:eastAsia="zh-CN" w:bidi="ar-SA"/>
        </w:rPr>
      </w:pPr>
      <w:r>
        <w:rPr>
          <w:rFonts w:hint="eastAsia" w:asciiTheme="minorEastAsia" w:hAnsiTheme="minorEastAsia" w:eastAsiaTheme="minorEastAsia" w:cstheme="minorEastAsia"/>
          <w:b/>
          <w:bCs/>
          <w:color w:val="auto"/>
          <w:kern w:val="2"/>
          <w:sz w:val="24"/>
          <w:szCs w:val="24"/>
          <w:highlight w:val="none"/>
          <w:lang w:val="en-US" w:eastAsia="zh-CN" w:bidi="ar-SA"/>
        </w:rPr>
        <w:t>13. 履约保证金</w:t>
      </w:r>
    </w:p>
    <w:p w14:paraId="108DCD1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r>
        <w:rPr>
          <w:rFonts w:hint="eastAsia" w:asciiTheme="minorEastAsia" w:hAnsiTheme="minorEastAsia" w:eastAsiaTheme="minorEastAsia" w:cstheme="minorEastAsia"/>
          <w:color w:val="auto"/>
          <w:szCs w:val="21"/>
          <w:highlight w:val="none"/>
          <w:lang w:eastAsia="zh-CN"/>
        </w:rPr>
        <w:t>3</w:t>
      </w:r>
      <w:r>
        <w:rPr>
          <w:rFonts w:hint="eastAsia" w:asciiTheme="minorEastAsia" w:hAnsiTheme="minorEastAsia" w:eastAsiaTheme="minorEastAsia" w:cstheme="minorEastAsia"/>
          <w:color w:val="auto"/>
          <w:szCs w:val="21"/>
          <w:highlight w:val="none"/>
        </w:rPr>
        <w:t xml:space="preserve">.1 </w:t>
      </w:r>
      <w:r>
        <w:rPr>
          <w:rFonts w:hint="eastAsia" w:asciiTheme="minorEastAsia" w:hAnsiTheme="minorEastAsia" w:eastAsiaTheme="minorEastAsia" w:cstheme="minorEastAsia"/>
          <w:szCs w:val="15"/>
        </w:rPr>
        <w:t>乙方应当以支票、汇票、本票或者金融机构、担保机构出具的保函等非现金形式提交。</w:t>
      </w:r>
    </w:p>
    <w:p w14:paraId="538B58E2">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r>
        <w:rPr>
          <w:rFonts w:hint="eastAsia" w:asciiTheme="minorEastAsia" w:hAnsiTheme="minorEastAsia" w:eastAsiaTheme="minorEastAsia" w:cstheme="minorEastAsia"/>
          <w:color w:val="auto"/>
          <w:szCs w:val="21"/>
          <w:highlight w:val="none"/>
          <w:lang w:eastAsia="zh-CN"/>
        </w:rPr>
        <w:t>3</w:t>
      </w:r>
      <w:r>
        <w:rPr>
          <w:rFonts w:hint="eastAsia" w:asciiTheme="minorEastAsia" w:hAnsiTheme="minorEastAsia" w:eastAsiaTheme="minorEastAsia" w:cstheme="minorEastAsia"/>
          <w:color w:val="auto"/>
          <w:szCs w:val="21"/>
          <w:highlight w:val="none"/>
        </w:rPr>
        <w:t>.2 如果乙方</w:t>
      </w:r>
      <w:r>
        <w:rPr>
          <w:rFonts w:hint="eastAsia" w:asciiTheme="minorEastAsia" w:hAnsiTheme="minorEastAsia" w:eastAsiaTheme="minorEastAsia" w:cstheme="minorEastAsia"/>
          <w:color w:val="auto"/>
          <w:szCs w:val="21"/>
          <w:highlight w:val="none"/>
          <w:lang w:eastAsia="zh-CN"/>
        </w:rPr>
        <w:t>出现</w:t>
      </w:r>
      <w:r>
        <w:rPr>
          <w:rFonts w:hint="eastAsia" w:asciiTheme="minorEastAsia" w:hAnsiTheme="minorEastAsia" w:eastAsiaTheme="minorEastAsia" w:cstheme="minorEastAsia"/>
          <w:b/>
          <w:bCs/>
          <w:szCs w:val="15"/>
          <w:highlight w:val="none"/>
        </w:rPr>
        <w:t>【政府采购合同专用条款】</w:t>
      </w:r>
      <w:r>
        <w:rPr>
          <w:rFonts w:hint="eastAsia" w:asciiTheme="minorEastAsia" w:hAnsiTheme="minorEastAsia" w:eastAsiaTheme="minorEastAsia" w:cstheme="minorEastAsia"/>
          <w:b w:val="0"/>
          <w:bCs w:val="0"/>
          <w:szCs w:val="15"/>
          <w:highlight w:val="none"/>
          <w:lang w:eastAsia="zh-CN"/>
        </w:rPr>
        <w:t>约定</w:t>
      </w:r>
      <w:r>
        <w:rPr>
          <w:rFonts w:hint="eastAsia" w:asciiTheme="minorEastAsia" w:hAnsiTheme="minorEastAsia" w:eastAsiaTheme="minorEastAsia" w:cstheme="minorEastAsia"/>
          <w:b w:val="0"/>
          <w:bCs w:val="0"/>
          <w:szCs w:val="15"/>
          <w:lang w:eastAsia="zh-CN"/>
        </w:rPr>
        <w:t>情形的</w:t>
      </w:r>
      <w:r>
        <w:rPr>
          <w:rFonts w:hint="eastAsia" w:asciiTheme="minorEastAsia" w:hAnsiTheme="minorEastAsia" w:eastAsiaTheme="minorEastAsia" w:cstheme="minorEastAsia"/>
          <w:color w:val="auto"/>
          <w:szCs w:val="21"/>
          <w:highlight w:val="none"/>
        </w:rPr>
        <w:t>，履约保证金不予退还；如果乙方未能按合同约定全面履行义务，甲方有权从履约保证金中取得补偿或赔偿，</w:t>
      </w:r>
      <w:r>
        <w:rPr>
          <w:rFonts w:hint="eastAsia" w:asciiTheme="minorEastAsia" w:hAnsiTheme="minorEastAsia" w:eastAsiaTheme="minorEastAsia" w:cstheme="minorEastAsia"/>
          <w:color w:val="auto"/>
          <w:szCs w:val="21"/>
          <w:highlight w:val="none"/>
          <w:lang w:eastAsia="zh-CN"/>
        </w:rPr>
        <w:t>且</w:t>
      </w:r>
      <w:r>
        <w:rPr>
          <w:rFonts w:hint="eastAsia" w:asciiTheme="minorEastAsia" w:hAnsiTheme="minorEastAsia" w:eastAsiaTheme="minorEastAsia" w:cstheme="minorEastAsia"/>
          <w:color w:val="auto"/>
          <w:szCs w:val="21"/>
          <w:highlight w:val="none"/>
        </w:rPr>
        <w:t>不影响甲方要求乙方承担合同约定的超过履约保证金的违约责任的权利。</w:t>
      </w:r>
    </w:p>
    <w:p w14:paraId="145D360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szCs w:val="21"/>
          <w:highlight w:val="none"/>
        </w:rPr>
        <w:t>1</w:t>
      </w:r>
      <w:r>
        <w:rPr>
          <w:rFonts w:hint="eastAsia" w:asciiTheme="minorEastAsia" w:hAnsiTheme="minorEastAsia" w:eastAsiaTheme="minorEastAsia" w:cstheme="minorEastAsia"/>
          <w:color w:val="auto"/>
          <w:szCs w:val="21"/>
          <w:highlight w:val="none"/>
          <w:lang w:eastAsia="zh-CN"/>
        </w:rPr>
        <w:t>3</w:t>
      </w:r>
      <w:r>
        <w:rPr>
          <w:rFonts w:hint="eastAsia" w:asciiTheme="minorEastAsia" w:hAnsiTheme="minorEastAsia" w:eastAsiaTheme="minorEastAsia" w:cstheme="minorEastAsia"/>
          <w:color w:val="auto"/>
          <w:szCs w:val="21"/>
          <w:highlight w:val="none"/>
        </w:rPr>
        <w:t>.3 甲方在项目通过验收后按照</w:t>
      </w:r>
      <w:r>
        <w:rPr>
          <w:rFonts w:hint="eastAsia" w:asciiTheme="minorEastAsia" w:hAnsiTheme="minorEastAsia" w:eastAsiaTheme="minorEastAsia" w:cstheme="minorEastAsia"/>
          <w:b/>
          <w:color w:val="auto"/>
          <w:szCs w:val="21"/>
          <w:highlight w:val="none"/>
        </w:rPr>
        <w:t>【政府采购合同专用条款】</w:t>
      </w:r>
      <w:r>
        <w:rPr>
          <w:rFonts w:hint="eastAsia" w:asciiTheme="minorEastAsia" w:hAnsiTheme="minorEastAsia" w:eastAsiaTheme="minorEastAsia" w:cstheme="minorEastAsia"/>
          <w:color w:val="auto"/>
          <w:szCs w:val="21"/>
          <w:highlight w:val="none"/>
        </w:rPr>
        <w:t>规定的时间内将履约保证金退还乙方；逾期退还的，乙方可要求甲方支付违约金，违约金按照</w:t>
      </w:r>
      <w:r>
        <w:rPr>
          <w:rFonts w:hint="eastAsia" w:asciiTheme="minorEastAsia" w:hAnsiTheme="minorEastAsia" w:eastAsiaTheme="minorEastAsia" w:cstheme="minorEastAsia"/>
          <w:b/>
          <w:color w:val="auto"/>
          <w:szCs w:val="21"/>
          <w:highlight w:val="none"/>
        </w:rPr>
        <w:t>【政府采购合同专用条款】</w:t>
      </w:r>
      <w:r>
        <w:rPr>
          <w:rFonts w:hint="eastAsia" w:asciiTheme="minorEastAsia" w:hAnsiTheme="minorEastAsia" w:eastAsiaTheme="minorEastAsia" w:cstheme="minorEastAsia"/>
          <w:color w:val="auto"/>
          <w:szCs w:val="21"/>
          <w:highlight w:val="none"/>
        </w:rPr>
        <w:t>规定支付。</w:t>
      </w:r>
    </w:p>
    <w:p w14:paraId="08149D2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color w:val="auto"/>
          <w:sz w:val="24"/>
          <w:highlight w:val="none"/>
        </w:rPr>
      </w:pPr>
      <w:r>
        <w:rPr>
          <w:rFonts w:hint="eastAsia" w:asciiTheme="minorEastAsia" w:hAnsiTheme="minorEastAsia" w:eastAsiaTheme="minorEastAsia" w:cstheme="minorEastAsia"/>
          <w:b/>
          <w:bCs/>
          <w:color w:val="auto"/>
          <w:sz w:val="24"/>
          <w:highlight w:val="none"/>
        </w:rPr>
        <w:t>1</w:t>
      </w:r>
      <w:r>
        <w:rPr>
          <w:rFonts w:hint="eastAsia" w:asciiTheme="minorEastAsia" w:hAnsiTheme="minorEastAsia" w:eastAsiaTheme="minorEastAsia" w:cstheme="minorEastAsia"/>
          <w:b/>
          <w:bCs/>
          <w:color w:val="auto"/>
          <w:sz w:val="24"/>
          <w:highlight w:val="none"/>
          <w:lang w:eastAsia="zh-CN"/>
        </w:rPr>
        <w:t>4</w:t>
      </w:r>
      <w:r>
        <w:rPr>
          <w:rFonts w:hint="eastAsia" w:asciiTheme="minorEastAsia" w:hAnsiTheme="minorEastAsia" w:eastAsiaTheme="minorEastAsia" w:cstheme="minorEastAsia"/>
          <w:b/>
          <w:bCs/>
          <w:color w:val="auto"/>
          <w:sz w:val="24"/>
          <w:highlight w:val="none"/>
        </w:rPr>
        <w:t>.</w:t>
      </w:r>
      <w:r>
        <w:rPr>
          <w:rFonts w:hint="eastAsia" w:asciiTheme="minorEastAsia" w:hAnsiTheme="minorEastAsia" w:eastAsiaTheme="minorEastAsia" w:cstheme="minorEastAsia"/>
          <w:b/>
          <w:bCs/>
          <w:color w:val="auto"/>
          <w:sz w:val="24"/>
          <w:highlight w:val="none"/>
          <w:lang w:val="en-US" w:eastAsia="zh-CN"/>
        </w:rPr>
        <w:t xml:space="preserve"> </w:t>
      </w:r>
      <w:r>
        <w:rPr>
          <w:rFonts w:hint="eastAsia" w:asciiTheme="minorEastAsia" w:hAnsiTheme="minorEastAsia" w:eastAsiaTheme="minorEastAsia" w:cstheme="minorEastAsia"/>
          <w:b/>
          <w:color w:val="auto"/>
          <w:sz w:val="24"/>
          <w:highlight w:val="none"/>
        </w:rPr>
        <w:t>售后服务</w:t>
      </w:r>
    </w:p>
    <w:p w14:paraId="0E9B906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r>
        <w:rPr>
          <w:rFonts w:hint="eastAsia" w:asciiTheme="minorEastAsia" w:hAnsiTheme="minorEastAsia" w:eastAsiaTheme="minorEastAsia" w:cstheme="minorEastAsia"/>
          <w:color w:val="auto"/>
          <w:szCs w:val="21"/>
          <w:highlight w:val="none"/>
          <w:lang w:eastAsia="zh-CN"/>
        </w:rPr>
        <w:t>4</w:t>
      </w:r>
      <w:r>
        <w:rPr>
          <w:rFonts w:hint="eastAsia" w:asciiTheme="minorEastAsia" w:hAnsiTheme="minorEastAsia" w:eastAsiaTheme="minorEastAsia" w:cstheme="minorEastAsia"/>
          <w:color w:val="auto"/>
          <w:szCs w:val="21"/>
          <w:highlight w:val="none"/>
        </w:rPr>
        <w:t>.1 除项目不涉及或采购活动中明确约定无须承担外，乙方还应提供下列服务：</w:t>
      </w:r>
    </w:p>
    <w:p w14:paraId="7C0590A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（1）货物的现场移动、安装、调试、启动监督及技术支持；</w:t>
      </w:r>
    </w:p>
    <w:p w14:paraId="717308B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（2）提供货物组装和维修所需的专用工具和辅助材料；</w:t>
      </w:r>
    </w:p>
    <w:p w14:paraId="2A816C0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（3）在</w:t>
      </w:r>
      <w:r>
        <w:rPr>
          <w:rFonts w:hint="eastAsia" w:asciiTheme="minorEastAsia" w:hAnsiTheme="minorEastAsia" w:eastAsiaTheme="minorEastAsia" w:cstheme="minorEastAsia"/>
          <w:b/>
          <w:bCs/>
          <w:szCs w:val="15"/>
          <w:highlight w:val="none"/>
        </w:rPr>
        <w:t>【政府采购合同专用条款】</w:t>
      </w:r>
      <w:r>
        <w:rPr>
          <w:rFonts w:hint="eastAsia" w:asciiTheme="minorEastAsia" w:hAnsiTheme="minorEastAsia" w:eastAsiaTheme="minorEastAsia" w:cstheme="minorEastAsia"/>
          <w:color w:val="auto"/>
          <w:szCs w:val="21"/>
          <w:highlight w:val="none"/>
          <w:lang w:eastAsia="zh-CN"/>
        </w:rPr>
        <w:t>约定</w:t>
      </w:r>
      <w:r>
        <w:rPr>
          <w:rFonts w:hint="eastAsia" w:asciiTheme="minorEastAsia" w:hAnsiTheme="minorEastAsia" w:eastAsiaTheme="minorEastAsia" w:cstheme="minorEastAsia"/>
          <w:color w:val="auto"/>
          <w:szCs w:val="21"/>
          <w:highlight w:val="none"/>
        </w:rPr>
        <w:t>的期限内对所有的货物实施运行监督、维修，但前提条件是该服务并不能免除乙方在质量保证期内所承担的义务；</w:t>
      </w:r>
    </w:p>
    <w:p w14:paraId="52E47AE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（4）在制造商</w:t>
      </w:r>
      <w:r>
        <w:rPr>
          <w:rFonts w:hint="eastAsia" w:asciiTheme="minorEastAsia" w:hAnsiTheme="minorEastAsia" w:eastAsiaTheme="minorEastAsia" w:cstheme="minorEastAsia"/>
          <w:color w:val="auto"/>
          <w:szCs w:val="21"/>
          <w:highlight w:val="none"/>
          <w:lang w:eastAsia="zh-CN"/>
        </w:rPr>
        <w:t>所在地</w:t>
      </w:r>
      <w:r>
        <w:rPr>
          <w:rFonts w:hint="eastAsia" w:asciiTheme="minorEastAsia" w:hAnsiTheme="minorEastAsia" w:eastAsiaTheme="minorEastAsia" w:cstheme="minorEastAsia"/>
          <w:color w:val="auto"/>
          <w:szCs w:val="21"/>
          <w:highlight w:val="none"/>
        </w:rPr>
        <w:t>或</w:t>
      </w:r>
      <w:r>
        <w:rPr>
          <w:rFonts w:hint="eastAsia" w:asciiTheme="minorEastAsia" w:hAnsiTheme="minorEastAsia" w:eastAsiaTheme="minorEastAsia" w:cstheme="minorEastAsia"/>
          <w:color w:val="auto"/>
          <w:szCs w:val="21"/>
          <w:highlight w:val="none"/>
          <w:lang w:eastAsia="zh-CN"/>
        </w:rPr>
        <w:t>指定</w:t>
      </w:r>
      <w:r>
        <w:rPr>
          <w:rFonts w:hint="eastAsia" w:asciiTheme="minorEastAsia" w:hAnsiTheme="minorEastAsia" w:eastAsiaTheme="minorEastAsia" w:cstheme="minorEastAsia"/>
          <w:color w:val="auto"/>
          <w:szCs w:val="21"/>
          <w:highlight w:val="none"/>
        </w:rPr>
        <w:t>现场就货物的安装、启动、运营、维护</w:t>
      </w:r>
      <w:r>
        <w:rPr>
          <w:rFonts w:hint="eastAsia" w:asciiTheme="minorEastAsia" w:hAnsiTheme="minorEastAsia" w:eastAsiaTheme="minorEastAsia" w:cstheme="minorEastAsia"/>
          <w:color w:val="auto"/>
          <w:szCs w:val="21"/>
          <w:highlight w:val="none"/>
          <w:lang w:eastAsia="zh-CN"/>
        </w:rPr>
        <w:t>、废弃处置等</w:t>
      </w:r>
      <w:r>
        <w:rPr>
          <w:rFonts w:hint="eastAsia" w:asciiTheme="minorEastAsia" w:hAnsiTheme="minorEastAsia" w:eastAsiaTheme="minorEastAsia" w:cstheme="minorEastAsia"/>
          <w:color w:val="auto"/>
          <w:szCs w:val="21"/>
          <w:highlight w:val="none"/>
        </w:rPr>
        <w:t>对甲方操作人员进行培训</w:t>
      </w:r>
      <w:r>
        <w:rPr>
          <w:rFonts w:hint="eastAsia" w:asciiTheme="minorEastAsia" w:hAnsiTheme="minorEastAsia" w:eastAsiaTheme="minorEastAsia" w:cstheme="minorEastAsia"/>
          <w:szCs w:val="15"/>
          <w:lang w:eastAsia="zh-CN"/>
        </w:rPr>
        <w:t>；</w:t>
      </w:r>
    </w:p>
    <w:p w14:paraId="7C2253C0">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（5）依照法律、行政法规的规定或者按照</w:t>
      </w:r>
      <w:r>
        <w:rPr>
          <w:rFonts w:hint="eastAsia" w:asciiTheme="minorEastAsia" w:hAnsiTheme="minorEastAsia" w:eastAsiaTheme="minorEastAsia" w:cstheme="minorEastAsia"/>
          <w:b/>
          <w:bCs/>
          <w:sz w:val="21"/>
          <w:szCs w:val="21"/>
          <w:lang w:val="en-US" w:eastAsia="zh-CN" w:bidi="ar-SA"/>
        </w:rPr>
        <w:t>【政府采购合同专用条款】</w:t>
      </w:r>
      <w:r>
        <w:rPr>
          <w:rFonts w:hint="eastAsia" w:asciiTheme="minorEastAsia" w:hAnsiTheme="minorEastAsia" w:eastAsiaTheme="minorEastAsia" w:cstheme="minorEastAsia"/>
          <w:sz w:val="21"/>
          <w:szCs w:val="21"/>
          <w:lang w:val="en-US" w:eastAsia="zh-CN" w:bidi="ar-SA"/>
        </w:rPr>
        <w:t>约定，货物在有效使用年限届满后应予回收的，乙方负有自行或者委托第三人对货物予以回收的义务；</w:t>
      </w:r>
    </w:p>
    <w:p w14:paraId="085B0EB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r>
        <w:rPr>
          <w:rFonts w:hint="eastAsia" w:asciiTheme="minorEastAsia" w:hAnsiTheme="minorEastAsia" w:eastAsiaTheme="minorEastAsia" w:cstheme="minorEastAsia"/>
          <w:color w:val="auto"/>
          <w:szCs w:val="21"/>
          <w:highlight w:val="none"/>
          <w:lang w:val="en-US" w:eastAsia="zh-CN"/>
        </w:rPr>
        <w:t>6</w:t>
      </w:r>
      <w:r>
        <w:rPr>
          <w:rFonts w:hint="eastAsia" w:asciiTheme="minorEastAsia" w:hAnsiTheme="minorEastAsia" w:eastAsiaTheme="minorEastAsia" w:cstheme="minorEastAsia"/>
          <w:color w:val="auto"/>
          <w:szCs w:val="21"/>
          <w:highlight w:val="none"/>
        </w:rPr>
        <w:t>）</w:t>
      </w:r>
      <w:r>
        <w:rPr>
          <w:rFonts w:hint="eastAsia" w:asciiTheme="minorEastAsia" w:hAnsiTheme="minorEastAsia" w:eastAsiaTheme="minorEastAsia" w:cstheme="minorEastAsia"/>
          <w:b/>
          <w:color w:val="auto"/>
          <w:szCs w:val="21"/>
          <w:highlight w:val="none"/>
        </w:rPr>
        <w:t>【政府采购合同专用条款】</w:t>
      </w:r>
      <w:r>
        <w:rPr>
          <w:rFonts w:hint="eastAsia" w:asciiTheme="minorEastAsia" w:hAnsiTheme="minorEastAsia" w:eastAsiaTheme="minorEastAsia" w:cstheme="minorEastAsia"/>
          <w:color w:val="auto"/>
          <w:szCs w:val="21"/>
          <w:highlight w:val="none"/>
        </w:rPr>
        <w:t>规定由乙方提供的其他服务。</w:t>
      </w:r>
    </w:p>
    <w:p w14:paraId="2E1C1A2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r>
        <w:rPr>
          <w:rFonts w:hint="eastAsia" w:asciiTheme="minorEastAsia" w:hAnsiTheme="minorEastAsia" w:eastAsiaTheme="minorEastAsia" w:cstheme="minorEastAsia"/>
          <w:color w:val="auto"/>
          <w:szCs w:val="21"/>
          <w:highlight w:val="none"/>
          <w:lang w:val="en-US" w:eastAsia="zh-CN"/>
        </w:rPr>
        <w:t>4</w:t>
      </w:r>
      <w:r>
        <w:rPr>
          <w:rFonts w:hint="eastAsia" w:asciiTheme="minorEastAsia" w:hAnsiTheme="minorEastAsia" w:eastAsiaTheme="minorEastAsia" w:cstheme="minorEastAsia"/>
          <w:color w:val="auto"/>
          <w:szCs w:val="21"/>
          <w:highlight w:val="none"/>
        </w:rPr>
        <w:t>.2 乙方提供的</w:t>
      </w:r>
      <w:r>
        <w:rPr>
          <w:rFonts w:hint="eastAsia" w:asciiTheme="minorEastAsia" w:hAnsiTheme="minorEastAsia" w:eastAsiaTheme="minorEastAsia" w:cstheme="minorEastAsia"/>
          <w:color w:val="auto"/>
          <w:szCs w:val="21"/>
          <w:highlight w:val="none"/>
          <w:lang w:eastAsia="zh-CN"/>
        </w:rPr>
        <w:t>售后</w:t>
      </w:r>
      <w:r>
        <w:rPr>
          <w:rFonts w:hint="eastAsia" w:asciiTheme="minorEastAsia" w:hAnsiTheme="minorEastAsia" w:eastAsiaTheme="minorEastAsia" w:cstheme="minorEastAsia"/>
          <w:color w:val="auto"/>
          <w:szCs w:val="21"/>
          <w:highlight w:val="none"/>
        </w:rPr>
        <w:t>服务的费用</w:t>
      </w:r>
      <w:r>
        <w:rPr>
          <w:rFonts w:hint="eastAsia" w:asciiTheme="minorEastAsia" w:hAnsiTheme="minorEastAsia" w:eastAsiaTheme="minorEastAsia" w:cstheme="minorEastAsia"/>
          <w:color w:val="auto"/>
          <w:szCs w:val="21"/>
          <w:highlight w:val="none"/>
          <w:lang w:val="en-US" w:eastAsia="zh-CN"/>
        </w:rPr>
        <w:t>已</w:t>
      </w:r>
      <w:r>
        <w:rPr>
          <w:rFonts w:hint="eastAsia" w:asciiTheme="minorEastAsia" w:hAnsiTheme="minorEastAsia" w:eastAsiaTheme="minorEastAsia" w:cstheme="minorEastAsia"/>
          <w:color w:val="auto"/>
          <w:szCs w:val="21"/>
          <w:highlight w:val="none"/>
        </w:rPr>
        <w:t>包含在合同价款中，甲方不再另行支付。</w:t>
      </w:r>
    </w:p>
    <w:p w14:paraId="5F84A2B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auto"/>
          <w:sz w:val="24"/>
          <w:highlight w:val="none"/>
        </w:rPr>
      </w:pPr>
      <w:r>
        <w:rPr>
          <w:rFonts w:hint="eastAsia" w:asciiTheme="minorEastAsia" w:hAnsiTheme="minorEastAsia" w:eastAsiaTheme="minorEastAsia" w:cstheme="minorEastAsia"/>
          <w:b/>
          <w:bCs/>
          <w:color w:val="auto"/>
          <w:sz w:val="24"/>
          <w:highlight w:val="none"/>
        </w:rPr>
        <w:t>1</w:t>
      </w:r>
      <w:r>
        <w:rPr>
          <w:rFonts w:hint="eastAsia" w:asciiTheme="minorEastAsia" w:hAnsiTheme="minorEastAsia" w:eastAsiaTheme="minorEastAsia" w:cstheme="minorEastAsia"/>
          <w:b/>
          <w:bCs/>
          <w:color w:val="auto"/>
          <w:sz w:val="24"/>
          <w:highlight w:val="none"/>
          <w:lang w:eastAsia="zh-CN"/>
        </w:rPr>
        <w:t>5</w:t>
      </w:r>
      <w:r>
        <w:rPr>
          <w:rFonts w:hint="eastAsia" w:asciiTheme="minorEastAsia" w:hAnsiTheme="minorEastAsia" w:eastAsiaTheme="minorEastAsia" w:cstheme="minorEastAsia"/>
          <w:b/>
          <w:bCs/>
          <w:color w:val="auto"/>
          <w:sz w:val="24"/>
          <w:highlight w:val="none"/>
        </w:rPr>
        <w:t>.</w:t>
      </w:r>
      <w:r>
        <w:rPr>
          <w:rFonts w:hint="eastAsia" w:asciiTheme="minorEastAsia" w:hAnsiTheme="minorEastAsia" w:eastAsiaTheme="minorEastAsia" w:cstheme="minorEastAsia"/>
          <w:b/>
          <w:bCs/>
          <w:color w:val="auto"/>
          <w:sz w:val="24"/>
          <w:highlight w:val="none"/>
          <w:lang w:val="en-US" w:eastAsia="zh-CN"/>
        </w:rPr>
        <w:t xml:space="preserve"> </w:t>
      </w:r>
      <w:r>
        <w:rPr>
          <w:rFonts w:hint="eastAsia" w:asciiTheme="minorEastAsia" w:hAnsiTheme="minorEastAsia" w:eastAsiaTheme="minorEastAsia" w:cstheme="minorEastAsia"/>
          <w:b/>
          <w:bCs/>
          <w:color w:val="auto"/>
          <w:sz w:val="24"/>
          <w:highlight w:val="none"/>
        </w:rPr>
        <w:t>违约责任</w:t>
      </w:r>
    </w:p>
    <w:p w14:paraId="6B18168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1</w:t>
      </w:r>
      <w:r>
        <w:rPr>
          <w:rFonts w:hint="eastAsia" w:asciiTheme="minorEastAsia" w:hAnsiTheme="minorEastAsia" w:eastAsiaTheme="minorEastAsia" w:cstheme="minorEastAsia"/>
          <w:bCs/>
          <w:color w:val="auto"/>
          <w:szCs w:val="21"/>
          <w:highlight w:val="none"/>
          <w:lang w:eastAsia="zh-CN"/>
        </w:rPr>
        <w:t>5</w:t>
      </w:r>
      <w:r>
        <w:rPr>
          <w:rFonts w:hint="eastAsia" w:asciiTheme="minorEastAsia" w:hAnsiTheme="minorEastAsia" w:eastAsiaTheme="minorEastAsia" w:cstheme="minorEastAsia"/>
          <w:bCs/>
          <w:color w:val="auto"/>
          <w:szCs w:val="21"/>
          <w:highlight w:val="none"/>
        </w:rPr>
        <w:t>.1质量瑕疵的</w:t>
      </w:r>
      <w:r>
        <w:rPr>
          <w:rFonts w:hint="eastAsia" w:asciiTheme="minorEastAsia" w:hAnsiTheme="minorEastAsia" w:eastAsiaTheme="minorEastAsia" w:cstheme="minorEastAsia"/>
          <w:bCs/>
          <w:color w:val="auto"/>
          <w:szCs w:val="21"/>
          <w:highlight w:val="none"/>
          <w:lang w:eastAsia="zh-CN"/>
        </w:rPr>
        <w:t>违约责任</w:t>
      </w:r>
    </w:p>
    <w:p w14:paraId="1B69ED8F">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乙方</w:t>
      </w:r>
      <w:r>
        <w:rPr>
          <w:rFonts w:hint="eastAsia" w:asciiTheme="minorEastAsia" w:hAnsiTheme="minorEastAsia" w:eastAsiaTheme="minorEastAsia" w:cstheme="minorEastAsia"/>
          <w:color w:val="auto"/>
          <w:szCs w:val="21"/>
          <w:highlight w:val="none"/>
          <w:lang w:eastAsia="zh-CN"/>
        </w:rPr>
        <w:t>提供</w:t>
      </w:r>
      <w:r>
        <w:rPr>
          <w:rFonts w:hint="eastAsia" w:asciiTheme="minorEastAsia" w:hAnsiTheme="minorEastAsia" w:eastAsiaTheme="minorEastAsia" w:cstheme="minorEastAsia"/>
          <w:color w:val="auto"/>
          <w:szCs w:val="21"/>
          <w:highlight w:val="none"/>
        </w:rPr>
        <w:t>的产品不符合</w:t>
      </w:r>
      <w:r>
        <w:rPr>
          <w:rFonts w:hint="eastAsia" w:asciiTheme="minorEastAsia" w:hAnsiTheme="minorEastAsia" w:eastAsiaTheme="minorEastAsia" w:cstheme="minorEastAsia"/>
          <w:color w:val="auto"/>
          <w:szCs w:val="21"/>
          <w:highlight w:val="none"/>
          <w:lang w:eastAsia="zh-CN"/>
        </w:rPr>
        <w:t>合同约定的</w:t>
      </w:r>
      <w:r>
        <w:rPr>
          <w:rFonts w:hint="eastAsia" w:asciiTheme="minorEastAsia" w:hAnsiTheme="minorEastAsia" w:eastAsiaTheme="minorEastAsia" w:cstheme="minorEastAsia"/>
          <w:color w:val="auto"/>
          <w:szCs w:val="21"/>
          <w:highlight w:val="none"/>
        </w:rPr>
        <w:t>质量标准或存在产品质量缺陷，</w:t>
      </w:r>
      <w:r>
        <w:rPr>
          <w:rFonts w:hint="eastAsia" w:asciiTheme="minorEastAsia" w:hAnsiTheme="minorEastAsia" w:eastAsiaTheme="minorEastAsia" w:cstheme="minorEastAsia"/>
          <w:color w:val="auto"/>
          <w:szCs w:val="21"/>
          <w:highlight w:val="none"/>
          <w:lang w:eastAsia="zh-CN"/>
        </w:rPr>
        <w:t>甲方有权要求乙方根据</w:t>
      </w:r>
      <w:r>
        <w:rPr>
          <w:rFonts w:hint="eastAsia" w:asciiTheme="minorEastAsia" w:hAnsiTheme="minorEastAsia" w:eastAsiaTheme="minorEastAsia" w:cstheme="minorEastAsia"/>
          <w:b/>
          <w:color w:val="auto"/>
          <w:szCs w:val="21"/>
          <w:highlight w:val="none"/>
        </w:rPr>
        <w:t>【政府采购合同专用条款】</w:t>
      </w:r>
      <w:r>
        <w:rPr>
          <w:rFonts w:hint="eastAsia" w:asciiTheme="minorEastAsia" w:hAnsiTheme="minorEastAsia" w:eastAsiaTheme="minorEastAsia" w:cstheme="minorEastAsia"/>
          <w:b w:val="0"/>
          <w:bCs/>
          <w:color w:val="auto"/>
          <w:szCs w:val="21"/>
          <w:highlight w:val="none"/>
          <w:lang w:eastAsia="zh-CN"/>
        </w:rPr>
        <w:t>要求</w:t>
      </w:r>
      <w:r>
        <w:rPr>
          <w:rFonts w:hint="eastAsia" w:asciiTheme="minorEastAsia" w:hAnsiTheme="minorEastAsia" w:eastAsiaTheme="minorEastAsia" w:cstheme="minorEastAsia"/>
          <w:color w:val="auto"/>
          <w:szCs w:val="21"/>
          <w:highlight w:val="none"/>
          <w:lang w:eastAsia="zh-CN"/>
        </w:rPr>
        <w:t>及时修理、重作、更换，并承担由此给甲</w:t>
      </w:r>
      <w:r>
        <w:rPr>
          <w:rFonts w:hint="eastAsia" w:asciiTheme="minorEastAsia" w:hAnsiTheme="minorEastAsia" w:eastAsiaTheme="minorEastAsia" w:cstheme="minorEastAsia"/>
          <w:color w:val="auto"/>
          <w:szCs w:val="21"/>
          <w:highlight w:val="none"/>
        </w:rPr>
        <w:t>方</w:t>
      </w:r>
      <w:r>
        <w:rPr>
          <w:rFonts w:hint="eastAsia" w:asciiTheme="minorEastAsia" w:hAnsiTheme="minorEastAsia" w:eastAsiaTheme="minorEastAsia" w:cstheme="minorEastAsia"/>
          <w:color w:val="auto"/>
          <w:szCs w:val="21"/>
          <w:highlight w:val="none"/>
          <w:lang w:eastAsia="zh-CN"/>
        </w:rPr>
        <w:t>造成的损失</w:t>
      </w:r>
      <w:r>
        <w:rPr>
          <w:rFonts w:hint="eastAsia" w:asciiTheme="minorEastAsia" w:hAnsiTheme="minorEastAsia" w:eastAsiaTheme="minorEastAsia" w:cstheme="minorEastAsia"/>
          <w:color w:val="auto"/>
          <w:szCs w:val="21"/>
          <w:highlight w:val="none"/>
        </w:rPr>
        <w:t>。</w:t>
      </w:r>
    </w:p>
    <w:p w14:paraId="77D7A10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1</w:t>
      </w:r>
      <w:r>
        <w:rPr>
          <w:rFonts w:hint="eastAsia" w:asciiTheme="minorEastAsia" w:hAnsiTheme="minorEastAsia" w:eastAsiaTheme="minorEastAsia" w:cstheme="minorEastAsia"/>
          <w:bCs/>
          <w:color w:val="auto"/>
          <w:szCs w:val="21"/>
          <w:highlight w:val="none"/>
          <w:lang w:eastAsia="zh-CN"/>
        </w:rPr>
        <w:t>5</w:t>
      </w:r>
      <w:r>
        <w:rPr>
          <w:rFonts w:hint="eastAsia" w:asciiTheme="minorEastAsia" w:hAnsiTheme="minorEastAsia" w:eastAsiaTheme="minorEastAsia" w:cstheme="minorEastAsia"/>
          <w:bCs/>
          <w:color w:val="auto"/>
          <w:szCs w:val="21"/>
          <w:highlight w:val="none"/>
        </w:rPr>
        <w:t>.2 迟延交货的违约责任</w:t>
      </w:r>
    </w:p>
    <w:p w14:paraId="71041A1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（1）乙方应按照本合同规定的时间、地点交货和提供</w:t>
      </w:r>
      <w:r>
        <w:rPr>
          <w:rFonts w:hint="eastAsia" w:asciiTheme="minorEastAsia" w:hAnsiTheme="minorEastAsia" w:eastAsiaTheme="minorEastAsia" w:cstheme="minorEastAsia"/>
          <w:color w:val="auto"/>
          <w:szCs w:val="21"/>
          <w:highlight w:val="none"/>
          <w:lang w:eastAsia="zh-CN"/>
        </w:rPr>
        <w:t>相关</w:t>
      </w:r>
      <w:r>
        <w:rPr>
          <w:rFonts w:hint="eastAsia" w:asciiTheme="minorEastAsia" w:hAnsiTheme="minorEastAsia" w:eastAsiaTheme="minorEastAsia" w:cstheme="minorEastAsia"/>
          <w:color w:val="auto"/>
          <w:szCs w:val="21"/>
          <w:highlight w:val="none"/>
        </w:rPr>
        <w:t>服务。在履行合同过程中，如果乙方遇到可能</w:t>
      </w:r>
      <w:r>
        <w:rPr>
          <w:rFonts w:hint="eastAsia" w:asciiTheme="minorEastAsia" w:hAnsiTheme="minorEastAsia" w:eastAsiaTheme="minorEastAsia" w:cstheme="minorEastAsia"/>
          <w:color w:val="auto"/>
          <w:szCs w:val="21"/>
          <w:highlight w:val="none"/>
          <w:lang w:eastAsia="zh-CN"/>
        </w:rPr>
        <w:t>影响</w:t>
      </w:r>
      <w:r>
        <w:rPr>
          <w:rFonts w:hint="eastAsia" w:asciiTheme="minorEastAsia" w:hAnsiTheme="minorEastAsia" w:eastAsiaTheme="minorEastAsia" w:cstheme="minorEastAsia"/>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Theme="minorEastAsia" w:hAnsiTheme="minorEastAsia" w:eastAsiaTheme="minorEastAsia" w:cstheme="minorEastAsia"/>
          <w:color w:val="auto"/>
          <w:szCs w:val="21"/>
          <w:highlight w:val="none"/>
          <w:lang w:eastAsia="zh-CN"/>
        </w:rPr>
        <w:t>长</w:t>
      </w:r>
      <w:r>
        <w:rPr>
          <w:rFonts w:hint="eastAsia" w:asciiTheme="minorEastAsia" w:hAnsiTheme="minorEastAsia" w:eastAsiaTheme="minorEastAsia" w:cstheme="minorEastAsia"/>
          <w:color w:val="auto"/>
          <w:szCs w:val="21"/>
          <w:highlight w:val="none"/>
        </w:rPr>
        <w:t>交货时间或延期提供服务。</w:t>
      </w:r>
    </w:p>
    <w:p w14:paraId="78E8274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lang w:eastAsia="zh-CN"/>
        </w:rPr>
      </w:pPr>
      <w:r>
        <w:rPr>
          <w:rFonts w:hint="eastAsia" w:asciiTheme="minorEastAsia" w:hAnsiTheme="minorEastAsia" w:eastAsiaTheme="minorEastAsia" w:cstheme="minorEastAsia"/>
          <w:color w:val="auto"/>
          <w:szCs w:val="21"/>
          <w:highlight w:val="none"/>
        </w:rPr>
        <w:t>（2）如果乙方没有按照合同规定的时间交货和提供</w:t>
      </w:r>
      <w:r>
        <w:rPr>
          <w:rFonts w:hint="eastAsia" w:asciiTheme="minorEastAsia" w:hAnsiTheme="minorEastAsia" w:eastAsiaTheme="minorEastAsia" w:cstheme="minorEastAsia"/>
          <w:color w:val="auto"/>
          <w:szCs w:val="21"/>
          <w:highlight w:val="none"/>
          <w:lang w:eastAsia="zh-CN"/>
        </w:rPr>
        <w:t>相关</w:t>
      </w:r>
      <w:r>
        <w:rPr>
          <w:rFonts w:hint="eastAsia" w:asciiTheme="minorEastAsia" w:hAnsiTheme="minorEastAsia" w:eastAsiaTheme="minorEastAsia" w:cstheme="minorEastAsia"/>
          <w:color w:val="auto"/>
          <w:szCs w:val="21"/>
          <w:highlight w:val="none"/>
        </w:rPr>
        <w:t>服务，甲方有权从货款中扣除误期赔偿费而不影响合同项下的其他补救方法，赔偿费按</w:t>
      </w:r>
      <w:r>
        <w:rPr>
          <w:rFonts w:hint="eastAsia" w:asciiTheme="minorEastAsia" w:hAnsiTheme="minorEastAsia" w:eastAsiaTheme="minorEastAsia" w:cstheme="minorEastAsia"/>
          <w:b/>
          <w:color w:val="auto"/>
          <w:szCs w:val="21"/>
          <w:highlight w:val="none"/>
        </w:rPr>
        <w:t>【政府采购合同专用条款】</w:t>
      </w:r>
      <w:r>
        <w:rPr>
          <w:rFonts w:hint="eastAsia" w:asciiTheme="minorEastAsia" w:hAnsiTheme="minorEastAsia" w:eastAsiaTheme="minorEastAsia" w:cstheme="minorEastAsia"/>
          <w:color w:val="auto"/>
          <w:szCs w:val="21"/>
          <w:highlight w:val="none"/>
        </w:rPr>
        <w:t>规定执行。如果涉及公共利益，且赔偿金额无法弥补公共利益损失，</w:t>
      </w:r>
      <w:r>
        <w:rPr>
          <w:rFonts w:hint="eastAsia" w:asciiTheme="minorEastAsia" w:hAnsiTheme="minorEastAsia" w:eastAsiaTheme="minorEastAsia" w:cstheme="minorEastAsia"/>
          <w:color w:val="auto"/>
          <w:szCs w:val="21"/>
          <w:highlight w:val="none"/>
          <w:lang w:eastAsia="zh-CN"/>
        </w:rPr>
        <w:t>甲方</w:t>
      </w:r>
      <w:r>
        <w:rPr>
          <w:rFonts w:hint="eastAsia" w:asciiTheme="minorEastAsia" w:hAnsiTheme="minorEastAsia" w:eastAsiaTheme="minorEastAsia" w:cstheme="minorEastAsia"/>
          <w:color w:val="auto"/>
          <w:szCs w:val="21"/>
          <w:highlight w:val="none"/>
        </w:rPr>
        <w:t>可要求继续履行或者</w:t>
      </w:r>
      <w:r>
        <w:rPr>
          <w:rFonts w:hint="eastAsia" w:asciiTheme="minorEastAsia" w:hAnsiTheme="minorEastAsia" w:eastAsiaTheme="minorEastAsia" w:cstheme="minorEastAsia"/>
          <w:color w:val="auto"/>
          <w:szCs w:val="21"/>
          <w:highlight w:val="none"/>
          <w:lang w:eastAsia="zh-CN"/>
        </w:rPr>
        <w:t>采取其他补救措施</w:t>
      </w:r>
      <w:r>
        <w:rPr>
          <w:rFonts w:hint="eastAsia" w:asciiTheme="minorEastAsia" w:hAnsiTheme="minorEastAsia" w:eastAsiaTheme="minorEastAsia" w:cstheme="minorEastAsia"/>
          <w:color w:val="auto"/>
          <w:szCs w:val="21"/>
          <w:highlight w:val="none"/>
        </w:rPr>
        <w:t>。</w:t>
      </w:r>
    </w:p>
    <w:p w14:paraId="355CCE0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r>
        <w:rPr>
          <w:rFonts w:hint="eastAsia" w:asciiTheme="minorEastAsia" w:hAnsiTheme="minorEastAsia" w:eastAsiaTheme="minorEastAsia" w:cstheme="minorEastAsia"/>
          <w:color w:val="auto"/>
          <w:szCs w:val="21"/>
          <w:highlight w:val="none"/>
          <w:lang w:eastAsia="zh-CN"/>
        </w:rPr>
        <w:t>5</w:t>
      </w:r>
      <w:r>
        <w:rPr>
          <w:rFonts w:hint="eastAsia" w:asciiTheme="minorEastAsia" w:hAnsiTheme="minorEastAsia" w:eastAsiaTheme="minorEastAsia" w:cstheme="minorEastAsia"/>
          <w:color w:val="auto"/>
          <w:szCs w:val="21"/>
          <w:highlight w:val="none"/>
        </w:rPr>
        <w:t>.3 迟延支付的违约责任</w:t>
      </w:r>
    </w:p>
    <w:p w14:paraId="5146E69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甲方存在迟延支付乙方合同款项的，应当承担</w:t>
      </w:r>
      <w:r>
        <w:rPr>
          <w:rFonts w:hint="eastAsia" w:asciiTheme="minorEastAsia" w:hAnsiTheme="minorEastAsia" w:eastAsiaTheme="minorEastAsia" w:cstheme="minorEastAsia"/>
          <w:b/>
          <w:bCs/>
          <w:color w:val="auto"/>
          <w:szCs w:val="21"/>
          <w:highlight w:val="none"/>
        </w:rPr>
        <w:t>【政府采购合同专用条款】</w:t>
      </w:r>
      <w:r>
        <w:rPr>
          <w:rFonts w:hint="eastAsia" w:asciiTheme="minorEastAsia" w:hAnsiTheme="minorEastAsia" w:eastAsiaTheme="minorEastAsia" w:cstheme="minorEastAsia"/>
          <w:color w:val="auto"/>
          <w:szCs w:val="21"/>
          <w:highlight w:val="none"/>
        </w:rPr>
        <w:t>规定的逾期付款利息。</w:t>
      </w:r>
    </w:p>
    <w:p w14:paraId="3B8A103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bCs/>
          <w:color w:val="auto"/>
          <w:szCs w:val="21"/>
          <w:highlight w:val="none"/>
        </w:rPr>
        <w:t>1</w:t>
      </w:r>
      <w:r>
        <w:rPr>
          <w:rFonts w:hint="eastAsia" w:asciiTheme="minorEastAsia" w:hAnsiTheme="minorEastAsia" w:eastAsiaTheme="minorEastAsia" w:cstheme="minorEastAsia"/>
          <w:bCs/>
          <w:color w:val="auto"/>
          <w:szCs w:val="21"/>
          <w:highlight w:val="none"/>
          <w:lang w:eastAsia="zh-CN"/>
        </w:rPr>
        <w:t>5</w:t>
      </w:r>
      <w:r>
        <w:rPr>
          <w:rFonts w:hint="eastAsia" w:asciiTheme="minorEastAsia" w:hAnsiTheme="minorEastAsia" w:eastAsiaTheme="minorEastAsia" w:cstheme="minorEastAsia"/>
          <w:bCs/>
          <w:color w:val="auto"/>
          <w:szCs w:val="21"/>
          <w:highlight w:val="none"/>
        </w:rPr>
        <w:t>.4其他违约责任根据项目实际需要按</w:t>
      </w:r>
      <w:r>
        <w:rPr>
          <w:rFonts w:hint="eastAsia" w:asciiTheme="minorEastAsia" w:hAnsiTheme="minorEastAsia" w:eastAsiaTheme="minorEastAsia" w:cstheme="minorEastAsia"/>
          <w:b/>
          <w:bCs/>
          <w:color w:val="auto"/>
          <w:szCs w:val="21"/>
          <w:highlight w:val="none"/>
        </w:rPr>
        <w:t>【政府采购合同专用条款】</w:t>
      </w:r>
      <w:r>
        <w:rPr>
          <w:rFonts w:hint="eastAsia" w:asciiTheme="minorEastAsia" w:hAnsiTheme="minorEastAsia" w:eastAsiaTheme="minorEastAsia" w:cstheme="minorEastAsia"/>
          <w:color w:val="auto"/>
          <w:szCs w:val="21"/>
          <w:highlight w:val="none"/>
        </w:rPr>
        <w:t>规定执行。</w:t>
      </w:r>
    </w:p>
    <w:p w14:paraId="684339AB">
      <w:pPr>
        <w:pageBreakBefore w:val="0"/>
        <w:numPr>
          <w:ilvl w:val="0"/>
          <w:numId w:val="14"/>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color w:val="auto"/>
          <w:sz w:val="24"/>
          <w:highlight w:val="none"/>
        </w:rPr>
      </w:pPr>
      <w:r>
        <w:rPr>
          <w:rFonts w:hint="eastAsia" w:asciiTheme="minorEastAsia" w:hAnsiTheme="minorEastAsia" w:eastAsiaTheme="minorEastAsia" w:cstheme="minorEastAsia"/>
          <w:b/>
          <w:color w:val="auto"/>
          <w:sz w:val="24"/>
          <w:highlight w:val="none"/>
        </w:rPr>
        <w:t>合同变更</w:t>
      </w:r>
      <w:r>
        <w:rPr>
          <w:rFonts w:hint="eastAsia" w:asciiTheme="minorEastAsia" w:hAnsiTheme="minorEastAsia" w:eastAsiaTheme="minorEastAsia" w:cstheme="minorEastAsia"/>
          <w:b/>
          <w:color w:val="auto"/>
          <w:sz w:val="24"/>
          <w:highlight w:val="none"/>
          <w:lang w:eastAsia="zh-CN"/>
        </w:rPr>
        <w:t>、中止与终止</w:t>
      </w:r>
    </w:p>
    <w:p w14:paraId="11E2F6B7">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r>
        <w:rPr>
          <w:rFonts w:hint="eastAsia" w:asciiTheme="minorEastAsia" w:hAnsiTheme="minorEastAsia" w:eastAsiaTheme="minorEastAsia" w:cstheme="minorEastAsia"/>
          <w:color w:val="auto"/>
          <w:szCs w:val="21"/>
          <w:highlight w:val="none"/>
          <w:lang w:val="en-US" w:eastAsia="zh-CN"/>
        </w:rPr>
        <w:t>6</w:t>
      </w:r>
      <w:r>
        <w:rPr>
          <w:rFonts w:hint="eastAsia" w:asciiTheme="minorEastAsia" w:hAnsiTheme="minorEastAsia" w:eastAsiaTheme="minorEastAsia" w:cstheme="minorEastAsia"/>
          <w:color w:val="auto"/>
          <w:szCs w:val="21"/>
          <w:highlight w:val="none"/>
        </w:rPr>
        <w:t>.1合同的</w:t>
      </w:r>
      <w:r>
        <w:rPr>
          <w:rFonts w:hint="eastAsia" w:asciiTheme="minorEastAsia" w:hAnsiTheme="minorEastAsia" w:eastAsiaTheme="minorEastAsia" w:cstheme="minorEastAsia"/>
          <w:color w:val="auto"/>
          <w:szCs w:val="21"/>
          <w:highlight w:val="none"/>
          <w:lang w:eastAsia="zh-CN"/>
        </w:rPr>
        <w:t>变更</w:t>
      </w:r>
    </w:p>
    <w:p w14:paraId="138D142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eastAsia="zh-CN"/>
        </w:rPr>
        <w:t>政府采购合同履行中，</w:t>
      </w:r>
      <w:r>
        <w:rPr>
          <w:rFonts w:hint="eastAsia" w:asciiTheme="minorEastAsia" w:hAnsiTheme="minorEastAsia" w:eastAsiaTheme="minorEastAsia" w:cstheme="minorEastAsia"/>
          <w:color w:val="auto"/>
          <w:szCs w:val="21"/>
          <w:highlight w:val="none"/>
        </w:rPr>
        <w:t>在不改变合同其他条款的前提下，甲方可以在合同价款10%的范围内追加与合同标的相同的货物，并就此与乙方协商</w:t>
      </w:r>
      <w:r>
        <w:rPr>
          <w:rFonts w:hint="eastAsia" w:asciiTheme="minorEastAsia" w:hAnsiTheme="minorEastAsia" w:eastAsiaTheme="minorEastAsia" w:cstheme="minorEastAsia"/>
          <w:color w:val="auto"/>
          <w:szCs w:val="21"/>
          <w:highlight w:val="none"/>
          <w:lang w:eastAsia="zh-CN"/>
        </w:rPr>
        <w:t>一致后</w:t>
      </w:r>
      <w:r>
        <w:rPr>
          <w:rFonts w:hint="eastAsia" w:asciiTheme="minorEastAsia" w:hAnsiTheme="minorEastAsia" w:eastAsiaTheme="minorEastAsia" w:cstheme="minorEastAsia"/>
          <w:color w:val="auto"/>
          <w:szCs w:val="21"/>
          <w:highlight w:val="none"/>
        </w:rPr>
        <w:t>签订补充协议。</w:t>
      </w:r>
    </w:p>
    <w:p w14:paraId="57888F0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r>
        <w:rPr>
          <w:rFonts w:hint="eastAsia" w:asciiTheme="minorEastAsia" w:hAnsiTheme="minorEastAsia" w:eastAsiaTheme="minorEastAsia" w:cstheme="minorEastAsia"/>
          <w:color w:val="auto"/>
          <w:szCs w:val="21"/>
          <w:highlight w:val="none"/>
          <w:lang w:val="en-US" w:eastAsia="zh-CN"/>
        </w:rPr>
        <w:t>6</w:t>
      </w:r>
      <w:r>
        <w:rPr>
          <w:rFonts w:hint="eastAsia" w:asciiTheme="minorEastAsia" w:hAnsiTheme="minorEastAsia" w:eastAsiaTheme="minorEastAsia" w:cstheme="minorEastAsia"/>
          <w:color w:val="auto"/>
          <w:szCs w:val="21"/>
          <w:highlight w:val="none"/>
        </w:rPr>
        <w:t>.</w:t>
      </w:r>
      <w:r>
        <w:rPr>
          <w:rFonts w:hint="eastAsia" w:asciiTheme="minorEastAsia" w:hAnsiTheme="minorEastAsia" w:eastAsiaTheme="minorEastAsia" w:cstheme="minorEastAsia"/>
          <w:color w:val="auto"/>
          <w:szCs w:val="21"/>
          <w:highlight w:val="none"/>
          <w:lang w:val="en-US" w:eastAsia="zh-CN"/>
        </w:rPr>
        <w:t>2</w:t>
      </w:r>
      <w:r>
        <w:rPr>
          <w:rFonts w:hint="eastAsia" w:asciiTheme="minorEastAsia" w:hAnsiTheme="minorEastAsia" w:eastAsiaTheme="minorEastAsia" w:cstheme="minorEastAsia"/>
          <w:color w:val="auto"/>
          <w:szCs w:val="21"/>
          <w:highlight w:val="none"/>
        </w:rPr>
        <w:t>合同的中止</w:t>
      </w:r>
    </w:p>
    <w:p w14:paraId="6768FD4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（1）合同履行过程中因供应商就采购文件、采购过程或结果提起投诉的，甲方认为有必要的，</w:t>
      </w:r>
      <w:r>
        <w:rPr>
          <w:rFonts w:hint="eastAsia" w:asciiTheme="minorEastAsia" w:hAnsiTheme="minorEastAsia" w:eastAsiaTheme="minorEastAsia" w:cstheme="minorEastAsia"/>
          <w:color w:val="auto"/>
          <w:szCs w:val="21"/>
          <w:highlight w:val="none"/>
          <w:lang w:eastAsia="zh-CN"/>
        </w:rPr>
        <w:t>可以</w:t>
      </w:r>
      <w:r>
        <w:rPr>
          <w:rFonts w:hint="eastAsia" w:asciiTheme="minorEastAsia" w:hAnsiTheme="minorEastAsia" w:eastAsiaTheme="minorEastAsia" w:cstheme="minorEastAsia"/>
          <w:color w:val="auto"/>
          <w:szCs w:val="21"/>
          <w:highlight w:val="none"/>
        </w:rPr>
        <w:t>中止合同的履行。</w:t>
      </w:r>
    </w:p>
    <w:p w14:paraId="4625B85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w:t>
      </w:r>
      <w:r>
        <w:rPr>
          <w:rFonts w:hint="eastAsia" w:asciiTheme="minorEastAsia" w:hAnsiTheme="minorEastAsia" w:eastAsiaTheme="minorEastAsia" w:cstheme="minorEastAsia"/>
          <w:color w:val="auto"/>
          <w:szCs w:val="21"/>
          <w:highlight w:val="none"/>
          <w:lang w:val="en-US" w:eastAsia="zh-CN"/>
        </w:rPr>
        <w:t>合同履行过程中，</w:t>
      </w:r>
      <w:r>
        <w:rPr>
          <w:rFonts w:hint="eastAsia" w:asciiTheme="minorEastAsia" w:hAnsiTheme="minorEastAsia" w:eastAsiaTheme="minorEastAsia" w:cstheme="minorEastAsia"/>
          <w:color w:val="auto"/>
          <w:szCs w:val="21"/>
          <w:highlight w:val="none"/>
        </w:rPr>
        <w:t>如果乙方出现以下情形之一的：1．经营状况严重恶化；2．转移财产、抽逃资金，以逃避债务；3．丧失商业信誉；4．有丧失或者可能丧失履约能力的其他情形</w:t>
      </w:r>
      <w:r>
        <w:rPr>
          <w:rFonts w:hint="eastAsia" w:asciiTheme="minorEastAsia" w:hAnsiTheme="minorEastAsia" w:eastAsiaTheme="minorEastAsia" w:cstheme="minorEastAsia"/>
          <w:color w:val="auto"/>
          <w:szCs w:val="21"/>
          <w:highlight w:val="none"/>
          <w:lang w:eastAsia="zh-CN"/>
        </w:rPr>
        <w:t>，乙方有义务及时告知甲方</w:t>
      </w:r>
      <w:r>
        <w:rPr>
          <w:rFonts w:hint="eastAsia" w:asciiTheme="minorEastAsia" w:hAnsiTheme="minorEastAsia" w:eastAsiaTheme="minorEastAsia" w:cstheme="minorEastAsia"/>
          <w:color w:val="auto"/>
          <w:szCs w:val="21"/>
          <w:highlight w:val="none"/>
        </w:rPr>
        <w:t>。甲方</w:t>
      </w:r>
      <w:r>
        <w:rPr>
          <w:rFonts w:hint="eastAsia" w:asciiTheme="minorEastAsia" w:hAnsiTheme="minorEastAsia" w:eastAsiaTheme="minorEastAsia" w:cstheme="minorEastAsia"/>
          <w:color w:val="auto"/>
          <w:szCs w:val="21"/>
          <w:highlight w:val="none"/>
          <w:lang w:eastAsia="zh-CN"/>
        </w:rPr>
        <w:t>有权</w:t>
      </w:r>
      <w:r>
        <w:rPr>
          <w:rFonts w:hint="eastAsia" w:asciiTheme="minorEastAsia" w:hAnsiTheme="minorEastAsia" w:eastAsiaTheme="minorEastAsia" w:cstheme="minorEastAsia"/>
          <w:color w:val="auto"/>
          <w:szCs w:val="21"/>
          <w:highlight w:val="none"/>
        </w:rPr>
        <w:t>以书面形式通知乙方中止合同</w:t>
      </w:r>
      <w:r>
        <w:rPr>
          <w:rFonts w:hint="eastAsia" w:asciiTheme="minorEastAsia" w:hAnsiTheme="minorEastAsia" w:eastAsiaTheme="minorEastAsia" w:cstheme="minorEastAsia"/>
          <w:color w:val="auto"/>
          <w:szCs w:val="21"/>
          <w:highlight w:val="none"/>
          <w:lang w:eastAsia="zh-CN"/>
        </w:rPr>
        <w:t>并要求乙方在合理期限内消除相关情形或者提供适当担保。</w:t>
      </w:r>
      <w:r>
        <w:rPr>
          <w:rFonts w:hint="eastAsia" w:asciiTheme="minorEastAsia" w:hAnsiTheme="minorEastAsia" w:eastAsiaTheme="minorEastAsia" w:cstheme="minorEastAsia"/>
          <w:color w:val="auto"/>
          <w:szCs w:val="21"/>
          <w:highlight w:val="none"/>
        </w:rPr>
        <w:t>乙方提供适当担保的，</w:t>
      </w:r>
      <w:r>
        <w:rPr>
          <w:rFonts w:hint="eastAsia" w:asciiTheme="minorEastAsia" w:hAnsiTheme="minorEastAsia" w:eastAsiaTheme="minorEastAsia" w:cstheme="minorEastAsia"/>
          <w:color w:val="auto"/>
          <w:szCs w:val="21"/>
          <w:highlight w:val="none"/>
          <w:lang w:eastAsia="zh-CN"/>
        </w:rPr>
        <w:t>合同继续</w:t>
      </w:r>
      <w:r>
        <w:rPr>
          <w:rFonts w:hint="eastAsia" w:asciiTheme="minorEastAsia" w:hAnsiTheme="minorEastAsia" w:eastAsiaTheme="minorEastAsia" w:cstheme="minorEastAsia"/>
          <w:color w:val="auto"/>
          <w:szCs w:val="21"/>
          <w:highlight w:val="none"/>
        </w:rPr>
        <w:t>履行</w:t>
      </w:r>
      <w:r>
        <w:rPr>
          <w:rFonts w:hint="eastAsia" w:asciiTheme="minorEastAsia" w:hAnsiTheme="minorEastAsia" w:eastAsiaTheme="minorEastAsia" w:cstheme="minorEastAsia"/>
          <w:color w:val="auto"/>
          <w:szCs w:val="21"/>
          <w:highlight w:val="none"/>
          <w:lang w:eastAsia="zh-CN"/>
        </w:rPr>
        <w:t>；乙</w:t>
      </w:r>
      <w:r>
        <w:rPr>
          <w:rFonts w:hint="eastAsia" w:asciiTheme="minorEastAsia" w:hAnsiTheme="minorEastAsia" w:eastAsiaTheme="minorEastAsia" w:cstheme="minorEastAsia"/>
          <w:color w:val="auto"/>
          <w:szCs w:val="21"/>
          <w:highlight w:val="none"/>
        </w:rPr>
        <w:t>方在合理期限内未恢复履约能力且未提供适当担保的，视为拒绝</w:t>
      </w:r>
      <w:r>
        <w:rPr>
          <w:rFonts w:hint="eastAsia" w:asciiTheme="minorEastAsia" w:hAnsiTheme="minorEastAsia" w:eastAsiaTheme="minorEastAsia" w:cstheme="minorEastAsia"/>
          <w:color w:val="auto"/>
          <w:szCs w:val="21"/>
          <w:highlight w:val="none"/>
          <w:lang w:eastAsia="zh-CN"/>
        </w:rPr>
        <w:t>继续</w:t>
      </w:r>
      <w:r>
        <w:rPr>
          <w:rFonts w:hint="eastAsia" w:asciiTheme="minorEastAsia" w:hAnsiTheme="minorEastAsia" w:eastAsiaTheme="minorEastAsia" w:cstheme="minorEastAsia"/>
          <w:color w:val="auto"/>
          <w:szCs w:val="21"/>
          <w:highlight w:val="none"/>
        </w:rPr>
        <w:t>履约，甲方</w:t>
      </w:r>
      <w:r>
        <w:rPr>
          <w:rFonts w:hint="eastAsia" w:asciiTheme="minorEastAsia" w:hAnsiTheme="minorEastAsia" w:eastAsiaTheme="minorEastAsia" w:cstheme="minorEastAsia"/>
          <w:color w:val="auto"/>
          <w:szCs w:val="21"/>
          <w:highlight w:val="none"/>
          <w:lang w:eastAsia="zh-CN"/>
        </w:rPr>
        <w:t>有权</w:t>
      </w:r>
      <w:r>
        <w:rPr>
          <w:rFonts w:hint="eastAsia" w:asciiTheme="minorEastAsia" w:hAnsiTheme="minorEastAsia" w:eastAsiaTheme="minorEastAsia" w:cstheme="minorEastAsia"/>
          <w:color w:val="auto"/>
          <w:szCs w:val="21"/>
          <w:highlight w:val="none"/>
        </w:rPr>
        <w:t>解除合同并要求乙方承担</w:t>
      </w:r>
      <w:r>
        <w:rPr>
          <w:rFonts w:hint="eastAsia" w:asciiTheme="minorEastAsia" w:hAnsiTheme="minorEastAsia" w:eastAsiaTheme="minorEastAsia" w:cstheme="minorEastAsia"/>
          <w:color w:val="auto"/>
          <w:szCs w:val="21"/>
          <w:highlight w:val="none"/>
          <w:lang w:eastAsia="zh-CN"/>
        </w:rPr>
        <w:t>由此给甲方造成的损失</w:t>
      </w:r>
      <w:r>
        <w:rPr>
          <w:rFonts w:hint="eastAsia" w:asciiTheme="minorEastAsia" w:hAnsiTheme="minorEastAsia" w:eastAsiaTheme="minorEastAsia" w:cstheme="minorEastAsia"/>
          <w:color w:val="auto"/>
          <w:szCs w:val="21"/>
          <w:highlight w:val="none"/>
        </w:rPr>
        <w:t>。</w:t>
      </w:r>
    </w:p>
    <w:p w14:paraId="215F3FC2">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14:paraId="53607944">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auto"/>
          <w:szCs w:val="21"/>
          <w:highlight w:val="none"/>
        </w:rPr>
        <w:t>（</w:t>
      </w:r>
      <w:r>
        <w:rPr>
          <w:rFonts w:hint="eastAsia" w:asciiTheme="minorEastAsia" w:hAnsiTheme="minorEastAsia" w:eastAsiaTheme="minorEastAsia" w:cstheme="minorEastAsia"/>
          <w:color w:val="auto"/>
          <w:szCs w:val="21"/>
          <w:highlight w:val="none"/>
          <w:lang w:val="en-US" w:eastAsia="zh-CN"/>
        </w:rPr>
        <w:t>4</w:t>
      </w:r>
      <w:r>
        <w:rPr>
          <w:rFonts w:hint="eastAsia" w:asciiTheme="minorEastAsia" w:hAnsiTheme="minorEastAsia" w:eastAsiaTheme="minorEastAsia" w:cstheme="minorEastAsia"/>
          <w:color w:val="auto"/>
          <w:szCs w:val="21"/>
          <w:highlight w:val="none"/>
        </w:rPr>
        <w:t>）甲方不得以行政区划调整、政府换届、机构或者职能调整以及相关责任人更替为由中止合同。</w:t>
      </w:r>
    </w:p>
    <w:p w14:paraId="66F4380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r>
        <w:rPr>
          <w:rFonts w:hint="eastAsia" w:asciiTheme="minorEastAsia" w:hAnsiTheme="minorEastAsia" w:eastAsiaTheme="minorEastAsia" w:cstheme="minorEastAsia"/>
          <w:color w:val="auto"/>
          <w:szCs w:val="21"/>
          <w:highlight w:val="none"/>
          <w:lang w:val="en-US" w:eastAsia="zh-CN"/>
        </w:rPr>
        <w:t>6</w:t>
      </w:r>
      <w:r>
        <w:rPr>
          <w:rFonts w:hint="eastAsia" w:asciiTheme="minorEastAsia" w:hAnsiTheme="minorEastAsia" w:eastAsiaTheme="minorEastAsia" w:cstheme="minorEastAsia"/>
          <w:color w:val="auto"/>
          <w:szCs w:val="21"/>
          <w:highlight w:val="none"/>
        </w:rPr>
        <w:t>.</w:t>
      </w:r>
      <w:r>
        <w:rPr>
          <w:rFonts w:hint="eastAsia" w:asciiTheme="minorEastAsia" w:hAnsiTheme="minorEastAsia" w:eastAsiaTheme="minorEastAsia" w:cstheme="minorEastAsia"/>
          <w:color w:val="auto"/>
          <w:szCs w:val="21"/>
          <w:highlight w:val="none"/>
          <w:lang w:val="en-US" w:eastAsia="zh-CN"/>
        </w:rPr>
        <w:t>3</w:t>
      </w:r>
      <w:r>
        <w:rPr>
          <w:rFonts w:hint="eastAsia" w:asciiTheme="minorEastAsia" w:hAnsiTheme="minorEastAsia" w:eastAsiaTheme="minorEastAsia" w:cstheme="minorEastAsia"/>
          <w:color w:val="auto"/>
          <w:szCs w:val="21"/>
          <w:highlight w:val="none"/>
        </w:rPr>
        <w:t>合同的终止</w:t>
      </w:r>
    </w:p>
    <w:p w14:paraId="07E298D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（1）合同因有效期限届满而终止；</w:t>
      </w:r>
    </w:p>
    <w:p w14:paraId="3AE9BCF6">
      <w:pPr>
        <w:pageBreakBefore w:val="0"/>
        <w:kinsoku/>
        <w:overflowPunct/>
        <w:topLinePunct w:val="0"/>
        <w:bidi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color w:val="auto"/>
          <w:szCs w:val="21"/>
          <w:highlight w:val="none"/>
        </w:rPr>
        <w:t>（2）乙方未</w:t>
      </w:r>
      <w:r>
        <w:rPr>
          <w:rFonts w:hint="eastAsia" w:asciiTheme="minorEastAsia" w:hAnsiTheme="minorEastAsia" w:eastAsiaTheme="minorEastAsia" w:cstheme="minorEastAsia"/>
          <w:color w:val="auto"/>
          <w:szCs w:val="21"/>
          <w:highlight w:val="none"/>
          <w:lang w:eastAsia="zh-CN"/>
        </w:rPr>
        <w:t>按</w:t>
      </w:r>
      <w:r>
        <w:rPr>
          <w:rFonts w:hint="eastAsia" w:asciiTheme="minorEastAsia" w:hAnsiTheme="minorEastAsia" w:eastAsiaTheme="minorEastAsia" w:cstheme="minorEastAsia"/>
          <w:color w:val="auto"/>
          <w:szCs w:val="21"/>
          <w:highlight w:val="none"/>
        </w:rPr>
        <w:t>合同约定履行，构成根本性违约的，甲方有权终止合同</w:t>
      </w:r>
      <w:r>
        <w:rPr>
          <w:rFonts w:hint="eastAsia" w:asciiTheme="minorEastAsia" w:hAnsiTheme="minorEastAsia" w:eastAsiaTheme="minorEastAsia" w:cstheme="minorEastAsia"/>
          <w:color w:val="auto"/>
          <w:szCs w:val="21"/>
          <w:highlight w:val="none"/>
          <w:lang w:eastAsia="zh-CN"/>
        </w:rPr>
        <w:t>，</w:t>
      </w:r>
      <w:r>
        <w:rPr>
          <w:rFonts w:hint="eastAsia" w:asciiTheme="minorEastAsia" w:hAnsiTheme="minorEastAsia" w:eastAsiaTheme="minorEastAsia" w:cstheme="minorEastAsia"/>
          <w:szCs w:val="21"/>
        </w:rPr>
        <w:t>并追究乙方的违约责</w:t>
      </w:r>
      <w:r>
        <w:rPr>
          <w:rFonts w:hint="eastAsia" w:asciiTheme="minorEastAsia" w:hAnsiTheme="minorEastAsia" w:eastAsiaTheme="minorEastAsia" w:cstheme="minorEastAsia"/>
          <w:szCs w:val="21"/>
          <w:lang w:val="en-US" w:eastAsia="zh-CN"/>
        </w:rPr>
        <w:t>任</w:t>
      </w:r>
      <w:r>
        <w:rPr>
          <w:rFonts w:hint="eastAsia" w:asciiTheme="minorEastAsia" w:hAnsiTheme="minorEastAsia" w:eastAsiaTheme="minorEastAsia" w:cstheme="minorEastAsia"/>
          <w:color w:val="auto"/>
          <w:szCs w:val="21"/>
          <w:highlight w:val="none"/>
        </w:rPr>
        <w:t>。</w:t>
      </w:r>
    </w:p>
    <w:p w14:paraId="70896479">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Theme="minorEastAsia" w:hAnsiTheme="minorEastAsia" w:eastAsiaTheme="minorEastAsia" w:cstheme="minorEastAsia"/>
          <w:color w:val="auto"/>
          <w:sz w:val="22"/>
          <w:szCs w:val="21"/>
          <w:highlight w:val="none"/>
          <w:lang w:val="en-US" w:eastAsia="zh-CN" w:bidi="ar-SA"/>
        </w:rPr>
      </w:pPr>
      <w:r>
        <w:rPr>
          <w:rFonts w:hint="eastAsia" w:asciiTheme="minorEastAsia" w:hAnsiTheme="minorEastAsia" w:eastAsiaTheme="minorEastAsia" w:cstheme="minorEastAsia"/>
          <w:color w:val="auto"/>
          <w:sz w:val="22"/>
          <w:szCs w:val="21"/>
          <w:highlight w:val="none"/>
          <w:lang w:val="en-US" w:eastAsia="zh-CN" w:bidi="ar-SA"/>
        </w:rPr>
        <w:t xml:space="preserve">16.4 </w:t>
      </w:r>
      <w:r>
        <w:rPr>
          <w:rFonts w:hint="eastAsia" w:asciiTheme="minorEastAsia" w:hAnsiTheme="minorEastAsia" w:eastAsiaTheme="minorEastAsia" w:cstheme="minorEastAsia"/>
          <w:color w:val="auto"/>
          <w:kern w:val="2"/>
          <w:sz w:val="21"/>
          <w:szCs w:val="21"/>
          <w:highlight w:val="none"/>
          <w:lang w:val="en-US" w:eastAsia="zh-CN" w:bidi="ar-SA"/>
        </w:rPr>
        <w:t>涉及国家利益、社会公共利益的情形</w:t>
      </w:r>
    </w:p>
    <w:p w14:paraId="2646FDC1">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政府采购合同继续履行将损害国家利益和社会公共利益的，双方当事人</w:t>
      </w:r>
      <w:r>
        <w:rPr>
          <w:rFonts w:hint="eastAsia" w:asciiTheme="minorEastAsia" w:hAnsiTheme="minorEastAsia" w:eastAsiaTheme="minorEastAsia" w:cstheme="minorEastAsia"/>
          <w:sz w:val="21"/>
          <w:szCs w:val="21"/>
          <w:highlight w:val="none"/>
          <w:lang w:val="en-US" w:eastAsia="zh-CN" w:bidi="ar-SA"/>
        </w:rPr>
        <w:t>应当变更、</w:t>
      </w:r>
      <w:r>
        <w:rPr>
          <w:rFonts w:hint="eastAsia" w:asciiTheme="minorEastAsia" w:hAnsiTheme="minorEastAsia" w:eastAsiaTheme="minorEastAsia" w:cstheme="minorEastAsia"/>
          <w:sz w:val="21"/>
          <w:szCs w:val="21"/>
          <w:lang w:val="en-US" w:eastAsia="zh-CN" w:bidi="ar-SA"/>
        </w:rPr>
        <w:t>中止或者终止合同。有过错的一方应当承担赔偿责任，双方都有过错的，各自承担相应的责任。</w:t>
      </w:r>
    </w:p>
    <w:p w14:paraId="688535F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auto"/>
          <w:sz w:val="24"/>
          <w:highlight w:val="none"/>
        </w:rPr>
      </w:pPr>
      <w:r>
        <w:rPr>
          <w:rFonts w:hint="eastAsia" w:asciiTheme="minorEastAsia" w:hAnsiTheme="minorEastAsia" w:eastAsiaTheme="minorEastAsia" w:cstheme="minorEastAsia"/>
          <w:b/>
          <w:bCs/>
          <w:color w:val="auto"/>
          <w:sz w:val="24"/>
          <w:highlight w:val="none"/>
        </w:rPr>
        <w:t>1</w:t>
      </w:r>
      <w:r>
        <w:rPr>
          <w:rFonts w:hint="eastAsia" w:asciiTheme="minorEastAsia" w:hAnsiTheme="minorEastAsia" w:eastAsiaTheme="minorEastAsia" w:cstheme="minorEastAsia"/>
          <w:b/>
          <w:bCs/>
          <w:color w:val="auto"/>
          <w:sz w:val="24"/>
          <w:highlight w:val="none"/>
          <w:lang w:val="en-US" w:eastAsia="zh-CN"/>
        </w:rPr>
        <w:t>7</w:t>
      </w:r>
      <w:r>
        <w:rPr>
          <w:rFonts w:hint="eastAsia" w:asciiTheme="minorEastAsia" w:hAnsiTheme="minorEastAsia" w:eastAsiaTheme="minorEastAsia" w:cstheme="minorEastAsia"/>
          <w:b/>
          <w:bCs/>
          <w:color w:val="auto"/>
          <w:sz w:val="24"/>
          <w:highlight w:val="none"/>
        </w:rPr>
        <w:t>.</w:t>
      </w:r>
      <w:r>
        <w:rPr>
          <w:rFonts w:hint="eastAsia" w:asciiTheme="minorEastAsia" w:hAnsiTheme="minorEastAsia" w:eastAsiaTheme="minorEastAsia" w:cstheme="minorEastAsia"/>
          <w:b/>
          <w:bCs/>
          <w:color w:val="auto"/>
          <w:sz w:val="24"/>
          <w:highlight w:val="none"/>
          <w:lang w:val="en-US" w:eastAsia="zh-CN"/>
        </w:rPr>
        <w:t xml:space="preserve"> </w:t>
      </w:r>
      <w:r>
        <w:rPr>
          <w:rFonts w:hint="eastAsia" w:asciiTheme="minorEastAsia" w:hAnsiTheme="minorEastAsia" w:eastAsiaTheme="minorEastAsia" w:cstheme="minorEastAsia"/>
          <w:b/>
          <w:bCs/>
          <w:color w:val="auto"/>
          <w:sz w:val="24"/>
          <w:highlight w:val="none"/>
        </w:rPr>
        <w:t>合同分包</w:t>
      </w:r>
    </w:p>
    <w:p w14:paraId="4C5CE2A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r>
        <w:rPr>
          <w:rFonts w:hint="eastAsia" w:asciiTheme="minorEastAsia" w:hAnsiTheme="minorEastAsia" w:eastAsiaTheme="minorEastAsia" w:cstheme="minorEastAsia"/>
          <w:color w:val="auto"/>
          <w:szCs w:val="21"/>
          <w:highlight w:val="none"/>
          <w:lang w:val="en-US" w:eastAsia="zh-CN"/>
        </w:rPr>
        <w:t>7</w:t>
      </w:r>
      <w:r>
        <w:rPr>
          <w:rFonts w:hint="eastAsia" w:asciiTheme="minorEastAsia" w:hAnsiTheme="minorEastAsia" w:eastAsiaTheme="minorEastAsia" w:cstheme="minorEastAsia"/>
          <w:color w:val="auto"/>
          <w:szCs w:val="21"/>
          <w:highlight w:val="none"/>
        </w:rPr>
        <w:t>.1 乙方不得</w:t>
      </w:r>
      <w:r>
        <w:rPr>
          <w:rFonts w:hint="eastAsia" w:asciiTheme="minorEastAsia" w:hAnsiTheme="minorEastAsia" w:eastAsiaTheme="minorEastAsia" w:cstheme="minorEastAsia"/>
          <w:color w:val="auto"/>
          <w:szCs w:val="21"/>
          <w:highlight w:val="none"/>
          <w:lang w:eastAsia="zh-CN"/>
        </w:rPr>
        <w:t>将合同转包给其他供应商。涉及合同分包的，乙方</w:t>
      </w:r>
      <w:r>
        <w:rPr>
          <w:rFonts w:hint="eastAsia" w:asciiTheme="minorEastAsia" w:hAnsiTheme="minorEastAsia" w:eastAsiaTheme="minorEastAsia" w:cstheme="minorEastAsia"/>
          <w:color w:val="auto"/>
          <w:szCs w:val="21"/>
          <w:highlight w:val="none"/>
          <w:lang w:val="en-US" w:eastAsia="zh-CN"/>
        </w:rPr>
        <w:t>应</w:t>
      </w:r>
      <w:r>
        <w:rPr>
          <w:rFonts w:hint="eastAsia" w:asciiTheme="minorEastAsia" w:hAnsiTheme="minorEastAsia" w:eastAsiaTheme="minorEastAsia" w:cstheme="minorEastAsia"/>
          <w:color w:val="auto"/>
          <w:szCs w:val="21"/>
          <w:highlight w:val="none"/>
          <w:lang w:eastAsia="zh-CN"/>
        </w:rPr>
        <w:t>根据采购文件和投标（响应）文件规定进行</w:t>
      </w:r>
      <w:r>
        <w:rPr>
          <w:rFonts w:hint="eastAsia" w:asciiTheme="minorEastAsia" w:hAnsiTheme="minorEastAsia" w:eastAsiaTheme="minorEastAsia" w:cstheme="minorEastAsia"/>
          <w:color w:val="auto"/>
          <w:szCs w:val="21"/>
          <w:highlight w:val="none"/>
        </w:rPr>
        <w:t>合同分包。</w:t>
      </w:r>
    </w:p>
    <w:p w14:paraId="767F402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r>
        <w:rPr>
          <w:rFonts w:hint="eastAsia" w:asciiTheme="minorEastAsia" w:hAnsiTheme="minorEastAsia" w:eastAsiaTheme="minorEastAsia" w:cstheme="minorEastAsia"/>
          <w:color w:val="auto"/>
          <w:szCs w:val="21"/>
          <w:highlight w:val="none"/>
          <w:lang w:val="en-US" w:eastAsia="zh-CN"/>
        </w:rPr>
        <w:t>7</w:t>
      </w:r>
      <w:r>
        <w:rPr>
          <w:rFonts w:hint="eastAsia" w:asciiTheme="minorEastAsia" w:hAnsiTheme="minorEastAsia" w:eastAsiaTheme="minorEastAsia" w:cstheme="minorEastAsia"/>
          <w:color w:val="auto"/>
          <w:szCs w:val="21"/>
          <w:highlight w:val="none"/>
        </w:rPr>
        <w:t>.2 乙方执行政府采购政策向中小企业依法分包的</w:t>
      </w:r>
      <w:r>
        <w:rPr>
          <w:rFonts w:hint="eastAsia" w:asciiTheme="minorEastAsia" w:hAnsiTheme="minorEastAsia" w:eastAsiaTheme="minorEastAsia" w:cstheme="minorEastAsia"/>
          <w:color w:val="auto"/>
          <w:szCs w:val="21"/>
          <w:highlight w:val="none"/>
          <w:lang w:eastAsia="zh-CN"/>
        </w:rPr>
        <w:t>，</w:t>
      </w:r>
      <w:r>
        <w:rPr>
          <w:rFonts w:hint="eastAsia" w:asciiTheme="minorEastAsia" w:hAnsiTheme="minorEastAsia" w:eastAsiaTheme="minorEastAsia" w:cstheme="minorEastAsia"/>
          <w:color w:val="auto"/>
          <w:szCs w:val="21"/>
          <w:highlight w:val="none"/>
        </w:rPr>
        <w:t>乙方应当按采购文件</w:t>
      </w:r>
      <w:r>
        <w:rPr>
          <w:rFonts w:hint="eastAsia" w:asciiTheme="minorEastAsia" w:hAnsiTheme="minorEastAsia" w:eastAsiaTheme="minorEastAsia" w:cstheme="minorEastAsia"/>
          <w:color w:val="auto"/>
          <w:szCs w:val="21"/>
          <w:highlight w:val="none"/>
          <w:lang w:eastAsia="zh-CN"/>
        </w:rPr>
        <w:t>和</w:t>
      </w:r>
      <w:r>
        <w:rPr>
          <w:rFonts w:hint="eastAsia" w:asciiTheme="minorEastAsia" w:hAnsiTheme="minorEastAsia" w:eastAsiaTheme="minorEastAsia" w:cstheme="minorEastAsia"/>
          <w:color w:val="auto"/>
          <w:szCs w:val="21"/>
          <w:highlight w:val="none"/>
        </w:rPr>
        <w:t>投标（响应）文件签订分包</w:t>
      </w:r>
      <w:r>
        <w:rPr>
          <w:rFonts w:hint="eastAsia" w:asciiTheme="minorEastAsia" w:hAnsiTheme="minorEastAsia" w:eastAsiaTheme="minorEastAsia" w:cstheme="minorEastAsia"/>
          <w:color w:val="auto"/>
          <w:szCs w:val="21"/>
          <w:highlight w:val="none"/>
          <w:lang w:eastAsia="zh-CN"/>
        </w:rPr>
        <w:t>意向</w:t>
      </w:r>
      <w:r>
        <w:rPr>
          <w:rFonts w:hint="eastAsia" w:asciiTheme="minorEastAsia" w:hAnsiTheme="minorEastAsia" w:eastAsiaTheme="minorEastAsia" w:cstheme="minorEastAsia"/>
          <w:color w:val="auto"/>
          <w:szCs w:val="21"/>
          <w:highlight w:val="none"/>
        </w:rPr>
        <w:t>协议，分包</w:t>
      </w:r>
      <w:r>
        <w:rPr>
          <w:rFonts w:hint="eastAsia" w:asciiTheme="minorEastAsia" w:hAnsiTheme="minorEastAsia" w:eastAsiaTheme="minorEastAsia" w:cstheme="minorEastAsia"/>
          <w:color w:val="auto"/>
          <w:szCs w:val="21"/>
          <w:highlight w:val="none"/>
          <w:lang w:eastAsia="zh-CN"/>
        </w:rPr>
        <w:t>意向</w:t>
      </w:r>
      <w:r>
        <w:rPr>
          <w:rFonts w:hint="eastAsia" w:asciiTheme="minorEastAsia" w:hAnsiTheme="minorEastAsia" w:eastAsiaTheme="minorEastAsia" w:cstheme="minorEastAsia"/>
          <w:color w:val="auto"/>
          <w:szCs w:val="21"/>
          <w:highlight w:val="none"/>
        </w:rPr>
        <w:t>协议属于本合同组成部分。</w:t>
      </w:r>
    </w:p>
    <w:p w14:paraId="0F17104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auto"/>
          <w:sz w:val="24"/>
          <w:highlight w:val="none"/>
        </w:rPr>
      </w:pPr>
      <w:r>
        <w:rPr>
          <w:rFonts w:hint="eastAsia" w:asciiTheme="minorEastAsia" w:hAnsiTheme="minorEastAsia" w:eastAsiaTheme="minorEastAsia" w:cstheme="minorEastAsia"/>
          <w:b/>
          <w:bCs/>
          <w:color w:val="auto"/>
          <w:sz w:val="24"/>
          <w:highlight w:val="none"/>
          <w:lang w:eastAsia="zh-CN"/>
        </w:rPr>
        <w:t>1</w:t>
      </w:r>
      <w:r>
        <w:rPr>
          <w:rFonts w:hint="eastAsia" w:asciiTheme="minorEastAsia" w:hAnsiTheme="minorEastAsia" w:eastAsiaTheme="minorEastAsia" w:cstheme="minorEastAsia"/>
          <w:b/>
          <w:bCs/>
          <w:color w:val="auto"/>
          <w:sz w:val="24"/>
          <w:highlight w:val="none"/>
          <w:lang w:val="en-US" w:eastAsia="zh-CN"/>
        </w:rPr>
        <w:t>8</w:t>
      </w:r>
      <w:r>
        <w:rPr>
          <w:rFonts w:hint="eastAsia" w:asciiTheme="minorEastAsia" w:hAnsiTheme="minorEastAsia" w:eastAsiaTheme="minorEastAsia" w:cstheme="minorEastAsia"/>
          <w:b/>
          <w:bCs/>
          <w:color w:val="auto"/>
          <w:sz w:val="24"/>
          <w:highlight w:val="none"/>
        </w:rPr>
        <w:t>.</w:t>
      </w:r>
      <w:r>
        <w:rPr>
          <w:rFonts w:hint="eastAsia" w:asciiTheme="minorEastAsia" w:hAnsiTheme="minorEastAsia" w:eastAsiaTheme="minorEastAsia" w:cstheme="minorEastAsia"/>
          <w:b/>
          <w:bCs/>
          <w:color w:val="auto"/>
          <w:sz w:val="24"/>
          <w:highlight w:val="none"/>
          <w:lang w:val="en-US" w:eastAsia="zh-CN"/>
        </w:rPr>
        <w:t xml:space="preserve"> </w:t>
      </w:r>
      <w:r>
        <w:rPr>
          <w:rFonts w:hint="eastAsia" w:asciiTheme="minorEastAsia" w:hAnsiTheme="minorEastAsia" w:eastAsiaTheme="minorEastAsia" w:cstheme="minorEastAsia"/>
          <w:b/>
          <w:bCs/>
          <w:color w:val="auto"/>
          <w:sz w:val="24"/>
          <w:highlight w:val="none"/>
        </w:rPr>
        <w:t>不可抗力</w:t>
      </w:r>
    </w:p>
    <w:p w14:paraId="03198DE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eastAsia="zh-CN"/>
        </w:rPr>
        <w:t>1</w:t>
      </w:r>
      <w:r>
        <w:rPr>
          <w:rFonts w:hint="eastAsia" w:asciiTheme="minorEastAsia" w:hAnsiTheme="minorEastAsia" w:eastAsiaTheme="minorEastAsia" w:cstheme="minorEastAsia"/>
          <w:color w:val="auto"/>
          <w:szCs w:val="21"/>
          <w:highlight w:val="none"/>
          <w:lang w:val="en-US" w:eastAsia="zh-CN"/>
        </w:rPr>
        <w:t>8</w:t>
      </w:r>
      <w:r>
        <w:rPr>
          <w:rFonts w:hint="eastAsia" w:asciiTheme="minorEastAsia" w:hAnsiTheme="minorEastAsia" w:eastAsiaTheme="minorEastAsia" w:cstheme="minorEastAsia"/>
          <w:color w:val="auto"/>
          <w:szCs w:val="21"/>
          <w:highlight w:val="none"/>
        </w:rPr>
        <w:t>.1 不可抗力是指合同双方不能预见、不能避免且不能克服的客观情况。</w:t>
      </w:r>
    </w:p>
    <w:p w14:paraId="670E39E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eastAsia="zh-CN"/>
        </w:rPr>
        <w:t>1</w:t>
      </w:r>
      <w:r>
        <w:rPr>
          <w:rFonts w:hint="eastAsia" w:asciiTheme="minorEastAsia" w:hAnsiTheme="minorEastAsia" w:eastAsiaTheme="minorEastAsia" w:cstheme="minorEastAsia"/>
          <w:color w:val="auto"/>
          <w:szCs w:val="21"/>
          <w:highlight w:val="none"/>
          <w:lang w:val="en-US" w:eastAsia="zh-CN"/>
        </w:rPr>
        <w:t>8</w:t>
      </w:r>
      <w:r>
        <w:rPr>
          <w:rFonts w:hint="eastAsia" w:asciiTheme="minorEastAsia" w:hAnsiTheme="minorEastAsia" w:eastAsiaTheme="minorEastAsia" w:cstheme="minorEastAsia"/>
          <w:color w:val="auto"/>
          <w:szCs w:val="21"/>
          <w:highlight w:val="none"/>
        </w:rPr>
        <w:t>.2 任何一方对由于不可抗力造成的部分或全部不能履行合同不承担违约责任。但迟延履行后发生不可抗力的，不能免除责任。</w:t>
      </w:r>
    </w:p>
    <w:p w14:paraId="13894BD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eastAsia="zh-CN"/>
        </w:rPr>
        <w:t>1</w:t>
      </w:r>
      <w:r>
        <w:rPr>
          <w:rFonts w:hint="eastAsia" w:asciiTheme="minorEastAsia" w:hAnsiTheme="minorEastAsia" w:eastAsiaTheme="minorEastAsia" w:cstheme="minorEastAsia"/>
          <w:color w:val="auto"/>
          <w:szCs w:val="21"/>
          <w:highlight w:val="none"/>
          <w:lang w:val="en-US" w:eastAsia="zh-CN"/>
        </w:rPr>
        <w:t>8</w:t>
      </w:r>
      <w:r>
        <w:rPr>
          <w:rFonts w:hint="eastAsia" w:asciiTheme="minorEastAsia" w:hAnsiTheme="minorEastAsia" w:eastAsiaTheme="minorEastAsia" w:cstheme="minorEastAsia"/>
          <w:color w:val="auto"/>
          <w:szCs w:val="21"/>
          <w:highlight w:val="none"/>
        </w:rPr>
        <w:t>.3 遇有不可抗力的一方，应及时将事件情况以书面形式</w:t>
      </w:r>
      <w:r>
        <w:rPr>
          <w:rFonts w:hint="eastAsia" w:asciiTheme="minorEastAsia" w:hAnsiTheme="minorEastAsia" w:eastAsiaTheme="minorEastAsia" w:cstheme="minorEastAsia"/>
          <w:color w:val="auto"/>
          <w:szCs w:val="21"/>
          <w:highlight w:val="none"/>
          <w:lang w:eastAsia="zh-CN"/>
        </w:rPr>
        <w:t>告</w:t>
      </w:r>
      <w:r>
        <w:rPr>
          <w:rFonts w:hint="eastAsia" w:asciiTheme="minorEastAsia" w:hAnsiTheme="minorEastAsia" w:eastAsiaTheme="minorEastAsia" w:cstheme="minorEastAsia"/>
          <w:color w:val="auto"/>
          <w:szCs w:val="21"/>
          <w:highlight w:val="none"/>
        </w:rPr>
        <w:t>知另一方，并在事件发生后及时向另一方提交合同不能履行或部分不能履行或需要延期履行</w:t>
      </w:r>
      <w:r>
        <w:rPr>
          <w:rFonts w:hint="eastAsia" w:asciiTheme="minorEastAsia" w:hAnsiTheme="minorEastAsia" w:eastAsiaTheme="minorEastAsia" w:cstheme="minorEastAsia"/>
          <w:color w:val="auto"/>
          <w:szCs w:val="21"/>
          <w:highlight w:val="none"/>
          <w:lang w:eastAsia="zh-CN"/>
        </w:rPr>
        <w:t>的详细</w:t>
      </w:r>
      <w:r>
        <w:rPr>
          <w:rFonts w:hint="eastAsia" w:asciiTheme="minorEastAsia" w:hAnsiTheme="minorEastAsia" w:eastAsiaTheme="minorEastAsia" w:cstheme="minorEastAsia"/>
          <w:color w:val="auto"/>
          <w:szCs w:val="21"/>
          <w:highlight w:val="none"/>
        </w:rPr>
        <w:t>报告</w:t>
      </w:r>
      <w:r>
        <w:rPr>
          <w:rFonts w:hint="eastAsia" w:asciiTheme="minorEastAsia" w:hAnsiTheme="minorEastAsia" w:eastAsiaTheme="minorEastAsia" w:cstheme="minorEastAsia"/>
          <w:color w:val="auto"/>
          <w:szCs w:val="21"/>
          <w:highlight w:val="none"/>
          <w:lang w:eastAsia="zh-CN"/>
        </w:rPr>
        <w:t>，以</w:t>
      </w:r>
      <w:r>
        <w:rPr>
          <w:rFonts w:hint="eastAsia" w:asciiTheme="minorEastAsia" w:hAnsiTheme="minorEastAsia" w:eastAsiaTheme="minorEastAsia" w:cstheme="minorEastAsia"/>
          <w:color w:val="auto"/>
          <w:szCs w:val="21"/>
          <w:highlight w:val="none"/>
          <w:lang w:val="en-US" w:eastAsia="zh-CN"/>
        </w:rPr>
        <w:t>及证明不可抗力发生及其持续时间的证据</w:t>
      </w:r>
      <w:r>
        <w:rPr>
          <w:rFonts w:hint="eastAsia" w:asciiTheme="minorEastAsia" w:hAnsiTheme="minorEastAsia" w:eastAsiaTheme="minorEastAsia" w:cstheme="minorEastAsia"/>
          <w:color w:val="auto"/>
          <w:szCs w:val="21"/>
          <w:highlight w:val="none"/>
        </w:rPr>
        <w:t>。</w:t>
      </w:r>
    </w:p>
    <w:p w14:paraId="650B7B4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auto"/>
          <w:sz w:val="24"/>
          <w:highlight w:val="none"/>
        </w:rPr>
      </w:pPr>
      <w:r>
        <w:rPr>
          <w:rFonts w:hint="eastAsia" w:asciiTheme="minorEastAsia" w:hAnsiTheme="minorEastAsia" w:eastAsiaTheme="minorEastAsia" w:cstheme="minorEastAsia"/>
          <w:b/>
          <w:bCs/>
          <w:color w:val="auto"/>
          <w:sz w:val="24"/>
          <w:highlight w:val="none"/>
          <w:lang w:val="en-US" w:eastAsia="zh-CN"/>
        </w:rPr>
        <w:t>19</w:t>
      </w:r>
      <w:r>
        <w:rPr>
          <w:rFonts w:hint="eastAsia" w:asciiTheme="minorEastAsia" w:hAnsiTheme="minorEastAsia" w:eastAsiaTheme="minorEastAsia" w:cstheme="minorEastAsia"/>
          <w:b/>
          <w:bCs/>
          <w:color w:val="auto"/>
          <w:sz w:val="24"/>
          <w:highlight w:val="none"/>
        </w:rPr>
        <w:t>.</w:t>
      </w:r>
      <w:r>
        <w:rPr>
          <w:rFonts w:hint="eastAsia" w:asciiTheme="minorEastAsia" w:hAnsiTheme="minorEastAsia" w:eastAsiaTheme="minorEastAsia" w:cstheme="minorEastAsia"/>
          <w:b/>
          <w:bCs/>
          <w:color w:val="auto"/>
          <w:sz w:val="24"/>
          <w:highlight w:val="none"/>
          <w:lang w:val="en-US" w:eastAsia="zh-CN"/>
        </w:rPr>
        <w:t xml:space="preserve"> </w:t>
      </w:r>
      <w:r>
        <w:rPr>
          <w:rFonts w:hint="eastAsia" w:asciiTheme="minorEastAsia" w:hAnsiTheme="minorEastAsia" w:eastAsiaTheme="minorEastAsia" w:cstheme="minorEastAsia"/>
          <w:b/>
          <w:bCs/>
          <w:color w:val="auto"/>
          <w:sz w:val="24"/>
          <w:highlight w:val="none"/>
        </w:rPr>
        <w:t>解决争议的方法</w:t>
      </w:r>
    </w:p>
    <w:p w14:paraId="37FBBE11">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14:paraId="72C3A1EF">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19.2 选择仲裁的，应在</w:t>
      </w:r>
      <w:r>
        <w:rPr>
          <w:rFonts w:hint="eastAsia" w:asciiTheme="minorEastAsia" w:hAnsiTheme="minorEastAsia" w:eastAsiaTheme="minorEastAsia" w:cstheme="minorEastAsia"/>
          <w:b/>
          <w:bCs/>
          <w:color w:val="auto"/>
          <w:sz w:val="21"/>
          <w:szCs w:val="21"/>
          <w:highlight w:val="none"/>
          <w:lang w:val="en-US" w:eastAsia="zh-CN" w:bidi="ar-SA"/>
        </w:rPr>
        <w:t>【政府采购合同专用条款】</w:t>
      </w:r>
      <w:r>
        <w:rPr>
          <w:rFonts w:hint="eastAsia" w:asciiTheme="minorEastAsia" w:hAnsiTheme="minorEastAsia" w:eastAsiaTheme="minorEastAsia" w:cstheme="minorEastAsia"/>
          <w:sz w:val="21"/>
          <w:szCs w:val="21"/>
          <w:lang w:val="en-US" w:eastAsia="zh-CN" w:bidi="ar-SA"/>
        </w:rPr>
        <w:t>中明确仲裁机构及仲裁地；通过诉讼方式解决的，可以在</w:t>
      </w:r>
      <w:r>
        <w:rPr>
          <w:rFonts w:hint="eastAsia" w:asciiTheme="minorEastAsia" w:hAnsiTheme="minorEastAsia" w:eastAsiaTheme="minorEastAsia" w:cstheme="minorEastAsia"/>
          <w:b/>
          <w:bCs/>
          <w:color w:val="auto"/>
          <w:sz w:val="21"/>
          <w:szCs w:val="21"/>
          <w:highlight w:val="none"/>
          <w:lang w:val="en-US" w:eastAsia="zh-CN" w:bidi="ar-SA"/>
        </w:rPr>
        <w:t>【政府采购合同专用条款】</w:t>
      </w:r>
      <w:r>
        <w:rPr>
          <w:rFonts w:hint="eastAsia" w:asciiTheme="minorEastAsia" w:hAnsiTheme="minorEastAsia" w:eastAsiaTheme="minorEastAsia" w:cstheme="minorEastAsia"/>
          <w:sz w:val="21"/>
          <w:szCs w:val="21"/>
          <w:lang w:val="en-US" w:eastAsia="zh-CN" w:bidi="ar-SA"/>
        </w:rPr>
        <w:t>中进一步约定选择与争议有实际联系的地点的人民法院管辖，但管辖法院的约定不得违反级别管辖和专属管辖的规定。</w:t>
      </w:r>
    </w:p>
    <w:p w14:paraId="48E5BE27">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19.3 如甲乙双方有争议的事项不影响合同其他部分的履行，在争议解决期间，合同其他部分应当继续履行。</w:t>
      </w:r>
    </w:p>
    <w:p w14:paraId="3629C18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 w:val="24"/>
          <w:highlight w:val="none"/>
        </w:rPr>
      </w:pPr>
      <w:r>
        <w:rPr>
          <w:rFonts w:hint="eastAsia" w:asciiTheme="minorEastAsia" w:hAnsiTheme="minorEastAsia" w:eastAsiaTheme="minorEastAsia" w:cstheme="minorEastAsia"/>
          <w:b/>
          <w:color w:val="auto"/>
          <w:sz w:val="24"/>
          <w:highlight w:val="none"/>
          <w:lang w:val="en-US" w:eastAsia="zh-CN"/>
        </w:rPr>
        <w:t>20</w:t>
      </w:r>
      <w:r>
        <w:rPr>
          <w:rFonts w:hint="eastAsia" w:asciiTheme="minorEastAsia" w:hAnsiTheme="minorEastAsia" w:eastAsiaTheme="minorEastAsia" w:cstheme="minorEastAsia"/>
          <w:b/>
          <w:color w:val="auto"/>
          <w:sz w:val="24"/>
          <w:highlight w:val="none"/>
        </w:rPr>
        <w:t>.</w:t>
      </w:r>
      <w:r>
        <w:rPr>
          <w:rFonts w:hint="eastAsia" w:asciiTheme="minorEastAsia" w:hAnsiTheme="minorEastAsia" w:eastAsiaTheme="minorEastAsia" w:cstheme="minorEastAsia"/>
          <w:b/>
          <w:color w:val="auto"/>
          <w:sz w:val="24"/>
          <w:highlight w:val="none"/>
          <w:lang w:val="en-US" w:eastAsia="zh-CN"/>
        </w:rPr>
        <w:t xml:space="preserve"> </w:t>
      </w:r>
      <w:r>
        <w:rPr>
          <w:rFonts w:hint="eastAsia" w:asciiTheme="minorEastAsia" w:hAnsiTheme="minorEastAsia" w:eastAsiaTheme="minorEastAsia" w:cstheme="minorEastAsia"/>
          <w:b/>
          <w:color w:val="auto"/>
          <w:sz w:val="24"/>
          <w:highlight w:val="none"/>
        </w:rPr>
        <w:t>政府采购政策</w:t>
      </w:r>
    </w:p>
    <w:p w14:paraId="1BE0610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lang w:val="en-US" w:eastAsia="zh-CN"/>
        </w:rPr>
      </w:pPr>
      <w:r>
        <w:rPr>
          <w:rFonts w:hint="eastAsia" w:asciiTheme="minorEastAsia" w:hAnsiTheme="minorEastAsia" w:eastAsiaTheme="minorEastAsia" w:cstheme="minorEastAsia"/>
          <w:color w:val="auto"/>
          <w:szCs w:val="21"/>
          <w:highlight w:val="none"/>
          <w:lang w:val="en-US" w:eastAsia="zh-CN"/>
        </w:rPr>
        <w:t xml:space="preserve">20.1 </w:t>
      </w:r>
      <w:r>
        <w:rPr>
          <w:rFonts w:hint="eastAsia" w:asciiTheme="minorEastAsia" w:hAnsiTheme="minorEastAsia" w:eastAsiaTheme="minorEastAsia" w:cstheme="minorEastAsia"/>
          <w:lang w:val="en-GB"/>
        </w:rPr>
        <w:t>本合同应当按照规定执行政府采购政策。</w:t>
      </w:r>
    </w:p>
    <w:p w14:paraId="67D47CD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w:t>
      </w:r>
      <w:r>
        <w:rPr>
          <w:rFonts w:hint="eastAsia" w:asciiTheme="minorEastAsia" w:hAnsiTheme="minorEastAsia" w:eastAsiaTheme="minorEastAsia" w:cstheme="minorEastAsia"/>
          <w:color w:val="auto"/>
          <w:szCs w:val="21"/>
          <w:highlight w:val="none"/>
          <w:lang w:val="en-US" w:eastAsia="zh-CN"/>
        </w:rPr>
        <w:t>0</w:t>
      </w:r>
      <w:r>
        <w:rPr>
          <w:rFonts w:hint="eastAsia" w:asciiTheme="minorEastAsia" w:hAnsiTheme="minorEastAsia" w:eastAsiaTheme="minorEastAsia" w:cstheme="minorEastAsia"/>
          <w:color w:val="auto"/>
          <w:szCs w:val="21"/>
          <w:highlight w:val="none"/>
        </w:rPr>
        <w:t>.</w:t>
      </w:r>
      <w:r>
        <w:rPr>
          <w:rFonts w:hint="eastAsia" w:asciiTheme="minorEastAsia" w:hAnsiTheme="minorEastAsia" w:eastAsiaTheme="minorEastAsia" w:cstheme="minorEastAsia"/>
          <w:color w:val="auto"/>
          <w:szCs w:val="21"/>
          <w:highlight w:val="none"/>
          <w:lang w:val="en-US" w:eastAsia="zh-CN"/>
        </w:rPr>
        <w:t>2</w:t>
      </w:r>
      <w:r>
        <w:rPr>
          <w:rFonts w:hint="eastAsia" w:asciiTheme="minorEastAsia" w:hAnsiTheme="minorEastAsia" w:eastAsiaTheme="minorEastAsia" w:cstheme="minorEastAsia"/>
          <w:color w:val="auto"/>
          <w:szCs w:val="21"/>
          <w:highlight w:val="none"/>
        </w:rPr>
        <w:t xml:space="preserve"> 本合同依法执行政府采购政策的方式和内容，属于合同履约验收的范围。</w:t>
      </w:r>
      <w:r>
        <w:rPr>
          <w:rFonts w:hint="eastAsia" w:asciiTheme="minorEastAsia" w:hAnsiTheme="minorEastAsia" w:eastAsiaTheme="minorEastAsia" w:cstheme="minorEastAsia"/>
          <w:sz w:val="21"/>
          <w:lang w:eastAsia="zh-CN"/>
        </w:rPr>
        <w:t>甲乙双方</w:t>
      </w:r>
      <w:r>
        <w:rPr>
          <w:rFonts w:hint="eastAsia" w:asciiTheme="minorEastAsia" w:hAnsiTheme="minorEastAsia" w:eastAsiaTheme="minorEastAsia" w:cstheme="minorEastAsia"/>
          <w:lang w:val="en-GB"/>
        </w:rPr>
        <w:t>未按规定要求执行政府采购政策造成损失的</w:t>
      </w:r>
      <w:r>
        <w:rPr>
          <w:rFonts w:hint="eastAsia" w:asciiTheme="minorEastAsia" w:hAnsiTheme="minorEastAsia" w:eastAsiaTheme="minorEastAsia" w:cstheme="minorEastAsia"/>
          <w:color w:val="auto"/>
          <w:szCs w:val="21"/>
          <w:highlight w:val="none"/>
        </w:rPr>
        <w:t>，有过错的一方应当承担赔偿责任，双方都有过错的，各自承担相应的责任。</w:t>
      </w:r>
    </w:p>
    <w:p w14:paraId="23E9D60A">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color w:val="auto"/>
          <w:kern w:val="2"/>
          <w:sz w:val="21"/>
          <w:szCs w:val="22"/>
          <w:highlight w:val="none"/>
          <w:lang w:val="en-US" w:eastAsia="zh-CN" w:bidi="ar-SA"/>
        </w:rPr>
      </w:pPr>
      <w:r>
        <w:rPr>
          <w:rFonts w:hint="eastAsia" w:asciiTheme="minorEastAsia" w:hAnsiTheme="minorEastAsia" w:eastAsiaTheme="minorEastAsia" w:cstheme="minorEastAsia"/>
          <w:color w:val="auto"/>
          <w:kern w:val="2"/>
          <w:sz w:val="21"/>
          <w:szCs w:val="21"/>
          <w:highlight w:val="none"/>
          <w:lang w:val="en-US" w:eastAsia="zh-CN" w:bidi="ar-SA"/>
        </w:rPr>
        <w:t>20.3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0422979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color w:val="auto"/>
          <w:sz w:val="24"/>
          <w:highlight w:val="none"/>
        </w:rPr>
      </w:pPr>
      <w:r>
        <w:rPr>
          <w:rFonts w:hint="eastAsia" w:asciiTheme="minorEastAsia" w:hAnsiTheme="minorEastAsia" w:eastAsiaTheme="minorEastAsia" w:cstheme="minorEastAsia"/>
          <w:b/>
          <w:color w:val="auto"/>
          <w:sz w:val="24"/>
          <w:highlight w:val="none"/>
        </w:rPr>
        <w:t>2</w:t>
      </w:r>
      <w:r>
        <w:rPr>
          <w:rFonts w:hint="eastAsia" w:asciiTheme="minorEastAsia" w:hAnsiTheme="minorEastAsia" w:eastAsiaTheme="minorEastAsia" w:cstheme="minorEastAsia"/>
          <w:b/>
          <w:color w:val="auto"/>
          <w:sz w:val="24"/>
          <w:highlight w:val="none"/>
          <w:lang w:val="en-US" w:eastAsia="zh-CN"/>
        </w:rPr>
        <w:t>1</w:t>
      </w:r>
      <w:r>
        <w:rPr>
          <w:rFonts w:hint="eastAsia" w:asciiTheme="minorEastAsia" w:hAnsiTheme="minorEastAsia" w:eastAsiaTheme="minorEastAsia" w:cstheme="minorEastAsia"/>
          <w:b/>
          <w:color w:val="auto"/>
          <w:sz w:val="24"/>
          <w:highlight w:val="none"/>
        </w:rPr>
        <w:t>.</w:t>
      </w:r>
      <w:r>
        <w:rPr>
          <w:rFonts w:hint="eastAsia" w:asciiTheme="minorEastAsia" w:hAnsiTheme="minorEastAsia" w:eastAsiaTheme="minorEastAsia" w:cstheme="minorEastAsia"/>
          <w:b/>
          <w:color w:val="auto"/>
          <w:sz w:val="24"/>
          <w:highlight w:val="none"/>
          <w:lang w:val="en-US" w:eastAsia="zh-CN"/>
        </w:rPr>
        <w:t xml:space="preserve"> </w:t>
      </w:r>
      <w:r>
        <w:rPr>
          <w:rFonts w:hint="eastAsia" w:asciiTheme="minorEastAsia" w:hAnsiTheme="minorEastAsia" w:eastAsiaTheme="minorEastAsia" w:cstheme="minorEastAsia"/>
          <w:b/>
          <w:color w:val="auto"/>
          <w:sz w:val="24"/>
          <w:highlight w:val="none"/>
        </w:rPr>
        <w:t>法律适用</w:t>
      </w:r>
    </w:p>
    <w:p w14:paraId="1A11BEE0">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21.1 本合同的订立、生效、解释、履行及与本合同有关的争议解决，均适用法律、行政法规。</w:t>
      </w:r>
    </w:p>
    <w:p w14:paraId="4A78F631">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21.2 本合同条款与法律、行政法规的强制性规定不一致的，双方当事人应按照法律、行政法规的强制性规定修改本合同的相关条款。</w:t>
      </w:r>
    </w:p>
    <w:p w14:paraId="046C1719">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color w:val="auto"/>
          <w:sz w:val="24"/>
          <w:highlight w:val="none"/>
        </w:rPr>
      </w:pPr>
      <w:r>
        <w:rPr>
          <w:rFonts w:hint="eastAsia" w:asciiTheme="minorEastAsia" w:hAnsiTheme="minorEastAsia" w:eastAsiaTheme="minorEastAsia" w:cstheme="minorEastAsia"/>
          <w:b/>
          <w:color w:val="auto"/>
          <w:sz w:val="24"/>
          <w:highlight w:val="none"/>
          <w:lang w:val="en-US" w:eastAsia="zh-CN"/>
        </w:rPr>
        <w:t xml:space="preserve">22. </w:t>
      </w:r>
      <w:r>
        <w:rPr>
          <w:rFonts w:hint="eastAsia" w:asciiTheme="minorEastAsia" w:hAnsiTheme="minorEastAsia" w:eastAsiaTheme="minorEastAsia" w:cstheme="minorEastAsia"/>
          <w:b/>
          <w:color w:val="auto"/>
          <w:sz w:val="24"/>
          <w:highlight w:val="none"/>
        </w:rPr>
        <w:t>通知</w:t>
      </w:r>
    </w:p>
    <w:p w14:paraId="41870C88">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22.1 本合同任何一方向对方发出的通知、信件、数据电文等，应当发送至本合同第一部分《政府采购合同协议书》所约定的通讯地址、联系人、联系电话或电子邮箱。</w:t>
      </w:r>
    </w:p>
    <w:p w14:paraId="3FEB6C28">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sz w:val="21"/>
          <w:szCs w:val="21"/>
          <w:lang w:val="en-US" w:eastAsia="zh-CN" w:bidi="ar-SA"/>
        </w:rPr>
      </w:pPr>
      <w:r>
        <w:rPr>
          <w:rFonts w:hint="eastAsia" w:asciiTheme="minorEastAsia" w:hAnsiTheme="minorEastAsia" w:eastAsiaTheme="minorEastAsia" w:cstheme="minorEastAsia"/>
          <w:sz w:val="21"/>
          <w:szCs w:val="21"/>
          <w:lang w:val="en-US" w:eastAsia="zh-CN" w:bidi="ar-SA"/>
        </w:rPr>
        <w:t>22.2 一方当事人变更名称、住所、联系人、联系电话或电子邮箱等信息的，应当在变更后3日内及时书面通知对方，对方实际收到变更通知前的送达仍为有效送达。</w:t>
      </w:r>
    </w:p>
    <w:p w14:paraId="44F1EAC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w:t>
      </w:r>
      <w:r>
        <w:rPr>
          <w:rFonts w:hint="eastAsia" w:asciiTheme="minorEastAsia" w:hAnsiTheme="minorEastAsia" w:eastAsiaTheme="minorEastAsia" w:cstheme="minorEastAsia"/>
          <w:color w:val="auto"/>
          <w:szCs w:val="21"/>
          <w:highlight w:val="none"/>
          <w:lang w:val="en-US" w:eastAsia="zh-CN"/>
        </w:rPr>
        <w:t>2</w:t>
      </w:r>
      <w:r>
        <w:rPr>
          <w:rFonts w:hint="eastAsia" w:asciiTheme="minorEastAsia" w:hAnsiTheme="minorEastAsia" w:eastAsiaTheme="minorEastAsia" w:cstheme="minorEastAsia"/>
          <w:color w:val="auto"/>
          <w:szCs w:val="21"/>
          <w:highlight w:val="none"/>
        </w:rPr>
        <w:t>.</w:t>
      </w:r>
      <w:r>
        <w:rPr>
          <w:rFonts w:hint="eastAsia" w:asciiTheme="minorEastAsia" w:hAnsiTheme="minorEastAsia" w:eastAsiaTheme="minorEastAsia" w:cstheme="minorEastAsia"/>
          <w:color w:val="auto"/>
          <w:szCs w:val="21"/>
          <w:highlight w:val="none"/>
          <w:lang w:val="en-US" w:eastAsia="zh-CN"/>
        </w:rPr>
        <w:t>3</w:t>
      </w:r>
      <w:r>
        <w:rPr>
          <w:rFonts w:hint="eastAsia" w:asciiTheme="minorEastAsia" w:hAnsiTheme="minorEastAsia" w:eastAsiaTheme="minorEastAsia" w:cstheme="minorEastAsia"/>
          <w:color w:val="auto"/>
          <w:szCs w:val="21"/>
          <w:highlight w:val="none"/>
        </w:rPr>
        <w:t>本合同一方给另一方的通知均应采用书面形式，传真或快递送到本合同中规定的对方的地址和办理签收手续。</w:t>
      </w:r>
    </w:p>
    <w:p w14:paraId="1C75F80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w:t>
      </w:r>
      <w:r>
        <w:rPr>
          <w:rFonts w:hint="eastAsia" w:asciiTheme="minorEastAsia" w:hAnsiTheme="minorEastAsia" w:eastAsiaTheme="minorEastAsia" w:cstheme="minorEastAsia"/>
          <w:color w:val="auto"/>
          <w:szCs w:val="21"/>
          <w:highlight w:val="none"/>
          <w:lang w:val="en-US" w:eastAsia="zh-CN"/>
        </w:rPr>
        <w:t>2</w:t>
      </w:r>
      <w:r>
        <w:rPr>
          <w:rFonts w:hint="eastAsia" w:asciiTheme="minorEastAsia" w:hAnsiTheme="minorEastAsia" w:eastAsiaTheme="minorEastAsia" w:cstheme="minorEastAsia"/>
          <w:color w:val="auto"/>
          <w:szCs w:val="21"/>
          <w:highlight w:val="none"/>
        </w:rPr>
        <w:t>.</w:t>
      </w:r>
      <w:r>
        <w:rPr>
          <w:rFonts w:hint="eastAsia" w:asciiTheme="minorEastAsia" w:hAnsiTheme="minorEastAsia" w:eastAsiaTheme="minorEastAsia" w:cstheme="minorEastAsia"/>
          <w:color w:val="auto"/>
          <w:szCs w:val="21"/>
          <w:highlight w:val="none"/>
          <w:lang w:val="en-US" w:eastAsia="zh-CN"/>
        </w:rPr>
        <w:t>4</w:t>
      </w:r>
      <w:r>
        <w:rPr>
          <w:rFonts w:hint="eastAsia" w:asciiTheme="minorEastAsia" w:hAnsiTheme="minorEastAsia" w:eastAsiaTheme="minorEastAsia" w:cstheme="minorEastAsia"/>
          <w:color w:val="auto"/>
          <w:szCs w:val="21"/>
          <w:highlight w:val="none"/>
        </w:rPr>
        <w:t>通知以送达之日或通知书中规定的生效之日起生效，两者中以较迟之日为准。</w:t>
      </w:r>
    </w:p>
    <w:p w14:paraId="19ACE97B">
      <w:pPr>
        <w:pageBreakBefore w:val="0"/>
        <w:numPr>
          <w:ilvl w:val="0"/>
          <w:numId w:val="15"/>
        </w:numPr>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bCs/>
          <w:color w:val="auto"/>
          <w:sz w:val="24"/>
          <w:highlight w:val="none"/>
        </w:rPr>
      </w:pPr>
      <w:r>
        <w:rPr>
          <w:rFonts w:hint="eastAsia" w:asciiTheme="minorEastAsia" w:hAnsiTheme="minorEastAsia" w:eastAsiaTheme="minorEastAsia" w:cstheme="minorEastAsia"/>
          <w:b/>
          <w:bCs/>
          <w:color w:val="auto"/>
          <w:sz w:val="24"/>
          <w:highlight w:val="none"/>
        </w:rPr>
        <w:t>合同未尽事项</w:t>
      </w:r>
    </w:p>
    <w:p w14:paraId="72119E6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Cs/>
          <w:color w:val="auto"/>
          <w:szCs w:val="21"/>
          <w:highlight w:val="none"/>
        </w:rPr>
      </w:pPr>
      <w:r>
        <w:rPr>
          <w:rFonts w:hint="eastAsia" w:asciiTheme="minorEastAsia" w:hAnsiTheme="minorEastAsia" w:eastAsiaTheme="minorEastAsia" w:cstheme="minorEastAsia"/>
          <w:bCs/>
          <w:color w:val="auto"/>
          <w:szCs w:val="21"/>
          <w:highlight w:val="none"/>
        </w:rPr>
        <w:t>2</w:t>
      </w:r>
      <w:r>
        <w:rPr>
          <w:rFonts w:hint="eastAsia" w:asciiTheme="minorEastAsia" w:hAnsiTheme="minorEastAsia" w:eastAsiaTheme="minorEastAsia" w:cstheme="minorEastAsia"/>
          <w:bCs/>
          <w:color w:val="auto"/>
          <w:szCs w:val="21"/>
          <w:highlight w:val="none"/>
          <w:lang w:val="en-US" w:eastAsia="zh-CN"/>
        </w:rPr>
        <w:t>3</w:t>
      </w:r>
      <w:r>
        <w:rPr>
          <w:rFonts w:hint="eastAsia" w:asciiTheme="minorEastAsia" w:hAnsiTheme="minorEastAsia" w:eastAsiaTheme="minorEastAsia" w:cstheme="minorEastAsia"/>
          <w:bCs/>
          <w:color w:val="auto"/>
          <w:szCs w:val="21"/>
          <w:highlight w:val="none"/>
        </w:rPr>
        <w:t>.1合同未尽事项见</w:t>
      </w:r>
      <w:r>
        <w:rPr>
          <w:rFonts w:hint="eastAsia" w:asciiTheme="minorEastAsia" w:hAnsiTheme="minorEastAsia" w:eastAsiaTheme="minorEastAsia" w:cstheme="minorEastAsia"/>
          <w:b/>
          <w:color w:val="auto"/>
          <w:szCs w:val="21"/>
          <w:highlight w:val="none"/>
        </w:rPr>
        <w:t>【政府采购合同专用条款】</w:t>
      </w:r>
      <w:r>
        <w:rPr>
          <w:rFonts w:hint="eastAsia" w:asciiTheme="minorEastAsia" w:hAnsiTheme="minorEastAsia" w:eastAsiaTheme="minorEastAsia" w:cstheme="minorEastAsia"/>
          <w:bCs/>
          <w:color w:val="auto"/>
          <w:szCs w:val="21"/>
          <w:highlight w:val="none"/>
        </w:rPr>
        <w:t>。</w:t>
      </w:r>
    </w:p>
    <w:p w14:paraId="5F51322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color w:val="auto"/>
          <w:sz w:val="28"/>
          <w:szCs w:val="28"/>
        </w:rPr>
      </w:pPr>
      <w:r>
        <w:rPr>
          <w:rFonts w:hint="eastAsia" w:asciiTheme="minorEastAsia" w:hAnsiTheme="minorEastAsia" w:eastAsiaTheme="minorEastAsia" w:cstheme="minorEastAsia"/>
          <w:bCs/>
          <w:color w:val="auto"/>
          <w:szCs w:val="21"/>
          <w:highlight w:val="none"/>
          <w:lang w:val="en-US" w:eastAsia="zh-CN"/>
        </w:rPr>
        <w:t>23.2 合同附件与合同正文具有同等的法律效力。</w:t>
      </w:r>
      <w:bookmarkStart w:id="88" w:name="_Toc20313"/>
    </w:p>
    <w:p w14:paraId="45CE4B1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br w:type="page"/>
      </w:r>
    </w:p>
    <w:p w14:paraId="65CAC65C">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Theme="minorEastAsia" w:hAnsiTheme="minorEastAsia" w:eastAsiaTheme="minorEastAsia" w:cstheme="minorEastAsia"/>
          <w:b w:val="0"/>
          <w:bCs w:val="0"/>
          <w:kern w:val="2"/>
          <w:sz w:val="28"/>
          <w:szCs w:val="28"/>
          <w:lang w:val="en-US" w:eastAsia="zh-CN" w:bidi="ar-SA"/>
        </w:rPr>
      </w:pPr>
      <w:r>
        <w:rPr>
          <w:rFonts w:hint="eastAsia" w:asciiTheme="minorEastAsia" w:hAnsiTheme="minorEastAsia" w:eastAsiaTheme="minorEastAsia" w:cstheme="minorEastAsia"/>
          <w:b w:val="0"/>
          <w:bCs w:val="0"/>
          <w:kern w:val="2"/>
          <w:sz w:val="28"/>
          <w:szCs w:val="28"/>
          <w:lang w:val="en-US" w:eastAsia="zh-CN" w:bidi="ar-SA"/>
        </w:rPr>
        <w:t>第三节 政府采购合同专用条款</w:t>
      </w:r>
      <w:bookmarkEnd w:id="88"/>
    </w:p>
    <w:tbl>
      <w:tblPr>
        <w:tblStyle w:val="43"/>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58009F1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4F3AF4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4E2D255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第1.2（</w:t>
            </w:r>
            <w:r>
              <w:rPr>
                <w:rFonts w:hint="eastAsia" w:asciiTheme="minorEastAsia" w:hAnsiTheme="minorEastAsia" w:eastAsiaTheme="minorEastAsia" w:cstheme="minorEastAsia"/>
                <w:szCs w:val="21"/>
                <w:lang w:val="en-US" w:eastAsia="zh-CN"/>
              </w:rPr>
              <w:t>6</w:t>
            </w:r>
            <w:r>
              <w:rPr>
                <w:rFonts w:hint="eastAsia" w:asciiTheme="minorEastAsia" w:hAnsiTheme="minorEastAsia" w:eastAsiaTheme="minorEastAsia" w:cstheme="minorEastAsia"/>
                <w:szCs w:val="21"/>
              </w:rPr>
              <w:t>）项</w:t>
            </w:r>
          </w:p>
        </w:tc>
        <w:tc>
          <w:tcPr>
            <w:tcW w:w="1742" w:type="dxa"/>
            <w:vAlign w:val="center"/>
          </w:tcPr>
          <w:p w14:paraId="055B18C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eastAsia="zh-CN"/>
              </w:rPr>
              <w:t>联合体具体要求</w:t>
            </w:r>
          </w:p>
        </w:tc>
        <w:tc>
          <w:tcPr>
            <w:tcW w:w="5170" w:type="dxa"/>
            <w:vAlign w:val="center"/>
          </w:tcPr>
          <w:p w14:paraId="52613B4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p>
        </w:tc>
      </w:tr>
      <w:tr w14:paraId="2FF4C92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45B28CE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262D5E7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Cs w:val="21"/>
              </w:rPr>
              <w:t>第1.2（</w:t>
            </w:r>
            <w:r>
              <w:rPr>
                <w:rFonts w:hint="eastAsia" w:asciiTheme="minorEastAsia" w:hAnsiTheme="minorEastAsia" w:eastAsiaTheme="minorEastAsia" w:cstheme="minorEastAsia"/>
                <w:szCs w:val="21"/>
                <w:lang w:val="en-US" w:eastAsia="zh-CN"/>
              </w:rPr>
              <w:t>7</w:t>
            </w:r>
            <w:r>
              <w:rPr>
                <w:rFonts w:hint="eastAsia" w:asciiTheme="minorEastAsia" w:hAnsiTheme="minorEastAsia" w:eastAsiaTheme="minorEastAsia" w:cstheme="minorEastAsia"/>
                <w:szCs w:val="21"/>
              </w:rPr>
              <w:t>）项</w:t>
            </w:r>
          </w:p>
        </w:tc>
        <w:tc>
          <w:tcPr>
            <w:tcW w:w="1742" w:type="dxa"/>
            <w:vAlign w:val="center"/>
          </w:tcPr>
          <w:p w14:paraId="5781CD2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Cs w:val="21"/>
              </w:rPr>
              <w:t>其他术语解释</w:t>
            </w:r>
          </w:p>
        </w:tc>
        <w:tc>
          <w:tcPr>
            <w:tcW w:w="5170" w:type="dxa"/>
            <w:vAlign w:val="center"/>
          </w:tcPr>
          <w:p w14:paraId="3E5CD64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2"/>
                <w:sz w:val="21"/>
                <w:szCs w:val="21"/>
                <w:lang w:val="en-US" w:eastAsia="zh-CN" w:bidi="ar-SA"/>
              </w:rPr>
            </w:pPr>
          </w:p>
        </w:tc>
      </w:tr>
      <w:tr w14:paraId="6B0019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6E756D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261ECB4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eastAsia="zh-CN"/>
              </w:rPr>
              <w:t>第</w:t>
            </w:r>
            <w:r>
              <w:rPr>
                <w:rFonts w:hint="eastAsia" w:asciiTheme="minorEastAsia" w:hAnsiTheme="minorEastAsia" w:eastAsiaTheme="minorEastAsia" w:cstheme="minorEastAsia"/>
                <w:szCs w:val="21"/>
                <w:lang w:val="en-US" w:eastAsia="zh-CN"/>
              </w:rPr>
              <w:t>4.4款</w:t>
            </w:r>
          </w:p>
        </w:tc>
        <w:tc>
          <w:tcPr>
            <w:tcW w:w="1742" w:type="dxa"/>
            <w:vAlign w:val="center"/>
          </w:tcPr>
          <w:p w14:paraId="748B330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履约验收中甲方提出异议或作出说明的期限</w:t>
            </w:r>
          </w:p>
        </w:tc>
        <w:tc>
          <w:tcPr>
            <w:tcW w:w="5170" w:type="dxa"/>
            <w:vAlign w:val="center"/>
          </w:tcPr>
          <w:p w14:paraId="5A1B1F2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2"/>
                <w:sz w:val="21"/>
                <w:szCs w:val="21"/>
                <w:lang w:val="en-US" w:eastAsia="zh-CN" w:bidi="ar-SA"/>
              </w:rPr>
            </w:pPr>
          </w:p>
        </w:tc>
      </w:tr>
      <w:tr w14:paraId="08E9597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9A0E70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55CBD92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eastAsia="zh-CN"/>
              </w:rPr>
              <w:t>第</w:t>
            </w:r>
            <w:r>
              <w:rPr>
                <w:rFonts w:hint="eastAsia" w:asciiTheme="minorEastAsia" w:hAnsiTheme="minorEastAsia" w:eastAsiaTheme="minorEastAsia" w:cstheme="minorEastAsia"/>
                <w:szCs w:val="21"/>
                <w:lang w:val="en-US" w:eastAsia="zh-CN"/>
              </w:rPr>
              <w:t>4.6款</w:t>
            </w:r>
          </w:p>
        </w:tc>
        <w:tc>
          <w:tcPr>
            <w:tcW w:w="1742" w:type="dxa"/>
            <w:vAlign w:val="center"/>
          </w:tcPr>
          <w:p w14:paraId="0F9EA38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约定甲方承担的其他义务和责任</w:t>
            </w:r>
          </w:p>
        </w:tc>
        <w:tc>
          <w:tcPr>
            <w:tcW w:w="5170" w:type="dxa"/>
            <w:vAlign w:val="center"/>
          </w:tcPr>
          <w:p w14:paraId="189FD6B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2"/>
                <w:sz w:val="21"/>
                <w:szCs w:val="21"/>
                <w:lang w:val="en-US" w:eastAsia="zh-CN" w:bidi="ar-SA"/>
              </w:rPr>
            </w:pPr>
          </w:p>
        </w:tc>
      </w:tr>
      <w:tr w14:paraId="6A16F8B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5F0689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第二节</w:t>
            </w:r>
          </w:p>
          <w:p w14:paraId="1FCB7BDB">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Cs w:val="21"/>
                <w:lang w:eastAsia="zh-CN"/>
              </w:rPr>
              <w:t>第</w:t>
            </w:r>
            <w:r>
              <w:rPr>
                <w:rFonts w:hint="eastAsia" w:asciiTheme="minorEastAsia" w:hAnsiTheme="minorEastAsia" w:eastAsiaTheme="minorEastAsia" w:cstheme="minorEastAsia"/>
                <w:szCs w:val="21"/>
                <w:lang w:val="en-US" w:eastAsia="zh-CN"/>
              </w:rPr>
              <w:t>5.4款</w:t>
            </w:r>
          </w:p>
        </w:tc>
        <w:tc>
          <w:tcPr>
            <w:tcW w:w="1742" w:type="dxa"/>
            <w:vAlign w:val="center"/>
          </w:tcPr>
          <w:p w14:paraId="1424B4D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约定乙方承担的其他义务和责任</w:t>
            </w:r>
          </w:p>
        </w:tc>
        <w:tc>
          <w:tcPr>
            <w:tcW w:w="5170" w:type="dxa"/>
            <w:vAlign w:val="center"/>
          </w:tcPr>
          <w:p w14:paraId="0ABC03F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2"/>
                <w:sz w:val="21"/>
                <w:szCs w:val="21"/>
                <w:lang w:val="en-US" w:eastAsia="zh-CN" w:bidi="ar-SA"/>
              </w:rPr>
            </w:pPr>
          </w:p>
        </w:tc>
      </w:tr>
      <w:tr w14:paraId="781EA33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CE940C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第二节</w:t>
            </w:r>
          </w:p>
          <w:p w14:paraId="7812A496">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第</w:t>
            </w:r>
            <w:r>
              <w:rPr>
                <w:rFonts w:hint="eastAsia" w:asciiTheme="minorEastAsia" w:hAnsiTheme="minorEastAsia" w:eastAsiaTheme="minorEastAsia" w:cstheme="minorEastAsia"/>
                <w:szCs w:val="21"/>
                <w:lang w:val="en-US" w:eastAsia="zh-CN"/>
              </w:rPr>
              <w:t>6.1款</w:t>
            </w:r>
          </w:p>
        </w:tc>
        <w:tc>
          <w:tcPr>
            <w:tcW w:w="1742" w:type="dxa"/>
            <w:vAlign w:val="center"/>
          </w:tcPr>
          <w:p w14:paraId="02489D7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履行合同义务的顺序</w:t>
            </w:r>
          </w:p>
        </w:tc>
        <w:tc>
          <w:tcPr>
            <w:tcW w:w="5170" w:type="dxa"/>
            <w:vAlign w:val="center"/>
          </w:tcPr>
          <w:p w14:paraId="670A086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2"/>
                <w:sz w:val="21"/>
                <w:szCs w:val="21"/>
                <w:lang w:val="en-US" w:eastAsia="zh-CN" w:bidi="ar-SA"/>
              </w:rPr>
            </w:pPr>
          </w:p>
        </w:tc>
      </w:tr>
      <w:tr w14:paraId="61AAB14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5B64EB6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26475B7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w:t>
            </w:r>
            <w:r>
              <w:rPr>
                <w:rFonts w:hint="eastAsia" w:asciiTheme="minorEastAsia" w:hAnsiTheme="minorEastAsia" w:eastAsiaTheme="minorEastAsia" w:cstheme="minorEastAsia"/>
                <w:szCs w:val="21"/>
                <w:lang w:val="en-US" w:eastAsia="zh-CN"/>
              </w:rPr>
              <w:t>7</w:t>
            </w: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szCs w:val="21"/>
                <w:lang w:val="en-US" w:eastAsia="zh-CN"/>
              </w:rPr>
              <w:t>款</w:t>
            </w:r>
          </w:p>
        </w:tc>
        <w:tc>
          <w:tcPr>
            <w:tcW w:w="1742" w:type="dxa"/>
            <w:vAlign w:val="center"/>
          </w:tcPr>
          <w:p w14:paraId="6BB897B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包装</w:t>
            </w:r>
            <w:r>
              <w:rPr>
                <w:rFonts w:hint="eastAsia" w:asciiTheme="minorEastAsia" w:hAnsiTheme="minorEastAsia" w:eastAsiaTheme="minorEastAsia" w:cstheme="minorEastAsia"/>
                <w:szCs w:val="21"/>
                <w:lang w:eastAsia="zh-CN"/>
              </w:rPr>
              <w:t>特殊要求</w:t>
            </w:r>
          </w:p>
        </w:tc>
        <w:tc>
          <w:tcPr>
            <w:tcW w:w="5170" w:type="dxa"/>
            <w:vAlign w:val="center"/>
          </w:tcPr>
          <w:p w14:paraId="3128E00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tc>
      </w:tr>
      <w:tr w14:paraId="3E92024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14:paraId="343A5CA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p>
        </w:tc>
        <w:tc>
          <w:tcPr>
            <w:tcW w:w="1742" w:type="dxa"/>
            <w:vAlign w:val="center"/>
          </w:tcPr>
          <w:p w14:paraId="3F3686F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指定现场</w:t>
            </w:r>
          </w:p>
        </w:tc>
        <w:tc>
          <w:tcPr>
            <w:tcW w:w="5170" w:type="dxa"/>
            <w:vAlign w:val="center"/>
          </w:tcPr>
          <w:p w14:paraId="711E344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tc>
      </w:tr>
      <w:tr w14:paraId="6A6CA5E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683A82A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2B35442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w:t>
            </w:r>
            <w:r>
              <w:rPr>
                <w:rFonts w:hint="eastAsia" w:asciiTheme="minorEastAsia" w:hAnsiTheme="minorEastAsia" w:eastAsiaTheme="minorEastAsia" w:cstheme="minorEastAsia"/>
                <w:szCs w:val="21"/>
                <w:lang w:val="en-US" w:eastAsia="zh-CN"/>
              </w:rPr>
              <w:t>7</w:t>
            </w:r>
            <w:r>
              <w:rPr>
                <w:rFonts w:hint="eastAsia" w:asciiTheme="minorEastAsia" w:hAnsiTheme="minorEastAsia" w:eastAsiaTheme="minorEastAsia" w:cstheme="minorEastAsia"/>
                <w:szCs w:val="21"/>
              </w:rPr>
              <w:t>.2</w:t>
            </w:r>
            <w:r>
              <w:rPr>
                <w:rFonts w:hint="eastAsia" w:asciiTheme="minorEastAsia" w:hAnsiTheme="minorEastAsia" w:eastAsiaTheme="minorEastAsia" w:cstheme="minorEastAsia"/>
                <w:szCs w:val="21"/>
                <w:lang w:val="en-US" w:eastAsia="zh-CN"/>
              </w:rPr>
              <w:t>款</w:t>
            </w:r>
          </w:p>
        </w:tc>
        <w:tc>
          <w:tcPr>
            <w:tcW w:w="1742" w:type="dxa"/>
            <w:vAlign w:val="center"/>
          </w:tcPr>
          <w:p w14:paraId="4C44973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运输特殊要求</w:t>
            </w:r>
          </w:p>
        </w:tc>
        <w:tc>
          <w:tcPr>
            <w:tcW w:w="5170" w:type="dxa"/>
            <w:vAlign w:val="center"/>
          </w:tcPr>
          <w:p w14:paraId="16A906C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tc>
      </w:tr>
      <w:tr w14:paraId="01752DC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14:paraId="616DBB0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5A38497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w:t>
            </w:r>
            <w:r>
              <w:rPr>
                <w:rFonts w:hint="eastAsia" w:asciiTheme="minorEastAsia" w:hAnsiTheme="minorEastAsia" w:eastAsiaTheme="minorEastAsia" w:cstheme="minorEastAsia"/>
                <w:szCs w:val="21"/>
                <w:lang w:val="en-US" w:eastAsia="zh-CN"/>
              </w:rPr>
              <w:t>7</w:t>
            </w:r>
            <w:r>
              <w:rPr>
                <w:rFonts w:hint="eastAsia" w:asciiTheme="minorEastAsia" w:hAnsiTheme="minorEastAsia" w:eastAsiaTheme="minorEastAsia" w:cstheme="minorEastAsia"/>
                <w:szCs w:val="21"/>
              </w:rPr>
              <w:t>.3</w:t>
            </w:r>
            <w:r>
              <w:rPr>
                <w:rFonts w:hint="eastAsia" w:asciiTheme="minorEastAsia" w:hAnsiTheme="minorEastAsia" w:eastAsiaTheme="minorEastAsia" w:cstheme="minorEastAsia"/>
                <w:szCs w:val="21"/>
                <w:lang w:val="en-US" w:eastAsia="zh-CN"/>
              </w:rPr>
              <w:t>款</w:t>
            </w:r>
          </w:p>
        </w:tc>
        <w:tc>
          <w:tcPr>
            <w:tcW w:w="1742" w:type="dxa"/>
            <w:vAlign w:val="center"/>
          </w:tcPr>
          <w:p w14:paraId="30EFFE4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保险要求</w:t>
            </w:r>
          </w:p>
        </w:tc>
        <w:tc>
          <w:tcPr>
            <w:tcW w:w="5170" w:type="dxa"/>
            <w:vAlign w:val="center"/>
          </w:tcPr>
          <w:p w14:paraId="12988D7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tc>
      </w:tr>
      <w:tr w14:paraId="69F09D7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2836A3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1A748FF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w:t>
            </w:r>
            <w:r>
              <w:rPr>
                <w:rFonts w:hint="eastAsia" w:asciiTheme="minorEastAsia" w:hAnsiTheme="minorEastAsia" w:eastAsiaTheme="minorEastAsia" w:cstheme="minorEastAsia"/>
                <w:szCs w:val="21"/>
                <w:lang w:val="en-US" w:eastAsia="zh-CN"/>
              </w:rPr>
              <w:t>8</w:t>
            </w:r>
            <w:r>
              <w:rPr>
                <w:rFonts w:hint="eastAsia" w:asciiTheme="minorEastAsia" w:hAnsiTheme="minorEastAsia" w:eastAsiaTheme="minorEastAsia" w:cstheme="minorEastAsia"/>
                <w:szCs w:val="21"/>
              </w:rPr>
              <w:t>.2（1）项</w:t>
            </w:r>
          </w:p>
        </w:tc>
        <w:tc>
          <w:tcPr>
            <w:tcW w:w="1742" w:type="dxa"/>
            <w:vAlign w:val="center"/>
          </w:tcPr>
          <w:p w14:paraId="624B144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质量保证期</w:t>
            </w:r>
          </w:p>
        </w:tc>
        <w:tc>
          <w:tcPr>
            <w:tcW w:w="5170" w:type="dxa"/>
            <w:vAlign w:val="center"/>
          </w:tcPr>
          <w:p w14:paraId="11C4596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p>
        </w:tc>
      </w:tr>
      <w:tr w14:paraId="7C13E4A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ABD32A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7AD272B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w:t>
            </w:r>
            <w:r>
              <w:rPr>
                <w:rFonts w:hint="eastAsia" w:asciiTheme="minorEastAsia" w:hAnsiTheme="minorEastAsia" w:eastAsiaTheme="minorEastAsia" w:cstheme="minorEastAsia"/>
                <w:szCs w:val="21"/>
                <w:lang w:val="en-US" w:eastAsia="zh-CN"/>
              </w:rPr>
              <w:t>8</w:t>
            </w:r>
            <w:r>
              <w:rPr>
                <w:rFonts w:hint="eastAsia" w:asciiTheme="minorEastAsia" w:hAnsiTheme="minorEastAsia" w:eastAsiaTheme="minorEastAsia" w:cstheme="minorEastAsia"/>
                <w:szCs w:val="21"/>
              </w:rPr>
              <w:t>.2（3）项</w:t>
            </w:r>
          </w:p>
        </w:tc>
        <w:tc>
          <w:tcPr>
            <w:tcW w:w="1742" w:type="dxa"/>
            <w:vAlign w:val="center"/>
          </w:tcPr>
          <w:p w14:paraId="6626712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货物质量缺陷</w:t>
            </w:r>
          </w:p>
          <w:p w14:paraId="4C3BBC8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响应时间</w:t>
            </w:r>
          </w:p>
        </w:tc>
        <w:tc>
          <w:tcPr>
            <w:tcW w:w="5170" w:type="dxa"/>
            <w:vAlign w:val="center"/>
          </w:tcPr>
          <w:p w14:paraId="7FC335E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p>
        </w:tc>
      </w:tr>
      <w:tr w14:paraId="0B14175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60E9B7D">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第二节</w:t>
            </w:r>
          </w:p>
          <w:p w14:paraId="519F0D36">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2"/>
                <w:szCs w:val="21"/>
                <w:lang w:val="en-US" w:eastAsia="zh-CN" w:bidi="ar-SA"/>
              </w:rPr>
            </w:pPr>
            <w:r>
              <w:rPr>
                <w:rFonts w:hint="eastAsia" w:asciiTheme="minorEastAsia" w:hAnsiTheme="minorEastAsia" w:eastAsiaTheme="minorEastAsia" w:cstheme="minorEastAsia"/>
                <w:sz w:val="22"/>
                <w:szCs w:val="21"/>
                <w:lang w:val="en-US" w:eastAsia="zh-CN" w:bidi="ar-SA"/>
              </w:rPr>
              <w:t>第11.1款</w:t>
            </w:r>
          </w:p>
        </w:tc>
        <w:tc>
          <w:tcPr>
            <w:tcW w:w="1742" w:type="dxa"/>
            <w:vAlign w:val="center"/>
          </w:tcPr>
          <w:p w14:paraId="0F0637AC">
            <w:pPr>
              <w:pageBreakBefore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其他应当保密的信息</w:t>
            </w:r>
          </w:p>
        </w:tc>
        <w:tc>
          <w:tcPr>
            <w:tcW w:w="5170" w:type="dxa"/>
            <w:vAlign w:val="center"/>
          </w:tcPr>
          <w:p w14:paraId="14416E7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p>
        </w:tc>
      </w:tr>
      <w:tr w14:paraId="4E92E6D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6DB1C6A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7CB587A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第1</w:t>
            </w:r>
            <w:r>
              <w:rPr>
                <w:rFonts w:hint="eastAsia" w:asciiTheme="minorEastAsia" w:hAnsiTheme="minorEastAsia" w:eastAsiaTheme="minorEastAsia" w:cstheme="minorEastAsia"/>
                <w:szCs w:val="21"/>
                <w:lang w:val="en-US" w:eastAsia="zh-CN"/>
              </w:rPr>
              <w:t>2</w:t>
            </w:r>
            <w:r>
              <w:rPr>
                <w:rFonts w:hint="eastAsia" w:asciiTheme="minorEastAsia" w:hAnsiTheme="minorEastAsia" w:eastAsiaTheme="minorEastAsia" w:cstheme="minorEastAsia"/>
                <w:szCs w:val="21"/>
              </w:rPr>
              <w:t>.2款</w:t>
            </w:r>
          </w:p>
        </w:tc>
        <w:tc>
          <w:tcPr>
            <w:tcW w:w="1742" w:type="dxa"/>
            <w:vAlign w:val="center"/>
          </w:tcPr>
          <w:p w14:paraId="394F716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rPr>
              <w:t>合同价款支付</w:t>
            </w:r>
            <w:r>
              <w:rPr>
                <w:rFonts w:hint="eastAsia" w:asciiTheme="minorEastAsia" w:hAnsiTheme="minorEastAsia" w:eastAsiaTheme="minorEastAsia" w:cstheme="minorEastAsia"/>
                <w:szCs w:val="21"/>
                <w:lang w:eastAsia="zh-CN"/>
              </w:rPr>
              <w:t>时间</w:t>
            </w:r>
          </w:p>
        </w:tc>
        <w:tc>
          <w:tcPr>
            <w:tcW w:w="5170" w:type="dxa"/>
            <w:vAlign w:val="center"/>
          </w:tcPr>
          <w:p w14:paraId="50A748A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p>
        </w:tc>
      </w:tr>
      <w:tr w14:paraId="08BA2B8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422A29D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6F0D2F7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w:t>
            </w:r>
            <w:r>
              <w:rPr>
                <w:rFonts w:hint="eastAsia" w:asciiTheme="minorEastAsia" w:hAnsiTheme="minorEastAsia" w:eastAsiaTheme="minorEastAsia" w:cstheme="minorEastAsia"/>
                <w:szCs w:val="21"/>
                <w:lang w:val="en-US" w:eastAsia="zh-CN"/>
              </w:rPr>
              <w:t>13.2</w:t>
            </w:r>
            <w:r>
              <w:rPr>
                <w:rFonts w:hint="eastAsia" w:asciiTheme="minorEastAsia" w:hAnsiTheme="minorEastAsia" w:eastAsiaTheme="minorEastAsia" w:cstheme="minorEastAsia"/>
                <w:szCs w:val="21"/>
              </w:rPr>
              <w:t>款</w:t>
            </w:r>
          </w:p>
        </w:tc>
        <w:tc>
          <w:tcPr>
            <w:tcW w:w="1742" w:type="dxa"/>
            <w:vAlign w:val="center"/>
          </w:tcPr>
          <w:p w14:paraId="4DE13D2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履约保证金不予退还的情形</w:t>
            </w:r>
          </w:p>
        </w:tc>
        <w:tc>
          <w:tcPr>
            <w:tcW w:w="5170" w:type="dxa"/>
            <w:vAlign w:val="center"/>
          </w:tcPr>
          <w:p w14:paraId="2B96DA9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p>
        </w:tc>
      </w:tr>
      <w:tr w14:paraId="1CA86DE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C09609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2E972FB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w:t>
            </w:r>
            <w:r>
              <w:rPr>
                <w:rFonts w:hint="eastAsia" w:asciiTheme="minorEastAsia" w:hAnsiTheme="minorEastAsia" w:eastAsiaTheme="minorEastAsia" w:cstheme="minorEastAsia"/>
                <w:szCs w:val="21"/>
                <w:lang w:val="en-US" w:eastAsia="zh-CN"/>
              </w:rPr>
              <w:t>13.3</w:t>
            </w:r>
            <w:r>
              <w:rPr>
                <w:rFonts w:hint="eastAsia" w:asciiTheme="minorEastAsia" w:hAnsiTheme="minorEastAsia" w:eastAsiaTheme="minorEastAsia" w:cstheme="minorEastAsia"/>
                <w:szCs w:val="21"/>
              </w:rPr>
              <w:t>款</w:t>
            </w:r>
          </w:p>
        </w:tc>
        <w:tc>
          <w:tcPr>
            <w:tcW w:w="1742" w:type="dxa"/>
            <w:vAlign w:val="center"/>
          </w:tcPr>
          <w:p w14:paraId="0F13378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履约保证金退还时间及</w:t>
            </w:r>
            <w:r>
              <w:rPr>
                <w:rFonts w:hint="eastAsia" w:asciiTheme="minorEastAsia" w:hAnsiTheme="minorEastAsia" w:eastAsiaTheme="minorEastAsia" w:cstheme="minorEastAsia"/>
                <w:szCs w:val="21"/>
                <w:lang w:eastAsia="zh-CN"/>
              </w:rPr>
              <w:t>逾期退还的</w:t>
            </w:r>
            <w:r>
              <w:rPr>
                <w:rFonts w:hint="eastAsia" w:asciiTheme="minorEastAsia" w:hAnsiTheme="minorEastAsia" w:eastAsiaTheme="minorEastAsia" w:cstheme="minorEastAsia"/>
                <w:szCs w:val="21"/>
              </w:rPr>
              <w:t>违约金</w:t>
            </w:r>
          </w:p>
        </w:tc>
        <w:tc>
          <w:tcPr>
            <w:tcW w:w="5170" w:type="dxa"/>
            <w:vAlign w:val="center"/>
          </w:tcPr>
          <w:p w14:paraId="376AFAC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p>
        </w:tc>
      </w:tr>
      <w:tr w14:paraId="413B77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01197FF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4D4FE65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第1</w:t>
            </w:r>
            <w:r>
              <w:rPr>
                <w:rFonts w:hint="eastAsia" w:asciiTheme="minorEastAsia" w:hAnsiTheme="minorEastAsia" w:eastAsiaTheme="minorEastAsia" w:cstheme="minorEastAsia"/>
                <w:szCs w:val="21"/>
                <w:lang w:val="en-US" w:eastAsia="zh-CN"/>
              </w:rPr>
              <w:t>4</w:t>
            </w: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szCs w:val="21"/>
                <w:lang w:val="en-US" w:eastAsia="zh-CN"/>
              </w:rPr>
              <w:t>3</w:t>
            </w:r>
            <w:r>
              <w:rPr>
                <w:rFonts w:hint="eastAsia" w:asciiTheme="minorEastAsia" w:hAnsiTheme="minorEastAsia" w:eastAsiaTheme="minorEastAsia" w:cstheme="minorEastAsia"/>
                <w:szCs w:val="21"/>
              </w:rPr>
              <w:t>）项</w:t>
            </w:r>
          </w:p>
        </w:tc>
        <w:tc>
          <w:tcPr>
            <w:tcW w:w="1742" w:type="dxa"/>
            <w:vAlign w:val="center"/>
          </w:tcPr>
          <w:p w14:paraId="2BE18BA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运行监督、维修期限</w:t>
            </w:r>
          </w:p>
        </w:tc>
        <w:tc>
          <w:tcPr>
            <w:tcW w:w="5170" w:type="dxa"/>
            <w:vAlign w:val="center"/>
          </w:tcPr>
          <w:p w14:paraId="6AAEE16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p>
        </w:tc>
      </w:tr>
      <w:tr w14:paraId="4A4176A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4073532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658BA42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第1</w:t>
            </w:r>
            <w:r>
              <w:rPr>
                <w:rFonts w:hint="eastAsia" w:asciiTheme="minorEastAsia" w:hAnsiTheme="minorEastAsia" w:eastAsiaTheme="minorEastAsia" w:cstheme="minorEastAsia"/>
                <w:szCs w:val="21"/>
                <w:lang w:val="en-US" w:eastAsia="zh-CN"/>
              </w:rPr>
              <w:t>4</w:t>
            </w: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szCs w:val="21"/>
                <w:lang w:val="en-US" w:eastAsia="zh-CN"/>
              </w:rPr>
              <w:t>5</w:t>
            </w:r>
            <w:r>
              <w:rPr>
                <w:rFonts w:hint="eastAsia" w:asciiTheme="minorEastAsia" w:hAnsiTheme="minorEastAsia" w:eastAsiaTheme="minorEastAsia" w:cstheme="minorEastAsia"/>
                <w:szCs w:val="21"/>
              </w:rPr>
              <w:t>）项</w:t>
            </w:r>
          </w:p>
        </w:tc>
        <w:tc>
          <w:tcPr>
            <w:tcW w:w="1742" w:type="dxa"/>
            <w:vAlign w:val="center"/>
          </w:tcPr>
          <w:p w14:paraId="6604AD3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货物回收的约定</w:t>
            </w:r>
          </w:p>
        </w:tc>
        <w:tc>
          <w:tcPr>
            <w:tcW w:w="5170" w:type="dxa"/>
            <w:vAlign w:val="center"/>
          </w:tcPr>
          <w:p w14:paraId="27E2E70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p>
        </w:tc>
      </w:tr>
      <w:tr w14:paraId="0A79A8D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01F5A9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7249A7E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第1</w:t>
            </w:r>
            <w:r>
              <w:rPr>
                <w:rFonts w:hint="eastAsia" w:asciiTheme="minorEastAsia" w:hAnsiTheme="minorEastAsia" w:eastAsiaTheme="minorEastAsia" w:cstheme="minorEastAsia"/>
                <w:szCs w:val="21"/>
                <w:lang w:val="en-US" w:eastAsia="zh-CN"/>
              </w:rPr>
              <w:t>4</w:t>
            </w: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szCs w:val="21"/>
                <w:lang w:val="en-US" w:eastAsia="zh-CN"/>
              </w:rPr>
              <w:t>6</w:t>
            </w:r>
            <w:r>
              <w:rPr>
                <w:rFonts w:hint="eastAsia" w:asciiTheme="minorEastAsia" w:hAnsiTheme="minorEastAsia" w:eastAsiaTheme="minorEastAsia" w:cstheme="minorEastAsia"/>
                <w:szCs w:val="21"/>
              </w:rPr>
              <w:t>）项</w:t>
            </w:r>
          </w:p>
        </w:tc>
        <w:tc>
          <w:tcPr>
            <w:tcW w:w="1742" w:type="dxa"/>
            <w:vAlign w:val="center"/>
          </w:tcPr>
          <w:p w14:paraId="21B7159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乙方提供的其他服务</w:t>
            </w:r>
          </w:p>
        </w:tc>
        <w:tc>
          <w:tcPr>
            <w:tcW w:w="5170" w:type="dxa"/>
            <w:vAlign w:val="center"/>
          </w:tcPr>
          <w:p w14:paraId="2FB409A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p>
        </w:tc>
      </w:tr>
      <w:tr w14:paraId="4F1008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B2315A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5F26130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rPr>
              <w:t>第1</w:t>
            </w:r>
            <w:r>
              <w:rPr>
                <w:rFonts w:hint="eastAsia" w:asciiTheme="minorEastAsia" w:hAnsiTheme="minorEastAsia" w:eastAsiaTheme="minorEastAsia" w:cstheme="minorEastAsia"/>
                <w:szCs w:val="21"/>
                <w:lang w:val="en-US" w:eastAsia="zh-CN"/>
              </w:rPr>
              <w:t>5</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1款</w:t>
            </w:r>
          </w:p>
        </w:tc>
        <w:tc>
          <w:tcPr>
            <w:tcW w:w="1742" w:type="dxa"/>
            <w:vAlign w:val="center"/>
          </w:tcPr>
          <w:p w14:paraId="43AE3BC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color w:val="auto"/>
                <w:szCs w:val="21"/>
                <w:highlight w:val="none"/>
                <w:lang w:eastAsia="zh-CN"/>
              </w:rPr>
              <w:t>修理、重作、更换相关具体规定</w:t>
            </w:r>
          </w:p>
        </w:tc>
        <w:tc>
          <w:tcPr>
            <w:tcW w:w="5170" w:type="dxa"/>
            <w:vAlign w:val="center"/>
          </w:tcPr>
          <w:p w14:paraId="310EAFC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p>
        </w:tc>
      </w:tr>
      <w:tr w14:paraId="73C3EAA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15C3EB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1BC908A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第1</w:t>
            </w:r>
            <w:r>
              <w:rPr>
                <w:rFonts w:hint="eastAsia" w:asciiTheme="minorEastAsia" w:hAnsiTheme="minorEastAsia" w:eastAsiaTheme="minorEastAsia" w:cstheme="minorEastAsia"/>
                <w:szCs w:val="21"/>
                <w:lang w:val="en-US" w:eastAsia="zh-CN"/>
              </w:rPr>
              <w:t>5</w:t>
            </w:r>
            <w:r>
              <w:rPr>
                <w:rFonts w:hint="eastAsia" w:asciiTheme="minorEastAsia" w:hAnsiTheme="minorEastAsia" w:eastAsiaTheme="minorEastAsia" w:cstheme="minorEastAsia"/>
                <w:szCs w:val="21"/>
              </w:rPr>
              <w:t>.2（2）项</w:t>
            </w:r>
          </w:p>
        </w:tc>
        <w:tc>
          <w:tcPr>
            <w:tcW w:w="1742" w:type="dxa"/>
            <w:vAlign w:val="center"/>
          </w:tcPr>
          <w:p w14:paraId="786F9E4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迟延交货赔偿费</w:t>
            </w:r>
          </w:p>
        </w:tc>
        <w:tc>
          <w:tcPr>
            <w:tcW w:w="5170" w:type="dxa"/>
            <w:vAlign w:val="center"/>
          </w:tcPr>
          <w:p w14:paraId="07AA424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u w:val="single"/>
              </w:rPr>
            </w:pPr>
          </w:p>
        </w:tc>
      </w:tr>
      <w:tr w14:paraId="3DD3E6C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2BD9A6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68EB04A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第1</w:t>
            </w:r>
            <w:r>
              <w:rPr>
                <w:rFonts w:hint="eastAsia" w:asciiTheme="minorEastAsia" w:hAnsiTheme="minorEastAsia" w:eastAsiaTheme="minorEastAsia" w:cstheme="minorEastAsia"/>
                <w:szCs w:val="21"/>
                <w:lang w:val="en-US" w:eastAsia="zh-CN"/>
              </w:rPr>
              <w:t>5</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val="en-US" w:eastAsia="zh-CN"/>
              </w:rPr>
              <w:t>3款</w:t>
            </w:r>
          </w:p>
        </w:tc>
        <w:tc>
          <w:tcPr>
            <w:tcW w:w="1742" w:type="dxa"/>
            <w:vAlign w:val="center"/>
          </w:tcPr>
          <w:p w14:paraId="44408CA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逾期付款利息</w:t>
            </w:r>
          </w:p>
        </w:tc>
        <w:tc>
          <w:tcPr>
            <w:tcW w:w="5170" w:type="dxa"/>
            <w:vAlign w:val="center"/>
          </w:tcPr>
          <w:p w14:paraId="6BEEF85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u w:val="single"/>
              </w:rPr>
            </w:pPr>
          </w:p>
        </w:tc>
      </w:tr>
      <w:tr w14:paraId="39A15F7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53D6404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01EA237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第1</w:t>
            </w:r>
            <w:r>
              <w:rPr>
                <w:rFonts w:hint="eastAsia" w:asciiTheme="minorEastAsia" w:hAnsiTheme="minorEastAsia" w:eastAsiaTheme="minorEastAsia" w:cstheme="minorEastAsia"/>
                <w:szCs w:val="21"/>
                <w:lang w:val="en-US" w:eastAsia="zh-CN"/>
              </w:rPr>
              <w:t>5</w:t>
            </w:r>
            <w:r>
              <w:rPr>
                <w:rFonts w:hint="eastAsia" w:asciiTheme="minorEastAsia" w:hAnsiTheme="minorEastAsia" w:eastAsiaTheme="minorEastAsia" w:cstheme="minorEastAsia"/>
                <w:szCs w:val="21"/>
              </w:rPr>
              <w:t>.4</w:t>
            </w:r>
            <w:r>
              <w:rPr>
                <w:rFonts w:hint="eastAsia" w:asciiTheme="minorEastAsia" w:hAnsiTheme="minorEastAsia" w:eastAsiaTheme="minorEastAsia" w:cstheme="minorEastAsia"/>
                <w:szCs w:val="21"/>
                <w:lang w:val="en-US" w:eastAsia="zh-CN"/>
              </w:rPr>
              <w:t>款</w:t>
            </w:r>
          </w:p>
        </w:tc>
        <w:tc>
          <w:tcPr>
            <w:tcW w:w="1742" w:type="dxa"/>
            <w:tcBorders>
              <w:left w:val="single" w:color="auto" w:sz="2" w:space="0"/>
              <w:bottom w:val="single" w:color="auto" w:sz="2" w:space="0"/>
              <w:right w:val="single" w:color="auto" w:sz="2" w:space="0"/>
            </w:tcBorders>
            <w:vAlign w:val="center"/>
          </w:tcPr>
          <w:p w14:paraId="1937BA0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其他违约责任</w:t>
            </w:r>
          </w:p>
        </w:tc>
        <w:tc>
          <w:tcPr>
            <w:tcW w:w="5170" w:type="dxa"/>
            <w:tcBorders>
              <w:left w:val="single" w:color="auto" w:sz="2" w:space="0"/>
              <w:bottom w:val="single" w:color="auto" w:sz="2" w:space="0"/>
            </w:tcBorders>
            <w:vAlign w:val="center"/>
          </w:tcPr>
          <w:p w14:paraId="2398957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u w:val="single"/>
              </w:rPr>
            </w:pPr>
          </w:p>
        </w:tc>
      </w:tr>
      <w:tr w14:paraId="1D88798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5A8A354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0E11DEA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w:t>
            </w:r>
            <w:r>
              <w:rPr>
                <w:rFonts w:hint="eastAsia" w:asciiTheme="minorEastAsia" w:hAnsiTheme="minorEastAsia" w:eastAsiaTheme="minorEastAsia" w:cstheme="minorEastAsia"/>
                <w:szCs w:val="21"/>
                <w:lang w:val="en-US" w:eastAsia="zh-CN"/>
              </w:rPr>
              <w:t>19</w:t>
            </w:r>
            <w:r>
              <w:rPr>
                <w:rFonts w:hint="eastAsia" w:asciiTheme="minorEastAsia" w:hAnsiTheme="minorEastAsia" w:eastAsiaTheme="minorEastAsia" w:cstheme="minorEastAsia"/>
                <w:szCs w:val="21"/>
              </w:rPr>
              <w:t>.2</w:t>
            </w:r>
            <w:r>
              <w:rPr>
                <w:rFonts w:hint="eastAsia" w:asciiTheme="minorEastAsia" w:hAnsiTheme="minorEastAsia" w:eastAsiaTheme="minorEastAsia" w:cstheme="minorEastAsia"/>
                <w:szCs w:val="21"/>
                <w:lang w:val="en-US" w:eastAsia="zh-CN"/>
              </w:rPr>
              <w:t>款</w:t>
            </w:r>
          </w:p>
        </w:tc>
        <w:tc>
          <w:tcPr>
            <w:tcW w:w="1742" w:type="dxa"/>
            <w:tcBorders>
              <w:top w:val="single" w:color="auto" w:sz="2" w:space="0"/>
              <w:left w:val="single" w:color="auto" w:sz="2" w:space="0"/>
              <w:right w:val="single" w:color="auto" w:sz="2" w:space="0"/>
            </w:tcBorders>
            <w:vAlign w:val="center"/>
          </w:tcPr>
          <w:p w14:paraId="511313D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解决争议的方法</w:t>
            </w:r>
          </w:p>
        </w:tc>
        <w:tc>
          <w:tcPr>
            <w:tcW w:w="5170" w:type="dxa"/>
            <w:tcBorders>
              <w:top w:val="single" w:color="auto" w:sz="2" w:space="0"/>
              <w:left w:val="single" w:color="auto" w:sz="2" w:space="0"/>
            </w:tcBorders>
            <w:vAlign w:val="center"/>
          </w:tcPr>
          <w:p w14:paraId="66EDF0C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val="0"/>
                <w:bCs w:val="0"/>
                <w:iCs/>
                <w:szCs w:val="21"/>
              </w:rPr>
            </w:pPr>
            <w:r>
              <w:rPr>
                <w:rFonts w:hint="eastAsia" w:asciiTheme="minorEastAsia" w:hAnsiTheme="minorEastAsia" w:eastAsiaTheme="minorEastAsia" w:cstheme="minorEastAsia"/>
                <w:b w:val="0"/>
                <w:bCs w:val="0"/>
                <w:iCs/>
                <w:szCs w:val="21"/>
              </w:rPr>
              <w:t>因本合同及合同有关事项发生的争议，按下列第</w:t>
            </w:r>
            <w:r>
              <w:rPr>
                <w:rFonts w:hint="eastAsia" w:asciiTheme="minorEastAsia" w:hAnsiTheme="minorEastAsia" w:eastAsiaTheme="minorEastAsia" w:cstheme="minorEastAsia"/>
                <w:b w:val="0"/>
                <w:bCs w:val="0"/>
                <w:iCs/>
                <w:szCs w:val="21"/>
                <w:u w:val="single"/>
              </w:rPr>
              <w:t xml:space="preserve">   </w:t>
            </w:r>
            <w:r>
              <w:rPr>
                <w:rFonts w:hint="eastAsia" w:asciiTheme="minorEastAsia" w:hAnsiTheme="minorEastAsia" w:eastAsiaTheme="minorEastAsia" w:cstheme="minorEastAsia"/>
                <w:b w:val="0"/>
                <w:bCs w:val="0"/>
                <w:iCs/>
                <w:szCs w:val="21"/>
              </w:rPr>
              <w:t>种方式解决：</w:t>
            </w:r>
          </w:p>
          <w:p w14:paraId="15C0E4A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b w:val="0"/>
                <w:bCs w:val="0"/>
                <w:iCs/>
                <w:szCs w:val="21"/>
              </w:rPr>
            </w:pPr>
            <w:r>
              <w:rPr>
                <w:rFonts w:hint="eastAsia" w:asciiTheme="minorEastAsia" w:hAnsiTheme="minorEastAsia" w:eastAsiaTheme="minorEastAsia" w:cstheme="minorEastAsia"/>
                <w:b w:val="0"/>
                <w:bCs w:val="0"/>
                <w:iCs/>
                <w:szCs w:val="21"/>
              </w:rPr>
              <w:t>（1）向</w:t>
            </w:r>
            <w:r>
              <w:rPr>
                <w:rFonts w:hint="eastAsia" w:asciiTheme="minorEastAsia" w:hAnsiTheme="minorEastAsia" w:eastAsiaTheme="minorEastAsia" w:cstheme="minorEastAsia"/>
                <w:b w:val="0"/>
                <w:bCs w:val="0"/>
                <w:iCs/>
                <w:szCs w:val="21"/>
                <w:u w:val="single"/>
              </w:rPr>
              <w:t xml:space="preserve">                    </w:t>
            </w:r>
            <w:r>
              <w:rPr>
                <w:rFonts w:hint="eastAsia" w:asciiTheme="minorEastAsia" w:hAnsiTheme="minorEastAsia" w:eastAsiaTheme="minorEastAsia" w:cstheme="minorEastAsia"/>
                <w:b w:val="0"/>
                <w:bCs w:val="0"/>
                <w:iCs/>
                <w:szCs w:val="21"/>
              </w:rPr>
              <w:t>仲裁委员会申请仲裁，仲裁地点为</w:t>
            </w:r>
            <w:r>
              <w:rPr>
                <w:rFonts w:hint="eastAsia" w:asciiTheme="minorEastAsia" w:hAnsiTheme="minorEastAsia" w:eastAsiaTheme="minorEastAsia" w:cstheme="minorEastAsia"/>
                <w:b w:val="0"/>
                <w:bCs w:val="0"/>
                <w:iCs/>
                <w:szCs w:val="21"/>
                <w:u w:val="single"/>
              </w:rPr>
              <w:t xml:space="preserve">           </w:t>
            </w:r>
            <w:r>
              <w:rPr>
                <w:rFonts w:hint="eastAsia" w:asciiTheme="minorEastAsia" w:hAnsiTheme="minorEastAsia" w:eastAsiaTheme="minorEastAsia" w:cstheme="minorEastAsia"/>
                <w:b w:val="0"/>
                <w:bCs w:val="0"/>
                <w:iCs/>
                <w:szCs w:val="21"/>
              </w:rPr>
              <w:t>；</w:t>
            </w:r>
          </w:p>
          <w:p w14:paraId="6F70734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u w:val="single"/>
              </w:rPr>
            </w:pPr>
            <w:r>
              <w:rPr>
                <w:rFonts w:hint="eastAsia" w:asciiTheme="minorEastAsia" w:hAnsiTheme="minorEastAsia" w:eastAsiaTheme="minorEastAsia" w:cstheme="minorEastAsia"/>
                <w:b w:val="0"/>
                <w:bCs w:val="0"/>
                <w:iCs/>
                <w:szCs w:val="21"/>
              </w:rPr>
              <w:t>（2）向</w:t>
            </w:r>
            <w:r>
              <w:rPr>
                <w:rFonts w:hint="eastAsia" w:asciiTheme="minorEastAsia" w:hAnsiTheme="minorEastAsia" w:eastAsiaTheme="minorEastAsia" w:cstheme="minorEastAsia"/>
                <w:b w:val="0"/>
                <w:bCs w:val="0"/>
                <w:iCs/>
                <w:szCs w:val="21"/>
                <w:u w:val="single"/>
              </w:rPr>
              <w:t xml:space="preserve">                    </w:t>
            </w:r>
            <w:r>
              <w:rPr>
                <w:rFonts w:hint="eastAsia" w:asciiTheme="minorEastAsia" w:hAnsiTheme="minorEastAsia" w:eastAsiaTheme="minorEastAsia" w:cstheme="minorEastAsia"/>
                <w:b w:val="0"/>
                <w:bCs w:val="0"/>
                <w:iCs/>
                <w:szCs w:val="21"/>
              </w:rPr>
              <w:t>人民法院起诉。</w:t>
            </w:r>
          </w:p>
        </w:tc>
      </w:tr>
      <w:tr w14:paraId="52C49B9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79E493E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第二节</w:t>
            </w:r>
          </w:p>
          <w:p w14:paraId="265D31B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第2</w:t>
            </w:r>
            <w:r>
              <w:rPr>
                <w:rFonts w:hint="eastAsia" w:asciiTheme="minorEastAsia" w:hAnsiTheme="minorEastAsia" w:eastAsiaTheme="minorEastAsia" w:cstheme="minorEastAsia"/>
                <w:szCs w:val="21"/>
                <w:lang w:val="en-US" w:eastAsia="zh-CN"/>
              </w:rPr>
              <w:t>3.1</w:t>
            </w:r>
            <w:r>
              <w:rPr>
                <w:rFonts w:hint="eastAsia" w:asciiTheme="minorEastAsia" w:hAnsiTheme="minorEastAsia" w:eastAsiaTheme="minorEastAsia" w:cstheme="minorEastAsia"/>
                <w:szCs w:val="21"/>
                <w:lang w:eastAsia="zh-CN"/>
              </w:rPr>
              <w:t>款</w:t>
            </w:r>
          </w:p>
        </w:tc>
        <w:tc>
          <w:tcPr>
            <w:tcW w:w="1742" w:type="dxa"/>
            <w:vAlign w:val="center"/>
          </w:tcPr>
          <w:p w14:paraId="31F1398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bCs/>
                <w:color w:val="auto"/>
                <w:szCs w:val="21"/>
                <w:highlight w:val="none"/>
                <w:lang w:eastAsia="zh-CN"/>
              </w:rPr>
              <w:t>其他专用条款</w:t>
            </w:r>
          </w:p>
        </w:tc>
        <w:tc>
          <w:tcPr>
            <w:tcW w:w="5170" w:type="dxa"/>
            <w:vAlign w:val="center"/>
          </w:tcPr>
          <w:p w14:paraId="003A265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lang w:val="en-US" w:eastAsia="zh-CN"/>
              </w:rPr>
            </w:pPr>
          </w:p>
        </w:tc>
      </w:tr>
    </w:tbl>
    <w:p w14:paraId="3E011CA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0372948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189018E5">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br w:type="page"/>
      </w:r>
    </w:p>
    <w:p w14:paraId="158572EE">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p>
    <w:p w14:paraId="76566424">
      <w:pPr>
        <w:pStyle w:val="5"/>
        <w:pageBreakBefore w:val="0"/>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第二册  通用条款（公开招标）</w:t>
      </w:r>
    </w:p>
    <w:p w14:paraId="3F997D9B">
      <w:pPr>
        <w:pStyle w:val="5"/>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bookmarkStart w:id="89" w:name="_Hlk72399513"/>
      <w:r>
        <w:rPr>
          <w:rFonts w:hint="eastAsia" w:asciiTheme="minorEastAsia" w:hAnsiTheme="minorEastAsia" w:eastAsiaTheme="minorEastAsia" w:cstheme="minorEastAsia"/>
          <w:sz w:val="28"/>
          <w:szCs w:val="28"/>
        </w:rPr>
        <w:t>总则</w:t>
      </w:r>
    </w:p>
    <w:bookmarkEnd w:id="89"/>
    <w:p w14:paraId="6059265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 通用条款说明</w:t>
      </w:r>
    </w:p>
    <w:p w14:paraId="42C528D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1.1政府集中采购机构发出招标文件通用条款版本，列出深圳市政府采购项目进行招标采购所适用的通用条款内容。</w:t>
      </w:r>
      <w:bookmarkStart w:id="90" w:name="_Hlk72399729"/>
      <w:r>
        <w:rPr>
          <w:rFonts w:hint="eastAsia" w:asciiTheme="minorEastAsia" w:hAnsiTheme="minorEastAsia" w:eastAsiaTheme="minorEastAsia" w:cstheme="minorEastAsia"/>
          <w:szCs w:val="21"/>
        </w:rPr>
        <w:t>如有需要，政府集中采购机构可以对通用条款的内容进行补充。</w:t>
      </w:r>
      <w:bookmarkEnd w:id="90"/>
    </w:p>
    <w:p w14:paraId="4CAA610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1.2招标文件分为第一册“专用条款”和第二册“通用条款”。</w:t>
      </w:r>
    </w:p>
    <w:p w14:paraId="5F46DFD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1.3“专用条款”是对本次采购项目的具体要求，包含招标公告、对通用条款的补充内容及其他关键信息、用户需求书、投标文件格式及附件、合同条款及格式等内容。</w:t>
      </w:r>
    </w:p>
    <w:p w14:paraId="06EA09E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1.4“通用条款”是适用于政府采购公开招标项目的基础性条款，具有普遍性和通用性。</w:t>
      </w:r>
    </w:p>
    <w:p w14:paraId="2D5556F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1.5 “专用条款”和“通用条款”表述不一致或有冲突时，以“专用条款”为准。</w:t>
      </w:r>
    </w:p>
    <w:p w14:paraId="398A217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2．招标说明</w:t>
      </w:r>
    </w:p>
    <w:p w14:paraId="3026E92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本项目按照《深圳经济特区政府采购条例》、《深圳经济特区政府采购条例实施细则》及政府采购其他法律法规，通过公开招标方式确定中标供应商。</w:t>
      </w:r>
    </w:p>
    <w:p w14:paraId="4618341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3．定义</w:t>
      </w:r>
    </w:p>
    <w:p w14:paraId="74EA79E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招标文件中下列术语应解释为：</w:t>
      </w:r>
    </w:p>
    <w:p w14:paraId="446854B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3.1“采购人”：指利用财政性资金依法进行政府采购的国家机关、事业单位、团体组织； </w:t>
      </w:r>
    </w:p>
    <w:p w14:paraId="09D9BA6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3.2 “政府集中采购机构”</w:t>
      </w:r>
      <w:r>
        <w:rPr>
          <w:rFonts w:hint="eastAsia" w:asciiTheme="minorEastAsia" w:hAnsiTheme="minorEastAsia" w:eastAsiaTheme="minorEastAsia" w:cstheme="minorEastAsia"/>
          <w:szCs w:val="21"/>
          <w:shd w:val="clear" w:color="auto" w:fill="FFFFFF"/>
        </w:rPr>
        <w:t>是指市政府设立的，组织实施政府采购项目，并对政府采购活动提供服务的专门机构；</w:t>
      </w:r>
      <w:r>
        <w:rPr>
          <w:rFonts w:hint="eastAsia" w:asciiTheme="minorEastAsia" w:hAnsiTheme="minorEastAsia" w:eastAsiaTheme="minorEastAsia" w:cstheme="minorEastAsia"/>
          <w:szCs w:val="21"/>
        </w:rPr>
        <w:t>本文件所述的“政府集中采购机构”指</w:t>
      </w:r>
      <w:r>
        <w:rPr>
          <w:rFonts w:hint="eastAsia" w:asciiTheme="minorEastAsia" w:hAnsiTheme="minorEastAsia" w:eastAsiaTheme="minorEastAsia" w:cstheme="minorEastAsia"/>
          <w:b/>
          <w:bCs/>
          <w:szCs w:val="21"/>
        </w:rPr>
        <w:t>深圳公共资源交易中心</w:t>
      </w:r>
      <w:r>
        <w:rPr>
          <w:rFonts w:hint="eastAsia" w:asciiTheme="minorEastAsia" w:hAnsiTheme="minorEastAsia" w:eastAsiaTheme="minorEastAsia" w:cstheme="minorEastAsia"/>
          <w:szCs w:val="21"/>
        </w:rPr>
        <w:t>；</w:t>
      </w:r>
    </w:p>
    <w:p w14:paraId="4E96F17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3.3“投标人”，即供应商，指参加投标竞争并愿意按照招标文件要求向采购人提供货物、工程或者服务的依法成立的法人、其他组织或者自然人；</w:t>
      </w:r>
    </w:p>
    <w:p w14:paraId="10D93B3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3.4“评审委员会”是依据《深圳经济特区政府采购条例》、《深圳经济特区政府采购条例实施细则》等有关规定组建的专门负责本次招标其评审工作的临时性机构；</w:t>
      </w:r>
    </w:p>
    <w:p w14:paraId="7C79435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3.5“日期”指公历日；</w:t>
      </w:r>
    </w:p>
    <w:p w14:paraId="0C765C5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3.6“合同”指由本次招标所产生的合同或合约文件；</w:t>
      </w:r>
    </w:p>
    <w:p w14:paraId="27A2C89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3.7“电子投标文件”指利用</w:t>
      </w:r>
      <w:r>
        <w:rPr>
          <w:rFonts w:hint="eastAsia" w:asciiTheme="minorEastAsia" w:hAnsiTheme="minorEastAsia" w:eastAsiaTheme="minorEastAsia" w:cstheme="minorEastAsia"/>
          <w:b/>
          <w:bCs/>
          <w:color w:val="FF0000"/>
          <w:szCs w:val="21"/>
        </w:rPr>
        <w:t>深圳公共资源交易中心（深圳交易集团有限公司</w:t>
      </w:r>
      <w:r>
        <w:rPr>
          <w:rFonts w:hint="eastAsia" w:asciiTheme="minorEastAsia" w:hAnsiTheme="minorEastAsia" w:eastAsiaTheme="minorEastAsia" w:cstheme="minorEastAsia"/>
          <w:b/>
          <w:bCs/>
          <w:color w:val="FF0000"/>
          <w:szCs w:val="21"/>
          <w:lang w:eastAsia="zh-CN"/>
        </w:rPr>
        <w:t>龙华</w:t>
      </w:r>
      <w:r>
        <w:rPr>
          <w:rFonts w:hint="eastAsia" w:asciiTheme="minorEastAsia" w:hAnsiTheme="minorEastAsia" w:eastAsiaTheme="minorEastAsia" w:cstheme="minorEastAsia"/>
          <w:b/>
          <w:bCs/>
          <w:color w:val="FF0000"/>
          <w:szCs w:val="21"/>
        </w:rPr>
        <w:t>分公司）</w:t>
      </w:r>
      <w:r>
        <w:rPr>
          <w:rFonts w:hint="eastAsia" w:asciiTheme="minorEastAsia" w:hAnsiTheme="minorEastAsia" w:eastAsiaTheme="minorEastAsia" w:cstheme="minor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15AE86E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3.8“网上投标”指通过</w:t>
      </w:r>
      <w:r>
        <w:rPr>
          <w:rFonts w:hint="eastAsia" w:asciiTheme="minorEastAsia" w:hAnsiTheme="minorEastAsia" w:eastAsiaTheme="minorEastAsia" w:cstheme="minorEastAsia"/>
          <w:b/>
          <w:bCs/>
          <w:color w:val="FF0000"/>
          <w:szCs w:val="21"/>
        </w:rPr>
        <w:t>深圳公共资源交易中心（深圳交易集团有限公司</w:t>
      </w:r>
      <w:r>
        <w:rPr>
          <w:rFonts w:hint="eastAsia" w:asciiTheme="minorEastAsia" w:hAnsiTheme="minorEastAsia" w:eastAsiaTheme="minorEastAsia" w:cstheme="minorEastAsia"/>
          <w:b/>
          <w:bCs/>
          <w:color w:val="FF0000"/>
          <w:szCs w:val="21"/>
          <w:lang w:eastAsia="zh-CN"/>
        </w:rPr>
        <w:t>龙华</w:t>
      </w:r>
      <w:r>
        <w:rPr>
          <w:rFonts w:hint="eastAsia" w:asciiTheme="minorEastAsia" w:hAnsiTheme="minorEastAsia" w:eastAsiaTheme="minorEastAsia" w:cstheme="minorEastAsia"/>
          <w:b/>
          <w:bCs/>
          <w:color w:val="FF0000"/>
          <w:szCs w:val="21"/>
        </w:rPr>
        <w:t>分公司）</w:t>
      </w:r>
      <w:r>
        <w:rPr>
          <w:rFonts w:hint="eastAsia" w:asciiTheme="minorEastAsia" w:hAnsiTheme="minorEastAsia" w:eastAsiaTheme="minorEastAsia" w:cstheme="minorEastAsia"/>
          <w:szCs w:val="21"/>
        </w:rPr>
        <w:t>网站上传电子投标文件；</w:t>
      </w:r>
    </w:p>
    <w:p w14:paraId="3BB6D9F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3.9招标文件中的标题或题名仅起引导作用，而不应视为对招标文件内容的理解和解释。</w:t>
      </w:r>
    </w:p>
    <w:p w14:paraId="71C1007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4. </w:t>
      </w:r>
      <w:bookmarkStart w:id="91" w:name="_Hlk72398643"/>
      <w:r>
        <w:rPr>
          <w:rFonts w:hint="eastAsia" w:asciiTheme="minorEastAsia" w:hAnsiTheme="minorEastAsia" w:eastAsiaTheme="minorEastAsia" w:cstheme="minorEastAsia"/>
          <w:sz w:val="24"/>
        </w:rPr>
        <w:t>政府采购供应商责任</w:t>
      </w:r>
    </w:p>
    <w:p w14:paraId="5732F96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4.1欢迎诚信、有实力和有社会责任心的供应商参与政府采购事业。</w:t>
      </w:r>
    </w:p>
    <w:p w14:paraId="319FE87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4.2投标人应当遵循公平竞争的原则，不得恶意串通，不得妨碍其他投标人的竞争行为，不得损害采购人或者其他投标人的合法权益。如违反上述要求，经核实后，供应商的投标无效。</w:t>
      </w:r>
    </w:p>
    <w:p w14:paraId="01894C7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5．投标人参加政府采购的条件</w:t>
      </w:r>
    </w:p>
    <w:p w14:paraId="258C4D32">
      <w:pPr>
        <w:pageBreakBefore w:val="0"/>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5.1投标人应在投标前到</w:t>
      </w:r>
      <w:r>
        <w:rPr>
          <w:rFonts w:hint="eastAsia" w:asciiTheme="minorEastAsia" w:hAnsiTheme="minorEastAsia" w:eastAsiaTheme="minorEastAsia" w:cstheme="minorEastAsia"/>
          <w:b/>
          <w:bCs/>
          <w:szCs w:val="21"/>
        </w:rPr>
        <w:t>深圳公共资源交易中心（具体在深圳交易集团有限公司政府采购业务分公司进行办理）</w:t>
      </w:r>
      <w:r>
        <w:rPr>
          <w:rFonts w:hint="eastAsia" w:asciiTheme="minorEastAsia" w:hAnsiTheme="minorEastAsia" w:eastAsiaTheme="minorEastAsia" w:cstheme="minorEastAsia"/>
          <w:szCs w:val="21"/>
        </w:rPr>
        <w:t>进行注册并办理电子密钥。《供应商注册及信息变更指引》详见www.szggzy.com网站“交易服务指南-政府采购”</w:t>
      </w:r>
      <w:r>
        <w:rPr>
          <w:rFonts w:hint="eastAsia" w:asciiTheme="minorEastAsia" w:hAnsiTheme="minorEastAsia" w:eastAsiaTheme="minorEastAsia" w:cstheme="minorEastAsia"/>
          <w:szCs w:val="21"/>
          <w:lang w:val="en-US" w:eastAsia="zh-CN"/>
        </w:rPr>
        <w:t>。</w:t>
      </w:r>
      <w:r>
        <w:rPr>
          <w:rFonts w:hint="eastAsia" w:asciiTheme="minorEastAsia" w:hAnsiTheme="minorEastAsia" w:eastAsiaTheme="minorEastAsia" w:cstheme="minorEastAsia"/>
          <w:szCs w:val="21"/>
        </w:rPr>
        <w:t>。</w:t>
      </w:r>
    </w:p>
    <w:p w14:paraId="55297D3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5.2投标人资格要求</w:t>
      </w:r>
    </w:p>
    <w:p w14:paraId="2159C92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参加本项目的投标人应具备的资格条件详见本项目招标公告中“投标人资格要求”（即申请人的资格要求）的内容。</w:t>
      </w:r>
    </w:p>
    <w:p w14:paraId="2AE21A1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5.3联合体投标</w:t>
      </w:r>
    </w:p>
    <w:p w14:paraId="5AC4F7A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5.3.1　以下有关联合体投标的条款仅适用于允许投标人组成联合体投标的项目。</w:t>
      </w:r>
    </w:p>
    <w:p w14:paraId="0407B2E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5.3.2  由两个或两个以上的自然人、法人或者其他组织可以组成一个联合体，以一个供应商的身份共同投标时，应符合以下原则：</w:t>
      </w:r>
    </w:p>
    <w:p w14:paraId="5633BAD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（1）投标联合体各方参加政府采购活动应当具备下列条件： </w:t>
      </w:r>
    </w:p>
    <w:p w14:paraId="7DC51E6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1、具有独立承担民事责任的能力； </w:t>
      </w:r>
    </w:p>
    <w:p w14:paraId="0405600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2、有良好的商业信誉和健全的财务会计制度； </w:t>
      </w:r>
    </w:p>
    <w:p w14:paraId="36C2641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3、具有履行合同所必需的设备和专业技术能力； </w:t>
      </w:r>
    </w:p>
    <w:p w14:paraId="6EF8EB3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4、有依法缴纳税收和社会保障资金的良好记录； </w:t>
      </w:r>
    </w:p>
    <w:p w14:paraId="5ACE61B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5、参加政府采购活动前三年内，在经营活动中没有重大违法记录； </w:t>
      </w:r>
    </w:p>
    <w:p w14:paraId="62CCCEA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6、法律、行政法规规定的其他条件。 </w:t>
      </w:r>
    </w:p>
    <w:p w14:paraId="5F0F3F6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（2）在投标截止前，投标联合体各方均应注册成政府集中采购机构供应商；</w:t>
      </w:r>
    </w:p>
    <w:p w14:paraId="011257C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（3）联合体中有同类资质的供应商按照联合体分工承担相同工作的，应当按照资质等级较低的供应商确定资质等级；</w:t>
      </w:r>
    </w:p>
    <w:p w14:paraId="7F89836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（4）是否允许联合体参加投标，应当由采购人和采购代理机构根据项目的实际情况和潜在供应商的数量自主决定，如果决定接受联合体投标则应当在招标公告中明示；</w:t>
      </w:r>
    </w:p>
    <w:p w14:paraId="316F65C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（5）投标人的投标文件及中标后签署的合同协议对联合体各方均具法律约束力；</w:t>
      </w:r>
    </w:p>
    <w:p w14:paraId="764BD66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（6）联合体各方应当签订联合体投标协议，明确约定各方拟承担的工作和责任，并将该协议随投标文件一并递交给政府集中采购机构；</w:t>
      </w:r>
    </w:p>
    <w:p w14:paraId="0061F00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（7）联合体中标后，联合体各方应当共同与采购人签订合同，就中标项目向采购人承担连带责任；</w:t>
      </w:r>
    </w:p>
    <w:p w14:paraId="2F0B32B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44D2EA6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（9）本通用条款中“投标人”一词亦指联合体各方，专用条款另有规定或说明的除外。</w:t>
      </w:r>
    </w:p>
    <w:p w14:paraId="0956C3E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6．政策导向</w:t>
      </w:r>
    </w:p>
    <w:p w14:paraId="303EA3D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6.1  政府采购支持本国产品、支持中小企业、监狱企业和残疾人福利性单位发展，支持乡村产业振兴，支持创新、节能减排、绿色环保等。</w:t>
      </w:r>
    </w:p>
    <w:p w14:paraId="51F6736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6.2  本项目落实深圳市政府采购供应商诚信管理政策要求。</w:t>
      </w:r>
    </w:p>
    <w:p w14:paraId="257941E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6.3  本项目支持投标人性别平等的相关政策。</w:t>
      </w:r>
    </w:p>
    <w:p w14:paraId="521E6E9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7. 本项目若涉及采购货物，则合格的货物及相应服务应满足以下要求：</w:t>
      </w:r>
    </w:p>
    <w:p w14:paraId="45B49F4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7.1  必须是全新、未使用过的原装合格正品（包括零部件），如安装或配置了软件的，须为正版软件。</w:t>
      </w:r>
    </w:p>
    <w:p w14:paraId="40134FD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7.2  国产的货物及其有关服务必须符合中华人民共和国的设计、制造生产标准及行业标准。招标公告有其他要求的，亦应符合其要求。</w:t>
      </w:r>
    </w:p>
    <w:p w14:paraId="18884D2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428C391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7.4  投标人</w:t>
      </w:r>
      <w:bookmarkStart w:id="92" w:name="_Hlk72152753"/>
      <w:r>
        <w:rPr>
          <w:rFonts w:hint="eastAsia" w:asciiTheme="minorEastAsia" w:hAnsiTheme="minorEastAsia" w:eastAsiaTheme="minorEastAsia" w:cstheme="minor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2"/>
    </w:p>
    <w:p w14:paraId="15CA5D8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2E59F36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7.6  工期要求：投标人在投标时对其所投项目应提交交货进度、交货计划等，在合同规定的时间内完成项目实施工作。</w:t>
      </w:r>
    </w:p>
    <w:p w14:paraId="1B66D0A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7.7  投标人必须承担的设备运输、安装调试、验收检测和提供设备操作说明书、图纸等其他相关及类似的义务。</w:t>
      </w:r>
    </w:p>
    <w:p w14:paraId="083EEB0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8．投标费用</w:t>
      </w:r>
    </w:p>
    <w:p w14:paraId="01A6582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不论投标结果如何，投标人应承担其编制投标文件与递交投标文件所涉及的一切费用。</w:t>
      </w:r>
    </w:p>
    <w:p w14:paraId="0BF4AD3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9．踏勘现场</w:t>
      </w:r>
    </w:p>
    <w:p w14:paraId="46E5E77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66D88FE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9.2投标人及其人员经过采购人的允许，可以进入采购人的项目现场踏勘。若招标文件要求投标人于统一时间地点踏勘现场的，投标人应当按时前往。</w:t>
      </w:r>
    </w:p>
    <w:p w14:paraId="2CFAC29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9.3采购人应当通过政府集中采购机构向投标人提供有关现场的书面资料和数据。</w:t>
      </w:r>
    </w:p>
    <w:p w14:paraId="00AB55D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9.4任何人或任何组织在踏勘现场时向投标人提供的任何书面资料或口头承诺，未经政府集中采购机构在网上发布或书面通知，均作无效处理。</w:t>
      </w:r>
    </w:p>
    <w:p w14:paraId="00A1BA8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9.5未参与踏勘现场不作为否定投标人资格的理由。</w:t>
      </w:r>
    </w:p>
    <w:p w14:paraId="15EF173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 w:val="24"/>
        </w:rPr>
        <w:t>10．标前会议</w:t>
      </w:r>
    </w:p>
    <w:p w14:paraId="332C3DF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3BCF8D7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10.2任何人或任何组织在标前会议时向投标人提供的任何书面资料或口头承诺，未经政府集中采购机构在网上发布或书面通知，均作无效处理。</w:t>
      </w:r>
    </w:p>
    <w:p w14:paraId="1ACFDF0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10.3未参与标前会议不作为否定投标人资格的理由。</w:t>
      </w:r>
    </w:p>
    <w:bookmarkEnd w:id="91"/>
    <w:p w14:paraId="7964DF6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p>
    <w:p w14:paraId="2DDAB94E">
      <w:pPr>
        <w:pStyle w:val="5"/>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招标文件</w:t>
      </w:r>
    </w:p>
    <w:p w14:paraId="33C0766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11．</w:t>
      </w:r>
      <w:bookmarkStart w:id="93" w:name="_Hlk72399819"/>
      <w:r>
        <w:rPr>
          <w:rFonts w:hint="eastAsia" w:asciiTheme="minorEastAsia" w:hAnsiTheme="minorEastAsia" w:eastAsiaTheme="minorEastAsia" w:cstheme="minorEastAsia"/>
          <w:sz w:val="24"/>
        </w:rPr>
        <w:t>招标文件的编制与组成</w:t>
      </w:r>
    </w:p>
    <w:p w14:paraId="263891FB">
      <w:pPr>
        <w:pageBreakBefore w:val="0"/>
        <w:kinsoku/>
        <w:overflowPunct/>
        <w:topLinePunct w:val="0"/>
        <w:bidi w:val="0"/>
        <w:snapToGrid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11.1招标文件除以下内容外，政府集中采购机构在招标期间发出的澄清或修改等相关公告或通知内容，均是招标文件的组成部分，对投标人起约束作用；</w:t>
      </w:r>
    </w:p>
    <w:p w14:paraId="29164CA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招标文件包括下列内容：</w:t>
      </w:r>
    </w:p>
    <w:p w14:paraId="069BCE4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第一册  专用条款</w:t>
      </w:r>
    </w:p>
    <w:p w14:paraId="4CE2712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关键信息</w:t>
      </w:r>
    </w:p>
    <w:p w14:paraId="525B9FB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第一章  招标公告</w:t>
      </w:r>
    </w:p>
    <w:p w14:paraId="1EDACC5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第二章  对通用条款的补充内容及其他关键信息</w:t>
      </w:r>
    </w:p>
    <w:p w14:paraId="270150C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第三章  用户需求书</w:t>
      </w:r>
    </w:p>
    <w:p w14:paraId="401BB61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第四章  投标文件格式及附件</w:t>
      </w:r>
    </w:p>
    <w:p w14:paraId="351052E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第五章  合同条款及格式</w:t>
      </w:r>
    </w:p>
    <w:p w14:paraId="2E2EC46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第二册  通用条款</w:t>
      </w:r>
    </w:p>
    <w:p w14:paraId="4D9F73E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第一章  总则</w:t>
      </w:r>
    </w:p>
    <w:p w14:paraId="172B51E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第二章  招标文件</w:t>
      </w:r>
    </w:p>
    <w:p w14:paraId="1B0390F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第三章  投标文件的编制</w:t>
      </w:r>
    </w:p>
    <w:p w14:paraId="6B20178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第四章  投标文件的递交</w:t>
      </w:r>
    </w:p>
    <w:p w14:paraId="29E615A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第五章  开标</w:t>
      </w:r>
    </w:p>
    <w:p w14:paraId="687B489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第六章  评审要求</w:t>
      </w:r>
    </w:p>
    <w:p w14:paraId="4C73C73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第七章  评审程序及评审方法</w:t>
      </w:r>
    </w:p>
    <w:p w14:paraId="28229AA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第八章  定标及公示</w:t>
      </w:r>
    </w:p>
    <w:p w14:paraId="6A34B4F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第九章  公开招标失败的后续处理</w:t>
      </w:r>
    </w:p>
    <w:p w14:paraId="49A99F9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第十章  合同的授予与备案</w:t>
      </w:r>
    </w:p>
    <w:p w14:paraId="71E6681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第十一章  质疑处理</w:t>
      </w:r>
    </w:p>
    <w:p w14:paraId="77EA557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6CC7A9A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11.3</w:t>
      </w:r>
      <w:r>
        <w:rPr>
          <w:rFonts w:hint="eastAsia" w:asciiTheme="minorEastAsia" w:hAnsiTheme="minorEastAsia" w:eastAsiaTheme="minorEastAsia" w:cstheme="minor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5B2B5F8C">
      <w:pPr>
        <w:pStyle w:val="18"/>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11.4招标文件所称“原件备查”，是指在项目产生质疑、投诉等阶段，主管部门、采购人、代理机构、评审委员会等可以要求供应商提供原件进行核查。</w:t>
      </w:r>
    </w:p>
    <w:p w14:paraId="4EF1F91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12．招标文件的澄清</w:t>
      </w:r>
    </w:p>
    <w:p w14:paraId="317CEA4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12.1招标文件澄清的目的是澄清、解答投标人在查阅招标文件后或现场踏勘中可能提出的与投标有关的疑问或询问。</w:t>
      </w:r>
    </w:p>
    <w:p w14:paraId="34EFF7C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12.2投标人如对招标文件内容有疑问，应当在招标公告规定的澄清（提问）截止时间前以网上提问的形式通过网上政府采购系统提交政府集中采购机构。</w:t>
      </w:r>
    </w:p>
    <w:p w14:paraId="781CEB8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14:paraId="31CD47A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13．招标文件的修改</w:t>
      </w:r>
    </w:p>
    <w:p w14:paraId="03C3AE1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13.1招标文件发出后，在投标截止日期前任何时候，确需要变更招标文件内容的，政府集中采购机构可主动或在解答投标人提出的澄清问题时对招标文件进行修改。</w:t>
      </w:r>
    </w:p>
    <w:p w14:paraId="15F956F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13.2招标文件的修改以书面形式（包括政府集中采购机构网站发布方式，如更正公告等）发送给所有投标人，招标文件的修改内容作为招标文件的组成部分，并具有约束力。</w:t>
      </w:r>
    </w:p>
    <w:p w14:paraId="12AE03E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1581036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3"/>
    </w:p>
    <w:p w14:paraId="65EEF4B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0F4C843A">
      <w:pPr>
        <w:pStyle w:val="5"/>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投标文件的编制</w:t>
      </w:r>
    </w:p>
    <w:p w14:paraId="7BD1AE5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14．</w:t>
      </w:r>
      <w:bookmarkStart w:id="94" w:name="_Hlk72400236"/>
      <w:r>
        <w:rPr>
          <w:rFonts w:hint="eastAsia" w:asciiTheme="minorEastAsia" w:hAnsiTheme="minorEastAsia" w:eastAsiaTheme="minorEastAsia" w:cstheme="minorEastAsia"/>
          <w:sz w:val="24"/>
        </w:rPr>
        <w:t>投标文件的语言及度量单位</w:t>
      </w:r>
    </w:p>
    <w:p w14:paraId="4D563D0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56F3E8B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14.2 除技术规范另有规定外，投标文件使用的度量单位，均采用中华人民共和国法定计量单位。</w:t>
      </w:r>
    </w:p>
    <w:bookmarkEnd w:id="94"/>
    <w:p w14:paraId="010F968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15．</w:t>
      </w:r>
      <w:bookmarkStart w:id="95" w:name="_Hlk72401567"/>
      <w:r>
        <w:rPr>
          <w:rFonts w:hint="eastAsia" w:asciiTheme="minorEastAsia" w:hAnsiTheme="minorEastAsia" w:eastAsiaTheme="minorEastAsia" w:cstheme="minorEastAsia"/>
          <w:sz w:val="24"/>
        </w:rPr>
        <w:t>投标文件的组成</w:t>
      </w:r>
    </w:p>
    <w:p w14:paraId="0DE1437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具体内容在招标文件专用条款中进行规定。</w:t>
      </w:r>
    </w:p>
    <w:p w14:paraId="3A21613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16．投标文件格式</w:t>
      </w:r>
    </w:p>
    <w:p w14:paraId="6309AA4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投标文件包括本通用条款第15条中规定的内容。如招标文件提供了投标文件格式，则</w:t>
      </w:r>
      <w:r>
        <w:rPr>
          <w:rFonts w:hint="eastAsia" w:asciiTheme="minorEastAsia" w:hAnsiTheme="minorEastAsia" w:eastAsiaTheme="minorEastAsia" w:cstheme="minorEastAsia"/>
          <w:b/>
          <w:bCs/>
          <w:szCs w:val="21"/>
        </w:rPr>
        <w:t>投标人提交的投标文件应毫无例外地使用招标文件所提供的相应格式</w:t>
      </w:r>
      <w:r>
        <w:rPr>
          <w:rFonts w:hint="eastAsia" w:asciiTheme="minorEastAsia" w:hAnsiTheme="minorEastAsia" w:eastAsiaTheme="minorEastAsia" w:cstheme="minorEastAsia"/>
          <w:szCs w:val="21"/>
        </w:rPr>
        <w:t>（表格均可按同样格式扩展）。</w:t>
      </w:r>
    </w:p>
    <w:p w14:paraId="50FF821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17．投标货币</w:t>
      </w:r>
    </w:p>
    <w:p w14:paraId="4296D0D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本项目的投标报价应以人民币计。</w:t>
      </w:r>
    </w:p>
    <w:bookmarkEnd w:id="95"/>
    <w:p w14:paraId="1A54707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18．</w:t>
      </w:r>
      <w:bookmarkStart w:id="96" w:name="_Hlk72401735"/>
      <w:r>
        <w:rPr>
          <w:rFonts w:hint="eastAsia" w:asciiTheme="minorEastAsia" w:hAnsiTheme="minorEastAsia" w:eastAsiaTheme="minorEastAsia" w:cstheme="minorEastAsia"/>
          <w:sz w:val="24"/>
        </w:rPr>
        <w:t>证明投标文件投标技术方案的合格性和符合招标文件规定的文件要求</w:t>
      </w:r>
    </w:p>
    <w:p w14:paraId="4D8B5F9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18.1 投标人应提交证明文件，证明其投标技术方案项下的货物和服务的合格性符合招标文件规定。该投标技术方案及其证明文件均作为投标文件组成部分。</w:t>
      </w:r>
    </w:p>
    <w:p w14:paraId="41D49D6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360DAEE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18.2.1主要技术指标和性能的详细说明。</w:t>
      </w:r>
    </w:p>
    <w:p w14:paraId="4108A98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18.2.2投标产品从采购人开始使用至招标文件中规定的周期内正常、连续地使用所必须的备件和专用工具清单，包括备件和专用工具的货源及现行价格。</w:t>
      </w:r>
    </w:p>
    <w:p w14:paraId="08C8DC1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30ACA27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asciiTheme="minorEastAsia" w:hAnsiTheme="minorEastAsia" w:eastAsiaTheme="minorEastAsia" w:cstheme="minorEastAsia"/>
        </w:rPr>
        <w:t>清晰度要求能够使用电脑阅读、识别和判断</w:t>
      </w:r>
      <w:r>
        <w:rPr>
          <w:rFonts w:hint="eastAsia" w:asciiTheme="minorEastAsia" w:hAnsiTheme="minorEastAsia" w:eastAsiaTheme="minorEastAsia" w:cstheme="minorEastAsia"/>
          <w:szCs w:val="21"/>
        </w:rPr>
        <w:t>；</w:t>
      </w:r>
    </w:p>
    <w:p w14:paraId="60904C5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18.2.5我国政府机构出具的产品检验和核准证件应为证件正面、背面和附件标注的全部具体内容；产品检验和核准证件的尺寸和清晰度应该能够在电脑上被阅读、识别和判断，提供原件扫描件。</w:t>
      </w:r>
    </w:p>
    <w:p w14:paraId="08E9FD9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18.3相关资料不符合18.2款要求的，评审委员会有权认定为投标技术方案不合格响应，其相关分数予以扣减或作投标无效处理。</w:t>
      </w:r>
    </w:p>
    <w:p w14:paraId="7625EF5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asciiTheme="minorEastAsia" w:hAnsiTheme="minorEastAsia" w:eastAsiaTheme="minorEastAsia" w:cstheme="minorEastAsia"/>
        </w:rPr>
        <w:t>满足要求</w:t>
      </w:r>
      <w:r>
        <w:rPr>
          <w:rFonts w:hint="eastAsia" w:asciiTheme="minorEastAsia" w:hAnsiTheme="minorEastAsia" w:eastAsiaTheme="minorEastAsia" w:cstheme="minorEastAsia"/>
          <w:szCs w:val="21"/>
        </w:rPr>
        <w:t>，由评审委员会来评判。</w:t>
      </w:r>
    </w:p>
    <w:p w14:paraId="4311778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18.5除非另有规定或说明，投标人对同一项目投标时，不得同时提供两套或两套以上的投标方案。</w:t>
      </w:r>
    </w:p>
    <w:bookmarkEnd w:id="96"/>
    <w:p w14:paraId="16DD931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19．</w:t>
      </w:r>
      <w:bookmarkStart w:id="97" w:name="_Hlk72402034"/>
      <w:r>
        <w:rPr>
          <w:rFonts w:hint="eastAsia" w:asciiTheme="minorEastAsia" w:hAnsiTheme="minorEastAsia" w:eastAsiaTheme="minorEastAsia" w:cstheme="minorEastAsia"/>
          <w:sz w:val="24"/>
        </w:rPr>
        <w:t>投标文件其他证明文件的要求</w:t>
      </w:r>
    </w:p>
    <w:p w14:paraId="2B682A5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szCs w:val="21"/>
        </w:rPr>
      </w:pPr>
      <w:r>
        <w:rPr>
          <w:rFonts w:hint="eastAsia" w:asciiTheme="minorEastAsia" w:hAnsiTheme="minorEastAsia" w:eastAsiaTheme="minorEastAsia" w:cstheme="minorEastAsia"/>
          <w:szCs w:val="21"/>
        </w:rPr>
        <w:t>19.1</w:t>
      </w:r>
      <w:bookmarkStart w:id="98" w:name="_Hlk71407299"/>
      <w:r>
        <w:rPr>
          <w:rFonts w:hint="eastAsia" w:asciiTheme="minorEastAsia" w:hAnsiTheme="minorEastAsia" w:eastAsiaTheme="minorEastAsia" w:cstheme="minorEastAsia"/>
          <w:szCs w:val="21"/>
        </w:rPr>
        <w:t>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采购人</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代理机构</w:t>
      </w:r>
      <w:r>
        <w:rPr>
          <w:rFonts w:hint="eastAsia" w:asciiTheme="minorEastAsia" w:hAnsiTheme="minorEastAsia" w:eastAsiaTheme="minorEastAsia" w:cstheme="minorEastAsia"/>
          <w:szCs w:val="21"/>
          <w:lang w:val="en-US" w:eastAsia="zh-CN"/>
        </w:rPr>
        <w:t>及</w:t>
      </w:r>
      <w:r>
        <w:rPr>
          <w:rFonts w:hint="eastAsia" w:asciiTheme="minorEastAsia" w:hAnsiTheme="minorEastAsia" w:eastAsiaTheme="minorEastAsia" w:cstheme="minor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98"/>
    <w:p w14:paraId="7C8AC95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295646F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20．投标有效期</w:t>
      </w:r>
    </w:p>
    <w:bookmarkEnd w:id="97"/>
    <w:p w14:paraId="287240F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bookmarkStart w:id="99" w:name="_Hlk72402214"/>
      <w:r>
        <w:rPr>
          <w:rFonts w:hint="eastAsia" w:asciiTheme="minorEastAsia" w:hAnsiTheme="minorEastAsia" w:eastAsiaTheme="minorEastAsia" w:cstheme="minorEastAsia"/>
          <w:szCs w:val="21"/>
        </w:rPr>
        <w:t>20.1 投标有效期为从投标截止之日算起的日历天数。在此期限内，所有投标文件均保持有效。</w:t>
      </w:r>
    </w:p>
    <w:p w14:paraId="7EA2A7D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1B3EED9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20.3 中标供应商的投标文件有效期，截止于完成本招标文件规定的全部项目内容，并通过竣工验收及保修期结束。</w:t>
      </w:r>
    </w:p>
    <w:bookmarkEnd w:id="99"/>
    <w:p w14:paraId="1EDC021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21．</w:t>
      </w:r>
      <w:bookmarkStart w:id="100" w:name="_Hlk72402325"/>
      <w:r>
        <w:rPr>
          <w:rFonts w:hint="eastAsia" w:asciiTheme="minorEastAsia" w:hAnsiTheme="minorEastAsia" w:eastAsiaTheme="minorEastAsia" w:cstheme="minorEastAsia"/>
          <w:sz w:val="24"/>
        </w:rPr>
        <w:t xml:space="preserve">关于投标保证金 </w:t>
      </w:r>
    </w:p>
    <w:p w14:paraId="19C3FC8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21.1</w:t>
      </w:r>
      <w:r>
        <w:rPr>
          <w:rFonts w:hint="eastAsia" w:asciiTheme="minorEastAsia" w:hAnsiTheme="minorEastAsia" w:eastAsiaTheme="minorEastAsia" w:cstheme="minorEastAsia"/>
        </w:rPr>
        <w:t>根据《深圳市财政局关于调整政府采购投标（响应）保证金管理政策的通知》（深财购〔2021〕51号）文的规定，本项目不收取投标保证金。</w:t>
      </w:r>
    </w:p>
    <w:p w14:paraId="752E97C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22．投标人的替代方案</w:t>
      </w:r>
    </w:p>
    <w:p w14:paraId="11BD66C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3BA2D13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00"/>
    <w:p w14:paraId="69738D1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23．</w:t>
      </w:r>
      <w:bookmarkStart w:id="101" w:name="_Hlk72402860"/>
      <w:r>
        <w:rPr>
          <w:rFonts w:hint="eastAsia" w:asciiTheme="minorEastAsia" w:hAnsiTheme="minorEastAsia" w:eastAsiaTheme="minorEastAsia" w:cstheme="minorEastAsia"/>
          <w:sz w:val="24"/>
        </w:rPr>
        <w:t>投标文件的制作要求</w:t>
      </w:r>
    </w:p>
    <w:p w14:paraId="447BFA3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23.1投标人应准备所投项目的电子投标文件一份。此电子投标文件须由投标人根据政府集中采购机构提供的后缀名为. szczf的电子招标文件，下载并使用相应的深圳智慧采购平台投标文件制作专用软件打开招标文件（.szczf格式）【下载地址：http://zfcg.szggzy.com:8081/cgxy/013002/list.html】。</w:t>
      </w:r>
    </w:p>
    <w:p w14:paraId="63F41BE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23.2投标人在使用《投标书编制软件》编制投标书时须注意：</w:t>
      </w:r>
    </w:p>
    <w:p w14:paraId="2EECCDD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23.2.1导入《投标书编制软件》的招标文件项目编号、包号应与以此制作的投标文件项目编号、包号一致。例如，不能将甲项目A包的招标书导入《投标书编制软件》，制作乙项目B包的投标书。</w:t>
      </w:r>
    </w:p>
    <w:p w14:paraId="7FB02A7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23.2.2不能用非本公司的电子密钥加密本公司的投标文件，或者用其它公司的登录用户上传本公司的投标文件。</w:t>
      </w:r>
    </w:p>
    <w:p w14:paraId="2287E94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23.2.3要求用《投标书编制软件》编制投标书的包，不能用其它方式编制投标书。编制投标文件时，电脑须连通互联网。</w:t>
      </w:r>
    </w:p>
    <w:p w14:paraId="4A90F32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23.2.4投标文件不能带病毒。政府集中采购机构将用专业杀毒软件对投标文件进行病毒检测，如果这两种软件均报告发现病毒，则政府集中采购机构认为该投标文件带病毒。</w:t>
      </w:r>
    </w:p>
    <w:p w14:paraId="1DD5B49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23.2.5完整填写“投标关键信息”，如下图所示：</w:t>
      </w:r>
    </w:p>
    <w:p w14:paraId="2E37159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5E7F3BB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b/>
        </w:rPr>
        <w:t>备注：上述“开标一览表”中的“投标报价”将作为价格分计算依据；其它信息仅是对投标文件相关内容的概括性表述，不作为评审依据。</w:t>
      </w:r>
    </w:p>
    <w:p w14:paraId="3EEC3EA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23.2.6投标人在编辑投标文件时，</w:t>
      </w:r>
      <w:r>
        <w:rPr>
          <w:rFonts w:hint="eastAsia" w:asciiTheme="minorEastAsia" w:hAnsiTheme="minorEastAsia" w:eastAsiaTheme="minorEastAsia" w:cstheme="minorEastAsia"/>
          <w:b/>
        </w:rPr>
        <w:t>在投标文件目录中属于本节点内容的必须在本节点中填写，填写到其他节点或附件，</w:t>
      </w:r>
      <w:r>
        <w:rPr>
          <w:rFonts w:hint="eastAsia" w:asciiTheme="minorEastAsia" w:hAnsiTheme="minorEastAsia" w:eastAsiaTheme="minorEastAsia" w:cstheme="minorEastAsia"/>
        </w:rPr>
        <w:t>一切后果由供应商自行承担。</w:t>
      </w:r>
    </w:p>
    <w:p w14:paraId="0DC6C4F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23.2.7投标文件编写完成后，</w:t>
      </w:r>
      <w:r>
        <w:rPr>
          <w:rFonts w:hint="eastAsia" w:asciiTheme="minorEastAsia" w:hAnsiTheme="minorEastAsia" w:eastAsiaTheme="minorEastAsia" w:cstheme="minorEastAsia"/>
          <w:b/>
        </w:rPr>
        <w:t>必须用属于投标人的电子密钥</w:t>
      </w:r>
      <w:r>
        <w:rPr>
          <w:rFonts w:hint="eastAsia" w:asciiTheme="minorEastAsia" w:hAnsiTheme="minorEastAsia" w:eastAsiaTheme="minorEastAsia" w:cstheme="minorEastAsia"/>
          <w:b/>
          <w:lang w:val="en-US" w:eastAsia="zh-CN"/>
        </w:rPr>
        <w:t>或电子营业执照</w:t>
      </w:r>
      <w:r>
        <w:rPr>
          <w:rFonts w:hint="eastAsia" w:asciiTheme="minorEastAsia" w:hAnsiTheme="minorEastAsia" w:eastAsiaTheme="minorEastAsia" w:cstheme="minorEastAsia"/>
          <w:b/>
        </w:rPr>
        <w:t>进行加密，否则视同未盖公章，将导致投标文件无效。</w:t>
      </w:r>
    </w:p>
    <w:p w14:paraId="1977A99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0735C4C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23.2.9如果开标时出现网络故障、技术故障，影响了政府采购活动，政府集中采购机构有权采取措施如延期、接受无法从网上上传的投标书等，以保障政府采购活动的公开、公平和公正。</w:t>
      </w:r>
    </w:p>
    <w:p w14:paraId="51B38B8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23.3电报、电话、传真形式的投标概不接受。</w:t>
      </w:r>
    </w:p>
    <w:p w14:paraId="049989D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b/>
        </w:rPr>
        <w:t>23.4经投标人电子密钥</w:t>
      </w:r>
      <w:r>
        <w:rPr>
          <w:rFonts w:hint="eastAsia" w:asciiTheme="minorEastAsia" w:hAnsiTheme="minorEastAsia" w:eastAsiaTheme="minorEastAsia" w:cstheme="minorEastAsia"/>
          <w:b/>
          <w:lang w:val="en-US" w:eastAsia="zh-CN"/>
        </w:rPr>
        <w:t>或电子营业执照</w:t>
      </w:r>
      <w:r>
        <w:rPr>
          <w:rFonts w:hint="eastAsia" w:asciiTheme="minorEastAsia" w:hAnsiTheme="minorEastAsia" w:eastAsiaTheme="minorEastAsia" w:cstheme="minorEastAsia"/>
          <w:b/>
        </w:rPr>
        <w:t>加密的投标文件无须盖章或签字，</w:t>
      </w:r>
      <w:r>
        <w:rPr>
          <w:rFonts w:hint="eastAsia" w:asciiTheme="minorEastAsia" w:hAnsiTheme="minorEastAsia" w:eastAsiaTheme="minorEastAsia" w:cstheme="minorEastAsia"/>
        </w:rPr>
        <w:t>专用条款另有要求的除外。</w:t>
      </w:r>
    </w:p>
    <w:p w14:paraId="54D9CB1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b/>
        </w:rPr>
        <w:t>23.5</w:t>
      </w:r>
      <w:r>
        <w:rPr>
          <w:rFonts w:hint="eastAsia" w:asciiTheme="minorEastAsia" w:hAnsiTheme="minorEastAsia" w:eastAsiaTheme="minorEastAsia" w:cstheme="minorEastAsia"/>
        </w:rPr>
        <w:t xml:space="preserve"> 各类资格（资质）文件提供扫描件，专用条款另有要求的除外。</w:t>
      </w:r>
      <w:bookmarkEnd w:id="101"/>
    </w:p>
    <w:p w14:paraId="51A52A5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66F923A9">
      <w:pPr>
        <w:pStyle w:val="5"/>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投标文件的递交</w:t>
      </w:r>
    </w:p>
    <w:p w14:paraId="0EB5E19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02" w:name="_Hlk72405459"/>
      <w:r>
        <w:rPr>
          <w:rFonts w:hint="eastAsia" w:asciiTheme="minorEastAsia" w:hAnsiTheme="minorEastAsia" w:eastAsiaTheme="minorEastAsia" w:cstheme="minorEastAsia"/>
          <w:sz w:val="24"/>
        </w:rPr>
        <w:t>24．投标文件的保密</w:t>
      </w:r>
    </w:p>
    <w:p w14:paraId="1CF0CCD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Theme="minorEastAsia" w:hAnsiTheme="minorEastAsia" w:eastAsiaTheme="minorEastAsia" w:cstheme="minorEastAsia"/>
          <w:lang w:val="en-US" w:eastAsia="zh-CN"/>
        </w:rPr>
        <w:t>投</w:t>
      </w:r>
      <w:r>
        <w:rPr>
          <w:rFonts w:hint="eastAsia" w:asciiTheme="minorEastAsia" w:hAnsiTheme="minorEastAsia" w:eastAsiaTheme="minorEastAsia" w:cstheme="minorEastAsia"/>
        </w:rPr>
        <w:t>标文件自动进行加密，此加密程序确保投标文件在到达投标截止时间后才能解密查看。在加密过程中，请按照软件提示进行操作。加密界面如下图所示：</w:t>
      </w:r>
    </w:p>
    <w:p w14:paraId="1BE3AEAC">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kern w:val="0"/>
          <w:sz w:val="24"/>
        </w:rPr>
      </w:pPr>
      <w:r>
        <w:rPr>
          <w:rFonts w:hint="eastAsia" w:asciiTheme="minorEastAsia" w:hAnsiTheme="minorEastAsia" w:eastAsiaTheme="minorEastAsia" w:cstheme="minorEastAsia"/>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065F159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p>
    <w:p w14:paraId="19A0623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14:paraId="38523DD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rPr>
      </w:pPr>
      <w:r>
        <w:rPr>
          <w:rFonts w:hint="eastAsia" w:asciiTheme="minorEastAsia" w:hAnsiTheme="minorEastAsia" w:eastAsiaTheme="minorEastAsia" w:cstheme="minorEastAsia"/>
          <w:b/>
        </w:rPr>
        <w:t>24.2若采购项目出现延期情况：</w:t>
      </w:r>
    </w:p>
    <w:p w14:paraId="47BAA3C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rPr>
        <w:t>如果供下载的招标文件（后缀名为.</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rPr>
        <w:t>szczf）有更新，投标人必须重新下载招标文件、重新制作投标文件、重新加密投标文件、重新上传投标文件；如果供下载的招标文件（后缀名为.</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rPr>
        <w:t>szczf）没有更新，投标人必须重新加密投标文件、重新上传投标文件（是否重新制作投标文件根据项目实际情况定）。否则，投标人自行承担投标文件无法解密导致投标无效的后果。</w:t>
      </w:r>
    </w:p>
    <w:p w14:paraId="039C071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25．上传投标文件及投标截止日期</w:t>
      </w:r>
    </w:p>
    <w:p w14:paraId="4D6E89F5">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25.1实行网上投标，投标人必须在招标文件规定的投标截止时间前用电子密钥登录“深圳政府采购智慧平台用户网上办事子系统（http://zfcg.szggzy.com/TPBidder/memberLogin）”，用“【我的项目】→【项目流程】→【递交投标(应答)文件】”功能点上传投标文件。如上传过程中遇到问题，可拨打</w:t>
      </w:r>
      <w:r>
        <w:rPr>
          <w:rFonts w:hint="eastAsia" w:asciiTheme="minorEastAsia" w:hAnsiTheme="minorEastAsia" w:eastAsiaTheme="minorEastAsia" w:cstheme="minorEastAsia"/>
          <w:lang w:val="en-US" w:eastAsia="zh-CN"/>
        </w:rPr>
        <w:t>采购公告中的技术支持电话</w:t>
      </w:r>
      <w:r>
        <w:rPr>
          <w:rFonts w:hint="eastAsia" w:asciiTheme="minorEastAsia" w:hAnsiTheme="minorEastAsia" w:eastAsiaTheme="minorEastAsia" w:cstheme="minorEastAsia"/>
        </w:rPr>
        <w:t>。如多次上传均告失败，请在投标截止时间之前携带加密后的电子投标文件送达至</w:t>
      </w:r>
      <w:r>
        <w:rPr>
          <w:rFonts w:hint="eastAsia" w:asciiTheme="minorEastAsia" w:hAnsiTheme="minorEastAsia" w:eastAsiaTheme="minorEastAsia" w:cstheme="minorEastAsia"/>
          <w:b/>
          <w:bCs/>
          <w:szCs w:val="21"/>
        </w:rPr>
        <w:t>深圳公共资源交易中心（深圳交易集团有限公司龙华分公司）（地址：深圳市龙华区观湖街道大和社区大和路288号宝观城锦鲤大厦办公楼22楼）协助上传，但上传过程中投标截止时间到达仍无法上传成功的，由投标人自行负责</w:t>
      </w:r>
      <w:r>
        <w:rPr>
          <w:rFonts w:hint="eastAsia" w:asciiTheme="minorEastAsia" w:hAnsiTheme="minorEastAsia" w:eastAsiaTheme="minorEastAsia" w:cstheme="minorEastAsia"/>
        </w:rPr>
        <w:t>。</w:t>
      </w:r>
    </w:p>
    <w:p w14:paraId="10197B3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642C5AE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25.3投标截止时间以后不得上传投标文件。</w:t>
      </w:r>
    </w:p>
    <w:bookmarkEnd w:id="102"/>
    <w:p w14:paraId="344446D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26. 样品、现场演示、方案讲解</w:t>
      </w:r>
    </w:p>
    <w:p w14:paraId="176C86E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26.1 样品、现场演示、方案讲解等事项在招标文件专用条款中进行规定。</w:t>
      </w:r>
    </w:p>
    <w:p w14:paraId="61212BE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03" w:name="_Hlk72428346"/>
      <w:r>
        <w:rPr>
          <w:rFonts w:hint="eastAsia" w:asciiTheme="minorEastAsia" w:hAnsiTheme="minorEastAsia" w:eastAsiaTheme="minorEastAsia" w:cstheme="minorEastAsia"/>
          <w:sz w:val="24"/>
        </w:rPr>
        <w:t>27．投标文件的修改和撤销</w:t>
      </w:r>
    </w:p>
    <w:p w14:paraId="68DA244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27.1投标方在提交投标文件后可对其投标文件进行修改并重新上传投标文件或在网上进行撤销投标的操作。</w:t>
      </w:r>
    </w:p>
    <w:p w14:paraId="4BCC0C7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27.2投标截止时间以后不得修改投标文件。</w:t>
      </w:r>
    </w:p>
    <w:p w14:paraId="4D6D1FA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27.3从投标截止期至投标人在投标文件中确定的投标有效期之间的这段时间内，投标人不得撤回其投标。</w:t>
      </w:r>
    </w:p>
    <w:p w14:paraId="60E6C88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27.4政府集中采购机构不退还投标文件，专用条款另有规定的除外。</w:t>
      </w:r>
    </w:p>
    <w:bookmarkEnd w:id="103"/>
    <w:p w14:paraId="72A1DC2C">
      <w:pPr>
        <w:pStyle w:val="5"/>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开标</w:t>
      </w:r>
    </w:p>
    <w:p w14:paraId="1D036D8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28．开标</w:t>
      </w:r>
    </w:p>
    <w:p w14:paraId="7D791FF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10C473B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654633B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4F0E7AA5">
      <w:pPr>
        <w:pStyle w:val="5"/>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评审要求</w:t>
      </w:r>
    </w:p>
    <w:p w14:paraId="39F6829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29．评审委员会组成</w:t>
      </w:r>
    </w:p>
    <w:p w14:paraId="1210A20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29.1网上开标结束后召开评审会议，</w:t>
      </w:r>
      <w:r>
        <w:rPr>
          <w:rFonts w:hint="eastAsia" w:asciiTheme="minorEastAsia" w:hAnsiTheme="minorEastAsia" w:eastAsiaTheme="minorEastAsia" w:cstheme="minorEastAsia"/>
          <w:szCs w:val="21"/>
        </w:rPr>
        <w:t>评审委员会</w:t>
      </w:r>
      <w:r>
        <w:rPr>
          <w:rFonts w:hint="eastAsia" w:asciiTheme="minorEastAsia" w:hAnsiTheme="minorEastAsia" w:eastAsiaTheme="minorEastAsia" w:cstheme="minorEastAsia"/>
        </w:rPr>
        <w:t>由政府集中采购机构依法组建，负责评审活动。</w:t>
      </w:r>
    </w:p>
    <w:p w14:paraId="5CC2D6D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bookmarkStart w:id="104" w:name="_Hlk72436580"/>
      <w:r>
        <w:rPr>
          <w:rFonts w:hint="eastAsia" w:asciiTheme="minorEastAsia" w:hAnsiTheme="minorEastAsia" w:eastAsiaTheme="minorEastAsia" w:cstheme="minorEastAsia"/>
        </w:rPr>
        <w:t>评审委员会由采购人代表和评审专家组成，成员人数应当为5人以上单数（部分条件下为7人以上单数），其中评审专家不得少于成员总数的三分之二。</w:t>
      </w:r>
      <w:bookmarkEnd w:id="104"/>
      <w:r>
        <w:rPr>
          <w:rFonts w:hint="eastAsia" w:asciiTheme="minorEastAsia" w:hAnsiTheme="minorEastAsia" w:eastAsiaTheme="minorEastAsia" w:cstheme="minorEastAsia"/>
        </w:rPr>
        <w:t>评定分离项目评审专家均由评审专家组成。</w:t>
      </w:r>
      <w:r>
        <w:rPr>
          <w:rFonts w:hint="eastAsia" w:asciiTheme="minorEastAsia" w:hAnsiTheme="minorEastAsia" w:eastAsiaTheme="minorEastAsia" w:cstheme="minorEastAsia"/>
          <w:szCs w:val="21"/>
        </w:rPr>
        <w:t>评审专家一般是</w:t>
      </w:r>
      <w:r>
        <w:rPr>
          <w:rFonts w:hint="eastAsia" w:asciiTheme="minorEastAsia" w:hAnsiTheme="minorEastAsia" w:eastAsiaTheme="minorEastAsia" w:cstheme="minorEastAsia"/>
        </w:rPr>
        <w:t>从深圳市政府采购评审专家库中随机抽取。采购人代表须持本单位签发的《评审授权书》参加评审。</w:t>
      </w:r>
    </w:p>
    <w:p w14:paraId="0BD58A91">
      <w:pPr>
        <w:pStyle w:val="18"/>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color w:val="FF0000"/>
          <w:kern w:val="2"/>
          <w:sz w:val="21"/>
          <w:szCs w:val="24"/>
          <w:lang w:val="en-US" w:eastAsia="zh-CN" w:bidi="ar-SA"/>
        </w:rPr>
      </w:pPr>
      <w:r>
        <w:rPr>
          <w:rFonts w:hint="eastAsia" w:asciiTheme="minorEastAsia" w:hAnsiTheme="minorEastAsia" w:eastAsiaTheme="minorEastAsia" w:cstheme="minorEastAsia"/>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14:paraId="585BE4D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29.2评审定标应当遵循公平、公正、科学、择优的原则。</w:t>
      </w:r>
    </w:p>
    <w:p w14:paraId="2EA7BC3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29.3评审活动依法进行，任何单位和个人不得非法干预评标过程和结果。</w:t>
      </w:r>
    </w:p>
    <w:p w14:paraId="249036A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29.4评审过程中不允许违背评标程序或采用招标文件未载明的评标方法或评标因素进行评标。</w:t>
      </w:r>
    </w:p>
    <w:p w14:paraId="707C2C1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29.5 开标后，直到签订合同为止，凡属于对投标文件的审查、澄清、评价和比较的有关资料以及中标候选人的推荐情况、与评审有关的其他任何情况均严格保密（</w:t>
      </w:r>
      <w:r>
        <w:rPr>
          <w:rFonts w:hint="eastAsia" w:asciiTheme="minorEastAsia" w:hAnsiTheme="minorEastAsia" w:eastAsiaTheme="minorEastAsia" w:cstheme="minorEastAsia"/>
        </w:rPr>
        <w:t>信息公开的内容除外</w:t>
      </w:r>
      <w:r>
        <w:rPr>
          <w:rFonts w:hint="eastAsia" w:asciiTheme="minorEastAsia" w:hAnsiTheme="minorEastAsia" w:eastAsiaTheme="minorEastAsia" w:cstheme="minorEastAsia"/>
          <w:bCs/>
        </w:rPr>
        <w:t>）。</w:t>
      </w:r>
    </w:p>
    <w:p w14:paraId="7C77E9F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30．向评审委员会提供的资料</w:t>
      </w:r>
    </w:p>
    <w:p w14:paraId="74C45D7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30.1公开发布的招标文件，包括图纸、服务清单、答疑文件等；</w:t>
      </w:r>
    </w:p>
    <w:p w14:paraId="7E96DD3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30.2其他评标必须的资料。</w:t>
      </w:r>
    </w:p>
    <w:p w14:paraId="5DFBBD2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30.3</w:t>
      </w:r>
      <w:r>
        <w:rPr>
          <w:rFonts w:hint="eastAsia" w:asciiTheme="minorEastAsia" w:hAnsiTheme="minorEastAsia" w:eastAsiaTheme="minorEastAsia" w:cstheme="minorEastAsia"/>
          <w:szCs w:val="21"/>
        </w:rPr>
        <w:t>评审委员会</w:t>
      </w:r>
      <w:r>
        <w:rPr>
          <w:rFonts w:hint="eastAsia" w:asciiTheme="minorEastAsia" w:hAnsiTheme="minorEastAsia" w:eastAsiaTheme="minorEastAsia" w:cstheme="minorEastAsia"/>
        </w:rPr>
        <w:t>应当认真研究招标文件，至少应了解熟悉以下内容：</w:t>
      </w:r>
    </w:p>
    <w:p w14:paraId="7FBFCA8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（1）招标的目的；</w:t>
      </w:r>
    </w:p>
    <w:p w14:paraId="5CB6E99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（2）招标项目需求的范围和性质；</w:t>
      </w:r>
    </w:p>
    <w:p w14:paraId="335D36E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（3）招标文件规定的投标人的资格、财政预算限额、商务条款；</w:t>
      </w:r>
    </w:p>
    <w:p w14:paraId="1910F2A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（4）招标文件规定的评标程序、评标方法和评标因素；</w:t>
      </w:r>
    </w:p>
    <w:p w14:paraId="35A30BF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（5）招标文件所列示的资格性审查表及符合性审查表。</w:t>
      </w:r>
    </w:p>
    <w:p w14:paraId="1B07356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31．独立评审</w:t>
      </w:r>
    </w:p>
    <w:p w14:paraId="58BB98D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31.1</w:t>
      </w:r>
      <w:r>
        <w:rPr>
          <w:rFonts w:hint="eastAsia" w:asciiTheme="minorEastAsia" w:hAnsiTheme="minorEastAsia" w:eastAsiaTheme="minorEastAsia" w:cstheme="minorEastAsia"/>
          <w:szCs w:val="21"/>
        </w:rPr>
        <w:t>评审委员会</w:t>
      </w:r>
      <w:r>
        <w:rPr>
          <w:rFonts w:hint="eastAsia" w:asciiTheme="minorEastAsia" w:hAnsiTheme="minorEastAsia" w:eastAsiaTheme="minorEastAsia" w:cstheme="minorEastAsia"/>
          <w:bCs/>
        </w:rPr>
        <w:t>成员的评标活动应当独立进行，并应遵循投标文件初审、澄清有关问题、比较与评价、确定中标供应商、编写评审报告的工作程序。</w:t>
      </w:r>
    </w:p>
    <w:p w14:paraId="2341634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szCs w:val="21"/>
        </w:rPr>
      </w:pPr>
    </w:p>
    <w:p w14:paraId="5E016334">
      <w:pPr>
        <w:pStyle w:val="5"/>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评审程序及评审方法</w:t>
      </w:r>
    </w:p>
    <w:p w14:paraId="206F8E6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32．投标文件初审</w:t>
      </w:r>
    </w:p>
    <w:p w14:paraId="418F24E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32.1投标文件初审包括资格性审查和符合性审查。</w:t>
      </w:r>
    </w:p>
    <w:p w14:paraId="2F79280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资格性审查：依据法律法规和招标文件的规定，对投标文件中的资格证明等进行审查，以确定投标供应商是否具备投标资格。</w:t>
      </w:r>
    </w:p>
    <w:p w14:paraId="3E910FB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符合性审查：依据招标文件的规定，对投标文件的有效性、完整性和对招标文件的响应程度进行审查，以确定是否满足符合性审查的要求。</w:t>
      </w:r>
    </w:p>
    <w:p w14:paraId="352527B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32.2 投标文件初审内容请详见《资格性审查表》和《符合性审查表》部分。投标人若有一条审查不通过则按投标无效处理。</w:t>
      </w:r>
    </w:p>
    <w:p w14:paraId="2341567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32.3 投标文件初审中关于供应商家数的计算:</w:t>
      </w:r>
    </w:p>
    <w:p w14:paraId="000D960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47E3F03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Theme="minorEastAsia" w:hAnsiTheme="minorEastAsia" w:eastAsiaTheme="minorEastAsia" w:cstheme="minorEastAsia"/>
          <w:bCs/>
          <w:szCs w:val="21"/>
        </w:rPr>
        <w:t>评审委员会</w:t>
      </w:r>
      <w:r>
        <w:rPr>
          <w:rFonts w:hint="eastAsia" w:asciiTheme="minorEastAsia" w:hAnsiTheme="minorEastAsia" w:eastAsiaTheme="minorEastAsia" w:cstheme="minorEastAsia"/>
          <w:bCs/>
        </w:rPr>
        <w:t>按照招标文件规定的方式确定一个投标人获得中标人推荐资格，招标文件未规定的采取随机抽取方式确定，其他同品牌投标人不作为中标候选人。</w:t>
      </w:r>
    </w:p>
    <w:p w14:paraId="750377E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32.3.3非单一产品采购项目，采购人应当根据采购项目技术构成、产品价格比重等合理确定核心产品，并在招标文件中载明。多家投标人提供的核心产品品牌相同的，按前两款规定处理。</w:t>
      </w:r>
    </w:p>
    <w:p w14:paraId="77B628D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32.4投标人投标文件作无效处理的情形，具体包括但不限于以下：</w:t>
      </w:r>
    </w:p>
    <w:p w14:paraId="7D85523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32.4.1不同投标人的投标文件由同一单位或者同一个人编制，或者由同一个人分阶段参与编制；</w:t>
      </w:r>
    </w:p>
    <w:p w14:paraId="3F5ACC6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32.4.2不同投标人委托同一单位或者个人办理投标事宜；</w:t>
      </w:r>
    </w:p>
    <w:p w14:paraId="14581EB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32.4.3不同投标人的投标文件载明的项目管理成员或者联系人员为同一人；</w:t>
      </w:r>
    </w:p>
    <w:p w14:paraId="0AF2BC3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32.4.4不同投标人的投标文件异常一致或者投标报价呈规律性差异；</w:t>
      </w:r>
    </w:p>
    <w:p w14:paraId="0A34A6C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32.4.5不同投标供应商的投标文件或部分投标文件相互混装；</w:t>
      </w:r>
    </w:p>
    <w:p w14:paraId="31FF3A1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32.4.6投标供应商之间相互约定给予未中标的供应商利益补偿；</w:t>
      </w:r>
    </w:p>
    <w:p w14:paraId="7585B68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32.4.7不同投标供应商的法定代表人、主要经营负责人、项目投标授权代表人、项目负责人、主要技术人员为同一人、属同一单位或者同一单位缴纳社会保险；</w:t>
      </w:r>
    </w:p>
    <w:p w14:paraId="5A9E18D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32.4.8不同投标供应商的投标文件内容存在非正常一致；</w:t>
      </w:r>
    </w:p>
    <w:p w14:paraId="0FD13F5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32.4.9在同一单位工作人员为两家以上（含两家）供应商进行同一项投标活动；</w:t>
      </w:r>
    </w:p>
    <w:p w14:paraId="14CED2E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32.4.10主管部门依照法律、法规认定的其他情形。</w:t>
      </w:r>
    </w:p>
    <w:p w14:paraId="3A639DA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32.5对不属于《资格性审查表》和《符合性审查表》所列的其他情形，除专用条款另有规定和32.4条款所列情形外，不得作为投标无效的理由。</w:t>
      </w:r>
    </w:p>
    <w:p w14:paraId="5B2499E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33．澄清有关问题</w:t>
      </w:r>
    </w:p>
    <w:p w14:paraId="23AA0E0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bookmarkStart w:id="105" w:name="_Hlk71407321"/>
      <w:r>
        <w:rPr>
          <w:rFonts w:hint="eastAsia" w:asciiTheme="minorEastAsia" w:hAnsiTheme="minorEastAsia" w:eastAsiaTheme="minorEastAsia" w:cstheme="minorEastAsia"/>
        </w:rPr>
        <w:t>33.1对招标文件中描述有歧义或前后不一致的地方（不含</w:t>
      </w:r>
      <w:r>
        <w:rPr>
          <w:rFonts w:hint="eastAsia" w:asciiTheme="minorEastAsia" w:hAnsiTheme="minorEastAsia" w:eastAsiaTheme="minorEastAsia" w:cstheme="minorEastAsia"/>
          <w:szCs w:val="21"/>
        </w:rPr>
        <w:t>招标文件存在歧义、重大缺陷导致评审工作无法进行的情况）</w:t>
      </w:r>
      <w:r>
        <w:rPr>
          <w:rFonts w:hint="eastAsia" w:asciiTheme="minorEastAsia" w:hAnsiTheme="minorEastAsia" w:eastAsiaTheme="minorEastAsia" w:cstheme="minorEastAsia"/>
        </w:rPr>
        <w:t>，评审委员会有权进行评判，但对同一条款的评判应适用于每个投标人。</w:t>
      </w:r>
      <w:bookmarkEnd w:id="105"/>
    </w:p>
    <w:p w14:paraId="7FD6087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33.2</w:t>
      </w:r>
      <w:r>
        <w:rPr>
          <w:rFonts w:hint="eastAsia" w:asciiTheme="minorEastAsia" w:hAnsiTheme="minorEastAsia" w:eastAsiaTheme="minorEastAsia" w:cstheme="minorEastAsia"/>
          <w:szCs w:val="21"/>
        </w:rPr>
        <w:t>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14:paraId="02D1AAE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33.3对于投标文件中含义不明确、同类问题表述不一致或者有明显文字和计算错误的内容，评审委员会应当以书面形式要求投标人作出必要的澄清、说明或者补正。</w:t>
      </w:r>
    </w:p>
    <w:p w14:paraId="6E3F390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303B919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根据本通用条款第34条，凡属于评审委员会在评审中发现的算术错误进行核实的修改不在此列。</w:t>
      </w:r>
    </w:p>
    <w:p w14:paraId="1252EE7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06" w:name="_Toc73521581"/>
      <w:bookmarkStart w:id="107" w:name="_Toc73518151"/>
      <w:bookmarkStart w:id="108" w:name="_Toc73521669"/>
      <w:bookmarkStart w:id="109" w:name="_Toc73517673"/>
      <w:bookmarkStart w:id="110" w:name="_Toc100052400"/>
      <w:r>
        <w:rPr>
          <w:rFonts w:hint="eastAsia" w:asciiTheme="minorEastAsia" w:hAnsiTheme="minorEastAsia" w:eastAsiaTheme="minorEastAsia" w:cstheme="minorEastAsia"/>
          <w:sz w:val="24"/>
        </w:rPr>
        <w:t>34．错误的修正</w:t>
      </w:r>
      <w:bookmarkEnd w:id="106"/>
      <w:bookmarkEnd w:id="107"/>
      <w:bookmarkEnd w:id="108"/>
      <w:bookmarkEnd w:id="109"/>
      <w:bookmarkEnd w:id="110"/>
    </w:p>
    <w:p w14:paraId="0CC1E03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投标文件报价出现前后不一致的，除专用条款另有规定外，按照下列规定修正：</w:t>
      </w:r>
    </w:p>
    <w:p w14:paraId="18027A9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34.1投标文件中开标一览表投标报价内容与投标文件中投标报价相应内容不一致的，以开标一览表为准；</w:t>
      </w:r>
    </w:p>
    <w:p w14:paraId="4A5A42D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34.2大写金额和小写金额不一致的，以大写金额为准；</w:t>
      </w:r>
    </w:p>
    <w:p w14:paraId="44B2133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34.3单价金额小数点或者百分比有明显错位，以开标一览表的总价为准，并修改单价；</w:t>
      </w:r>
    </w:p>
    <w:p w14:paraId="716A9AB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34.4总价金额与按单价汇总金额不一致的，以单价金额计算结果为准。</w:t>
      </w:r>
    </w:p>
    <w:p w14:paraId="0F0736A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34.5同时出现两种以上不一致的，按照前款规定的顺序修正。修正后的报价按照本通用条款33条的规定，经投标人确认后产生约束力，投标人不确认的，其投标无效。</w:t>
      </w:r>
    </w:p>
    <w:p w14:paraId="4D48E91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35．投标文件的比较与评价</w:t>
      </w:r>
    </w:p>
    <w:p w14:paraId="547C54D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2C27297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评审委员会成员对需要共同认定的事项存在争议的，应当按照少数服从多数的原则作出结论。持不同意见的评审委员会成员应当书面作出说明，否则视为无异议。</w:t>
      </w:r>
    </w:p>
    <w:p w14:paraId="66EB425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36. 实地考察或资料查验</w:t>
      </w:r>
    </w:p>
    <w:p w14:paraId="02728D7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36.1</w:t>
      </w:r>
      <w:r>
        <w:rPr>
          <w:rFonts w:hint="eastAsia" w:asciiTheme="minorEastAsia" w:hAnsiTheme="minorEastAsia" w:eastAsiaTheme="minorEastAsia" w:cstheme="minorEastAsia"/>
          <w:szCs w:val="21"/>
          <w:lang w:val="en-US" w:eastAsia="zh-CN"/>
        </w:rPr>
        <w:t>在评审期间，评审委员会根据招标文件规定（详见“一、对通用条款的补充内容”），有权对本项目的投标人开展实地考察，投标人需时刻做好接收实地考察的准备。</w:t>
      </w:r>
    </w:p>
    <w:p w14:paraId="4254AE6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37．评审方法</w:t>
      </w:r>
    </w:p>
    <w:p w14:paraId="19AB7EC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37.1.1最低价法</w:t>
      </w:r>
    </w:p>
    <w:p w14:paraId="4392252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eastAsia="zh-CN"/>
        </w:rPr>
      </w:pPr>
      <w:bookmarkStart w:id="111" w:name="_Hlk72438142"/>
      <w:r>
        <w:rPr>
          <w:rFonts w:hint="eastAsia" w:asciiTheme="minorEastAsia" w:hAnsiTheme="minorEastAsia" w:eastAsiaTheme="minorEastAsia" w:cstheme="minorEastAsia"/>
        </w:rPr>
        <w:t>最低价法，是指投标文件满足招标文件全部实质性要求，且投标报价最低的投标人为中标候选人的评标方法</w:t>
      </w:r>
      <w:r>
        <w:rPr>
          <w:rFonts w:hint="eastAsia" w:asciiTheme="minorEastAsia" w:hAnsiTheme="minorEastAsia" w:eastAsiaTheme="minorEastAsia" w:cstheme="minorEastAsia"/>
          <w:lang w:eastAsia="zh-CN"/>
        </w:rPr>
        <w:t>。</w:t>
      </w:r>
    </w:p>
    <w:p w14:paraId="258E125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采用最低价法的，评标结果按投标报价由低到高顺序排列。投标报价相同的并列。投标文件满足招标文件全部实质性要求且投标报价最低的投标人为排名第一的中标候选人。</w:t>
      </w:r>
      <w:r>
        <w:rPr>
          <w:rFonts w:hint="eastAsia" w:asciiTheme="minorEastAsia" w:hAnsiTheme="minorEastAsia" w:eastAsiaTheme="minorEastAsia" w:cstheme="minorEastAsia"/>
        </w:rPr>
        <w:t>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53D1264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37.1.2综合评分法</w:t>
      </w:r>
    </w:p>
    <w:p w14:paraId="265D512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综合评分法，是指在满足招标文件全部实质性要求的前提下，按照招标文件中规定的各项因素进行综合评审，评审总得分排名前列的投标人，作为推荐的候选中标供应商</w:t>
      </w:r>
      <w:bookmarkEnd w:id="111"/>
      <w:r>
        <w:rPr>
          <w:rFonts w:hint="eastAsia" w:asciiTheme="minorEastAsia" w:hAnsiTheme="minorEastAsia" w:eastAsiaTheme="minorEastAsia" w:cstheme="minorEastAsia"/>
          <w:lang w:eastAsia="zh-CN"/>
        </w:rPr>
        <w:t>。</w:t>
      </w:r>
    </w:p>
    <w:p w14:paraId="29567CE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w:t>
      </w:r>
      <w:r>
        <w:rPr>
          <w:rFonts w:hint="eastAsia" w:asciiTheme="minorEastAsia" w:hAnsiTheme="minorEastAsia" w:eastAsiaTheme="minorEastAsia" w:cstheme="minorEastAsia"/>
        </w:rPr>
        <w:t>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584D43C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37.2本项目采用的评审方法见本项目招标文件第一册“专用条款”的相关内容。</w:t>
      </w:r>
    </w:p>
    <w:p w14:paraId="18146A1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37.3重新评审的情形</w:t>
      </w:r>
    </w:p>
    <w:p w14:paraId="5728A96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kern w:val="0"/>
          <w:szCs w:val="21"/>
        </w:rPr>
        <w:t>评审结果汇总完成后，除下列情形外，任何人不得修改评审结果：</w:t>
      </w:r>
    </w:p>
    <w:p w14:paraId="18E9DE6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37.3.1分值汇总计算错误的；</w:t>
      </w:r>
    </w:p>
    <w:p w14:paraId="25485B2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37.3.2分项评分超出评分标准范围的；</w:t>
      </w:r>
    </w:p>
    <w:p w14:paraId="74C815F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37.3.3评审委员会成员对客观评审因素评分不一致的；</w:t>
      </w:r>
    </w:p>
    <w:p w14:paraId="24BF593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37.3.4经评审委员会认定评分畸高、畸低的。</w:t>
      </w:r>
    </w:p>
    <w:p w14:paraId="243BDE6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786C536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投标人对本条第一款情形提出质疑的，采购人或者采购代理机构可以组织原评审委员会进行重新评审，重新评审改变评审结果的，应当书面报告本级财政部门。</w:t>
      </w:r>
    </w:p>
    <w:p w14:paraId="715394F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37.4重新组建评审委员会的情形</w:t>
      </w:r>
    </w:p>
    <w:p w14:paraId="71E960A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评审委员会或者其成员存在下列情形导致评审结果无效的，重新组建评审委员会进行评标，并书面报告本级财政部门：</w:t>
      </w:r>
    </w:p>
    <w:p w14:paraId="29B9F1D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37.4.1评审委员会组成不符合《政府采购货物和服务招标投标管理办法》规定的；</w:t>
      </w:r>
    </w:p>
    <w:p w14:paraId="0A67D24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37.4.2有《政府采购货物和服务招标投标管理办法》第六十二条第一至五项情形的；</w:t>
      </w:r>
    </w:p>
    <w:p w14:paraId="2C55480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37.4.3评审委员会及其成员独立评标受到非法干预的；</w:t>
      </w:r>
    </w:p>
    <w:p w14:paraId="7BBA0D5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37.4.4有政府采购法实施条例第七十五条规定的违法行为的。</w:t>
      </w:r>
    </w:p>
    <w:p w14:paraId="4628B8F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有违法违规行为的原评审委员会成员不得参加重新组建的评审委员会。</w:t>
      </w:r>
    </w:p>
    <w:p w14:paraId="1F820F6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0D2946DF">
      <w:pPr>
        <w:pStyle w:val="5"/>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定标及公示</w:t>
      </w:r>
    </w:p>
    <w:p w14:paraId="79DF07B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38．定标方法</w:t>
      </w:r>
    </w:p>
    <w:p w14:paraId="334FA4D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bookmarkStart w:id="112" w:name="_Hlk73782795"/>
      <w:r>
        <w:rPr>
          <w:rFonts w:hint="eastAsia" w:asciiTheme="minorEastAsia" w:hAnsiTheme="minorEastAsia" w:eastAsiaTheme="minorEastAsia" w:cstheme="minorEastAsia"/>
          <w:szCs w:val="21"/>
        </w:rPr>
        <w:t>38.1非评定分离项目定标方法</w:t>
      </w:r>
    </w:p>
    <w:p w14:paraId="533764A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38.1.1评审委员会依据本项目招标文件所约定的评审方法进行评审和比较，向政府集中采购机构提交书面评审报告，并根据评审方法比较评价结果从优到劣进行排序，确定候选中标供应商。</w:t>
      </w:r>
    </w:p>
    <w:p w14:paraId="752725D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38.1.2</w:t>
      </w:r>
      <w:r>
        <w:rPr>
          <w:rFonts w:hint="eastAsia" w:asciiTheme="minorEastAsia" w:hAnsiTheme="minorEastAsia" w:eastAsiaTheme="minorEastAsia" w:cstheme="minorEastAsia"/>
        </w:rPr>
        <w:t>采用最低价法的，评审结果按投标报价由低到高顺序排列。投标报价相同的并列。投标文件满足招标文件全部实质性要求且投标报价最低的投标人为</w:t>
      </w:r>
      <w:bookmarkStart w:id="113" w:name="_Hlk73821177"/>
      <w:r>
        <w:rPr>
          <w:rFonts w:hint="eastAsia" w:asciiTheme="minorEastAsia" w:hAnsiTheme="minorEastAsia" w:eastAsiaTheme="minorEastAsia" w:cstheme="minorEastAsia"/>
        </w:rPr>
        <w:t>中标供应商（排名第二的投标人为第一替补中标候选人、排名第三的投标人为第二替补中标候选人</w:t>
      </w:r>
      <w:bookmarkEnd w:id="113"/>
      <w:r>
        <w:rPr>
          <w:rFonts w:hint="eastAsia" w:asciiTheme="minorEastAsia" w:hAnsiTheme="minorEastAsia" w:eastAsiaTheme="minorEastAsia" w:cstheme="minorEastAsia"/>
        </w:rPr>
        <w:t>）。</w:t>
      </w:r>
      <w:r>
        <w:rPr>
          <w:rFonts w:hint="eastAsia" w:asciiTheme="minorEastAsia" w:hAnsiTheme="minorEastAsia" w:eastAsiaTheme="minorEastAsia" w:cstheme="minorEastAsia"/>
          <w:b w:val="0"/>
          <w:bCs w:val="0"/>
          <w:kern w:val="2"/>
          <w:sz w:val="21"/>
          <w:szCs w:val="21"/>
          <w:highlight w:val="none"/>
          <w:lang w:val="en-US" w:eastAsia="zh-CN" w:bidi="ar-SA"/>
        </w:rPr>
        <w:t>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4F9BFDD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38.1.3采</w:t>
      </w:r>
      <w:r>
        <w:rPr>
          <w:rFonts w:hint="eastAsia" w:asciiTheme="minorEastAsia" w:hAnsiTheme="minorEastAsia" w:eastAsiaTheme="minorEastAsia" w:cstheme="minorEastAsia"/>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排名第二的投标人为第一替补中标候选人、排名第三的投标人为第二替补中标候选人）。</w:t>
      </w:r>
      <w:r>
        <w:rPr>
          <w:rFonts w:hint="eastAsia" w:asciiTheme="minorEastAsia" w:hAnsiTheme="minorEastAsia" w:eastAsiaTheme="minorEastAsia" w:cstheme="minorEastAsia"/>
          <w:b w:val="0"/>
          <w:bCs w:val="0"/>
          <w:kern w:val="2"/>
          <w:sz w:val="21"/>
          <w:szCs w:val="21"/>
          <w:highlight w:val="none"/>
          <w:lang w:val="en-US" w:eastAsia="zh-CN" w:bidi="ar-SA"/>
        </w:rPr>
        <w:t>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5231867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38.2评定分离项目定标方法</w:t>
      </w:r>
    </w:p>
    <w:p w14:paraId="54720E5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43B63A4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 xml:space="preserve">38.2.2 </w:t>
      </w:r>
      <w:bookmarkStart w:id="114" w:name="_Hlk71469733"/>
      <w:r>
        <w:rPr>
          <w:rFonts w:hint="eastAsia" w:asciiTheme="minorEastAsia" w:hAnsiTheme="minorEastAsia" w:eastAsiaTheme="minorEastAsia" w:cstheme="minorEastAsia"/>
        </w:rPr>
        <w:t>适用评定分离的政府采购项目，采用综合评分法评审。</w:t>
      </w:r>
      <w:r>
        <w:rPr>
          <w:rFonts w:hint="eastAsia" w:asciiTheme="minorEastAsia" w:hAnsiTheme="minorEastAsia" w:eastAsiaTheme="minorEastAsia" w:cstheme="minorEastAsia"/>
          <w:szCs w:val="21"/>
        </w:rPr>
        <w:t>评审委员会按照评审结果，推荐</w:t>
      </w:r>
      <w:r>
        <w:rPr>
          <w:rFonts w:hint="eastAsia" w:asciiTheme="minorEastAsia" w:hAnsiTheme="minorEastAsia" w:eastAsiaTheme="minorEastAsia" w:cstheme="minorEastAsia"/>
        </w:rPr>
        <w:t>三个合格的候选中标供应商。</w:t>
      </w:r>
    </w:p>
    <w:p w14:paraId="5739BB0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38.2.3</w:t>
      </w:r>
      <w:bookmarkStart w:id="115" w:name="_Hlk71469688"/>
      <w:r>
        <w:rPr>
          <w:rFonts w:hint="eastAsia" w:asciiTheme="minorEastAsia" w:hAnsiTheme="minorEastAsia" w:eastAsiaTheme="minorEastAsia" w:cstheme="minorEastAsia"/>
        </w:rPr>
        <w:t>适用评定分离的政府采购项目，</w:t>
      </w:r>
      <w:r>
        <w:rPr>
          <w:rFonts w:hint="eastAsia" w:asciiTheme="minorEastAsia" w:hAnsiTheme="minorEastAsia" w:eastAsiaTheme="minorEastAsia" w:cstheme="minorEastAsia"/>
          <w:szCs w:val="21"/>
        </w:rPr>
        <w:t>按照自定法确定中标供应商：自定法是指采购人组织定标委员会，由定标委员会在三家候选中标供应商中确定中标供应商。</w:t>
      </w:r>
      <w:bookmarkEnd w:id="114"/>
      <w:bookmarkEnd w:id="115"/>
    </w:p>
    <w:p w14:paraId="6C8F2A4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38.2.4政府集中采购机构</w:t>
      </w:r>
      <w:r>
        <w:rPr>
          <w:rFonts w:hint="eastAsia" w:asciiTheme="minorEastAsia" w:hAnsiTheme="minorEastAsia" w:eastAsiaTheme="minorEastAsia" w:cstheme="minorEastAsia"/>
        </w:rPr>
        <w:t>应当自评审结束之日起两个工作日内将候选中标供应商名单及其投标文件、评审报告送交采购人</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rPr>
        <w:t>采购人应当安排专人对定标过程进行书面记录，形成定标报告，作为采购文件的组成部分存档，并及时将定标结果反馈政府集中采购机构。具体定标程序及相关要求以按照《深圳市财政局关于</w:t>
      </w:r>
      <w:r>
        <w:rPr>
          <w:rFonts w:hint="eastAsia" w:asciiTheme="minorEastAsia" w:hAnsiTheme="minorEastAsia" w:eastAsiaTheme="minorEastAsia" w:cstheme="minorEastAsia"/>
          <w:lang w:val="en-US" w:eastAsia="zh-CN"/>
        </w:rPr>
        <w:t>&lt;</w:t>
      </w:r>
      <w:r>
        <w:rPr>
          <w:rFonts w:hint="eastAsia" w:asciiTheme="minorEastAsia" w:hAnsiTheme="minorEastAsia" w:eastAsiaTheme="minorEastAsia" w:cstheme="minorEastAsia"/>
        </w:rPr>
        <w:t>深圳市政府采购评标定标分离管理办法</w:t>
      </w:r>
      <w:r>
        <w:rPr>
          <w:rFonts w:hint="eastAsia" w:asciiTheme="minorEastAsia" w:hAnsiTheme="minorEastAsia" w:eastAsiaTheme="minorEastAsia" w:cstheme="minorEastAsia"/>
          <w:lang w:val="en-US" w:eastAsia="zh-CN"/>
        </w:rPr>
        <w:t>&gt;</w:t>
      </w:r>
      <w:r>
        <w:rPr>
          <w:rFonts w:hint="eastAsia" w:asciiTheme="minorEastAsia" w:hAnsiTheme="minorEastAsia" w:eastAsiaTheme="minorEastAsia" w:cstheme="minorEastAsia"/>
        </w:rPr>
        <w:t>续期的通知》（深财规〔2023〕1号）执行。</w:t>
      </w:r>
    </w:p>
    <w:p w14:paraId="529EB7C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说明：采购人及投标供应商应按照上述方法提前做好相关准备。</w:t>
      </w:r>
    </w:p>
    <w:p w14:paraId="7D6D04E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38.3专用条款另有规定的，按专用条款相关要求定标。</w:t>
      </w:r>
      <w:bookmarkEnd w:id="112"/>
    </w:p>
    <w:p w14:paraId="634652F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39．编写评审报告</w:t>
      </w:r>
    </w:p>
    <w:p w14:paraId="48F6EB5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0EC85D3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40．中标公告</w:t>
      </w:r>
    </w:p>
    <w:p w14:paraId="19799D6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40.1</w:t>
      </w:r>
      <w:bookmarkStart w:id="116" w:name="_Hlk72438709"/>
      <w:r>
        <w:rPr>
          <w:rFonts w:hint="eastAsia" w:asciiTheme="minorEastAsia" w:hAnsiTheme="minorEastAsia" w:eastAsiaTheme="minorEastAsia" w:cstheme="minorEastAsia"/>
          <w:szCs w:val="21"/>
        </w:rPr>
        <w:t>为体现“公开、公平、公正”的原则，评审结束后经采购人确认（确定）评审结果，政府集中采购机构将在</w:t>
      </w:r>
      <w:r>
        <w:rPr>
          <w:rFonts w:hint="eastAsia" w:asciiTheme="minorEastAsia" w:hAnsiTheme="minorEastAsia" w:eastAsiaTheme="minorEastAsia" w:cstheme="minorEastAsia"/>
          <w:b/>
          <w:bCs/>
          <w:szCs w:val="21"/>
        </w:rPr>
        <w:t>深圳公共资源交易网（https://szggzy.com/）</w:t>
      </w:r>
      <w:r>
        <w:rPr>
          <w:rFonts w:hint="eastAsia" w:asciiTheme="minorEastAsia" w:hAnsiTheme="minorEastAsia" w:eastAsiaTheme="minorEastAsia" w:cstheme="minorEastAsia"/>
          <w:szCs w:val="21"/>
        </w:rPr>
        <w:t>上发布中标结果公告。</w:t>
      </w:r>
      <w:bookmarkEnd w:id="116"/>
      <w:bookmarkStart w:id="117" w:name="_Hlk72438751"/>
      <w:r>
        <w:rPr>
          <w:rFonts w:hint="eastAsia" w:asciiTheme="minorEastAsia" w:hAnsiTheme="minorEastAsia" w:eastAsiaTheme="minorEastAsia" w:cstheme="minorEastAsia"/>
          <w:szCs w:val="21"/>
        </w:rPr>
        <w:t>供应商如对评审结果有异议，可在发布公示日期起七个工作日内向政府集中采购机构提出。 监督电话：0755-83948143。若在公示期内未提出质疑，则视为认同该评审结果。</w:t>
      </w:r>
    </w:p>
    <w:bookmarkEnd w:id="117"/>
    <w:p w14:paraId="76F8A67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40.2质疑、投诉供应商应保证质疑、投诉内容的真实性和可靠性，并承担相应的法律责任。</w:t>
      </w:r>
    </w:p>
    <w:p w14:paraId="057661D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41．中标通知书</w:t>
      </w:r>
    </w:p>
    <w:p w14:paraId="624CA68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41.1</w:t>
      </w:r>
      <w:bookmarkStart w:id="118" w:name="_Hlk72438863"/>
      <w:r>
        <w:rPr>
          <w:rFonts w:hint="eastAsia" w:asciiTheme="minorEastAsia" w:hAnsiTheme="minorEastAsia" w:eastAsiaTheme="minorEastAsia" w:cstheme="minorEastAsia"/>
          <w:szCs w:val="21"/>
        </w:rPr>
        <w:t>中标公告公布以后无异常的情况下,中标供应商和采购人可自行在</w:t>
      </w:r>
      <w:r>
        <w:rPr>
          <w:rFonts w:hint="eastAsia" w:asciiTheme="minorEastAsia" w:hAnsiTheme="minorEastAsia" w:eastAsiaTheme="minorEastAsia" w:cstheme="minorEastAsia"/>
          <w:b/>
          <w:bCs/>
          <w:szCs w:val="21"/>
        </w:rPr>
        <w:t>“深圳政府采购智慧平台（http://zfcg.szggzy.com/）”</w:t>
      </w:r>
      <w:r>
        <w:rPr>
          <w:rFonts w:hint="eastAsia" w:asciiTheme="minorEastAsia" w:hAnsiTheme="minorEastAsia" w:eastAsiaTheme="minorEastAsia" w:cstheme="minorEastAsia"/>
          <w:szCs w:val="21"/>
        </w:rPr>
        <w:t>上打印</w:t>
      </w:r>
      <w:r>
        <w:rPr>
          <w:rFonts w:hint="eastAsia" w:asciiTheme="minorEastAsia" w:hAnsiTheme="minorEastAsia" w:eastAsiaTheme="minorEastAsia" w:cstheme="minorEastAsia"/>
          <w:b/>
          <w:szCs w:val="21"/>
        </w:rPr>
        <w:t>《数字中标通知书》</w:t>
      </w:r>
      <w:r>
        <w:rPr>
          <w:rFonts w:hint="eastAsia" w:asciiTheme="minorEastAsia" w:hAnsiTheme="minorEastAsia" w:eastAsiaTheme="minorEastAsia" w:cstheme="minorEastAsia"/>
          <w:szCs w:val="21"/>
        </w:rPr>
        <w:t>。</w:t>
      </w:r>
      <w:bookmarkEnd w:id="118"/>
    </w:p>
    <w:p w14:paraId="312389D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41.2中标通知书是合同的重要组成部分。</w:t>
      </w:r>
    </w:p>
    <w:p w14:paraId="4833874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bookmarkStart w:id="119" w:name="_Hlk71407340"/>
      <w:r>
        <w:rPr>
          <w:rFonts w:hint="eastAsia" w:asciiTheme="minorEastAsia" w:hAnsiTheme="minorEastAsia" w:eastAsiaTheme="minorEastAsia" w:cstheme="minorEastAsia"/>
          <w:szCs w:val="21"/>
        </w:rPr>
        <w:t>41.3因质疑投诉或其它原因导致项目结果变更或采购终止的，政府集中采购机构有权吊销中标通知书。</w:t>
      </w:r>
    </w:p>
    <w:bookmarkEnd w:id="119"/>
    <w:p w14:paraId="72F07E9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p>
    <w:p w14:paraId="0CD3ABC7">
      <w:pPr>
        <w:pStyle w:val="5"/>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公开招标失败的后续处理</w:t>
      </w:r>
    </w:p>
    <w:p w14:paraId="4BC9A30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42．公开招标失败的处理</w:t>
      </w:r>
    </w:p>
    <w:p w14:paraId="5462970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Cs w:val="21"/>
        </w:rPr>
        <w:t>42.1本项目公开招标过程中若由于投标截止后</w:t>
      </w:r>
      <w:r>
        <w:rPr>
          <w:rFonts w:hint="eastAsia" w:asciiTheme="minorEastAsia" w:hAnsiTheme="minorEastAsia" w:eastAsiaTheme="minorEastAsia" w:cstheme="minorEastAsia"/>
        </w:rPr>
        <w:t>实际递交投标文件的供应商数量不足、经</w:t>
      </w:r>
      <w:r>
        <w:rPr>
          <w:rFonts w:hint="eastAsia" w:asciiTheme="minorEastAsia" w:hAnsiTheme="minorEastAsia" w:eastAsiaTheme="minorEastAsia" w:cstheme="minorEastAsia"/>
          <w:szCs w:val="21"/>
        </w:rPr>
        <w:t>评审委员会</w:t>
      </w:r>
      <w:r>
        <w:rPr>
          <w:rFonts w:hint="eastAsia" w:asciiTheme="minorEastAsia" w:hAnsiTheme="minorEastAsia" w:eastAsiaTheme="minorEastAsia" w:cstheme="minorEastAsia"/>
        </w:rPr>
        <w:t>评审对招标文件作实质响应的供应商不足等原因造成公开招标失败，可由政府集中采购机构重新组织采购。</w:t>
      </w:r>
    </w:p>
    <w:p w14:paraId="70CB67A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42.2对公开招标失败的项目，评审委员会在出具该项目招标失败结论的同时，可以提出重新采购组织形式的建议，以及进一步完善招标文件的资格、技术、商务要求的修改建议。</w:t>
      </w:r>
    </w:p>
    <w:p w14:paraId="14678C2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42.3重新组织采购有以下两种组织形式：</w:t>
      </w:r>
    </w:p>
    <w:p w14:paraId="4ECD1D2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（1）由政府集中采购机构重新组织公开招标；</w:t>
      </w:r>
    </w:p>
    <w:p w14:paraId="5F431CD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（2）根据实际情况需要向同级财政部门提出非公开招标方式申请，经同级财政部门批准，公开招标失败采购项目可转为竞争性谈判或单一来源谈判方式采购。</w:t>
      </w:r>
    </w:p>
    <w:p w14:paraId="5531F3B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42.4公开招标失败的采购项目重新组织公开招标，由政府集中采购机构重新按公开招标流程组织采购活动。</w:t>
      </w:r>
    </w:p>
    <w:p w14:paraId="4526948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42.5公开招标失败的采购项目经同级财政部门批准转为竞争性谈判或单一来源谈判方式采购的，按规定要求组织政府采购工作。</w:t>
      </w:r>
    </w:p>
    <w:p w14:paraId="4442040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p>
    <w:p w14:paraId="01EBA974">
      <w:pPr>
        <w:pStyle w:val="5"/>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bookmarkStart w:id="120" w:name="_Hlk72439043"/>
      <w:r>
        <w:rPr>
          <w:rFonts w:hint="eastAsia" w:asciiTheme="minorEastAsia" w:hAnsiTheme="minorEastAsia" w:eastAsiaTheme="minorEastAsia" w:cstheme="minorEastAsia"/>
          <w:sz w:val="28"/>
          <w:szCs w:val="28"/>
        </w:rPr>
        <w:t>合同的授予与备案</w:t>
      </w:r>
      <w:bookmarkEnd w:id="120"/>
    </w:p>
    <w:p w14:paraId="7CD415D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21" w:name="_Toc100052408"/>
      <w:bookmarkStart w:id="122" w:name="_Toc73518157"/>
      <w:bookmarkStart w:id="123" w:name="_Toc73517679"/>
      <w:bookmarkStart w:id="124" w:name="_Toc73521586"/>
      <w:bookmarkStart w:id="125" w:name="_Toc73521674"/>
      <w:bookmarkStart w:id="126" w:name="_Hlk72439088"/>
      <w:r>
        <w:rPr>
          <w:rFonts w:hint="eastAsia" w:asciiTheme="minorEastAsia" w:hAnsiTheme="minorEastAsia" w:eastAsiaTheme="minorEastAsia" w:cstheme="minorEastAsia"/>
          <w:sz w:val="24"/>
        </w:rPr>
        <w:t>43．合同授予标准</w:t>
      </w:r>
      <w:bookmarkEnd w:id="121"/>
      <w:bookmarkEnd w:id="122"/>
      <w:bookmarkEnd w:id="123"/>
      <w:bookmarkEnd w:id="124"/>
      <w:bookmarkEnd w:id="125"/>
    </w:p>
    <w:p w14:paraId="6EC9AD8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本项目的合同将授予经本招标文件规定评审确定的中标供应商。</w:t>
      </w:r>
    </w:p>
    <w:p w14:paraId="4216A63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27" w:name="_Toc73521675"/>
      <w:bookmarkStart w:id="128" w:name="_Toc73517680"/>
      <w:bookmarkStart w:id="129" w:name="_Toc100052409"/>
      <w:bookmarkStart w:id="130" w:name="_Toc73521587"/>
      <w:bookmarkStart w:id="131" w:name="_Toc73518158"/>
      <w:r>
        <w:rPr>
          <w:rFonts w:hint="eastAsia" w:asciiTheme="minorEastAsia" w:hAnsiTheme="minorEastAsia" w:eastAsiaTheme="minorEastAsia" w:cstheme="minorEastAsia"/>
          <w:sz w:val="24"/>
        </w:rPr>
        <w:t>44．</w:t>
      </w:r>
      <w:bookmarkEnd w:id="127"/>
      <w:bookmarkEnd w:id="128"/>
      <w:bookmarkEnd w:id="129"/>
      <w:bookmarkEnd w:id="130"/>
      <w:bookmarkEnd w:id="131"/>
      <w:r>
        <w:rPr>
          <w:rFonts w:hint="eastAsia" w:asciiTheme="minorEastAsia" w:hAnsiTheme="minorEastAsia" w:eastAsiaTheme="minorEastAsia" w:cstheme="minorEastAsia"/>
          <w:sz w:val="24"/>
        </w:rPr>
        <w:t>接受和拒绝任何或所有投标的权力</w:t>
      </w:r>
    </w:p>
    <w:p w14:paraId="0BF2CB8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46118CE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32" w:name="_Toc100052410"/>
      <w:bookmarkStart w:id="133" w:name="_Toc73521677"/>
      <w:bookmarkStart w:id="134" w:name="_Toc73521589"/>
      <w:bookmarkStart w:id="135" w:name="_Toc73518160"/>
      <w:bookmarkStart w:id="136" w:name="_Toc73517682"/>
      <w:r>
        <w:rPr>
          <w:rFonts w:hint="eastAsia" w:asciiTheme="minorEastAsia" w:hAnsiTheme="minorEastAsia" w:eastAsiaTheme="minorEastAsia" w:cstheme="minorEastAsia"/>
          <w:sz w:val="24"/>
        </w:rPr>
        <w:t>45．合同的签订</w:t>
      </w:r>
      <w:bookmarkEnd w:id="132"/>
      <w:bookmarkEnd w:id="133"/>
      <w:bookmarkEnd w:id="134"/>
      <w:bookmarkEnd w:id="135"/>
      <w:bookmarkEnd w:id="136"/>
    </w:p>
    <w:p w14:paraId="474329A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45.1中标人将于中标通知书发出之日起十个工作日内，按照采购文件（招标文件和投标文件等）内容与采购人签订政府采购合同；合同的实质性内容应当符合招标文件的规定；</w:t>
      </w:r>
    </w:p>
    <w:p w14:paraId="201E864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45.2中标人如不按本通用条款第45.1款的规定与采购人签订合同，</w:t>
      </w:r>
      <w:r>
        <w:rPr>
          <w:rFonts w:hint="eastAsia" w:asciiTheme="minorEastAsia" w:hAnsiTheme="minorEastAsia" w:eastAsiaTheme="minorEastAsia" w:cstheme="minorEastAsia"/>
          <w:kern w:val="0"/>
          <w:szCs w:val="21"/>
        </w:rPr>
        <w:t>情节严重的，由同级财政部门记入供应商诚信档案，予以通报</w:t>
      </w:r>
      <w:r>
        <w:rPr>
          <w:rFonts w:hint="eastAsia" w:asciiTheme="minorEastAsia" w:hAnsiTheme="minorEastAsia" w:eastAsiaTheme="minorEastAsia" w:cstheme="minorEastAsia"/>
          <w:szCs w:val="21"/>
        </w:rPr>
        <w:t>；</w:t>
      </w:r>
    </w:p>
    <w:p w14:paraId="43490FD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45.3中标人应当按照合同约定履行义务，完成中标项目，不得将中标项目转让（转包）给他人。</w:t>
      </w:r>
    </w:p>
    <w:p w14:paraId="0060CAE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37" w:name="_Toc73521678"/>
      <w:bookmarkStart w:id="138" w:name="_Toc73518161"/>
      <w:bookmarkStart w:id="139" w:name="_Toc73521590"/>
      <w:bookmarkStart w:id="140" w:name="_Toc100052411"/>
      <w:bookmarkStart w:id="141" w:name="_Toc73517683"/>
      <w:r>
        <w:rPr>
          <w:rFonts w:hint="eastAsia" w:asciiTheme="minorEastAsia" w:hAnsiTheme="minorEastAsia" w:eastAsiaTheme="minorEastAsia" w:cstheme="minorEastAsia"/>
          <w:sz w:val="24"/>
        </w:rPr>
        <w:t>46．履约担保</w:t>
      </w:r>
      <w:bookmarkEnd w:id="137"/>
      <w:bookmarkEnd w:id="138"/>
      <w:bookmarkEnd w:id="139"/>
      <w:bookmarkEnd w:id="140"/>
      <w:bookmarkEnd w:id="141"/>
    </w:p>
    <w:p w14:paraId="42C1E44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46.1在签订项目合同的同时，中标人应按“对通用条款的补充内容”中规定的金额向采购人提交履约担保；</w:t>
      </w:r>
    </w:p>
    <w:p w14:paraId="001491D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46.2，允许供应商自主选择以支票、汇票、本票、保函等非现金方式提交履约担保；</w:t>
      </w:r>
      <w:r>
        <w:rPr>
          <w:rFonts w:hint="eastAsia" w:asciiTheme="minorEastAsia" w:hAnsiTheme="minorEastAsia" w:eastAsiaTheme="minorEastAsia" w:cstheme="minorEastAsia"/>
        </w:rPr>
        <w:t>中标人提交履约担保不是合同签订的前提条件，不要求中标人提供除法律、法规明确规定外的其他担保。</w:t>
      </w:r>
    </w:p>
    <w:p w14:paraId="4522941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47. 合同备案</w:t>
      </w:r>
    </w:p>
    <w:p w14:paraId="78EFB02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2"/>
          <w:sz w:val="21"/>
          <w:szCs w:val="21"/>
          <w:lang w:val="en-US" w:eastAsia="zh-CN"/>
        </w:rPr>
      </w:pPr>
      <w:r>
        <w:rPr>
          <w:rFonts w:hint="eastAsia" w:asciiTheme="minorEastAsia" w:hAnsiTheme="minorEastAsia" w:eastAsiaTheme="minorEastAsia" w:cstheme="minorEastAsia"/>
          <w:kern w:val="2"/>
          <w:sz w:val="21"/>
          <w:szCs w:val="21"/>
          <w:lang w:eastAsia="zh-Hans"/>
        </w:rPr>
        <w:t>采购人与中标供应商自中标通知书发出之日起10个工作日内签订政府采购合同，</w:t>
      </w:r>
      <w:r>
        <w:rPr>
          <w:rFonts w:hint="eastAsia" w:asciiTheme="minorEastAsia" w:hAnsiTheme="minorEastAsia" w:eastAsiaTheme="minorEastAsia" w:cstheme="minorEastAsia"/>
          <w:kern w:val="2"/>
          <w:sz w:val="21"/>
          <w:szCs w:val="21"/>
          <w:lang w:val="en-US" w:eastAsia="zh-CN"/>
        </w:rPr>
        <w:t>并按财政部门规定提交备案。</w:t>
      </w:r>
    </w:p>
    <w:p w14:paraId="63F52BD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48. 合同变更</w:t>
      </w:r>
    </w:p>
    <w:p w14:paraId="0BE29E1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合同变更事宜按《深圳市财政局关于优化政府采购合同备案的通知》（深财发保〔2022〕2号）相关规定执行。</w:t>
      </w:r>
    </w:p>
    <w:p w14:paraId="47C2F04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49. 项目验收</w:t>
      </w:r>
    </w:p>
    <w:p w14:paraId="58638641">
      <w:pPr>
        <w:pageBreakBefore w:val="0"/>
        <w:widowControl/>
        <w:kinsoku/>
        <w:overflowPunct/>
        <w:topLinePunct w:val="0"/>
        <w:bidi w:val="0"/>
        <w:spacing w:beforeAutospacing="0" w:afterAutospacing="0" w:line="360" w:lineRule="auto"/>
        <w:ind w:left="0"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49.1采购人应当按照招标文件和合同规定的标准和方法，及时组织验收。 </w:t>
      </w:r>
    </w:p>
    <w:p w14:paraId="3679B11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50. 宣传</w:t>
      </w:r>
    </w:p>
    <w:p w14:paraId="35DAC7B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凡与政府采购活动有关的宣传或广告，若当中提及政府采购，必须事先将具体对外宣传方案报同级财政部门和政府集中采购机构，并征得其同意。对外市场宣传包括但不限于以下形式：</w:t>
      </w:r>
    </w:p>
    <w:p w14:paraId="2B013FA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a.名片、宣传册、广告标语等；</w:t>
      </w:r>
    </w:p>
    <w:p w14:paraId="3E3026C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b.案例介绍、推广等；</w:t>
      </w:r>
    </w:p>
    <w:p w14:paraId="360042A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c.工作人员向其他消费群体宣传。</w:t>
      </w:r>
    </w:p>
    <w:p w14:paraId="7E825EE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51. 供应商违法责任</w:t>
      </w:r>
    </w:p>
    <w:p w14:paraId="6619841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1185772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（1）在采购活动中应当回避而未回避的；</w:t>
      </w:r>
    </w:p>
    <w:p w14:paraId="64D2866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（2）未按本条例规定签订、履行采购合同，造成严重后果的；</w:t>
      </w:r>
    </w:p>
    <w:p w14:paraId="6C8A56A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（3）隐瞒真实情况，提供虚假资料的；</w:t>
      </w:r>
    </w:p>
    <w:p w14:paraId="7C0DAB6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（4）以非法手段排斥其他供应商参与竞争的；</w:t>
      </w:r>
    </w:p>
    <w:p w14:paraId="26539E9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（5）与其他采购参加人串通投标的；</w:t>
      </w:r>
    </w:p>
    <w:p w14:paraId="6A59179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（6）恶意投诉的；</w:t>
      </w:r>
    </w:p>
    <w:p w14:paraId="2FE0826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（7）向采购项目相关人行贿或者提供其他不当利益的；</w:t>
      </w:r>
    </w:p>
    <w:p w14:paraId="3040A49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（8）阻碍、抗拒主管部门监督检查的；</w:t>
      </w:r>
    </w:p>
    <w:p w14:paraId="60A56E6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（9）其他违反本条例规定的行为。</w:t>
      </w:r>
    </w:p>
    <w:p w14:paraId="1D40B3F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51.2 根据《深圳市财政局关于调整政府采购投标（响应）保证金管理政策的通知 》（深财购〔2021〕51 号）的要求，供应商在政府采购活动中出现《深圳经济特区政府采购条例实施细则》第八十条所列情形的，</w:t>
      </w:r>
      <w:bookmarkStart w:id="142" w:name="_Hlk72440769"/>
      <w:r>
        <w:rPr>
          <w:rFonts w:hint="eastAsia" w:asciiTheme="minorEastAsia" w:hAnsiTheme="minorEastAsia" w:eastAsiaTheme="minorEastAsia" w:cstheme="minorEastAsia"/>
          <w:szCs w:val="21"/>
        </w:rPr>
        <w:t>政府集中采购机构或采购人不予退还其交纳的谈判保证金，情节严重的，并由主管部门</w:t>
      </w:r>
      <w:bookmarkEnd w:id="142"/>
      <w:r>
        <w:rPr>
          <w:rFonts w:hint="eastAsia" w:asciiTheme="minorEastAsia" w:hAnsiTheme="minorEastAsia" w:eastAsiaTheme="minorEastAsia" w:cstheme="minorEastAsia"/>
          <w:szCs w:val="21"/>
        </w:rPr>
        <w:t>记入供应商诚信档案，予以通报：</w:t>
      </w:r>
    </w:p>
    <w:p w14:paraId="11BBD0A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（1）投标截止后，撤销投标的；</w:t>
      </w:r>
    </w:p>
    <w:p w14:paraId="4839583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（2）中标后无正当理由未在规定期限内签订合同的；</w:t>
      </w:r>
    </w:p>
    <w:p w14:paraId="1453FAC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（3）将中标项目转让给他人、或者在投标文件中未说明且未经采购人、采购招标机构同意，将中标项目分包给他人的；</w:t>
      </w:r>
    </w:p>
    <w:p w14:paraId="46CA1D2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（4）拒绝履行合同义务的。</w:t>
      </w:r>
    </w:p>
    <w:bookmarkEnd w:id="126"/>
    <w:p w14:paraId="03DE9D79">
      <w:pPr>
        <w:pStyle w:val="5"/>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质疑处理</w:t>
      </w:r>
    </w:p>
    <w:p w14:paraId="5951EBE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bookmarkStart w:id="143" w:name="_Hlk72439706"/>
      <w:r>
        <w:rPr>
          <w:rFonts w:hint="eastAsia" w:asciiTheme="minorEastAsia" w:hAnsiTheme="minorEastAsia" w:eastAsiaTheme="minorEastAsia" w:cstheme="minorEastAsia"/>
          <w:sz w:val="24"/>
        </w:rPr>
        <w:t>52.质疑提出与答复</w:t>
      </w:r>
    </w:p>
    <w:p w14:paraId="0388104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52.1提出质疑</w:t>
      </w:r>
    </w:p>
    <w:p w14:paraId="7D3B07F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参与政府采购活动的供应商认为自己的权益在采购活动中受到损害的，应当自知道或者应当知道其权益受到损害之日起七个工作日内向采购人、政府集中采购机构以书面形式提出质疑。</w:t>
      </w:r>
    </w:p>
    <w:p w14:paraId="7B0D9C2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52.2法律依据</w:t>
      </w:r>
    </w:p>
    <w:p w14:paraId="51E7382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中华人民共和国政府采购法》、《中华人民共和国政府采购法实施条例》、《深圳经济特区政府采购条例》、《深圳经济特区政府采购条例实施细则》、《政府采购质疑和投诉办法》（财政部令第94号）和其他有关法律法规规定。</w:t>
      </w:r>
    </w:p>
    <w:p w14:paraId="72D02ECD">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52.3质疑条件</w:t>
      </w:r>
    </w:p>
    <w:p w14:paraId="0376D2F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52.3.1提出质疑的供应商应当是参与所质疑项目采购活动的供应商；</w:t>
      </w:r>
      <w:bookmarkStart w:id="144" w:name="_Hlk75374941"/>
      <w:r>
        <w:rPr>
          <w:rFonts w:hint="eastAsia" w:asciiTheme="minorEastAsia" w:hAnsiTheme="minorEastAsia" w:eastAsiaTheme="minorEastAsia" w:cstheme="minorEastAsia"/>
          <w:szCs w:val="21"/>
        </w:rPr>
        <w:t>以联合体形式参与的，质疑应当由组成联合体的所有成员共同提出</w:t>
      </w:r>
      <w:bookmarkEnd w:id="144"/>
      <w:r>
        <w:rPr>
          <w:rFonts w:hint="eastAsia" w:asciiTheme="minorEastAsia" w:hAnsiTheme="minorEastAsia" w:eastAsiaTheme="minorEastAsia" w:cstheme="minorEastAsia"/>
          <w:szCs w:val="21"/>
        </w:rPr>
        <w:t>；</w:t>
      </w:r>
    </w:p>
    <w:p w14:paraId="362A236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bookmarkStart w:id="145" w:name="OLE_LINK16"/>
      <w:r>
        <w:rPr>
          <w:rFonts w:hint="eastAsia" w:asciiTheme="minorEastAsia" w:hAnsiTheme="minorEastAsia" w:eastAsiaTheme="minorEastAsia" w:cstheme="minorEastAsia"/>
          <w:szCs w:val="21"/>
        </w:rPr>
        <w:t>52.3.2应当在法定质疑期内一次性提出针对同一采购程序环节的质疑，法定质疑期为自知道或应当知道权益受到损害之日起7个工作日内。应当知道其权益受到损害之日是指：对</w:t>
      </w:r>
      <w:r>
        <w:rPr>
          <w:rFonts w:hint="eastAsia" w:asciiTheme="minorEastAsia" w:hAnsiTheme="minorEastAsia" w:eastAsiaTheme="minorEastAsia" w:cstheme="minorEastAsia"/>
          <w:szCs w:val="21"/>
          <w:lang w:val="en-US" w:eastAsia="zh-CN"/>
        </w:rPr>
        <w:t>采购</w:t>
      </w:r>
      <w:r>
        <w:rPr>
          <w:rFonts w:hint="eastAsia" w:asciiTheme="minorEastAsia" w:hAnsiTheme="minorEastAsia" w:eastAsiaTheme="minorEastAsia" w:cstheme="minorEastAsia"/>
          <w:szCs w:val="21"/>
        </w:rPr>
        <w:t>文件的质疑，为</w:t>
      </w:r>
      <w:r>
        <w:rPr>
          <w:rFonts w:hint="eastAsia" w:asciiTheme="minorEastAsia" w:hAnsiTheme="minorEastAsia" w:eastAsiaTheme="minorEastAsia" w:cstheme="minorEastAsia"/>
          <w:szCs w:val="21"/>
          <w:lang w:val="en-US" w:eastAsia="zh-CN"/>
        </w:rPr>
        <w:t>采购</w:t>
      </w:r>
      <w:r>
        <w:rPr>
          <w:rFonts w:hint="eastAsia" w:asciiTheme="minorEastAsia" w:hAnsiTheme="minorEastAsia" w:eastAsiaTheme="minorEastAsia" w:cstheme="minorEastAsia"/>
          <w:szCs w:val="21"/>
        </w:rPr>
        <w:t>文件公布之日；对采购过程的质疑，为各采购程序环节结束之日</w:t>
      </w:r>
      <w:bookmarkEnd w:id="145"/>
      <w:r>
        <w:rPr>
          <w:rFonts w:hint="eastAsia" w:asciiTheme="minorEastAsia" w:hAnsiTheme="minorEastAsia" w:eastAsiaTheme="minorEastAsia" w:cstheme="minorEastAsia"/>
          <w:szCs w:val="21"/>
        </w:rPr>
        <w:t>；对中标</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成交</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结果以及评审委员会组成人员的质疑，为中标</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lang w:val="en-US" w:eastAsia="zh-CN"/>
        </w:rPr>
        <w:t>成交</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结果公示之日；</w:t>
      </w:r>
    </w:p>
    <w:p w14:paraId="4FD1B95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52.3.3应提交书面质疑函，质疑函应当包括以下内容： </w:t>
      </w:r>
    </w:p>
    <w:p w14:paraId="67F89C9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（1）供应商的名称（或者姓名）、地址、邮编、邮箱、联系人及联系电话；</w:t>
      </w:r>
    </w:p>
    <w:p w14:paraId="2371CAA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（2）质疑项目的名称、编号；</w:t>
      </w:r>
    </w:p>
    <w:p w14:paraId="4380A0D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（3）具体、明确的质疑对象、质疑事项和质疑请求；</w:t>
      </w:r>
    </w:p>
    <w:p w14:paraId="3993A69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（4）因质疑事项而受损害的权益；</w:t>
      </w:r>
    </w:p>
    <w:p w14:paraId="26A20B5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（5）事实依据；</w:t>
      </w:r>
    </w:p>
    <w:p w14:paraId="09C780B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（6）必要的法律依据；</w:t>
      </w:r>
    </w:p>
    <w:p w14:paraId="7486955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（7）提出质疑的日期。</w:t>
      </w:r>
    </w:p>
    <w:p w14:paraId="0A2B4C9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供应商为自然人的，应当由本人签字；供应商为法人或者其他组织的，应当由法定代表人（负责人），或者其授权代理人签字或者盖章，并加盖公章。</w:t>
      </w:r>
    </w:p>
    <w:p w14:paraId="08D6146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52.4提交材料</w:t>
      </w:r>
    </w:p>
    <w:p w14:paraId="00A68DE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73D195A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6F707CA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52.5收文地点</w:t>
      </w:r>
    </w:p>
    <w:p w14:paraId="1E5D90B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地址：深圳公共资源交易中心（深圳交易集团有限公司龙华分公司）（地址：深圳市龙华区观湖街道大和社区大和路288号宝观城锦鲤大厦办公楼22楼）。</w:t>
      </w:r>
    </w:p>
    <w:p w14:paraId="2C0FE6A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52.6收文办理程序</w:t>
      </w:r>
    </w:p>
    <w:p w14:paraId="438918F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003CBEE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Cs w:val="21"/>
        </w:rPr>
        <w:t>52.6.2供应商提交的质疑材料不符合质疑条件的，视情况处理：</w:t>
      </w:r>
    </w:p>
    <w:p w14:paraId="1E1C3FB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供应商提交的质疑材料不全或者未按要求签字或者盖章的，政府集中采购机构应当一次性告知供应商需补正的内容和补正期限。</w:t>
      </w:r>
    </w:p>
    <w:p w14:paraId="060E325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供应商提交的质疑存在下列情形之一的，不予受理：</w:t>
      </w:r>
    </w:p>
    <w:p w14:paraId="09D0ACD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（1）质疑主体不满足要求的；</w:t>
      </w:r>
    </w:p>
    <w:p w14:paraId="2B0B983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（2）供应商自身权益未受到损害的；</w:t>
      </w:r>
    </w:p>
    <w:p w14:paraId="385216B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（3）供应商未在法定质疑期限内提出质疑的；</w:t>
      </w:r>
    </w:p>
    <w:p w14:paraId="15C908CB">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（4）质疑材料不全或者未按要求签字或者盖章的情况下，要求补正后，逾期未补正或者补正后仍不符合规定的；</w:t>
      </w:r>
    </w:p>
    <w:p w14:paraId="14C54FEC">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（5）其他不符合受理条件情形的。</w:t>
      </w:r>
    </w:p>
    <w:p w14:paraId="2963C960">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质疑事项不予受理的，政府集中采购机构应当向供应商出具不符合质疑条件告知书。</w:t>
      </w:r>
    </w:p>
    <w:p w14:paraId="6162484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52.7质疑答复时限</w:t>
      </w:r>
    </w:p>
    <w:p w14:paraId="002A30F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自收文之日起七个工作日内。</w:t>
      </w:r>
    </w:p>
    <w:p w14:paraId="15C55AA8">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52.8投诉</w:t>
      </w:r>
    </w:p>
    <w:p w14:paraId="26D9650A">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对质疑答复不满意或者未在规定时间内答复的，提出质疑的供应商可以在答复期满后15个工作日内向同级财政部门投诉。</w:t>
      </w:r>
    </w:p>
    <w:p w14:paraId="553FCA4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53. 质疑后续处理</w:t>
      </w:r>
    </w:p>
    <w:p w14:paraId="27DAA3BE">
      <w:pPr>
        <w:pageBreakBefore w:val="0"/>
        <w:kinsoku/>
        <w:overflowPunct/>
        <w:topLinePunct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53.1供应商质疑不成立，或者成立但未对中标、成交结果构成影响的，继续开展采购活动。</w:t>
      </w:r>
    </w:p>
    <w:p w14:paraId="04531459">
      <w:pPr>
        <w:pageBreakBefore w:val="0"/>
        <w:kinsoku/>
        <w:overflowPunct/>
        <w:topLinePunct w:val="0"/>
        <w:bidi w:val="0"/>
        <w:spacing w:beforeAutospacing="0" w:afterAutospacing="0" w:line="360" w:lineRule="auto"/>
        <w:ind w:left="0" w:leftChars="0" w:right="0" w:firstLine="0" w:firstLineChars="0"/>
        <w:jc w:val="both"/>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376C4B1C">
      <w:pPr>
        <w:pageBreakBefore w:val="0"/>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 END ----</w:t>
      </w:r>
      <w:bookmarkEnd w:id="143"/>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 w:date="2025-06-26T20:16:51Z" w:initials="a">
    <w:p w14:paraId="4F1E6712">
      <w:pPr>
        <w:pStyle w:val="16"/>
      </w:pPr>
      <w:r>
        <w:annotationRef/>
      </w:r>
    </w:p>
  </w:comment>
  <w:comment w:id="1" w:author="admin" w:date="2025-06-26T20:24:43Z" w:initials="a">
    <w:p w14:paraId="6F6286FE">
      <w:pPr>
        <w:pStyle w:val="16"/>
        <w:rPr>
          <w:rFonts w:hint="eastAsia"/>
          <w:lang w:val="en-US" w:eastAsia="zh-CN"/>
        </w:rPr>
      </w:pPr>
      <w:r>
        <w:rPr>
          <w:rFonts w:hint="eastAsia"/>
          <w:lang w:val="en-US" w:eastAsia="zh-CN"/>
        </w:rPr>
        <w:t>请确认是以下哪个证书：</w:t>
      </w:r>
    </w:p>
    <w:p w14:paraId="420F9952">
      <w:pPr>
        <w:pStyle w:val="16"/>
        <w:rPr>
          <w:rFonts w:hint="eastAsia"/>
          <w:b/>
          <w:bCs/>
          <w:lang w:val="en-US" w:eastAsia="zh-CN"/>
        </w:rPr>
      </w:pPr>
      <w:r>
        <w:rPr>
          <w:rFonts w:hint="eastAsia"/>
          <w:b/>
          <w:bCs/>
          <w:lang w:val="en-US" w:eastAsia="zh-CN"/>
        </w:rPr>
        <w:t>1.具有工信部门教育与考试中心颁发的高级网络工程师证书？</w:t>
      </w:r>
    </w:p>
    <w:p w14:paraId="0BB4FC53">
      <w:pPr>
        <w:pStyle w:val="16"/>
        <w:spacing w:line="480" w:lineRule="auto"/>
        <w:rPr>
          <w:rFonts w:hint="default"/>
          <w:b/>
          <w:bCs/>
          <w:lang w:val="en-US" w:eastAsia="zh-CN"/>
        </w:rPr>
      </w:pPr>
      <w:r>
        <w:rPr>
          <w:rFonts w:hint="eastAsia"/>
          <w:b/>
          <w:bCs/>
          <w:lang w:val="en-US" w:eastAsia="zh-CN"/>
        </w:rPr>
        <w:t>2.具有人社部门颁发的计算机技术与软件专业技术资格（专业：网络工程师）证书？</w:t>
      </w:r>
    </w:p>
  </w:comment>
  <w:comment w:id="2" w:author="admin" w:date="2025-06-26T20:34:46Z" w:initials="a">
    <w:p w14:paraId="58CD83D1">
      <w:pPr>
        <w:pStyle w:val="16"/>
        <w:rPr>
          <w:rFonts w:hint="default" w:eastAsia="宋体"/>
          <w:lang w:val="en-US" w:eastAsia="zh-CN"/>
        </w:rPr>
      </w:pPr>
      <w:r>
        <w:rPr>
          <w:rFonts w:hint="eastAsia"/>
          <w:lang w:val="en-US" w:eastAsia="zh-CN"/>
        </w:rPr>
        <w:t>或经人社部门备案的职称评审委员会颁发的</w:t>
      </w:r>
    </w:p>
  </w:comment>
  <w:comment w:id="3" w:author="admin" w:date="2025-06-26T20:38:39Z" w:initials="a">
    <w:p w14:paraId="57BD6C7E">
      <w:pPr>
        <w:pStyle w:val="16"/>
        <w:rPr>
          <w:rFonts w:hint="eastAsia"/>
          <w:lang w:val="en-US" w:eastAsia="zh-CN"/>
        </w:rPr>
      </w:pPr>
      <w:r>
        <w:rPr>
          <w:rFonts w:hint="eastAsia"/>
          <w:lang w:val="en-US" w:eastAsia="zh-CN"/>
        </w:rPr>
        <w:t>请确认是以下哪个证书：</w:t>
      </w:r>
    </w:p>
    <w:p w14:paraId="3BE6B603">
      <w:pPr>
        <w:pStyle w:val="16"/>
        <w:rPr>
          <w:rFonts w:hint="eastAsia"/>
          <w:b/>
          <w:bCs/>
          <w:lang w:val="en-US" w:eastAsia="zh-CN"/>
        </w:rPr>
      </w:pPr>
      <w:r>
        <w:rPr>
          <w:rFonts w:hint="eastAsia"/>
          <w:b/>
          <w:bCs/>
          <w:lang w:val="en-US" w:eastAsia="zh-CN"/>
        </w:rPr>
        <w:t>1.具有工信部门教育与考试中心颁发的高级网络工程师证书？</w:t>
      </w:r>
    </w:p>
    <w:p w14:paraId="4B066C63">
      <w:pPr>
        <w:pStyle w:val="16"/>
        <w:spacing w:line="480" w:lineRule="auto"/>
      </w:pPr>
      <w:r>
        <w:rPr>
          <w:rFonts w:hint="eastAsia"/>
          <w:b/>
          <w:bCs/>
          <w:lang w:val="en-US" w:eastAsia="zh-CN"/>
        </w:rPr>
        <w:t>2.具有人社部门颁发的计算机技术与软件专业技术资格（专业：网络工程师）证书？</w:t>
      </w:r>
    </w:p>
  </w:comment>
  <w:comment w:id="4" w:author="admin" w:date="2025-06-26T20:39:34Z" w:initials="a">
    <w:p w14:paraId="33F0B7B4">
      <w:pPr>
        <w:pStyle w:val="16"/>
      </w:pPr>
      <w:r>
        <w:rPr>
          <w:rFonts w:hint="eastAsia"/>
          <w:lang w:val="en-US" w:eastAsia="zh-CN"/>
        </w:rPr>
        <w:t>请确认是否设置专业方向：安全运维/安全集成/风险管理/应急服务/安全软件/WEB安全/工控网络安全/医疗/金融/邮政行业安全/电子数据取证/渗透测试/灾难备份与恢复/网络情报分析</w:t>
      </w:r>
    </w:p>
  </w:comment>
  <w:comment w:id="5" w:author="admin" w:date="2025-06-26T20:47:30Z" w:initials="a">
    <w:p w14:paraId="154DD153">
      <w:pPr>
        <w:pStyle w:val="16"/>
        <w:rPr>
          <w:rFonts w:hint="default" w:eastAsia="宋体"/>
          <w:lang w:val="en-US" w:eastAsia="zh-CN"/>
        </w:rPr>
      </w:pPr>
      <w:r>
        <w:rPr>
          <w:rFonts w:hint="eastAsia"/>
          <w:lang w:val="en-US" w:eastAsia="zh-CN"/>
        </w:rPr>
        <w:t>请确认证书名称是否准确</w:t>
      </w:r>
    </w:p>
  </w:comment>
  <w:comment w:id="6" w:author="admin" w:date="2025-06-26T20:52:31Z" w:initials="a">
    <w:p w14:paraId="0A2AF492">
      <w:pPr>
        <w:pStyle w:val="16"/>
        <w:rPr>
          <w:rFonts w:hint="default" w:eastAsia="宋体"/>
          <w:lang w:val="en-US" w:eastAsia="zh-CN"/>
        </w:rPr>
      </w:pPr>
      <w:r>
        <w:rPr>
          <w:rFonts w:hint="eastAsia"/>
          <w:lang w:val="en-US" w:eastAsia="zh-CN"/>
        </w:rPr>
        <w:t>请确认标准是否准确</w:t>
      </w:r>
    </w:p>
  </w:comment>
  <w:comment w:id="7" w:author="admin" w:date="2025-06-26T20:56:26Z" w:initials="a">
    <w:p w14:paraId="3F7DB256">
      <w:pPr>
        <w:pStyle w:val="16"/>
        <w:rPr>
          <w:rFonts w:hint="default" w:eastAsia="宋体"/>
          <w:lang w:val="en-US" w:eastAsia="zh-CN"/>
        </w:rPr>
      </w:pPr>
      <w:r>
        <w:rPr>
          <w:rFonts w:hint="eastAsia"/>
          <w:lang w:val="en-US" w:eastAsia="zh-CN"/>
        </w:rPr>
        <w:t>本项目非信息软件开发类项目，软件在不影响项目的履约情况下，自有或租赁均不应区别对待。</w:t>
      </w:r>
    </w:p>
  </w:comment>
  <w:comment w:id="8" w:author="admin" w:date="2025-06-26T20:58:36Z" w:initials="a">
    <w:p w14:paraId="207B0EB2">
      <w:pPr>
        <w:pStyle w:val="16"/>
        <w:rPr>
          <w:rFonts w:hint="default" w:eastAsia="宋体"/>
          <w:lang w:val="en-US" w:eastAsia="zh-CN"/>
        </w:rPr>
      </w:pPr>
      <w:r>
        <w:rPr>
          <w:rFonts w:hint="eastAsia"/>
          <w:lang w:val="en-US" w:eastAsia="zh-CN"/>
        </w:rPr>
        <w:t>请确认是否准确</w:t>
      </w:r>
    </w:p>
  </w:comment>
  <w:comment w:id="9" w:author="admin" w:date="2025-06-26T21:12:24Z" w:initials="a">
    <w:p w14:paraId="026AC9B5">
      <w:pPr>
        <w:pStyle w:val="16"/>
        <w:rPr>
          <w:rFonts w:hint="eastAsia" w:eastAsia="宋体"/>
          <w:lang w:val="en-US" w:eastAsia="zh-CN"/>
        </w:rPr>
      </w:pPr>
      <w:r>
        <w:rPr>
          <w:rFonts w:hint="eastAsia"/>
          <w:lang w:val="en-US" w:eastAsia="zh-CN"/>
        </w:rPr>
        <w:t>请补充</w:t>
      </w:r>
    </w:p>
  </w:comment>
  <w:comment w:id="10" w:author="admin" w:date="2025-06-26T21:31:14Z" w:initials="a">
    <w:p w14:paraId="207FCA19">
      <w:pPr>
        <w:pStyle w:val="16"/>
        <w:rPr>
          <w:rFonts w:hint="default" w:eastAsia="宋体"/>
          <w:lang w:val="en-US" w:eastAsia="zh-CN"/>
        </w:rPr>
      </w:pPr>
      <w:r>
        <w:rPr>
          <w:rFonts w:hint="eastAsia"/>
          <w:lang w:val="en-US" w:eastAsia="zh-CN"/>
        </w:rPr>
        <w:t>请增加允许偏差±XX°</w:t>
      </w:r>
    </w:p>
  </w:comment>
  <w:comment w:id="11" w:author="admin" w:date="2025-06-26T21:42:07Z" w:initials="a">
    <w:p w14:paraId="7E689E0F">
      <w:pPr>
        <w:pStyle w:val="16"/>
        <w:rPr>
          <w:rFonts w:hint="default" w:eastAsia="宋体"/>
          <w:lang w:val="en-US" w:eastAsia="zh-CN"/>
        </w:rPr>
      </w:pPr>
      <w:r>
        <w:rPr>
          <w:rFonts w:hint="eastAsia"/>
          <w:lang w:val="en-US" w:eastAsia="zh-CN"/>
        </w:rPr>
        <w:t>请确认此项重点参数是否需要证明材料</w:t>
      </w:r>
    </w:p>
  </w:comment>
  <w:comment w:id="12" w:author="admin" w:date="2025-06-26T21:51:53Z" w:initials="a">
    <w:p w14:paraId="3CC85DB7">
      <w:pPr>
        <w:pStyle w:val="16"/>
        <w:rPr>
          <w:rFonts w:hint="default" w:eastAsia="宋体"/>
          <w:lang w:val="en-US" w:eastAsia="zh-CN"/>
        </w:rPr>
      </w:pPr>
      <w:r>
        <w:rPr>
          <w:rFonts w:hint="eastAsia"/>
          <w:lang w:val="en-US" w:eastAsia="zh-CN"/>
        </w:rPr>
        <w:t>根据财政部门最新文件要求，CNAS为国际认证，请确认本项目是否有国际认证需求，若无，请修改为</w:t>
      </w:r>
      <w:r>
        <w:rPr>
          <w:rFonts w:hint="eastAsia"/>
          <w:b/>
          <w:bCs/>
          <w:lang w:val="en-US" w:eastAsia="zh-CN"/>
        </w:rPr>
        <w:t>具有CMA标识检测报告扫描件</w:t>
      </w:r>
      <w:r>
        <w:rPr>
          <w:rFonts w:hint="eastAsia"/>
          <w:lang w:val="en-US" w:eastAsia="zh-CN"/>
        </w:rPr>
        <w:t>即可</w:t>
      </w:r>
    </w:p>
  </w:comment>
  <w:comment w:id="13" w:author="admin" w:date="2025-06-26T21:52:58Z" w:initials="a">
    <w:p w14:paraId="4C6E241F">
      <w:pPr>
        <w:pStyle w:val="16"/>
      </w:pPr>
      <w:r>
        <w:rPr>
          <w:rFonts w:hint="eastAsia"/>
          <w:lang w:val="en-US" w:eastAsia="zh-CN"/>
        </w:rPr>
        <w:t>根据财政部门最新文件要求，CNAS为国际认证，请确认本项目是否有国际认证需求，若无，请修改为</w:t>
      </w:r>
      <w:r>
        <w:rPr>
          <w:rFonts w:hint="eastAsia"/>
          <w:b/>
          <w:bCs/>
          <w:lang w:val="en-US" w:eastAsia="zh-CN"/>
        </w:rPr>
        <w:t>具有CMA标识检测报告扫描件</w:t>
      </w:r>
      <w:r>
        <w:rPr>
          <w:rFonts w:hint="eastAsia"/>
          <w:lang w:val="en-US" w:eastAsia="zh-CN"/>
        </w:rPr>
        <w:t>即可</w:t>
      </w:r>
    </w:p>
  </w:comment>
  <w:comment w:id="14" w:author="admin" w:date="2025-06-26T21:53:45Z" w:initials="a">
    <w:p w14:paraId="15594D9C">
      <w:pPr>
        <w:pStyle w:val="16"/>
        <w:rPr>
          <w:rFonts w:hint="default" w:eastAsia="宋体"/>
          <w:lang w:val="en-US" w:eastAsia="zh-CN"/>
        </w:rPr>
      </w:pPr>
      <w:r>
        <w:rPr>
          <w:rFonts w:hint="eastAsia"/>
          <w:lang w:val="en-US" w:eastAsia="zh-CN"/>
        </w:rPr>
        <w:t>5G是否可以？</w:t>
      </w:r>
    </w:p>
  </w:comment>
  <w:comment w:id="15" w:author="admin" w:date="2025-06-26T21:55:15Z" w:initials="a">
    <w:p w14:paraId="736A9067">
      <w:pPr>
        <w:pStyle w:val="16"/>
        <w:rPr>
          <w:rFonts w:hint="default" w:eastAsia="宋体"/>
          <w:lang w:val="en-US" w:eastAsia="zh-CN"/>
        </w:rPr>
      </w:pPr>
      <w:r>
        <w:rPr>
          <w:rFonts w:hint="eastAsia"/>
          <w:lang w:val="en-US" w:eastAsia="zh-CN"/>
        </w:rPr>
        <w:t>同上，是否需要证明材料，与哪个终端，请确认</w:t>
      </w:r>
    </w:p>
  </w:comment>
  <w:comment w:id="16" w:author="admin" w:date="2025-06-26T21:55:26Z" w:initials="a">
    <w:p w14:paraId="6F583341">
      <w:pPr>
        <w:pStyle w:val="16"/>
        <w:rPr>
          <w:rFonts w:hint="eastAsia" w:eastAsia="宋体"/>
          <w:lang w:val="en-US" w:eastAsia="zh-CN"/>
        </w:rPr>
      </w:pPr>
      <w:r>
        <w:rPr>
          <w:rFonts w:hint="eastAsia"/>
          <w:lang w:val="en-US" w:eastAsia="zh-CN"/>
        </w:rPr>
        <w:t>同上，是否需要证明材料，与哪个终端，请确认</w:t>
      </w:r>
    </w:p>
  </w:comment>
  <w:comment w:id="17" w:author="admin" w:date="2025-06-26T21:56:45Z" w:initials="a">
    <w:p w14:paraId="42F10DC1">
      <w:pPr>
        <w:pStyle w:val="16"/>
        <w:rPr>
          <w:rFonts w:hint="default" w:eastAsia="宋体"/>
          <w:lang w:val="en-US" w:eastAsia="zh-CN"/>
        </w:rPr>
      </w:pPr>
      <w:r>
        <w:rPr>
          <w:rFonts w:hint="eastAsia"/>
          <w:lang w:val="en-US" w:eastAsia="zh-CN"/>
        </w:rPr>
        <w:t>请确认是否有偏离值</w:t>
      </w:r>
    </w:p>
  </w:comment>
  <w:comment w:id="18" w:author="admin" w:date="2025-06-26T21:27:00Z" w:initials="a">
    <w:p w14:paraId="0E3A096A">
      <w:pPr>
        <w:pStyle w:val="16"/>
      </w:pPr>
      <w:r>
        <w:rPr>
          <w:rFonts w:hint="eastAsia" w:ascii="宋体" w:hAnsi="宋体" w:eastAsia="宋体" w:cs="宋体"/>
          <w:sz w:val="24"/>
          <w:szCs w:val="24"/>
          <w:lang w:val="en-US" w:eastAsia="zh-CN"/>
        </w:rPr>
        <w:t>根据《</w:t>
      </w:r>
      <w:r>
        <w:rPr>
          <w:rFonts w:ascii="宋体" w:hAnsi="宋体" w:eastAsia="宋体" w:cs="宋体"/>
          <w:sz w:val="24"/>
          <w:szCs w:val="24"/>
        </w:rPr>
        <w:t>深圳市财政局关于进一步提高政府采购透明度提升采购效率的通知</w:t>
      </w:r>
      <w:r>
        <w:rPr>
          <w:rFonts w:hint="eastAsia" w:ascii="宋体" w:hAnsi="宋体" w:eastAsia="宋体" w:cs="宋体"/>
          <w:sz w:val="24"/>
          <w:szCs w:val="24"/>
          <w:lang w:val="en-US" w:eastAsia="zh-CN"/>
        </w:rPr>
        <w:t>》（深财购〔2024〕32 号）“</w:t>
      </w:r>
      <w:r>
        <w:rPr>
          <w:rFonts w:ascii="宋体" w:hAnsi="宋体" w:eastAsia="宋体" w:cs="宋体"/>
          <w:sz w:val="24"/>
          <w:szCs w:val="24"/>
        </w:rPr>
        <w:t>对于满足合同约定支付条件的，采购人原则上应当自</w:t>
      </w:r>
      <w:r>
        <w:rPr>
          <w:rFonts w:ascii="宋体" w:hAnsi="宋体" w:eastAsia="宋体" w:cs="宋体"/>
          <w:b/>
          <w:bCs/>
          <w:sz w:val="24"/>
          <w:szCs w:val="24"/>
        </w:rPr>
        <w:t>收到发票后10个工作日内</w:t>
      </w:r>
      <w:r>
        <w:rPr>
          <w:rFonts w:ascii="宋体" w:hAnsi="宋体" w:eastAsia="宋体" w:cs="宋体"/>
          <w:sz w:val="24"/>
          <w:szCs w:val="24"/>
        </w:rPr>
        <w:t>将资金支付到合同约定的供应商账户，鼓励采购人完善内部流程，自收到发票后1个工作日内完成资金支付事宜。采购人和供应商对资金支付产生争议的，应当按照法律规定和合同约定及时解决，保障资金支付效率。</w:t>
      </w:r>
      <w:r>
        <w:rPr>
          <w:rFonts w:hint="eastAsia" w:ascii="宋体" w:hAnsi="宋体" w:eastAsia="宋体" w:cs="宋体"/>
          <w:sz w:val="24"/>
          <w:szCs w:val="24"/>
          <w:lang w:val="en-US" w:eastAsia="zh-CN"/>
        </w:rPr>
        <w:t>”</w:t>
      </w:r>
    </w:p>
  </w:comment>
  <w:comment w:id="19" w:author="Yo" w:date="2025-02-14T15:11:40Z" w:initials="">
    <w:p w14:paraId="1F4D3E2E">
      <w:pPr>
        <w:pStyle w:val="16"/>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此部分为2月13日调整修改</w:t>
      </w:r>
    </w:p>
    <w:p w14:paraId="7EE96B1E">
      <w:pPr>
        <w:pStyle w:val="16"/>
      </w:pPr>
    </w:p>
  </w:comment>
  <w:comment w:id="20" w:author="运营管理部" w:date="2025-02-18T10:40:44Z" w:initials="1">
    <w:p w14:paraId="0913FDFD">
      <w:pPr>
        <w:pStyle w:val="16"/>
      </w:pPr>
      <w:r>
        <w:rPr>
          <w:rFonts w:hint="eastAsia"/>
          <w:lang w:val="en-US" w:eastAsia="zh-CN"/>
        </w:rPr>
        <w:t>2月13日补充</w:t>
      </w:r>
    </w:p>
  </w:comment>
  <w:comment w:id="21" w:author="运营管理部" w:date="2025-02-18T09:08:13Z" w:initials="1">
    <w:p w14:paraId="4BEC0EDA">
      <w:pPr>
        <w:pStyle w:val="16"/>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2月13日补充</w:t>
      </w:r>
    </w:p>
    <w:p w14:paraId="498DD28C">
      <w:pPr>
        <w:keepNext w:val="0"/>
        <w:keepLines w:val="0"/>
        <w:widowControl/>
        <w:suppressLineNumbers w:val="0"/>
        <w:jc w:val="left"/>
      </w:pPr>
      <w:r>
        <w:rPr>
          <w:rFonts w:hint="eastAsia" w:ascii="宋体" w:hAnsi="宋体" w:eastAsia="宋体" w:cs="宋体"/>
          <w:sz w:val="36"/>
          <w:szCs w:val="36"/>
          <w:lang w:val="en-US" w:eastAsia="zh-CN"/>
        </w:rPr>
        <w:t>依据：《深圳市财政局转发广东省财政厅关于进一步规范政府采购活动中落实促进中小企业发展政策的通知》（深财购〔2024〕53号）、广东省财政厅《关于进一步规范政府采购活动中落实促进中小企业发展政策的通知》（粤财采购〔2024〕11号）</w:t>
      </w:r>
    </w:p>
  </w:comment>
  <w:comment w:id="22" w:author="运营管理部" w:date="2025-02-13T16:00:44Z" w:initials="1">
    <w:p w14:paraId="51B4D6EF">
      <w:pPr>
        <w:pStyle w:val="16"/>
      </w:pPr>
      <w:r>
        <w:rPr>
          <w:rFonts w:hint="eastAsia" w:ascii="宋体" w:hAnsi="宋体" w:eastAsia="宋体" w:cs="宋体"/>
          <w:sz w:val="36"/>
          <w:szCs w:val="36"/>
          <w:lang w:val="en-US" w:eastAsia="zh-CN"/>
        </w:rPr>
        <w:t>2月13日补充</w:t>
      </w:r>
    </w:p>
  </w:comment>
  <w:comment w:id="23" w:author="运营管理部" w:date="2025-02-18T10:16:24Z" w:initials="1">
    <w:p w14:paraId="38C7F6D5">
      <w:pPr>
        <w:pStyle w:val="16"/>
      </w:pPr>
      <w:r>
        <w:rPr>
          <w:rFonts w:hint="eastAsia"/>
          <w:lang w:val="en-US" w:eastAsia="zh-CN"/>
        </w:rPr>
        <w:t>2月13日补充</w:t>
      </w:r>
    </w:p>
  </w:comment>
  <w:comment w:id="24" w:author="运营管理部" w:date="2025-02-13T15:23:44Z" w:initials="1">
    <w:p w14:paraId="2EAA2E34">
      <w:pPr>
        <w:pStyle w:val="16"/>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2月13日补充</w:t>
      </w:r>
    </w:p>
    <w:p w14:paraId="0DCBACD6">
      <w:pPr>
        <w:keepNext w:val="0"/>
        <w:keepLines w:val="0"/>
        <w:widowControl/>
        <w:suppressLineNumbers w:val="0"/>
        <w:jc w:val="left"/>
      </w:pPr>
      <w:r>
        <w:rPr>
          <w:rFonts w:hint="eastAsia" w:ascii="宋体" w:hAnsi="宋体" w:eastAsia="宋体" w:cs="宋体"/>
          <w:sz w:val="36"/>
          <w:szCs w:val="36"/>
          <w:lang w:val="en-US" w:eastAsia="zh-CN"/>
        </w:rPr>
        <w:t>依据：《深圳市财政局转发广东省财政厅关于进一步规范政府采购活动中落实促进中小企业发展政策的通知》（深财购〔2024〕53号）、广东省财政厅《关于进一步规范政府采购活动中落实促进中小企业发展政策的通知》（粤财采购〔2024〕11号）</w:t>
      </w:r>
    </w:p>
  </w:comment>
  <w:comment w:id="25" w:author="Yo" w:date="2024-06-12T18:01:30Z" w:initials="">
    <w:p w14:paraId="1EE77C1B">
      <w:pPr>
        <w:pStyle w:val="16"/>
      </w:pPr>
      <w:r>
        <w:rPr>
          <w:rFonts w:hint="eastAsia"/>
        </w:rPr>
        <w:t>采用折扣率方法报价的，增加“填写要求：如涉及折扣率，要求0&lt;折扣率≤1，未按此要求填写将视为投标无效；填写的“折扣率”应为小数，最多填报至小数点后两位，如：0.95、0.80；投标人参与投标只允许填报唯一一个折扣率，不允许填报两个及以上，如填报2个及以上折扣率的，其投标将直接视为投标无效。”</w:t>
      </w:r>
    </w:p>
    <w:p w14:paraId="0328411B">
      <w:pPr>
        <w:pStyle w:val="16"/>
      </w:pPr>
    </w:p>
  </w:comment>
  <w:comment w:id="26" w:author="Yo" w:date="2025-02-14T14:42:42Z" w:initials="">
    <w:p w14:paraId="30E32DEA">
      <w:pPr>
        <w:pStyle w:val="16"/>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此部分为2月13日调整修改</w:t>
      </w:r>
    </w:p>
    <w:p w14:paraId="01CBEA2C">
      <w:pPr>
        <w:pStyle w:val="16"/>
      </w:pPr>
    </w:p>
  </w:comment>
  <w:comment w:id="27" w:author="Yo" w:date="2025-02-14T15:11:53Z" w:initials="">
    <w:p w14:paraId="27769455">
      <w:pPr>
        <w:pStyle w:val="16"/>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此部分为2月13日调整修改</w:t>
      </w:r>
    </w:p>
    <w:p w14:paraId="7EE56C77">
      <w:pPr>
        <w:pStyle w:val="16"/>
      </w:pPr>
    </w:p>
  </w:comment>
  <w:comment w:id="28" w:author="Yo" w:date="2025-02-14T15:11:57Z" w:initials="">
    <w:p w14:paraId="6F8F2A31">
      <w:pPr>
        <w:pStyle w:val="16"/>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此部分为2月13日调整修改</w:t>
      </w:r>
    </w:p>
    <w:p w14:paraId="198A8277">
      <w:pPr>
        <w:pStyle w:val="16"/>
      </w:pPr>
    </w:p>
  </w:comment>
  <w:comment w:id="29" w:author="Yo" w:date="2025-02-14T15:12:08Z" w:initials="">
    <w:p w14:paraId="1B25D3E4">
      <w:pPr>
        <w:pStyle w:val="16"/>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此部分为2月13日调整修改</w:t>
      </w:r>
    </w:p>
    <w:p w14:paraId="69B131C9">
      <w:pPr>
        <w:pStyle w:val="1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F1E6712" w15:done="0"/>
  <w15:commentEx w15:paraId="0BB4FC53" w15:done="0"/>
  <w15:commentEx w15:paraId="58CD83D1" w15:done="0"/>
  <w15:commentEx w15:paraId="4B066C63" w15:done="0"/>
  <w15:commentEx w15:paraId="33F0B7B4" w15:done="0"/>
  <w15:commentEx w15:paraId="154DD153" w15:done="0"/>
  <w15:commentEx w15:paraId="0A2AF492" w15:done="0"/>
  <w15:commentEx w15:paraId="3F7DB256" w15:done="0"/>
  <w15:commentEx w15:paraId="207B0EB2" w15:done="0"/>
  <w15:commentEx w15:paraId="026AC9B5" w15:done="0"/>
  <w15:commentEx w15:paraId="207FCA19" w15:done="0"/>
  <w15:commentEx w15:paraId="7E689E0F" w15:done="0"/>
  <w15:commentEx w15:paraId="3CC85DB7" w15:done="0"/>
  <w15:commentEx w15:paraId="4C6E241F" w15:done="0"/>
  <w15:commentEx w15:paraId="15594D9C" w15:done="0"/>
  <w15:commentEx w15:paraId="736A9067" w15:done="0"/>
  <w15:commentEx w15:paraId="6F583341" w15:done="0"/>
  <w15:commentEx w15:paraId="42F10DC1" w15:done="0"/>
  <w15:commentEx w15:paraId="0E3A096A" w15:done="0"/>
  <w15:commentEx w15:paraId="7EE96B1E" w15:done="0"/>
  <w15:commentEx w15:paraId="0913FDFD" w15:done="0"/>
  <w15:commentEx w15:paraId="498DD28C" w15:done="0"/>
  <w15:commentEx w15:paraId="51B4D6EF" w15:done="0"/>
  <w15:commentEx w15:paraId="38C7F6D5" w15:done="0"/>
  <w15:commentEx w15:paraId="0DCBACD6" w15:done="0"/>
  <w15:commentEx w15:paraId="0328411B" w15:done="0"/>
  <w15:commentEx w15:paraId="01CBEA2C" w15:done="0"/>
  <w15:commentEx w15:paraId="7EE56C77" w15:done="0"/>
  <w15:commentEx w15:paraId="198A8277" w15:done="0"/>
  <w15:commentEx w15:paraId="69B131C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D22E5">
    <w:pPr>
      <w:pStyle w:val="27"/>
      <w:framePr w:wrap="around" w:vAnchor="text" w:hAnchor="margin" w:xAlign="center" w:y="1"/>
      <w:rPr>
        <w:rStyle w:val="48"/>
      </w:rPr>
    </w:pPr>
    <w:r>
      <w:t xml:space="preserve">- </w:t>
    </w:r>
    <w:r>
      <w:fldChar w:fldCharType="begin"/>
    </w:r>
    <w:r>
      <w:instrText xml:space="preserve"> PAGE </w:instrText>
    </w:r>
    <w:r>
      <w:fldChar w:fldCharType="separate"/>
    </w:r>
    <w:r>
      <w:t>32</w:t>
    </w:r>
    <w:r>
      <w:fldChar w:fldCharType="end"/>
    </w:r>
    <w:r>
      <w:t xml:space="preserve"> -</w:t>
    </w:r>
  </w:p>
  <w:p w14:paraId="2A03B3E5">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C2667">
    <w:pPr>
      <w:pStyle w:val="27"/>
      <w:framePr w:wrap="around" w:vAnchor="text" w:hAnchor="margin" w:xAlign="center" w:y="1"/>
      <w:rPr>
        <w:rStyle w:val="48"/>
      </w:rPr>
    </w:pPr>
    <w:r>
      <w:rPr>
        <w:rStyle w:val="48"/>
      </w:rPr>
      <w:fldChar w:fldCharType="begin"/>
    </w:r>
    <w:r>
      <w:rPr>
        <w:rStyle w:val="48"/>
      </w:rPr>
      <w:instrText xml:space="preserve">PAGE  </w:instrText>
    </w:r>
    <w:r>
      <w:rPr>
        <w:rStyle w:val="48"/>
      </w:rPr>
      <w:fldChar w:fldCharType="end"/>
    </w:r>
  </w:p>
  <w:p w14:paraId="138156FA">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8EDF">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FC2A4">
    <w:pPr>
      <w:pStyle w:val="28"/>
      <w:pBdr>
        <w:top w:val="none" w:color="auto" w:sz="0" w:space="0"/>
        <w:left w:val="none" w:color="auto" w:sz="0" w:space="0"/>
        <w:bottom w:val="none" w:color="auto" w:sz="0" w:space="1"/>
        <w:right w:val="none" w:color="auto" w:sz="0" w:space="0"/>
        <w:between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3815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rPr>
        <w:rFonts w:ascii="Times New Roman" w:hAnsi="Times New Roman" w:eastAsia="宋体"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9221C"/>
    <w:multiLevelType w:val="singleLevel"/>
    <w:tmpl w:val="B609221C"/>
    <w:lvl w:ilvl="0" w:tentative="0">
      <w:start w:val="1"/>
      <w:numFmt w:val="decimal"/>
      <w:suff w:val="nothing"/>
      <w:lvlText w:val="%1、"/>
      <w:lvlJc w:val="left"/>
    </w:lvl>
  </w:abstractNum>
  <w:abstractNum w:abstractNumId="1">
    <w:nsid w:val="B9358C2E"/>
    <w:multiLevelType w:val="singleLevel"/>
    <w:tmpl w:val="B9358C2E"/>
    <w:lvl w:ilvl="0" w:tentative="0">
      <w:start w:val="2"/>
      <w:numFmt w:val="decimal"/>
      <w:suff w:val="nothing"/>
      <w:lvlText w:val="%1、"/>
      <w:lvlJc w:val="left"/>
    </w:lvl>
  </w:abstractNum>
  <w:abstractNum w:abstractNumId="2">
    <w:nsid w:val="BF6BC116"/>
    <w:multiLevelType w:val="singleLevel"/>
    <w:tmpl w:val="BF6BC116"/>
    <w:lvl w:ilvl="0" w:tentative="0">
      <w:start w:val="16"/>
      <w:numFmt w:val="decimal"/>
      <w:suff w:val="space"/>
      <w:lvlText w:val="%1."/>
      <w:lvlJc w:val="left"/>
    </w:lvl>
  </w:abstractNum>
  <w:abstractNum w:abstractNumId="3">
    <w:nsid w:val="CFE7C3F8"/>
    <w:multiLevelType w:val="singleLevel"/>
    <w:tmpl w:val="CFE7C3F8"/>
    <w:lvl w:ilvl="0" w:tentative="0">
      <w:start w:val="1"/>
      <w:numFmt w:val="decimal"/>
      <w:suff w:val="nothing"/>
      <w:lvlText w:val="（%1）"/>
      <w:lvlJc w:val="left"/>
    </w:lvl>
  </w:abstractNum>
  <w:abstractNum w:abstractNumId="4">
    <w:nsid w:val="DDECD3BC"/>
    <w:multiLevelType w:val="singleLevel"/>
    <w:tmpl w:val="DDECD3BC"/>
    <w:lvl w:ilvl="0" w:tentative="0">
      <w:start w:val="6"/>
      <w:numFmt w:val="decimal"/>
      <w:suff w:val="space"/>
      <w:lvlText w:val="%1."/>
      <w:lvlJc w:val="left"/>
    </w:lvl>
  </w:abstractNum>
  <w:abstractNum w:abstractNumId="5">
    <w:nsid w:val="DE759F4B"/>
    <w:multiLevelType w:val="singleLevel"/>
    <w:tmpl w:val="DE759F4B"/>
    <w:lvl w:ilvl="0" w:tentative="0">
      <w:start w:val="2"/>
      <w:numFmt w:val="decimal"/>
      <w:suff w:val="space"/>
      <w:lvlText w:val="%1."/>
      <w:lvlJc w:val="left"/>
    </w:lvl>
  </w:abstractNum>
  <w:abstractNum w:abstractNumId="6">
    <w:nsid w:val="DEABE1DB"/>
    <w:multiLevelType w:val="singleLevel"/>
    <w:tmpl w:val="DEABE1DB"/>
    <w:lvl w:ilvl="0" w:tentative="0">
      <w:start w:val="23"/>
      <w:numFmt w:val="decimal"/>
      <w:suff w:val="space"/>
      <w:lvlText w:val="%1."/>
      <w:lvlJc w:val="left"/>
    </w:lvl>
  </w:abstractNum>
  <w:abstractNum w:abstractNumId="7">
    <w:nsid w:val="FFEFC674"/>
    <w:multiLevelType w:val="singleLevel"/>
    <w:tmpl w:val="FFEFC674"/>
    <w:lvl w:ilvl="0" w:tentative="0">
      <w:start w:val="1"/>
      <w:numFmt w:val="decimal"/>
      <w:suff w:val="nothing"/>
      <w:lvlText w:val="（%1）"/>
      <w:lvlJc w:val="left"/>
    </w:lvl>
  </w:abstractNum>
  <w:abstractNum w:abstractNumId="8">
    <w:nsid w:val="FFFFFF7C"/>
    <w:multiLevelType w:val="singleLevel"/>
    <w:tmpl w:val="FFFFFF7C"/>
    <w:lvl w:ilvl="0" w:tentative="0">
      <w:start w:val="1"/>
      <w:numFmt w:val="decimal"/>
      <w:pStyle w:val="67"/>
      <w:lvlText w:val="%1."/>
      <w:lvlJc w:val="left"/>
      <w:pPr>
        <w:tabs>
          <w:tab w:val="left" w:pos="7994"/>
        </w:tabs>
        <w:ind w:left="7994" w:leftChars="800" w:hanging="360" w:hangingChars="200"/>
      </w:pPr>
    </w:lvl>
  </w:abstractNum>
  <w:abstractNum w:abstractNumId="9">
    <w:nsid w:val="FFFFFF89"/>
    <w:multiLevelType w:val="singleLevel"/>
    <w:tmpl w:val="FFFFFF89"/>
    <w:lvl w:ilvl="0" w:tentative="0">
      <w:start w:val="1"/>
      <w:numFmt w:val="bullet"/>
      <w:pStyle w:val="14"/>
      <w:lvlText w:val=""/>
      <w:lvlJc w:val="left"/>
      <w:pPr>
        <w:tabs>
          <w:tab w:val="left" w:pos="360"/>
        </w:tabs>
        <w:ind w:left="360" w:hanging="360" w:hangingChars="200"/>
      </w:pPr>
      <w:rPr>
        <w:rFonts w:hint="default" w:ascii="Wingdings" w:hAnsi="Wingdings"/>
      </w:rPr>
    </w:lvl>
  </w:abstractNum>
  <w:abstractNum w:abstractNumId="10">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12503483"/>
    <w:multiLevelType w:val="multilevel"/>
    <w:tmpl w:val="12503483"/>
    <w:lvl w:ilvl="0" w:tentative="0">
      <w:start w:val="1"/>
      <w:numFmt w:val="bullet"/>
      <w:pStyle w:val="115"/>
      <w:lvlText w:val=""/>
      <w:lvlJc w:val="left"/>
      <w:pPr>
        <w:tabs>
          <w:tab w:val="left" w:pos="420"/>
        </w:tabs>
        <w:ind w:left="420" w:hanging="420"/>
      </w:pPr>
      <w:rPr>
        <w:rFonts w:hint="default" w:ascii="Wingdings" w:hAnsi="Wingdings"/>
      </w:rPr>
    </w:lvl>
    <w:lvl w:ilvl="1" w:tentative="0">
      <w:start w:val="1"/>
      <w:numFmt w:val="bullet"/>
      <w:pStyle w:val="114"/>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160D20D0"/>
    <w:multiLevelType w:val="multilevel"/>
    <w:tmpl w:val="160D20D0"/>
    <w:lvl w:ilvl="0" w:tentative="0">
      <w:start w:val="1"/>
      <w:numFmt w:val="bullet"/>
      <w:pStyle w:val="83"/>
      <w:lvlText w:val=""/>
      <w:lvlJc w:val="left"/>
      <w:pPr>
        <w:tabs>
          <w:tab w:val="left" w:pos="840"/>
        </w:tabs>
        <w:ind w:left="840" w:hanging="420"/>
      </w:pPr>
      <w:rPr>
        <w:rFonts w:hint="default" w:ascii="Wingdings" w:hAnsi="Wingdings"/>
      </w:rPr>
    </w:lvl>
    <w:lvl w:ilvl="1" w:tentative="0">
      <w:start w:val="1"/>
      <w:numFmt w:val="bullet"/>
      <w:pStyle w:val="84"/>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3">
    <w:nsid w:val="2F395B7B"/>
    <w:multiLevelType w:val="multilevel"/>
    <w:tmpl w:val="2F395B7B"/>
    <w:lvl w:ilvl="0" w:tentative="0">
      <w:start w:val="1"/>
      <w:numFmt w:val="bullet"/>
      <w:pStyle w:val="175"/>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4">
    <w:nsid w:val="7A0F6431"/>
    <w:multiLevelType w:val="singleLevel"/>
    <w:tmpl w:val="7A0F6431"/>
    <w:lvl w:ilvl="0" w:tentative="0">
      <w:start w:val="1"/>
      <w:numFmt w:val="decimal"/>
      <w:suff w:val="space"/>
      <w:lvlText w:val="%1."/>
      <w:lvlJc w:val="left"/>
    </w:lvl>
  </w:abstractNum>
  <w:abstractNum w:abstractNumId="15">
    <w:nsid w:val="7AEF7716"/>
    <w:multiLevelType w:val="multilevel"/>
    <w:tmpl w:val="7AEF7716"/>
    <w:lvl w:ilvl="0" w:tentative="0">
      <w:start w:val="1"/>
      <w:numFmt w:val="chineseCountingThousand"/>
      <w:pStyle w:val="128"/>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9"/>
  </w:num>
  <w:num w:numId="2">
    <w:abstractNumId w:val="8"/>
  </w:num>
  <w:num w:numId="3">
    <w:abstractNumId w:val="12"/>
  </w:num>
  <w:num w:numId="4">
    <w:abstractNumId w:val="11"/>
  </w:num>
  <w:num w:numId="5">
    <w:abstractNumId w:val="15"/>
  </w:num>
  <w:num w:numId="6">
    <w:abstractNumId w:val="13"/>
  </w:num>
  <w:num w:numId="7">
    <w:abstractNumId w:val="0"/>
  </w:num>
  <w:num w:numId="8">
    <w:abstractNumId w:val="1"/>
  </w:num>
  <w:num w:numId="9">
    <w:abstractNumId w:val="14"/>
  </w:num>
  <w:num w:numId="10">
    <w:abstractNumId w:val="3"/>
  </w:num>
  <w:num w:numId="11">
    <w:abstractNumId w:val="7"/>
  </w:num>
  <w:num w:numId="12">
    <w:abstractNumId w:val="5"/>
  </w:num>
  <w:num w:numId="13">
    <w:abstractNumId w:val="4"/>
  </w:num>
  <w:num w:numId="14">
    <w:abstractNumId w:val="2"/>
  </w:num>
  <w:num w:numId="15">
    <w:abstractNumId w:val="6"/>
  </w:num>
  <w:num w:numId="16">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
    <w15:presenceInfo w15:providerId="None" w15:userId="admin"/>
  </w15:person>
  <w15:person w15:author="Yo">
    <w15:presenceInfo w15:providerId="WPS Office" w15:userId="3089318638"/>
  </w15:person>
  <w15:person w15:author="运营管理部">
    <w15:presenceInfo w15:providerId="None" w15:userId="运营管理部"/>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0"/>
  <w:bordersDoNotSurroundFooter w:val="0"/>
  <w:hideSpellingErrors/>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c4MGJkMzI3NDY0YWFjODNkZTU1MjhjNWQzY2E2YjgifQ=="/>
    <w:docVar w:name="KSO_WPS_MARK_KEY" w:val="a5980290-81d1-4166-b591-31e4936b8684"/>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243"/>
    <w:rsid w:val="00361633"/>
    <w:rsid w:val="00361935"/>
    <w:rsid w:val="003626AE"/>
    <w:rsid w:val="0036292A"/>
    <w:rsid w:val="00362AF3"/>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0A4"/>
    <w:rsid w:val="00610871"/>
    <w:rsid w:val="00610E48"/>
    <w:rsid w:val="00610FE0"/>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D05"/>
    <w:rsid w:val="00801D7A"/>
    <w:rsid w:val="008020F2"/>
    <w:rsid w:val="00803F7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701"/>
    <w:rsid w:val="00C95DD7"/>
    <w:rsid w:val="00C95ED6"/>
    <w:rsid w:val="00C96BBB"/>
    <w:rsid w:val="00CA04D5"/>
    <w:rsid w:val="00CA0F7D"/>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58B9"/>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1E42FB"/>
    <w:rsid w:val="012146C6"/>
    <w:rsid w:val="015D35F5"/>
    <w:rsid w:val="01E55D35"/>
    <w:rsid w:val="01F72B36"/>
    <w:rsid w:val="02095687"/>
    <w:rsid w:val="02743188"/>
    <w:rsid w:val="02AC10D3"/>
    <w:rsid w:val="034033B2"/>
    <w:rsid w:val="034955D4"/>
    <w:rsid w:val="03B866D0"/>
    <w:rsid w:val="03C40B3F"/>
    <w:rsid w:val="03E11E16"/>
    <w:rsid w:val="04833B9D"/>
    <w:rsid w:val="04FC5581"/>
    <w:rsid w:val="05821997"/>
    <w:rsid w:val="05891928"/>
    <w:rsid w:val="05BF24C9"/>
    <w:rsid w:val="05DF0DF0"/>
    <w:rsid w:val="06C559AF"/>
    <w:rsid w:val="0775586D"/>
    <w:rsid w:val="081C64DD"/>
    <w:rsid w:val="083E1B6F"/>
    <w:rsid w:val="08435461"/>
    <w:rsid w:val="08435AFA"/>
    <w:rsid w:val="090C7C1B"/>
    <w:rsid w:val="0929095D"/>
    <w:rsid w:val="09493091"/>
    <w:rsid w:val="09B94F9F"/>
    <w:rsid w:val="09CD036E"/>
    <w:rsid w:val="0A914C01"/>
    <w:rsid w:val="0AA70308"/>
    <w:rsid w:val="0AD31787"/>
    <w:rsid w:val="0AF12517"/>
    <w:rsid w:val="0AF96D6A"/>
    <w:rsid w:val="0B912479"/>
    <w:rsid w:val="0BCC39BB"/>
    <w:rsid w:val="0BE268CA"/>
    <w:rsid w:val="0C2520CA"/>
    <w:rsid w:val="0C4C5587"/>
    <w:rsid w:val="0C7777A9"/>
    <w:rsid w:val="0C8E1548"/>
    <w:rsid w:val="0D490A8D"/>
    <w:rsid w:val="0DB461AA"/>
    <w:rsid w:val="0DC93D4A"/>
    <w:rsid w:val="0E370B89"/>
    <w:rsid w:val="0E5643EF"/>
    <w:rsid w:val="0E6E6F80"/>
    <w:rsid w:val="0ED4797C"/>
    <w:rsid w:val="0EF425D6"/>
    <w:rsid w:val="0F262F62"/>
    <w:rsid w:val="0F7A7451"/>
    <w:rsid w:val="0FF94323"/>
    <w:rsid w:val="107A34BF"/>
    <w:rsid w:val="107A51CD"/>
    <w:rsid w:val="108D4A90"/>
    <w:rsid w:val="10993984"/>
    <w:rsid w:val="10E67EAB"/>
    <w:rsid w:val="1108734A"/>
    <w:rsid w:val="11925F20"/>
    <w:rsid w:val="11B232D3"/>
    <w:rsid w:val="11C91423"/>
    <w:rsid w:val="123821EC"/>
    <w:rsid w:val="12E96032"/>
    <w:rsid w:val="12EC0F8D"/>
    <w:rsid w:val="13D4431F"/>
    <w:rsid w:val="141D07A4"/>
    <w:rsid w:val="14C17DE4"/>
    <w:rsid w:val="151D38BF"/>
    <w:rsid w:val="15BA18F1"/>
    <w:rsid w:val="15BF1762"/>
    <w:rsid w:val="160650C5"/>
    <w:rsid w:val="161A1EE6"/>
    <w:rsid w:val="16BA40A9"/>
    <w:rsid w:val="16E54E7B"/>
    <w:rsid w:val="16F47498"/>
    <w:rsid w:val="17051BB8"/>
    <w:rsid w:val="17727A45"/>
    <w:rsid w:val="181638D8"/>
    <w:rsid w:val="18841AD7"/>
    <w:rsid w:val="18A015D3"/>
    <w:rsid w:val="198E1224"/>
    <w:rsid w:val="19B1604A"/>
    <w:rsid w:val="19B95C26"/>
    <w:rsid w:val="19E46AD9"/>
    <w:rsid w:val="1A126E19"/>
    <w:rsid w:val="1A652503"/>
    <w:rsid w:val="1AC668AF"/>
    <w:rsid w:val="1B1C21BB"/>
    <w:rsid w:val="1B325F2A"/>
    <w:rsid w:val="1B62301A"/>
    <w:rsid w:val="1C1F1E0E"/>
    <w:rsid w:val="1CF12935"/>
    <w:rsid w:val="1D190873"/>
    <w:rsid w:val="1D4B710C"/>
    <w:rsid w:val="1E330E9C"/>
    <w:rsid w:val="1E340CEE"/>
    <w:rsid w:val="1E9C6591"/>
    <w:rsid w:val="1F507A92"/>
    <w:rsid w:val="1F8430F7"/>
    <w:rsid w:val="1FD21930"/>
    <w:rsid w:val="20043B19"/>
    <w:rsid w:val="20D17B68"/>
    <w:rsid w:val="2112344B"/>
    <w:rsid w:val="21481A39"/>
    <w:rsid w:val="219A1B7F"/>
    <w:rsid w:val="21B22A5C"/>
    <w:rsid w:val="21E65C8F"/>
    <w:rsid w:val="235220CD"/>
    <w:rsid w:val="23AA6A32"/>
    <w:rsid w:val="23C9229F"/>
    <w:rsid w:val="24195A43"/>
    <w:rsid w:val="245D31B5"/>
    <w:rsid w:val="24826101"/>
    <w:rsid w:val="250C7D5F"/>
    <w:rsid w:val="25784A9C"/>
    <w:rsid w:val="25E16A45"/>
    <w:rsid w:val="25F11338"/>
    <w:rsid w:val="25F46AB0"/>
    <w:rsid w:val="26C4552D"/>
    <w:rsid w:val="27217B54"/>
    <w:rsid w:val="277D1EE5"/>
    <w:rsid w:val="27A31B59"/>
    <w:rsid w:val="27B87AF2"/>
    <w:rsid w:val="27EE3E21"/>
    <w:rsid w:val="286C3B37"/>
    <w:rsid w:val="289002C6"/>
    <w:rsid w:val="28C71A62"/>
    <w:rsid w:val="293801B5"/>
    <w:rsid w:val="298A23AD"/>
    <w:rsid w:val="29A924E3"/>
    <w:rsid w:val="2B033371"/>
    <w:rsid w:val="2B3A56AF"/>
    <w:rsid w:val="2BB71443"/>
    <w:rsid w:val="2BF00047"/>
    <w:rsid w:val="2C0853D9"/>
    <w:rsid w:val="2C210A56"/>
    <w:rsid w:val="2C240F34"/>
    <w:rsid w:val="2C412EA7"/>
    <w:rsid w:val="2C64115C"/>
    <w:rsid w:val="2D0B54A3"/>
    <w:rsid w:val="2D230138"/>
    <w:rsid w:val="2D6F4378"/>
    <w:rsid w:val="2DB82DBD"/>
    <w:rsid w:val="2DED1D9C"/>
    <w:rsid w:val="2E13650C"/>
    <w:rsid w:val="2E525AC4"/>
    <w:rsid w:val="2E590BD6"/>
    <w:rsid w:val="2EA0509E"/>
    <w:rsid w:val="2F3F3850"/>
    <w:rsid w:val="2F815A0A"/>
    <w:rsid w:val="2FD0573D"/>
    <w:rsid w:val="2FF73D1D"/>
    <w:rsid w:val="300801AF"/>
    <w:rsid w:val="30104524"/>
    <w:rsid w:val="30113460"/>
    <w:rsid w:val="30204AC3"/>
    <w:rsid w:val="304B4E50"/>
    <w:rsid w:val="3063463F"/>
    <w:rsid w:val="308F3CFA"/>
    <w:rsid w:val="31A11AE9"/>
    <w:rsid w:val="31FC3EF9"/>
    <w:rsid w:val="322E5E24"/>
    <w:rsid w:val="324B16F5"/>
    <w:rsid w:val="32CF303F"/>
    <w:rsid w:val="32FE3BCB"/>
    <w:rsid w:val="3350673E"/>
    <w:rsid w:val="33977D4F"/>
    <w:rsid w:val="33B67A9F"/>
    <w:rsid w:val="33E02E1C"/>
    <w:rsid w:val="341D63B4"/>
    <w:rsid w:val="34E60A39"/>
    <w:rsid w:val="351D0A98"/>
    <w:rsid w:val="354F755A"/>
    <w:rsid w:val="355C0DE1"/>
    <w:rsid w:val="35893F26"/>
    <w:rsid w:val="361D3B28"/>
    <w:rsid w:val="36383DD0"/>
    <w:rsid w:val="363B2715"/>
    <w:rsid w:val="36F1018E"/>
    <w:rsid w:val="371D223F"/>
    <w:rsid w:val="376857B1"/>
    <w:rsid w:val="377622CB"/>
    <w:rsid w:val="3780685D"/>
    <w:rsid w:val="37BA2F63"/>
    <w:rsid w:val="37C81053"/>
    <w:rsid w:val="37DE5837"/>
    <w:rsid w:val="37E817A5"/>
    <w:rsid w:val="38704532"/>
    <w:rsid w:val="388D200C"/>
    <w:rsid w:val="38AA04E2"/>
    <w:rsid w:val="38B04014"/>
    <w:rsid w:val="38B92C74"/>
    <w:rsid w:val="38D31A1B"/>
    <w:rsid w:val="38D77AF6"/>
    <w:rsid w:val="38DA1EF9"/>
    <w:rsid w:val="38E050B1"/>
    <w:rsid w:val="394E75C1"/>
    <w:rsid w:val="398A2C99"/>
    <w:rsid w:val="39B41E0D"/>
    <w:rsid w:val="39B853D1"/>
    <w:rsid w:val="39DB34A5"/>
    <w:rsid w:val="39FF68C6"/>
    <w:rsid w:val="3A3C23C2"/>
    <w:rsid w:val="3B040851"/>
    <w:rsid w:val="3BA76A03"/>
    <w:rsid w:val="3BE30FA7"/>
    <w:rsid w:val="3C002C09"/>
    <w:rsid w:val="3C466C40"/>
    <w:rsid w:val="3C56385D"/>
    <w:rsid w:val="3C895347"/>
    <w:rsid w:val="3CDF3135"/>
    <w:rsid w:val="3D1D0F09"/>
    <w:rsid w:val="3D4153BD"/>
    <w:rsid w:val="3D605B64"/>
    <w:rsid w:val="3DB66D48"/>
    <w:rsid w:val="3E42676A"/>
    <w:rsid w:val="3F26350E"/>
    <w:rsid w:val="3F2B5786"/>
    <w:rsid w:val="3F3E428E"/>
    <w:rsid w:val="3F4F5483"/>
    <w:rsid w:val="3F513CB1"/>
    <w:rsid w:val="3FA86688"/>
    <w:rsid w:val="3FB269C3"/>
    <w:rsid w:val="3FD032C7"/>
    <w:rsid w:val="3FDB1D7E"/>
    <w:rsid w:val="3FDE41F4"/>
    <w:rsid w:val="406D3E71"/>
    <w:rsid w:val="40767C0D"/>
    <w:rsid w:val="40E45FD9"/>
    <w:rsid w:val="410061AC"/>
    <w:rsid w:val="413E22CD"/>
    <w:rsid w:val="41571D6E"/>
    <w:rsid w:val="41B06223"/>
    <w:rsid w:val="41B829D4"/>
    <w:rsid w:val="41E77728"/>
    <w:rsid w:val="41F65B4A"/>
    <w:rsid w:val="41F8244F"/>
    <w:rsid w:val="421F601D"/>
    <w:rsid w:val="421F6818"/>
    <w:rsid w:val="42482AD4"/>
    <w:rsid w:val="42896114"/>
    <w:rsid w:val="42BE5CDC"/>
    <w:rsid w:val="430C0C47"/>
    <w:rsid w:val="432B6014"/>
    <w:rsid w:val="4391155C"/>
    <w:rsid w:val="43A73423"/>
    <w:rsid w:val="43E62EC8"/>
    <w:rsid w:val="451275EF"/>
    <w:rsid w:val="46CC258D"/>
    <w:rsid w:val="46E42C4A"/>
    <w:rsid w:val="472C7633"/>
    <w:rsid w:val="472E735F"/>
    <w:rsid w:val="47385FC3"/>
    <w:rsid w:val="474256D1"/>
    <w:rsid w:val="475D2AB1"/>
    <w:rsid w:val="47747F85"/>
    <w:rsid w:val="47D965EA"/>
    <w:rsid w:val="484C2C4E"/>
    <w:rsid w:val="48D43EA7"/>
    <w:rsid w:val="48EA0098"/>
    <w:rsid w:val="492A728B"/>
    <w:rsid w:val="496D4057"/>
    <w:rsid w:val="49807693"/>
    <w:rsid w:val="49D82CEC"/>
    <w:rsid w:val="4ADA6DED"/>
    <w:rsid w:val="4BC16430"/>
    <w:rsid w:val="4BFD54DB"/>
    <w:rsid w:val="4C164FBE"/>
    <w:rsid w:val="4C271A49"/>
    <w:rsid w:val="4C325CE4"/>
    <w:rsid w:val="4C623D84"/>
    <w:rsid w:val="4CC57EE5"/>
    <w:rsid w:val="4CE935CD"/>
    <w:rsid w:val="4DC55A54"/>
    <w:rsid w:val="4DD637A3"/>
    <w:rsid w:val="4DEA0C18"/>
    <w:rsid w:val="4DF60365"/>
    <w:rsid w:val="4E0D2787"/>
    <w:rsid w:val="4E0D453F"/>
    <w:rsid w:val="4E537D88"/>
    <w:rsid w:val="4E5E2A3C"/>
    <w:rsid w:val="4E7B22CD"/>
    <w:rsid w:val="4ECD27ED"/>
    <w:rsid w:val="4F227A3B"/>
    <w:rsid w:val="4F2B0C9E"/>
    <w:rsid w:val="4F9A08E7"/>
    <w:rsid w:val="4FA17525"/>
    <w:rsid w:val="4FCD0FCF"/>
    <w:rsid w:val="4FE44606"/>
    <w:rsid w:val="4FEC07C0"/>
    <w:rsid w:val="4FF813ED"/>
    <w:rsid w:val="50043987"/>
    <w:rsid w:val="502F5B05"/>
    <w:rsid w:val="505144B9"/>
    <w:rsid w:val="509960DB"/>
    <w:rsid w:val="50F67A62"/>
    <w:rsid w:val="510E78E7"/>
    <w:rsid w:val="51D73B45"/>
    <w:rsid w:val="51F21254"/>
    <w:rsid w:val="523258FE"/>
    <w:rsid w:val="52DF6974"/>
    <w:rsid w:val="52E5010A"/>
    <w:rsid w:val="53292792"/>
    <w:rsid w:val="53B57275"/>
    <w:rsid w:val="540A2A63"/>
    <w:rsid w:val="54A27FE5"/>
    <w:rsid w:val="551A77A3"/>
    <w:rsid w:val="552B71DA"/>
    <w:rsid w:val="558E20A7"/>
    <w:rsid w:val="55C80ACA"/>
    <w:rsid w:val="55F9355F"/>
    <w:rsid w:val="5606548A"/>
    <w:rsid w:val="56562CF2"/>
    <w:rsid w:val="569E718D"/>
    <w:rsid w:val="572A016E"/>
    <w:rsid w:val="573D71DF"/>
    <w:rsid w:val="577D0663"/>
    <w:rsid w:val="57AE734F"/>
    <w:rsid w:val="58236A15"/>
    <w:rsid w:val="58321EC6"/>
    <w:rsid w:val="58501D07"/>
    <w:rsid w:val="585A3C87"/>
    <w:rsid w:val="58620FD6"/>
    <w:rsid w:val="586757C9"/>
    <w:rsid w:val="58807305"/>
    <w:rsid w:val="58A446B9"/>
    <w:rsid w:val="58C411C0"/>
    <w:rsid w:val="58CA7BFC"/>
    <w:rsid w:val="597C3E85"/>
    <w:rsid w:val="5ABF28B9"/>
    <w:rsid w:val="5AC22B45"/>
    <w:rsid w:val="5ADD3C34"/>
    <w:rsid w:val="5AE70511"/>
    <w:rsid w:val="5B24477E"/>
    <w:rsid w:val="5B8878FB"/>
    <w:rsid w:val="5C674A4F"/>
    <w:rsid w:val="5D12364D"/>
    <w:rsid w:val="5D5F6EC4"/>
    <w:rsid w:val="5D652999"/>
    <w:rsid w:val="5D6730F6"/>
    <w:rsid w:val="5D8D7C8E"/>
    <w:rsid w:val="5DC61182"/>
    <w:rsid w:val="5E123C25"/>
    <w:rsid w:val="5E2935C7"/>
    <w:rsid w:val="5E643D94"/>
    <w:rsid w:val="5E6E14AE"/>
    <w:rsid w:val="5EB43E99"/>
    <w:rsid w:val="5EB54CAB"/>
    <w:rsid w:val="5EBC59BB"/>
    <w:rsid w:val="5EC74A26"/>
    <w:rsid w:val="5EEC4F2C"/>
    <w:rsid w:val="5F137888"/>
    <w:rsid w:val="5F3118C0"/>
    <w:rsid w:val="5F362174"/>
    <w:rsid w:val="5F882F48"/>
    <w:rsid w:val="5FAD15EE"/>
    <w:rsid w:val="60103A97"/>
    <w:rsid w:val="6095591C"/>
    <w:rsid w:val="60C1328E"/>
    <w:rsid w:val="610C012A"/>
    <w:rsid w:val="611F168A"/>
    <w:rsid w:val="61237EB8"/>
    <w:rsid w:val="61A82AA5"/>
    <w:rsid w:val="61FC3A17"/>
    <w:rsid w:val="623A3232"/>
    <w:rsid w:val="624C3ACF"/>
    <w:rsid w:val="626C60A0"/>
    <w:rsid w:val="629F2D89"/>
    <w:rsid w:val="633C34A4"/>
    <w:rsid w:val="63BA64B1"/>
    <w:rsid w:val="63F2576A"/>
    <w:rsid w:val="64232B20"/>
    <w:rsid w:val="64365814"/>
    <w:rsid w:val="64CB312C"/>
    <w:rsid w:val="64DB3FFC"/>
    <w:rsid w:val="64E32783"/>
    <w:rsid w:val="65007F4E"/>
    <w:rsid w:val="6585379C"/>
    <w:rsid w:val="658A3520"/>
    <w:rsid w:val="66044022"/>
    <w:rsid w:val="662D4763"/>
    <w:rsid w:val="664513D6"/>
    <w:rsid w:val="664B644A"/>
    <w:rsid w:val="666B09B5"/>
    <w:rsid w:val="66705CB0"/>
    <w:rsid w:val="66885224"/>
    <w:rsid w:val="66B5676F"/>
    <w:rsid w:val="67236729"/>
    <w:rsid w:val="677360E3"/>
    <w:rsid w:val="67F65590"/>
    <w:rsid w:val="68D357B0"/>
    <w:rsid w:val="69962BD5"/>
    <w:rsid w:val="69CB7493"/>
    <w:rsid w:val="69D4537F"/>
    <w:rsid w:val="69EA60D3"/>
    <w:rsid w:val="6A365264"/>
    <w:rsid w:val="6AB30BF4"/>
    <w:rsid w:val="6B681D9F"/>
    <w:rsid w:val="6B981DF8"/>
    <w:rsid w:val="6B9D025C"/>
    <w:rsid w:val="6BA63AC6"/>
    <w:rsid w:val="6BA75FB6"/>
    <w:rsid w:val="6BCA0C7C"/>
    <w:rsid w:val="6BFE0F28"/>
    <w:rsid w:val="6BFF52D4"/>
    <w:rsid w:val="6C59487A"/>
    <w:rsid w:val="6C6E37C7"/>
    <w:rsid w:val="6D9B19E5"/>
    <w:rsid w:val="6DE0473D"/>
    <w:rsid w:val="6F5E0FC0"/>
    <w:rsid w:val="6F6F4E5B"/>
    <w:rsid w:val="6FCD69D4"/>
    <w:rsid w:val="6FDD5985"/>
    <w:rsid w:val="70A80E7F"/>
    <w:rsid w:val="70C20D61"/>
    <w:rsid w:val="70E241C6"/>
    <w:rsid w:val="71034F30"/>
    <w:rsid w:val="71603DA0"/>
    <w:rsid w:val="7270316B"/>
    <w:rsid w:val="728B1D53"/>
    <w:rsid w:val="72991E28"/>
    <w:rsid w:val="74365CEE"/>
    <w:rsid w:val="74564E86"/>
    <w:rsid w:val="74605DE9"/>
    <w:rsid w:val="753D3F57"/>
    <w:rsid w:val="75BA3232"/>
    <w:rsid w:val="7650796D"/>
    <w:rsid w:val="76A16BB3"/>
    <w:rsid w:val="76D10E3F"/>
    <w:rsid w:val="76E35326"/>
    <w:rsid w:val="76EB17F6"/>
    <w:rsid w:val="77747E1D"/>
    <w:rsid w:val="778411AD"/>
    <w:rsid w:val="77901832"/>
    <w:rsid w:val="77B9304C"/>
    <w:rsid w:val="77E93077"/>
    <w:rsid w:val="78440AD8"/>
    <w:rsid w:val="786B73C0"/>
    <w:rsid w:val="78857573"/>
    <w:rsid w:val="789442E7"/>
    <w:rsid w:val="78E74F63"/>
    <w:rsid w:val="79F41288"/>
    <w:rsid w:val="7A1B18AC"/>
    <w:rsid w:val="7A6B1587"/>
    <w:rsid w:val="7B1E65F5"/>
    <w:rsid w:val="7B9F5272"/>
    <w:rsid w:val="7BBB7C03"/>
    <w:rsid w:val="7BC260BE"/>
    <w:rsid w:val="7C0741E9"/>
    <w:rsid w:val="7C230F73"/>
    <w:rsid w:val="7CB87C7E"/>
    <w:rsid w:val="7CCE2A8F"/>
    <w:rsid w:val="7D1B52B4"/>
    <w:rsid w:val="7D3744CD"/>
    <w:rsid w:val="7D7173A1"/>
    <w:rsid w:val="7DB23C95"/>
    <w:rsid w:val="7DB45E56"/>
    <w:rsid w:val="7E3E3449"/>
    <w:rsid w:val="7E433576"/>
    <w:rsid w:val="7EB01333"/>
    <w:rsid w:val="7EED3340"/>
    <w:rsid w:val="7F727327"/>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qFormat="1" w:uiPriority="0" w:name="HTML Acronym"/>
    <w:lsdException w:uiPriority="0" w:name="HTML Address"/>
    <w:lsdException w:qFormat="1" w:uiPriority="0" w:name="HTML Cite"/>
    <w:lsdException w:qFormat="1" w:uiPriority="0" w:name="HTML Code"/>
    <w:lsdException w:qFormat="1" w:uiPriority="0" w:name="HTML Definition"/>
    <w:lsdException w:qFormat="1" w:uiPriority="0" w:name="HTML Keyboard"/>
    <w:lsdException w:qFormat="1" w:unhideWhenUsed="0" w:uiPriority="0" w:semiHidden="0" w:name="HTML Preformatted"/>
    <w:lsdException w:qFormat="1" w:uiPriority="0" w:name="HTML Sample"/>
    <w:lsdException w:qFormat="1" w:uiPriority="0" w:name="HTML Typewriter"/>
    <w:lsdException w:qFormat="1"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64"/>
    <w:qFormat/>
    <w:uiPriority w:val="0"/>
    <w:pPr>
      <w:spacing w:before="340" w:after="330" w:line="360" w:lineRule="auto"/>
      <w:jc w:val="center"/>
      <w:outlineLvl w:val="0"/>
    </w:pPr>
    <w:rPr>
      <w:rFonts w:eastAsia="黑体"/>
      <w:kern w:val="44"/>
      <w:szCs w:val="44"/>
    </w:rPr>
  </w:style>
  <w:style w:type="paragraph" w:styleId="5">
    <w:name w:val="heading 2"/>
    <w:basedOn w:val="3"/>
    <w:next w:val="4"/>
    <w:link w:val="79"/>
    <w:qFormat/>
    <w:uiPriority w:val="0"/>
    <w:pPr>
      <w:adjustRightInd w:val="0"/>
      <w:jc w:val="center"/>
      <w:textAlignment w:val="baseline"/>
      <w:outlineLvl w:val="1"/>
    </w:pPr>
    <w:rPr>
      <w:kern w:val="0"/>
      <w:sz w:val="24"/>
      <w:szCs w:val="20"/>
    </w:rPr>
  </w:style>
  <w:style w:type="paragraph" w:styleId="3">
    <w:name w:val="heading 3"/>
    <w:basedOn w:val="4"/>
    <w:next w:val="1"/>
    <w:link w:val="63"/>
    <w:qFormat/>
    <w:uiPriority w:val="9"/>
    <w:pPr>
      <w:spacing w:before="260" w:after="260" w:line="240" w:lineRule="auto"/>
      <w:outlineLvl w:val="2"/>
    </w:pPr>
    <w:rPr>
      <w:rFonts w:ascii="宋体" w:hAnsi="宋体" w:eastAsia="宋体"/>
      <w:szCs w:val="32"/>
    </w:rPr>
  </w:style>
  <w:style w:type="paragraph" w:styleId="4">
    <w:name w:val="heading 4"/>
    <w:basedOn w:val="1"/>
    <w:next w:val="1"/>
    <w:link w:val="61"/>
    <w:qFormat/>
    <w:uiPriority w:val="9"/>
    <w:pPr>
      <w:keepNext/>
      <w:keepLines/>
      <w:spacing w:before="280" w:after="290" w:line="376" w:lineRule="auto"/>
      <w:outlineLvl w:val="3"/>
    </w:pPr>
    <w:rPr>
      <w:rFonts w:ascii="Arial" w:hAnsi="Arial" w:eastAsia="黑体"/>
      <w:b/>
      <w:bCs/>
      <w:sz w:val="28"/>
      <w:szCs w:val="28"/>
    </w:rPr>
  </w:style>
  <w:style w:type="paragraph" w:styleId="6">
    <w:name w:val="heading 5"/>
    <w:basedOn w:val="1"/>
    <w:next w:val="7"/>
    <w:link w:val="88"/>
    <w:qFormat/>
    <w:uiPriority w:val="0"/>
    <w:pPr>
      <w:keepNext/>
      <w:keepLines/>
      <w:spacing w:before="280" w:after="290" w:line="376" w:lineRule="auto"/>
      <w:outlineLvl w:val="4"/>
    </w:pPr>
    <w:rPr>
      <w:b/>
      <w:sz w:val="28"/>
      <w:szCs w:val="20"/>
    </w:rPr>
  </w:style>
  <w:style w:type="paragraph" w:styleId="8">
    <w:name w:val="heading 6"/>
    <w:basedOn w:val="1"/>
    <w:next w:val="7"/>
    <w:link w:val="91"/>
    <w:qFormat/>
    <w:uiPriority w:val="0"/>
    <w:pPr>
      <w:keepNext/>
      <w:keepLines/>
      <w:spacing w:before="240" w:after="64" w:line="320" w:lineRule="auto"/>
      <w:outlineLvl w:val="5"/>
    </w:pPr>
    <w:rPr>
      <w:rFonts w:ascii="Arial" w:hAnsi="Arial" w:eastAsia="黑体"/>
      <w:b/>
      <w:sz w:val="24"/>
      <w:szCs w:val="20"/>
    </w:rPr>
  </w:style>
  <w:style w:type="paragraph" w:styleId="9">
    <w:name w:val="heading 7"/>
    <w:basedOn w:val="1"/>
    <w:next w:val="7"/>
    <w:link w:val="92"/>
    <w:qFormat/>
    <w:uiPriority w:val="0"/>
    <w:pPr>
      <w:keepNext/>
      <w:keepLines/>
      <w:spacing w:before="240" w:after="64" w:line="320" w:lineRule="auto"/>
      <w:outlineLvl w:val="6"/>
    </w:pPr>
    <w:rPr>
      <w:b/>
      <w:sz w:val="24"/>
      <w:szCs w:val="20"/>
    </w:rPr>
  </w:style>
  <w:style w:type="paragraph" w:styleId="10">
    <w:name w:val="heading 8"/>
    <w:basedOn w:val="1"/>
    <w:next w:val="7"/>
    <w:link w:val="93"/>
    <w:qFormat/>
    <w:uiPriority w:val="0"/>
    <w:pPr>
      <w:keepNext/>
      <w:keepLines/>
      <w:spacing w:before="240" w:after="64" w:line="320" w:lineRule="auto"/>
      <w:outlineLvl w:val="7"/>
    </w:pPr>
    <w:rPr>
      <w:rFonts w:ascii="Arial" w:hAnsi="Arial" w:eastAsia="黑体"/>
      <w:sz w:val="24"/>
      <w:szCs w:val="20"/>
    </w:rPr>
  </w:style>
  <w:style w:type="paragraph" w:styleId="11">
    <w:name w:val="heading 9"/>
    <w:basedOn w:val="1"/>
    <w:next w:val="7"/>
    <w:link w:val="94"/>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7">
    <w:name w:val="Normal Indent"/>
    <w:basedOn w:val="1"/>
    <w:link w:val="65"/>
    <w:qFormat/>
    <w:uiPriority w:val="0"/>
    <w:pPr>
      <w:ind w:firstLine="420"/>
    </w:pPr>
    <w:rPr>
      <w:szCs w:val="20"/>
    </w:rPr>
  </w:style>
  <w:style w:type="paragraph" w:styleId="12">
    <w:name w:val="toc 7"/>
    <w:basedOn w:val="1"/>
    <w:next w:val="1"/>
    <w:semiHidden/>
    <w:qFormat/>
    <w:uiPriority w:val="0"/>
    <w:pPr>
      <w:ind w:left="1260"/>
      <w:jc w:val="left"/>
    </w:pPr>
    <w:rPr>
      <w:szCs w:val="21"/>
    </w:rPr>
  </w:style>
  <w:style w:type="paragraph" w:styleId="13">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4">
    <w:name w:val="List Bullet"/>
    <w:basedOn w:val="1"/>
    <w:qFormat/>
    <w:uiPriority w:val="0"/>
    <w:pPr>
      <w:numPr>
        <w:ilvl w:val="0"/>
        <w:numId w:val="1"/>
      </w:numPr>
    </w:pPr>
    <w:rPr>
      <w:szCs w:val="20"/>
    </w:rPr>
  </w:style>
  <w:style w:type="paragraph" w:styleId="15">
    <w:name w:val="Document Map"/>
    <w:basedOn w:val="1"/>
    <w:semiHidden/>
    <w:qFormat/>
    <w:uiPriority w:val="0"/>
    <w:pPr>
      <w:shd w:val="clear" w:color="auto" w:fill="000080"/>
    </w:pPr>
  </w:style>
  <w:style w:type="paragraph" w:styleId="16">
    <w:name w:val="annotation text"/>
    <w:basedOn w:val="1"/>
    <w:link w:val="192"/>
    <w:semiHidden/>
    <w:qFormat/>
    <w:uiPriority w:val="99"/>
    <w:pPr>
      <w:autoSpaceDE w:val="0"/>
      <w:autoSpaceDN w:val="0"/>
      <w:adjustRightInd w:val="0"/>
      <w:jc w:val="left"/>
      <w:textAlignment w:val="baseline"/>
    </w:pPr>
    <w:rPr>
      <w:rFonts w:ascii="宋体"/>
      <w:kern w:val="0"/>
      <w:sz w:val="34"/>
      <w:szCs w:val="20"/>
    </w:rPr>
  </w:style>
  <w:style w:type="paragraph" w:styleId="17">
    <w:name w:val="Body Text 3"/>
    <w:basedOn w:val="1"/>
    <w:link w:val="106"/>
    <w:qFormat/>
    <w:uiPriority w:val="0"/>
    <w:pPr>
      <w:spacing w:after="120"/>
    </w:pPr>
    <w:rPr>
      <w:sz w:val="16"/>
      <w:szCs w:val="16"/>
    </w:rPr>
  </w:style>
  <w:style w:type="paragraph" w:styleId="18">
    <w:name w:val="Body Text"/>
    <w:basedOn w:val="1"/>
    <w:next w:val="1"/>
    <w:link w:val="100"/>
    <w:qFormat/>
    <w:uiPriority w:val="0"/>
    <w:pPr>
      <w:spacing w:line="360" w:lineRule="auto"/>
    </w:pPr>
    <w:rPr>
      <w:b/>
      <w:bCs/>
      <w:sz w:val="24"/>
    </w:rPr>
  </w:style>
  <w:style w:type="paragraph" w:styleId="19">
    <w:name w:val="Body Text Indent"/>
    <w:basedOn w:val="1"/>
    <w:link w:val="87"/>
    <w:qFormat/>
    <w:uiPriority w:val="0"/>
    <w:pPr>
      <w:spacing w:line="360" w:lineRule="auto"/>
      <w:ind w:firstLine="420" w:firstLineChars="200"/>
    </w:pPr>
  </w:style>
  <w:style w:type="paragraph" w:styleId="20">
    <w:name w:val="toc 5"/>
    <w:basedOn w:val="1"/>
    <w:next w:val="1"/>
    <w:semiHidden/>
    <w:qFormat/>
    <w:uiPriority w:val="0"/>
    <w:pPr>
      <w:ind w:left="840"/>
      <w:jc w:val="left"/>
    </w:pPr>
    <w:rPr>
      <w:szCs w:val="21"/>
    </w:rPr>
  </w:style>
  <w:style w:type="paragraph" w:styleId="21">
    <w:name w:val="toc 3"/>
    <w:basedOn w:val="1"/>
    <w:next w:val="1"/>
    <w:semiHidden/>
    <w:qFormat/>
    <w:uiPriority w:val="0"/>
    <w:pPr>
      <w:ind w:left="420"/>
      <w:jc w:val="left"/>
    </w:pPr>
    <w:rPr>
      <w:i/>
      <w:iCs/>
    </w:rPr>
  </w:style>
  <w:style w:type="paragraph" w:styleId="22">
    <w:name w:val="Plain Text"/>
    <w:basedOn w:val="1"/>
    <w:link w:val="98"/>
    <w:qFormat/>
    <w:uiPriority w:val="0"/>
    <w:rPr>
      <w:rFonts w:ascii="宋体" w:hAnsi="Courier New"/>
      <w:szCs w:val="20"/>
    </w:rPr>
  </w:style>
  <w:style w:type="paragraph" w:styleId="23">
    <w:name w:val="toc 8"/>
    <w:basedOn w:val="1"/>
    <w:next w:val="1"/>
    <w:semiHidden/>
    <w:qFormat/>
    <w:uiPriority w:val="0"/>
    <w:pPr>
      <w:ind w:left="1470"/>
      <w:jc w:val="left"/>
    </w:pPr>
    <w:rPr>
      <w:szCs w:val="21"/>
    </w:rPr>
  </w:style>
  <w:style w:type="paragraph" w:styleId="24">
    <w:name w:val="Date"/>
    <w:basedOn w:val="1"/>
    <w:next w:val="1"/>
    <w:link w:val="96"/>
    <w:qFormat/>
    <w:uiPriority w:val="0"/>
    <w:rPr>
      <w:rFonts w:ascii="宋体" w:hAnsi="Courier New"/>
      <w:sz w:val="32"/>
      <w:szCs w:val="20"/>
    </w:rPr>
  </w:style>
  <w:style w:type="paragraph" w:styleId="25">
    <w:name w:val="Body Text Indent 2"/>
    <w:basedOn w:val="1"/>
    <w:link w:val="101"/>
    <w:qFormat/>
    <w:uiPriority w:val="0"/>
    <w:pPr>
      <w:spacing w:beforeLines="50" w:afterLines="50" w:line="120" w:lineRule="auto"/>
      <w:ind w:firstLine="840" w:firstLineChars="400"/>
      <w:jc w:val="left"/>
    </w:pPr>
    <w:rPr>
      <w:rFonts w:ascii="宋体" w:hAnsi="宋体"/>
    </w:rPr>
  </w:style>
  <w:style w:type="paragraph" w:styleId="26">
    <w:name w:val="Balloon Text"/>
    <w:basedOn w:val="1"/>
    <w:link w:val="107"/>
    <w:semiHidden/>
    <w:qFormat/>
    <w:uiPriority w:val="99"/>
    <w:rPr>
      <w:sz w:val="18"/>
      <w:szCs w:val="18"/>
    </w:rPr>
  </w:style>
  <w:style w:type="paragraph" w:styleId="27">
    <w:name w:val="footer"/>
    <w:basedOn w:val="1"/>
    <w:link w:val="105"/>
    <w:qFormat/>
    <w:uiPriority w:val="0"/>
    <w:pPr>
      <w:tabs>
        <w:tab w:val="center" w:pos="4153"/>
        <w:tab w:val="right" w:pos="8306"/>
      </w:tabs>
      <w:snapToGrid w:val="0"/>
      <w:jc w:val="left"/>
    </w:pPr>
    <w:rPr>
      <w:sz w:val="18"/>
      <w:szCs w:val="18"/>
    </w:rPr>
  </w:style>
  <w:style w:type="paragraph" w:styleId="28">
    <w:name w:val="header"/>
    <w:basedOn w:val="1"/>
    <w:link w:val="102"/>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0"/>
    <w:pPr>
      <w:spacing w:before="120" w:after="120"/>
      <w:jc w:val="left"/>
    </w:pPr>
    <w:rPr>
      <w:b/>
      <w:bCs/>
      <w:caps/>
    </w:rPr>
  </w:style>
  <w:style w:type="paragraph" w:styleId="30">
    <w:name w:val="toc 4"/>
    <w:basedOn w:val="1"/>
    <w:next w:val="1"/>
    <w:semiHidden/>
    <w:qFormat/>
    <w:uiPriority w:val="0"/>
    <w:pPr>
      <w:ind w:left="630"/>
      <w:jc w:val="left"/>
    </w:pPr>
    <w:rPr>
      <w:szCs w:val="21"/>
    </w:rPr>
  </w:style>
  <w:style w:type="paragraph" w:styleId="31">
    <w:name w:val="Subtitle"/>
    <w:next w:val="1"/>
    <w:link w:val="317"/>
    <w:qFormat/>
    <w:uiPriority w:val="0"/>
    <w:pPr>
      <w:wordWrap w:val="0"/>
      <w:spacing w:after="60"/>
      <w:jc w:val="center"/>
    </w:pPr>
    <w:rPr>
      <w:rFonts w:ascii="Calibri" w:hAnsi="Calibri" w:eastAsia="宋体" w:cs="Times New Roman"/>
      <w:sz w:val="24"/>
      <w:lang w:val="en-US" w:eastAsia="zh-CN" w:bidi="ar-SA"/>
    </w:rPr>
  </w:style>
  <w:style w:type="paragraph" w:styleId="32">
    <w:name w:val="toc 6"/>
    <w:basedOn w:val="1"/>
    <w:next w:val="1"/>
    <w:semiHidden/>
    <w:qFormat/>
    <w:uiPriority w:val="0"/>
    <w:pPr>
      <w:ind w:left="1050"/>
      <w:jc w:val="left"/>
    </w:pPr>
    <w:rPr>
      <w:szCs w:val="21"/>
    </w:rPr>
  </w:style>
  <w:style w:type="paragraph" w:styleId="33">
    <w:name w:val="Body Text Indent 3"/>
    <w:basedOn w:val="1"/>
    <w:link w:val="103"/>
    <w:qFormat/>
    <w:uiPriority w:val="0"/>
    <w:pPr>
      <w:spacing w:line="360" w:lineRule="auto"/>
      <w:ind w:firstLine="482" w:firstLineChars="200"/>
    </w:pPr>
    <w:rPr>
      <w:rFonts w:ascii="宋体"/>
      <w:b/>
      <w:bCs/>
      <w:sz w:val="24"/>
    </w:rPr>
  </w:style>
  <w:style w:type="paragraph" w:styleId="34">
    <w:name w:val="toc 2"/>
    <w:basedOn w:val="1"/>
    <w:next w:val="1"/>
    <w:semiHidden/>
    <w:qFormat/>
    <w:uiPriority w:val="0"/>
    <w:pPr>
      <w:tabs>
        <w:tab w:val="right" w:leader="dot" w:pos="8296"/>
      </w:tabs>
      <w:ind w:left="210"/>
      <w:jc w:val="left"/>
    </w:pPr>
    <w:rPr>
      <w:smallCaps/>
    </w:rPr>
  </w:style>
  <w:style w:type="paragraph" w:styleId="35">
    <w:name w:val="toc 9"/>
    <w:basedOn w:val="1"/>
    <w:next w:val="1"/>
    <w:semiHidden/>
    <w:qFormat/>
    <w:uiPriority w:val="0"/>
    <w:pPr>
      <w:ind w:left="1680"/>
      <w:jc w:val="left"/>
    </w:pPr>
    <w:rPr>
      <w:szCs w:val="21"/>
    </w:rPr>
  </w:style>
  <w:style w:type="paragraph" w:styleId="36">
    <w:name w:val="Body Text 2"/>
    <w:basedOn w:val="1"/>
    <w:link w:val="104"/>
    <w:qFormat/>
    <w:uiPriority w:val="0"/>
    <w:pPr>
      <w:spacing w:line="360" w:lineRule="auto"/>
    </w:pPr>
    <w:rPr>
      <w:sz w:val="24"/>
    </w:rPr>
  </w:style>
  <w:style w:type="paragraph" w:styleId="37">
    <w:name w:val="HTML Preformatted"/>
    <w:basedOn w:val="1"/>
    <w:link w:val="97"/>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95"/>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6"/>
    <w:next w:val="16"/>
    <w:link w:val="193"/>
    <w:qFormat/>
    <w:uiPriority w:val="99"/>
    <w:pPr>
      <w:autoSpaceDE/>
      <w:autoSpaceDN/>
      <w:adjustRightInd/>
      <w:textAlignment w:val="auto"/>
    </w:pPr>
    <w:rPr>
      <w:rFonts w:ascii="Times New Roman"/>
      <w:b/>
      <w:bCs/>
      <w:kern w:val="2"/>
      <w:sz w:val="21"/>
      <w:szCs w:val="24"/>
    </w:rPr>
  </w:style>
  <w:style w:type="paragraph" w:styleId="42">
    <w:name w:val="Body Text First Indent"/>
    <w:basedOn w:val="18"/>
    <w:link w:val="138"/>
    <w:qFormat/>
    <w:uiPriority w:val="0"/>
    <w:pPr>
      <w:spacing w:after="120" w:line="240" w:lineRule="auto"/>
      <w:ind w:firstLine="420" w:firstLineChars="100"/>
    </w:pPr>
    <w:rPr>
      <w:sz w:val="21"/>
    </w:rPr>
  </w:style>
  <w:style w:type="table" w:styleId="44">
    <w:name w:val="Table Grid"/>
    <w:basedOn w:val="4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5">
    <w:name w:val="Table Elegant"/>
    <w:basedOn w:val="43"/>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qFormat/>
    <w:uiPriority w:val="0"/>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Emphasis"/>
    <w:basedOn w:val="46"/>
    <w:qFormat/>
    <w:uiPriority w:val="0"/>
    <w:rPr>
      <w:b/>
      <w:bCs/>
      <w:sz w:val="20"/>
    </w:rPr>
  </w:style>
  <w:style w:type="character" w:styleId="51">
    <w:name w:val="HTML Definition"/>
    <w:basedOn w:val="46"/>
    <w:semiHidden/>
    <w:unhideWhenUsed/>
    <w:qFormat/>
    <w:uiPriority w:val="0"/>
  </w:style>
  <w:style w:type="character" w:styleId="52">
    <w:name w:val="HTML Typewriter"/>
    <w:basedOn w:val="46"/>
    <w:semiHidden/>
    <w:unhideWhenUsed/>
    <w:qFormat/>
    <w:uiPriority w:val="0"/>
    <w:rPr>
      <w:rFonts w:ascii="monospace" w:hAnsi="monospace" w:eastAsia="monospace" w:cs="monospace"/>
      <w:sz w:val="20"/>
    </w:rPr>
  </w:style>
  <w:style w:type="character" w:styleId="53">
    <w:name w:val="HTML Acronym"/>
    <w:basedOn w:val="46"/>
    <w:semiHidden/>
    <w:unhideWhenUsed/>
    <w:qFormat/>
    <w:uiPriority w:val="0"/>
  </w:style>
  <w:style w:type="character" w:styleId="54">
    <w:name w:val="HTML Variable"/>
    <w:basedOn w:val="46"/>
    <w:semiHidden/>
    <w:unhideWhenUsed/>
    <w:qFormat/>
    <w:uiPriority w:val="0"/>
  </w:style>
  <w:style w:type="character" w:styleId="55">
    <w:name w:val="Hyperlink"/>
    <w:qFormat/>
    <w:uiPriority w:val="0"/>
    <w:rPr>
      <w:color w:val="0000FF"/>
      <w:u w:val="single"/>
    </w:rPr>
  </w:style>
  <w:style w:type="character" w:styleId="56">
    <w:name w:val="HTML Code"/>
    <w:basedOn w:val="46"/>
    <w:semiHidden/>
    <w:unhideWhenUsed/>
    <w:qFormat/>
    <w:uiPriority w:val="0"/>
    <w:rPr>
      <w:rFonts w:hint="default" w:ascii="monospace" w:hAnsi="monospace" w:eastAsia="monospace" w:cs="monospace"/>
      <w:sz w:val="20"/>
    </w:rPr>
  </w:style>
  <w:style w:type="character" w:styleId="57">
    <w:name w:val="annotation reference"/>
    <w:basedOn w:val="46"/>
    <w:qFormat/>
    <w:uiPriority w:val="99"/>
    <w:rPr>
      <w:sz w:val="21"/>
      <w:szCs w:val="21"/>
    </w:rPr>
  </w:style>
  <w:style w:type="character" w:styleId="58">
    <w:name w:val="HTML Cite"/>
    <w:basedOn w:val="46"/>
    <w:semiHidden/>
    <w:unhideWhenUsed/>
    <w:qFormat/>
    <w:uiPriority w:val="0"/>
  </w:style>
  <w:style w:type="character" w:styleId="59">
    <w:name w:val="HTML Keyboard"/>
    <w:basedOn w:val="46"/>
    <w:semiHidden/>
    <w:unhideWhenUsed/>
    <w:qFormat/>
    <w:uiPriority w:val="0"/>
    <w:rPr>
      <w:rFonts w:hint="default" w:ascii="monospace" w:hAnsi="monospace" w:eastAsia="monospace" w:cs="monospace"/>
      <w:sz w:val="20"/>
    </w:rPr>
  </w:style>
  <w:style w:type="character" w:styleId="60">
    <w:name w:val="HTML Sample"/>
    <w:basedOn w:val="46"/>
    <w:semiHidden/>
    <w:unhideWhenUsed/>
    <w:qFormat/>
    <w:uiPriority w:val="0"/>
    <w:rPr>
      <w:rFonts w:hint="default" w:ascii="monospace" w:hAnsi="monospace" w:eastAsia="monospace" w:cs="monospace"/>
    </w:rPr>
  </w:style>
  <w:style w:type="character" w:customStyle="1" w:styleId="61">
    <w:name w:val="标题 4 Char"/>
    <w:link w:val="4"/>
    <w:qFormat/>
    <w:uiPriority w:val="9"/>
    <w:rPr>
      <w:rFonts w:ascii="Arial" w:hAnsi="Arial" w:eastAsia="黑体"/>
      <w:b/>
      <w:bCs/>
      <w:kern w:val="2"/>
      <w:sz w:val="28"/>
      <w:szCs w:val="28"/>
      <w:lang w:val="en-US" w:eastAsia="zh-CN" w:bidi="ar-SA"/>
    </w:rPr>
  </w:style>
  <w:style w:type="paragraph" w:customStyle="1" w:styleId="62">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63">
    <w:name w:val="标题 3 Char1"/>
    <w:link w:val="3"/>
    <w:qFormat/>
    <w:uiPriority w:val="9"/>
    <w:rPr>
      <w:rFonts w:ascii="宋体" w:hAnsi="宋体" w:eastAsia="宋体"/>
      <w:b/>
      <w:bCs/>
      <w:kern w:val="2"/>
      <w:sz w:val="28"/>
      <w:szCs w:val="32"/>
      <w:lang w:val="en-US" w:eastAsia="zh-CN" w:bidi="ar-SA"/>
    </w:rPr>
  </w:style>
  <w:style w:type="character" w:customStyle="1" w:styleId="64">
    <w:name w:val="标题 1 Char"/>
    <w:link w:val="2"/>
    <w:qFormat/>
    <w:uiPriority w:val="0"/>
    <w:rPr>
      <w:rFonts w:ascii="宋体" w:hAnsi="宋体" w:eastAsia="黑体"/>
      <w:b/>
      <w:bCs/>
      <w:kern w:val="44"/>
      <w:sz w:val="28"/>
      <w:szCs w:val="44"/>
      <w:lang w:val="en-US" w:eastAsia="zh-CN" w:bidi="ar-SA"/>
    </w:rPr>
  </w:style>
  <w:style w:type="character" w:customStyle="1" w:styleId="65">
    <w:name w:val="正文缩进 Char"/>
    <w:link w:val="7"/>
    <w:qFormat/>
    <w:uiPriority w:val="0"/>
    <w:rPr>
      <w:rFonts w:eastAsia="宋体"/>
      <w:kern w:val="2"/>
      <w:sz w:val="21"/>
      <w:lang w:val="en-US" w:eastAsia="zh-CN" w:bidi="ar-SA"/>
    </w:rPr>
  </w:style>
  <w:style w:type="character" w:customStyle="1" w:styleId="66">
    <w:name w:val="标题 3 Char"/>
    <w:qFormat/>
    <w:uiPriority w:val="0"/>
    <w:rPr>
      <w:rFonts w:ascii="黑体" w:eastAsia="黑体"/>
      <w:bCs/>
      <w:sz w:val="30"/>
    </w:rPr>
  </w:style>
  <w:style w:type="paragraph" w:customStyle="1" w:styleId="67">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8">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9">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70">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1">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2">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3">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74">
    <w:name w:val="自定义正文"/>
    <w:basedOn w:val="1"/>
    <w:qFormat/>
    <w:uiPriority w:val="0"/>
    <w:pPr>
      <w:spacing w:afterLines="50"/>
      <w:ind w:left="600" w:leftChars="600"/>
    </w:pPr>
  </w:style>
  <w:style w:type="paragraph" w:customStyle="1" w:styleId="75">
    <w:name w:val="Char Char Char Char Char"/>
    <w:basedOn w:val="1"/>
    <w:qFormat/>
    <w:uiPriority w:val="0"/>
    <w:rPr>
      <w:rFonts w:ascii="Tahoma" w:hAnsi="Tahoma"/>
      <w:sz w:val="24"/>
      <w:szCs w:val="20"/>
    </w:rPr>
  </w:style>
  <w:style w:type="paragraph" w:customStyle="1" w:styleId="76">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77">
    <w:name w:val="Char Char"/>
    <w:basedOn w:val="1"/>
    <w:qFormat/>
    <w:uiPriority w:val="0"/>
    <w:rPr>
      <w:rFonts w:ascii="Tahoma" w:hAnsi="Tahoma"/>
      <w:sz w:val="24"/>
      <w:szCs w:val="20"/>
    </w:rPr>
  </w:style>
  <w:style w:type="paragraph" w:customStyle="1" w:styleId="78">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9">
    <w:name w:val="标题 2 Char"/>
    <w:link w:val="5"/>
    <w:qFormat/>
    <w:uiPriority w:val="0"/>
    <w:rPr>
      <w:rFonts w:ascii="宋体" w:hAnsi="宋体" w:eastAsia="宋体"/>
      <w:b/>
      <w:bCs/>
      <w:sz w:val="24"/>
      <w:lang w:val="en-US" w:eastAsia="zh-CN" w:bidi="ar-SA"/>
    </w:rPr>
  </w:style>
  <w:style w:type="paragraph" w:customStyle="1" w:styleId="80">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81">
    <w:name w:val="List Paragraph"/>
    <w:basedOn w:val="1"/>
    <w:qFormat/>
    <w:uiPriority w:val="0"/>
    <w:pPr>
      <w:ind w:firstLine="420" w:firstLineChars="200"/>
    </w:pPr>
    <w:rPr>
      <w:rFonts w:ascii="Calibri" w:hAnsi="Calibri"/>
      <w:szCs w:val="22"/>
    </w:rPr>
  </w:style>
  <w:style w:type="paragraph" w:customStyle="1" w:styleId="82">
    <w:name w:val="USE 1"/>
    <w:basedOn w:val="1"/>
    <w:qFormat/>
    <w:uiPriority w:val="0"/>
    <w:pPr>
      <w:spacing w:line="200" w:lineRule="atLeast"/>
      <w:jc w:val="left"/>
    </w:pPr>
    <w:rPr>
      <w:rFonts w:ascii="宋体" w:hAnsi="宋体"/>
      <w:b/>
      <w:sz w:val="24"/>
      <w:szCs w:val="28"/>
    </w:rPr>
  </w:style>
  <w:style w:type="paragraph" w:customStyle="1" w:styleId="83">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84">
    <w:name w:val="正文文字缩进项目"/>
    <w:basedOn w:val="19"/>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85">
    <w:name w:val="样式 标题 2 + 段前: 13 磅 段后: 13 磅 行距: 单倍行距"/>
    <w:basedOn w:val="5"/>
    <w:qFormat/>
    <w:uiPriority w:val="0"/>
    <w:pPr>
      <w:adjustRightInd/>
      <w:spacing w:before="0" w:after="0"/>
      <w:jc w:val="both"/>
      <w:textAlignment w:val="auto"/>
    </w:pPr>
    <w:rPr>
      <w:rFonts w:ascii="Cambria" w:hAnsi="Cambria" w:cs="宋体"/>
      <w:kern w:val="2"/>
      <w:sz w:val="32"/>
    </w:rPr>
  </w:style>
  <w:style w:type="character" w:customStyle="1" w:styleId="86">
    <w:name w:val="H4 Char2"/>
    <w:qFormat/>
    <w:uiPriority w:val="0"/>
    <w:rPr>
      <w:rFonts w:ascii="Arial" w:hAnsi="Arial" w:eastAsia="黑体"/>
      <w:b/>
      <w:bCs/>
      <w:kern w:val="2"/>
      <w:sz w:val="28"/>
      <w:szCs w:val="28"/>
      <w:lang w:val="en-US" w:eastAsia="zh-CN" w:bidi="ar-SA"/>
    </w:rPr>
  </w:style>
  <w:style w:type="character" w:customStyle="1" w:styleId="87">
    <w:name w:val="正文文本缩进 Char"/>
    <w:link w:val="19"/>
    <w:qFormat/>
    <w:uiPriority w:val="0"/>
    <w:rPr>
      <w:rFonts w:eastAsia="宋体"/>
      <w:kern w:val="2"/>
      <w:sz w:val="21"/>
      <w:szCs w:val="24"/>
      <w:lang w:val="en-US" w:eastAsia="zh-CN" w:bidi="ar-SA"/>
    </w:rPr>
  </w:style>
  <w:style w:type="character" w:customStyle="1" w:styleId="88">
    <w:name w:val="标题 5 Char"/>
    <w:link w:val="6"/>
    <w:qFormat/>
    <w:uiPriority w:val="0"/>
    <w:rPr>
      <w:rFonts w:eastAsia="宋体"/>
      <w:b/>
      <w:kern w:val="2"/>
      <w:sz w:val="28"/>
      <w:lang w:val="en-US" w:eastAsia="zh-CN" w:bidi="ar-SA"/>
    </w:rPr>
  </w:style>
  <w:style w:type="character" w:customStyle="1" w:styleId="89">
    <w:name w:val="第*章 Char"/>
    <w:qFormat/>
    <w:uiPriority w:val="0"/>
    <w:rPr>
      <w:rFonts w:ascii="Arial" w:hAnsi="Arial" w:eastAsia="黑体"/>
      <w:b/>
      <w:bCs/>
      <w:kern w:val="2"/>
      <w:sz w:val="32"/>
      <w:szCs w:val="32"/>
    </w:rPr>
  </w:style>
  <w:style w:type="character" w:customStyle="1" w:styleId="90">
    <w:name w:val="章标题1 Char"/>
    <w:qFormat/>
    <w:uiPriority w:val="0"/>
    <w:rPr>
      <w:rFonts w:eastAsia="宋体"/>
      <w:b/>
      <w:bCs/>
      <w:kern w:val="2"/>
      <w:sz w:val="32"/>
      <w:szCs w:val="32"/>
      <w:lang w:val="en-US" w:eastAsia="zh-CN" w:bidi="ar-SA"/>
    </w:rPr>
  </w:style>
  <w:style w:type="character" w:customStyle="1" w:styleId="91">
    <w:name w:val="标题 6 Char"/>
    <w:link w:val="8"/>
    <w:qFormat/>
    <w:uiPriority w:val="0"/>
    <w:rPr>
      <w:rFonts w:ascii="Arial" w:hAnsi="Arial" w:eastAsia="黑体"/>
      <w:b/>
      <w:kern w:val="2"/>
      <w:sz w:val="24"/>
      <w:lang w:val="en-US" w:eastAsia="zh-CN" w:bidi="ar-SA"/>
    </w:rPr>
  </w:style>
  <w:style w:type="character" w:customStyle="1" w:styleId="92">
    <w:name w:val="标题 7 Char"/>
    <w:link w:val="9"/>
    <w:qFormat/>
    <w:uiPriority w:val="0"/>
    <w:rPr>
      <w:rFonts w:eastAsia="宋体"/>
      <w:b/>
      <w:kern w:val="2"/>
      <w:sz w:val="24"/>
      <w:lang w:val="en-US" w:eastAsia="zh-CN" w:bidi="ar-SA"/>
    </w:rPr>
  </w:style>
  <w:style w:type="character" w:customStyle="1" w:styleId="93">
    <w:name w:val="标题 8 Char"/>
    <w:link w:val="10"/>
    <w:qFormat/>
    <w:uiPriority w:val="0"/>
    <w:rPr>
      <w:rFonts w:ascii="Arial" w:hAnsi="Arial" w:eastAsia="黑体"/>
      <w:kern w:val="2"/>
      <w:sz w:val="24"/>
      <w:lang w:val="en-US" w:eastAsia="zh-CN" w:bidi="ar-SA"/>
    </w:rPr>
  </w:style>
  <w:style w:type="character" w:customStyle="1" w:styleId="94">
    <w:name w:val="标题 9 Char"/>
    <w:link w:val="11"/>
    <w:qFormat/>
    <w:uiPriority w:val="0"/>
    <w:rPr>
      <w:rFonts w:ascii="Arial" w:hAnsi="Arial" w:eastAsia="黑体"/>
      <w:kern w:val="2"/>
      <w:sz w:val="21"/>
      <w:lang w:val="en-US" w:eastAsia="zh-CN" w:bidi="ar-SA"/>
    </w:rPr>
  </w:style>
  <w:style w:type="character" w:customStyle="1" w:styleId="95">
    <w:name w:val="标题 Char"/>
    <w:link w:val="40"/>
    <w:qFormat/>
    <w:uiPriority w:val="0"/>
    <w:rPr>
      <w:rFonts w:ascii="Arial" w:hAnsi="Arial" w:eastAsia="隶书" w:cs="Arial"/>
      <w:b/>
      <w:bCs/>
      <w:kern w:val="2"/>
      <w:sz w:val="32"/>
      <w:szCs w:val="32"/>
      <w:lang w:val="en-US" w:eastAsia="zh-CN" w:bidi="ar-SA"/>
    </w:rPr>
  </w:style>
  <w:style w:type="character" w:customStyle="1" w:styleId="96">
    <w:name w:val="日期 Char"/>
    <w:link w:val="24"/>
    <w:qFormat/>
    <w:uiPriority w:val="0"/>
    <w:rPr>
      <w:rFonts w:ascii="宋体" w:hAnsi="Courier New" w:eastAsia="宋体"/>
      <w:kern w:val="2"/>
      <w:sz w:val="32"/>
      <w:lang w:val="en-US" w:eastAsia="zh-CN" w:bidi="ar-SA"/>
    </w:rPr>
  </w:style>
  <w:style w:type="character" w:customStyle="1" w:styleId="97">
    <w:name w:val="HTML 预设格式 Char"/>
    <w:link w:val="37"/>
    <w:qFormat/>
    <w:uiPriority w:val="0"/>
    <w:rPr>
      <w:rFonts w:ascii="Arial Unicode MS" w:hAnsi="Arial Unicode MS" w:eastAsia="Arial Unicode MS"/>
      <w:color w:val="000000"/>
      <w:lang w:val="en-US" w:eastAsia="zh-CN" w:bidi="ar-SA"/>
    </w:rPr>
  </w:style>
  <w:style w:type="character" w:customStyle="1" w:styleId="98">
    <w:name w:val="纯文本 Char"/>
    <w:link w:val="22"/>
    <w:qFormat/>
    <w:uiPriority w:val="0"/>
    <w:rPr>
      <w:rFonts w:ascii="宋体" w:hAnsi="Courier New" w:eastAsia="宋体"/>
      <w:kern w:val="2"/>
      <w:sz w:val="21"/>
      <w:lang w:val="en-US" w:eastAsia="zh-CN" w:bidi="ar-SA"/>
    </w:rPr>
  </w:style>
  <w:style w:type="character" w:customStyle="1" w:styleId="99">
    <w:name w:val="正文文字首行缩进 Char"/>
    <w:qFormat/>
    <w:uiPriority w:val="0"/>
    <w:rPr>
      <w:kern w:val="2"/>
      <w:sz w:val="21"/>
      <w:szCs w:val="24"/>
    </w:rPr>
  </w:style>
  <w:style w:type="character" w:customStyle="1" w:styleId="100">
    <w:name w:val="正文文本 Char"/>
    <w:link w:val="18"/>
    <w:qFormat/>
    <w:uiPriority w:val="0"/>
    <w:rPr>
      <w:rFonts w:eastAsia="宋体"/>
      <w:b/>
      <w:bCs/>
      <w:kern w:val="2"/>
      <w:sz w:val="24"/>
      <w:szCs w:val="24"/>
      <w:lang w:val="en-US" w:eastAsia="zh-CN" w:bidi="ar-SA"/>
    </w:rPr>
  </w:style>
  <w:style w:type="character" w:customStyle="1" w:styleId="101">
    <w:name w:val="正文文本缩进 2 Char"/>
    <w:link w:val="25"/>
    <w:qFormat/>
    <w:uiPriority w:val="0"/>
    <w:rPr>
      <w:rFonts w:ascii="宋体" w:hAnsi="宋体" w:eastAsia="宋体"/>
      <w:kern w:val="2"/>
      <w:sz w:val="21"/>
      <w:szCs w:val="24"/>
      <w:lang w:val="en-US" w:eastAsia="zh-CN" w:bidi="ar-SA"/>
    </w:rPr>
  </w:style>
  <w:style w:type="character" w:customStyle="1" w:styleId="102">
    <w:name w:val="页眉 Char"/>
    <w:link w:val="28"/>
    <w:qFormat/>
    <w:uiPriority w:val="99"/>
    <w:rPr>
      <w:rFonts w:eastAsia="宋体"/>
      <w:kern w:val="2"/>
      <w:sz w:val="18"/>
      <w:szCs w:val="18"/>
      <w:lang w:val="en-US" w:eastAsia="zh-CN" w:bidi="ar-SA"/>
    </w:rPr>
  </w:style>
  <w:style w:type="character" w:customStyle="1" w:styleId="103">
    <w:name w:val="正文文本缩进 3 Char"/>
    <w:link w:val="33"/>
    <w:qFormat/>
    <w:uiPriority w:val="0"/>
    <w:rPr>
      <w:rFonts w:ascii="宋体" w:eastAsia="宋体"/>
      <w:b/>
      <w:bCs/>
      <w:kern w:val="2"/>
      <w:sz w:val="24"/>
      <w:szCs w:val="24"/>
      <w:lang w:val="en-US" w:eastAsia="zh-CN" w:bidi="ar-SA"/>
    </w:rPr>
  </w:style>
  <w:style w:type="character" w:customStyle="1" w:styleId="104">
    <w:name w:val="正文文本 2 Char"/>
    <w:link w:val="36"/>
    <w:qFormat/>
    <w:uiPriority w:val="0"/>
    <w:rPr>
      <w:rFonts w:eastAsia="宋体"/>
      <w:kern w:val="2"/>
      <w:sz w:val="24"/>
      <w:szCs w:val="24"/>
      <w:lang w:val="en-US" w:eastAsia="zh-CN" w:bidi="ar-SA"/>
    </w:rPr>
  </w:style>
  <w:style w:type="character" w:customStyle="1" w:styleId="105">
    <w:name w:val="页脚 Char"/>
    <w:link w:val="27"/>
    <w:qFormat/>
    <w:uiPriority w:val="0"/>
    <w:rPr>
      <w:rFonts w:eastAsia="宋体"/>
      <w:kern w:val="2"/>
      <w:sz w:val="18"/>
      <w:szCs w:val="18"/>
      <w:lang w:val="en-US" w:eastAsia="zh-CN" w:bidi="ar-SA"/>
    </w:rPr>
  </w:style>
  <w:style w:type="character" w:customStyle="1" w:styleId="106">
    <w:name w:val="正文文本 3 Char"/>
    <w:link w:val="17"/>
    <w:qFormat/>
    <w:uiPriority w:val="0"/>
    <w:rPr>
      <w:rFonts w:eastAsia="宋体"/>
      <w:kern w:val="2"/>
      <w:sz w:val="16"/>
      <w:szCs w:val="16"/>
      <w:lang w:val="en-US" w:eastAsia="zh-CN" w:bidi="ar-SA"/>
    </w:rPr>
  </w:style>
  <w:style w:type="character" w:customStyle="1" w:styleId="107">
    <w:name w:val="批注框文本 Char"/>
    <w:link w:val="26"/>
    <w:semiHidden/>
    <w:qFormat/>
    <w:uiPriority w:val="99"/>
    <w:rPr>
      <w:rFonts w:eastAsia="宋体"/>
      <w:kern w:val="2"/>
      <w:sz w:val="18"/>
      <w:szCs w:val="18"/>
      <w:lang w:val="en-US" w:eastAsia="zh-CN" w:bidi="ar-SA"/>
    </w:rPr>
  </w:style>
  <w:style w:type="paragraph" w:customStyle="1" w:styleId="108">
    <w:name w:val="样式1"/>
    <w:basedOn w:val="40"/>
    <w:qFormat/>
    <w:uiPriority w:val="0"/>
    <w:pPr>
      <w:spacing w:before="120" w:after="120"/>
    </w:pPr>
    <w:rPr>
      <w:rFonts w:eastAsia="黑体"/>
      <w:b w:val="0"/>
      <w:sz w:val="30"/>
      <w:szCs w:val="21"/>
    </w:rPr>
  </w:style>
  <w:style w:type="paragraph" w:customStyle="1" w:styleId="109">
    <w:name w:val="样式2"/>
    <w:basedOn w:val="40"/>
    <w:next w:val="108"/>
    <w:qFormat/>
    <w:uiPriority w:val="0"/>
    <w:pPr>
      <w:spacing w:before="120" w:after="120"/>
    </w:pPr>
    <w:rPr>
      <w:rFonts w:eastAsia="黑体"/>
      <w:b w:val="0"/>
      <w:sz w:val="30"/>
      <w:szCs w:val="30"/>
    </w:rPr>
  </w:style>
  <w:style w:type="character" w:customStyle="1" w:styleId="110">
    <w:name w:val="标题 3 Char Char"/>
    <w:qFormat/>
    <w:uiPriority w:val="0"/>
    <w:rPr>
      <w:rFonts w:eastAsia="宋体"/>
      <w:b/>
      <w:bCs/>
      <w:kern w:val="2"/>
      <w:sz w:val="32"/>
      <w:szCs w:val="32"/>
      <w:lang w:val="en-US" w:eastAsia="zh-CN" w:bidi="ar-SA"/>
    </w:rPr>
  </w:style>
  <w:style w:type="paragraph" w:customStyle="1" w:styleId="111">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12">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13">
    <w:name w:val="--规划正文"/>
    <w:basedOn w:val="1"/>
    <w:qFormat/>
    <w:uiPriority w:val="0"/>
    <w:pPr>
      <w:spacing w:line="360" w:lineRule="auto"/>
      <w:ind w:firstLine="200" w:firstLineChars="200"/>
    </w:pPr>
    <w:rPr>
      <w:szCs w:val="20"/>
    </w:rPr>
  </w:style>
  <w:style w:type="paragraph" w:customStyle="1" w:styleId="114">
    <w:name w:val="设计依据"/>
    <w:basedOn w:val="18"/>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15">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16">
    <w:name w:val="样式4"/>
    <w:basedOn w:val="1"/>
    <w:qFormat/>
    <w:uiPriority w:val="0"/>
    <w:pPr>
      <w:tabs>
        <w:tab w:val="left" w:pos="842"/>
      </w:tabs>
      <w:spacing w:line="360" w:lineRule="auto"/>
      <w:ind w:left="842" w:hanging="420"/>
    </w:pPr>
    <w:rPr>
      <w:sz w:val="24"/>
    </w:rPr>
  </w:style>
  <w:style w:type="paragraph" w:customStyle="1" w:styleId="117">
    <w:name w:val="文字"/>
    <w:basedOn w:val="1"/>
    <w:qFormat/>
    <w:uiPriority w:val="0"/>
    <w:pPr>
      <w:tabs>
        <w:tab w:val="left" w:pos="8520"/>
      </w:tabs>
      <w:spacing w:line="312" w:lineRule="auto"/>
      <w:ind w:right="-210" w:firstLine="556"/>
    </w:pPr>
    <w:rPr>
      <w:rFonts w:ascii="宋体"/>
      <w:sz w:val="28"/>
      <w:szCs w:val="20"/>
    </w:rPr>
  </w:style>
  <w:style w:type="paragraph" w:customStyle="1" w:styleId="118">
    <w:name w:val="--规划-表格-居左"/>
    <w:basedOn w:val="113"/>
    <w:qFormat/>
    <w:uiPriority w:val="0"/>
    <w:pPr>
      <w:spacing w:line="240" w:lineRule="auto"/>
      <w:ind w:firstLine="0" w:firstLineChars="0"/>
    </w:pPr>
    <w:rPr>
      <w:sz w:val="20"/>
    </w:rPr>
  </w:style>
  <w:style w:type="paragraph" w:customStyle="1" w:styleId="119">
    <w:name w:val="--规划-表格-居中"/>
    <w:basedOn w:val="113"/>
    <w:qFormat/>
    <w:uiPriority w:val="0"/>
    <w:pPr>
      <w:spacing w:line="240" w:lineRule="auto"/>
      <w:ind w:firstLine="0" w:firstLineChars="0"/>
      <w:jc w:val="center"/>
    </w:pPr>
    <w:rPr>
      <w:sz w:val="20"/>
    </w:rPr>
  </w:style>
  <w:style w:type="paragraph" w:customStyle="1" w:styleId="120">
    <w:name w:val="--编号内缩进"/>
    <w:basedOn w:val="1"/>
    <w:qFormat/>
    <w:uiPriority w:val="0"/>
    <w:pPr>
      <w:spacing w:line="360" w:lineRule="auto"/>
      <w:ind w:left="420" w:firstLine="200" w:firstLineChars="200"/>
    </w:pPr>
    <w:rPr>
      <w:szCs w:val="21"/>
    </w:rPr>
  </w:style>
  <w:style w:type="paragraph" w:customStyle="1" w:styleId="121">
    <w:name w:val="--规划-题注"/>
    <w:basedOn w:val="1"/>
    <w:next w:val="113"/>
    <w:qFormat/>
    <w:uiPriority w:val="0"/>
    <w:pPr>
      <w:spacing w:line="360" w:lineRule="auto"/>
      <w:jc w:val="center"/>
    </w:pPr>
    <w:rPr>
      <w:rFonts w:eastAsia="黑体"/>
    </w:rPr>
  </w:style>
  <w:style w:type="paragraph" w:customStyle="1" w:styleId="122">
    <w:name w:val="--规划-图和表"/>
    <w:next w:val="113"/>
    <w:qFormat/>
    <w:uiPriority w:val="0"/>
    <w:pPr>
      <w:jc w:val="center"/>
    </w:pPr>
    <w:rPr>
      <w:rFonts w:ascii="Times New Roman" w:hAnsi="Times New Roman" w:eastAsia="宋体" w:cs="Times New Roman"/>
      <w:kern w:val="2"/>
      <w:sz w:val="21"/>
      <w:lang w:val="en-US" w:eastAsia="zh-CN" w:bidi="ar-SA"/>
    </w:rPr>
  </w:style>
  <w:style w:type="paragraph" w:customStyle="1" w:styleId="123">
    <w:name w:val="--规划-小标题"/>
    <w:basedOn w:val="1"/>
    <w:next w:val="113"/>
    <w:qFormat/>
    <w:uiPriority w:val="0"/>
    <w:pPr>
      <w:keepNext/>
      <w:keepLines/>
      <w:spacing w:line="360" w:lineRule="auto"/>
      <w:outlineLvl w:val="4"/>
    </w:pPr>
    <w:rPr>
      <w:rFonts w:eastAsia="黑体"/>
    </w:rPr>
  </w:style>
  <w:style w:type="paragraph" w:customStyle="1" w:styleId="124">
    <w:name w:val="--规划正文 Char"/>
    <w:basedOn w:val="1"/>
    <w:qFormat/>
    <w:uiPriority w:val="0"/>
    <w:pPr>
      <w:spacing w:line="360" w:lineRule="auto"/>
      <w:ind w:firstLine="200" w:firstLineChars="200"/>
    </w:pPr>
    <w:rPr>
      <w:sz w:val="24"/>
    </w:rPr>
  </w:style>
  <w:style w:type="paragraph" w:customStyle="1" w:styleId="125">
    <w:name w:val="缺省文本"/>
    <w:basedOn w:val="1"/>
    <w:qFormat/>
    <w:uiPriority w:val="0"/>
    <w:pPr>
      <w:autoSpaceDE w:val="0"/>
      <w:autoSpaceDN w:val="0"/>
      <w:adjustRightInd w:val="0"/>
      <w:jc w:val="left"/>
    </w:pPr>
    <w:rPr>
      <w:kern w:val="0"/>
    </w:rPr>
  </w:style>
  <w:style w:type="paragraph" w:customStyle="1" w:styleId="126">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27">
    <w:name w:val="--规划正文 Char Char"/>
    <w:qFormat/>
    <w:uiPriority w:val="0"/>
    <w:rPr>
      <w:rFonts w:eastAsia="宋体"/>
      <w:kern w:val="2"/>
      <w:sz w:val="24"/>
      <w:szCs w:val="24"/>
      <w:lang w:val="en-US" w:eastAsia="zh-CN" w:bidi="ar-SA"/>
    </w:rPr>
  </w:style>
  <w:style w:type="paragraph" w:customStyle="1" w:styleId="128">
    <w:name w:val="样式3"/>
    <w:basedOn w:val="2"/>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9">
    <w:name w:val="--规划正文 Char1"/>
    <w:qFormat/>
    <w:uiPriority w:val="0"/>
    <w:rPr>
      <w:rFonts w:eastAsia="宋体"/>
      <w:kern w:val="2"/>
      <w:sz w:val="21"/>
      <w:lang w:val="en-US" w:eastAsia="zh-CN" w:bidi="ar-SA"/>
    </w:rPr>
  </w:style>
  <w:style w:type="paragraph" w:customStyle="1" w:styleId="130">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31">
    <w:name w:val="列表项目"/>
    <w:basedOn w:val="1"/>
    <w:qFormat/>
    <w:uiPriority w:val="0"/>
    <w:pPr>
      <w:tabs>
        <w:tab w:val="left" w:pos="420"/>
        <w:tab w:val="left" w:pos="1080"/>
      </w:tabs>
      <w:spacing w:line="288" w:lineRule="auto"/>
      <w:ind w:left="1080" w:hanging="360"/>
    </w:pPr>
    <w:rPr>
      <w:sz w:val="24"/>
      <w:szCs w:val="20"/>
    </w:rPr>
  </w:style>
  <w:style w:type="character" w:customStyle="1" w:styleId="132">
    <w:name w:val="content1"/>
    <w:qFormat/>
    <w:uiPriority w:val="0"/>
    <w:rPr>
      <w:rFonts w:hint="default" w:ascii="??" w:hAnsi="??"/>
      <w:sz w:val="16"/>
      <w:szCs w:val="16"/>
      <w:u w:val="none"/>
    </w:rPr>
  </w:style>
  <w:style w:type="character" w:customStyle="1" w:styleId="133">
    <w:name w:val="unnamed4"/>
    <w:basedOn w:val="46"/>
    <w:qFormat/>
    <w:uiPriority w:val="0"/>
  </w:style>
  <w:style w:type="character" w:customStyle="1" w:styleId="134">
    <w:name w:val="font2"/>
    <w:basedOn w:val="46"/>
    <w:qFormat/>
    <w:uiPriority w:val="0"/>
  </w:style>
  <w:style w:type="character" w:customStyle="1" w:styleId="135">
    <w:name w:val="font41"/>
    <w:qFormat/>
    <w:uiPriority w:val="0"/>
    <w:rPr>
      <w:color w:val="000000"/>
      <w:spacing w:val="260"/>
      <w:sz w:val="18"/>
      <w:szCs w:val="18"/>
      <w:u w:val="none"/>
    </w:rPr>
  </w:style>
  <w:style w:type="paragraph" w:customStyle="1" w:styleId="136">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37">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8">
    <w:name w:val="正文首行缩进 Char"/>
    <w:link w:val="42"/>
    <w:qFormat/>
    <w:uiPriority w:val="0"/>
    <w:rPr>
      <w:rFonts w:eastAsia="宋体"/>
      <w:b/>
      <w:bCs/>
      <w:kern w:val="2"/>
      <w:sz w:val="21"/>
      <w:szCs w:val="24"/>
      <w:lang w:val="en-US" w:eastAsia="zh-CN" w:bidi="ar-SA"/>
    </w:rPr>
  </w:style>
  <w:style w:type="paragraph" w:customStyle="1" w:styleId="139">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40">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41">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42">
    <w:name w:val="mode"/>
    <w:basedOn w:val="46"/>
    <w:qFormat/>
    <w:uiPriority w:val="0"/>
  </w:style>
  <w:style w:type="paragraph" w:customStyle="1" w:styleId="143">
    <w:name w:val="9"/>
    <w:basedOn w:val="1"/>
    <w:next w:val="7"/>
    <w:qFormat/>
    <w:uiPriority w:val="0"/>
    <w:pPr>
      <w:autoSpaceDE w:val="0"/>
      <w:autoSpaceDN w:val="0"/>
      <w:adjustRightInd w:val="0"/>
      <w:ind w:firstLine="420"/>
      <w:jc w:val="left"/>
      <w:textAlignment w:val="baseline"/>
    </w:pPr>
    <w:rPr>
      <w:rFonts w:ascii="宋体"/>
      <w:kern w:val="0"/>
      <w:sz w:val="34"/>
      <w:szCs w:val="20"/>
    </w:rPr>
  </w:style>
  <w:style w:type="character" w:customStyle="1" w:styleId="144">
    <w:name w:val="unnamed3"/>
    <w:basedOn w:val="46"/>
    <w:qFormat/>
    <w:uiPriority w:val="0"/>
  </w:style>
  <w:style w:type="paragraph" w:customStyle="1" w:styleId="145">
    <w:name w:val="8"/>
    <w:basedOn w:val="1"/>
    <w:next w:val="19"/>
    <w:qFormat/>
    <w:uiPriority w:val="0"/>
    <w:pPr>
      <w:spacing w:after="120"/>
      <w:ind w:left="420" w:leftChars="200"/>
    </w:pPr>
  </w:style>
  <w:style w:type="paragraph" w:customStyle="1" w:styleId="146">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47">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8">
    <w:name w:val="5"/>
    <w:basedOn w:val="1"/>
    <w:qFormat/>
    <w:uiPriority w:val="0"/>
    <w:pPr>
      <w:autoSpaceDE w:val="0"/>
      <w:autoSpaceDN w:val="0"/>
      <w:adjustRightInd w:val="0"/>
      <w:jc w:val="left"/>
    </w:pPr>
    <w:rPr>
      <w:rFonts w:ascii="宋体"/>
      <w:b/>
      <w:bCs/>
      <w:kern w:val="0"/>
      <w:sz w:val="18"/>
      <w:szCs w:val="18"/>
    </w:rPr>
  </w:style>
  <w:style w:type="paragraph" w:customStyle="1" w:styleId="149">
    <w:name w:val="6"/>
    <w:basedOn w:val="148"/>
    <w:qFormat/>
    <w:uiPriority w:val="0"/>
    <w:pPr>
      <w:spacing w:line="270" w:lineRule="atLeast"/>
      <w:jc w:val="both"/>
    </w:pPr>
    <w:rPr>
      <w:b w:val="0"/>
      <w:bCs w:val="0"/>
    </w:rPr>
  </w:style>
  <w:style w:type="paragraph" w:customStyle="1" w:styleId="150">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51">
    <w:name w:val="姜文清定义的正文"/>
    <w:basedOn w:val="1"/>
    <w:qFormat/>
    <w:uiPriority w:val="0"/>
    <w:pPr>
      <w:spacing w:line="240" w:lineRule="atLeast"/>
      <w:ind w:firstLine="567"/>
    </w:pPr>
    <w:rPr>
      <w:szCs w:val="20"/>
    </w:rPr>
  </w:style>
  <w:style w:type="paragraph" w:customStyle="1" w:styleId="152">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53">
    <w:name w:val="CM2"/>
    <w:basedOn w:val="152"/>
    <w:next w:val="152"/>
    <w:qFormat/>
    <w:uiPriority w:val="0"/>
    <w:pPr>
      <w:spacing w:line="200" w:lineRule="atLeast"/>
    </w:pPr>
    <w:rPr>
      <w:rFonts w:ascii="Arial" w:hAnsi="Arial" w:eastAsia="宋体" w:cs="Times New Roman"/>
      <w:color w:val="auto"/>
    </w:rPr>
  </w:style>
  <w:style w:type="paragraph" w:customStyle="1" w:styleId="154">
    <w:name w:val="Normal Paragraph"/>
    <w:basedOn w:val="1"/>
    <w:qFormat/>
    <w:uiPriority w:val="0"/>
    <w:pPr>
      <w:widowControl/>
      <w:spacing w:before="120" w:line="360" w:lineRule="auto"/>
      <w:ind w:firstLine="425"/>
    </w:pPr>
    <w:rPr>
      <w:kern w:val="0"/>
      <w:sz w:val="24"/>
    </w:rPr>
  </w:style>
  <w:style w:type="character" w:customStyle="1" w:styleId="155">
    <w:name w:val="blue"/>
    <w:basedOn w:val="46"/>
    <w:qFormat/>
    <w:uiPriority w:val="0"/>
  </w:style>
  <w:style w:type="paragraph" w:customStyle="1" w:styleId="156">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57">
    <w:name w:val="font"/>
    <w:basedOn w:val="46"/>
    <w:qFormat/>
    <w:uiPriority w:val="0"/>
  </w:style>
  <w:style w:type="character" w:customStyle="1" w:styleId="158">
    <w:name w:val="font11"/>
    <w:qFormat/>
    <w:uiPriority w:val="0"/>
    <w:rPr>
      <w:rFonts w:hint="default" w:ascii="ˎ̥" w:hAnsi="ˎ̥"/>
    </w:rPr>
  </w:style>
  <w:style w:type="paragraph" w:customStyle="1" w:styleId="159">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60">
    <w:name w:val="proddescription"/>
    <w:basedOn w:val="46"/>
    <w:qFormat/>
    <w:uiPriority w:val="0"/>
  </w:style>
  <w:style w:type="character" w:customStyle="1" w:styleId="161">
    <w:name w:val="prodheadlines"/>
    <w:basedOn w:val="46"/>
    <w:qFormat/>
    <w:uiPriority w:val="0"/>
  </w:style>
  <w:style w:type="character" w:customStyle="1" w:styleId="162">
    <w:name w:val="text"/>
    <w:basedOn w:val="46"/>
    <w:qFormat/>
    <w:uiPriority w:val="0"/>
  </w:style>
  <w:style w:type="paragraph" w:customStyle="1" w:styleId="163">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4">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65">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66">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67">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8">
    <w:name w:val="段落正文"/>
    <w:basedOn w:val="22"/>
    <w:qFormat/>
    <w:uiPriority w:val="0"/>
    <w:pPr>
      <w:ind w:firstLine="560" w:firstLineChars="200"/>
    </w:pPr>
    <w:rPr>
      <w:sz w:val="28"/>
    </w:rPr>
  </w:style>
  <w:style w:type="character" w:customStyle="1" w:styleId="169">
    <w:name w:val="gray6"/>
    <w:basedOn w:val="46"/>
    <w:qFormat/>
    <w:uiPriority w:val="0"/>
  </w:style>
  <w:style w:type="character" w:customStyle="1" w:styleId="170">
    <w:name w:val="style9"/>
    <w:basedOn w:val="46"/>
    <w:qFormat/>
    <w:uiPriority w:val="0"/>
  </w:style>
  <w:style w:type="paragraph" w:customStyle="1" w:styleId="171">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72">
    <w:name w:val="grame"/>
    <w:basedOn w:val="46"/>
    <w:qFormat/>
    <w:uiPriority w:val="0"/>
  </w:style>
  <w:style w:type="paragraph" w:customStyle="1" w:styleId="173">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74">
    <w:name w:val="Char1"/>
    <w:basedOn w:val="1"/>
    <w:qFormat/>
    <w:uiPriority w:val="0"/>
    <w:pPr>
      <w:jc w:val="left"/>
    </w:pPr>
    <w:rPr>
      <w:rFonts w:ascii="Tahoma" w:hAnsi="Tahoma"/>
      <w:sz w:val="24"/>
      <w:szCs w:val="20"/>
    </w:rPr>
  </w:style>
  <w:style w:type="paragraph" w:customStyle="1" w:styleId="175">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76">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77">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8">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9">
    <w:name w:val="font6"/>
    <w:basedOn w:val="1"/>
    <w:qFormat/>
    <w:uiPriority w:val="0"/>
    <w:pPr>
      <w:widowControl/>
      <w:spacing w:before="100" w:beforeAutospacing="1" w:after="100" w:afterAutospacing="1"/>
      <w:jc w:val="left"/>
    </w:pPr>
    <w:rPr>
      <w:kern w:val="0"/>
      <w:sz w:val="24"/>
    </w:rPr>
  </w:style>
  <w:style w:type="paragraph" w:customStyle="1" w:styleId="180">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81">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82">
    <w:name w:val="表格字"/>
    <w:basedOn w:val="1"/>
    <w:qFormat/>
    <w:uiPriority w:val="0"/>
    <w:pPr>
      <w:adjustRightInd w:val="0"/>
      <w:jc w:val="center"/>
    </w:pPr>
    <w:rPr>
      <w:rFonts w:ascii="宋体"/>
      <w:sz w:val="24"/>
      <w:szCs w:val="20"/>
    </w:rPr>
  </w:style>
  <w:style w:type="character" w:customStyle="1" w:styleId="183">
    <w:name w:val="样式 小三 加粗"/>
    <w:qFormat/>
    <w:uiPriority w:val="0"/>
    <w:rPr>
      <w:rFonts w:eastAsia="宋体"/>
      <w:b/>
      <w:bCs/>
      <w:sz w:val="32"/>
    </w:rPr>
  </w:style>
  <w:style w:type="paragraph" w:customStyle="1" w:styleId="184">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5">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86">
    <w:name w:val="Char Char Char"/>
    <w:basedOn w:val="1"/>
    <w:qFormat/>
    <w:uiPriority w:val="0"/>
    <w:rPr>
      <w:rFonts w:ascii="Tahoma" w:hAnsi="Tahoma"/>
      <w:sz w:val="24"/>
      <w:szCs w:val="20"/>
    </w:rPr>
  </w:style>
  <w:style w:type="paragraph" w:customStyle="1" w:styleId="187">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8">
    <w:name w:val="info4"/>
    <w:basedOn w:val="46"/>
    <w:qFormat/>
    <w:uiPriority w:val="0"/>
  </w:style>
  <w:style w:type="paragraph" w:customStyle="1" w:styleId="189">
    <w:name w:val="缩进正文"/>
    <w:basedOn w:val="1"/>
    <w:link w:val="190"/>
    <w:qFormat/>
    <w:uiPriority w:val="0"/>
    <w:pPr>
      <w:ind w:firstLine="560" w:firstLineChars="200"/>
    </w:pPr>
    <w:rPr>
      <w:rFonts w:eastAsia="仿宋_GB2312" w:cs="宋体"/>
      <w:sz w:val="28"/>
      <w:szCs w:val="20"/>
    </w:rPr>
  </w:style>
  <w:style w:type="character" w:customStyle="1" w:styleId="190">
    <w:name w:val="缩进正文 Char"/>
    <w:link w:val="189"/>
    <w:qFormat/>
    <w:uiPriority w:val="0"/>
    <w:rPr>
      <w:rFonts w:eastAsia="仿宋_GB2312" w:cs="宋体"/>
      <w:kern w:val="2"/>
      <w:sz w:val="28"/>
      <w:lang w:val="en-US" w:eastAsia="zh-CN" w:bidi="ar-SA"/>
    </w:rPr>
  </w:style>
  <w:style w:type="paragraph" w:customStyle="1" w:styleId="191">
    <w:name w:val="列出段落1"/>
    <w:basedOn w:val="1"/>
    <w:qFormat/>
    <w:uiPriority w:val="0"/>
    <w:pPr>
      <w:ind w:firstLine="420" w:firstLineChars="200"/>
    </w:pPr>
    <w:rPr>
      <w:rFonts w:ascii="Calibri" w:hAnsi="Calibri" w:cs="Calibri"/>
      <w:szCs w:val="21"/>
    </w:rPr>
  </w:style>
  <w:style w:type="character" w:customStyle="1" w:styleId="192">
    <w:name w:val="批注文字 Char"/>
    <w:basedOn w:val="46"/>
    <w:link w:val="16"/>
    <w:semiHidden/>
    <w:qFormat/>
    <w:uiPriority w:val="99"/>
    <w:rPr>
      <w:rFonts w:ascii="宋体"/>
      <w:sz w:val="34"/>
    </w:rPr>
  </w:style>
  <w:style w:type="character" w:customStyle="1" w:styleId="193">
    <w:name w:val="批注主题 Char"/>
    <w:basedOn w:val="192"/>
    <w:link w:val="41"/>
    <w:qFormat/>
    <w:uiPriority w:val="99"/>
    <w:rPr>
      <w:rFonts w:ascii="宋体"/>
      <w:sz w:val="34"/>
    </w:rPr>
  </w:style>
  <w:style w:type="paragraph" w:customStyle="1" w:styleId="194">
    <w:name w:val="评价"/>
    <w:basedOn w:val="1"/>
    <w:qFormat/>
    <w:uiPriority w:val="0"/>
    <w:pPr>
      <w:spacing w:afterLines="20"/>
      <w:ind w:firstLine="1446" w:firstLineChars="200"/>
    </w:pPr>
    <w:rPr>
      <w:rFonts w:ascii="Calibri" w:hAnsi="Calibri"/>
      <w:sz w:val="24"/>
    </w:rPr>
  </w:style>
  <w:style w:type="paragraph" w:customStyle="1" w:styleId="195">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96">
    <w:name w:val="alt-edited1"/>
    <w:qFormat/>
    <w:uiPriority w:val="0"/>
    <w:rPr>
      <w:color w:val="4D90F0"/>
    </w:rPr>
  </w:style>
  <w:style w:type="paragraph" w:customStyle="1" w:styleId="197">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8">
    <w:name w:val="文档结构图 Char1"/>
    <w:semiHidden/>
    <w:qFormat/>
    <w:uiPriority w:val="0"/>
    <w:rPr>
      <w:sz w:val="20"/>
    </w:rPr>
  </w:style>
  <w:style w:type="character" w:customStyle="1" w:styleId="199">
    <w:name w:val="文档结构图 Char"/>
    <w:semiHidden/>
    <w:qFormat/>
    <w:uiPriority w:val="0"/>
    <w:rPr>
      <w:sz w:val="20"/>
    </w:rPr>
  </w:style>
  <w:style w:type="character" w:customStyle="1" w:styleId="200">
    <w:name w:val="short_text"/>
    <w:basedOn w:val="46"/>
    <w:qFormat/>
    <w:uiPriority w:val="0"/>
    <w:rPr>
      <w:sz w:val="20"/>
    </w:rPr>
  </w:style>
  <w:style w:type="character" w:customStyle="1" w:styleId="201">
    <w:name w:val="标题 Char1"/>
    <w:qFormat/>
    <w:uiPriority w:val="0"/>
    <w:rPr>
      <w:b/>
      <w:sz w:val="20"/>
    </w:rPr>
  </w:style>
  <w:style w:type="character" w:customStyle="1" w:styleId="202">
    <w:name w:val="正文文本缩进 3 Char1"/>
    <w:semiHidden/>
    <w:qFormat/>
    <w:uiPriority w:val="0"/>
    <w:rPr>
      <w:sz w:val="20"/>
    </w:rPr>
  </w:style>
  <w:style w:type="character" w:customStyle="1" w:styleId="203">
    <w:name w:val="font21"/>
    <w:qFormat/>
    <w:uiPriority w:val="0"/>
    <w:rPr>
      <w:color w:val="FF0000"/>
      <w:sz w:val="20"/>
      <w:u w:val="none"/>
    </w:rPr>
  </w:style>
  <w:style w:type="character" w:customStyle="1" w:styleId="204">
    <w:name w:val="不明显强调1"/>
    <w:qFormat/>
    <w:uiPriority w:val="0"/>
    <w:rPr>
      <w:i/>
      <w:sz w:val="20"/>
    </w:rPr>
  </w:style>
  <w:style w:type="character" w:customStyle="1" w:styleId="205">
    <w:name w:val="font71"/>
    <w:qFormat/>
    <w:uiPriority w:val="0"/>
    <w:rPr>
      <w:sz w:val="20"/>
      <w:u w:val="none"/>
    </w:rPr>
  </w:style>
  <w:style w:type="character" w:customStyle="1" w:styleId="206">
    <w:name w:val="页眉 Char1"/>
    <w:semiHidden/>
    <w:qFormat/>
    <w:uiPriority w:val="0"/>
    <w:rPr>
      <w:sz w:val="20"/>
    </w:rPr>
  </w:style>
  <w:style w:type="character" w:customStyle="1" w:styleId="207">
    <w:name w:val="正文文本缩进 2 Char1"/>
    <w:semiHidden/>
    <w:qFormat/>
    <w:uiPriority w:val="0"/>
    <w:rPr>
      <w:sz w:val="20"/>
    </w:rPr>
  </w:style>
  <w:style w:type="character" w:customStyle="1" w:styleId="208">
    <w:name w:val="font61"/>
    <w:qFormat/>
    <w:uiPriority w:val="0"/>
    <w:rPr>
      <w:sz w:val="20"/>
      <w:u w:val="none"/>
    </w:rPr>
  </w:style>
  <w:style w:type="character" w:customStyle="1" w:styleId="209">
    <w:name w:val="纯文本 Char1"/>
    <w:semiHidden/>
    <w:qFormat/>
    <w:uiPriority w:val="0"/>
    <w:rPr>
      <w:sz w:val="20"/>
    </w:rPr>
  </w:style>
  <w:style w:type="character" w:customStyle="1" w:styleId="210">
    <w:name w:val="正文文本 3 Char1"/>
    <w:semiHidden/>
    <w:qFormat/>
    <w:uiPriority w:val="0"/>
    <w:rPr>
      <w:sz w:val="20"/>
    </w:rPr>
  </w:style>
  <w:style w:type="character" w:customStyle="1" w:styleId="211">
    <w:name w:val="正文文本缩进 Char1"/>
    <w:semiHidden/>
    <w:qFormat/>
    <w:uiPriority w:val="0"/>
    <w:rPr>
      <w:sz w:val="20"/>
    </w:rPr>
  </w:style>
  <w:style w:type="character" w:customStyle="1" w:styleId="212">
    <w:name w:val="明显参考1"/>
    <w:qFormat/>
    <w:uiPriority w:val="0"/>
    <w:rPr>
      <w:b/>
      <w:sz w:val="20"/>
    </w:rPr>
  </w:style>
  <w:style w:type="character" w:customStyle="1" w:styleId="213">
    <w:name w:val="apple-converted-space"/>
    <w:qFormat/>
    <w:uiPriority w:val="0"/>
    <w:rPr>
      <w:sz w:val="20"/>
    </w:rPr>
  </w:style>
  <w:style w:type="character" w:customStyle="1" w:styleId="214">
    <w:name w:val="书籍标题1"/>
    <w:qFormat/>
    <w:uiPriority w:val="0"/>
    <w:rPr>
      <w:b/>
      <w:i/>
      <w:sz w:val="20"/>
    </w:rPr>
  </w:style>
  <w:style w:type="character" w:customStyle="1" w:styleId="215">
    <w:name w:val="long_text"/>
    <w:qFormat/>
    <w:uiPriority w:val="0"/>
    <w:rPr>
      <w:sz w:val="20"/>
    </w:rPr>
  </w:style>
  <w:style w:type="character" w:customStyle="1" w:styleId="216">
    <w:name w:val="日期 Char1"/>
    <w:semiHidden/>
    <w:qFormat/>
    <w:uiPriority w:val="0"/>
    <w:rPr>
      <w:sz w:val="20"/>
    </w:rPr>
  </w:style>
  <w:style w:type="character" w:customStyle="1" w:styleId="217">
    <w:name w:val="批注文字 Char1"/>
    <w:semiHidden/>
    <w:qFormat/>
    <w:uiPriority w:val="0"/>
    <w:rPr>
      <w:sz w:val="20"/>
    </w:rPr>
  </w:style>
  <w:style w:type="character" w:customStyle="1" w:styleId="218">
    <w:name w:val="明显强调1"/>
    <w:qFormat/>
    <w:uiPriority w:val="0"/>
    <w:rPr>
      <w:i/>
      <w:sz w:val="20"/>
    </w:rPr>
  </w:style>
  <w:style w:type="character" w:customStyle="1" w:styleId="219">
    <w:name w:val="16"/>
    <w:qFormat/>
    <w:uiPriority w:val="0"/>
    <w:rPr>
      <w:b/>
      <w:color w:val="FF0356"/>
      <w:sz w:val="20"/>
    </w:rPr>
  </w:style>
  <w:style w:type="character" w:customStyle="1" w:styleId="220">
    <w:name w:val="批注主题 Char1"/>
    <w:semiHidden/>
    <w:qFormat/>
    <w:uiPriority w:val="0"/>
    <w:rPr>
      <w:b/>
      <w:sz w:val="20"/>
    </w:rPr>
  </w:style>
  <w:style w:type="character" w:customStyle="1" w:styleId="221">
    <w:name w:val="正文文本 2 Char1"/>
    <w:semiHidden/>
    <w:qFormat/>
    <w:uiPriority w:val="0"/>
    <w:rPr>
      <w:sz w:val="20"/>
    </w:rPr>
  </w:style>
  <w:style w:type="character" w:customStyle="1" w:styleId="222">
    <w:name w:val="font31"/>
    <w:qFormat/>
    <w:uiPriority w:val="0"/>
    <w:rPr>
      <w:color w:val="FF0000"/>
      <w:sz w:val="20"/>
      <w:u w:val="none"/>
      <w:vertAlign w:val="superscript"/>
    </w:rPr>
  </w:style>
  <w:style w:type="character" w:customStyle="1" w:styleId="223">
    <w:name w:val="不明显参考1"/>
    <w:qFormat/>
    <w:uiPriority w:val="0"/>
    <w:rPr>
      <w:sz w:val="20"/>
    </w:rPr>
  </w:style>
  <w:style w:type="character" w:customStyle="1" w:styleId="224">
    <w:name w:val="HTML 预设格式 Char1"/>
    <w:semiHidden/>
    <w:qFormat/>
    <w:uiPriority w:val="0"/>
    <w:rPr>
      <w:sz w:val="20"/>
    </w:rPr>
  </w:style>
  <w:style w:type="character" w:customStyle="1" w:styleId="225">
    <w:name w:val="font01"/>
    <w:basedOn w:val="46"/>
    <w:qFormat/>
    <w:uiPriority w:val="0"/>
    <w:rPr>
      <w:color w:val="FF0000"/>
      <w:sz w:val="20"/>
      <w:u w:val="none"/>
      <w:vertAlign w:val="superscript"/>
    </w:rPr>
  </w:style>
  <w:style w:type="character" w:customStyle="1" w:styleId="226">
    <w:name w:val="页脚 Char1"/>
    <w:semiHidden/>
    <w:qFormat/>
    <w:uiPriority w:val="0"/>
    <w:rPr>
      <w:sz w:val="20"/>
    </w:rPr>
  </w:style>
  <w:style w:type="character" w:customStyle="1" w:styleId="227">
    <w:name w:val="批注框文本 Char1"/>
    <w:semiHidden/>
    <w:qFormat/>
    <w:uiPriority w:val="0"/>
    <w:rPr>
      <w:sz w:val="20"/>
    </w:rPr>
  </w:style>
  <w:style w:type="paragraph" w:customStyle="1" w:styleId="228">
    <w:name w:val="列出段落2"/>
    <w:basedOn w:val="1"/>
    <w:next w:val="229"/>
    <w:qFormat/>
    <w:uiPriority w:val="0"/>
    <w:pPr>
      <w:ind w:firstLine="420"/>
    </w:pPr>
    <w:rPr>
      <w:rFonts w:hAnsi="Calibri"/>
      <w:kern w:val="0"/>
      <w:szCs w:val="20"/>
    </w:rPr>
  </w:style>
  <w:style w:type="paragraph" w:customStyle="1" w:styleId="229">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30">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31">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32">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33">
    <w:name w:val="xl86"/>
    <w:basedOn w:val="1"/>
    <w:next w:val="234"/>
    <w:qFormat/>
    <w:uiPriority w:val="0"/>
    <w:pPr>
      <w:widowControl/>
      <w:shd w:val="clear" w:color="000000" w:fill="FFFFFF"/>
      <w:spacing w:before="280" w:after="280"/>
      <w:jc w:val="center"/>
    </w:pPr>
    <w:rPr>
      <w:rFonts w:ascii="宋体" w:hAnsi="Calibri"/>
      <w:kern w:val="0"/>
      <w:sz w:val="20"/>
      <w:szCs w:val="20"/>
    </w:rPr>
  </w:style>
  <w:style w:type="paragraph" w:customStyle="1" w:styleId="234">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35">
    <w:name w:val="TOC Heading4"/>
    <w:next w:val="1"/>
    <w:qFormat/>
    <w:uiPriority w:val="0"/>
    <w:pPr>
      <w:wordWrap w:val="0"/>
    </w:pPr>
    <w:rPr>
      <w:rFonts w:ascii="Calibri" w:hAnsi="Calibri" w:eastAsia="宋体" w:cs="Times New Roman"/>
      <w:sz w:val="32"/>
      <w:lang w:val="en-US" w:eastAsia="zh-CN" w:bidi="ar-SA"/>
    </w:rPr>
  </w:style>
  <w:style w:type="paragraph" w:customStyle="1" w:styleId="236">
    <w:name w:val="toc 15"/>
    <w:next w:val="1"/>
    <w:qFormat/>
    <w:uiPriority w:val="0"/>
    <w:pPr>
      <w:wordWrap w:val="0"/>
      <w:jc w:val="both"/>
    </w:pPr>
    <w:rPr>
      <w:rFonts w:ascii="Calibri" w:hAnsi="Calibri" w:eastAsia="宋体" w:cs="Times New Roman"/>
      <w:sz w:val="21"/>
      <w:lang w:val="en-US" w:eastAsia="zh-CN" w:bidi="ar-SA"/>
    </w:rPr>
  </w:style>
  <w:style w:type="paragraph" w:customStyle="1" w:styleId="237">
    <w:name w:val="TOC Heading2"/>
    <w:next w:val="1"/>
    <w:qFormat/>
    <w:uiPriority w:val="0"/>
    <w:pPr>
      <w:wordWrap w:val="0"/>
    </w:pPr>
    <w:rPr>
      <w:rFonts w:ascii="Calibri" w:hAnsi="Calibri" w:eastAsia="宋体" w:cs="Times New Roman"/>
      <w:sz w:val="32"/>
      <w:lang w:val="en-US" w:eastAsia="zh-CN" w:bidi="ar-SA"/>
    </w:rPr>
  </w:style>
  <w:style w:type="paragraph" w:customStyle="1" w:styleId="238">
    <w:name w:val="TOC Heading1"/>
    <w:next w:val="1"/>
    <w:qFormat/>
    <w:uiPriority w:val="0"/>
    <w:pPr>
      <w:wordWrap w:val="0"/>
    </w:pPr>
    <w:rPr>
      <w:rFonts w:ascii="Calibri" w:hAnsi="Calibri" w:eastAsia="宋体" w:cs="Times New Roman"/>
      <w:sz w:val="32"/>
      <w:lang w:val="en-US" w:eastAsia="zh-CN" w:bidi="ar-SA"/>
    </w:rPr>
  </w:style>
  <w:style w:type="paragraph" w:customStyle="1" w:styleId="239">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40">
    <w:name w:val="font7"/>
    <w:basedOn w:val="1"/>
    <w:next w:val="241"/>
    <w:qFormat/>
    <w:uiPriority w:val="0"/>
    <w:pPr>
      <w:widowControl/>
      <w:spacing w:before="280" w:after="280"/>
    </w:pPr>
    <w:rPr>
      <w:rFonts w:ascii="Arial" w:hAnsi="Calibri"/>
      <w:kern w:val="0"/>
      <w:sz w:val="18"/>
      <w:szCs w:val="20"/>
    </w:rPr>
  </w:style>
  <w:style w:type="paragraph" w:customStyle="1" w:styleId="241">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42">
    <w:name w:val="xl113"/>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243">
    <w:name w:val="TOC Heading10"/>
    <w:next w:val="1"/>
    <w:qFormat/>
    <w:uiPriority w:val="0"/>
    <w:pPr>
      <w:wordWrap w:val="0"/>
    </w:pPr>
    <w:rPr>
      <w:rFonts w:ascii="Calibri" w:hAnsi="Calibri" w:eastAsia="宋体" w:cs="Times New Roman"/>
      <w:sz w:val="32"/>
      <w:lang w:val="en-US" w:eastAsia="zh-CN" w:bidi="ar-SA"/>
    </w:rPr>
  </w:style>
  <w:style w:type="paragraph" w:customStyle="1" w:styleId="244">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45">
    <w:name w:val="xl73"/>
    <w:basedOn w:val="1"/>
    <w:next w:val="246"/>
    <w:qFormat/>
    <w:uiPriority w:val="0"/>
    <w:pPr>
      <w:widowControl/>
      <w:shd w:val="clear" w:color="000000" w:fill="FFFFFF"/>
      <w:spacing w:before="280" w:after="280"/>
      <w:jc w:val="center"/>
    </w:pPr>
    <w:rPr>
      <w:rFonts w:ascii="宋体" w:hAnsi="Calibri"/>
      <w:kern w:val="0"/>
      <w:sz w:val="20"/>
      <w:szCs w:val="20"/>
    </w:rPr>
  </w:style>
  <w:style w:type="paragraph" w:customStyle="1" w:styleId="246">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47">
    <w:name w:val="xl79"/>
    <w:basedOn w:val="1"/>
    <w:next w:val="248"/>
    <w:qFormat/>
    <w:uiPriority w:val="0"/>
    <w:pPr>
      <w:widowControl/>
      <w:shd w:val="clear" w:color="000000" w:fill="FFFFFF"/>
      <w:spacing w:before="280" w:after="280"/>
    </w:pPr>
    <w:rPr>
      <w:rFonts w:ascii="宋体" w:hAnsi="Calibri"/>
      <w:b/>
      <w:kern w:val="0"/>
      <w:sz w:val="20"/>
      <w:szCs w:val="20"/>
    </w:rPr>
  </w:style>
  <w:style w:type="paragraph" w:customStyle="1" w:styleId="248">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9">
    <w:name w:val="toc 11"/>
    <w:next w:val="1"/>
    <w:qFormat/>
    <w:uiPriority w:val="0"/>
    <w:pPr>
      <w:wordWrap w:val="0"/>
      <w:jc w:val="both"/>
    </w:pPr>
    <w:rPr>
      <w:rFonts w:ascii="Calibri" w:hAnsi="Calibri" w:eastAsia="宋体" w:cs="Times New Roman"/>
      <w:sz w:val="21"/>
      <w:lang w:val="en-US" w:eastAsia="zh-CN" w:bidi="ar-SA"/>
    </w:rPr>
  </w:style>
  <w:style w:type="paragraph" w:customStyle="1" w:styleId="250">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51">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52">
    <w:name w:val="xl112"/>
    <w:basedOn w:val="1"/>
    <w:next w:val="251"/>
    <w:qFormat/>
    <w:uiPriority w:val="0"/>
    <w:pPr>
      <w:widowControl/>
      <w:shd w:val="clear" w:color="000000" w:fill="FFFFFF"/>
      <w:spacing w:before="280" w:after="280"/>
      <w:jc w:val="center"/>
    </w:pPr>
    <w:rPr>
      <w:rFonts w:ascii="宋体" w:hAnsi="Calibri"/>
      <w:b/>
      <w:kern w:val="0"/>
      <w:sz w:val="20"/>
      <w:szCs w:val="20"/>
    </w:rPr>
  </w:style>
  <w:style w:type="paragraph" w:customStyle="1" w:styleId="253">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54">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55">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56">
    <w:name w:val="xl74"/>
    <w:basedOn w:val="1"/>
    <w:next w:val="257"/>
    <w:qFormat/>
    <w:uiPriority w:val="0"/>
    <w:pPr>
      <w:widowControl/>
      <w:shd w:val="clear" w:color="000000" w:fill="FFFFFF"/>
      <w:spacing w:before="280" w:after="280"/>
    </w:pPr>
    <w:rPr>
      <w:rFonts w:ascii="宋体" w:hAnsi="Calibri"/>
      <w:kern w:val="0"/>
      <w:sz w:val="20"/>
      <w:szCs w:val="20"/>
    </w:rPr>
  </w:style>
  <w:style w:type="paragraph" w:customStyle="1" w:styleId="257">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9">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60">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61">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62">
    <w:name w:val="列出段落5"/>
    <w:basedOn w:val="1"/>
    <w:next w:val="263"/>
    <w:qFormat/>
    <w:uiPriority w:val="0"/>
    <w:pPr>
      <w:ind w:firstLine="420"/>
    </w:pPr>
    <w:rPr>
      <w:rFonts w:hAnsi="Calibri"/>
      <w:kern w:val="0"/>
      <w:szCs w:val="20"/>
    </w:rPr>
  </w:style>
  <w:style w:type="paragraph" w:customStyle="1" w:styleId="263">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64">
    <w:name w:val="xl66"/>
    <w:basedOn w:val="1"/>
    <w:next w:val="265"/>
    <w:qFormat/>
    <w:uiPriority w:val="0"/>
    <w:pPr>
      <w:widowControl/>
      <w:shd w:val="clear" w:color="000000" w:fill="FFFFFF"/>
      <w:spacing w:before="280" w:after="280"/>
    </w:pPr>
    <w:rPr>
      <w:rFonts w:ascii="宋体" w:hAnsi="Calibri"/>
      <w:kern w:val="0"/>
      <w:sz w:val="20"/>
      <w:szCs w:val="20"/>
    </w:rPr>
  </w:style>
  <w:style w:type="paragraph" w:customStyle="1" w:styleId="265">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66">
    <w:name w:val="TOC Heading3"/>
    <w:next w:val="1"/>
    <w:qFormat/>
    <w:uiPriority w:val="0"/>
    <w:pPr>
      <w:wordWrap w:val="0"/>
    </w:pPr>
    <w:rPr>
      <w:rFonts w:ascii="Calibri" w:hAnsi="Calibri" w:eastAsia="宋体" w:cs="Times New Roman"/>
      <w:sz w:val="32"/>
      <w:lang w:val="en-US" w:eastAsia="zh-CN" w:bidi="ar-SA"/>
    </w:rPr>
  </w:style>
  <w:style w:type="paragraph" w:customStyle="1" w:styleId="267">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8">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9">
    <w:name w:val="xl84"/>
    <w:basedOn w:val="1"/>
    <w:next w:val="270"/>
    <w:qFormat/>
    <w:uiPriority w:val="0"/>
    <w:pPr>
      <w:widowControl/>
      <w:shd w:val="clear" w:color="000000" w:fill="FFFFFF"/>
      <w:spacing w:before="280" w:after="280"/>
      <w:jc w:val="center"/>
    </w:pPr>
    <w:rPr>
      <w:rFonts w:ascii="宋体" w:hAnsi="Calibri"/>
      <w:kern w:val="0"/>
      <w:sz w:val="20"/>
      <w:szCs w:val="20"/>
    </w:rPr>
  </w:style>
  <w:style w:type="paragraph" w:customStyle="1" w:styleId="270">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71">
    <w:name w:val="xl81"/>
    <w:basedOn w:val="1"/>
    <w:next w:val="272"/>
    <w:qFormat/>
    <w:uiPriority w:val="0"/>
    <w:pPr>
      <w:widowControl/>
      <w:shd w:val="clear" w:color="000000" w:fill="FFFFFF"/>
      <w:spacing w:before="280" w:after="280"/>
    </w:pPr>
    <w:rPr>
      <w:rFonts w:ascii="宋体" w:hAnsi="Calibri"/>
      <w:kern w:val="0"/>
      <w:sz w:val="20"/>
      <w:szCs w:val="20"/>
    </w:rPr>
  </w:style>
  <w:style w:type="paragraph" w:customStyle="1" w:styleId="272">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73">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74">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75">
    <w:name w:val="TOC Heading12"/>
    <w:next w:val="1"/>
    <w:qFormat/>
    <w:uiPriority w:val="0"/>
    <w:pPr>
      <w:wordWrap w:val="0"/>
    </w:pPr>
    <w:rPr>
      <w:rFonts w:ascii="Calibri" w:hAnsi="Calibri" w:eastAsia="宋体" w:cs="Times New Roman"/>
      <w:sz w:val="32"/>
      <w:lang w:val="en-US" w:eastAsia="zh-CN" w:bidi="ar-SA"/>
    </w:rPr>
  </w:style>
  <w:style w:type="paragraph" w:customStyle="1" w:styleId="276">
    <w:name w:val="TOC Heading8"/>
    <w:next w:val="1"/>
    <w:qFormat/>
    <w:uiPriority w:val="0"/>
    <w:pPr>
      <w:wordWrap w:val="0"/>
    </w:pPr>
    <w:rPr>
      <w:rFonts w:ascii="Calibri" w:hAnsi="Calibri" w:eastAsia="宋体" w:cs="Times New Roman"/>
      <w:sz w:val="32"/>
      <w:lang w:val="en-US" w:eastAsia="zh-CN" w:bidi="ar-SA"/>
    </w:rPr>
  </w:style>
  <w:style w:type="paragraph" w:customStyle="1" w:styleId="277">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8">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9">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80">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81">
    <w:name w:val="xl116"/>
    <w:basedOn w:val="1"/>
    <w:next w:val="282"/>
    <w:qFormat/>
    <w:uiPriority w:val="0"/>
    <w:pPr>
      <w:widowControl/>
      <w:shd w:val="clear" w:color="000000" w:fill="FFFFFF"/>
      <w:spacing w:before="280" w:after="280"/>
      <w:jc w:val="center"/>
    </w:pPr>
    <w:rPr>
      <w:rFonts w:ascii="Arial Narrow" w:hAnsi="Calibri"/>
      <w:kern w:val="0"/>
      <w:sz w:val="20"/>
      <w:szCs w:val="20"/>
    </w:rPr>
  </w:style>
  <w:style w:type="paragraph" w:customStyle="1" w:styleId="282">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83">
    <w:name w:val="font8"/>
    <w:basedOn w:val="1"/>
    <w:next w:val="284"/>
    <w:qFormat/>
    <w:uiPriority w:val="0"/>
    <w:pPr>
      <w:widowControl/>
      <w:spacing w:before="280" w:after="280"/>
    </w:pPr>
    <w:rPr>
      <w:rFonts w:ascii="Arial" w:hAnsi="Calibri"/>
      <w:kern w:val="0"/>
      <w:sz w:val="20"/>
      <w:szCs w:val="20"/>
    </w:rPr>
  </w:style>
  <w:style w:type="paragraph" w:customStyle="1" w:styleId="284">
    <w:name w:val="TOC Heading11"/>
    <w:next w:val="1"/>
    <w:qFormat/>
    <w:uiPriority w:val="0"/>
    <w:pPr>
      <w:wordWrap w:val="0"/>
    </w:pPr>
    <w:rPr>
      <w:rFonts w:ascii="Calibri" w:hAnsi="Calibri" w:eastAsia="宋体" w:cs="Times New Roman"/>
      <w:sz w:val="32"/>
      <w:lang w:val="en-US" w:eastAsia="zh-CN" w:bidi="ar-SA"/>
    </w:rPr>
  </w:style>
  <w:style w:type="paragraph" w:customStyle="1" w:styleId="285">
    <w:name w:val="xl69"/>
    <w:basedOn w:val="1"/>
    <w:next w:val="286"/>
    <w:qFormat/>
    <w:uiPriority w:val="0"/>
    <w:pPr>
      <w:widowControl/>
      <w:shd w:val="clear" w:color="000000" w:fill="FFFFFF"/>
      <w:spacing w:before="280" w:after="280"/>
    </w:pPr>
    <w:rPr>
      <w:rFonts w:ascii="宋体" w:hAnsi="Calibri"/>
      <w:b/>
      <w:kern w:val="0"/>
      <w:sz w:val="20"/>
      <w:szCs w:val="20"/>
    </w:rPr>
  </w:style>
  <w:style w:type="paragraph" w:customStyle="1" w:styleId="286">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87">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8">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9">
    <w:name w:val="列出段落3"/>
    <w:basedOn w:val="1"/>
    <w:next w:val="290"/>
    <w:qFormat/>
    <w:uiPriority w:val="0"/>
    <w:pPr>
      <w:ind w:firstLine="420"/>
    </w:pPr>
    <w:rPr>
      <w:rFonts w:hAnsi="Calibri"/>
      <w:kern w:val="0"/>
      <w:szCs w:val="20"/>
    </w:rPr>
  </w:style>
  <w:style w:type="paragraph" w:customStyle="1" w:styleId="290">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标题1"/>
    <w:next w:val="1"/>
    <w:qFormat/>
    <w:uiPriority w:val="0"/>
    <w:pPr>
      <w:wordWrap w:val="0"/>
    </w:pPr>
    <w:rPr>
      <w:rFonts w:ascii="Calibri" w:hAnsi="Calibri" w:eastAsia="宋体" w:cs="Times New Roman"/>
      <w:sz w:val="32"/>
      <w:lang w:val="en-US" w:eastAsia="zh-CN" w:bidi="ar-SA"/>
    </w:rPr>
  </w:style>
  <w:style w:type="paragraph" w:customStyle="1" w:styleId="292">
    <w:name w:val="TOC Heading5"/>
    <w:next w:val="1"/>
    <w:qFormat/>
    <w:uiPriority w:val="0"/>
    <w:pPr>
      <w:wordWrap w:val="0"/>
    </w:pPr>
    <w:rPr>
      <w:rFonts w:ascii="Calibri" w:hAnsi="Calibri" w:eastAsia="宋体" w:cs="Times New Roman"/>
      <w:sz w:val="32"/>
      <w:lang w:val="en-US" w:eastAsia="zh-CN" w:bidi="ar-SA"/>
    </w:rPr>
  </w:style>
  <w:style w:type="paragraph" w:customStyle="1" w:styleId="293">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94">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95">
    <w:name w:val="xl115"/>
    <w:basedOn w:val="1"/>
    <w:next w:val="296"/>
    <w:qFormat/>
    <w:uiPriority w:val="0"/>
    <w:pPr>
      <w:widowControl/>
      <w:shd w:val="clear" w:color="000000" w:fill="FFFFFF"/>
      <w:spacing w:before="280" w:after="280"/>
      <w:jc w:val="center"/>
    </w:pPr>
    <w:rPr>
      <w:rFonts w:ascii="宋体" w:hAnsi="Calibri"/>
      <w:b/>
      <w:kern w:val="0"/>
      <w:sz w:val="20"/>
      <w:szCs w:val="20"/>
    </w:rPr>
  </w:style>
  <w:style w:type="paragraph" w:customStyle="1" w:styleId="296">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97">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8">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9">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300">
    <w:name w:val="xl93"/>
    <w:basedOn w:val="1"/>
    <w:next w:val="301"/>
    <w:qFormat/>
    <w:uiPriority w:val="0"/>
    <w:pPr>
      <w:widowControl/>
      <w:shd w:val="clear" w:color="000000" w:fill="FFFFFF"/>
      <w:spacing w:before="280" w:after="280"/>
      <w:jc w:val="center"/>
    </w:pPr>
    <w:rPr>
      <w:rFonts w:ascii="宋体" w:hAnsi="Calibri"/>
      <w:kern w:val="0"/>
      <w:sz w:val="20"/>
      <w:szCs w:val="20"/>
    </w:rPr>
  </w:style>
  <w:style w:type="paragraph" w:customStyle="1" w:styleId="301">
    <w:name w:val="toc 112"/>
    <w:next w:val="1"/>
    <w:qFormat/>
    <w:uiPriority w:val="0"/>
    <w:pPr>
      <w:wordWrap w:val="0"/>
      <w:jc w:val="both"/>
    </w:pPr>
    <w:rPr>
      <w:rFonts w:ascii="Calibri" w:hAnsi="Calibri" w:eastAsia="宋体" w:cs="Times New Roman"/>
      <w:sz w:val="21"/>
      <w:lang w:val="en-US" w:eastAsia="zh-CN" w:bidi="ar-SA"/>
    </w:rPr>
  </w:style>
  <w:style w:type="paragraph" w:customStyle="1" w:styleId="302">
    <w:name w:val="xl96"/>
    <w:basedOn w:val="1"/>
    <w:next w:val="253"/>
    <w:qFormat/>
    <w:uiPriority w:val="0"/>
    <w:pPr>
      <w:widowControl/>
      <w:shd w:val="clear" w:color="000000" w:fill="FFFFFF"/>
      <w:spacing w:before="280" w:after="280"/>
      <w:jc w:val="center"/>
    </w:pPr>
    <w:rPr>
      <w:rFonts w:ascii="宋体" w:hAnsi="Calibri"/>
      <w:kern w:val="0"/>
      <w:sz w:val="20"/>
      <w:szCs w:val="20"/>
    </w:rPr>
  </w:style>
  <w:style w:type="paragraph" w:customStyle="1" w:styleId="303">
    <w:name w:val="xl106"/>
    <w:basedOn w:val="1"/>
    <w:next w:val="287"/>
    <w:qFormat/>
    <w:uiPriority w:val="0"/>
    <w:pPr>
      <w:widowControl/>
      <w:shd w:val="clear" w:color="000000" w:fill="FFFFFF"/>
      <w:spacing w:before="280" w:after="280"/>
    </w:pPr>
    <w:rPr>
      <w:rFonts w:ascii="宋体" w:hAnsi="Calibri"/>
      <w:kern w:val="0"/>
      <w:sz w:val="20"/>
      <w:szCs w:val="20"/>
    </w:rPr>
  </w:style>
  <w:style w:type="paragraph" w:customStyle="1" w:styleId="304">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305">
    <w:name w:val="TOC Heading14"/>
    <w:next w:val="1"/>
    <w:qFormat/>
    <w:uiPriority w:val="0"/>
    <w:pPr>
      <w:wordWrap w:val="0"/>
    </w:pPr>
    <w:rPr>
      <w:rFonts w:ascii="Calibri" w:hAnsi="Calibri" w:eastAsia="宋体" w:cs="Times New Roman"/>
      <w:sz w:val="32"/>
      <w:lang w:val="en-US" w:eastAsia="zh-CN" w:bidi="ar-SA"/>
    </w:rPr>
  </w:style>
  <w:style w:type="paragraph" w:customStyle="1" w:styleId="306">
    <w:name w:val="Char Char Char Char Char Char Char1"/>
    <w:basedOn w:val="1"/>
    <w:next w:val="307"/>
    <w:qFormat/>
    <w:uiPriority w:val="0"/>
    <w:pPr>
      <w:widowControl/>
      <w:spacing w:after="160" w:line="240" w:lineRule="exact"/>
    </w:pPr>
    <w:rPr>
      <w:rFonts w:hAnsi="Calibri"/>
      <w:kern w:val="0"/>
      <w:szCs w:val="20"/>
    </w:rPr>
  </w:style>
  <w:style w:type="paragraph" w:customStyle="1" w:styleId="307">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8">
    <w:name w:val="列出段落4"/>
    <w:basedOn w:val="1"/>
    <w:next w:val="309"/>
    <w:qFormat/>
    <w:uiPriority w:val="0"/>
    <w:pPr>
      <w:ind w:firstLine="420"/>
    </w:pPr>
    <w:rPr>
      <w:rFonts w:hAnsi="Calibri"/>
      <w:kern w:val="0"/>
      <w:szCs w:val="20"/>
    </w:rPr>
  </w:style>
  <w:style w:type="paragraph" w:customStyle="1" w:styleId="309">
    <w:name w:val="TOC Heading9"/>
    <w:next w:val="1"/>
    <w:qFormat/>
    <w:uiPriority w:val="0"/>
    <w:pPr>
      <w:wordWrap w:val="0"/>
    </w:pPr>
    <w:rPr>
      <w:rFonts w:ascii="Calibri" w:hAnsi="Calibri" w:eastAsia="宋体" w:cs="Times New Roman"/>
      <w:sz w:val="32"/>
      <w:lang w:val="en-US" w:eastAsia="zh-CN" w:bidi="ar-SA"/>
    </w:rPr>
  </w:style>
  <w:style w:type="paragraph" w:customStyle="1" w:styleId="310">
    <w:name w:val="xl71"/>
    <w:basedOn w:val="1"/>
    <w:next w:val="311"/>
    <w:qFormat/>
    <w:uiPriority w:val="0"/>
    <w:pPr>
      <w:widowControl/>
      <w:shd w:val="clear" w:color="000000" w:fill="FFFFFF"/>
      <w:spacing w:before="280" w:after="280"/>
    </w:pPr>
    <w:rPr>
      <w:rFonts w:ascii="宋体" w:hAnsi="Calibri"/>
      <w:kern w:val="0"/>
      <w:sz w:val="24"/>
      <w:szCs w:val="20"/>
    </w:rPr>
  </w:style>
  <w:style w:type="paragraph" w:customStyle="1" w:styleId="311">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12">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13">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14">
    <w:name w:val="xl108"/>
    <w:basedOn w:val="1"/>
    <w:next w:val="315"/>
    <w:qFormat/>
    <w:uiPriority w:val="0"/>
    <w:pPr>
      <w:widowControl/>
      <w:shd w:val="clear" w:color="000000" w:fill="FFFFFF"/>
      <w:spacing w:before="280" w:after="280"/>
    </w:pPr>
    <w:rPr>
      <w:rFonts w:ascii="宋体" w:hAnsi="Calibri"/>
      <w:kern w:val="0"/>
      <w:sz w:val="18"/>
      <w:szCs w:val="20"/>
    </w:rPr>
  </w:style>
  <w:style w:type="paragraph" w:customStyle="1" w:styleId="315">
    <w:name w:val="toc 18"/>
    <w:next w:val="1"/>
    <w:qFormat/>
    <w:uiPriority w:val="0"/>
    <w:pPr>
      <w:wordWrap w:val="0"/>
      <w:jc w:val="both"/>
    </w:pPr>
    <w:rPr>
      <w:rFonts w:ascii="Calibri" w:hAnsi="Calibri" w:eastAsia="宋体" w:cs="Times New Roman"/>
      <w:sz w:val="21"/>
      <w:lang w:val="en-US" w:eastAsia="zh-CN" w:bidi="ar-SA"/>
    </w:rPr>
  </w:style>
  <w:style w:type="paragraph" w:customStyle="1" w:styleId="316">
    <w:name w:val="TOC Heading7"/>
    <w:next w:val="1"/>
    <w:qFormat/>
    <w:uiPriority w:val="0"/>
    <w:pPr>
      <w:wordWrap w:val="0"/>
    </w:pPr>
    <w:rPr>
      <w:rFonts w:ascii="Calibri" w:hAnsi="Calibri" w:eastAsia="宋体" w:cs="Times New Roman"/>
      <w:sz w:val="32"/>
      <w:lang w:val="en-US" w:eastAsia="zh-CN" w:bidi="ar-SA"/>
    </w:rPr>
  </w:style>
  <w:style w:type="character" w:customStyle="1" w:styleId="317">
    <w:name w:val="副标题 Char"/>
    <w:basedOn w:val="46"/>
    <w:link w:val="31"/>
    <w:qFormat/>
    <w:uiPriority w:val="0"/>
    <w:rPr>
      <w:rFonts w:ascii="Calibri" w:hAnsi="Calibri"/>
      <w:sz w:val="24"/>
    </w:rPr>
  </w:style>
  <w:style w:type="paragraph" w:customStyle="1" w:styleId="318">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9">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20">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21">
    <w:name w:val="列出段落6"/>
    <w:basedOn w:val="1"/>
    <w:next w:val="322"/>
    <w:qFormat/>
    <w:uiPriority w:val="0"/>
    <w:pPr>
      <w:ind w:firstLine="420"/>
    </w:pPr>
    <w:rPr>
      <w:rFonts w:hAnsi="Calibri"/>
      <w:kern w:val="0"/>
      <w:szCs w:val="20"/>
    </w:rPr>
  </w:style>
  <w:style w:type="paragraph" w:customStyle="1" w:styleId="322">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23">
    <w:name w:val="xl80"/>
    <w:basedOn w:val="1"/>
    <w:next w:val="324"/>
    <w:qFormat/>
    <w:uiPriority w:val="0"/>
    <w:pPr>
      <w:widowControl/>
      <w:shd w:val="clear" w:color="000000" w:fill="FFFFFF"/>
      <w:spacing w:before="280" w:after="280"/>
      <w:jc w:val="center"/>
    </w:pPr>
    <w:rPr>
      <w:rFonts w:ascii="宋体" w:hAnsi="Calibri"/>
      <w:b/>
      <w:kern w:val="0"/>
      <w:sz w:val="20"/>
      <w:szCs w:val="20"/>
    </w:rPr>
  </w:style>
  <w:style w:type="paragraph" w:customStyle="1" w:styleId="324">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25">
    <w:name w:val="Char Char Char Char1"/>
    <w:basedOn w:val="1"/>
    <w:next w:val="326"/>
    <w:qFormat/>
    <w:uiPriority w:val="0"/>
    <w:pPr>
      <w:widowControl/>
      <w:spacing w:after="160" w:line="240" w:lineRule="exact"/>
    </w:pPr>
    <w:rPr>
      <w:rFonts w:ascii="Verdana" w:hAnsi="Calibri" w:eastAsia="仿宋_GB2312"/>
      <w:kern w:val="0"/>
      <w:sz w:val="24"/>
      <w:szCs w:val="20"/>
    </w:rPr>
  </w:style>
  <w:style w:type="paragraph" w:customStyle="1" w:styleId="326">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27">
    <w:name w:val="xl102"/>
    <w:basedOn w:val="1"/>
    <w:next w:val="328"/>
    <w:qFormat/>
    <w:uiPriority w:val="0"/>
    <w:pPr>
      <w:widowControl/>
      <w:shd w:val="clear" w:color="000000" w:fill="FFFFFF"/>
      <w:spacing w:before="280" w:after="280"/>
      <w:jc w:val="right"/>
    </w:pPr>
    <w:rPr>
      <w:rFonts w:ascii="宋体" w:hAnsi="Calibri"/>
      <w:kern w:val="0"/>
      <w:sz w:val="20"/>
      <w:szCs w:val="20"/>
    </w:rPr>
  </w:style>
  <w:style w:type="paragraph" w:customStyle="1" w:styleId="328">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9">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30">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31">
    <w:name w:val="xl65"/>
    <w:basedOn w:val="1"/>
    <w:next w:val="232"/>
    <w:qFormat/>
    <w:uiPriority w:val="0"/>
    <w:pPr>
      <w:widowControl/>
      <w:shd w:val="clear" w:color="000000" w:fill="FFFFFF"/>
      <w:spacing w:before="280" w:after="280"/>
      <w:jc w:val="center"/>
    </w:pPr>
    <w:rPr>
      <w:rFonts w:ascii="宋体" w:hAnsi="Calibri"/>
      <w:kern w:val="0"/>
      <w:sz w:val="20"/>
      <w:szCs w:val="20"/>
    </w:rPr>
  </w:style>
  <w:style w:type="paragraph" w:customStyle="1" w:styleId="332">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33">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34">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35">
    <w:name w:val="xl75"/>
    <w:basedOn w:val="1"/>
    <w:next w:val="336"/>
    <w:qFormat/>
    <w:uiPriority w:val="0"/>
    <w:pPr>
      <w:widowControl/>
      <w:shd w:val="clear" w:color="000000" w:fill="FFFFFF"/>
      <w:spacing w:before="280" w:after="280"/>
    </w:pPr>
    <w:rPr>
      <w:rFonts w:ascii="宋体" w:hAnsi="Calibri"/>
      <w:kern w:val="0"/>
      <w:sz w:val="20"/>
      <w:szCs w:val="20"/>
    </w:rPr>
  </w:style>
  <w:style w:type="paragraph" w:customStyle="1" w:styleId="336">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37">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8">
    <w:name w:val="TOC Heading6"/>
    <w:next w:val="1"/>
    <w:qFormat/>
    <w:uiPriority w:val="0"/>
    <w:pPr>
      <w:wordWrap w:val="0"/>
    </w:pPr>
    <w:rPr>
      <w:rFonts w:ascii="Calibri" w:hAnsi="Calibri" w:eastAsia="宋体" w:cs="Times New Roman"/>
      <w:sz w:val="32"/>
      <w:lang w:val="en-US" w:eastAsia="zh-CN" w:bidi="ar-SA"/>
    </w:rPr>
  </w:style>
  <w:style w:type="paragraph" w:customStyle="1" w:styleId="339">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40">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41">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42">
    <w:name w:val="xl104"/>
    <w:basedOn w:val="1"/>
    <w:next w:val="343"/>
    <w:qFormat/>
    <w:uiPriority w:val="0"/>
    <w:pPr>
      <w:widowControl/>
      <w:shd w:val="clear" w:color="000000" w:fill="FFFFFF"/>
      <w:spacing w:before="280" w:after="280"/>
      <w:jc w:val="center"/>
    </w:pPr>
    <w:rPr>
      <w:rFonts w:ascii="宋体" w:hAnsi="Calibri"/>
      <w:kern w:val="0"/>
      <w:sz w:val="20"/>
      <w:szCs w:val="20"/>
    </w:rPr>
  </w:style>
  <w:style w:type="paragraph" w:customStyle="1" w:styleId="343">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44">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45">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46">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47">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8">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9">
    <w:name w:val="无间隔1"/>
    <w:next w:val="344"/>
    <w:qFormat/>
    <w:uiPriority w:val="0"/>
    <w:pPr>
      <w:widowControl w:val="0"/>
      <w:jc w:val="both"/>
    </w:pPr>
    <w:rPr>
      <w:rFonts w:ascii="Calibri" w:hAnsi="Calibri" w:eastAsia="宋体" w:cs="Times New Roman"/>
      <w:sz w:val="22"/>
      <w:lang w:val="en-US" w:eastAsia="zh-CN" w:bidi="ar-SA"/>
    </w:rPr>
  </w:style>
  <w:style w:type="paragraph" w:customStyle="1" w:styleId="350">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51">
    <w:name w:val="xl105"/>
    <w:basedOn w:val="1"/>
    <w:next w:val="352"/>
    <w:qFormat/>
    <w:uiPriority w:val="0"/>
    <w:pPr>
      <w:widowControl/>
      <w:shd w:val="clear" w:color="000000" w:fill="FFFFFF"/>
      <w:spacing w:before="280" w:after="280"/>
    </w:pPr>
    <w:rPr>
      <w:rFonts w:ascii="宋体" w:hAnsi="Calibri"/>
      <w:kern w:val="0"/>
      <w:sz w:val="18"/>
      <w:szCs w:val="20"/>
    </w:rPr>
  </w:style>
  <w:style w:type="paragraph" w:customStyle="1" w:styleId="352">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53">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54">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55">
    <w:name w:val="xl111"/>
    <w:basedOn w:val="1"/>
    <w:next w:val="356"/>
    <w:qFormat/>
    <w:uiPriority w:val="0"/>
    <w:pPr>
      <w:widowControl/>
      <w:shd w:val="clear" w:color="000000" w:fill="FFFFFF"/>
      <w:spacing w:before="280" w:after="280"/>
      <w:jc w:val="center"/>
    </w:pPr>
    <w:rPr>
      <w:rFonts w:ascii="宋体" w:hAnsi="Calibri"/>
      <w:b/>
      <w:kern w:val="0"/>
      <w:sz w:val="20"/>
      <w:szCs w:val="20"/>
    </w:rPr>
  </w:style>
  <w:style w:type="paragraph" w:customStyle="1" w:styleId="356">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57">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8">
    <w:name w:val="p0"/>
    <w:basedOn w:val="1"/>
    <w:next w:val="359"/>
    <w:qFormat/>
    <w:uiPriority w:val="0"/>
    <w:pPr>
      <w:widowControl/>
      <w:spacing w:before="280" w:after="280"/>
    </w:pPr>
    <w:rPr>
      <w:rFonts w:ascii="宋体" w:hAnsi="Calibri"/>
      <w:kern w:val="0"/>
      <w:sz w:val="24"/>
      <w:szCs w:val="20"/>
    </w:rPr>
  </w:style>
  <w:style w:type="paragraph" w:customStyle="1" w:styleId="359">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60">
    <w:name w:val="列出段落11"/>
    <w:basedOn w:val="1"/>
    <w:next w:val="361"/>
    <w:qFormat/>
    <w:uiPriority w:val="0"/>
    <w:pPr>
      <w:widowControl/>
      <w:spacing w:line="360" w:lineRule="auto"/>
      <w:ind w:firstLine="420"/>
    </w:pPr>
    <w:rPr>
      <w:rFonts w:hAnsi="Calibri" w:eastAsia="微软雅黑"/>
      <w:kern w:val="0"/>
      <w:sz w:val="24"/>
      <w:szCs w:val="20"/>
    </w:rPr>
  </w:style>
  <w:style w:type="paragraph" w:customStyle="1" w:styleId="361">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62">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63">
    <w:name w:val="xl91"/>
    <w:basedOn w:val="1"/>
    <w:next w:val="260"/>
    <w:qFormat/>
    <w:uiPriority w:val="0"/>
    <w:pPr>
      <w:widowControl/>
      <w:shd w:val="clear" w:color="000000" w:fill="FFFFFF"/>
      <w:spacing w:before="280" w:after="280"/>
    </w:pPr>
    <w:rPr>
      <w:rFonts w:ascii="宋体" w:hAnsi="Calibri"/>
      <w:kern w:val="0"/>
      <w:sz w:val="20"/>
      <w:szCs w:val="20"/>
    </w:rPr>
  </w:style>
  <w:style w:type="paragraph" w:customStyle="1" w:styleId="364">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65">
    <w:name w:val="_Style 1"/>
    <w:basedOn w:val="1"/>
    <w:next w:val="366"/>
    <w:qFormat/>
    <w:uiPriority w:val="0"/>
    <w:pPr>
      <w:ind w:firstLine="420"/>
    </w:pPr>
    <w:rPr>
      <w:rFonts w:hAnsi="Calibri"/>
      <w:kern w:val="0"/>
      <w:szCs w:val="20"/>
    </w:rPr>
  </w:style>
  <w:style w:type="paragraph" w:customStyle="1" w:styleId="366">
    <w:name w:val="TOC Heading13"/>
    <w:next w:val="1"/>
    <w:qFormat/>
    <w:uiPriority w:val="0"/>
    <w:pPr>
      <w:wordWrap w:val="0"/>
    </w:pPr>
    <w:rPr>
      <w:rFonts w:ascii="Calibri" w:hAnsi="Calibri" w:eastAsia="宋体" w:cs="Times New Roman"/>
      <w:sz w:val="32"/>
      <w:lang w:val="en-US" w:eastAsia="zh-CN" w:bidi="ar-SA"/>
    </w:rPr>
  </w:style>
  <w:style w:type="paragraph" w:customStyle="1" w:styleId="367">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8">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9">
    <w:name w:val="x_msonormal"/>
    <w:basedOn w:val="1"/>
    <w:next w:val="319"/>
    <w:qFormat/>
    <w:uiPriority w:val="0"/>
    <w:pPr>
      <w:widowControl/>
      <w:spacing w:before="280" w:after="280"/>
    </w:pPr>
    <w:rPr>
      <w:rFonts w:ascii="PMingLiU" w:hAnsi="Calibri" w:eastAsia="PMingLiU"/>
      <w:kern w:val="0"/>
      <w:sz w:val="24"/>
      <w:szCs w:val="20"/>
    </w:rPr>
  </w:style>
  <w:style w:type="paragraph" w:customStyle="1" w:styleId="370">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71">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72">
    <w:name w:val="TOC Heading17"/>
    <w:next w:val="1"/>
    <w:qFormat/>
    <w:uiPriority w:val="0"/>
    <w:pPr>
      <w:wordWrap w:val="0"/>
    </w:pPr>
    <w:rPr>
      <w:rFonts w:ascii="Calibri" w:hAnsi="Calibri" w:eastAsia="宋体" w:cs="Times New Roman"/>
      <w:sz w:val="32"/>
      <w:lang w:val="en-US" w:eastAsia="zh-CN" w:bidi="ar-SA"/>
    </w:rPr>
  </w:style>
  <w:style w:type="paragraph" w:customStyle="1" w:styleId="373">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74">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75">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76">
    <w:name w:val="xl118"/>
    <w:basedOn w:val="1"/>
    <w:next w:val="250"/>
    <w:qFormat/>
    <w:uiPriority w:val="0"/>
    <w:pPr>
      <w:widowControl/>
      <w:shd w:val="clear" w:color="000000" w:fill="FFFFFF"/>
      <w:spacing w:before="280" w:after="280"/>
      <w:jc w:val="center"/>
    </w:pPr>
    <w:rPr>
      <w:rFonts w:ascii="宋体" w:hAnsi="Calibri"/>
      <w:b/>
      <w:kern w:val="0"/>
      <w:sz w:val="20"/>
      <w:szCs w:val="20"/>
    </w:rPr>
  </w:style>
  <w:style w:type="paragraph" w:customStyle="1" w:styleId="377">
    <w:name w:val="xl83"/>
    <w:basedOn w:val="1"/>
    <w:next w:val="305"/>
    <w:qFormat/>
    <w:uiPriority w:val="0"/>
    <w:pPr>
      <w:widowControl/>
      <w:shd w:val="clear" w:color="000000" w:fill="FFFFFF"/>
      <w:spacing w:before="280" w:after="280"/>
    </w:pPr>
    <w:rPr>
      <w:rFonts w:ascii="宋体" w:hAnsi="Calibri"/>
      <w:kern w:val="0"/>
      <w:sz w:val="20"/>
      <w:szCs w:val="20"/>
    </w:rPr>
  </w:style>
  <w:style w:type="paragraph" w:customStyle="1" w:styleId="378">
    <w:name w:val="xl103"/>
    <w:basedOn w:val="1"/>
    <w:next w:val="379"/>
    <w:qFormat/>
    <w:uiPriority w:val="0"/>
    <w:pPr>
      <w:widowControl/>
      <w:shd w:val="clear" w:color="000000" w:fill="FFFFFF"/>
      <w:spacing w:before="280" w:after="280"/>
    </w:pPr>
    <w:rPr>
      <w:rFonts w:ascii="宋体" w:hAnsi="Calibri"/>
      <w:kern w:val="0"/>
      <w:sz w:val="20"/>
      <w:szCs w:val="20"/>
    </w:rPr>
  </w:style>
  <w:style w:type="paragraph" w:customStyle="1" w:styleId="379">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80">
    <w:name w:val="xl68"/>
    <w:basedOn w:val="1"/>
    <w:next w:val="381"/>
    <w:qFormat/>
    <w:uiPriority w:val="0"/>
    <w:pPr>
      <w:widowControl/>
      <w:shd w:val="clear" w:color="000000" w:fill="FFFFFF"/>
      <w:spacing w:before="280" w:after="280"/>
    </w:pPr>
    <w:rPr>
      <w:rFonts w:ascii="宋体" w:hAnsi="Calibri"/>
      <w:b/>
      <w:kern w:val="0"/>
      <w:sz w:val="20"/>
      <w:szCs w:val="20"/>
    </w:rPr>
  </w:style>
  <w:style w:type="paragraph" w:customStyle="1" w:styleId="381">
    <w:name w:val="TOC Heading16"/>
    <w:next w:val="1"/>
    <w:qFormat/>
    <w:uiPriority w:val="0"/>
    <w:pPr>
      <w:wordWrap w:val="0"/>
    </w:pPr>
    <w:rPr>
      <w:rFonts w:ascii="Calibri" w:hAnsi="Calibri" w:eastAsia="宋体" w:cs="Times New Roman"/>
      <w:sz w:val="32"/>
      <w:lang w:val="en-US" w:eastAsia="zh-CN" w:bidi="ar-SA"/>
    </w:rPr>
  </w:style>
  <w:style w:type="paragraph" w:customStyle="1" w:styleId="382">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83">
    <w:name w:val="xl94"/>
    <w:basedOn w:val="1"/>
    <w:next w:val="274"/>
    <w:qFormat/>
    <w:uiPriority w:val="0"/>
    <w:pPr>
      <w:widowControl/>
      <w:shd w:val="clear" w:color="000000" w:fill="FFFFFF"/>
      <w:spacing w:before="280" w:after="280"/>
      <w:jc w:val="center"/>
    </w:pPr>
    <w:rPr>
      <w:rFonts w:ascii="宋体" w:hAnsi="Calibri"/>
      <w:kern w:val="0"/>
      <w:sz w:val="20"/>
      <w:szCs w:val="20"/>
    </w:rPr>
  </w:style>
  <w:style w:type="paragraph" w:customStyle="1" w:styleId="384">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85">
    <w:name w:val="xl92"/>
    <w:basedOn w:val="1"/>
    <w:next w:val="386"/>
    <w:qFormat/>
    <w:uiPriority w:val="0"/>
    <w:pPr>
      <w:widowControl/>
      <w:shd w:val="clear" w:color="000000" w:fill="FFFFFF"/>
      <w:spacing w:before="280" w:after="280"/>
    </w:pPr>
    <w:rPr>
      <w:rFonts w:ascii="宋体" w:hAnsi="Calibri"/>
      <w:kern w:val="0"/>
      <w:sz w:val="20"/>
      <w:szCs w:val="20"/>
    </w:rPr>
  </w:style>
  <w:style w:type="paragraph" w:customStyle="1" w:styleId="386">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87">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8">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9">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90">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91">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92">
    <w:name w:val="xl110"/>
    <w:basedOn w:val="1"/>
    <w:next w:val="348"/>
    <w:qFormat/>
    <w:uiPriority w:val="0"/>
    <w:pPr>
      <w:widowControl/>
      <w:shd w:val="clear" w:color="000000" w:fill="FFFFFF"/>
      <w:spacing w:before="280" w:after="280"/>
      <w:jc w:val="center"/>
    </w:pPr>
    <w:rPr>
      <w:rFonts w:ascii="宋体" w:hAnsi="Calibri"/>
      <w:kern w:val="0"/>
      <w:sz w:val="20"/>
      <w:szCs w:val="20"/>
    </w:rPr>
  </w:style>
  <w:style w:type="paragraph" w:customStyle="1" w:styleId="393">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94">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95">
    <w:name w:val="xl85"/>
    <w:basedOn w:val="1"/>
    <w:next w:val="396"/>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97">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8">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9">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400">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401">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402">
    <w:name w:val="xl99"/>
    <w:basedOn w:val="1"/>
    <w:next w:val="387"/>
    <w:qFormat/>
    <w:uiPriority w:val="0"/>
    <w:pPr>
      <w:widowControl/>
      <w:shd w:val="clear" w:color="000000" w:fill="FFFFFF"/>
      <w:spacing w:before="280" w:after="280"/>
    </w:pPr>
    <w:rPr>
      <w:rFonts w:ascii="宋体" w:hAnsi="Calibri"/>
      <w:kern w:val="0"/>
      <w:sz w:val="18"/>
      <w:szCs w:val="20"/>
    </w:rPr>
  </w:style>
  <w:style w:type="paragraph" w:customStyle="1" w:styleId="403">
    <w:name w:val="xl97"/>
    <w:basedOn w:val="1"/>
    <w:next w:val="275"/>
    <w:qFormat/>
    <w:uiPriority w:val="0"/>
    <w:pPr>
      <w:widowControl/>
      <w:shd w:val="clear" w:color="000000" w:fill="FFFFFF"/>
      <w:spacing w:before="280" w:after="280"/>
      <w:jc w:val="center"/>
    </w:pPr>
    <w:rPr>
      <w:rFonts w:ascii="宋体" w:hAnsi="Calibri"/>
      <w:kern w:val="0"/>
      <w:sz w:val="20"/>
      <w:szCs w:val="20"/>
    </w:rPr>
  </w:style>
  <w:style w:type="paragraph" w:customStyle="1" w:styleId="404">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405">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406">
    <w:name w:val="TOC Heading15"/>
    <w:next w:val="1"/>
    <w:qFormat/>
    <w:uiPriority w:val="0"/>
    <w:pPr>
      <w:wordWrap w:val="0"/>
    </w:pPr>
    <w:rPr>
      <w:rFonts w:ascii="Calibri" w:hAnsi="Calibri" w:eastAsia="宋体" w:cs="Times New Roman"/>
      <w:sz w:val="32"/>
      <w:lang w:val="en-US" w:eastAsia="zh-CN" w:bidi="ar-SA"/>
    </w:rPr>
  </w:style>
  <w:style w:type="paragraph" w:customStyle="1" w:styleId="407">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8">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9">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10">
    <w:name w:val="toc 12"/>
    <w:next w:val="1"/>
    <w:qFormat/>
    <w:uiPriority w:val="0"/>
    <w:pPr>
      <w:wordWrap w:val="0"/>
      <w:jc w:val="both"/>
    </w:pPr>
    <w:rPr>
      <w:rFonts w:ascii="Calibri" w:hAnsi="Calibri" w:eastAsia="宋体" w:cs="Times New Roman"/>
      <w:sz w:val="21"/>
      <w:lang w:val="en-US" w:eastAsia="zh-CN" w:bidi="ar-SA"/>
    </w:rPr>
  </w:style>
  <w:style w:type="paragraph" w:customStyle="1" w:styleId="411">
    <w:name w:val="xl95"/>
    <w:basedOn w:val="1"/>
    <w:next w:val="412"/>
    <w:qFormat/>
    <w:uiPriority w:val="0"/>
    <w:pPr>
      <w:widowControl/>
      <w:shd w:val="clear" w:color="000000" w:fill="FFFFFF"/>
      <w:spacing w:before="280" w:after="280"/>
    </w:pPr>
    <w:rPr>
      <w:rFonts w:ascii="宋体" w:hAnsi="Calibri"/>
      <w:kern w:val="0"/>
      <w:sz w:val="20"/>
      <w:szCs w:val="20"/>
    </w:rPr>
  </w:style>
  <w:style w:type="paragraph" w:customStyle="1" w:styleId="412">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13">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14">
    <w:name w:val="xl67"/>
    <w:basedOn w:val="1"/>
    <w:next w:val="415"/>
    <w:qFormat/>
    <w:uiPriority w:val="0"/>
    <w:pPr>
      <w:widowControl/>
      <w:shd w:val="clear" w:color="000000" w:fill="FFFFFF"/>
      <w:spacing w:before="280" w:after="280"/>
      <w:jc w:val="center"/>
    </w:pPr>
    <w:rPr>
      <w:rFonts w:ascii="宋体" w:hAnsi="Calibri"/>
      <w:b/>
      <w:kern w:val="0"/>
      <w:sz w:val="20"/>
      <w:szCs w:val="20"/>
    </w:rPr>
  </w:style>
  <w:style w:type="paragraph" w:customStyle="1" w:styleId="415">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16">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17">
    <w:name w:val="正文 A"/>
    <w:next w:val="334"/>
    <w:qFormat/>
    <w:uiPriority w:val="0"/>
    <w:rPr>
      <w:rFonts w:ascii="Arial" w:hAnsi="Calibri" w:eastAsia="Arial Unicode MS" w:cs="Times New Roman"/>
      <w:color w:val="000000"/>
      <w:sz w:val="21"/>
      <w:lang w:val="en-US" w:eastAsia="zh-CN" w:bidi="ar-SA"/>
    </w:rPr>
  </w:style>
  <w:style w:type="paragraph" w:customStyle="1" w:styleId="418">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9">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20">
    <w:name w:val="xl88"/>
    <w:basedOn w:val="1"/>
    <w:next w:val="406"/>
    <w:qFormat/>
    <w:uiPriority w:val="0"/>
    <w:pPr>
      <w:widowControl/>
      <w:shd w:val="clear" w:color="000000" w:fill="FFFFFF"/>
      <w:spacing w:before="280" w:after="280"/>
      <w:jc w:val="center"/>
    </w:pPr>
    <w:rPr>
      <w:rFonts w:ascii="宋体" w:hAnsi="Calibri"/>
      <w:kern w:val="0"/>
      <w:sz w:val="20"/>
      <w:szCs w:val="20"/>
    </w:rPr>
  </w:style>
  <w:style w:type="paragraph" w:customStyle="1" w:styleId="421">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22">
    <w:name w:val="xl100"/>
    <w:basedOn w:val="1"/>
    <w:next w:val="423"/>
    <w:qFormat/>
    <w:uiPriority w:val="0"/>
    <w:pPr>
      <w:widowControl/>
      <w:shd w:val="clear" w:color="000000" w:fill="FFFFFF"/>
      <w:spacing w:before="280" w:after="280"/>
    </w:pPr>
    <w:rPr>
      <w:rFonts w:ascii="宋体" w:hAnsi="Calibri"/>
      <w:kern w:val="0"/>
      <w:sz w:val="20"/>
      <w:szCs w:val="20"/>
    </w:rPr>
  </w:style>
  <w:style w:type="paragraph" w:customStyle="1" w:styleId="423">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24">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25">
    <w:name w:val="xl114"/>
    <w:basedOn w:val="1"/>
    <w:next w:val="277"/>
    <w:qFormat/>
    <w:uiPriority w:val="0"/>
    <w:pPr>
      <w:widowControl/>
      <w:shd w:val="clear" w:color="000000" w:fill="FFFFFF"/>
      <w:spacing w:before="280" w:after="280"/>
      <w:jc w:val="center"/>
    </w:pPr>
    <w:rPr>
      <w:rFonts w:ascii="宋体" w:hAnsi="Calibri"/>
      <w:b/>
      <w:kern w:val="0"/>
      <w:sz w:val="20"/>
      <w:szCs w:val="20"/>
    </w:rPr>
  </w:style>
  <w:style w:type="paragraph" w:customStyle="1" w:styleId="426">
    <w:name w:val="xl107"/>
    <w:basedOn w:val="1"/>
    <w:next w:val="427"/>
    <w:qFormat/>
    <w:uiPriority w:val="0"/>
    <w:pPr>
      <w:widowControl/>
      <w:shd w:val="clear" w:color="000000" w:fill="FFFFFF"/>
      <w:spacing w:before="280" w:after="280"/>
    </w:pPr>
    <w:rPr>
      <w:rFonts w:ascii="宋体" w:hAnsi="Calibri"/>
      <w:kern w:val="0"/>
      <w:sz w:val="20"/>
      <w:szCs w:val="20"/>
    </w:rPr>
  </w:style>
  <w:style w:type="paragraph" w:customStyle="1" w:styleId="427">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8">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9">
    <w:name w:val="xl90"/>
    <w:basedOn w:val="1"/>
    <w:next w:val="231"/>
    <w:qFormat/>
    <w:uiPriority w:val="0"/>
    <w:pPr>
      <w:widowControl/>
      <w:shd w:val="clear" w:color="000000" w:fill="FFFFFF"/>
      <w:spacing w:before="280" w:after="280"/>
    </w:pPr>
    <w:rPr>
      <w:rFonts w:ascii="宋体" w:hAnsi="Calibri"/>
      <w:kern w:val="0"/>
      <w:sz w:val="18"/>
      <w:szCs w:val="20"/>
    </w:rPr>
  </w:style>
  <w:style w:type="paragraph" w:customStyle="1" w:styleId="430">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31">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32">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33">
    <w:name w:val="xl117"/>
    <w:basedOn w:val="1"/>
    <w:next w:val="330"/>
    <w:qFormat/>
    <w:uiPriority w:val="0"/>
    <w:pPr>
      <w:widowControl/>
      <w:shd w:val="clear" w:color="000000" w:fill="FFFFFF"/>
      <w:spacing w:before="280" w:after="280"/>
      <w:jc w:val="center"/>
    </w:pPr>
    <w:rPr>
      <w:rFonts w:ascii="Arial Narrow" w:hAnsi="Calibri"/>
      <w:kern w:val="0"/>
      <w:sz w:val="24"/>
      <w:szCs w:val="20"/>
    </w:rPr>
  </w:style>
  <w:style w:type="paragraph" w:customStyle="1" w:styleId="434">
    <w:name w:val="p15"/>
    <w:basedOn w:val="1"/>
    <w:next w:val="255"/>
    <w:qFormat/>
    <w:uiPriority w:val="0"/>
    <w:pPr>
      <w:widowControl/>
      <w:ind w:firstLine="420"/>
    </w:pPr>
    <w:rPr>
      <w:rFonts w:hAnsi="Calibri"/>
      <w:kern w:val="0"/>
      <w:szCs w:val="20"/>
    </w:rPr>
  </w:style>
  <w:style w:type="paragraph" w:customStyle="1" w:styleId="435">
    <w:name w:val="xl87"/>
    <w:basedOn w:val="1"/>
    <w:next w:val="436"/>
    <w:qFormat/>
    <w:uiPriority w:val="0"/>
    <w:pPr>
      <w:widowControl/>
      <w:shd w:val="clear" w:color="000000" w:fill="FFFFFF"/>
      <w:spacing w:before="280" w:after="280"/>
    </w:pPr>
    <w:rPr>
      <w:rFonts w:ascii="Arial" w:hAnsi="Calibri"/>
      <w:kern w:val="0"/>
      <w:sz w:val="18"/>
      <w:szCs w:val="20"/>
    </w:rPr>
  </w:style>
  <w:style w:type="paragraph" w:customStyle="1" w:styleId="436">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37">
    <w:name w:val="列出段落7"/>
    <w:basedOn w:val="1"/>
    <w:next w:val="419"/>
    <w:qFormat/>
    <w:uiPriority w:val="0"/>
    <w:pPr>
      <w:ind w:firstLine="420"/>
    </w:pPr>
    <w:rPr>
      <w:rFonts w:hAnsi="Calibri"/>
      <w:kern w:val="0"/>
      <w:szCs w:val="20"/>
    </w:rPr>
  </w:style>
  <w:style w:type="paragraph" w:customStyle="1" w:styleId="438">
    <w:name w:val="xl78"/>
    <w:basedOn w:val="1"/>
    <w:next w:val="409"/>
    <w:qFormat/>
    <w:uiPriority w:val="0"/>
    <w:pPr>
      <w:widowControl/>
      <w:shd w:val="clear" w:color="000000" w:fill="FFFFFF"/>
      <w:spacing w:before="280" w:after="280"/>
    </w:pPr>
    <w:rPr>
      <w:rFonts w:ascii="宋体" w:hAnsi="Calibri"/>
      <w:b/>
      <w:kern w:val="0"/>
      <w:sz w:val="20"/>
      <w:szCs w:val="20"/>
    </w:rPr>
  </w:style>
  <w:style w:type="paragraph" w:customStyle="1" w:styleId="439">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40">
    <w:name w:val="xl89"/>
    <w:basedOn w:val="1"/>
    <w:next w:val="374"/>
    <w:qFormat/>
    <w:uiPriority w:val="0"/>
    <w:pPr>
      <w:widowControl/>
      <w:shd w:val="clear" w:color="000000" w:fill="FFFFFF"/>
      <w:spacing w:before="280" w:after="280"/>
    </w:pPr>
    <w:rPr>
      <w:rFonts w:ascii="宋体" w:hAnsi="Calibri"/>
      <w:kern w:val="0"/>
      <w:sz w:val="20"/>
      <w:szCs w:val="20"/>
    </w:rPr>
  </w:style>
  <w:style w:type="paragraph" w:customStyle="1" w:styleId="441">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42">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43">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44">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45">
    <w:name w:val="toc 16"/>
    <w:next w:val="1"/>
    <w:qFormat/>
    <w:uiPriority w:val="0"/>
    <w:pPr>
      <w:wordWrap w:val="0"/>
      <w:jc w:val="both"/>
    </w:pPr>
    <w:rPr>
      <w:rFonts w:ascii="Calibri" w:hAnsi="Calibri" w:eastAsia="宋体" w:cs="Times New Roman"/>
      <w:sz w:val="21"/>
      <w:lang w:val="en-US" w:eastAsia="zh-CN" w:bidi="ar-SA"/>
    </w:rPr>
  </w:style>
  <w:style w:type="paragraph" w:styleId="446">
    <w:name w:val="Quote"/>
    <w:next w:val="1"/>
    <w:link w:val="447"/>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47">
    <w:name w:val="引用 Char"/>
    <w:basedOn w:val="46"/>
    <w:link w:val="446"/>
    <w:qFormat/>
    <w:uiPriority w:val="0"/>
    <w:rPr>
      <w:rFonts w:ascii="Calibri" w:hAnsi="Calibri"/>
      <w:i/>
      <w:sz w:val="21"/>
    </w:rPr>
  </w:style>
  <w:style w:type="paragraph" w:customStyle="1" w:styleId="448">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9">
    <w:name w:val="xl119"/>
    <w:basedOn w:val="1"/>
    <w:next w:val="424"/>
    <w:qFormat/>
    <w:uiPriority w:val="0"/>
    <w:pPr>
      <w:widowControl/>
      <w:shd w:val="clear" w:color="000000" w:fill="FFFFFF"/>
      <w:spacing w:before="280" w:after="280"/>
      <w:jc w:val="center"/>
    </w:pPr>
    <w:rPr>
      <w:rFonts w:ascii="宋体" w:hAnsi="Calibri"/>
      <w:b/>
      <w:kern w:val="0"/>
      <w:sz w:val="20"/>
      <w:szCs w:val="20"/>
    </w:rPr>
  </w:style>
  <w:style w:type="paragraph" w:customStyle="1" w:styleId="450">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51">
    <w:name w:val="xl109"/>
    <w:basedOn w:val="1"/>
    <w:next w:val="397"/>
    <w:qFormat/>
    <w:uiPriority w:val="0"/>
    <w:pPr>
      <w:widowControl/>
      <w:shd w:val="clear" w:color="000000" w:fill="FFFFFF"/>
      <w:spacing w:before="280" w:after="280"/>
    </w:pPr>
    <w:rPr>
      <w:rFonts w:ascii="宋体" w:hAnsi="Calibri"/>
      <w:kern w:val="0"/>
      <w:sz w:val="20"/>
      <w:szCs w:val="20"/>
    </w:rPr>
  </w:style>
  <w:style w:type="paragraph" w:customStyle="1" w:styleId="452">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53">
    <w:name w:val="xl76"/>
    <w:basedOn w:val="1"/>
    <w:next w:val="405"/>
    <w:qFormat/>
    <w:uiPriority w:val="0"/>
    <w:pPr>
      <w:widowControl/>
      <w:shd w:val="clear" w:color="000000" w:fill="FFFFFF"/>
      <w:spacing w:before="280" w:after="280"/>
      <w:jc w:val="center"/>
    </w:pPr>
    <w:rPr>
      <w:rFonts w:ascii="宋体" w:hAnsi="Calibri"/>
      <w:b/>
      <w:kern w:val="0"/>
      <w:sz w:val="20"/>
      <w:szCs w:val="20"/>
    </w:rPr>
  </w:style>
  <w:style w:type="paragraph" w:customStyle="1" w:styleId="454">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55">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56">
    <w:name w:val="xl70"/>
    <w:basedOn w:val="1"/>
    <w:next w:val="382"/>
    <w:qFormat/>
    <w:uiPriority w:val="0"/>
    <w:pPr>
      <w:widowControl/>
      <w:shd w:val="clear" w:color="000000" w:fill="FFFFFF"/>
      <w:spacing w:before="280" w:after="280"/>
    </w:pPr>
    <w:rPr>
      <w:rFonts w:ascii="宋体" w:hAnsi="Calibri"/>
      <w:kern w:val="0"/>
      <w:sz w:val="20"/>
      <w:szCs w:val="20"/>
    </w:rPr>
  </w:style>
  <w:style w:type="paragraph" w:customStyle="1" w:styleId="457">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8">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9">
    <w:name w:val="xl98"/>
    <w:basedOn w:val="1"/>
    <w:next w:val="400"/>
    <w:qFormat/>
    <w:uiPriority w:val="0"/>
    <w:pPr>
      <w:widowControl/>
      <w:shd w:val="clear" w:color="000000" w:fill="FFFFFF"/>
      <w:spacing w:before="280" w:after="280"/>
      <w:jc w:val="center"/>
    </w:pPr>
    <w:rPr>
      <w:rFonts w:ascii="宋体" w:hAnsi="Calibri"/>
      <w:kern w:val="0"/>
      <w:sz w:val="20"/>
      <w:szCs w:val="20"/>
    </w:rPr>
  </w:style>
  <w:style w:type="paragraph" w:customStyle="1" w:styleId="460">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61">
    <w:name w:val="toc 13"/>
    <w:next w:val="1"/>
    <w:qFormat/>
    <w:uiPriority w:val="0"/>
    <w:pPr>
      <w:wordWrap w:val="0"/>
      <w:jc w:val="both"/>
    </w:pPr>
    <w:rPr>
      <w:rFonts w:ascii="Calibri" w:hAnsi="Calibri" w:eastAsia="宋体" w:cs="Times New Roman"/>
      <w:sz w:val="21"/>
      <w:lang w:val="en-US" w:eastAsia="zh-CN" w:bidi="ar-SA"/>
    </w:rPr>
  </w:style>
  <w:style w:type="paragraph" w:customStyle="1" w:styleId="462">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63">
    <w:name w:val="xl101"/>
    <w:basedOn w:val="1"/>
    <w:next w:val="431"/>
    <w:qFormat/>
    <w:uiPriority w:val="0"/>
    <w:pPr>
      <w:widowControl/>
      <w:spacing w:before="280" w:after="280"/>
    </w:pPr>
    <w:rPr>
      <w:rFonts w:ascii="宋体" w:hAnsi="Calibri"/>
      <w:kern w:val="0"/>
      <w:sz w:val="20"/>
      <w:szCs w:val="20"/>
    </w:rPr>
  </w:style>
  <w:style w:type="paragraph" w:customStyle="1" w:styleId="464">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65">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66">
    <w:name w:val="Intense Quote"/>
    <w:next w:val="1"/>
    <w:link w:val="467"/>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67">
    <w:name w:val="明显引用 Char"/>
    <w:basedOn w:val="46"/>
    <w:link w:val="466"/>
    <w:qFormat/>
    <w:uiPriority w:val="0"/>
    <w:rPr>
      <w:rFonts w:ascii="Calibri" w:hAnsi="Calibri"/>
      <w:i/>
      <w:sz w:val="21"/>
    </w:rPr>
  </w:style>
  <w:style w:type="paragraph" w:customStyle="1" w:styleId="468">
    <w:name w:val="Char Char Char Char Char Char Char"/>
    <w:basedOn w:val="1"/>
    <w:next w:val="452"/>
    <w:qFormat/>
    <w:uiPriority w:val="0"/>
    <w:pPr>
      <w:widowControl/>
      <w:spacing w:after="160" w:line="240" w:lineRule="exact"/>
    </w:pPr>
    <w:rPr>
      <w:rFonts w:hAnsi="Calibri"/>
      <w:kern w:val="0"/>
      <w:szCs w:val="20"/>
    </w:rPr>
  </w:style>
  <w:style w:type="paragraph" w:customStyle="1" w:styleId="469">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70">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71">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72">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73">
    <w:name w:val="xl64"/>
    <w:basedOn w:val="1"/>
    <w:next w:val="448"/>
    <w:qFormat/>
    <w:uiPriority w:val="0"/>
    <w:pPr>
      <w:widowControl/>
      <w:shd w:val="clear" w:color="000000" w:fill="FFFFFF"/>
      <w:spacing w:before="280" w:after="280"/>
    </w:pPr>
    <w:rPr>
      <w:rFonts w:ascii="宋体" w:hAnsi="Calibri"/>
      <w:kern w:val="0"/>
      <w:sz w:val="20"/>
      <w:szCs w:val="20"/>
    </w:rPr>
  </w:style>
  <w:style w:type="paragraph" w:customStyle="1" w:styleId="474">
    <w:name w:val="xl82"/>
    <w:basedOn w:val="1"/>
    <w:next w:val="293"/>
    <w:qFormat/>
    <w:uiPriority w:val="0"/>
    <w:pPr>
      <w:widowControl/>
      <w:shd w:val="clear" w:color="000000" w:fill="FFFFFF"/>
      <w:spacing w:before="280" w:after="280"/>
    </w:pPr>
    <w:rPr>
      <w:rFonts w:ascii="宋体" w:hAnsi="Calibri"/>
      <w:kern w:val="0"/>
      <w:sz w:val="20"/>
      <w:szCs w:val="20"/>
    </w:rPr>
  </w:style>
  <w:style w:type="paragraph" w:customStyle="1" w:styleId="475">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76">
    <w:name w:val="xl77"/>
    <w:basedOn w:val="1"/>
    <w:next w:val="441"/>
    <w:qFormat/>
    <w:uiPriority w:val="0"/>
    <w:pPr>
      <w:widowControl/>
      <w:shd w:val="clear" w:color="000000" w:fill="FFFFFF"/>
      <w:spacing w:before="280" w:after="280"/>
      <w:jc w:val="center"/>
    </w:pPr>
    <w:rPr>
      <w:rFonts w:ascii="宋体" w:hAnsi="Calibri"/>
      <w:kern w:val="0"/>
      <w:sz w:val="20"/>
      <w:szCs w:val="20"/>
    </w:rPr>
  </w:style>
  <w:style w:type="character" w:customStyle="1" w:styleId="477">
    <w:name w:val="正文缩进 Char1"/>
    <w:qFormat/>
    <w:uiPriority w:val="0"/>
    <w:rPr>
      <w:rFonts w:eastAsia="宋体"/>
      <w:kern w:val="2"/>
      <w:sz w:val="21"/>
      <w:lang w:val="en-US" w:eastAsia="zh-CN" w:bidi="ar-SA"/>
    </w:rPr>
  </w:style>
  <w:style w:type="character" w:customStyle="1" w:styleId="478">
    <w:name w:val="fielderror"/>
    <w:basedOn w:val="46"/>
    <w:qFormat/>
    <w:uiPriority w:val="0"/>
    <w:rPr>
      <w:color w:val="800000"/>
    </w:rPr>
  </w:style>
  <w:style w:type="character" w:customStyle="1" w:styleId="479">
    <w:name w:val="hilite6"/>
    <w:basedOn w:val="46"/>
    <w:qFormat/>
    <w:uiPriority w:val="0"/>
    <w:rPr>
      <w:color w:val="000000"/>
    </w:rPr>
  </w:style>
  <w:style w:type="character" w:customStyle="1" w:styleId="480">
    <w:name w:val="active6"/>
    <w:basedOn w:val="46"/>
    <w:qFormat/>
    <w:uiPriority w:val="0"/>
    <w:rPr>
      <w:color w:val="FFFFFF"/>
    </w:rPr>
  </w:style>
  <w:style w:type="character" w:customStyle="1" w:styleId="481">
    <w:name w:val="inline-help"/>
    <w:basedOn w:val="46"/>
    <w:qFormat/>
    <w:uiPriority w:val="0"/>
  </w:style>
  <w:style w:type="character" w:customStyle="1" w:styleId="482">
    <w:name w:val="active"/>
    <w:basedOn w:val="46"/>
    <w:qFormat/>
    <w:uiPriority w:val="0"/>
    <w:rPr>
      <w:color w:val="FFFFFF"/>
    </w:rPr>
  </w:style>
  <w:style w:type="table" w:customStyle="1" w:styleId="483">
    <w:name w:val="网格型1"/>
    <w:basedOn w:val="43"/>
    <w:qFormat/>
    <w:uiPriority w:val="39"/>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84">
    <w:name w:val="Revision"/>
    <w:hidden/>
    <w:semiHidden/>
    <w:qFormat/>
    <w:uiPriority w:val="99"/>
    <w:rPr>
      <w:rFonts w:ascii="Times New Roman" w:hAnsi="Times New Roman" w:eastAsia="宋体" w:cs="Times New Roman"/>
      <w:kern w:val="2"/>
      <w:sz w:val="21"/>
      <w:szCs w:val="24"/>
      <w:lang w:val="en-US" w:eastAsia="zh-CN" w:bidi="ar-SA"/>
    </w:rPr>
  </w:style>
  <w:style w:type="paragraph" w:customStyle="1" w:styleId="485">
    <w:name w:val="Table Paragraph"/>
    <w:qFormat/>
    <w:uiPriority w:val="1"/>
    <w:pPr>
      <w:widowControl w:val="0"/>
      <w:jc w:val="both"/>
    </w:pPr>
    <w:rPr>
      <w:rFonts w:ascii="宋体" w:hAnsi="宋体" w:eastAsia="宋体" w:cs="宋体"/>
      <w:kern w:val="2"/>
      <w:sz w:val="21"/>
      <w:szCs w:val="24"/>
      <w:lang w:val="zh-CN" w:eastAsia="zh-CN" w:bidi="zh-CN"/>
    </w:rPr>
  </w:style>
  <w:style w:type="paragraph" w:styleId="486">
    <w:name w:val="No Spacing"/>
    <w:qFormat/>
    <w:uiPriority w:val="1"/>
    <w:pPr>
      <w:widowControl w:val="0"/>
      <w:jc w:val="both"/>
    </w:pPr>
    <w:rPr>
      <w:rFonts w:ascii="Calibri" w:hAnsi="Calibri" w:eastAsia="宋体" w:cs="Times New Roman"/>
      <w:kern w:val="2"/>
      <w:sz w:val="21"/>
      <w:szCs w:val="22"/>
      <w:lang w:val="en-US" w:eastAsia="zh-CN" w:bidi="ar-SA"/>
    </w:rPr>
  </w:style>
  <w:style w:type="character" w:customStyle="1" w:styleId="487">
    <w:name w:val="hover"/>
    <w:basedOn w:val="46"/>
    <w:qFormat/>
    <w:uiPriority w:val="0"/>
    <w:rPr>
      <w:color w:val="2590EB"/>
    </w:rPr>
  </w:style>
  <w:style w:type="character" w:customStyle="1" w:styleId="488">
    <w:name w:val="hover1"/>
    <w:basedOn w:val="46"/>
    <w:qFormat/>
    <w:uiPriority w:val="0"/>
    <w:rPr>
      <w:color w:val="2590EB"/>
      <w:shd w:val="clear" w:fill="E9F4FD"/>
    </w:rPr>
  </w:style>
  <w:style w:type="character" w:customStyle="1" w:styleId="489">
    <w:name w:val="hover2"/>
    <w:basedOn w:val="46"/>
    <w:qFormat/>
    <w:uiPriority w:val="0"/>
    <w:rPr>
      <w:color w:val="2590EB"/>
    </w:rPr>
  </w:style>
  <w:style w:type="character" w:customStyle="1" w:styleId="490">
    <w:name w:val="hover3"/>
    <w:basedOn w:val="46"/>
    <w:qFormat/>
    <w:uiPriority w:val="0"/>
  </w:style>
  <w:style w:type="character" w:customStyle="1" w:styleId="491">
    <w:name w:val="hover4"/>
    <w:basedOn w:val="46"/>
    <w:qFormat/>
    <w:uiPriority w:val="0"/>
    <w:rPr>
      <w:color w:val="2590EB"/>
      <w:shd w:val="clear" w:fill="E9F4F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87</Pages>
  <Words>10223</Words>
  <Characters>10935</Characters>
  <Lines>368</Lines>
  <Paragraphs>103</Paragraphs>
  <TotalTime>6</TotalTime>
  <ScaleCrop>false</ScaleCrop>
  <LinksUpToDate>false</LinksUpToDate>
  <CharactersWithSpaces>11015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admin</cp:lastModifiedBy>
  <cp:lastPrinted>2021-05-16T11:04:00Z</cp:lastPrinted>
  <dcterms:modified xsi:type="dcterms:W3CDTF">2025-06-26T13:57:22Z</dcterms:modified>
  <dc:title>招  标　文　件</dc:title>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F7D710F137A14A95BBDEF5E904FF2185_13</vt:lpwstr>
  </property>
  <property fmtid="{D5CDD505-2E9C-101B-9397-08002B2CF9AE}" pid="4" name="KSOTemplateDocerSaveRecord">
    <vt:lpwstr>eyJoZGlkIjoiNzkwNjY2NjcxZDBhNTdkNjlmNDI4MmI2M2FkYmM3YmYiLCJ1c2VySWQiOiIyMTQzMDMyMTEifQ==</vt:lpwstr>
  </property>
</Properties>
</file>